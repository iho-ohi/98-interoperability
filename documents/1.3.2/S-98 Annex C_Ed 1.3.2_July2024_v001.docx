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5E48D3D9" w:rsidR="00885FE2" w:rsidRPr="00D56521" w:rsidRDefault="00000000" w:rsidP="004E61EE">
      <w:pPr>
        <w:spacing w:line="240" w:lineRule="auto"/>
      </w:pPr>
      <w:bookmarkStart w:id="0" w:name="_Toc484523814"/>
      <w:bookmarkStart w:id="1" w:name="_Toc225065129"/>
      <w:bookmarkStart w:id="2" w:name="_Toc225648272"/>
      <w:r>
        <w:rPr>
          <w:noProof/>
        </w:rP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inset="5mm,8mm,5mm,8mm">
                <w:txbxContent>
                  <w:p w14:paraId="6100DB9C" w14:textId="34F14A32" w:rsidR="00E54143" w:rsidRPr="00B94B05" w:rsidRDefault="00E54143" w:rsidP="00885FE2">
                    <w:pPr>
                      <w:rPr>
                        <w:rFonts w:cs="Arial"/>
                        <w:b/>
                      </w:rPr>
                    </w:pPr>
                    <w:r>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inset="5mm,5mm,5mm,5mm">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inset="10mm,10mm,10mm,10mm">
                <w:txbxContent>
                  <w:p w14:paraId="73B068C2" w14:textId="3F8D7C3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28"/>
                        <w:szCs w:val="28"/>
                        <w:lang w:val="en-GB"/>
                      </w:rPr>
                      <w:t>Annex C</w:t>
                    </w:r>
                  </w:p>
                  <w:p w14:paraId="51AFD176"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56"/>
                        <w:szCs w:val="56"/>
                        <w:lang w:val="en-GB"/>
                      </w:rPr>
                      <w:t>Harmonised User Experience for ECDIS and INS</w:t>
                    </w:r>
                  </w:p>
                  <w:p w14:paraId="5F56D4F0"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5F5A5E5D" w14:textId="06AF6C4B"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214B3A">
                      <w:rPr>
                        <w:rFonts w:ascii="Arial" w:hAnsi="Arial" w:cs="HelveticaNeueLT Std Med"/>
                        <w:b/>
                        <w:color w:val="00004C"/>
                        <w:sz w:val="28"/>
                        <w:szCs w:val="28"/>
                      </w:rPr>
                      <w:t>3</w:t>
                    </w:r>
                    <w:r>
                      <w:rPr>
                        <w:rFonts w:ascii="Arial" w:hAnsi="Arial" w:cs="HelveticaNeueLT Std Med"/>
                        <w:b/>
                        <w:color w:val="00004C"/>
                        <w:sz w:val="28"/>
                        <w:szCs w:val="28"/>
                      </w:rPr>
                      <w:t>.</w:t>
                    </w:r>
                    <w:r w:rsidR="00330D8D">
                      <w:rPr>
                        <w:rFonts w:ascii="Arial" w:hAnsi="Arial" w:cs="HelveticaNeueLT Std Med"/>
                        <w:b/>
                        <w:color w:val="00004C"/>
                        <w:sz w:val="28"/>
                        <w:szCs w:val="28"/>
                      </w:rPr>
                      <w:t>1</w:t>
                    </w:r>
                    <w:r>
                      <w:rPr>
                        <w:rFonts w:ascii="Arial" w:hAnsi="Arial" w:cs="HelveticaNeueLT Std Med"/>
                        <w:b/>
                        <w:color w:val="00004C"/>
                        <w:sz w:val="28"/>
                        <w:szCs w:val="28"/>
                      </w:rPr>
                      <w:t xml:space="preserve"> – </w:t>
                    </w:r>
                    <w:proofErr w:type="spellStart"/>
                    <w:r w:rsidR="00330D8D">
                      <w:rPr>
                        <w:rFonts w:ascii="Arial" w:hAnsi="Arial" w:cs="HelveticaNeueLT Std Med"/>
                        <w:b/>
                        <w:color w:val="00004C"/>
                        <w:sz w:val="28"/>
                        <w:szCs w:val="28"/>
                      </w:rPr>
                      <w:t>July</w:t>
                    </w:r>
                    <w:proofErr w:type="spellEnd"/>
                    <w:r w:rsidR="00F91460">
                      <w:rPr>
                        <w:rFonts w:ascii="Arial" w:hAnsi="Arial" w:cs="HelveticaNeueLT Std Med"/>
                        <w:b/>
                        <w:color w:val="00004C"/>
                        <w:sz w:val="28"/>
                        <w:szCs w:val="28"/>
                      </w:rPr>
                      <w:t xml:space="preserve"> </w:t>
                    </w:r>
                    <w:ins w:id="3" w:author="Raphael Malyankar" w:date="2023-08-30T15:44:00Z">
                      <w:del w:id="4" w:author="jonathan pritchard" w:date="2024-02-06T16:08:00Z">
                        <w:r w:rsidR="002D2380" w:rsidDel="00F91460">
                          <w:rPr>
                            <w:rFonts w:ascii="Arial" w:hAnsi="Arial" w:cs="HelveticaNeueLT Std Med"/>
                            <w:b/>
                            <w:color w:val="00004C"/>
                            <w:sz w:val="28"/>
                            <w:szCs w:val="28"/>
                          </w:rPr>
                          <w:delText xml:space="preserve"> </w:delText>
                        </w:r>
                      </w:del>
                    </w:ins>
                    <w:r w:rsidR="002D2380">
                      <w:rPr>
                        <w:rFonts w:ascii="Arial" w:hAnsi="Arial" w:cs="HelveticaNeueLT Std Med"/>
                        <w:b/>
                        <w:color w:val="00004C"/>
                        <w:sz w:val="28"/>
                        <w:szCs w:val="28"/>
                      </w:rPr>
                      <w:t>202</w:t>
                    </w:r>
                    <w:r w:rsidR="00F91460">
                      <w:rPr>
                        <w:rFonts w:ascii="Arial" w:hAnsi="Arial" w:cs="HelveticaNeueLT Std Med"/>
                        <w:b/>
                        <w:color w:val="00004C"/>
                        <w:sz w:val="28"/>
                        <w:szCs w:val="28"/>
                      </w:rPr>
                      <w:t>4</w:t>
                    </w:r>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v:textbox>
            </v:shape>
            <w10:wrap anchorx="margin"/>
          </v:group>
        </w:pict>
      </w:r>
      <w:r w:rsidR="00885FE2" w:rsidRPr="00D56521">
        <w:tab/>
        <w:t xml:space="preserve"> </w:t>
      </w:r>
    </w:p>
    <w:p w14:paraId="6ED5B2D0" w14:textId="594F6744" w:rsidR="00885FE2" w:rsidRPr="00D56521" w:rsidRDefault="00885FE2" w:rsidP="004E61EE">
      <w:pPr>
        <w:spacing w:line="240" w:lineRule="auto"/>
      </w:pPr>
      <w:r w:rsidRPr="00D56521">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D56521" w14:paraId="2C097688" w14:textId="77777777" w:rsidTr="000B1E24">
        <w:tc>
          <w:tcPr>
            <w:tcW w:w="8862" w:type="dxa"/>
            <w:tcBorders>
              <w:top w:val="single" w:sz="4" w:space="0" w:color="000000"/>
            </w:tcBorders>
          </w:tcPr>
          <w:p w14:paraId="227CE27C" w14:textId="60A62309" w:rsidR="00703BA8" w:rsidRPr="00D56521"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D56521">
              <w:rPr>
                <w:rFonts w:ascii="Helvetica" w:hAnsi="Helvetica" w:cs="Helvetica"/>
                <w:sz w:val="22"/>
                <w:szCs w:val="22"/>
              </w:rPr>
              <w:lastRenderedPageBreak/>
              <w:t xml:space="preserve">© </w:t>
            </w:r>
            <w:r w:rsidRPr="00D56521">
              <w:rPr>
                <w:rFonts w:ascii="Helvetica" w:hAnsi="Helvetica"/>
                <w:sz w:val="22"/>
                <w:szCs w:val="22"/>
              </w:rPr>
              <w:t>Copyright International Hydrographic Organization 202</w:t>
            </w:r>
            <w:ins w:id="5" w:author="jonathan pritchard" w:date="2024-05-28T08:30:00Z" w16du:dateUtc="2024-05-28T07:30:00Z">
              <w:r w:rsidR="00A13F5A">
                <w:rPr>
                  <w:rFonts w:ascii="Helvetica" w:hAnsi="Helvetica"/>
                  <w:sz w:val="22"/>
                  <w:szCs w:val="22"/>
                </w:rPr>
                <w:t>4</w:t>
              </w:r>
            </w:ins>
          </w:p>
        </w:tc>
      </w:tr>
      <w:tr w:rsidR="00703BA8" w:rsidRPr="00D56521" w14:paraId="7A5A46E3" w14:textId="77777777" w:rsidTr="000B1E24">
        <w:tc>
          <w:tcPr>
            <w:tcW w:w="8862" w:type="dxa"/>
          </w:tcPr>
          <w:p w14:paraId="0214FDD3"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 xml:space="preserve">This work is copyright. Apart from any use permitted in accordance with the </w:t>
            </w:r>
            <w:hyperlink r:id="rId11" w:history="1">
              <w:r w:rsidRPr="00D56521">
                <w:rPr>
                  <w:color w:val="auto"/>
                  <w:sz w:val="20"/>
                  <w:szCs w:val="20"/>
                  <w:lang w:val="en-GB"/>
                </w:rPr>
                <w:t>Berne Convention for the Protection of Literary and Artistic Works</w:t>
              </w:r>
            </w:hyperlink>
            <w:r w:rsidRPr="00D56521">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D56521" w14:paraId="68225E9E" w14:textId="77777777" w:rsidTr="000B1E24">
        <w:tc>
          <w:tcPr>
            <w:tcW w:w="8862" w:type="dxa"/>
          </w:tcPr>
          <w:p w14:paraId="745E7E5B"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D56521" w14:paraId="2D80CCE1" w14:textId="77777777" w:rsidTr="000B1E24">
        <w:tc>
          <w:tcPr>
            <w:tcW w:w="8862" w:type="dxa"/>
          </w:tcPr>
          <w:p w14:paraId="0994D374" w14:textId="77777777" w:rsidR="00703BA8" w:rsidRPr="00D56521" w:rsidRDefault="00703BA8" w:rsidP="004E61EE">
            <w:pPr>
              <w:autoSpaceDE w:val="0"/>
              <w:autoSpaceDN w:val="0"/>
              <w:adjustRightInd w:val="0"/>
              <w:spacing w:before="120" w:line="240" w:lineRule="auto"/>
              <w:ind w:left="317" w:right="390"/>
              <w:rPr>
                <w:rFonts w:cs="Arial"/>
              </w:rPr>
            </w:pPr>
            <w:r w:rsidRPr="00D56521">
              <w:rPr>
                <w:rFonts w:cs="Arial"/>
              </w:rPr>
              <w:t>In the event that this document or partial material from this document is reproduced, translated or distributed under the terms described above, the following statements are to be included:</w:t>
            </w:r>
          </w:p>
        </w:tc>
      </w:tr>
      <w:tr w:rsidR="00703BA8" w:rsidRPr="00D56521" w14:paraId="64BB0D33" w14:textId="77777777" w:rsidTr="000B1E24">
        <w:tc>
          <w:tcPr>
            <w:tcW w:w="8862" w:type="dxa"/>
          </w:tcPr>
          <w:p w14:paraId="41408F02"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D56521" w14:paraId="7152B531" w14:textId="77777777" w:rsidTr="000B1E24">
        <w:trPr>
          <w:trHeight w:val="2312"/>
        </w:trPr>
        <w:tc>
          <w:tcPr>
            <w:tcW w:w="8862" w:type="dxa"/>
            <w:tcBorders>
              <w:bottom w:val="single" w:sz="4" w:space="0" w:color="000000"/>
            </w:tcBorders>
          </w:tcPr>
          <w:p w14:paraId="76F656AF"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D56521" w:rsidRDefault="00703BA8" w:rsidP="004E61EE">
            <w:pPr>
              <w:autoSpaceDE w:val="0"/>
              <w:autoSpaceDN w:val="0"/>
              <w:adjustRightInd w:val="0"/>
              <w:spacing w:before="120" w:line="240" w:lineRule="auto"/>
              <w:ind w:left="366" w:right="924"/>
              <w:rPr>
                <w:rFonts w:cs="Arial"/>
              </w:rPr>
            </w:pPr>
            <w:r w:rsidRPr="00D56521">
              <w:rPr>
                <w:rFonts w:cs="Arial"/>
              </w:rPr>
              <w:t>The IHO Logo or other identifiers shall not be used in any derived product without prior written permission from the IHO Secretariat.</w:t>
            </w:r>
          </w:p>
          <w:p w14:paraId="382151FA" w14:textId="77777777" w:rsidR="00703BA8" w:rsidRPr="00D56521" w:rsidRDefault="00703BA8" w:rsidP="004E61EE">
            <w:pPr>
              <w:autoSpaceDE w:val="0"/>
              <w:autoSpaceDN w:val="0"/>
              <w:adjustRightInd w:val="0"/>
              <w:spacing w:before="120" w:line="240" w:lineRule="auto"/>
              <w:ind w:left="600" w:right="924"/>
              <w:rPr>
                <w:rFonts w:cs="Arial"/>
              </w:rPr>
            </w:pPr>
          </w:p>
        </w:tc>
      </w:tr>
    </w:tbl>
    <w:p w14:paraId="11CD9E9D" w14:textId="74AEAFED" w:rsidR="00905B40" w:rsidRPr="00D56521" w:rsidRDefault="00905B40" w:rsidP="004E61EE">
      <w:pPr>
        <w:spacing w:after="0" w:line="240" w:lineRule="auto"/>
      </w:pPr>
      <w:r w:rsidRPr="00D56521">
        <w:br w:type="page"/>
      </w:r>
    </w:p>
    <w:p w14:paraId="4B0A946E" w14:textId="77777777" w:rsidR="006456D7" w:rsidRDefault="006456D7" w:rsidP="004E61EE">
      <w:pPr>
        <w:spacing w:after="0" w:line="240" w:lineRule="auto"/>
        <w:rPr>
          <w:ins w:id="6" w:author="jonathan pritchard" w:date="2024-06-19T10:50:00Z" w16du:dateUtc="2024-06-19T09:50:00Z"/>
        </w:rPr>
      </w:pPr>
    </w:p>
    <w:p w14:paraId="191533B6" w14:textId="1279BF84" w:rsidR="004344F7" w:rsidRPr="00501AF1" w:rsidRDefault="004344F7">
      <w:pPr>
        <w:rPr>
          <w:ins w:id="7" w:author="jonathan pritchard" w:date="2024-06-19T10:51:00Z" w16du:dateUtc="2024-06-19T09:51:00Z"/>
          <w:b/>
          <w:bCs/>
          <w:rPrChange w:id="8" w:author="jonathan pritchard" w:date="2024-06-19T15:32:00Z" w16du:dateUtc="2024-06-19T14:32:00Z">
            <w:rPr>
              <w:ins w:id="9" w:author="jonathan pritchard" w:date="2024-06-19T10:51:00Z" w16du:dateUtc="2024-06-19T09:51:00Z"/>
            </w:rPr>
          </w:rPrChange>
        </w:rPr>
      </w:pPr>
      <w:ins w:id="10" w:author="jonathan pritchard" w:date="2024-06-19T10:50:00Z" w16du:dateUtc="2024-06-19T09:50:00Z">
        <w:r w:rsidRPr="00501AF1">
          <w:rPr>
            <w:b/>
            <w:bCs/>
            <w:rPrChange w:id="11" w:author="jonathan pritchard" w:date="2024-06-19T15:32:00Z" w16du:dateUtc="2024-06-19T14:32:00Z">
              <w:rPr/>
            </w:rPrChange>
          </w:rPr>
          <w:t>Further Changes</w:t>
        </w:r>
      </w:ins>
      <w:ins w:id="12" w:author="jonathan pritchard" w:date="2024-06-19T10:51:00Z" w16du:dateUtc="2024-06-19T09:51:00Z">
        <w:r w:rsidRPr="00501AF1">
          <w:rPr>
            <w:b/>
            <w:bCs/>
            <w:rPrChange w:id="13" w:author="jonathan pritchard" w:date="2024-06-19T15:32:00Z" w16du:dateUtc="2024-06-19T14:32:00Z">
              <w:rPr/>
            </w:rPrChange>
          </w:rPr>
          <w:t xml:space="preserve"> identified after publication (before completion of adjudication review)</w:t>
        </w:r>
      </w:ins>
    </w:p>
    <w:p w14:paraId="508BFBE6" w14:textId="77777777" w:rsidR="00501AF1" w:rsidRDefault="00501AF1">
      <w:pPr>
        <w:rPr>
          <w:ins w:id="14" w:author="jonathan pritchard" w:date="2024-06-19T15:32:00Z" w16du:dateUtc="2024-06-19T14:32:00Z"/>
        </w:rPr>
        <w:pPrChange w:id="15" w:author="jonathan pritchard" w:date="2024-06-19T15:32:00Z" w16du:dateUtc="2024-06-19T14:32:00Z">
          <w:pPr>
            <w:pStyle w:val="ListParagraph"/>
            <w:numPr>
              <w:numId w:val="120"/>
            </w:numPr>
            <w:ind w:hanging="360"/>
          </w:pPr>
        </w:pPrChange>
      </w:pPr>
    </w:p>
    <w:p w14:paraId="65EE4960" w14:textId="73243ED9" w:rsidR="004344F7" w:rsidRDefault="004344F7" w:rsidP="004344F7">
      <w:pPr>
        <w:pStyle w:val="ListParagraph"/>
        <w:numPr>
          <w:ilvl w:val="0"/>
          <w:numId w:val="120"/>
        </w:numPr>
        <w:rPr>
          <w:ins w:id="16" w:author="jonathan pritchard" w:date="2024-06-19T10:51:00Z" w16du:dateUtc="2024-06-19T09:51:00Z"/>
        </w:rPr>
      </w:pPr>
      <w:ins w:id="17" w:author="jonathan pritchard" w:date="2024-06-19T10:51:00Z" w16du:dateUtc="2024-06-19T09:51:00Z">
        <w:r>
          <w:t xml:space="preserve">Changes to must – </w:t>
        </w:r>
        <w:proofErr w:type="spellStart"/>
        <w:r>
          <w:t>interoperabilityIdentifier</w:t>
        </w:r>
        <w:proofErr w:type="spellEnd"/>
      </w:ins>
    </w:p>
    <w:p w14:paraId="404D4754" w14:textId="555391E4" w:rsidR="004344F7" w:rsidRDefault="004344F7" w:rsidP="004344F7">
      <w:pPr>
        <w:pStyle w:val="ListParagraph"/>
        <w:numPr>
          <w:ilvl w:val="0"/>
          <w:numId w:val="120"/>
        </w:numPr>
        <w:spacing w:line="240" w:lineRule="auto"/>
        <w:rPr>
          <w:ins w:id="18" w:author="jonathan pritchard" w:date="2024-06-19T10:52:00Z" w16du:dateUtc="2024-06-19T09:52:00Z"/>
        </w:rPr>
      </w:pPr>
      <w:ins w:id="19" w:author="jonathan pritchard" w:date="2024-06-19T10:51:00Z" w16du:dateUtc="2024-06-19T09:51:00Z">
        <w:r>
          <w:t xml:space="preserve">Add new section for loading/rendering display </w:t>
        </w:r>
      </w:ins>
      <w:ins w:id="20" w:author="jonathan pritchard" w:date="2024-06-19T10:52:00Z" w16du:dateUtc="2024-06-19T09:52:00Z">
        <w:r>
          <w:t>from 101PT</w:t>
        </w:r>
      </w:ins>
      <w:ins w:id="21" w:author="jonathan pritchard" w:date="2024-06-19T15:26:00Z" w16du:dateUtc="2024-06-19T14:26:00Z">
        <w:r w:rsidR="0062110C">
          <w:t xml:space="preserve">. This should also include any relevant text from the S-101PS which is generic enough to be used in other product specs (particularly </w:t>
        </w:r>
      </w:ins>
      <w:ins w:id="22" w:author="jonathan pritchard" w:date="2024-06-19T15:27:00Z" w16du:dateUtc="2024-06-19T14:27:00Z">
        <w:r w:rsidR="0062110C">
          <w:t>S-401) and which may not have been seen by OEMs.</w:t>
        </w:r>
      </w:ins>
    </w:p>
    <w:p w14:paraId="29ED3870" w14:textId="1A315C18" w:rsidR="004344F7" w:rsidRDefault="004344F7" w:rsidP="004344F7">
      <w:pPr>
        <w:pStyle w:val="ListParagraph"/>
        <w:numPr>
          <w:ilvl w:val="0"/>
          <w:numId w:val="120"/>
        </w:numPr>
        <w:spacing w:line="240" w:lineRule="auto"/>
        <w:rPr>
          <w:ins w:id="23" w:author="jonathan pritchard" w:date="2024-06-19T10:52:00Z" w16du:dateUtc="2024-06-19T09:52:00Z"/>
        </w:rPr>
      </w:pPr>
      <w:ins w:id="24" w:author="jonathan pritchard" w:date="2024-06-19T10:52:00Z" w16du:dateUtc="2024-06-19T09:52:00Z">
        <w:r>
          <w:t>Must clarify for overscale + new diagram for loading/rendering and link to section.</w:t>
        </w:r>
      </w:ins>
    </w:p>
    <w:p w14:paraId="2BB42CA2" w14:textId="6EB75EE7" w:rsidR="004344F7" w:rsidRDefault="008D1D9A" w:rsidP="004344F7">
      <w:pPr>
        <w:pStyle w:val="ListParagraph"/>
        <w:numPr>
          <w:ilvl w:val="0"/>
          <w:numId w:val="120"/>
        </w:numPr>
        <w:spacing w:line="240" w:lineRule="auto"/>
        <w:rPr>
          <w:ins w:id="25" w:author="jonathan pritchard" w:date="2024-06-19T10:53:00Z" w16du:dateUtc="2024-06-19T09:53:00Z"/>
        </w:rPr>
      </w:pPr>
      <w:ins w:id="26" w:author="jonathan pritchard" w:date="2024-06-19T10:52:00Z" w16du:dateUtc="2024-06-19T09:52:00Z">
        <w:r>
          <w:t>Clarify further wording on the versioning following TSM word</w:t>
        </w:r>
      </w:ins>
      <w:ins w:id="27" w:author="jonathan pritchard" w:date="2024-06-19T10:53:00Z" w16du:dateUtc="2024-06-19T09:53:00Z">
        <w:r>
          <w:t>s.</w:t>
        </w:r>
      </w:ins>
      <w:ins w:id="28" w:author="jonathan pritchard" w:date="2024-06-19T15:32:00Z" w16du:dateUtc="2024-06-19T14:32:00Z">
        <w:r w:rsidR="00525D02">
          <w:t>(and including the table from TSM). This has been agreed by S101PT as well.</w:t>
        </w:r>
      </w:ins>
    </w:p>
    <w:p w14:paraId="584C15A3" w14:textId="21F07F1A" w:rsidR="008D1D9A" w:rsidRDefault="008D1D9A" w:rsidP="004344F7">
      <w:pPr>
        <w:pStyle w:val="ListParagraph"/>
        <w:numPr>
          <w:ilvl w:val="0"/>
          <w:numId w:val="120"/>
        </w:numPr>
        <w:spacing w:line="240" w:lineRule="auto"/>
        <w:rPr>
          <w:ins w:id="29" w:author="jonathan pritchard" w:date="2024-06-19T10:53:00Z" w16du:dateUtc="2024-06-19T09:53:00Z"/>
        </w:rPr>
      </w:pPr>
      <w:ins w:id="30" w:author="jonathan pritchard" w:date="2024-06-19T10:53:00Z" w16du:dateUtc="2024-06-19T09:53:00Z">
        <w:r>
          <w:t>Where is vertical datum information found</w:t>
        </w:r>
      </w:ins>
      <w:ins w:id="31" w:author="jonathan pritchard" w:date="2024-07-17T08:00:00Z" w16du:dateUtc="2024-07-17T07:00:00Z">
        <w:r w:rsidR="00330D8D">
          <w:t xml:space="preserve"> (clarify header vs features)</w:t>
        </w:r>
      </w:ins>
      <w:ins w:id="32" w:author="jonathan pritchard" w:date="2024-07-17T08:01:00Z" w16du:dateUtc="2024-07-17T07:01:00Z">
        <w:r w:rsidR="00330D8D">
          <w:t>. And do we need to clarify horizontal datum too?</w:t>
        </w:r>
      </w:ins>
      <w:ins w:id="33" w:author="jonathan pritchard" w:date="2024-06-19T10:53:00Z" w16du:dateUtc="2024-06-19T09:53:00Z">
        <w:r>
          <w:t>.</w:t>
        </w:r>
      </w:ins>
    </w:p>
    <w:p w14:paraId="061444F1" w14:textId="02FA2919" w:rsidR="008D1D9A" w:rsidRDefault="008D1D9A" w:rsidP="004344F7">
      <w:pPr>
        <w:pStyle w:val="ListParagraph"/>
        <w:numPr>
          <w:ilvl w:val="0"/>
          <w:numId w:val="120"/>
        </w:numPr>
        <w:spacing w:line="240" w:lineRule="auto"/>
        <w:rPr>
          <w:ins w:id="34" w:author="jonathan pritchard" w:date="2024-06-19T10:53:00Z" w16du:dateUtc="2024-06-19T09:53:00Z"/>
        </w:rPr>
      </w:pPr>
      <w:ins w:id="35" w:author="jonathan pritchard" w:date="2024-06-19T10:53:00Z" w16du:dateUtc="2024-06-19T09:53:00Z">
        <w:r>
          <w:t xml:space="preserve">Update Information to be </w:t>
        </w:r>
        <w:proofErr w:type="spellStart"/>
        <w:r>
          <w:t>added.</w:t>
        </w:r>
      </w:ins>
      <w:ins w:id="36" w:author="jonathan pritchard" w:date="2024-06-19T11:04:00Z" w16du:dateUtc="2024-06-19T10:04:00Z">
        <w:r w:rsidR="009E6DAB">
          <w:t>with</w:t>
        </w:r>
        <w:proofErr w:type="spellEnd"/>
        <w:r w:rsidR="009E6DAB">
          <w:t xml:space="preserve"> both models.</w:t>
        </w:r>
      </w:ins>
    </w:p>
    <w:p w14:paraId="10534738" w14:textId="2E35DD48" w:rsidR="008D1D9A" w:rsidRDefault="008D1D9A" w:rsidP="004344F7">
      <w:pPr>
        <w:pStyle w:val="ListParagraph"/>
        <w:numPr>
          <w:ilvl w:val="0"/>
          <w:numId w:val="120"/>
        </w:numPr>
        <w:spacing w:line="240" w:lineRule="auto"/>
        <w:rPr>
          <w:ins w:id="37" w:author="jonathan pritchard" w:date="2024-06-19T10:54:00Z" w16du:dateUtc="2024-06-19T09:54:00Z"/>
        </w:rPr>
      </w:pPr>
      <w:ins w:id="38" w:author="jonathan pritchard" w:date="2024-06-19T10:53:00Z" w16du:dateUtc="2024-06-19T09:53:00Z">
        <w:r>
          <w:t>Data quality is a date-dependent feature, note for inf</w:t>
        </w:r>
      </w:ins>
      <w:ins w:id="39" w:author="jonathan pritchard" w:date="2024-06-19T10:54:00Z" w16du:dateUtc="2024-06-19T09:54:00Z">
        <w:r>
          <w:t>o, when the data quality portrayal is received and added into PS</w:t>
        </w:r>
      </w:ins>
    </w:p>
    <w:p w14:paraId="622CFE4D" w14:textId="56CA2CCE" w:rsidR="008D1D9A" w:rsidRDefault="008D1D9A" w:rsidP="004344F7">
      <w:pPr>
        <w:pStyle w:val="ListParagraph"/>
        <w:numPr>
          <w:ilvl w:val="0"/>
          <w:numId w:val="120"/>
        </w:numPr>
        <w:spacing w:line="240" w:lineRule="auto"/>
        <w:rPr>
          <w:ins w:id="40" w:author="jonathan pritchard" w:date="2024-06-19T10:54:00Z" w16du:dateUtc="2024-06-19T09:54:00Z"/>
        </w:rPr>
      </w:pPr>
      <w:ins w:id="41" w:author="jonathan pritchard" w:date="2024-06-19T10:54:00Z" w16du:dateUtc="2024-06-19T09:54:00Z">
        <w:r>
          <w:t>Datums in ECDIS legend need to be clarified.</w:t>
        </w:r>
      </w:ins>
    </w:p>
    <w:p w14:paraId="348CFF7E" w14:textId="651B0C7A" w:rsidR="008D1D9A" w:rsidRDefault="008D1D9A" w:rsidP="004344F7">
      <w:pPr>
        <w:pStyle w:val="ListParagraph"/>
        <w:numPr>
          <w:ilvl w:val="0"/>
          <w:numId w:val="120"/>
        </w:numPr>
        <w:spacing w:line="240" w:lineRule="auto"/>
        <w:rPr>
          <w:ins w:id="42" w:author="jonathan pritchard" w:date="2024-06-19T11:02:00Z" w16du:dateUtc="2024-06-19T10:02:00Z"/>
        </w:rPr>
      </w:pPr>
      <w:ins w:id="43" w:author="jonathan pritchard" w:date="2024-06-19T10:55:00Z" w16du:dateUtc="2024-06-19T09:55:00Z">
        <w:r>
          <w:t xml:space="preserve">Languages, need to clarify how the </w:t>
        </w:r>
      </w:ins>
      <w:ins w:id="44" w:author="jonathan pritchard" w:date="2024-06-19T11:02:00Z" w16du:dateUtc="2024-06-19T10:02:00Z">
        <w:r w:rsidR="008E3BFB">
          <w:t>ECDIS uses the context parameter holding the language list.</w:t>
        </w:r>
      </w:ins>
    </w:p>
    <w:p w14:paraId="5137CC37" w14:textId="3C7254F8" w:rsidR="008E3BFB" w:rsidRDefault="009E5482" w:rsidP="004344F7">
      <w:pPr>
        <w:pStyle w:val="ListParagraph"/>
        <w:numPr>
          <w:ilvl w:val="0"/>
          <w:numId w:val="120"/>
        </w:numPr>
        <w:spacing w:line="240" w:lineRule="auto"/>
        <w:rPr>
          <w:ins w:id="45" w:author="jonathan pritchard" w:date="2024-06-19T11:55:00Z" w16du:dateUtc="2024-06-19T10:55:00Z"/>
        </w:rPr>
      </w:pPr>
      <w:ins w:id="46" w:author="jonathan pritchard" w:date="2024-06-19T11:55:00Z" w16du:dateUtc="2024-06-19T10:55:00Z">
        <w:r>
          <w:t>The other components of S-98</w:t>
        </w:r>
      </w:ins>
    </w:p>
    <w:p w14:paraId="0E4CC68F" w14:textId="64BE3A2D" w:rsidR="009E5482" w:rsidRDefault="00535408" w:rsidP="004344F7">
      <w:pPr>
        <w:pStyle w:val="ListParagraph"/>
        <w:numPr>
          <w:ilvl w:val="0"/>
          <w:numId w:val="120"/>
        </w:numPr>
        <w:spacing w:line="240" w:lineRule="auto"/>
        <w:rPr>
          <w:ins w:id="47" w:author="jonathan pritchard" w:date="2024-06-19T11:56:00Z" w16du:dateUtc="2024-06-19T10:56:00Z"/>
        </w:rPr>
      </w:pPr>
      <w:ins w:id="48" w:author="jonathan pritchard" w:date="2024-06-19T11:56:00Z" w16du:dateUtc="2024-06-19T10:56:00Z">
        <w:r>
          <w:t>Chart 1, there is only one method for its display</w:t>
        </w:r>
      </w:ins>
    </w:p>
    <w:p w14:paraId="24A141AB" w14:textId="63F2B709" w:rsidR="00535408" w:rsidRDefault="00525D02" w:rsidP="004344F7">
      <w:pPr>
        <w:pStyle w:val="ListParagraph"/>
        <w:numPr>
          <w:ilvl w:val="0"/>
          <w:numId w:val="120"/>
        </w:numPr>
        <w:spacing w:line="240" w:lineRule="auto"/>
        <w:rPr>
          <w:ins w:id="49" w:author="jonathan pritchard" w:date="2024-06-19T15:32:00Z" w16du:dateUtc="2024-06-19T14:32:00Z"/>
        </w:rPr>
      </w:pPr>
      <w:ins w:id="50" w:author="jonathan pritchard" w:date="2024-06-19T15:32:00Z" w16du:dateUtc="2024-06-19T14:32:00Z">
        <w:r>
          <w:t xml:space="preserve">All the </w:t>
        </w:r>
        <w:proofErr w:type="spellStart"/>
        <w:r>
          <w:t>optimumDisplayScale</w:t>
        </w:r>
        <w:proofErr w:type="spellEnd"/>
        <w:r>
          <w:t xml:space="preserve"> changes.</w:t>
        </w:r>
      </w:ins>
    </w:p>
    <w:p w14:paraId="0AE2AD25" w14:textId="225C64DD" w:rsidR="00525D02" w:rsidRDefault="00373445" w:rsidP="004344F7">
      <w:pPr>
        <w:pStyle w:val="ListParagraph"/>
        <w:numPr>
          <w:ilvl w:val="0"/>
          <w:numId w:val="120"/>
        </w:numPr>
        <w:spacing w:line="240" w:lineRule="auto"/>
        <w:rPr>
          <w:ins w:id="51" w:author="jonathan pritchard" w:date="2024-06-19T15:33:00Z" w16du:dateUtc="2024-06-19T14:33:00Z"/>
        </w:rPr>
      </w:pPr>
      <w:ins w:id="52" w:author="jonathan pritchard" w:date="2024-06-19T15:33:00Z" w16du:dateUtc="2024-06-19T14:33:00Z">
        <w:r>
          <w:t>HTML/XML is out for now, NIPWG can bring it back in if it can be specified properly.</w:t>
        </w:r>
      </w:ins>
    </w:p>
    <w:p w14:paraId="7DBF9550" w14:textId="06AEE06A" w:rsidR="00373445" w:rsidRDefault="0070602A" w:rsidP="004344F7">
      <w:pPr>
        <w:pStyle w:val="ListParagraph"/>
        <w:numPr>
          <w:ilvl w:val="0"/>
          <w:numId w:val="120"/>
        </w:numPr>
        <w:spacing w:line="240" w:lineRule="auto"/>
        <w:rPr>
          <w:ins w:id="53" w:author="jonathan pritchard" w:date="2024-06-19T15:35:00Z" w16du:dateUtc="2024-06-19T14:35:00Z"/>
        </w:rPr>
      </w:pPr>
      <w:ins w:id="54" w:author="jonathan pritchard" w:date="2024-06-19T15:34:00Z" w16du:dateUtc="2024-06-19T14:34:00Z">
        <w:r>
          <w:t xml:space="preserve">Find better location for language on </w:t>
        </w:r>
      </w:ins>
      <w:ins w:id="55" w:author="jonathan pritchard" w:date="2024-06-19T15:35:00Z" w16du:dateUtc="2024-06-19T14:35:00Z">
        <w:r>
          <w:t>shared edges (in opposite directions)</w:t>
        </w:r>
      </w:ins>
    </w:p>
    <w:p w14:paraId="389F5E6D" w14:textId="79A462CF" w:rsidR="0070602A" w:rsidRDefault="0070602A" w:rsidP="004344F7">
      <w:pPr>
        <w:pStyle w:val="ListParagraph"/>
        <w:numPr>
          <w:ilvl w:val="0"/>
          <w:numId w:val="120"/>
        </w:numPr>
        <w:spacing w:line="240" w:lineRule="auto"/>
        <w:rPr>
          <w:ins w:id="56" w:author="jonathan pritchard" w:date="2024-06-19T15:39:00Z" w16du:dateUtc="2024-06-19T14:39:00Z"/>
        </w:rPr>
      </w:pPr>
      <w:ins w:id="57" w:author="jonathan pritchard" w:date="2024-06-19T15:38:00Z" w16du:dateUtc="2024-06-19T14:38:00Z">
        <w:r>
          <w:t xml:space="preserve">IMO requirements for data quality to be </w:t>
        </w:r>
        <w:proofErr w:type="spellStart"/>
        <w:r>
          <w:t>takein</w:t>
        </w:r>
        <w:proofErr w:type="spellEnd"/>
        <w:r>
          <w:t xml:space="preserve"> into account. Applies to Charts, also S-102 and </w:t>
        </w:r>
      </w:ins>
      <w:ins w:id="58" w:author="jonathan pritchard" w:date="2024-06-19T15:39:00Z" w16du:dateUtc="2024-06-19T14:39:00Z">
        <w:r>
          <w:t>S-104.</w:t>
        </w:r>
      </w:ins>
    </w:p>
    <w:p w14:paraId="7361D5BD" w14:textId="54C44C77" w:rsidR="0070602A" w:rsidRDefault="000674EF" w:rsidP="004344F7">
      <w:pPr>
        <w:pStyle w:val="ListParagraph"/>
        <w:numPr>
          <w:ilvl w:val="0"/>
          <w:numId w:val="120"/>
        </w:numPr>
        <w:spacing w:line="240" w:lineRule="auto"/>
        <w:rPr>
          <w:ins w:id="59" w:author="jonathan pritchard" w:date="2024-06-19T15:40:00Z" w16du:dateUtc="2024-06-19T14:40:00Z"/>
        </w:rPr>
      </w:pPr>
      <w:ins w:id="60" w:author="jonathan pritchard" w:date="2024-06-19T15:40:00Z" w16du:dateUtc="2024-06-19T14:40:00Z">
        <w:r>
          <w:t>There is no interoperability catalogue yet.</w:t>
        </w:r>
      </w:ins>
    </w:p>
    <w:p w14:paraId="1943E4EC" w14:textId="73412BA1" w:rsidR="000674EF" w:rsidRDefault="00FE3D87">
      <w:pPr>
        <w:pStyle w:val="ListParagraph"/>
        <w:numPr>
          <w:ilvl w:val="0"/>
          <w:numId w:val="120"/>
        </w:numPr>
        <w:spacing w:line="240" w:lineRule="auto"/>
        <w:rPr>
          <w:ins w:id="61" w:author="jonathan pritchard" w:date="2024-07-17T14:04:00Z" w16du:dateUtc="2024-07-17T13:04:00Z"/>
        </w:rPr>
      </w:pPr>
      <w:ins w:id="62" w:author="jonathan pritchard" w:date="2024-07-17T10:27:00Z" w16du:dateUtc="2024-07-17T09:27:00Z">
        <w:r>
          <w:t>Add standardised GML description (as per TSM paper)</w:t>
        </w:r>
      </w:ins>
    </w:p>
    <w:p w14:paraId="2CAD3D4B" w14:textId="0CFD9710" w:rsidR="00EF5C86" w:rsidRDefault="00EF5C86">
      <w:pPr>
        <w:pStyle w:val="ListParagraph"/>
        <w:numPr>
          <w:ilvl w:val="0"/>
          <w:numId w:val="120"/>
        </w:numPr>
        <w:spacing w:line="240" w:lineRule="auto"/>
        <w:rPr>
          <w:ins w:id="63" w:author="jonathan pritchard" w:date="2024-06-19T10:50:00Z" w16du:dateUtc="2024-06-19T09:50:00Z"/>
        </w:rPr>
        <w:pPrChange w:id="64" w:author="jonathan pritchard" w:date="2024-06-19T10:51:00Z" w16du:dateUtc="2024-06-19T09:51:00Z">
          <w:pPr/>
        </w:pPrChange>
      </w:pPr>
      <w:ins w:id="65" w:author="jonathan pritchard" w:date="2024-07-17T14:05:00Z" w16du:dateUtc="2024-07-17T13:05:00Z">
        <w:r>
          <w:t>Better language on support files.</w:t>
        </w:r>
      </w:ins>
    </w:p>
    <w:p w14:paraId="6CA00846" w14:textId="6B3987A2" w:rsidR="004344F7" w:rsidRDefault="004344F7">
      <w:pPr>
        <w:rPr>
          <w:ins w:id="66" w:author="jonathan pritchard" w:date="2024-06-19T10:50:00Z" w16du:dateUtc="2024-06-19T09:50:00Z"/>
        </w:rPr>
      </w:pPr>
      <w:ins w:id="67" w:author="jonathan pritchard" w:date="2024-06-19T10:50:00Z" w16du:dateUtc="2024-06-19T09:50:00Z">
        <w:r>
          <w:br w:type="page"/>
        </w:r>
      </w:ins>
    </w:p>
    <w:p w14:paraId="649F00F4" w14:textId="77777777" w:rsidR="004344F7" w:rsidRPr="00D56521" w:rsidRDefault="004344F7" w:rsidP="004E61EE">
      <w:pPr>
        <w:spacing w:after="0" w:line="240" w:lineRule="auto"/>
        <w:sectPr w:rsidR="004344F7" w:rsidRPr="00D56521" w:rsidSect="00686450">
          <w:headerReference w:type="even" r:id="rId12"/>
          <w:footerReference w:type="even" r:id="rId13"/>
          <w:footerReference w:type="default" r:id="rId14"/>
          <w:headerReference w:type="first" r:id="rId15"/>
          <w:footerReference w:type="first" r:id="rId16"/>
          <w:pgSz w:w="11906" w:h="16838" w:code="9"/>
          <w:pgMar w:top="1440" w:right="1400" w:bottom="1440" w:left="1400" w:header="708" w:footer="708" w:gutter="0"/>
          <w:pgNumType w:fmt="lowerRoman"/>
          <w:cols w:space="708"/>
          <w:titlePg/>
          <w:docGrid w:linePitch="360"/>
        </w:sectPr>
      </w:pPr>
    </w:p>
    <w:bookmarkStart w:id="73" w:name="_Toc144415652" w:displacedByCustomXml="next"/>
    <w:bookmarkStart w:id="74" w:name="_Toc144421198" w:displacedByCustomXml="next"/>
    <w:sdt>
      <w:sdtPr>
        <w:rPr>
          <w:b/>
          <w:bCs/>
        </w:rPr>
        <w:id w:val="1307976831"/>
        <w:docPartObj>
          <w:docPartGallery w:val="Table of Contents"/>
          <w:docPartUnique/>
        </w:docPartObj>
      </w:sdtPr>
      <w:sdtEndPr>
        <w:rPr>
          <w:b w:val="0"/>
          <w:bCs w:val="0"/>
          <w:noProof/>
        </w:rPr>
      </w:sdtEndPr>
      <w:sdtContent>
        <w:p w14:paraId="79D17966" w14:textId="77777777" w:rsidR="00703BA8" w:rsidRPr="00D56521"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D56521">
            <w:rPr>
              <w:b/>
              <w:sz w:val="28"/>
            </w:rPr>
            <w:t>CONTENTS</w:t>
          </w:r>
          <w:bookmarkEnd w:id="74"/>
          <w:bookmarkEnd w:id="73"/>
        </w:p>
        <w:p w14:paraId="742B4705" w14:textId="77777777" w:rsidR="00703BA8" w:rsidRPr="00D56521" w:rsidRDefault="00703BA8" w:rsidP="00EB0E20">
          <w:pPr>
            <w:pStyle w:val="TOC9"/>
          </w:pPr>
        </w:p>
        <w:p w14:paraId="713937EA" w14:textId="15BDB6DD" w:rsidR="00A10E00" w:rsidRPr="00625D29" w:rsidRDefault="000806E0" w:rsidP="00EB0E20">
          <w:pPr>
            <w:pStyle w:val="TOC1"/>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44421199" w:history="1">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_Toc144421199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3B2312F4" w14:textId="00E4111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0" w:history="1">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References</w:t>
            </w:r>
            <w:r w:rsidR="00A10E00">
              <w:rPr>
                <w:noProof/>
                <w:webHidden/>
              </w:rPr>
              <w:tab/>
            </w:r>
            <w:r w:rsidR="00A10E00">
              <w:rPr>
                <w:noProof/>
                <w:webHidden/>
              </w:rPr>
              <w:fldChar w:fldCharType="begin"/>
            </w:r>
            <w:r w:rsidR="00A10E00">
              <w:rPr>
                <w:noProof/>
                <w:webHidden/>
              </w:rPr>
              <w:instrText xml:space="preserve"> PAGEREF _Toc144421200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4B9AF9B9" w14:textId="74708AE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1" w:history="1">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Normative references</w:t>
            </w:r>
            <w:r w:rsidR="00A10E00">
              <w:rPr>
                <w:noProof/>
                <w:webHidden/>
              </w:rPr>
              <w:tab/>
            </w:r>
            <w:r w:rsidR="00A10E00">
              <w:rPr>
                <w:noProof/>
                <w:webHidden/>
              </w:rPr>
              <w:fldChar w:fldCharType="begin"/>
            </w:r>
            <w:r w:rsidR="00A10E00">
              <w:rPr>
                <w:noProof/>
                <w:webHidden/>
              </w:rPr>
              <w:instrText xml:space="preserve"> PAGEREF _Toc144421201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136B1B4E" w14:textId="13CAD26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2" w:history="1">
            <w:r w:rsidR="00A10E00" w:rsidRPr="00620262">
              <w:rPr>
                <w:rStyle w:val="Hyperlink"/>
                <w:noProof/>
                <w:lang w:eastAsia="en-GB"/>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Informative references</w:t>
            </w:r>
            <w:r w:rsidR="00A10E00">
              <w:rPr>
                <w:noProof/>
                <w:webHidden/>
              </w:rPr>
              <w:tab/>
            </w:r>
            <w:r w:rsidR="00A10E00">
              <w:rPr>
                <w:noProof/>
                <w:webHidden/>
              </w:rPr>
              <w:fldChar w:fldCharType="begin"/>
            </w:r>
            <w:r w:rsidR="00A10E00">
              <w:rPr>
                <w:noProof/>
                <w:webHidden/>
              </w:rPr>
              <w:instrText xml:space="preserve"> PAGEREF _Toc144421202 \h </w:instrText>
            </w:r>
            <w:r w:rsidR="00A10E00">
              <w:rPr>
                <w:noProof/>
                <w:webHidden/>
              </w:rPr>
            </w:r>
            <w:r w:rsidR="00A10E00">
              <w:rPr>
                <w:noProof/>
                <w:webHidden/>
              </w:rPr>
              <w:fldChar w:fldCharType="separate"/>
            </w:r>
            <w:r w:rsidR="00EE4356">
              <w:rPr>
                <w:noProof/>
                <w:webHidden/>
              </w:rPr>
              <w:t>2</w:t>
            </w:r>
            <w:r w:rsidR="00A10E00">
              <w:rPr>
                <w:noProof/>
                <w:webHidden/>
              </w:rPr>
              <w:fldChar w:fldCharType="end"/>
            </w:r>
          </w:hyperlink>
        </w:p>
        <w:p w14:paraId="0F0344CC" w14:textId="0B6FDBCD"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3" w:history="1">
            <w:r w:rsidR="00A10E00" w:rsidRPr="00620262">
              <w:rPr>
                <w:rStyle w:val="Hyperlink"/>
                <w:noProof/>
                <w:lang w:eastAsia="en-GB"/>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 and Notation</w:t>
            </w:r>
            <w:r w:rsidR="00A10E00">
              <w:rPr>
                <w:noProof/>
                <w:webHidden/>
              </w:rPr>
              <w:tab/>
            </w:r>
            <w:r w:rsidR="00A10E00">
              <w:rPr>
                <w:noProof/>
                <w:webHidden/>
              </w:rPr>
              <w:fldChar w:fldCharType="begin"/>
            </w:r>
            <w:r w:rsidR="00A10E00">
              <w:rPr>
                <w:noProof/>
                <w:webHidden/>
              </w:rPr>
              <w:instrText xml:space="preserve"> PAGEREF _Toc144421203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0B730833" w14:textId="4692207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4" w:history="1">
            <w:r w:rsidR="00A10E00" w:rsidRPr="00620262">
              <w:rPr>
                <w:rStyle w:val="Hyperlink"/>
                <w:noProof/>
                <w:lang w:eastAsia="en-GB"/>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w:t>
            </w:r>
            <w:r w:rsidR="00A10E00">
              <w:rPr>
                <w:noProof/>
                <w:webHidden/>
              </w:rPr>
              <w:tab/>
            </w:r>
            <w:r w:rsidR="00A10E00">
              <w:rPr>
                <w:noProof/>
                <w:webHidden/>
              </w:rPr>
              <w:fldChar w:fldCharType="begin"/>
            </w:r>
            <w:r w:rsidR="00A10E00">
              <w:rPr>
                <w:noProof/>
                <w:webHidden/>
              </w:rPr>
              <w:instrText xml:space="preserve"> PAGEREF _Toc144421204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70E47F2" w14:textId="0A2040D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5" w:history="1">
            <w:r w:rsidR="00A10E00" w:rsidRPr="00620262">
              <w:rPr>
                <w:rStyle w:val="Hyperlink"/>
                <w:noProof/>
                <w:lang w:eastAsia="en-GB"/>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Notation</w:t>
            </w:r>
            <w:r w:rsidR="00A10E00">
              <w:rPr>
                <w:noProof/>
                <w:webHidden/>
              </w:rPr>
              <w:tab/>
            </w:r>
            <w:r w:rsidR="00A10E00">
              <w:rPr>
                <w:noProof/>
                <w:webHidden/>
              </w:rPr>
              <w:fldChar w:fldCharType="begin"/>
            </w:r>
            <w:r w:rsidR="00A10E00">
              <w:rPr>
                <w:noProof/>
                <w:webHidden/>
              </w:rPr>
              <w:instrText xml:space="preserve"> PAGEREF _Toc144421205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9EAEA53" w14:textId="0DAE13F7"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6" w:history="1">
            <w:r w:rsidR="00A10E00" w:rsidRPr="00620262">
              <w:rPr>
                <w:rStyle w:val="Hyperlink"/>
                <w:noProof/>
              </w:rPr>
              <w:t>C-4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System Concepts and Limitations</w:t>
            </w:r>
            <w:r w:rsidR="00A10E00">
              <w:rPr>
                <w:noProof/>
                <w:webHidden/>
              </w:rPr>
              <w:tab/>
            </w:r>
            <w:r w:rsidR="00A10E00">
              <w:rPr>
                <w:noProof/>
                <w:webHidden/>
              </w:rPr>
              <w:fldChar w:fldCharType="begin"/>
            </w:r>
            <w:r w:rsidR="00A10E00">
              <w:rPr>
                <w:noProof/>
                <w:webHidden/>
              </w:rPr>
              <w:instrText xml:space="preserve"> PAGEREF _Toc144421206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242C6312" w14:textId="00D5EE7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7" w:history="1">
            <w:r w:rsidR="00A10E00" w:rsidRPr="00620262">
              <w:rPr>
                <w:rStyle w:val="Hyperlink"/>
                <w:noProof/>
              </w:rPr>
              <w:t>C-4.1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concepts of ENC, ENDS and System Database</w:t>
            </w:r>
            <w:r w:rsidR="00A10E00">
              <w:rPr>
                <w:noProof/>
                <w:webHidden/>
              </w:rPr>
              <w:tab/>
            </w:r>
            <w:r w:rsidR="00A10E00">
              <w:rPr>
                <w:noProof/>
                <w:webHidden/>
              </w:rPr>
              <w:fldChar w:fldCharType="begin"/>
            </w:r>
            <w:r w:rsidR="00A10E00">
              <w:rPr>
                <w:noProof/>
                <w:webHidden/>
              </w:rPr>
              <w:instrText xml:space="preserve"> PAGEREF _Toc144421207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55E1791D" w14:textId="039C378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8" w:history="1">
            <w:r w:rsidR="00A10E00" w:rsidRPr="00620262">
              <w:rPr>
                <w:rStyle w:val="Hyperlink"/>
                <w:noProof/>
              </w:rPr>
              <w:t>C-4.2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concept, limitations, and challenges</w:t>
            </w:r>
            <w:r w:rsidR="00A10E00">
              <w:rPr>
                <w:noProof/>
                <w:webHidden/>
              </w:rPr>
              <w:tab/>
            </w:r>
            <w:r w:rsidR="00A10E00">
              <w:rPr>
                <w:noProof/>
                <w:webHidden/>
              </w:rPr>
              <w:fldChar w:fldCharType="begin"/>
            </w:r>
            <w:r w:rsidR="00A10E00">
              <w:rPr>
                <w:noProof/>
                <w:webHidden/>
              </w:rPr>
              <w:instrText xml:space="preserve"> PAGEREF _Toc144421208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45F023A1" w14:textId="60E95F1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09" w:history="1">
            <w:r w:rsidR="00A10E00" w:rsidRPr="00620262">
              <w:rPr>
                <w:rStyle w:val="Hyperlink"/>
                <w:noProof/>
              </w:rPr>
              <w:t>C-4.2.1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Depth Related Functionality</w:t>
            </w:r>
            <w:r w:rsidR="00A10E00">
              <w:rPr>
                <w:noProof/>
                <w:webHidden/>
              </w:rPr>
              <w:tab/>
            </w:r>
            <w:r w:rsidR="00A10E00">
              <w:rPr>
                <w:noProof/>
                <w:webHidden/>
              </w:rPr>
              <w:fldChar w:fldCharType="begin"/>
            </w:r>
            <w:r w:rsidR="00A10E00">
              <w:rPr>
                <w:noProof/>
                <w:webHidden/>
              </w:rPr>
              <w:instrText xml:space="preserve"> PAGEREF _Toc144421209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2893A604" w14:textId="5C88F83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0" w:history="1">
            <w:r w:rsidR="00A10E00" w:rsidRPr="00620262">
              <w:rPr>
                <w:rStyle w:val="Hyperlink"/>
                <w:noProof/>
              </w:rPr>
              <w:t>C-4.3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Integrated Navigation System (INS) concept, limitations and challenges</w:t>
            </w:r>
            <w:r w:rsidR="00A10E00">
              <w:rPr>
                <w:noProof/>
                <w:webHidden/>
              </w:rPr>
              <w:tab/>
            </w:r>
            <w:r w:rsidR="00A10E00">
              <w:rPr>
                <w:noProof/>
                <w:webHidden/>
              </w:rPr>
              <w:fldChar w:fldCharType="begin"/>
            </w:r>
            <w:r w:rsidR="00A10E00">
              <w:rPr>
                <w:noProof/>
                <w:webHidden/>
              </w:rPr>
              <w:instrText xml:space="preserve"> PAGEREF _Toc144421210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4354A8B7" w14:textId="1271BF59"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1" w:history="1">
            <w:r w:rsidR="00A10E00" w:rsidRPr="00620262">
              <w:rPr>
                <w:rStyle w:val="Hyperlink"/>
                <w:noProof/>
              </w:rPr>
              <w:t>C-5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Design</w:t>
            </w:r>
            <w:r w:rsidR="00A10E00">
              <w:rPr>
                <w:noProof/>
                <w:webHidden/>
              </w:rPr>
              <w:tab/>
            </w:r>
            <w:r w:rsidR="00A10E00">
              <w:rPr>
                <w:noProof/>
                <w:webHidden/>
              </w:rPr>
              <w:fldChar w:fldCharType="begin"/>
            </w:r>
            <w:r w:rsidR="00A10E00">
              <w:rPr>
                <w:noProof/>
                <w:webHidden/>
              </w:rPr>
              <w:instrText xml:space="preserve"> PAGEREF _Toc144421211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1D95657" w14:textId="2ED4C2B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2" w:history="1">
            <w:r w:rsidR="00A10E00" w:rsidRPr="00620262">
              <w:rPr>
                <w:rStyle w:val="Hyperlink"/>
                <w:noProof/>
              </w:rPr>
              <w:t>C-5.1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principles</w:t>
            </w:r>
            <w:r w:rsidR="00A10E00">
              <w:rPr>
                <w:noProof/>
                <w:webHidden/>
              </w:rPr>
              <w:tab/>
            </w:r>
            <w:r w:rsidR="00A10E00">
              <w:rPr>
                <w:noProof/>
                <w:webHidden/>
              </w:rPr>
              <w:fldChar w:fldCharType="begin"/>
            </w:r>
            <w:r w:rsidR="00A10E00">
              <w:rPr>
                <w:noProof/>
                <w:webHidden/>
              </w:rPr>
              <w:instrText xml:space="preserve"> PAGEREF _Toc144421212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9D203A0" w14:textId="2A7FB18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3" w:history="1">
            <w:r w:rsidR="00A10E00" w:rsidRPr="00620262">
              <w:rPr>
                <w:rStyle w:val="Hyperlink"/>
                <w:noProof/>
              </w:rPr>
              <w:t>C-5.2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elements</w:t>
            </w:r>
            <w:r w:rsidR="00A10E00">
              <w:rPr>
                <w:noProof/>
                <w:webHidden/>
              </w:rPr>
              <w:tab/>
            </w:r>
            <w:r w:rsidR="00A10E00">
              <w:rPr>
                <w:noProof/>
                <w:webHidden/>
              </w:rPr>
              <w:fldChar w:fldCharType="begin"/>
            </w:r>
            <w:r w:rsidR="00A10E00">
              <w:rPr>
                <w:noProof/>
                <w:webHidden/>
              </w:rPr>
              <w:instrText xml:space="preserve"> PAGEREF _Toc144421213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78E1D78E" w14:textId="2A2E6B9E"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4" w:history="1">
            <w:r w:rsidR="00A10E00" w:rsidRPr="00620262">
              <w:rPr>
                <w:rStyle w:val="Hyperlink"/>
                <w:noProof/>
              </w:rPr>
              <w:t>C-6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Layers</w:t>
            </w:r>
            <w:r w:rsidR="00A10E00">
              <w:rPr>
                <w:noProof/>
                <w:webHidden/>
              </w:rPr>
              <w:tab/>
            </w:r>
            <w:r w:rsidR="00A10E00">
              <w:rPr>
                <w:noProof/>
                <w:webHidden/>
              </w:rPr>
              <w:fldChar w:fldCharType="begin"/>
            </w:r>
            <w:r w:rsidR="00A10E00">
              <w:rPr>
                <w:noProof/>
                <w:webHidden/>
              </w:rPr>
              <w:instrText xml:space="preserve"> PAGEREF _Toc144421214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0B1758E7" w14:textId="2566AA0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5" w:history="1">
            <w:r w:rsidR="00A10E00" w:rsidRPr="00620262">
              <w:rPr>
                <w:rStyle w:val="Hyperlink"/>
                <w:noProof/>
              </w:rPr>
              <w:t>C-6.1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products and information layers</w:t>
            </w:r>
            <w:r w:rsidR="00A10E00">
              <w:rPr>
                <w:noProof/>
                <w:webHidden/>
              </w:rPr>
              <w:tab/>
            </w:r>
            <w:r w:rsidR="00A10E00">
              <w:rPr>
                <w:noProof/>
                <w:webHidden/>
              </w:rPr>
              <w:fldChar w:fldCharType="begin"/>
            </w:r>
            <w:r w:rsidR="00A10E00">
              <w:rPr>
                <w:noProof/>
                <w:webHidden/>
              </w:rPr>
              <w:instrText xml:space="preserve"> PAGEREF _Toc144421215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BA4234" w14:textId="62CA5AF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6" w:history="1">
            <w:r w:rsidR="00A10E00" w:rsidRPr="00620262">
              <w:rPr>
                <w:rStyle w:val="Hyperlink"/>
                <w:noProof/>
              </w:rPr>
              <w:t>C-6.1.1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Basic products and layers</w:t>
            </w:r>
            <w:r w:rsidR="00A10E00">
              <w:rPr>
                <w:noProof/>
                <w:webHidden/>
              </w:rPr>
              <w:tab/>
            </w:r>
            <w:r w:rsidR="00A10E00">
              <w:rPr>
                <w:noProof/>
                <w:webHidden/>
              </w:rPr>
              <w:fldChar w:fldCharType="begin"/>
            </w:r>
            <w:r w:rsidR="00A10E00">
              <w:rPr>
                <w:noProof/>
                <w:webHidden/>
              </w:rPr>
              <w:instrText xml:space="preserve"> PAGEREF _Toc144421216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8A85C8" w14:textId="4949F01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7" w:history="1">
            <w:r w:rsidR="00A10E00" w:rsidRPr="00620262">
              <w:rPr>
                <w:rStyle w:val="Hyperlink"/>
                <w:noProof/>
              </w:rPr>
              <w:t>C-6.1.2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data products</w:t>
            </w:r>
            <w:r w:rsidR="00A10E00">
              <w:rPr>
                <w:noProof/>
                <w:webHidden/>
              </w:rPr>
              <w:tab/>
            </w:r>
            <w:r w:rsidR="00A10E00">
              <w:rPr>
                <w:noProof/>
                <w:webHidden/>
              </w:rPr>
              <w:fldChar w:fldCharType="begin"/>
            </w:r>
            <w:r w:rsidR="00A10E00">
              <w:rPr>
                <w:noProof/>
                <w:webHidden/>
              </w:rPr>
              <w:instrText xml:space="preserve"> PAGEREF _Toc144421217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723B08AB" w14:textId="4FC84B4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8" w:history="1">
            <w:r w:rsidR="00A10E00" w:rsidRPr="00620262">
              <w:rPr>
                <w:rStyle w:val="Hyperlink"/>
                <w:noProof/>
              </w:rPr>
              <w:t>C-6.1.3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Future data products (informative)</w:t>
            </w:r>
            <w:r w:rsidR="00A10E00">
              <w:rPr>
                <w:noProof/>
                <w:webHidden/>
              </w:rPr>
              <w:tab/>
            </w:r>
            <w:r w:rsidR="00A10E00">
              <w:rPr>
                <w:noProof/>
                <w:webHidden/>
              </w:rPr>
              <w:fldChar w:fldCharType="begin"/>
            </w:r>
            <w:r w:rsidR="00A10E00">
              <w:rPr>
                <w:noProof/>
                <w:webHidden/>
              </w:rPr>
              <w:instrText xml:space="preserve"> PAGEREF _Toc144421218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5DC87F1B" w14:textId="42EE206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"_Toc144421219"</w:instrText>
          </w:r>
          <w:r>
            <w:rPr>
              <w:noProof/>
            </w:rPr>
          </w:r>
          <w:r>
            <w:rPr>
              <w:noProof/>
            </w:rPr>
            <w:fldChar w:fldCharType="separate"/>
          </w:r>
          <w:r w:rsidR="00A10E00" w:rsidRPr="00620262">
            <w:rPr>
              <w:rStyle w:val="Hyperlink"/>
              <w:noProof/>
            </w:rPr>
            <w:t>C-6.1.4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selection of displayed data products</w:t>
          </w:r>
          <w:r w:rsidR="00A10E00">
            <w:rPr>
              <w:noProof/>
              <w:webHidden/>
            </w:rPr>
            <w:tab/>
          </w:r>
          <w:r w:rsidR="00A10E00">
            <w:rPr>
              <w:noProof/>
              <w:webHidden/>
            </w:rPr>
            <w:fldChar w:fldCharType="begin"/>
          </w:r>
          <w:r w:rsidR="00A10E00">
            <w:rPr>
              <w:noProof/>
              <w:webHidden/>
            </w:rPr>
            <w:instrText xml:space="preserve"> PAGEREF _Toc144421219 \h </w:instrText>
          </w:r>
          <w:r w:rsidR="00A10E00">
            <w:rPr>
              <w:noProof/>
              <w:webHidden/>
            </w:rPr>
          </w:r>
          <w:r w:rsidR="00A10E00">
            <w:rPr>
              <w:noProof/>
              <w:webHidden/>
            </w:rPr>
            <w:fldChar w:fldCharType="separate"/>
          </w:r>
          <w:ins w:id="75" w:author="jonathan pritchard" w:date="2024-02-06T16:08:00Z">
            <w:r w:rsidR="00EE4356">
              <w:rPr>
                <w:noProof/>
                <w:webHidden/>
              </w:rPr>
              <w:t>10</w:t>
            </w:r>
          </w:ins>
          <w:del w:id="76"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6FC119BB" w14:textId="596DBDA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"_Toc144421220"</w:instrText>
          </w:r>
          <w:r>
            <w:rPr>
              <w:noProof/>
            </w:rPr>
          </w:r>
          <w:r>
            <w:rPr>
              <w:noProof/>
            </w:rPr>
            <w:fldChar w:fldCharType="separate"/>
          </w:r>
          <w:r w:rsidR="00A10E00" w:rsidRPr="00620262">
            <w:rPr>
              <w:rStyle w:val="Hyperlink"/>
              <w:noProof/>
            </w:rPr>
            <w:t>C-6.2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Mitigation of data overload</w:t>
          </w:r>
          <w:r w:rsidR="00A10E00">
            <w:rPr>
              <w:noProof/>
              <w:webHidden/>
            </w:rPr>
            <w:tab/>
          </w:r>
          <w:r w:rsidR="00A10E00">
            <w:rPr>
              <w:noProof/>
              <w:webHidden/>
            </w:rPr>
            <w:fldChar w:fldCharType="begin"/>
          </w:r>
          <w:r w:rsidR="00A10E00">
            <w:rPr>
              <w:noProof/>
              <w:webHidden/>
            </w:rPr>
            <w:instrText xml:space="preserve"> PAGEREF _Toc144421220 \h </w:instrText>
          </w:r>
          <w:r w:rsidR="00A10E00">
            <w:rPr>
              <w:noProof/>
              <w:webHidden/>
            </w:rPr>
          </w:r>
          <w:r w:rsidR="00A10E00">
            <w:rPr>
              <w:noProof/>
              <w:webHidden/>
            </w:rPr>
            <w:fldChar w:fldCharType="separate"/>
          </w:r>
          <w:ins w:id="77" w:author="jonathan pritchard" w:date="2024-02-06T16:08:00Z">
            <w:r w:rsidR="00EE4356">
              <w:rPr>
                <w:noProof/>
                <w:webHidden/>
              </w:rPr>
              <w:t>10</w:t>
            </w:r>
          </w:ins>
          <w:del w:id="78"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5E04FC7D" w14:textId="3EFD5BAA"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21" w:history="1">
            <w:r w:rsidR="00A10E00" w:rsidRPr="00620262">
              <w:rPr>
                <w:rStyle w:val="Hyperlink"/>
                <w:noProof/>
              </w:rPr>
              <w:t>C-7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Portrayal Process, Catalogue Elements, and Alerting</w:t>
            </w:r>
            <w:r w:rsidR="00A10E00">
              <w:rPr>
                <w:noProof/>
                <w:webHidden/>
              </w:rPr>
              <w:tab/>
            </w:r>
            <w:r w:rsidR="00A10E00">
              <w:rPr>
                <w:noProof/>
                <w:webHidden/>
              </w:rPr>
              <w:fldChar w:fldCharType="begin"/>
            </w:r>
            <w:r w:rsidR="00A10E00">
              <w:rPr>
                <w:noProof/>
                <w:webHidden/>
              </w:rPr>
              <w:instrText xml:space="preserve"> PAGEREF _Toc144421221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0057346F" w14:textId="6C128DB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22" w:history="1">
            <w:r w:rsidR="00A10E00" w:rsidRPr="00620262">
              <w:rPr>
                <w:rStyle w:val="Hyperlink"/>
                <w:noProof/>
              </w:rPr>
              <w:t>C-7.1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Overview of the portrayal process</w:t>
            </w:r>
            <w:r w:rsidR="00A10E00">
              <w:rPr>
                <w:noProof/>
                <w:webHidden/>
              </w:rPr>
              <w:tab/>
            </w:r>
            <w:r w:rsidR="00A10E00">
              <w:rPr>
                <w:noProof/>
                <w:webHidden/>
              </w:rPr>
              <w:fldChar w:fldCharType="begin"/>
            </w:r>
            <w:r w:rsidR="00A10E00">
              <w:rPr>
                <w:noProof/>
                <w:webHidden/>
              </w:rPr>
              <w:instrText xml:space="preserve"> PAGEREF _Toc144421222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2C8344D1" w14:textId="7453EA9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"_Toc144421223"</w:instrText>
          </w:r>
          <w:r>
            <w:rPr>
              <w:noProof/>
            </w:rPr>
          </w:r>
          <w:r>
            <w:rPr>
              <w:noProof/>
            </w:rPr>
            <w:fldChar w:fldCharType="separate"/>
          </w:r>
          <w:r w:rsidR="00A10E00" w:rsidRPr="00620262">
            <w:rPr>
              <w:rStyle w:val="Hyperlink"/>
              <w:noProof/>
            </w:rPr>
            <w:t>C-7.2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of portrayal catalogues</w:t>
          </w:r>
          <w:r w:rsidR="00A10E00">
            <w:rPr>
              <w:noProof/>
              <w:webHidden/>
            </w:rPr>
            <w:tab/>
          </w:r>
          <w:r w:rsidR="00A10E00">
            <w:rPr>
              <w:noProof/>
              <w:webHidden/>
            </w:rPr>
            <w:fldChar w:fldCharType="begin"/>
          </w:r>
          <w:r w:rsidR="00A10E00">
            <w:rPr>
              <w:noProof/>
              <w:webHidden/>
            </w:rPr>
            <w:instrText xml:space="preserve"> PAGEREF _Toc144421223 \h </w:instrText>
          </w:r>
          <w:r w:rsidR="00A10E00">
            <w:rPr>
              <w:noProof/>
              <w:webHidden/>
            </w:rPr>
          </w:r>
          <w:r w:rsidR="00A10E00">
            <w:rPr>
              <w:noProof/>
              <w:webHidden/>
            </w:rPr>
            <w:fldChar w:fldCharType="separate"/>
          </w:r>
          <w:ins w:id="79" w:author="jonathan pritchard" w:date="2024-02-06T16:08:00Z">
            <w:r w:rsidR="00EE4356">
              <w:rPr>
                <w:noProof/>
                <w:webHidden/>
              </w:rPr>
              <w:t>11</w:t>
            </w:r>
          </w:ins>
          <w:del w:id="80"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42F3CC23" w14:textId="6E8197C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"_Toc144421224"</w:instrText>
          </w:r>
          <w:r>
            <w:rPr>
              <w:noProof/>
            </w:rPr>
          </w:r>
          <w:r>
            <w:rPr>
              <w:noProof/>
            </w:rPr>
            <w:fldChar w:fldCharType="separate"/>
          </w:r>
          <w:r w:rsidR="00A10E00" w:rsidRPr="00620262">
            <w:rPr>
              <w:rStyle w:val="Hyperlink"/>
              <w:noProof/>
            </w:rPr>
            <w:t>C-7.2.1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Pixmaps</w:t>
          </w:r>
          <w:r w:rsidR="00A10E00">
            <w:rPr>
              <w:noProof/>
              <w:webHidden/>
            </w:rPr>
            <w:tab/>
          </w:r>
          <w:r w:rsidR="00A10E00">
            <w:rPr>
              <w:noProof/>
              <w:webHidden/>
            </w:rPr>
            <w:fldChar w:fldCharType="begin"/>
          </w:r>
          <w:r w:rsidR="00A10E00">
            <w:rPr>
              <w:noProof/>
              <w:webHidden/>
            </w:rPr>
            <w:instrText xml:space="preserve"> PAGEREF _Toc144421224 \h </w:instrText>
          </w:r>
          <w:r w:rsidR="00A10E00">
            <w:rPr>
              <w:noProof/>
              <w:webHidden/>
            </w:rPr>
          </w:r>
          <w:r w:rsidR="00A10E00">
            <w:rPr>
              <w:noProof/>
              <w:webHidden/>
            </w:rPr>
            <w:fldChar w:fldCharType="separate"/>
          </w:r>
          <w:ins w:id="81" w:author="jonathan pritchard" w:date="2024-02-06T16:08:00Z">
            <w:r w:rsidR="00EE4356">
              <w:rPr>
                <w:noProof/>
                <w:webHidden/>
              </w:rPr>
              <w:t>11</w:t>
            </w:r>
          </w:ins>
          <w:del w:id="82"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1DEB2426" w14:textId="4180928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"_Toc144421225"</w:instrText>
          </w:r>
          <w:r>
            <w:rPr>
              <w:noProof/>
            </w:rPr>
          </w:r>
          <w:r>
            <w:rPr>
              <w:noProof/>
            </w:rPr>
            <w:fldChar w:fldCharType="separate"/>
          </w:r>
          <w:r w:rsidR="00A10E00" w:rsidRPr="00620262">
            <w:rPr>
              <w:rStyle w:val="Hyperlink"/>
              <w:noProof/>
            </w:rPr>
            <w:t>C-7.2.2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coding scheme</w:t>
          </w:r>
          <w:r w:rsidR="00A10E00">
            <w:rPr>
              <w:noProof/>
              <w:webHidden/>
            </w:rPr>
            <w:tab/>
          </w:r>
          <w:r w:rsidR="00A10E00">
            <w:rPr>
              <w:noProof/>
              <w:webHidden/>
            </w:rPr>
            <w:fldChar w:fldCharType="begin"/>
          </w:r>
          <w:r w:rsidR="00A10E00">
            <w:rPr>
              <w:noProof/>
              <w:webHidden/>
            </w:rPr>
            <w:instrText xml:space="preserve"> PAGEREF _Toc144421225 \h </w:instrText>
          </w:r>
          <w:r w:rsidR="00A10E00">
            <w:rPr>
              <w:noProof/>
              <w:webHidden/>
            </w:rPr>
          </w:r>
          <w:r w:rsidR="00A10E00">
            <w:rPr>
              <w:noProof/>
              <w:webHidden/>
            </w:rPr>
            <w:fldChar w:fldCharType="separate"/>
          </w:r>
          <w:ins w:id="83" w:author="jonathan pritchard" w:date="2024-02-06T16:08:00Z">
            <w:r w:rsidR="00EE4356">
              <w:rPr>
                <w:noProof/>
                <w:webHidden/>
              </w:rPr>
              <w:t>11</w:t>
            </w:r>
          </w:ins>
          <w:del w:id="84"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60D67994" w14:textId="6C27E87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6" w:history="1">
            <w:r w:rsidR="00A10E00" w:rsidRPr="00620262">
              <w:rPr>
                <w:rStyle w:val="Hyperlink"/>
                <w:noProof/>
              </w:rPr>
              <w:t>C-7.2.3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w:t>
            </w:r>
            <w:r w:rsidR="00A10E00">
              <w:rPr>
                <w:noProof/>
                <w:webHidden/>
              </w:rPr>
              <w:tab/>
            </w:r>
            <w:r w:rsidR="00A10E00">
              <w:rPr>
                <w:noProof/>
                <w:webHidden/>
              </w:rPr>
              <w:fldChar w:fldCharType="begin"/>
            </w:r>
            <w:r w:rsidR="00A10E00">
              <w:rPr>
                <w:noProof/>
                <w:webHidden/>
              </w:rPr>
              <w:instrText xml:space="preserve"> PAGEREF _Toc144421226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1F031050" w14:textId="0CC9DDA4"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7" w:history="1">
            <w:r w:rsidR="00A10E00" w:rsidRPr="00620262">
              <w:rPr>
                <w:rStyle w:val="Hyperlink"/>
                <w:noProof/>
              </w:rPr>
              <w:t>C-7.2.4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 fills</w:t>
            </w:r>
            <w:r w:rsidR="00A10E00">
              <w:rPr>
                <w:noProof/>
                <w:webHidden/>
              </w:rPr>
              <w:tab/>
            </w:r>
            <w:r w:rsidR="00A10E00">
              <w:rPr>
                <w:noProof/>
                <w:webHidden/>
              </w:rPr>
              <w:fldChar w:fldCharType="begin"/>
            </w:r>
            <w:r w:rsidR="00A10E00">
              <w:rPr>
                <w:noProof/>
                <w:webHidden/>
              </w:rPr>
              <w:instrText xml:space="preserve"> PAGEREF _Toc144421227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539595F8" w14:textId="2FFA7667"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8" w:history="1">
            <w:r w:rsidR="00A10E00" w:rsidRPr="00620262">
              <w:rPr>
                <w:rStyle w:val="Hyperlink"/>
                <w:noProof/>
              </w:rPr>
              <w:t>C-7.2.5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Line styles</w:t>
            </w:r>
            <w:r w:rsidR="00A10E00">
              <w:rPr>
                <w:noProof/>
                <w:webHidden/>
              </w:rPr>
              <w:tab/>
            </w:r>
            <w:r w:rsidR="00A10E00">
              <w:rPr>
                <w:noProof/>
                <w:webHidden/>
              </w:rPr>
              <w:fldChar w:fldCharType="begin"/>
            </w:r>
            <w:r w:rsidR="00A10E00">
              <w:rPr>
                <w:noProof/>
                <w:webHidden/>
              </w:rPr>
              <w:instrText xml:space="preserve"> PAGEREF _Toc144421228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2CA71AD2" w14:textId="08C3FA4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"_Toc144421229"</w:instrText>
          </w:r>
          <w:r>
            <w:rPr>
              <w:noProof/>
            </w:rPr>
          </w:r>
          <w:r>
            <w:rPr>
              <w:noProof/>
            </w:rPr>
            <w:fldChar w:fldCharType="separate"/>
          </w:r>
          <w:r w:rsidR="00A10E00" w:rsidRPr="00620262">
            <w:rPr>
              <w:rStyle w:val="Hyperlink"/>
              <w:noProof/>
            </w:rPr>
            <w:t>C-7.2.6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w:t>
          </w:r>
          <w:r w:rsidR="00A10E00">
            <w:rPr>
              <w:noProof/>
              <w:webHidden/>
            </w:rPr>
            <w:tab/>
          </w:r>
          <w:r w:rsidR="00A10E00">
            <w:rPr>
              <w:noProof/>
              <w:webHidden/>
            </w:rPr>
            <w:fldChar w:fldCharType="begin"/>
          </w:r>
          <w:r w:rsidR="00A10E00">
            <w:rPr>
              <w:noProof/>
              <w:webHidden/>
            </w:rPr>
            <w:instrText xml:space="preserve"> PAGEREF _Toc144421229 \h </w:instrText>
          </w:r>
          <w:r w:rsidR="00A10E00">
            <w:rPr>
              <w:noProof/>
              <w:webHidden/>
            </w:rPr>
          </w:r>
          <w:r w:rsidR="00A10E00">
            <w:rPr>
              <w:noProof/>
              <w:webHidden/>
            </w:rPr>
            <w:fldChar w:fldCharType="separate"/>
          </w:r>
          <w:ins w:id="85" w:author="jonathan pritchard" w:date="2024-02-06T16:08:00Z">
            <w:r w:rsidR="00EE4356">
              <w:rPr>
                <w:noProof/>
                <w:webHidden/>
              </w:rPr>
              <w:t>12</w:t>
            </w:r>
          </w:ins>
          <w:del w:id="86" w:author="jonathan pritchard" w:date="2024-02-06T16:08:00Z">
            <w:r w:rsidR="00A10E00" w:rsidDel="00EE4356">
              <w:rPr>
                <w:noProof/>
                <w:webHidden/>
              </w:rPr>
              <w:delText>11</w:delText>
            </w:r>
          </w:del>
          <w:r w:rsidR="00A10E00">
            <w:rPr>
              <w:noProof/>
              <w:webHidden/>
            </w:rPr>
            <w:fldChar w:fldCharType="end"/>
          </w:r>
          <w:r>
            <w:rPr>
              <w:noProof/>
            </w:rPr>
            <w:fldChar w:fldCharType="end"/>
          </w:r>
        </w:p>
        <w:p w14:paraId="21BCA7F5" w14:textId="0B7EAEB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0" w:history="1">
            <w:r w:rsidR="00A10E00" w:rsidRPr="00620262">
              <w:rPr>
                <w:rStyle w:val="Hyperlink"/>
                <w:noProof/>
              </w:rPr>
              <w:t>C-7.2.7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Style sheets</w:t>
            </w:r>
            <w:r w:rsidR="00A10E00">
              <w:rPr>
                <w:noProof/>
                <w:webHidden/>
              </w:rPr>
              <w:tab/>
            </w:r>
            <w:r w:rsidR="00A10E00">
              <w:rPr>
                <w:noProof/>
                <w:webHidden/>
              </w:rPr>
              <w:fldChar w:fldCharType="begin"/>
            </w:r>
            <w:r w:rsidR="00A10E00">
              <w:rPr>
                <w:noProof/>
                <w:webHidden/>
              </w:rPr>
              <w:instrText xml:space="preserve"> PAGEREF _Toc144421230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D842849" w14:textId="1217515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1" w:history="1">
            <w:r w:rsidR="00A10E00" w:rsidRPr="00620262">
              <w:rPr>
                <w:rStyle w:val="Hyperlink"/>
                <w:noProof/>
              </w:rPr>
              <w:t>C-7.2.8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planes</w:t>
            </w:r>
            <w:r w:rsidR="00A10E00">
              <w:rPr>
                <w:noProof/>
                <w:webHidden/>
              </w:rPr>
              <w:tab/>
            </w:r>
            <w:r w:rsidR="00A10E00">
              <w:rPr>
                <w:noProof/>
                <w:webHidden/>
              </w:rPr>
              <w:fldChar w:fldCharType="begin"/>
            </w:r>
            <w:r w:rsidR="00A10E00">
              <w:rPr>
                <w:noProof/>
                <w:webHidden/>
              </w:rPr>
              <w:instrText xml:space="preserve"> PAGEREF _Toc144421231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320A60E5" w14:textId="21B961E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2" w:history="1">
            <w:r w:rsidR="00A10E00" w:rsidRPr="00620262">
              <w:rPr>
                <w:rStyle w:val="Hyperlink"/>
                <w:noProof/>
              </w:rPr>
              <w:t>C-7.2.9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priorities</w:t>
            </w:r>
            <w:r w:rsidR="00A10E00">
              <w:rPr>
                <w:noProof/>
                <w:webHidden/>
              </w:rPr>
              <w:tab/>
            </w:r>
            <w:r w:rsidR="00A10E00">
              <w:rPr>
                <w:noProof/>
                <w:webHidden/>
              </w:rPr>
              <w:fldChar w:fldCharType="begin"/>
            </w:r>
            <w:r w:rsidR="00A10E00">
              <w:rPr>
                <w:noProof/>
                <w:webHidden/>
              </w:rPr>
              <w:instrText xml:space="preserve"> PAGEREF _Toc144421232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3340C01" w14:textId="792995D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3" w:history="1">
            <w:r w:rsidR="00A10E00" w:rsidRPr="00620262">
              <w:rPr>
                <w:rStyle w:val="Hyperlink"/>
                <w:noProof/>
              </w:rPr>
              <w:t>C-7.2.10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_Toc144421233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0EBD61E6" w14:textId="7570864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4" w:history="1">
            <w:r w:rsidR="00A10E00" w:rsidRPr="00620262">
              <w:rPr>
                <w:rStyle w:val="Hyperlink"/>
                <w:noProof/>
              </w:rPr>
              <w:t>C-7.2.11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_Toc144421234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12617EBD" w14:textId="1A0BD49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5" w:history="1">
            <w:r w:rsidR="00A10E00" w:rsidRPr="00620262">
              <w:rPr>
                <w:rStyle w:val="Hyperlink"/>
                <w:noProof/>
              </w:rPr>
              <w:t>C-7.2.12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_Toc144421235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4147C565" w14:textId="5F65787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"_Toc144421236"</w:instrText>
          </w:r>
          <w:r>
            <w:rPr>
              <w:noProof/>
            </w:rPr>
          </w:r>
          <w:r>
            <w:rPr>
              <w:noProof/>
            </w:rPr>
            <w:fldChar w:fldCharType="separate"/>
          </w:r>
          <w:r w:rsidR="00A10E00" w:rsidRPr="00620262">
            <w:rPr>
              <w:rStyle w:val="Hyperlink"/>
              <w:noProof/>
            </w:rPr>
            <w:t>C-7.2.13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Foundation mode</w:t>
          </w:r>
          <w:r w:rsidR="00A10E00">
            <w:rPr>
              <w:noProof/>
              <w:webHidden/>
            </w:rPr>
            <w:tab/>
          </w:r>
          <w:r w:rsidR="00A10E00">
            <w:rPr>
              <w:noProof/>
              <w:webHidden/>
            </w:rPr>
            <w:fldChar w:fldCharType="begin"/>
          </w:r>
          <w:r w:rsidR="00A10E00">
            <w:rPr>
              <w:noProof/>
              <w:webHidden/>
            </w:rPr>
            <w:instrText xml:space="preserve"> PAGEREF _Toc144421236 \h </w:instrText>
          </w:r>
          <w:r w:rsidR="00A10E00">
            <w:rPr>
              <w:noProof/>
              <w:webHidden/>
            </w:rPr>
          </w:r>
          <w:r w:rsidR="00A10E00">
            <w:rPr>
              <w:noProof/>
              <w:webHidden/>
            </w:rPr>
            <w:fldChar w:fldCharType="separate"/>
          </w:r>
          <w:ins w:id="87" w:author="jonathan pritchard" w:date="2024-02-06T16:08:00Z">
            <w:r w:rsidR="00EE4356">
              <w:rPr>
                <w:noProof/>
                <w:webHidden/>
              </w:rPr>
              <w:t>13</w:t>
            </w:r>
          </w:ins>
          <w:del w:id="88"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96C7806" w14:textId="604170B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"_Toc144421237"</w:instrText>
          </w:r>
          <w:r>
            <w:rPr>
              <w:noProof/>
            </w:rPr>
          </w:r>
          <w:r>
            <w:rPr>
              <w:noProof/>
            </w:rPr>
            <w:fldChar w:fldCharType="separate"/>
          </w:r>
          <w:r w:rsidR="00A10E00" w:rsidRPr="00620262">
            <w:rPr>
              <w:rStyle w:val="Hyperlink"/>
              <w:noProof/>
            </w:rPr>
            <w:t>C-7.2.14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Rules</w:t>
          </w:r>
          <w:r w:rsidR="00A10E00">
            <w:rPr>
              <w:noProof/>
              <w:webHidden/>
            </w:rPr>
            <w:tab/>
          </w:r>
          <w:r w:rsidR="00A10E00">
            <w:rPr>
              <w:noProof/>
              <w:webHidden/>
            </w:rPr>
            <w:fldChar w:fldCharType="begin"/>
          </w:r>
          <w:r w:rsidR="00A10E00">
            <w:rPr>
              <w:noProof/>
              <w:webHidden/>
            </w:rPr>
            <w:instrText xml:space="preserve"> PAGEREF _Toc144421237 \h </w:instrText>
          </w:r>
          <w:r w:rsidR="00A10E00">
            <w:rPr>
              <w:noProof/>
              <w:webHidden/>
            </w:rPr>
          </w:r>
          <w:r w:rsidR="00A10E00">
            <w:rPr>
              <w:noProof/>
              <w:webHidden/>
            </w:rPr>
            <w:fldChar w:fldCharType="separate"/>
          </w:r>
          <w:ins w:id="89" w:author="jonathan pritchard" w:date="2024-02-06T16:08:00Z">
            <w:r w:rsidR="00EE4356">
              <w:rPr>
                <w:noProof/>
                <w:webHidden/>
              </w:rPr>
              <w:t>13</w:t>
            </w:r>
          </w:ins>
          <w:del w:id="90"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51457132" w14:textId="2A2977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"_Toc144421238"</w:instrText>
          </w:r>
          <w:r>
            <w:rPr>
              <w:noProof/>
            </w:rPr>
          </w:r>
          <w:r>
            <w:rPr>
              <w:noProof/>
            </w:rPr>
            <w:fldChar w:fldCharType="separate"/>
          </w:r>
          <w:r w:rsidR="00A10E00" w:rsidRPr="00620262">
            <w:rPr>
              <w:rStyle w:val="Hyperlink"/>
              <w:noProof/>
            </w:rPr>
            <w:t>C-7.2.15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w:t>
          </w:r>
          <w:r w:rsidR="00A10E00">
            <w:rPr>
              <w:noProof/>
              <w:webHidden/>
            </w:rPr>
            <w:tab/>
          </w:r>
          <w:r w:rsidR="00A10E00">
            <w:rPr>
              <w:noProof/>
              <w:webHidden/>
            </w:rPr>
            <w:fldChar w:fldCharType="begin"/>
          </w:r>
          <w:r w:rsidR="00A10E00">
            <w:rPr>
              <w:noProof/>
              <w:webHidden/>
            </w:rPr>
            <w:instrText xml:space="preserve"> PAGEREF _Toc144421238 \h </w:instrText>
          </w:r>
          <w:r w:rsidR="00A10E00">
            <w:rPr>
              <w:noProof/>
              <w:webHidden/>
            </w:rPr>
          </w:r>
          <w:r w:rsidR="00A10E00">
            <w:rPr>
              <w:noProof/>
              <w:webHidden/>
            </w:rPr>
            <w:fldChar w:fldCharType="separate"/>
          </w:r>
          <w:ins w:id="91" w:author="jonathan pritchard" w:date="2024-02-06T16:08:00Z">
            <w:r w:rsidR="00EE4356">
              <w:rPr>
                <w:noProof/>
                <w:webHidden/>
              </w:rPr>
              <w:t>13</w:t>
            </w:r>
          </w:ins>
          <w:del w:id="92"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0145E1B" w14:textId="22D904B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9" w:history="1">
            <w:r w:rsidR="00A10E00" w:rsidRPr="00620262">
              <w:rPr>
                <w:rStyle w:val="Hyperlink"/>
                <w:noProof/>
              </w:rPr>
              <w:t>C-7.2.16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Validity times</w:t>
            </w:r>
            <w:r w:rsidR="00A10E00">
              <w:rPr>
                <w:noProof/>
                <w:webHidden/>
              </w:rPr>
              <w:tab/>
            </w:r>
            <w:r w:rsidR="00A10E00">
              <w:rPr>
                <w:noProof/>
                <w:webHidden/>
              </w:rPr>
              <w:fldChar w:fldCharType="begin"/>
            </w:r>
            <w:r w:rsidR="00A10E00">
              <w:rPr>
                <w:noProof/>
                <w:webHidden/>
              </w:rPr>
              <w:instrText xml:space="preserve"> PAGEREF _Toc144421239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586B34EF" w14:textId="1AF09CF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0" w:history="1">
            <w:r w:rsidR="00A10E00" w:rsidRPr="00620262">
              <w:rPr>
                <w:rStyle w:val="Hyperlink"/>
                <w:noProof/>
              </w:rPr>
              <w:t>C-7.3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w:t>
            </w:r>
            <w:r w:rsidR="00A10E00">
              <w:rPr>
                <w:noProof/>
                <w:webHidden/>
              </w:rPr>
              <w:tab/>
            </w:r>
            <w:r w:rsidR="00A10E00">
              <w:rPr>
                <w:noProof/>
                <w:webHidden/>
              </w:rPr>
              <w:fldChar w:fldCharType="begin"/>
            </w:r>
            <w:r w:rsidR="00A10E00">
              <w:rPr>
                <w:noProof/>
                <w:webHidden/>
              </w:rPr>
              <w:instrText xml:space="preserve"> PAGEREF _Toc144421240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23DA89DF" w14:textId="55969B9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41" w:history="1">
            <w:r w:rsidR="00A10E00" w:rsidRPr="00620262">
              <w:rPr>
                <w:rStyle w:val="Hyperlink"/>
                <w:noProof/>
              </w:rPr>
              <w:t>C-8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 Interoperability</w:t>
            </w:r>
            <w:r w:rsidR="00A10E00">
              <w:rPr>
                <w:noProof/>
                <w:webHidden/>
              </w:rPr>
              <w:tab/>
            </w:r>
            <w:r w:rsidR="00A10E00">
              <w:rPr>
                <w:noProof/>
                <w:webHidden/>
              </w:rPr>
              <w:fldChar w:fldCharType="begin"/>
            </w:r>
            <w:r w:rsidR="00A10E00">
              <w:rPr>
                <w:noProof/>
                <w:webHidden/>
              </w:rPr>
              <w:instrText xml:space="preserve"> PAGEREF _Toc144421241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11E7E9B6" w14:textId="41973DA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2" w:history="1">
            <w:r w:rsidR="00A10E00" w:rsidRPr="00620262">
              <w:rPr>
                <w:rStyle w:val="Hyperlink"/>
                <w:noProof/>
              </w:rPr>
              <w:t>C-8.1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Phased implementation of interoperability</w:t>
            </w:r>
            <w:r w:rsidR="00A10E00">
              <w:rPr>
                <w:noProof/>
                <w:webHidden/>
              </w:rPr>
              <w:tab/>
            </w:r>
            <w:r w:rsidR="00A10E00">
              <w:rPr>
                <w:noProof/>
                <w:webHidden/>
              </w:rPr>
              <w:fldChar w:fldCharType="begin"/>
            </w:r>
            <w:r w:rsidR="00A10E00">
              <w:rPr>
                <w:noProof/>
                <w:webHidden/>
              </w:rPr>
              <w:instrText xml:space="preserve"> PAGEREF _Toc144421242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08FD995A" w14:textId="4F74F76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"_Toc144421243"</w:instrText>
          </w:r>
          <w:r>
            <w:rPr>
              <w:noProof/>
            </w:rPr>
          </w:r>
          <w:r>
            <w:rPr>
              <w:noProof/>
            </w:rPr>
            <w:fldChar w:fldCharType="separate"/>
          </w:r>
          <w:r w:rsidR="00A10E00" w:rsidRPr="00620262">
            <w:rPr>
              <w:rStyle w:val="Hyperlink"/>
              <w:noProof/>
            </w:rPr>
            <w:t>C-8.2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 and icons with interoperability ON</w:t>
          </w:r>
          <w:r w:rsidR="00A10E00">
            <w:rPr>
              <w:noProof/>
              <w:webHidden/>
            </w:rPr>
            <w:tab/>
          </w:r>
          <w:r w:rsidR="00A10E00">
            <w:rPr>
              <w:noProof/>
              <w:webHidden/>
            </w:rPr>
            <w:fldChar w:fldCharType="begin"/>
          </w:r>
          <w:r w:rsidR="00A10E00">
            <w:rPr>
              <w:noProof/>
              <w:webHidden/>
            </w:rPr>
            <w:instrText xml:space="preserve"> PAGEREF _Toc144421243 \h </w:instrText>
          </w:r>
          <w:r w:rsidR="00A10E00">
            <w:rPr>
              <w:noProof/>
              <w:webHidden/>
            </w:rPr>
          </w:r>
          <w:r w:rsidR="00A10E00">
            <w:rPr>
              <w:noProof/>
              <w:webHidden/>
            </w:rPr>
            <w:fldChar w:fldCharType="separate"/>
          </w:r>
          <w:ins w:id="93" w:author="jonathan pritchard" w:date="2024-02-06T16:08:00Z">
            <w:r w:rsidR="00EE4356">
              <w:rPr>
                <w:noProof/>
                <w:webHidden/>
              </w:rPr>
              <w:t>14</w:t>
            </w:r>
          </w:ins>
          <w:del w:id="94" w:author="jonathan pritchard" w:date="2024-02-06T16:08:00Z">
            <w:r w:rsidR="00A10E00" w:rsidDel="00EE4356">
              <w:rPr>
                <w:noProof/>
                <w:webHidden/>
              </w:rPr>
              <w:delText>13</w:delText>
            </w:r>
          </w:del>
          <w:r w:rsidR="00A10E00">
            <w:rPr>
              <w:noProof/>
              <w:webHidden/>
            </w:rPr>
            <w:fldChar w:fldCharType="end"/>
          </w:r>
          <w:r>
            <w:rPr>
              <w:noProof/>
            </w:rPr>
            <w:fldChar w:fldCharType="end"/>
          </w:r>
        </w:p>
        <w:p w14:paraId="03F0C7F3" w14:textId="2448261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4" w:history="1">
            <w:r w:rsidR="00A10E00" w:rsidRPr="00620262">
              <w:rPr>
                <w:rStyle w:val="Hyperlink"/>
                <w:noProof/>
              </w:rPr>
              <w:t>C-8.3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functions for interoperability</w:t>
            </w:r>
            <w:r w:rsidR="00A10E00">
              <w:rPr>
                <w:noProof/>
                <w:webHidden/>
              </w:rPr>
              <w:tab/>
            </w:r>
            <w:r w:rsidR="00A10E00">
              <w:rPr>
                <w:noProof/>
                <w:webHidden/>
              </w:rPr>
              <w:fldChar w:fldCharType="begin"/>
            </w:r>
            <w:r w:rsidR="00A10E00">
              <w:rPr>
                <w:noProof/>
                <w:webHidden/>
              </w:rPr>
              <w:instrText xml:space="preserve"> PAGEREF _Toc144421244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473355DF" w14:textId="7EC65EA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5" w:history="1">
            <w:r w:rsidR="00A10E00" w:rsidRPr="00620262">
              <w:rPr>
                <w:rStyle w:val="Hyperlink"/>
                <w:noProof/>
              </w:rPr>
              <w:t>C-8.3.1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navigation functions</w:t>
            </w:r>
            <w:r w:rsidR="00A10E00">
              <w:rPr>
                <w:noProof/>
                <w:webHidden/>
              </w:rPr>
              <w:tab/>
            </w:r>
            <w:r w:rsidR="00A10E00">
              <w:rPr>
                <w:noProof/>
                <w:webHidden/>
              </w:rPr>
              <w:fldChar w:fldCharType="begin"/>
            </w:r>
            <w:r w:rsidR="00A10E00">
              <w:rPr>
                <w:noProof/>
                <w:webHidden/>
              </w:rPr>
              <w:instrText xml:space="preserve"> PAGEREF _Toc144421245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7722661" w14:textId="66F3BB9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6" w:history="1">
            <w:r w:rsidR="00A10E00" w:rsidRPr="00620262">
              <w:rPr>
                <w:rStyle w:val="Hyperlink"/>
                <w:noProof/>
              </w:rPr>
              <w:t>C-8.3.2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Control of chart display functions</w:t>
            </w:r>
            <w:r w:rsidR="00A10E00">
              <w:rPr>
                <w:noProof/>
                <w:webHidden/>
              </w:rPr>
              <w:tab/>
            </w:r>
            <w:r w:rsidR="00A10E00">
              <w:rPr>
                <w:noProof/>
                <w:webHidden/>
              </w:rPr>
              <w:fldChar w:fldCharType="begin"/>
            </w:r>
            <w:r w:rsidR="00A10E00">
              <w:rPr>
                <w:noProof/>
                <w:webHidden/>
              </w:rPr>
              <w:instrText xml:space="preserve"> PAGEREF _Toc144421246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1370CF7" w14:textId="08637E32"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7" w:history="1">
            <w:r w:rsidR="00A10E00" w:rsidRPr="00620262">
              <w:rPr>
                <w:rStyle w:val="Hyperlink"/>
                <w:noProof/>
              </w:rPr>
              <w:t>C-8.3.3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Functions for control of chart functionality</w:t>
            </w:r>
            <w:r w:rsidR="00A10E00">
              <w:rPr>
                <w:noProof/>
                <w:webHidden/>
              </w:rPr>
              <w:tab/>
            </w:r>
            <w:r w:rsidR="00A10E00">
              <w:rPr>
                <w:noProof/>
                <w:webHidden/>
              </w:rPr>
              <w:fldChar w:fldCharType="begin"/>
            </w:r>
            <w:r w:rsidR="00A10E00">
              <w:rPr>
                <w:noProof/>
                <w:webHidden/>
              </w:rPr>
              <w:instrText xml:space="preserve"> PAGEREF _Toc144421247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07F91C47" w14:textId="04FCF3C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8" w:history="1">
            <w:r w:rsidR="00A10E00" w:rsidRPr="00620262">
              <w:rPr>
                <w:rStyle w:val="Hyperlink"/>
                <w:noProof/>
              </w:rPr>
              <w:t>C-8.3.4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Database functions</w:t>
            </w:r>
            <w:r w:rsidR="00A10E00">
              <w:rPr>
                <w:noProof/>
                <w:webHidden/>
              </w:rPr>
              <w:tab/>
            </w:r>
            <w:r w:rsidR="00A10E00">
              <w:rPr>
                <w:noProof/>
                <w:webHidden/>
              </w:rPr>
              <w:fldChar w:fldCharType="begin"/>
            </w:r>
            <w:r w:rsidR="00A10E00">
              <w:rPr>
                <w:noProof/>
                <w:webHidden/>
              </w:rPr>
              <w:instrText xml:space="preserve"> PAGEREF _Toc144421248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7ABE7A46" w14:textId="6B846CA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"_Toc144421249"</w:instrText>
          </w:r>
          <w:r>
            <w:rPr>
              <w:noProof/>
            </w:rPr>
          </w:r>
          <w:r>
            <w:rPr>
              <w:noProof/>
            </w:rPr>
            <w:fldChar w:fldCharType="separate"/>
          </w:r>
          <w:r w:rsidR="00A10E00" w:rsidRPr="00620262">
            <w:rPr>
              <w:rStyle w:val="Hyperlink"/>
              <w:noProof/>
            </w:rPr>
            <w:t>C-8.3.5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groups</w:t>
          </w:r>
          <w:r w:rsidR="00A10E00">
            <w:rPr>
              <w:noProof/>
              <w:webHidden/>
            </w:rPr>
            <w:tab/>
          </w:r>
          <w:r w:rsidR="00A10E00">
            <w:rPr>
              <w:noProof/>
              <w:webHidden/>
            </w:rPr>
            <w:fldChar w:fldCharType="begin"/>
          </w:r>
          <w:r w:rsidR="00A10E00">
            <w:rPr>
              <w:noProof/>
              <w:webHidden/>
            </w:rPr>
            <w:instrText xml:space="preserve"> PAGEREF _Toc144421249 \h </w:instrText>
          </w:r>
          <w:r w:rsidR="00A10E00">
            <w:rPr>
              <w:noProof/>
              <w:webHidden/>
            </w:rPr>
          </w:r>
          <w:r w:rsidR="00A10E00">
            <w:rPr>
              <w:noProof/>
              <w:webHidden/>
            </w:rPr>
            <w:fldChar w:fldCharType="separate"/>
          </w:r>
          <w:ins w:id="95" w:author="jonathan pritchard" w:date="2024-02-06T16:08:00Z">
            <w:r w:rsidR="00EE4356">
              <w:rPr>
                <w:noProof/>
                <w:webHidden/>
              </w:rPr>
              <w:t>16</w:t>
            </w:r>
          </w:ins>
          <w:del w:id="96"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865CF41" w14:textId="37C3735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"_Toc144421250"</w:instrText>
          </w:r>
          <w:r>
            <w:rPr>
              <w:noProof/>
            </w:rPr>
          </w:r>
          <w:r>
            <w:rPr>
              <w:noProof/>
            </w:rPr>
            <w:fldChar w:fldCharType="separate"/>
          </w:r>
          <w:r w:rsidR="00A10E00" w:rsidRPr="00620262">
            <w:rPr>
              <w:rStyle w:val="Hyperlink"/>
              <w:noProof/>
            </w:rPr>
            <w:t>C-8.3.6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accessibility</w:t>
          </w:r>
          <w:r w:rsidR="00A10E00">
            <w:rPr>
              <w:noProof/>
              <w:webHidden/>
            </w:rPr>
            <w:tab/>
          </w:r>
          <w:r w:rsidR="00A10E00">
            <w:rPr>
              <w:noProof/>
              <w:webHidden/>
            </w:rPr>
            <w:fldChar w:fldCharType="begin"/>
          </w:r>
          <w:r w:rsidR="00A10E00">
            <w:rPr>
              <w:noProof/>
              <w:webHidden/>
            </w:rPr>
            <w:instrText xml:space="preserve"> PAGEREF _Toc144421250 \h </w:instrText>
          </w:r>
          <w:r w:rsidR="00A10E00">
            <w:rPr>
              <w:noProof/>
              <w:webHidden/>
            </w:rPr>
          </w:r>
          <w:r w:rsidR="00A10E00">
            <w:rPr>
              <w:noProof/>
              <w:webHidden/>
            </w:rPr>
            <w:fldChar w:fldCharType="separate"/>
          </w:r>
          <w:ins w:id="97" w:author="jonathan pritchard" w:date="2024-02-06T16:08:00Z">
            <w:r w:rsidR="00EE4356">
              <w:rPr>
                <w:noProof/>
                <w:webHidden/>
              </w:rPr>
              <w:t>16</w:t>
            </w:r>
          </w:ins>
          <w:del w:id="98"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4CCEC51" w14:textId="76175D93"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1" w:history="1">
            <w:r w:rsidR="00A10E00" w:rsidRPr="00620262">
              <w:rPr>
                <w:rStyle w:val="Hyperlink"/>
                <w:noProof/>
              </w:rPr>
              <w:t>C-8.3.7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Condition-dependent enhancements to user interface</w:t>
            </w:r>
            <w:r w:rsidR="00A10E00">
              <w:rPr>
                <w:noProof/>
                <w:webHidden/>
              </w:rPr>
              <w:tab/>
            </w:r>
            <w:r w:rsidR="00A10E00">
              <w:rPr>
                <w:noProof/>
                <w:webHidden/>
              </w:rPr>
              <w:fldChar w:fldCharType="begin"/>
            </w:r>
            <w:r w:rsidR="00A10E00">
              <w:rPr>
                <w:noProof/>
                <w:webHidden/>
              </w:rPr>
              <w:instrText xml:space="preserve"> PAGEREF _Toc144421251 \h </w:instrText>
            </w:r>
            <w:r w:rsidR="00A10E00">
              <w:rPr>
                <w:noProof/>
                <w:webHidden/>
              </w:rPr>
            </w:r>
            <w:r w:rsidR="00A10E00">
              <w:rPr>
                <w:noProof/>
                <w:webHidden/>
              </w:rPr>
              <w:fldChar w:fldCharType="separate"/>
            </w:r>
            <w:r w:rsidR="00EE4356">
              <w:rPr>
                <w:noProof/>
                <w:webHidden/>
              </w:rPr>
              <w:t>16</w:t>
            </w:r>
            <w:r w:rsidR="00A10E00">
              <w:rPr>
                <w:noProof/>
                <w:webHidden/>
              </w:rPr>
              <w:fldChar w:fldCharType="end"/>
            </w:r>
          </w:hyperlink>
        </w:p>
        <w:p w14:paraId="7492DB6E" w14:textId="4CF9257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"_Toc144421252"</w:instrText>
          </w:r>
          <w:r>
            <w:rPr>
              <w:noProof/>
            </w:rPr>
          </w:r>
          <w:r>
            <w:rPr>
              <w:noProof/>
            </w:rPr>
            <w:fldChar w:fldCharType="separate"/>
          </w:r>
          <w:r w:rsidR="00A10E00" w:rsidRPr="00620262">
            <w:rPr>
              <w:rStyle w:val="Hyperlink"/>
              <w:noProof/>
            </w:rPr>
            <w:t>C-8.3.8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Status display</w:t>
          </w:r>
          <w:r w:rsidR="00A10E00">
            <w:rPr>
              <w:noProof/>
              <w:webHidden/>
            </w:rPr>
            <w:tab/>
          </w:r>
          <w:r w:rsidR="00A10E00">
            <w:rPr>
              <w:noProof/>
              <w:webHidden/>
            </w:rPr>
            <w:fldChar w:fldCharType="begin"/>
          </w:r>
          <w:r w:rsidR="00A10E00">
            <w:rPr>
              <w:noProof/>
              <w:webHidden/>
            </w:rPr>
            <w:instrText xml:space="preserve"> PAGEREF _Toc144421252 \h </w:instrText>
          </w:r>
          <w:r w:rsidR="00A10E00">
            <w:rPr>
              <w:noProof/>
              <w:webHidden/>
            </w:rPr>
          </w:r>
          <w:r w:rsidR="00A10E00">
            <w:rPr>
              <w:noProof/>
              <w:webHidden/>
            </w:rPr>
            <w:fldChar w:fldCharType="separate"/>
          </w:r>
          <w:ins w:id="99" w:author="jonathan pritchard" w:date="2024-02-06T16:08:00Z">
            <w:r w:rsidR="00EE4356">
              <w:rPr>
                <w:noProof/>
                <w:webHidden/>
              </w:rPr>
              <w:t>17</w:t>
            </w:r>
          </w:ins>
          <w:del w:id="100" w:author="jonathan pritchard" w:date="2024-02-06T16:08:00Z">
            <w:r w:rsidR="00A10E00" w:rsidDel="00EE4356">
              <w:rPr>
                <w:noProof/>
                <w:webHidden/>
              </w:rPr>
              <w:delText>16</w:delText>
            </w:r>
          </w:del>
          <w:r w:rsidR="00A10E00">
            <w:rPr>
              <w:noProof/>
              <w:webHidden/>
            </w:rPr>
            <w:fldChar w:fldCharType="end"/>
          </w:r>
          <w:r>
            <w:rPr>
              <w:noProof/>
            </w:rPr>
            <w:fldChar w:fldCharType="end"/>
          </w:r>
        </w:p>
        <w:p w14:paraId="40F8FC7A" w14:textId="578302A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3" w:history="1">
            <w:r w:rsidR="00A10E00" w:rsidRPr="00620262">
              <w:rPr>
                <w:rStyle w:val="Hyperlink"/>
                <w:noProof/>
              </w:rPr>
              <w:t>C-8.3.9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Settings</w:t>
            </w:r>
            <w:r w:rsidR="00A10E00">
              <w:rPr>
                <w:noProof/>
                <w:webHidden/>
              </w:rPr>
              <w:tab/>
            </w:r>
            <w:r w:rsidR="00A10E00">
              <w:rPr>
                <w:noProof/>
                <w:webHidden/>
              </w:rPr>
              <w:fldChar w:fldCharType="begin"/>
            </w:r>
            <w:r w:rsidR="00A10E00">
              <w:rPr>
                <w:noProof/>
                <w:webHidden/>
              </w:rPr>
              <w:instrText xml:space="preserve"> PAGEREF _Toc144421253 \h </w:instrText>
            </w:r>
            <w:r w:rsidR="00A10E00">
              <w:rPr>
                <w:noProof/>
                <w:webHidden/>
              </w:rPr>
            </w:r>
            <w:r w:rsidR="00A10E00">
              <w:rPr>
                <w:noProof/>
                <w:webHidden/>
              </w:rPr>
              <w:fldChar w:fldCharType="separate"/>
            </w:r>
            <w:r w:rsidR="00EE4356">
              <w:rPr>
                <w:noProof/>
                <w:webHidden/>
              </w:rPr>
              <w:t>17</w:t>
            </w:r>
            <w:r w:rsidR="00A10E00">
              <w:rPr>
                <w:noProof/>
                <w:webHidden/>
              </w:rPr>
              <w:fldChar w:fldCharType="end"/>
            </w:r>
          </w:hyperlink>
        </w:p>
        <w:p w14:paraId="2AFAB55B" w14:textId="6660A76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"_Toc144421254"</w:instrText>
          </w:r>
          <w:r>
            <w:rPr>
              <w:noProof/>
            </w:rPr>
          </w:r>
          <w:r>
            <w:rPr>
              <w:noProof/>
            </w:rPr>
            <w:fldChar w:fldCharType="separate"/>
          </w:r>
          <w:r w:rsidR="00A10E00" w:rsidRPr="00620262">
            <w:rPr>
              <w:rStyle w:val="Hyperlink"/>
              <w:noProof/>
            </w:rPr>
            <w:t>C-8.3.10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overload indications</w:t>
          </w:r>
          <w:r w:rsidR="00A10E00">
            <w:rPr>
              <w:noProof/>
              <w:webHidden/>
            </w:rPr>
            <w:tab/>
          </w:r>
          <w:r w:rsidR="00A10E00">
            <w:rPr>
              <w:noProof/>
              <w:webHidden/>
            </w:rPr>
            <w:fldChar w:fldCharType="begin"/>
          </w:r>
          <w:r w:rsidR="00A10E00">
            <w:rPr>
              <w:noProof/>
              <w:webHidden/>
            </w:rPr>
            <w:instrText xml:space="preserve"> PAGEREF _Toc144421254 \h </w:instrText>
          </w:r>
          <w:r w:rsidR="00A10E00">
            <w:rPr>
              <w:noProof/>
              <w:webHidden/>
            </w:rPr>
          </w:r>
          <w:r w:rsidR="00A10E00">
            <w:rPr>
              <w:noProof/>
              <w:webHidden/>
            </w:rPr>
            <w:fldChar w:fldCharType="separate"/>
          </w:r>
          <w:ins w:id="101" w:author="jonathan pritchard" w:date="2024-02-06T16:08:00Z">
            <w:r w:rsidR="00EE4356">
              <w:rPr>
                <w:noProof/>
                <w:webHidden/>
              </w:rPr>
              <w:t>18</w:t>
            </w:r>
          </w:ins>
          <w:del w:id="102"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6F0C2026" w14:textId="52890F8F"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"_Toc144421255"</w:instrText>
          </w:r>
          <w:r>
            <w:rPr>
              <w:noProof/>
            </w:rPr>
          </w:r>
          <w:r>
            <w:rPr>
              <w:noProof/>
            </w:rPr>
            <w:fldChar w:fldCharType="separate"/>
          </w:r>
          <w:r w:rsidR="00A10E00" w:rsidRPr="00620262">
            <w:rPr>
              <w:rStyle w:val="Hyperlink"/>
              <w:noProof/>
            </w:rPr>
            <w:t>C-9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Organisation and Operation</w:t>
          </w:r>
          <w:r w:rsidR="00A10E00">
            <w:rPr>
              <w:noProof/>
              <w:webHidden/>
            </w:rPr>
            <w:tab/>
          </w:r>
          <w:r w:rsidR="00A10E00">
            <w:rPr>
              <w:noProof/>
              <w:webHidden/>
            </w:rPr>
            <w:fldChar w:fldCharType="begin"/>
          </w:r>
          <w:r w:rsidR="00A10E00">
            <w:rPr>
              <w:noProof/>
              <w:webHidden/>
            </w:rPr>
            <w:instrText xml:space="preserve"> PAGEREF _Toc144421255 \h </w:instrText>
          </w:r>
          <w:r w:rsidR="00A10E00">
            <w:rPr>
              <w:noProof/>
              <w:webHidden/>
            </w:rPr>
          </w:r>
          <w:r w:rsidR="00A10E00">
            <w:rPr>
              <w:noProof/>
              <w:webHidden/>
            </w:rPr>
            <w:fldChar w:fldCharType="separate"/>
          </w:r>
          <w:ins w:id="103" w:author="jonathan pritchard" w:date="2024-02-06T16:08:00Z">
            <w:r w:rsidR="00EE4356">
              <w:rPr>
                <w:noProof/>
                <w:webHidden/>
              </w:rPr>
              <w:t>18</w:t>
            </w:r>
          </w:ins>
          <w:del w:id="104"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F3A4592" w14:textId="153C97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"_Toc144421256"</w:instrText>
          </w:r>
          <w:r>
            <w:rPr>
              <w:noProof/>
            </w:rPr>
          </w:r>
          <w:r>
            <w:rPr>
              <w:noProof/>
            </w:rPr>
            <w:fldChar w:fldCharType="separate"/>
          </w:r>
          <w:r w:rsidR="00A10E00" w:rsidRPr="00620262">
            <w:rPr>
              <w:rStyle w:val="Hyperlink"/>
              <w:noProof/>
            </w:rPr>
            <w:t>C-9.1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non-S-100 information</w:t>
          </w:r>
          <w:r w:rsidR="00A10E00">
            <w:rPr>
              <w:noProof/>
              <w:webHidden/>
            </w:rPr>
            <w:tab/>
          </w:r>
          <w:r w:rsidR="00A10E00">
            <w:rPr>
              <w:noProof/>
              <w:webHidden/>
            </w:rPr>
            <w:fldChar w:fldCharType="begin"/>
          </w:r>
          <w:r w:rsidR="00A10E00">
            <w:rPr>
              <w:noProof/>
              <w:webHidden/>
            </w:rPr>
            <w:instrText xml:space="preserve"> PAGEREF _Toc144421256 \h </w:instrText>
          </w:r>
          <w:r w:rsidR="00A10E00">
            <w:rPr>
              <w:noProof/>
              <w:webHidden/>
            </w:rPr>
          </w:r>
          <w:r w:rsidR="00A10E00">
            <w:rPr>
              <w:noProof/>
              <w:webHidden/>
            </w:rPr>
            <w:fldChar w:fldCharType="separate"/>
          </w:r>
          <w:ins w:id="105" w:author="jonathan pritchard" w:date="2024-02-06T16:08:00Z">
            <w:r w:rsidR="00EE4356">
              <w:rPr>
                <w:noProof/>
                <w:webHidden/>
              </w:rPr>
              <w:t>18</w:t>
            </w:r>
          </w:ins>
          <w:del w:id="106"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98BBDF1" w14:textId="21E4A9C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"_Toc144421257"</w:instrText>
          </w:r>
          <w:r>
            <w:rPr>
              <w:noProof/>
            </w:rPr>
          </w:r>
          <w:r>
            <w:rPr>
              <w:noProof/>
            </w:rPr>
            <w:fldChar w:fldCharType="separate"/>
          </w:r>
          <w:r w:rsidR="00A10E00" w:rsidRPr="00620262">
            <w:rPr>
              <w:rStyle w:val="Hyperlink"/>
              <w:noProof/>
            </w:rPr>
            <w:t>C-9.1.1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Distinguishing between official data and additional data</w:t>
          </w:r>
          <w:r w:rsidR="00A10E00">
            <w:rPr>
              <w:noProof/>
              <w:webHidden/>
            </w:rPr>
            <w:tab/>
          </w:r>
          <w:r w:rsidR="00A10E00">
            <w:rPr>
              <w:noProof/>
              <w:webHidden/>
            </w:rPr>
            <w:fldChar w:fldCharType="begin"/>
          </w:r>
          <w:r w:rsidR="00A10E00">
            <w:rPr>
              <w:noProof/>
              <w:webHidden/>
            </w:rPr>
            <w:instrText xml:space="preserve"> PAGEREF _Toc144421257 \h </w:instrText>
          </w:r>
          <w:r w:rsidR="00A10E00">
            <w:rPr>
              <w:noProof/>
              <w:webHidden/>
            </w:rPr>
          </w:r>
          <w:r w:rsidR="00A10E00">
            <w:rPr>
              <w:noProof/>
              <w:webHidden/>
            </w:rPr>
            <w:fldChar w:fldCharType="separate"/>
          </w:r>
          <w:ins w:id="107" w:author="jonathan pritchard" w:date="2024-02-06T16:08:00Z">
            <w:r w:rsidR="00EE4356">
              <w:rPr>
                <w:noProof/>
                <w:webHidden/>
              </w:rPr>
              <w:t>18</w:t>
            </w:r>
          </w:ins>
          <w:del w:id="108"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4102A077" w14:textId="182F8A4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"_Toc144421258"</w:instrText>
          </w:r>
          <w:r>
            <w:rPr>
              <w:noProof/>
            </w:rPr>
          </w:r>
          <w:r>
            <w:rPr>
              <w:noProof/>
            </w:rPr>
            <w:fldChar w:fldCharType="separate"/>
          </w:r>
          <w:r w:rsidR="00A10E00" w:rsidRPr="00620262">
            <w:rPr>
              <w:rStyle w:val="Hyperlink"/>
              <w:noProof/>
            </w:rPr>
            <w:t>C-9.1.2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_Toc144421258 \h </w:instrText>
          </w:r>
          <w:r w:rsidR="00A10E00">
            <w:rPr>
              <w:noProof/>
              <w:webHidden/>
            </w:rPr>
          </w:r>
          <w:r w:rsidR="00A10E00">
            <w:rPr>
              <w:noProof/>
              <w:webHidden/>
            </w:rPr>
            <w:fldChar w:fldCharType="separate"/>
          </w:r>
          <w:ins w:id="109" w:author="jonathan pritchard" w:date="2024-02-06T16:08:00Z">
            <w:r w:rsidR="00EE4356">
              <w:rPr>
                <w:noProof/>
                <w:webHidden/>
              </w:rPr>
              <w:t>19</w:t>
            </w:r>
          </w:ins>
          <w:del w:id="110"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1CD2CDE0" w14:textId="5F62A67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"_Toc144421259"</w:instrText>
          </w:r>
          <w:r>
            <w:rPr>
              <w:noProof/>
            </w:rPr>
          </w:r>
          <w:r>
            <w:rPr>
              <w:noProof/>
            </w:rPr>
            <w:fldChar w:fldCharType="separate"/>
          </w:r>
          <w:r w:rsidR="00A10E00" w:rsidRPr="00620262">
            <w:rPr>
              <w:rStyle w:val="Hyperlink"/>
              <w:noProof/>
            </w:rPr>
            <w:t>C-9.1.3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Manufacturer’s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_Toc144421259 \h </w:instrText>
          </w:r>
          <w:r w:rsidR="00A10E00">
            <w:rPr>
              <w:noProof/>
              <w:webHidden/>
            </w:rPr>
          </w:r>
          <w:r w:rsidR="00A10E00">
            <w:rPr>
              <w:noProof/>
              <w:webHidden/>
            </w:rPr>
            <w:fldChar w:fldCharType="separate"/>
          </w:r>
          <w:ins w:id="111" w:author="jonathan pritchard" w:date="2024-02-06T16:08:00Z">
            <w:r w:rsidR="00EE4356">
              <w:rPr>
                <w:noProof/>
                <w:webHidden/>
              </w:rPr>
              <w:t>20</w:t>
            </w:r>
          </w:ins>
          <w:del w:id="112"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5E30B947" w14:textId="0DCEC3A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"_Toc144421260"</w:instrText>
          </w:r>
          <w:r>
            <w:rPr>
              <w:noProof/>
            </w:rPr>
          </w:r>
          <w:r>
            <w:rPr>
              <w:noProof/>
            </w:rPr>
            <w:fldChar w:fldCharType="separate"/>
          </w:r>
          <w:r w:rsidR="00A10E00" w:rsidRPr="00620262">
            <w:rPr>
              <w:rStyle w:val="Hyperlink"/>
              <w:noProof/>
            </w:rPr>
            <w:t>C-9.1.4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Supplemental display items</w:t>
          </w:r>
          <w:r w:rsidR="00A10E00">
            <w:rPr>
              <w:noProof/>
              <w:webHidden/>
            </w:rPr>
            <w:tab/>
          </w:r>
          <w:r w:rsidR="00A10E00">
            <w:rPr>
              <w:noProof/>
              <w:webHidden/>
            </w:rPr>
            <w:fldChar w:fldCharType="begin"/>
          </w:r>
          <w:r w:rsidR="00A10E00">
            <w:rPr>
              <w:noProof/>
              <w:webHidden/>
            </w:rPr>
            <w:instrText xml:space="preserve"> PAGEREF _Toc144421260 \h </w:instrText>
          </w:r>
          <w:r w:rsidR="00A10E00">
            <w:rPr>
              <w:noProof/>
              <w:webHidden/>
            </w:rPr>
          </w:r>
          <w:r w:rsidR="00A10E00">
            <w:rPr>
              <w:noProof/>
              <w:webHidden/>
            </w:rPr>
            <w:fldChar w:fldCharType="separate"/>
          </w:r>
          <w:ins w:id="113" w:author="jonathan pritchard" w:date="2024-02-06T16:08:00Z">
            <w:r w:rsidR="00EE4356">
              <w:rPr>
                <w:noProof/>
                <w:webHidden/>
              </w:rPr>
              <w:t>20</w:t>
            </w:r>
          </w:ins>
          <w:del w:id="114"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0E40CDC2" w14:textId="500A978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"_Toc144421261"</w:instrText>
          </w:r>
          <w:r>
            <w:rPr>
              <w:noProof/>
            </w:rPr>
          </w:r>
          <w:r>
            <w:rPr>
              <w:noProof/>
            </w:rPr>
            <w:fldChar w:fldCharType="separate"/>
          </w:r>
          <w:r w:rsidR="00A10E00" w:rsidRPr="00620262">
            <w:rPr>
              <w:rStyle w:val="Hyperlink"/>
              <w:noProof/>
            </w:rPr>
            <w:t>C-9.1.5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Units</w:t>
          </w:r>
          <w:r w:rsidR="00A10E00">
            <w:rPr>
              <w:noProof/>
              <w:webHidden/>
            </w:rPr>
            <w:tab/>
          </w:r>
          <w:r w:rsidR="00A10E00">
            <w:rPr>
              <w:noProof/>
              <w:webHidden/>
            </w:rPr>
            <w:fldChar w:fldCharType="begin"/>
          </w:r>
          <w:r w:rsidR="00A10E00">
            <w:rPr>
              <w:noProof/>
              <w:webHidden/>
            </w:rPr>
            <w:instrText xml:space="preserve"> PAGEREF _Toc144421261 \h </w:instrText>
          </w:r>
          <w:r w:rsidR="00A10E00">
            <w:rPr>
              <w:noProof/>
              <w:webHidden/>
            </w:rPr>
          </w:r>
          <w:r w:rsidR="00A10E00">
            <w:rPr>
              <w:noProof/>
              <w:webHidden/>
            </w:rPr>
            <w:fldChar w:fldCharType="separate"/>
          </w:r>
          <w:ins w:id="115" w:author="jonathan pritchard" w:date="2024-02-06T16:08:00Z">
            <w:r w:rsidR="00EE4356">
              <w:rPr>
                <w:noProof/>
                <w:webHidden/>
              </w:rPr>
              <w:t>21</w:t>
            </w:r>
          </w:ins>
          <w:del w:id="116"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672253B5" w14:textId="4838246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"_Toc144421262"</w:instrText>
          </w:r>
          <w:r>
            <w:rPr>
              <w:noProof/>
            </w:rPr>
          </w:r>
          <w:r>
            <w:rPr>
              <w:noProof/>
            </w:rPr>
            <w:fldChar w:fldCharType="separate"/>
          </w:r>
          <w:r w:rsidR="00A10E00" w:rsidRPr="00620262">
            <w:rPr>
              <w:rStyle w:val="Hyperlink"/>
              <w:noProof/>
            </w:rPr>
            <w:t>C-9.1.6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w:t>
          </w:r>
          <w:r w:rsidR="00A10E00">
            <w:rPr>
              <w:noProof/>
              <w:webHidden/>
            </w:rPr>
            <w:tab/>
          </w:r>
          <w:r w:rsidR="00A10E00">
            <w:rPr>
              <w:noProof/>
              <w:webHidden/>
            </w:rPr>
            <w:fldChar w:fldCharType="begin"/>
          </w:r>
          <w:r w:rsidR="00A10E00">
            <w:rPr>
              <w:noProof/>
              <w:webHidden/>
            </w:rPr>
            <w:instrText xml:space="preserve"> PAGEREF _Toc144421262 \h </w:instrText>
          </w:r>
          <w:r w:rsidR="00A10E00">
            <w:rPr>
              <w:noProof/>
              <w:webHidden/>
            </w:rPr>
          </w:r>
          <w:r w:rsidR="00A10E00">
            <w:rPr>
              <w:noProof/>
              <w:webHidden/>
            </w:rPr>
            <w:fldChar w:fldCharType="separate"/>
          </w:r>
          <w:ins w:id="117" w:author="jonathan pritchard" w:date="2024-02-06T16:08:00Z">
            <w:r w:rsidR="00EE4356">
              <w:rPr>
                <w:noProof/>
                <w:webHidden/>
              </w:rPr>
              <w:t>21</w:t>
            </w:r>
          </w:ins>
          <w:del w:id="118"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2AF2247E" w14:textId="3F26941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"_Toc144421263"</w:instrText>
          </w:r>
          <w:r>
            <w:rPr>
              <w:noProof/>
            </w:rPr>
          </w:r>
          <w:r>
            <w:rPr>
              <w:noProof/>
            </w:rPr>
            <w:fldChar w:fldCharType="separate"/>
          </w:r>
          <w:r w:rsidR="00A10E00" w:rsidRPr="00620262">
            <w:rPr>
              <w:rStyle w:val="Hyperlink"/>
              <w:noProof/>
            </w:rPr>
            <w:t>C-9.2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of information</w:t>
          </w:r>
          <w:r w:rsidR="00A10E00">
            <w:rPr>
              <w:noProof/>
              <w:webHidden/>
            </w:rPr>
            <w:tab/>
          </w:r>
          <w:r w:rsidR="00A10E00">
            <w:rPr>
              <w:noProof/>
              <w:webHidden/>
            </w:rPr>
            <w:fldChar w:fldCharType="begin"/>
          </w:r>
          <w:r w:rsidR="00A10E00">
            <w:rPr>
              <w:noProof/>
              <w:webHidden/>
            </w:rPr>
            <w:instrText xml:space="preserve"> PAGEREF _Toc144421263 \h </w:instrText>
          </w:r>
          <w:r w:rsidR="00A10E00">
            <w:rPr>
              <w:noProof/>
              <w:webHidden/>
            </w:rPr>
          </w:r>
          <w:r w:rsidR="00A10E00">
            <w:rPr>
              <w:noProof/>
              <w:webHidden/>
            </w:rPr>
            <w:fldChar w:fldCharType="separate"/>
          </w:r>
          <w:ins w:id="119" w:author="jonathan pritchard" w:date="2024-02-06T16:08:00Z">
            <w:r w:rsidR="00EE4356">
              <w:rPr>
                <w:noProof/>
                <w:webHidden/>
              </w:rPr>
              <w:t>21</w:t>
            </w:r>
          </w:ins>
          <w:del w:id="120"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266EB22B" w14:textId="25FD4E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"_Toc144421264"</w:instrText>
          </w:r>
          <w:r>
            <w:rPr>
              <w:noProof/>
            </w:rPr>
          </w:r>
          <w:r>
            <w:rPr>
              <w:noProof/>
            </w:rPr>
            <w:fldChar w:fldCharType="separate"/>
          </w:r>
          <w:r w:rsidR="00A10E00" w:rsidRPr="00620262">
            <w:rPr>
              <w:rStyle w:val="Hyperlink"/>
              <w:noProof/>
            </w:rPr>
            <w:t>C-9.2.1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layers</w:t>
          </w:r>
          <w:r w:rsidR="00A10E00">
            <w:rPr>
              <w:noProof/>
              <w:webHidden/>
            </w:rPr>
            <w:tab/>
          </w:r>
          <w:r w:rsidR="00A10E00">
            <w:rPr>
              <w:noProof/>
              <w:webHidden/>
            </w:rPr>
            <w:fldChar w:fldCharType="begin"/>
          </w:r>
          <w:r w:rsidR="00A10E00">
            <w:rPr>
              <w:noProof/>
              <w:webHidden/>
            </w:rPr>
            <w:instrText xml:space="preserve"> PAGEREF _Toc144421264 \h </w:instrText>
          </w:r>
          <w:r w:rsidR="00A10E00">
            <w:rPr>
              <w:noProof/>
              <w:webHidden/>
            </w:rPr>
          </w:r>
          <w:r w:rsidR="00A10E00">
            <w:rPr>
              <w:noProof/>
              <w:webHidden/>
            </w:rPr>
            <w:fldChar w:fldCharType="separate"/>
          </w:r>
          <w:ins w:id="121" w:author="jonathan pritchard" w:date="2024-02-06T16:08:00Z">
            <w:r w:rsidR="00EE4356">
              <w:rPr>
                <w:noProof/>
                <w:webHidden/>
              </w:rPr>
              <w:t>21</w:t>
            </w:r>
          </w:ins>
          <w:del w:id="122"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B5DE87" w14:textId="0767CB0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"_Toc144421265"</w:instrText>
          </w:r>
          <w:r>
            <w:rPr>
              <w:noProof/>
            </w:rPr>
          </w:r>
          <w:r>
            <w:rPr>
              <w:noProof/>
            </w:rPr>
            <w:fldChar w:fldCharType="separate"/>
          </w:r>
          <w:r w:rsidR="00A10E00" w:rsidRPr="00620262">
            <w:rPr>
              <w:rStyle w:val="Hyperlink"/>
              <w:noProof/>
            </w:rPr>
            <w:t>C-9.2.2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Radar priority</w:t>
          </w:r>
          <w:r w:rsidR="00A10E00">
            <w:rPr>
              <w:noProof/>
              <w:webHidden/>
            </w:rPr>
            <w:tab/>
          </w:r>
          <w:r w:rsidR="00A10E00">
            <w:rPr>
              <w:noProof/>
              <w:webHidden/>
            </w:rPr>
            <w:fldChar w:fldCharType="begin"/>
          </w:r>
          <w:r w:rsidR="00A10E00">
            <w:rPr>
              <w:noProof/>
              <w:webHidden/>
            </w:rPr>
            <w:instrText xml:space="preserve"> PAGEREF _Toc144421265 \h </w:instrText>
          </w:r>
          <w:r w:rsidR="00A10E00">
            <w:rPr>
              <w:noProof/>
              <w:webHidden/>
            </w:rPr>
          </w:r>
          <w:r w:rsidR="00A10E00">
            <w:rPr>
              <w:noProof/>
              <w:webHidden/>
            </w:rPr>
            <w:fldChar w:fldCharType="separate"/>
          </w:r>
          <w:ins w:id="123" w:author="jonathan pritchard" w:date="2024-02-06T16:08:00Z">
            <w:r w:rsidR="00EE4356">
              <w:rPr>
                <w:noProof/>
                <w:webHidden/>
              </w:rPr>
              <w:t>22</w:t>
            </w:r>
          </w:ins>
          <w:del w:id="124"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26E91C" w14:textId="2D549C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"_Toc144421266"</w:instrText>
          </w:r>
          <w:r>
            <w:rPr>
              <w:noProof/>
            </w:rPr>
          </w:r>
          <w:r>
            <w:rPr>
              <w:noProof/>
            </w:rPr>
            <w:fldChar w:fldCharType="separate"/>
          </w:r>
          <w:r w:rsidR="00A10E00" w:rsidRPr="00620262">
            <w:rPr>
              <w:rStyle w:val="Hyperlink"/>
              <w:noProof/>
            </w:rPr>
            <w:t>C-9.3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categories</w:t>
          </w:r>
          <w:r w:rsidR="00A10E00">
            <w:rPr>
              <w:noProof/>
              <w:webHidden/>
            </w:rPr>
            <w:tab/>
          </w:r>
          <w:r w:rsidR="00A10E00">
            <w:rPr>
              <w:noProof/>
              <w:webHidden/>
            </w:rPr>
            <w:fldChar w:fldCharType="begin"/>
          </w:r>
          <w:r w:rsidR="00A10E00">
            <w:rPr>
              <w:noProof/>
              <w:webHidden/>
            </w:rPr>
            <w:instrText xml:space="preserve"> PAGEREF _Toc144421266 \h </w:instrText>
          </w:r>
          <w:r w:rsidR="00A10E00">
            <w:rPr>
              <w:noProof/>
              <w:webHidden/>
            </w:rPr>
          </w:r>
          <w:r w:rsidR="00A10E00">
            <w:rPr>
              <w:noProof/>
              <w:webHidden/>
            </w:rPr>
            <w:fldChar w:fldCharType="separate"/>
          </w:r>
          <w:ins w:id="125" w:author="jonathan pritchard" w:date="2024-02-06T16:08:00Z">
            <w:r w:rsidR="00EE4356">
              <w:rPr>
                <w:noProof/>
                <w:webHidden/>
              </w:rPr>
              <w:t>22</w:t>
            </w:r>
          </w:ins>
          <w:del w:id="126"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12C9D1FC" w14:textId="23547E3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"_Toc144421267"</w:instrText>
          </w:r>
          <w:r>
            <w:rPr>
              <w:noProof/>
            </w:rPr>
          </w:r>
          <w:r>
            <w:rPr>
              <w:noProof/>
            </w:rPr>
            <w:fldChar w:fldCharType="separate"/>
          </w:r>
          <w:r w:rsidR="00A10E00" w:rsidRPr="00620262">
            <w:rPr>
              <w:rStyle w:val="Hyperlink"/>
              <w:noProof/>
            </w:rPr>
            <w:t>C-9.3.1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Categories</w:t>
          </w:r>
          <w:r w:rsidR="00A10E00">
            <w:rPr>
              <w:noProof/>
              <w:webHidden/>
            </w:rPr>
            <w:tab/>
          </w:r>
          <w:r w:rsidR="00A10E00">
            <w:rPr>
              <w:noProof/>
              <w:webHidden/>
            </w:rPr>
            <w:fldChar w:fldCharType="begin"/>
          </w:r>
          <w:r w:rsidR="00A10E00">
            <w:rPr>
              <w:noProof/>
              <w:webHidden/>
            </w:rPr>
            <w:instrText xml:space="preserve"> PAGEREF _Toc144421267 \h </w:instrText>
          </w:r>
          <w:r w:rsidR="00A10E00">
            <w:rPr>
              <w:noProof/>
              <w:webHidden/>
            </w:rPr>
          </w:r>
          <w:r w:rsidR="00A10E00">
            <w:rPr>
              <w:noProof/>
              <w:webHidden/>
            </w:rPr>
            <w:fldChar w:fldCharType="separate"/>
          </w:r>
          <w:ins w:id="127" w:author="jonathan pritchard" w:date="2024-02-06T16:08:00Z">
            <w:r w:rsidR="00EE4356">
              <w:rPr>
                <w:noProof/>
                <w:webHidden/>
              </w:rPr>
              <w:t>22</w:t>
            </w:r>
          </w:ins>
          <w:del w:id="128"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38958EE" w14:textId="77D8F7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"_Toc144421268"</w:instrText>
          </w:r>
          <w:r>
            <w:rPr>
              <w:noProof/>
            </w:rPr>
          </w:r>
          <w:r>
            <w:rPr>
              <w:noProof/>
            </w:rPr>
            <w:fldChar w:fldCharType="separate"/>
          </w:r>
          <w:r w:rsidR="00A10E00" w:rsidRPr="00620262">
            <w:rPr>
              <w:rStyle w:val="Hyperlink"/>
              <w:noProof/>
            </w:rPr>
            <w:t>C-9.3.2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features for the route monitoring display</w:t>
          </w:r>
          <w:r w:rsidR="00A10E00">
            <w:rPr>
              <w:noProof/>
              <w:webHidden/>
            </w:rPr>
            <w:tab/>
          </w:r>
          <w:r w:rsidR="00A10E00">
            <w:rPr>
              <w:noProof/>
              <w:webHidden/>
            </w:rPr>
            <w:fldChar w:fldCharType="begin"/>
          </w:r>
          <w:r w:rsidR="00A10E00">
            <w:rPr>
              <w:noProof/>
              <w:webHidden/>
            </w:rPr>
            <w:instrText xml:space="preserve"> PAGEREF _Toc144421268 \h </w:instrText>
          </w:r>
          <w:r w:rsidR="00A10E00">
            <w:rPr>
              <w:noProof/>
              <w:webHidden/>
            </w:rPr>
          </w:r>
          <w:r w:rsidR="00A10E00">
            <w:rPr>
              <w:noProof/>
              <w:webHidden/>
            </w:rPr>
            <w:fldChar w:fldCharType="separate"/>
          </w:r>
          <w:ins w:id="129" w:author="jonathan pritchard" w:date="2024-02-06T16:08:00Z">
            <w:r w:rsidR="00EE4356">
              <w:rPr>
                <w:noProof/>
                <w:webHidden/>
              </w:rPr>
              <w:t>23</w:t>
            </w:r>
          </w:ins>
          <w:del w:id="130"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27259EFE" w14:textId="0A995EE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"_Toc144421269"</w:instrText>
          </w:r>
          <w:r>
            <w:rPr>
              <w:noProof/>
            </w:rPr>
          </w:r>
          <w:r>
            <w:rPr>
              <w:noProof/>
            </w:rPr>
            <w:fldChar w:fldCharType="separate"/>
          </w:r>
          <w:r w:rsidR="00A10E00" w:rsidRPr="00620262">
            <w:rPr>
              <w:rStyle w:val="Hyperlink"/>
              <w:noProof/>
            </w:rPr>
            <w:t>C-9.3.3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text for the route monitoring display</w:t>
          </w:r>
          <w:r w:rsidR="00A10E00">
            <w:rPr>
              <w:noProof/>
              <w:webHidden/>
            </w:rPr>
            <w:tab/>
          </w:r>
          <w:r w:rsidR="00A10E00">
            <w:rPr>
              <w:noProof/>
              <w:webHidden/>
            </w:rPr>
            <w:fldChar w:fldCharType="begin"/>
          </w:r>
          <w:r w:rsidR="00A10E00">
            <w:rPr>
              <w:noProof/>
              <w:webHidden/>
            </w:rPr>
            <w:instrText xml:space="preserve"> PAGEREF _Toc144421269 \h </w:instrText>
          </w:r>
          <w:r w:rsidR="00A10E00">
            <w:rPr>
              <w:noProof/>
              <w:webHidden/>
            </w:rPr>
          </w:r>
          <w:r w:rsidR="00A10E00">
            <w:rPr>
              <w:noProof/>
              <w:webHidden/>
            </w:rPr>
            <w:fldChar w:fldCharType="separate"/>
          </w:r>
          <w:ins w:id="131" w:author="jonathan pritchard" w:date="2024-02-06T16:08:00Z">
            <w:r w:rsidR="00EE4356">
              <w:rPr>
                <w:noProof/>
                <w:webHidden/>
              </w:rPr>
              <w:t>23</w:t>
            </w:r>
          </w:ins>
          <w:del w:id="132"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9514BC4" w14:textId="1F3665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"_Toc144421270"</w:instrText>
          </w:r>
          <w:r>
            <w:rPr>
              <w:noProof/>
            </w:rPr>
          </w:r>
          <w:r>
            <w:rPr>
              <w:noProof/>
            </w:rPr>
            <w:fldChar w:fldCharType="separate"/>
          </w:r>
          <w:r w:rsidR="00A10E00" w:rsidRPr="00620262">
            <w:rPr>
              <w:rStyle w:val="Hyperlink"/>
              <w:noProof/>
            </w:rPr>
            <w:t>C-9.3.4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Linkages between ECDIS options</w:t>
          </w:r>
          <w:r w:rsidR="00A10E00">
            <w:rPr>
              <w:noProof/>
              <w:webHidden/>
            </w:rPr>
            <w:tab/>
          </w:r>
          <w:r w:rsidR="00A10E00">
            <w:rPr>
              <w:noProof/>
              <w:webHidden/>
            </w:rPr>
            <w:fldChar w:fldCharType="begin"/>
          </w:r>
          <w:r w:rsidR="00A10E00">
            <w:rPr>
              <w:noProof/>
              <w:webHidden/>
            </w:rPr>
            <w:instrText xml:space="preserve"> PAGEREF _Toc144421270 \h </w:instrText>
          </w:r>
          <w:r w:rsidR="00A10E00">
            <w:rPr>
              <w:noProof/>
              <w:webHidden/>
            </w:rPr>
          </w:r>
          <w:r w:rsidR="00A10E00">
            <w:rPr>
              <w:noProof/>
              <w:webHidden/>
            </w:rPr>
            <w:fldChar w:fldCharType="separate"/>
          </w:r>
          <w:ins w:id="133" w:author="jonathan pritchard" w:date="2024-02-06T16:08:00Z">
            <w:r w:rsidR="00EE4356">
              <w:rPr>
                <w:noProof/>
                <w:webHidden/>
              </w:rPr>
              <w:t>23</w:t>
            </w:r>
          </w:ins>
          <w:del w:id="134"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ED481B5" w14:textId="7B28CB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"_Toc144421271"</w:instrText>
          </w:r>
          <w:r>
            <w:rPr>
              <w:noProof/>
            </w:rPr>
          </w:r>
          <w:r>
            <w:rPr>
              <w:noProof/>
            </w:rPr>
            <w:fldChar w:fldCharType="separate"/>
          </w:r>
          <w:r w:rsidR="00A10E00" w:rsidRPr="00620262">
            <w:rPr>
              <w:rStyle w:val="Hyperlink"/>
              <w:noProof/>
            </w:rPr>
            <w:t>C-9.4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Drawing priorities</w:t>
          </w:r>
          <w:r w:rsidR="00A10E00">
            <w:rPr>
              <w:noProof/>
              <w:webHidden/>
            </w:rPr>
            <w:tab/>
          </w:r>
          <w:r w:rsidR="00A10E00">
            <w:rPr>
              <w:noProof/>
              <w:webHidden/>
            </w:rPr>
            <w:fldChar w:fldCharType="begin"/>
          </w:r>
          <w:r w:rsidR="00A10E00">
            <w:rPr>
              <w:noProof/>
              <w:webHidden/>
            </w:rPr>
            <w:instrText xml:space="preserve"> PAGEREF _Toc144421271 \h </w:instrText>
          </w:r>
          <w:r w:rsidR="00A10E00">
            <w:rPr>
              <w:noProof/>
              <w:webHidden/>
            </w:rPr>
          </w:r>
          <w:r w:rsidR="00A10E00">
            <w:rPr>
              <w:noProof/>
              <w:webHidden/>
            </w:rPr>
            <w:fldChar w:fldCharType="separate"/>
          </w:r>
          <w:ins w:id="135" w:author="jonathan pritchard" w:date="2024-02-06T16:08:00Z">
            <w:r w:rsidR="00EE4356">
              <w:rPr>
                <w:noProof/>
                <w:webHidden/>
              </w:rPr>
              <w:t>24</w:t>
            </w:r>
          </w:ins>
          <w:del w:id="136"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980DEFC" w14:textId="265B934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"_Toc144421272"</w:instrText>
          </w:r>
          <w:r>
            <w:rPr>
              <w:noProof/>
            </w:rPr>
          </w:r>
          <w:r>
            <w:rPr>
              <w:noProof/>
            </w:rPr>
            <w:fldChar w:fldCharType="separate"/>
          </w:r>
          <w:r w:rsidR="00A10E00" w:rsidRPr="00620262">
            <w:rPr>
              <w:rStyle w:val="Hyperlink"/>
              <w:noProof/>
            </w:rPr>
            <w:t>C-9.5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_Toc144421272 \h </w:instrText>
          </w:r>
          <w:r w:rsidR="00A10E00">
            <w:rPr>
              <w:noProof/>
              <w:webHidden/>
            </w:rPr>
          </w:r>
          <w:r w:rsidR="00A10E00">
            <w:rPr>
              <w:noProof/>
              <w:webHidden/>
            </w:rPr>
            <w:fldChar w:fldCharType="separate"/>
          </w:r>
          <w:ins w:id="137" w:author="jonathan pritchard" w:date="2024-02-06T16:08:00Z">
            <w:r w:rsidR="00EE4356">
              <w:rPr>
                <w:noProof/>
                <w:webHidden/>
              </w:rPr>
              <w:t>25</w:t>
            </w:r>
          </w:ins>
          <w:del w:id="138"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0FF7487C" w14:textId="36FDA00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"_Toc144421273"</w:instrText>
          </w:r>
          <w:r>
            <w:rPr>
              <w:noProof/>
            </w:rPr>
          </w:r>
          <w:r>
            <w:rPr>
              <w:noProof/>
            </w:rPr>
            <w:fldChar w:fldCharType="separate"/>
          </w:r>
          <w:r w:rsidR="00A10E00" w:rsidRPr="00620262">
            <w:rPr>
              <w:rStyle w:val="Hyperlink"/>
              <w:noProof/>
            </w:rPr>
            <w:t>C-9.5.1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_Toc144421273 \h </w:instrText>
          </w:r>
          <w:r w:rsidR="00A10E00">
            <w:rPr>
              <w:noProof/>
              <w:webHidden/>
            </w:rPr>
          </w:r>
          <w:r w:rsidR="00A10E00">
            <w:rPr>
              <w:noProof/>
              <w:webHidden/>
            </w:rPr>
            <w:fldChar w:fldCharType="separate"/>
          </w:r>
          <w:ins w:id="139" w:author="jonathan pritchard" w:date="2024-02-06T16:08:00Z">
            <w:r w:rsidR="00EE4356">
              <w:rPr>
                <w:noProof/>
                <w:webHidden/>
              </w:rPr>
              <w:t>25</w:t>
            </w:r>
          </w:ins>
          <w:del w:id="140"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1CA475D8" w14:textId="1F421B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"_Toc144421274"</w:instrText>
          </w:r>
          <w:r>
            <w:rPr>
              <w:noProof/>
            </w:rPr>
          </w:r>
          <w:r>
            <w:rPr>
              <w:noProof/>
            </w:rPr>
            <w:fldChar w:fldCharType="separate"/>
          </w:r>
          <w:r w:rsidR="00A10E00" w:rsidRPr="00620262">
            <w:rPr>
              <w:rStyle w:val="Hyperlink"/>
              <w:noProof/>
            </w:rPr>
            <w:t>C-9.5.2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display base</w:t>
          </w:r>
          <w:r w:rsidR="00A10E00">
            <w:rPr>
              <w:noProof/>
              <w:webHidden/>
            </w:rPr>
            <w:tab/>
          </w:r>
          <w:r w:rsidR="00A10E00">
            <w:rPr>
              <w:noProof/>
              <w:webHidden/>
            </w:rPr>
            <w:fldChar w:fldCharType="begin"/>
          </w:r>
          <w:r w:rsidR="00A10E00">
            <w:rPr>
              <w:noProof/>
              <w:webHidden/>
            </w:rPr>
            <w:instrText xml:space="preserve"> PAGEREF _Toc144421274 \h </w:instrText>
          </w:r>
          <w:r w:rsidR="00A10E00">
            <w:rPr>
              <w:noProof/>
              <w:webHidden/>
            </w:rPr>
          </w:r>
          <w:r w:rsidR="00A10E00">
            <w:rPr>
              <w:noProof/>
              <w:webHidden/>
            </w:rPr>
            <w:fldChar w:fldCharType="separate"/>
          </w:r>
          <w:ins w:id="141" w:author="jonathan pritchard" w:date="2024-02-06T16:08:00Z">
            <w:r w:rsidR="00EE4356">
              <w:rPr>
                <w:noProof/>
                <w:webHidden/>
              </w:rPr>
              <w:t>26</w:t>
            </w:r>
          </w:ins>
          <w:del w:id="142" w:author="jonathan pritchard" w:date="2024-02-06T16:08:00Z">
            <w:r w:rsidR="00A10E00" w:rsidDel="00EE4356">
              <w:rPr>
                <w:noProof/>
                <w:webHidden/>
              </w:rPr>
              <w:delText>24</w:delText>
            </w:r>
          </w:del>
          <w:r w:rsidR="00A10E00">
            <w:rPr>
              <w:noProof/>
              <w:webHidden/>
            </w:rPr>
            <w:fldChar w:fldCharType="end"/>
          </w:r>
          <w:r>
            <w:rPr>
              <w:noProof/>
            </w:rPr>
            <w:fldChar w:fldCharType="end"/>
          </w:r>
        </w:p>
        <w:p w14:paraId="6C49AD2B" w14:textId="4A90081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"_Toc144421275"</w:instrText>
          </w:r>
          <w:r>
            <w:rPr>
              <w:noProof/>
            </w:rPr>
          </w:r>
          <w:r>
            <w:rPr>
              <w:noProof/>
            </w:rPr>
            <w:fldChar w:fldCharType="separate"/>
          </w:r>
          <w:r w:rsidR="00A10E00" w:rsidRPr="00620262">
            <w:rPr>
              <w:rStyle w:val="Hyperlink"/>
              <w:noProof/>
            </w:rPr>
            <w:t>C-9.5.3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Standard Display</w:t>
          </w:r>
          <w:r w:rsidR="00A10E00">
            <w:rPr>
              <w:noProof/>
              <w:webHidden/>
            </w:rPr>
            <w:tab/>
          </w:r>
          <w:r w:rsidR="00A10E00">
            <w:rPr>
              <w:noProof/>
              <w:webHidden/>
            </w:rPr>
            <w:fldChar w:fldCharType="begin"/>
          </w:r>
          <w:r w:rsidR="00A10E00">
            <w:rPr>
              <w:noProof/>
              <w:webHidden/>
            </w:rPr>
            <w:instrText xml:space="preserve"> PAGEREF _Toc144421275 \h </w:instrText>
          </w:r>
          <w:r w:rsidR="00A10E00">
            <w:rPr>
              <w:noProof/>
              <w:webHidden/>
            </w:rPr>
          </w:r>
          <w:r w:rsidR="00A10E00">
            <w:rPr>
              <w:noProof/>
              <w:webHidden/>
            </w:rPr>
            <w:fldChar w:fldCharType="separate"/>
          </w:r>
          <w:ins w:id="143" w:author="jonathan pritchard" w:date="2024-02-06T16:08:00Z">
            <w:r w:rsidR="00EE4356">
              <w:rPr>
                <w:noProof/>
                <w:webHidden/>
              </w:rPr>
              <w:t>28</w:t>
            </w:r>
          </w:ins>
          <w:del w:id="144" w:author="jonathan pritchard" w:date="2024-02-06T16:08:00Z">
            <w:r w:rsidR="00A10E00" w:rsidDel="00EE4356">
              <w:rPr>
                <w:noProof/>
                <w:webHidden/>
              </w:rPr>
              <w:delText>26</w:delText>
            </w:r>
          </w:del>
          <w:r w:rsidR="00A10E00">
            <w:rPr>
              <w:noProof/>
              <w:webHidden/>
            </w:rPr>
            <w:fldChar w:fldCharType="end"/>
          </w:r>
          <w:r>
            <w:rPr>
              <w:noProof/>
            </w:rPr>
            <w:fldChar w:fldCharType="end"/>
          </w:r>
        </w:p>
        <w:p w14:paraId="61853252" w14:textId="3AEAD38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"_Toc144421276"</w:instrText>
          </w:r>
          <w:r>
            <w:rPr>
              <w:noProof/>
            </w:rPr>
          </w:r>
          <w:r>
            <w:rPr>
              <w:noProof/>
            </w:rPr>
            <w:fldChar w:fldCharType="separate"/>
          </w:r>
          <w:r w:rsidR="00A10E00" w:rsidRPr="00620262">
            <w:rPr>
              <w:rStyle w:val="Hyperlink"/>
              <w:noProof/>
            </w:rPr>
            <w:t>C-9.5.4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other chart information</w:t>
          </w:r>
          <w:r w:rsidR="00A10E00">
            <w:rPr>
              <w:noProof/>
              <w:webHidden/>
            </w:rPr>
            <w:tab/>
          </w:r>
          <w:r w:rsidR="00A10E00">
            <w:rPr>
              <w:noProof/>
              <w:webHidden/>
            </w:rPr>
            <w:fldChar w:fldCharType="begin"/>
          </w:r>
          <w:r w:rsidR="00A10E00">
            <w:rPr>
              <w:noProof/>
              <w:webHidden/>
            </w:rPr>
            <w:instrText xml:space="preserve"> PAGEREF _Toc144421276 \h </w:instrText>
          </w:r>
          <w:r w:rsidR="00A10E00">
            <w:rPr>
              <w:noProof/>
              <w:webHidden/>
            </w:rPr>
          </w:r>
          <w:r w:rsidR="00A10E00">
            <w:rPr>
              <w:noProof/>
              <w:webHidden/>
            </w:rPr>
            <w:fldChar w:fldCharType="separate"/>
          </w:r>
          <w:ins w:id="145" w:author="jonathan pritchard" w:date="2024-02-06T16:08:00Z">
            <w:r w:rsidR="00EE4356">
              <w:rPr>
                <w:noProof/>
                <w:webHidden/>
              </w:rPr>
              <w:t>30</w:t>
            </w:r>
          </w:ins>
          <w:del w:id="146" w:author="jonathan pritchard" w:date="2024-02-06T16:08:00Z">
            <w:r w:rsidR="00A10E00" w:rsidDel="00EE4356">
              <w:rPr>
                <w:noProof/>
                <w:webHidden/>
              </w:rPr>
              <w:delText>28</w:delText>
            </w:r>
          </w:del>
          <w:r w:rsidR="00A10E00">
            <w:rPr>
              <w:noProof/>
              <w:webHidden/>
            </w:rPr>
            <w:fldChar w:fldCharType="end"/>
          </w:r>
          <w:r>
            <w:rPr>
              <w:noProof/>
            </w:rPr>
            <w:fldChar w:fldCharType="end"/>
          </w:r>
        </w:p>
        <w:p w14:paraId="4DE85C9D" w14:textId="1ED8CD4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"_Toc144421277"</w:instrText>
          </w:r>
          <w:r>
            <w:rPr>
              <w:noProof/>
            </w:rPr>
          </w:r>
          <w:r>
            <w:rPr>
              <w:noProof/>
            </w:rPr>
            <w:fldChar w:fldCharType="separate"/>
          </w:r>
          <w:r w:rsidR="00A10E00" w:rsidRPr="00620262">
            <w:rPr>
              <w:rStyle w:val="Hyperlink"/>
              <w:noProof/>
            </w:rPr>
            <w:t>C-9.5.5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mariner’s and manufacturer’s information</w:t>
          </w:r>
          <w:r w:rsidR="00A10E00">
            <w:rPr>
              <w:noProof/>
              <w:webHidden/>
            </w:rPr>
            <w:tab/>
          </w:r>
          <w:r w:rsidR="00A10E00">
            <w:rPr>
              <w:noProof/>
              <w:webHidden/>
            </w:rPr>
            <w:fldChar w:fldCharType="begin"/>
          </w:r>
          <w:r w:rsidR="00A10E00">
            <w:rPr>
              <w:noProof/>
              <w:webHidden/>
            </w:rPr>
            <w:instrText xml:space="preserve"> PAGEREF _Toc144421277 \h </w:instrText>
          </w:r>
          <w:r w:rsidR="00A10E00">
            <w:rPr>
              <w:noProof/>
              <w:webHidden/>
            </w:rPr>
          </w:r>
          <w:r w:rsidR="00A10E00">
            <w:rPr>
              <w:noProof/>
              <w:webHidden/>
            </w:rPr>
            <w:fldChar w:fldCharType="separate"/>
          </w:r>
          <w:ins w:id="147" w:author="jonathan pritchard" w:date="2024-02-06T16:08:00Z">
            <w:r w:rsidR="00EE4356">
              <w:rPr>
                <w:noProof/>
                <w:webHidden/>
              </w:rPr>
              <w:t>33</w:t>
            </w:r>
          </w:ins>
          <w:del w:id="148"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6635D14B" w14:textId="1D3D503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"_Toc144421278"</w:instrText>
          </w:r>
          <w:r>
            <w:rPr>
              <w:noProof/>
            </w:rPr>
          </w:r>
          <w:r>
            <w:rPr>
              <w:noProof/>
            </w:rPr>
            <w:fldChar w:fldCharType="separate"/>
          </w:r>
          <w:r w:rsidR="00A10E00" w:rsidRPr="00620262">
            <w:rPr>
              <w:rStyle w:val="Hyperlink"/>
              <w:noProof/>
            </w:rPr>
            <w:t>C-9.5.6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viewing group layer implementation</w:t>
          </w:r>
          <w:r w:rsidR="00A10E00">
            <w:rPr>
              <w:noProof/>
              <w:webHidden/>
            </w:rPr>
            <w:tab/>
          </w:r>
          <w:r w:rsidR="00A10E00">
            <w:rPr>
              <w:noProof/>
              <w:webHidden/>
            </w:rPr>
            <w:fldChar w:fldCharType="begin"/>
          </w:r>
          <w:r w:rsidR="00A10E00">
            <w:rPr>
              <w:noProof/>
              <w:webHidden/>
            </w:rPr>
            <w:instrText xml:space="preserve"> PAGEREF _Toc144421278 \h </w:instrText>
          </w:r>
          <w:r w:rsidR="00A10E00">
            <w:rPr>
              <w:noProof/>
              <w:webHidden/>
            </w:rPr>
          </w:r>
          <w:r w:rsidR="00A10E00">
            <w:rPr>
              <w:noProof/>
              <w:webHidden/>
            </w:rPr>
            <w:fldChar w:fldCharType="separate"/>
          </w:r>
          <w:ins w:id="149" w:author="jonathan pritchard" w:date="2024-02-06T16:08:00Z">
            <w:r w:rsidR="00EE4356">
              <w:rPr>
                <w:noProof/>
                <w:webHidden/>
              </w:rPr>
              <w:t>33</w:t>
            </w:r>
          </w:ins>
          <w:del w:id="150"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39AB176B" w14:textId="27BE2A4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"_Toc144421279"</w:instrText>
          </w:r>
          <w:r>
            <w:rPr>
              <w:noProof/>
            </w:rPr>
          </w:r>
          <w:r>
            <w:rPr>
              <w:noProof/>
            </w:rPr>
            <w:fldChar w:fldCharType="separate"/>
          </w:r>
          <w:r w:rsidR="00A10E00" w:rsidRPr="00620262">
            <w:rPr>
              <w:rStyle w:val="Hyperlink"/>
              <w:noProof/>
            </w:rPr>
            <w:t>C-9.6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_Toc144421279 \h </w:instrText>
          </w:r>
          <w:r w:rsidR="00A10E00">
            <w:rPr>
              <w:noProof/>
              <w:webHidden/>
            </w:rPr>
          </w:r>
          <w:r w:rsidR="00A10E00">
            <w:rPr>
              <w:noProof/>
              <w:webHidden/>
            </w:rPr>
            <w:fldChar w:fldCharType="separate"/>
          </w:r>
          <w:ins w:id="151" w:author="jonathan pritchard" w:date="2024-02-06T16:08:00Z">
            <w:r w:rsidR="00EE4356">
              <w:rPr>
                <w:noProof/>
                <w:webHidden/>
              </w:rPr>
              <w:t>34</w:t>
            </w:r>
          </w:ins>
          <w:del w:id="152"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3AE304C" w14:textId="4A0B85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"_Toc144421280"</w:instrText>
          </w:r>
          <w:r>
            <w:rPr>
              <w:noProof/>
            </w:rPr>
          </w:r>
          <w:r>
            <w:rPr>
              <w:noProof/>
            </w:rPr>
            <w:fldChar w:fldCharType="separate"/>
          </w:r>
          <w:r w:rsidR="00A10E00" w:rsidRPr="00620262">
            <w:rPr>
              <w:rStyle w:val="Hyperlink"/>
              <w:noProof/>
            </w:rPr>
            <w:t>C-9.7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ECDIS updates</w:t>
          </w:r>
          <w:r w:rsidR="00A10E00">
            <w:rPr>
              <w:noProof/>
              <w:webHidden/>
            </w:rPr>
            <w:tab/>
          </w:r>
          <w:r w:rsidR="00A10E00">
            <w:rPr>
              <w:noProof/>
              <w:webHidden/>
            </w:rPr>
            <w:fldChar w:fldCharType="begin"/>
          </w:r>
          <w:r w:rsidR="00A10E00">
            <w:rPr>
              <w:noProof/>
              <w:webHidden/>
            </w:rPr>
            <w:instrText xml:space="preserve"> PAGEREF _Toc144421280 \h </w:instrText>
          </w:r>
          <w:r w:rsidR="00A10E00">
            <w:rPr>
              <w:noProof/>
              <w:webHidden/>
            </w:rPr>
          </w:r>
          <w:r w:rsidR="00A10E00">
            <w:rPr>
              <w:noProof/>
              <w:webHidden/>
            </w:rPr>
            <w:fldChar w:fldCharType="separate"/>
          </w:r>
          <w:ins w:id="153" w:author="jonathan pritchard" w:date="2024-02-06T16:08:00Z">
            <w:r w:rsidR="00EE4356">
              <w:rPr>
                <w:noProof/>
                <w:webHidden/>
              </w:rPr>
              <w:t>34</w:t>
            </w:r>
          </w:ins>
          <w:del w:id="154"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C7FB7EF" w14:textId="232E50F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"_Toc144421281"</w:instrText>
          </w:r>
          <w:r>
            <w:rPr>
              <w:noProof/>
            </w:rPr>
          </w:r>
          <w:r>
            <w:rPr>
              <w:noProof/>
            </w:rPr>
            <w:fldChar w:fldCharType="separate"/>
          </w:r>
          <w:r w:rsidR="00A10E00" w:rsidRPr="00620262">
            <w:rPr>
              <w:rStyle w:val="Hyperlink"/>
              <w:noProof/>
            </w:rPr>
            <w:t>C-9.7.1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updates</w:t>
          </w:r>
          <w:r w:rsidR="00A10E00">
            <w:rPr>
              <w:noProof/>
              <w:webHidden/>
            </w:rPr>
            <w:tab/>
          </w:r>
          <w:r w:rsidR="00A10E00">
            <w:rPr>
              <w:noProof/>
              <w:webHidden/>
            </w:rPr>
            <w:fldChar w:fldCharType="begin"/>
          </w:r>
          <w:r w:rsidR="00A10E00">
            <w:rPr>
              <w:noProof/>
              <w:webHidden/>
            </w:rPr>
            <w:instrText xml:space="preserve"> PAGEREF _Toc144421281 \h </w:instrText>
          </w:r>
          <w:r w:rsidR="00A10E00">
            <w:rPr>
              <w:noProof/>
              <w:webHidden/>
            </w:rPr>
          </w:r>
          <w:r w:rsidR="00A10E00">
            <w:rPr>
              <w:noProof/>
              <w:webHidden/>
            </w:rPr>
            <w:fldChar w:fldCharType="separate"/>
          </w:r>
          <w:ins w:id="155" w:author="jonathan pritchard" w:date="2024-02-06T16:08:00Z">
            <w:r w:rsidR="00EE4356">
              <w:rPr>
                <w:noProof/>
                <w:webHidden/>
              </w:rPr>
              <w:t>35</w:t>
            </w:r>
          </w:ins>
          <w:del w:id="156"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AC0546B" w14:textId="1BBF250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"_Toc144421282"</w:instrText>
          </w:r>
          <w:r>
            <w:rPr>
              <w:noProof/>
            </w:rPr>
          </w:r>
          <w:r>
            <w:rPr>
              <w:noProof/>
            </w:rPr>
            <w:fldChar w:fldCharType="separate"/>
          </w:r>
          <w:r w:rsidR="00A10E00" w:rsidRPr="00620262">
            <w:rPr>
              <w:rStyle w:val="Hyperlink"/>
              <w:noProof/>
            </w:rPr>
            <w:t>C-9.7.2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updates</w:t>
          </w:r>
          <w:r w:rsidR="00A10E00">
            <w:rPr>
              <w:noProof/>
              <w:webHidden/>
            </w:rPr>
            <w:tab/>
          </w:r>
          <w:r w:rsidR="00A10E00">
            <w:rPr>
              <w:noProof/>
              <w:webHidden/>
            </w:rPr>
            <w:fldChar w:fldCharType="begin"/>
          </w:r>
          <w:r w:rsidR="00A10E00">
            <w:rPr>
              <w:noProof/>
              <w:webHidden/>
            </w:rPr>
            <w:instrText xml:space="preserve"> PAGEREF _Toc144421282 \h </w:instrText>
          </w:r>
          <w:r w:rsidR="00A10E00">
            <w:rPr>
              <w:noProof/>
              <w:webHidden/>
            </w:rPr>
          </w:r>
          <w:r w:rsidR="00A10E00">
            <w:rPr>
              <w:noProof/>
              <w:webHidden/>
            </w:rPr>
            <w:fldChar w:fldCharType="separate"/>
          </w:r>
          <w:ins w:id="157" w:author="jonathan pritchard" w:date="2024-02-06T16:08:00Z">
            <w:r w:rsidR="00EE4356">
              <w:rPr>
                <w:noProof/>
                <w:webHidden/>
              </w:rPr>
              <w:t>35</w:t>
            </w:r>
          </w:ins>
          <w:del w:id="158"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F736BCE" w14:textId="4688DE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"_Toc144421283"</w:instrText>
          </w:r>
          <w:r>
            <w:rPr>
              <w:noProof/>
            </w:rPr>
          </w:r>
          <w:r>
            <w:rPr>
              <w:noProof/>
            </w:rPr>
            <w:fldChar w:fldCharType="separate"/>
          </w:r>
          <w:r w:rsidR="00A10E00" w:rsidRPr="00620262">
            <w:rPr>
              <w:rStyle w:val="Hyperlink"/>
              <w:noProof/>
            </w:rPr>
            <w:t>C-9.8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functions</w:t>
          </w:r>
          <w:r w:rsidR="00A10E00">
            <w:rPr>
              <w:noProof/>
              <w:webHidden/>
            </w:rPr>
            <w:tab/>
          </w:r>
          <w:r w:rsidR="00A10E00">
            <w:rPr>
              <w:noProof/>
              <w:webHidden/>
            </w:rPr>
            <w:fldChar w:fldCharType="begin"/>
          </w:r>
          <w:r w:rsidR="00A10E00">
            <w:rPr>
              <w:noProof/>
              <w:webHidden/>
            </w:rPr>
            <w:instrText xml:space="preserve"> PAGEREF _Toc144421283 \h </w:instrText>
          </w:r>
          <w:r w:rsidR="00A10E00">
            <w:rPr>
              <w:noProof/>
              <w:webHidden/>
            </w:rPr>
          </w:r>
          <w:r w:rsidR="00A10E00">
            <w:rPr>
              <w:noProof/>
              <w:webHidden/>
            </w:rPr>
            <w:fldChar w:fldCharType="separate"/>
          </w:r>
          <w:ins w:id="159" w:author="jonathan pritchard" w:date="2024-02-06T16:08:00Z">
            <w:r w:rsidR="00EE4356">
              <w:rPr>
                <w:noProof/>
                <w:webHidden/>
              </w:rPr>
              <w:t>35</w:t>
            </w:r>
          </w:ins>
          <w:del w:id="160" w:author="jonathan pritchard" w:date="2024-02-06T16:08:00Z">
            <w:r w:rsidR="00A10E00" w:rsidDel="00EE4356">
              <w:rPr>
                <w:noProof/>
                <w:webHidden/>
              </w:rPr>
              <w:delText>33</w:delText>
            </w:r>
          </w:del>
          <w:r w:rsidR="00A10E00">
            <w:rPr>
              <w:noProof/>
              <w:webHidden/>
            </w:rPr>
            <w:fldChar w:fldCharType="end"/>
          </w:r>
          <w:r>
            <w:rPr>
              <w:noProof/>
            </w:rPr>
            <w:fldChar w:fldCharType="end"/>
          </w:r>
        </w:p>
        <w:p w14:paraId="19FB9CFF" w14:textId="0430DF3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"_Toc144421284"</w:instrText>
          </w:r>
          <w:r>
            <w:rPr>
              <w:noProof/>
            </w:rPr>
          </w:r>
          <w:r>
            <w:rPr>
              <w:noProof/>
            </w:rPr>
            <w:fldChar w:fldCharType="separate"/>
          </w:r>
          <w:r w:rsidR="00A10E00" w:rsidRPr="00620262">
            <w:rPr>
              <w:rStyle w:val="Hyperlink"/>
              <w:noProof/>
            </w:rPr>
            <w:t>C-10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Rules for Symbols and Text</w:t>
          </w:r>
          <w:r w:rsidR="00A10E00">
            <w:rPr>
              <w:noProof/>
              <w:webHidden/>
            </w:rPr>
            <w:tab/>
          </w:r>
          <w:r w:rsidR="00A10E00">
            <w:rPr>
              <w:noProof/>
              <w:webHidden/>
            </w:rPr>
            <w:fldChar w:fldCharType="begin"/>
          </w:r>
          <w:r w:rsidR="00A10E00">
            <w:rPr>
              <w:noProof/>
              <w:webHidden/>
            </w:rPr>
            <w:instrText xml:space="preserve"> PAGEREF _Toc144421284 \h </w:instrText>
          </w:r>
          <w:r w:rsidR="00A10E00">
            <w:rPr>
              <w:noProof/>
              <w:webHidden/>
            </w:rPr>
          </w:r>
          <w:r w:rsidR="00A10E00">
            <w:rPr>
              <w:noProof/>
              <w:webHidden/>
            </w:rPr>
            <w:fldChar w:fldCharType="separate"/>
          </w:r>
          <w:ins w:id="161" w:author="jonathan pritchard" w:date="2024-02-06T16:08:00Z">
            <w:r w:rsidR="00EE4356">
              <w:rPr>
                <w:noProof/>
                <w:webHidden/>
              </w:rPr>
              <w:t>37</w:t>
            </w:r>
          </w:ins>
          <w:del w:id="162"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4C2B056" w14:textId="79ECB2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"_Toc144421285"</w:instrText>
          </w:r>
          <w:r>
            <w:rPr>
              <w:noProof/>
            </w:rPr>
          </w:r>
          <w:r>
            <w:rPr>
              <w:noProof/>
            </w:rPr>
            <w:fldChar w:fldCharType="separate"/>
          </w:r>
          <w:r w:rsidR="00A10E00" w:rsidRPr="00620262">
            <w:rPr>
              <w:rStyle w:val="Hyperlink"/>
              <w:noProof/>
            </w:rPr>
            <w:t>C-10.1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 Specifications</w:t>
          </w:r>
          <w:r w:rsidR="00A10E00">
            <w:rPr>
              <w:noProof/>
              <w:webHidden/>
            </w:rPr>
            <w:tab/>
          </w:r>
          <w:r w:rsidR="00A10E00">
            <w:rPr>
              <w:noProof/>
              <w:webHidden/>
            </w:rPr>
            <w:fldChar w:fldCharType="begin"/>
          </w:r>
          <w:r w:rsidR="00A10E00">
            <w:rPr>
              <w:noProof/>
              <w:webHidden/>
            </w:rPr>
            <w:instrText xml:space="preserve"> PAGEREF _Toc144421285 \h </w:instrText>
          </w:r>
          <w:r w:rsidR="00A10E00">
            <w:rPr>
              <w:noProof/>
              <w:webHidden/>
            </w:rPr>
          </w:r>
          <w:r w:rsidR="00A10E00">
            <w:rPr>
              <w:noProof/>
              <w:webHidden/>
            </w:rPr>
            <w:fldChar w:fldCharType="separate"/>
          </w:r>
          <w:ins w:id="163" w:author="jonathan pritchard" w:date="2024-02-06T16:08:00Z">
            <w:r w:rsidR="00EE4356">
              <w:rPr>
                <w:noProof/>
                <w:webHidden/>
              </w:rPr>
              <w:t>37</w:t>
            </w:r>
          </w:ins>
          <w:del w:id="164"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1BF3BAF2" w14:textId="46AEFD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"_Toc144421286"</w:instrText>
          </w:r>
          <w:r>
            <w:rPr>
              <w:noProof/>
            </w:rPr>
          </w:r>
          <w:r>
            <w:rPr>
              <w:noProof/>
            </w:rPr>
            <w:fldChar w:fldCharType="separate"/>
          </w:r>
          <w:r w:rsidR="00A10E00" w:rsidRPr="00620262">
            <w:rPr>
              <w:rStyle w:val="Hyperlink"/>
              <w:noProof/>
            </w:rPr>
            <w:t>C-10.2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reproduction of lines, symbols and text</w:t>
          </w:r>
          <w:r w:rsidR="00A10E00">
            <w:rPr>
              <w:noProof/>
              <w:webHidden/>
            </w:rPr>
            <w:tab/>
          </w:r>
          <w:r w:rsidR="00A10E00">
            <w:rPr>
              <w:noProof/>
              <w:webHidden/>
            </w:rPr>
            <w:fldChar w:fldCharType="begin"/>
          </w:r>
          <w:r w:rsidR="00A10E00">
            <w:rPr>
              <w:noProof/>
              <w:webHidden/>
            </w:rPr>
            <w:instrText xml:space="preserve"> PAGEREF _Toc144421286 \h </w:instrText>
          </w:r>
          <w:r w:rsidR="00A10E00">
            <w:rPr>
              <w:noProof/>
              <w:webHidden/>
            </w:rPr>
          </w:r>
          <w:r w:rsidR="00A10E00">
            <w:rPr>
              <w:noProof/>
              <w:webHidden/>
            </w:rPr>
            <w:fldChar w:fldCharType="separate"/>
          </w:r>
          <w:ins w:id="165" w:author="jonathan pritchard" w:date="2024-02-06T16:08:00Z">
            <w:r w:rsidR="00EE4356">
              <w:rPr>
                <w:noProof/>
                <w:webHidden/>
              </w:rPr>
              <w:t>37</w:t>
            </w:r>
          </w:ins>
          <w:del w:id="166"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7057985F" w14:textId="13B2659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"_Toc144421287"</w:instrText>
          </w:r>
          <w:r>
            <w:rPr>
              <w:noProof/>
            </w:rPr>
          </w:r>
          <w:r>
            <w:rPr>
              <w:noProof/>
            </w:rPr>
            <w:fldChar w:fldCharType="separate"/>
          </w:r>
          <w:r w:rsidR="00A10E00" w:rsidRPr="00620262">
            <w:rPr>
              <w:rStyle w:val="Hyperlink"/>
              <w:noProof/>
            </w:rPr>
            <w:t>C-10.2.1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(informative)</w:t>
          </w:r>
          <w:r w:rsidR="00A10E00">
            <w:rPr>
              <w:noProof/>
              <w:webHidden/>
            </w:rPr>
            <w:tab/>
          </w:r>
          <w:r w:rsidR="00A10E00">
            <w:rPr>
              <w:noProof/>
              <w:webHidden/>
            </w:rPr>
            <w:fldChar w:fldCharType="begin"/>
          </w:r>
          <w:r w:rsidR="00A10E00">
            <w:rPr>
              <w:noProof/>
              <w:webHidden/>
            </w:rPr>
            <w:instrText xml:space="preserve"> PAGEREF _Toc144421287 \h </w:instrText>
          </w:r>
          <w:r w:rsidR="00A10E00">
            <w:rPr>
              <w:noProof/>
              <w:webHidden/>
            </w:rPr>
          </w:r>
          <w:r w:rsidR="00A10E00">
            <w:rPr>
              <w:noProof/>
              <w:webHidden/>
            </w:rPr>
            <w:fldChar w:fldCharType="separate"/>
          </w:r>
          <w:ins w:id="167" w:author="jonathan pritchard" w:date="2024-02-06T16:08:00Z">
            <w:r w:rsidR="00EE4356">
              <w:rPr>
                <w:noProof/>
                <w:webHidden/>
              </w:rPr>
              <w:t>37</w:t>
            </w:r>
          </w:ins>
          <w:del w:id="168"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B7D7922" w14:textId="6DFFB9D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"_Toc144421288"</w:instrText>
          </w:r>
          <w:r>
            <w:rPr>
              <w:noProof/>
            </w:rPr>
          </w:r>
          <w:r>
            <w:rPr>
              <w:noProof/>
            </w:rPr>
            <w:fldChar w:fldCharType="separate"/>
          </w:r>
          <w:r w:rsidR="00A10E00" w:rsidRPr="00620262">
            <w:rPr>
              <w:rStyle w:val="Hyperlink"/>
              <w:noProof/>
            </w:rPr>
            <w:t>C-10.2.2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size and resolution</w:t>
          </w:r>
          <w:r w:rsidR="00A10E00">
            <w:rPr>
              <w:noProof/>
              <w:webHidden/>
            </w:rPr>
            <w:tab/>
          </w:r>
          <w:r w:rsidR="00A10E00">
            <w:rPr>
              <w:noProof/>
              <w:webHidden/>
            </w:rPr>
            <w:fldChar w:fldCharType="begin"/>
          </w:r>
          <w:r w:rsidR="00A10E00">
            <w:rPr>
              <w:noProof/>
              <w:webHidden/>
            </w:rPr>
            <w:instrText xml:space="preserve"> PAGEREF _Toc144421288 \h </w:instrText>
          </w:r>
          <w:r w:rsidR="00A10E00">
            <w:rPr>
              <w:noProof/>
              <w:webHidden/>
            </w:rPr>
          </w:r>
          <w:r w:rsidR="00A10E00">
            <w:rPr>
              <w:noProof/>
              <w:webHidden/>
            </w:rPr>
            <w:fldChar w:fldCharType="separate"/>
          </w:r>
          <w:ins w:id="169" w:author="jonathan pritchard" w:date="2024-02-06T16:08:00Z">
            <w:r w:rsidR="00EE4356">
              <w:rPr>
                <w:noProof/>
                <w:webHidden/>
              </w:rPr>
              <w:t>38</w:t>
            </w:r>
          </w:ins>
          <w:del w:id="170"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479CFAAC" w14:textId="51712AC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"_Toc144421289"</w:instrText>
          </w:r>
          <w:r>
            <w:rPr>
              <w:noProof/>
            </w:rPr>
          </w:r>
          <w:r>
            <w:rPr>
              <w:noProof/>
            </w:rPr>
            <w:fldChar w:fldCharType="separate"/>
          </w:r>
          <w:r w:rsidR="00A10E00" w:rsidRPr="00620262">
            <w:rPr>
              <w:rStyle w:val="Hyperlink"/>
              <w:noProof/>
            </w:rPr>
            <w:t>C-10.2.3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Fonts</w:t>
          </w:r>
          <w:r w:rsidR="00A10E00">
            <w:rPr>
              <w:noProof/>
              <w:webHidden/>
            </w:rPr>
            <w:tab/>
          </w:r>
          <w:r w:rsidR="00A10E00">
            <w:rPr>
              <w:noProof/>
              <w:webHidden/>
            </w:rPr>
            <w:fldChar w:fldCharType="begin"/>
          </w:r>
          <w:r w:rsidR="00A10E00">
            <w:rPr>
              <w:noProof/>
              <w:webHidden/>
            </w:rPr>
            <w:instrText xml:space="preserve"> PAGEREF _Toc144421289 \h </w:instrText>
          </w:r>
          <w:r w:rsidR="00A10E00">
            <w:rPr>
              <w:noProof/>
              <w:webHidden/>
            </w:rPr>
          </w:r>
          <w:r w:rsidR="00A10E00">
            <w:rPr>
              <w:noProof/>
              <w:webHidden/>
            </w:rPr>
            <w:fldChar w:fldCharType="separate"/>
          </w:r>
          <w:ins w:id="171" w:author="jonathan pritchard" w:date="2024-02-06T16:08:00Z">
            <w:r w:rsidR="00EE4356">
              <w:rPr>
                <w:noProof/>
                <w:webHidden/>
              </w:rPr>
              <w:t>38</w:t>
            </w:r>
          </w:ins>
          <w:del w:id="172"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6C4972EC" w14:textId="46D2FA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"_Toc144421290"</w:instrText>
          </w:r>
          <w:r>
            <w:rPr>
              <w:noProof/>
            </w:rPr>
          </w:r>
          <w:r>
            <w:rPr>
              <w:noProof/>
            </w:rPr>
            <w:fldChar w:fldCharType="separate"/>
          </w:r>
          <w:r w:rsidR="00A10E00" w:rsidRPr="00620262">
            <w:rPr>
              <w:rStyle w:val="Hyperlink"/>
              <w:noProof/>
            </w:rPr>
            <w:t>C-10.2.4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Zooming</w:t>
          </w:r>
          <w:r w:rsidR="00A10E00">
            <w:rPr>
              <w:noProof/>
              <w:webHidden/>
            </w:rPr>
            <w:tab/>
          </w:r>
          <w:r w:rsidR="00A10E00">
            <w:rPr>
              <w:noProof/>
              <w:webHidden/>
            </w:rPr>
            <w:fldChar w:fldCharType="begin"/>
          </w:r>
          <w:r w:rsidR="00A10E00">
            <w:rPr>
              <w:noProof/>
              <w:webHidden/>
            </w:rPr>
            <w:instrText xml:space="preserve"> PAGEREF _Toc144421290 \h </w:instrText>
          </w:r>
          <w:r w:rsidR="00A10E00">
            <w:rPr>
              <w:noProof/>
              <w:webHidden/>
            </w:rPr>
          </w:r>
          <w:r w:rsidR="00A10E00">
            <w:rPr>
              <w:noProof/>
              <w:webHidden/>
            </w:rPr>
            <w:fldChar w:fldCharType="separate"/>
          </w:r>
          <w:ins w:id="173" w:author="jonathan pritchard" w:date="2024-02-06T16:08:00Z">
            <w:r w:rsidR="00EE4356">
              <w:rPr>
                <w:noProof/>
                <w:webHidden/>
              </w:rPr>
              <w:t>38</w:t>
            </w:r>
          </w:ins>
          <w:del w:id="174"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58CAAACA" w14:textId="7A142AC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"_Toc144421291"</w:instrText>
          </w:r>
          <w:r>
            <w:rPr>
              <w:noProof/>
            </w:rPr>
          </w:r>
          <w:r>
            <w:rPr>
              <w:noProof/>
            </w:rPr>
            <w:fldChar w:fldCharType="separate"/>
          </w:r>
          <w:r w:rsidR="00A10E00" w:rsidRPr="00620262">
            <w:rPr>
              <w:rStyle w:val="Hyperlink"/>
              <w:noProof/>
            </w:rPr>
            <w:t>C-10.3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options in symbols and linestyles</w:t>
          </w:r>
          <w:r w:rsidR="00A10E00">
            <w:rPr>
              <w:noProof/>
              <w:webHidden/>
            </w:rPr>
            <w:tab/>
          </w:r>
          <w:r w:rsidR="00A10E00">
            <w:rPr>
              <w:noProof/>
              <w:webHidden/>
            </w:rPr>
            <w:fldChar w:fldCharType="begin"/>
          </w:r>
          <w:r w:rsidR="00A10E00">
            <w:rPr>
              <w:noProof/>
              <w:webHidden/>
            </w:rPr>
            <w:instrText xml:space="preserve"> PAGEREF _Toc144421291 \h </w:instrText>
          </w:r>
          <w:r w:rsidR="00A10E00">
            <w:rPr>
              <w:noProof/>
              <w:webHidden/>
            </w:rPr>
          </w:r>
          <w:r w:rsidR="00A10E00">
            <w:rPr>
              <w:noProof/>
              <w:webHidden/>
            </w:rPr>
            <w:fldChar w:fldCharType="separate"/>
          </w:r>
          <w:ins w:id="175" w:author="jonathan pritchard" w:date="2024-02-06T16:08:00Z">
            <w:r w:rsidR="00EE4356">
              <w:rPr>
                <w:noProof/>
                <w:webHidden/>
              </w:rPr>
              <w:t>39</w:t>
            </w:r>
          </w:ins>
          <w:del w:id="176"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7206E650" w14:textId="76A555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"_Toc144421292"</w:instrText>
          </w:r>
          <w:r>
            <w:rPr>
              <w:noProof/>
            </w:rPr>
          </w:r>
          <w:r>
            <w:rPr>
              <w:noProof/>
            </w:rPr>
            <w:fldChar w:fldCharType="separate"/>
          </w:r>
          <w:r w:rsidR="00A10E00" w:rsidRPr="00620262">
            <w:rPr>
              <w:rStyle w:val="Hyperlink"/>
              <w:noProof/>
            </w:rPr>
            <w:t>C-10.4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orientation</w:t>
          </w:r>
          <w:r w:rsidR="00A10E00">
            <w:rPr>
              <w:noProof/>
              <w:webHidden/>
            </w:rPr>
            <w:tab/>
          </w:r>
          <w:r w:rsidR="00A10E00">
            <w:rPr>
              <w:noProof/>
              <w:webHidden/>
            </w:rPr>
            <w:fldChar w:fldCharType="begin"/>
          </w:r>
          <w:r w:rsidR="00A10E00">
            <w:rPr>
              <w:noProof/>
              <w:webHidden/>
            </w:rPr>
            <w:instrText xml:space="preserve"> PAGEREF _Toc144421292 \h </w:instrText>
          </w:r>
          <w:r w:rsidR="00A10E00">
            <w:rPr>
              <w:noProof/>
              <w:webHidden/>
            </w:rPr>
          </w:r>
          <w:r w:rsidR="00A10E00">
            <w:rPr>
              <w:noProof/>
              <w:webHidden/>
            </w:rPr>
            <w:fldChar w:fldCharType="separate"/>
          </w:r>
          <w:ins w:id="177" w:author="jonathan pritchard" w:date="2024-02-06T16:08:00Z">
            <w:r w:rsidR="00EE4356">
              <w:rPr>
                <w:noProof/>
                <w:webHidden/>
              </w:rPr>
              <w:t>39</w:t>
            </w:r>
          </w:ins>
          <w:del w:id="178"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0DBE9097" w14:textId="1CD82E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"_Toc144421293"</w:instrText>
          </w:r>
          <w:r>
            <w:rPr>
              <w:noProof/>
            </w:rPr>
          </w:r>
          <w:r>
            <w:rPr>
              <w:noProof/>
            </w:rPr>
            <w:fldChar w:fldCharType="separate"/>
          </w:r>
          <w:r w:rsidR="00A10E00" w:rsidRPr="00620262">
            <w:rPr>
              <w:rStyle w:val="Hyperlink"/>
              <w:noProof/>
            </w:rPr>
            <w:t>C-10.5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Common text information attributes</w:t>
          </w:r>
          <w:r w:rsidR="00A10E00">
            <w:rPr>
              <w:noProof/>
              <w:webHidden/>
            </w:rPr>
            <w:tab/>
          </w:r>
          <w:r w:rsidR="00A10E00">
            <w:rPr>
              <w:noProof/>
              <w:webHidden/>
            </w:rPr>
            <w:fldChar w:fldCharType="begin"/>
          </w:r>
          <w:r w:rsidR="00A10E00">
            <w:rPr>
              <w:noProof/>
              <w:webHidden/>
            </w:rPr>
            <w:instrText xml:space="preserve"> PAGEREF _Toc144421293 \h </w:instrText>
          </w:r>
          <w:r w:rsidR="00A10E00">
            <w:rPr>
              <w:noProof/>
              <w:webHidden/>
            </w:rPr>
          </w:r>
          <w:r w:rsidR="00A10E00">
            <w:rPr>
              <w:noProof/>
              <w:webHidden/>
            </w:rPr>
            <w:fldChar w:fldCharType="separate"/>
          </w:r>
          <w:ins w:id="179" w:author="jonathan pritchard" w:date="2024-02-06T16:08:00Z">
            <w:r w:rsidR="00EE4356">
              <w:rPr>
                <w:noProof/>
                <w:webHidden/>
              </w:rPr>
              <w:t>39</w:t>
            </w:r>
          </w:ins>
          <w:del w:id="180"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62BD9857" w14:textId="5DE7689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"_Toc144421294"</w:instrText>
          </w:r>
          <w:r>
            <w:rPr>
              <w:noProof/>
            </w:rPr>
          </w:r>
          <w:r>
            <w:rPr>
              <w:noProof/>
            </w:rPr>
            <w:fldChar w:fldCharType="separate"/>
          </w:r>
          <w:r w:rsidR="00A10E00" w:rsidRPr="00620262">
            <w:rPr>
              <w:rStyle w:val="Hyperlink"/>
              <w:noProof/>
            </w:rPr>
            <w:t>C-10.5.1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Feature names</w:t>
          </w:r>
          <w:r w:rsidR="00A10E00">
            <w:rPr>
              <w:noProof/>
              <w:webHidden/>
            </w:rPr>
            <w:tab/>
          </w:r>
          <w:r w:rsidR="00A10E00">
            <w:rPr>
              <w:noProof/>
              <w:webHidden/>
            </w:rPr>
            <w:fldChar w:fldCharType="begin"/>
          </w:r>
          <w:r w:rsidR="00A10E00">
            <w:rPr>
              <w:noProof/>
              <w:webHidden/>
            </w:rPr>
            <w:instrText xml:space="preserve"> PAGEREF _Toc144421294 \h </w:instrText>
          </w:r>
          <w:r w:rsidR="00A10E00">
            <w:rPr>
              <w:noProof/>
              <w:webHidden/>
            </w:rPr>
          </w:r>
          <w:r w:rsidR="00A10E00">
            <w:rPr>
              <w:noProof/>
              <w:webHidden/>
            </w:rPr>
            <w:fldChar w:fldCharType="separate"/>
          </w:r>
          <w:ins w:id="181" w:author="jonathan pritchard" w:date="2024-02-06T16:08:00Z">
            <w:r w:rsidR="00EE4356">
              <w:rPr>
                <w:noProof/>
                <w:webHidden/>
              </w:rPr>
              <w:t>39</w:t>
            </w:r>
          </w:ins>
          <w:del w:id="182"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E8A373F" w14:textId="797019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"_Toc144421295"</w:instrText>
          </w:r>
          <w:r>
            <w:rPr>
              <w:noProof/>
            </w:rPr>
          </w:r>
          <w:r>
            <w:rPr>
              <w:noProof/>
            </w:rPr>
            <w:fldChar w:fldCharType="separate"/>
          </w:r>
          <w:r w:rsidR="00A10E00" w:rsidRPr="00620262">
            <w:rPr>
              <w:rStyle w:val="Hyperlink"/>
              <w:noProof/>
            </w:rPr>
            <w:t>C-10.5.2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Generic attribute “information”</w:t>
          </w:r>
          <w:r w:rsidR="00A10E00">
            <w:rPr>
              <w:noProof/>
              <w:webHidden/>
            </w:rPr>
            <w:tab/>
          </w:r>
          <w:r w:rsidR="00A10E00">
            <w:rPr>
              <w:noProof/>
              <w:webHidden/>
            </w:rPr>
            <w:fldChar w:fldCharType="begin"/>
          </w:r>
          <w:r w:rsidR="00A10E00">
            <w:rPr>
              <w:noProof/>
              <w:webHidden/>
            </w:rPr>
            <w:instrText xml:space="preserve"> PAGEREF _Toc144421295 \h </w:instrText>
          </w:r>
          <w:r w:rsidR="00A10E00">
            <w:rPr>
              <w:noProof/>
              <w:webHidden/>
            </w:rPr>
          </w:r>
          <w:r w:rsidR="00A10E00">
            <w:rPr>
              <w:noProof/>
              <w:webHidden/>
            </w:rPr>
            <w:fldChar w:fldCharType="separate"/>
          </w:r>
          <w:ins w:id="183" w:author="jonathan pritchard" w:date="2024-02-06T16:08:00Z">
            <w:r w:rsidR="00EE4356">
              <w:rPr>
                <w:noProof/>
                <w:webHidden/>
              </w:rPr>
              <w:t>39</w:t>
            </w:r>
          </w:ins>
          <w:del w:id="184"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3776261B" w14:textId="3358E0C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"_Toc144421296"</w:instrText>
          </w:r>
          <w:r>
            <w:rPr>
              <w:noProof/>
            </w:rPr>
          </w:r>
          <w:r>
            <w:rPr>
              <w:noProof/>
            </w:rPr>
            <w:fldChar w:fldCharType="separate"/>
          </w:r>
          <w:r w:rsidR="00A10E00" w:rsidRPr="00620262">
            <w:rPr>
              <w:rStyle w:val="Hyperlink"/>
              <w:noProof/>
            </w:rPr>
            <w:t>C-10.6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Queries</w:t>
          </w:r>
          <w:r w:rsidR="00A10E00">
            <w:rPr>
              <w:noProof/>
              <w:webHidden/>
            </w:rPr>
            <w:tab/>
          </w:r>
          <w:r w:rsidR="00A10E00">
            <w:rPr>
              <w:noProof/>
              <w:webHidden/>
            </w:rPr>
            <w:fldChar w:fldCharType="begin"/>
          </w:r>
          <w:r w:rsidR="00A10E00">
            <w:rPr>
              <w:noProof/>
              <w:webHidden/>
            </w:rPr>
            <w:instrText xml:space="preserve"> PAGEREF _Toc144421296 \h </w:instrText>
          </w:r>
          <w:r w:rsidR="00A10E00">
            <w:rPr>
              <w:noProof/>
              <w:webHidden/>
            </w:rPr>
          </w:r>
          <w:r w:rsidR="00A10E00">
            <w:rPr>
              <w:noProof/>
              <w:webHidden/>
            </w:rPr>
            <w:fldChar w:fldCharType="separate"/>
          </w:r>
          <w:ins w:id="185" w:author="jonathan pritchard" w:date="2024-02-06T16:08:00Z">
            <w:r w:rsidR="00EE4356">
              <w:rPr>
                <w:noProof/>
                <w:webHidden/>
              </w:rPr>
              <w:t>40</w:t>
            </w:r>
          </w:ins>
          <w:del w:id="186"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4AA0B8D1" w14:textId="46D2AD53"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"_Toc144421297"</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and Graphics</w:t>
          </w:r>
          <w:r w:rsidR="00A10E00">
            <w:rPr>
              <w:noProof/>
              <w:webHidden/>
            </w:rPr>
            <w:tab/>
          </w:r>
          <w:r w:rsidR="00A10E00">
            <w:rPr>
              <w:noProof/>
              <w:webHidden/>
            </w:rPr>
            <w:fldChar w:fldCharType="begin"/>
          </w:r>
          <w:r w:rsidR="00A10E00">
            <w:rPr>
              <w:noProof/>
              <w:webHidden/>
            </w:rPr>
            <w:instrText xml:space="preserve"> PAGEREF _Toc144421297 \h </w:instrText>
          </w:r>
          <w:r w:rsidR="00A10E00">
            <w:rPr>
              <w:noProof/>
              <w:webHidden/>
            </w:rPr>
          </w:r>
          <w:r w:rsidR="00A10E00">
            <w:rPr>
              <w:noProof/>
              <w:webHidden/>
            </w:rPr>
            <w:fldChar w:fldCharType="separate"/>
          </w:r>
          <w:ins w:id="187" w:author="jonathan pritchard" w:date="2024-02-06T16:08:00Z">
            <w:r w:rsidR="00EE4356">
              <w:rPr>
                <w:noProof/>
                <w:webHidden/>
              </w:rPr>
              <w:t>40</w:t>
            </w:r>
          </w:ins>
          <w:del w:id="188"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DF100E" w14:textId="1086E5D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"_Toc144421298"</w:instrText>
          </w:r>
          <w:r>
            <w:rPr>
              <w:noProof/>
            </w:rPr>
          </w:r>
          <w:r>
            <w:rPr>
              <w:noProof/>
            </w:rPr>
            <w:fldChar w:fldCharType="separate"/>
          </w:r>
          <w:r w:rsidR="00A10E00" w:rsidRPr="00620262">
            <w:rPr>
              <w:rStyle w:val="Hyperlink"/>
              <w:noProof/>
            </w:rPr>
            <w:t>C-11.1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as part of the display</w:t>
          </w:r>
          <w:r w:rsidR="00A10E00">
            <w:rPr>
              <w:noProof/>
              <w:webHidden/>
            </w:rPr>
            <w:tab/>
          </w:r>
          <w:r w:rsidR="00A10E00">
            <w:rPr>
              <w:noProof/>
              <w:webHidden/>
            </w:rPr>
            <w:fldChar w:fldCharType="begin"/>
          </w:r>
          <w:r w:rsidR="00A10E00">
            <w:rPr>
              <w:noProof/>
              <w:webHidden/>
            </w:rPr>
            <w:instrText xml:space="preserve"> PAGEREF _Toc144421298 \h </w:instrText>
          </w:r>
          <w:r w:rsidR="00A10E00">
            <w:rPr>
              <w:noProof/>
              <w:webHidden/>
            </w:rPr>
          </w:r>
          <w:r w:rsidR="00A10E00">
            <w:rPr>
              <w:noProof/>
              <w:webHidden/>
            </w:rPr>
            <w:fldChar w:fldCharType="separate"/>
          </w:r>
          <w:ins w:id="189" w:author="jonathan pritchard" w:date="2024-02-06T16:08:00Z">
            <w:r w:rsidR="00EE4356">
              <w:rPr>
                <w:noProof/>
                <w:webHidden/>
              </w:rPr>
              <w:t>40</w:t>
            </w:r>
          </w:ins>
          <w:del w:id="190"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77B2AB" w14:textId="2995C1A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"_Toc144421299"</w:instrText>
          </w:r>
          <w:r>
            <w:rPr>
              <w:noProof/>
            </w:rPr>
          </w:r>
          <w:r>
            <w:rPr>
              <w:noProof/>
            </w:rPr>
            <w:fldChar w:fldCharType="separate"/>
          </w:r>
          <w:r w:rsidR="00A10E00" w:rsidRPr="00620262">
            <w:rPr>
              <w:rStyle w:val="Hyperlink"/>
              <w:noProof/>
            </w:rPr>
            <w:t>C-11.2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used for text</w:t>
          </w:r>
          <w:r w:rsidR="00A10E00">
            <w:rPr>
              <w:noProof/>
              <w:webHidden/>
            </w:rPr>
            <w:tab/>
          </w:r>
          <w:r w:rsidR="00A10E00">
            <w:rPr>
              <w:noProof/>
              <w:webHidden/>
            </w:rPr>
            <w:fldChar w:fldCharType="begin"/>
          </w:r>
          <w:r w:rsidR="00A10E00">
            <w:rPr>
              <w:noProof/>
              <w:webHidden/>
            </w:rPr>
            <w:instrText xml:space="preserve"> PAGEREF _Toc144421299 \h </w:instrText>
          </w:r>
          <w:r w:rsidR="00A10E00">
            <w:rPr>
              <w:noProof/>
              <w:webHidden/>
            </w:rPr>
          </w:r>
          <w:r w:rsidR="00A10E00">
            <w:rPr>
              <w:noProof/>
              <w:webHidden/>
            </w:rPr>
            <w:fldChar w:fldCharType="separate"/>
          </w:r>
          <w:ins w:id="191" w:author="jonathan pritchard" w:date="2024-02-06T16:08:00Z">
            <w:r w:rsidR="00EE4356">
              <w:rPr>
                <w:noProof/>
                <w:webHidden/>
              </w:rPr>
              <w:t>40</w:t>
            </w:r>
          </w:ins>
          <w:del w:id="192" w:author="jonathan pritchard" w:date="2024-02-06T16:08:00Z">
            <w:r w:rsidR="00A10E00" w:rsidDel="00EE4356">
              <w:rPr>
                <w:noProof/>
                <w:webHidden/>
              </w:rPr>
              <w:delText>38</w:delText>
            </w:r>
          </w:del>
          <w:r w:rsidR="00A10E00">
            <w:rPr>
              <w:noProof/>
              <w:webHidden/>
            </w:rPr>
            <w:fldChar w:fldCharType="end"/>
          </w:r>
          <w:r>
            <w:rPr>
              <w:noProof/>
            </w:rPr>
            <w:fldChar w:fldCharType="end"/>
          </w:r>
        </w:p>
        <w:p w14:paraId="150E0BD6" w14:textId="7120F2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"_Toc144421300"</w:instrText>
          </w:r>
          <w:r>
            <w:rPr>
              <w:noProof/>
            </w:rPr>
          </w:r>
          <w:r>
            <w:rPr>
              <w:noProof/>
            </w:rPr>
            <w:fldChar w:fldCharType="separate"/>
          </w:r>
          <w:r w:rsidR="00A10E00" w:rsidRPr="00620262">
            <w:rPr>
              <w:rStyle w:val="Hyperlink"/>
              <w:noProof/>
            </w:rPr>
            <w:t>C-11.3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 used for text</w:t>
          </w:r>
          <w:r w:rsidR="00A10E00">
            <w:rPr>
              <w:noProof/>
              <w:webHidden/>
            </w:rPr>
            <w:tab/>
          </w:r>
          <w:r w:rsidR="00A10E00">
            <w:rPr>
              <w:noProof/>
              <w:webHidden/>
            </w:rPr>
            <w:fldChar w:fldCharType="begin"/>
          </w:r>
          <w:r w:rsidR="00A10E00">
            <w:rPr>
              <w:noProof/>
              <w:webHidden/>
            </w:rPr>
            <w:instrText xml:space="preserve"> PAGEREF _Toc144421300 \h </w:instrText>
          </w:r>
          <w:r w:rsidR="00A10E00">
            <w:rPr>
              <w:noProof/>
              <w:webHidden/>
            </w:rPr>
          </w:r>
          <w:r w:rsidR="00A10E00">
            <w:rPr>
              <w:noProof/>
              <w:webHidden/>
            </w:rPr>
            <w:fldChar w:fldCharType="separate"/>
          </w:r>
          <w:ins w:id="193" w:author="jonathan pritchard" w:date="2024-02-06T16:08:00Z">
            <w:r w:rsidR="00EE4356">
              <w:rPr>
                <w:noProof/>
                <w:webHidden/>
              </w:rPr>
              <w:t>43</w:t>
            </w:r>
          </w:ins>
          <w:del w:id="194"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6E8CFAE" w14:textId="4440125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"_Toc144421301"</w:instrText>
          </w:r>
          <w:r>
            <w:rPr>
              <w:noProof/>
            </w:rPr>
          </w:r>
          <w:r>
            <w:rPr>
              <w:noProof/>
            </w:rPr>
            <w:fldChar w:fldCharType="separate"/>
          </w:r>
          <w:r w:rsidR="00A10E00" w:rsidRPr="00620262">
            <w:rPr>
              <w:rStyle w:val="Hyperlink"/>
              <w:noProof/>
            </w:rPr>
            <w:t>C-11.4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Abbreviations</w:t>
          </w:r>
          <w:r w:rsidR="00A10E00">
            <w:rPr>
              <w:noProof/>
              <w:webHidden/>
            </w:rPr>
            <w:tab/>
          </w:r>
          <w:r w:rsidR="00A10E00">
            <w:rPr>
              <w:noProof/>
              <w:webHidden/>
            </w:rPr>
            <w:fldChar w:fldCharType="begin"/>
          </w:r>
          <w:r w:rsidR="00A10E00">
            <w:rPr>
              <w:noProof/>
              <w:webHidden/>
            </w:rPr>
            <w:instrText xml:space="preserve"> PAGEREF _Toc144421301 \h </w:instrText>
          </w:r>
          <w:r w:rsidR="00A10E00">
            <w:rPr>
              <w:noProof/>
              <w:webHidden/>
            </w:rPr>
          </w:r>
          <w:r w:rsidR="00A10E00">
            <w:rPr>
              <w:noProof/>
              <w:webHidden/>
            </w:rPr>
            <w:fldChar w:fldCharType="separate"/>
          </w:r>
          <w:ins w:id="195" w:author="jonathan pritchard" w:date="2024-02-06T16:08:00Z">
            <w:r w:rsidR="00EE4356">
              <w:rPr>
                <w:noProof/>
                <w:webHidden/>
              </w:rPr>
              <w:t>44</w:t>
            </w:r>
          </w:ins>
          <w:del w:id="196"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3C74363B" w14:textId="19C2700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"_Toc144421302"</w:instrText>
          </w:r>
          <w:r>
            <w:rPr>
              <w:noProof/>
            </w:rPr>
          </w:r>
          <w:r>
            <w:rPr>
              <w:noProof/>
            </w:rPr>
            <w:fldChar w:fldCharType="separate"/>
          </w:r>
          <w:r w:rsidR="00A10E00" w:rsidRPr="00620262">
            <w:rPr>
              <w:rStyle w:val="Hyperlink"/>
              <w:noProof/>
            </w:rPr>
            <w:t>C-11.4.1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abbreviations</w:t>
          </w:r>
          <w:r w:rsidR="00A10E00">
            <w:rPr>
              <w:noProof/>
              <w:webHidden/>
            </w:rPr>
            <w:tab/>
          </w:r>
          <w:r w:rsidR="00A10E00">
            <w:rPr>
              <w:noProof/>
              <w:webHidden/>
            </w:rPr>
            <w:fldChar w:fldCharType="begin"/>
          </w:r>
          <w:r w:rsidR="00A10E00">
            <w:rPr>
              <w:noProof/>
              <w:webHidden/>
            </w:rPr>
            <w:instrText xml:space="preserve"> PAGEREF _Toc144421302 \h </w:instrText>
          </w:r>
          <w:r w:rsidR="00A10E00">
            <w:rPr>
              <w:noProof/>
              <w:webHidden/>
            </w:rPr>
          </w:r>
          <w:r w:rsidR="00A10E00">
            <w:rPr>
              <w:noProof/>
              <w:webHidden/>
            </w:rPr>
            <w:fldChar w:fldCharType="separate"/>
          </w:r>
          <w:ins w:id="197" w:author="jonathan pritchard" w:date="2024-02-06T16:08:00Z">
            <w:r w:rsidR="00EE4356">
              <w:rPr>
                <w:noProof/>
                <w:webHidden/>
              </w:rPr>
              <w:t>44</w:t>
            </w:r>
          </w:ins>
          <w:del w:id="198"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1513E1D" w14:textId="61AC29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"_Toc144421303"</w:instrText>
          </w:r>
          <w:r>
            <w:rPr>
              <w:noProof/>
            </w:rPr>
          </w:r>
          <w:r>
            <w:rPr>
              <w:noProof/>
            </w:rPr>
            <w:fldChar w:fldCharType="separate"/>
          </w:r>
          <w:r w:rsidR="00A10E00" w:rsidRPr="00620262">
            <w:rPr>
              <w:rStyle w:val="Hyperlink"/>
              <w:noProof/>
            </w:rPr>
            <w:t>C-11.5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Additional information in text form</w:t>
          </w:r>
          <w:r w:rsidR="00A10E00">
            <w:rPr>
              <w:noProof/>
              <w:webHidden/>
            </w:rPr>
            <w:tab/>
          </w:r>
          <w:r w:rsidR="00A10E00">
            <w:rPr>
              <w:noProof/>
              <w:webHidden/>
            </w:rPr>
            <w:fldChar w:fldCharType="begin"/>
          </w:r>
          <w:r w:rsidR="00A10E00">
            <w:rPr>
              <w:noProof/>
              <w:webHidden/>
            </w:rPr>
            <w:instrText xml:space="preserve"> PAGEREF _Toc144421303 \h </w:instrText>
          </w:r>
          <w:r w:rsidR="00A10E00">
            <w:rPr>
              <w:noProof/>
              <w:webHidden/>
            </w:rPr>
          </w:r>
          <w:r w:rsidR="00A10E00">
            <w:rPr>
              <w:noProof/>
              <w:webHidden/>
            </w:rPr>
            <w:fldChar w:fldCharType="separate"/>
          </w:r>
          <w:ins w:id="199" w:author="jonathan pritchard" w:date="2024-02-06T16:08:00Z">
            <w:r w:rsidR="00EE4356">
              <w:rPr>
                <w:noProof/>
                <w:webHidden/>
              </w:rPr>
              <w:t>44</w:t>
            </w:r>
          </w:ins>
          <w:del w:id="200" w:author="jonathan pritchard" w:date="2024-02-06T16:08:00Z">
            <w:r w:rsidR="00A10E00" w:rsidDel="00EE4356">
              <w:rPr>
                <w:noProof/>
                <w:webHidden/>
              </w:rPr>
              <w:delText>42</w:delText>
            </w:r>
          </w:del>
          <w:r w:rsidR="00A10E00">
            <w:rPr>
              <w:noProof/>
              <w:webHidden/>
            </w:rPr>
            <w:fldChar w:fldCharType="end"/>
          </w:r>
          <w:r>
            <w:rPr>
              <w:noProof/>
            </w:rPr>
            <w:fldChar w:fldCharType="end"/>
          </w:r>
        </w:p>
        <w:p w14:paraId="34C8BFB8" w14:textId="5B69E7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"_Toc144421304"</w:instrText>
          </w:r>
          <w:r>
            <w:rPr>
              <w:noProof/>
            </w:rPr>
          </w:r>
          <w:r>
            <w:rPr>
              <w:noProof/>
            </w:rPr>
            <w:fldChar w:fldCharType="separate"/>
          </w:r>
          <w:r w:rsidR="00A10E00" w:rsidRPr="00620262">
            <w:rPr>
              <w:rStyle w:val="Hyperlink"/>
              <w:noProof/>
            </w:rPr>
            <w:t>C-11.6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Graphics</w:t>
          </w:r>
          <w:r w:rsidR="00A10E00">
            <w:rPr>
              <w:noProof/>
              <w:webHidden/>
            </w:rPr>
            <w:tab/>
          </w:r>
          <w:r w:rsidR="00A10E00">
            <w:rPr>
              <w:noProof/>
              <w:webHidden/>
            </w:rPr>
            <w:fldChar w:fldCharType="begin"/>
          </w:r>
          <w:r w:rsidR="00A10E00">
            <w:rPr>
              <w:noProof/>
              <w:webHidden/>
            </w:rPr>
            <w:instrText xml:space="preserve"> PAGEREF _Toc144421304 \h </w:instrText>
          </w:r>
          <w:r w:rsidR="00A10E00">
            <w:rPr>
              <w:noProof/>
              <w:webHidden/>
            </w:rPr>
          </w:r>
          <w:r w:rsidR="00A10E00">
            <w:rPr>
              <w:noProof/>
              <w:webHidden/>
            </w:rPr>
            <w:fldChar w:fldCharType="separate"/>
          </w:r>
          <w:ins w:id="201" w:author="jonathan pritchard" w:date="2024-02-06T16:08:00Z">
            <w:r w:rsidR="00EE4356">
              <w:rPr>
                <w:noProof/>
                <w:webHidden/>
              </w:rPr>
              <w:t>46</w:t>
            </w:r>
          </w:ins>
          <w:del w:id="202"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46FBFE0" w14:textId="01B647E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"_Toc144421305"</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Miscellaneous Display Elements</w:t>
          </w:r>
          <w:r w:rsidR="00A10E00">
            <w:rPr>
              <w:noProof/>
              <w:webHidden/>
            </w:rPr>
            <w:tab/>
          </w:r>
          <w:r w:rsidR="00A10E00">
            <w:rPr>
              <w:noProof/>
              <w:webHidden/>
            </w:rPr>
            <w:fldChar w:fldCharType="begin"/>
          </w:r>
          <w:r w:rsidR="00A10E00">
            <w:rPr>
              <w:noProof/>
              <w:webHidden/>
            </w:rPr>
            <w:instrText xml:space="preserve"> PAGEREF _Toc144421305 \h </w:instrText>
          </w:r>
          <w:r w:rsidR="00A10E00">
            <w:rPr>
              <w:noProof/>
              <w:webHidden/>
            </w:rPr>
          </w:r>
          <w:r w:rsidR="00A10E00">
            <w:rPr>
              <w:noProof/>
              <w:webHidden/>
            </w:rPr>
            <w:fldChar w:fldCharType="separate"/>
          </w:r>
          <w:ins w:id="203" w:author="jonathan pritchard" w:date="2024-02-06T16:08:00Z">
            <w:r w:rsidR="00EE4356">
              <w:rPr>
                <w:noProof/>
                <w:webHidden/>
              </w:rPr>
              <w:t>46</w:t>
            </w:r>
          </w:ins>
          <w:del w:id="204"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E20B989" w14:textId="5BB938E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"_Toc144421306"</w:instrText>
          </w:r>
          <w:r>
            <w:rPr>
              <w:noProof/>
            </w:rPr>
          </w:r>
          <w:r>
            <w:rPr>
              <w:noProof/>
            </w:rPr>
            <w:fldChar w:fldCharType="separate"/>
          </w:r>
          <w:r w:rsidR="00A10E00" w:rsidRPr="00620262">
            <w:rPr>
              <w:rStyle w:val="Hyperlink"/>
              <w:noProof/>
            </w:rPr>
            <w:t>C-12.1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related to data and display scales</w:t>
          </w:r>
          <w:r w:rsidR="00A10E00">
            <w:rPr>
              <w:noProof/>
              <w:webHidden/>
            </w:rPr>
            <w:tab/>
          </w:r>
          <w:r w:rsidR="00A10E00">
            <w:rPr>
              <w:noProof/>
              <w:webHidden/>
            </w:rPr>
            <w:fldChar w:fldCharType="begin"/>
          </w:r>
          <w:r w:rsidR="00A10E00">
            <w:rPr>
              <w:noProof/>
              <w:webHidden/>
            </w:rPr>
            <w:instrText xml:space="preserve"> PAGEREF _Toc144421306 \h </w:instrText>
          </w:r>
          <w:r w:rsidR="00A10E00">
            <w:rPr>
              <w:noProof/>
              <w:webHidden/>
            </w:rPr>
          </w:r>
          <w:r w:rsidR="00A10E00">
            <w:rPr>
              <w:noProof/>
              <w:webHidden/>
            </w:rPr>
            <w:fldChar w:fldCharType="separate"/>
          </w:r>
          <w:ins w:id="205" w:author="jonathan pritchard" w:date="2024-02-06T16:08:00Z">
            <w:r w:rsidR="00EE4356">
              <w:rPr>
                <w:noProof/>
                <w:webHidden/>
              </w:rPr>
              <w:t>47</w:t>
            </w:r>
          </w:ins>
          <w:del w:id="206"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687A8958" w14:textId="1CAD908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"_Toc144421307"</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ENC scale</w:t>
          </w:r>
          <w:r w:rsidR="00A10E00">
            <w:rPr>
              <w:noProof/>
              <w:webHidden/>
            </w:rPr>
            <w:tab/>
          </w:r>
          <w:r w:rsidR="00A10E00">
            <w:rPr>
              <w:noProof/>
              <w:webHidden/>
            </w:rPr>
            <w:fldChar w:fldCharType="begin"/>
          </w:r>
          <w:r w:rsidR="00A10E00">
            <w:rPr>
              <w:noProof/>
              <w:webHidden/>
            </w:rPr>
            <w:instrText xml:space="preserve"> PAGEREF _Toc144421307 \h </w:instrText>
          </w:r>
          <w:r w:rsidR="00A10E00">
            <w:rPr>
              <w:noProof/>
              <w:webHidden/>
            </w:rPr>
          </w:r>
          <w:r w:rsidR="00A10E00">
            <w:rPr>
              <w:noProof/>
              <w:webHidden/>
            </w:rPr>
            <w:fldChar w:fldCharType="separate"/>
          </w:r>
          <w:ins w:id="207" w:author="jonathan pritchard" w:date="2024-02-06T16:09:00Z">
            <w:r w:rsidR="00EE4356">
              <w:rPr>
                <w:noProof/>
                <w:webHidden/>
              </w:rPr>
              <w:t>47</w:t>
            </w:r>
          </w:ins>
          <w:del w:id="208"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3FF3E73C" w14:textId="005B1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"_Toc144421308"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w:t>
          </w:r>
          <w:r w:rsidR="00A10E00">
            <w:rPr>
              <w:noProof/>
              <w:webHidden/>
            </w:rPr>
            <w:tab/>
          </w:r>
          <w:r w:rsidR="00A10E00">
            <w:rPr>
              <w:noProof/>
              <w:webHidden/>
            </w:rPr>
            <w:fldChar w:fldCharType="begin"/>
          </w:r>
          <w:r w:rsidR="00A10E00">
            <w:rPr>
              <w:noProof/>
              <w:webHidden/>
            </w:rPr>
            <w:instrText xml:space="preserve"> PAGEREF _Toc144421308 \h </w:instrText>
          </w:r>
          <w:r w:rsidR="00A10E00">
            <w:rPr>
              <w:noProof/>
              <w:webHidden/>
            </w:rPr>
          </w:r>
          <w:r w:rsidR="00A10E00">
            <w:rPr>
              <w:noProof/>
              <w:webHidden/>
            </w:rPr>
            <w:fldChar w:fldCharType="separate"/>
          </w:r>
          <w:ins w:id="209" w:author="jonathan pritchard" w:date="2024-02-06T16:09:00Z">
            <w:r w:rsidR="00EE4356">
              <w:rPr>
                <w:noProof/>
                <w:webHidden/>
              </w:rPr>
              <w:t>47</w:t>
            </w:r>
          </w:ins>
          <w:del w:id="210"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0AFAC2B7" w14:textId="737B83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"_Toc144421309"</w:instrText>
          </w:r>
          <w:r>
            <w:rPr>
              <w:noProof/>
            </w:rPr>
          </w:r>
          <w:r>
            <w:rPr>
              <w:noProof/>
            </w:rPr>
            <w:fldChar w:fldCharType="separate"/>
          </w:r>
          <w:r w:rsidR="00A10E00" w:rsidRPr="00620262">
            <w:rPr>
              <w:rStyle w:val="Hyperlink"/>
              <w:noProof/>
            </w:rPr>
            <w:t>C-12.1.3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boundary</w:t>
          </w:r>
          <w:r w:rsidR="00A10E00">
            <w:rPr>
              <w:noProof/>
              <w:webHidden/>
            </w:rPr>
            <w:tab/>
          </w:r>
          <w:r w:rsidR="00A10E00">
            <w:rPr>
              <w:noProof/>
              <w:webHidden/>
            </w:rPr>
            <w:fldChar w:fldCharType="begin"/>
          </w:r>
          <w:r w:rsidR="00A10E00">
            <w:rPr>
              <w:noProof/>
              <w:webHidden/>
            </w:rPr>
            <w:instrText xml:space="preserve"> PAGEREF _Toc144421309 \h </w:instrText>
          </w:r>
          <w:r w:rsidR="00A10E00">
            <w:rPr>
              <w:noProof/>
              <w:webHidden/>
            </w:rPr>
          </w:r>
          <w:r w:rsidR="00A10E00">
            <w:rPr>
              <w:noProof/>
              <w:webHidden/>
            </w:rPr>
            <w:fldChar w:fldCharType="separate"/>
          </w:r>
          <w:ins w:id="211" w:author="jonathan pritchard" w:date="2024-02-06T16:09:00Z">
            <w:r w:rsidR="00EE4356">
              <w:rPr>
                <w:noProof/>
                <w:webHidden/>
              </w:rPr>
              <w:t>47</w:t>
            </w:r>
          </w:ins>
          <w:del w:id="212"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510C98C2" w14:textId="7ED57A3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"_Toc144421310"</w:instrText>
          </w:r>
          <w:r>
            <w:rPr>
              <w:noProof/>
            </w:rPr>
          </w:r>
          <w:r>
            <w:rPr>
              <w:noProof/>
            </w:rPr>
            <w:fldChar w:fldCharType="separate"/>
          </w:r>
          <w:r w:rsidR="00A10E00" w:rsidRPr="00620262">
            <w:rPr>
              <w:rStyle w:val="Hyperlink"/>
              <w:noProof/>
            </w:rPr>
            <w:t>C-12.1.4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 area at scale boundary</w:t>
          </w:r>
          <w:r w:rsidR="00A10E00">
            <w:rPr>
              <w:noProof/>
              <w:webHidden/>
            </w:rPr>
            <w:tab/>
          </w:r>
          <w:r w:rsidR="00A10E00">
            <w:rPr>
              <w:noProof/>
              <w:webHidden/>
            </w:rPr>
            <w:fldChar w:fldCharType="begin"/>
          </w:r>
          <w:r w:rsidR="00A10E00">
            <w:rPr>
              <w:noProof/>
              <w:webHidden/>
            </w:rPr>
            <w:instrText xml:space="preserve"> PAGEREF _Toc144421310 \h </w:instrText>
          </w:r>
          <w:r w:rsidR="00A10E00">
            <w:rPr>
              <w:noProof/>
              <w:webHidden/>
            </w:rPr>
          </w:r>
          <w:r w:rsidR="00A10E00">
            <w:rPr>
              <w:noProof/>
              <w:webHidden/>
            </w:rPr>
            <w:fldChar w:fldCharType="separate"/>
          </w:r>
          <w:ins w:id="213" w:author="jonathan pritchard" w:date="2024-02-06T16:09:00Z">
            <w:r w:rsidR="00EE4356">
              <w:rPr>
                <w:noProof/>
                <w:webHidden/>
              </w:rPr>
              <w:t>47</w:t>
            </w:r>
          </w:ins>
          <w:del w:id="214"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6B4D1FBE" w14:textId="23568BC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"_Toc144421311"</w:instrText>
          </w:r>
          <w:r>
            <w:rPr>
              <w:noProof/>
            </w:rPr>
          </w:r>
          <w:r>
            <w:rPr>
              <w:noProof/>
            </w:rPr>
            <w:fldChar w:fldCharType="separate"/>
          </w:r>
          <w:r w:rsidR="00A10E00" w:rsidRPr="00620262">
            <w:rPr>
              <w:rStyle w:val="Hyperlink"/>
              <w:noProof/>
            </w:rPr>
            <w:t>C-12.1.5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Larger scale data available</w:t>
          </w:r>
          <w:r w:rsidR="00A10E00">
            <w:rPr>
              <w:noProof/>
              <w:webHidden/>
            </w:rPr>
            <w:tab/>
          </w:r>
          <w:r w:rsidR="00A10E00">
            <w:rPr>
              <w:noProof/>
              <w:webHidden/>
            </w:rPr>
            <w:fldChar w:fldCharType="begin"/>
          </w:r>
          <w:r w:rsidR="00A10E00">
            <w:rPr>
              <w:noProof/>
              <w:webHidden/>
            </w:rPr>
            <w:instrText xml:space="preserve"> PAGEREF _Toc144421311 \h </w:instrText>
          </w:r>
          <w:r w:rsidR="00A10E00">
            <w:rPr>
              <w:noProof/>
              <w:webHidden/>
            </w:rPr>
          </w:r>
          <w:r w:rsidR="00A10E00">
            <w:rPr>
              <w:noProof/>
              <w:webHidden/>
            </w:rPr>
            <w:fldChar w:fldCharType="separate"/>
          </w:r>
          <w:ins w:id="215" w:author="jonathan pritchard" w:date="2024-02-06T16:09:00Z">
            <w:r w:rsidR="00EE4356">
              <w:rPr>
                <w:noProof/>
                <w:webHidden/>
              </w:rPr>
              <w:t>48</w:t>
            </w:r>
          </w:ins>
          <w:del w:id="216"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08C7B0FD" w14:textId="095BC63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"_Toc144421312"</w:instrText>
          </w:r>
          <w:r>
            <w:rPr>
              <w:noProof/>
            </w:rPr>
          </w:r>
          <w:r>
            <w:rPr>
              <w:noProof/>
            </w:rPr>
            <w:fldChar w:fldCharType="separate"/>
          </w:r>
          <w:r w:rsidR="00A10E00" w:rsidRPr="00620262">
            <w:rPr>
              <w:rStyle w:val="Hyperlink"/>
              <w:noProof/>
            </w:rPr>
            <w:t>C-12.2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w:t>
          </w:r>
          <w:r w:rsidR="00A10E00">
            <w:rPr>
              <w:noProof/>
              <w:webHidden/>
            </w:rPr>
            <w:tab/>
          </w:r>
          <w:r w:rsidR="00A10E00">
            <w:rPr>
              <w:noProof/>
              <w:webHidden/>
            </w:rPr>
            <w:fldChar w:fldCharType="begin"/>
          </w:r>
          <w:r w:rsidR="00A10E00">
            <w:rPr>
              <w:noProof/>
              <w:webHidden/>
            </w:rPr>
            <w:instrText xml:space="preserve"> PAGEREF _Toc144421312 \h </w:instrText>
          </w:r>
          <w:r w:rsidR="00A10E00">
            <w:rPr>
              <w:noProof/>
              <w:webHidden/>
            </w:rPr>
          </w:r>
          <w:r w:rsidR="00A10E00">
            <w:rPr>
              <w:noProof/>
              <w:webHidden/>
            </w:rPr>
            <w:fldChar w:fldCharType="separate"/>
          </w:r>
          <w:ins w:id="217" w:author="jonathan pritchard" w:date="2024-02-06T16:09:00Z">
            <w:r w:rsidR="00EE4356">
              <w:rPr>
                <w:noProof/>
                <w:webHidden/>
              </w:rPr>
              <w:t>48</w:t>
            </w:r>
          </w:ins>
          <w:del w:id="218"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6FDDA237" w14:textId="3E4A6C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"_Toc144421313"</w:instrText>
          </w:r>
          <w:r>
            <w:rPr>
              <w:noProof/>
            </w:rPr>
          </w:r>
          <w:r>
            <w:rPr>
              <w:noProof/>
            </w:rPr>
            <w:fldChar w:fldCharType="separate"/>
          </w:r>
          <w:r w:rsidR="00A10E00" w:rsidRPr="00620262">
            <w:rPr>
              <w:rStyle w:val="Hyperlink"/>
              <w:noProof/>
            </w:rPr>
            <w:t>C-12.2.1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ENCs</w:t>
          </w:r>
          <w:r w:rsidR="00A10E00">
            <w:rPr>
              <w:noProof/>
              <w:webHidden/>
            </w:rPr>
            <w:tab/>
          </w:r>
          <w:r w:rsidR="00A10E00">
            <w:rPr>
              <w:noProof/>
              <w:webHidden/>
            </w:rPr>
            <w:fldChar w:fldCharType="begin"/>
          </w:r>
          <w:r w:rsidR="00A10E00">
            <w:rPr>
              <w:noProof/>
              <w:webHidden/>
            </w:rPr>
            <w:instrText xml:space="preserve"> PAGEREF _Toc144421313 \h </w:instrText>
          </w:r>
          <w:r w:rsidR="00A10E00">
            <w:rPr>
              <w:noProof/>
              <w:webHidden/>
            </w:rPr>
          </w:r>
          <w:r w:rsidR="00A10E00">
            <w:rPr>
              <w:noProof/>
              <w:webHidden/>
            </w:rPr>
            <w:fldChar w:fldCharType="separate"/>
          </w:r>
          <w:ins w:id="219" w:author="jonathan pritchard" w:date="2024-02-06T16:09:00Z">
            <w:r w:rsidR="00EE4356">
              <w:rPr>
                <w:noProof/>
                <w:webHidden/>
              </w:rPr>
              <w:t>48</w:t>
            </w:r>
          </w:ins>
          <w:del w:id="220"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24A4FCB0" w14:textId="6ABCD61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"_Toc144421314"</w:instrText>
          </w:r>
          <w:r>
            <w:rPr>
              <w:noProof/>
            </w:rPr>
          </w:r>
          <w:r>
            <w:rPr>
              <w:noProof/>
            </w:rPr>
            <w:fldChar w:fldCharType="separate"/>
          </w:r>
          <w:r w:rsidR="00A10E00" w:rsidRPr="00620262">
            <w:rPr>
              <w:rStyle w:val="Hyperlink"/>
              <w:noProof/>
            </w:rPr>
            <w:t>C-12.2.2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other S-100 products</w:t>
          </w:r>
          <w:r w:rsidR="00A10E00">
            <w:rPr>
              <w:noProof/>
              <w:webHidden/>
            </w:rPr>
            <w:tab/>
          </w:r>
          <w:r w:rsidR="00A10E00">
            <w:rPr>
              <w:noProof/>
              <w:webHidden/>
            </w:rPr>
            <w:fldChar w:fldCharType="begin"/>
          </w:r>
          <w:r w:rsidR="00A10E00">
            <w:rPr>
              <w:noProof/>
              <w:webHidden/>
            </w:rPr>
            <w:instrText xml:space="preserve"> PAGEREF _Toc144421314 \h </w:instrText>
          </w:r>
          <w:r w:rsidR="00A10E00">
            <w:rPr>
              <w:noProof/>
              <w:webHidden/>
            </w:rPr>
          </w:r>
          <w:r w:rsidR="00A10E00">
            <w:rPr>
              <w:noProof/>
              <w:webHidden/>
            </w:rPr>
            <w:fldChar w:fldCharType="separate"/>
          </w:r>
          <w:ins w:id="221" w:author="jonathan pritchard" w:date="2024-02-06T16:09:00Z">
            <w:r w:rsidR="00EE4356">
              <w:rPr>
                <w:noProof/>
                <w:webHidden/>
              </w:rPr>
              <w:t>49</w:t>
            </w:r>
          </w:ins>
          <w:del w:id="222"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687EA435" w14:textId="4113D66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"_Toc144421315"</w:instrText>
          </w:r>
          <w:r>
            <w:rPr>
              <w:noProof/>
            </w:rPr>
          </w:r>
          <w:r>
            <w:rPr>
              <w:noProof/>
            </w:rPr>
            <w:fldChar w:fldCharType="separate"/>
          </w:r>
          <w:r w:rsidR="00A10E00" w:rsidRPr="00620262">
            <w:rPr>
              <w:rStyle w:val="Hyperlink"/>
              <w:noProof/>
            </w:rPr>
            <w:t>C-12.3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data</w:t>
          </w:r>
          <w:r w:rsidR="00A10E00">
            <w:rPr>
              <w:noProof/>
              <w:webHidden/>
            </w:rPr>
            <w:tab/>
          </w:r>
          <w:r w:rsidR="00A10E00">
            <w:rPr>
              <w:noProof/>
              <w:webHidden/>
            </w:rPr>
            <w:fldChar w:fldCharType="begin"/>
          </w:r>
          <w:r w:rsidR="00A10E00">
            <w:rPr>
              <w:noProof/>
              <w:webHidden/>
            </w:rPr>
            <w:instrText xml:space="preserve"> PAGEREF _Toc144421315 \h </w:instrText>
          </w:r>
          <w:r w:rsidR="00A10E00">
            <w:rPr>
              <w:noProof/>
              <w:webHidden/>
            </w:rPr>
          </w:r>
          <w:r w:rsidR="00A10E00">
            <w:rPr>
              <w:noProof/>
              <w:webHidden/>
            </w:rPr>
            <w:fldChar w:fldCharType="separate"/>
          </w:r>
          <w:ins w:id="223" w:author="jonathan pritchard" w:date="2024-02-06T16:09:00Z">
            <w:r w:rsidR="00EE4356">
              <w:rPr>
                <w:noProof/>
                <w:webHidden/>
              </w:rPr>
              <w:t>49</w:t>
            </w:r>
          </w:ins>
          <w:del w:id="224"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5D6E6EE7" w14:textId="442F2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"_Toc144421316"</w:instrText>
          </w:r>
          <w:r>
            <w:rPr>
              <w:noProof/>
            </w:rPr>
          </w:r>
          <w:r>
            <w:rPr>
              <w:noProof/>
            </w:rPr>
            <w:fldChar w:fldCharType="separate"/>
          </w:r>
          <w:r w:rsidR="00A10E00" w:rsidRPr="00620262">
            <w:rPr>
              <w:rStyle w:val="Hyperlink"/>
              <w:noProof/>
            </w:rPr>
            <w:t>C-12.3.1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 of HO S-101 data and data from non-HO sources</w:t>
          </w:r>
          <w:r w:rsidR="00A10E00">
            <w:rPr>
              <w:noProof/>
              <w:webHidden/>
            </w:rPr>
            <w:tab/>
          </w:r>
          <w:r w:rsidR="00A10E00">
            <w:rPr>
              <w:noProof/>
              <w:webHidden/>
            </w:rPr>
            <w:fldChar w:fldCharType="begin"/>
          </w:r>
          <w:r w:rsidR="00A10E00">
            <w:rPr>
              <w:noProof/>
              <w:webHidden/>
            </w:rPr>
            <w:instrText xml:space="preserve"> PAGEREF _Toc144421316 \h </w:instrText>
          </w:r>
          <w:r w:rsidR="00A10E00">
            <w:rPr>
              <w:noProof/>
              <w:webHidden/>
            </w:rPr>
          </w:r>
          <w:r w:rsidR="00A10E00">
            <w:rPr>
              <w:noProof/>
              <w:webHidden/>
            </w:rPr>
            <w:fldChar w:fldCharType="separate"/>
          </w:r>
          <w:ins w:id="225" w:author="jonathan pritchard" w:date="2024-02-06T16:09:00Z">
            <w:r w:rsidR="00EE4356">
              <w:rPr>
                <w:noProof/>
                <w:webHidden/>
              </w:rPr>
              <w:t>49</w:t>
            </w:r>
          </w:ins>
          <w:del w:id="226"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0A1721A" w14:textId="00299DF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"_Toc144421317"</w:instrText>
          </w:r>
          <w:r>
            <w:rPr>
              <w:noProof/>
            </w:rPr>
          </w:r>
          <w:r>
            <w:rPr>
              <w:noProof/>
            </w:rPr>
            <w:fldChar w:fldCharType="separate"/>
          </w:r>
          <w:r w:rsidR="00A10E00" w:rsidRPr="00620262">
            <w:rPr>
              <w:rStyle w:val="Hyperlink"/>
              <w:noProof/>
            </w:rPr>
            <w:t>C-12.3.2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other S-100 product data</w:t>
          </w:r>
          <w:r w:rsidR="00A10E00">
            <w:rPr>
              <w:noProof/>
              <w:webHidden/>
            </w:rPr>
            <w:tab/>
          </w:r>
          <w:r w:rsidR="00A10E00">
            <w:rPr>
              <w:noProof/>
              <w:webHidden/>
            </w:rPr>
            <w:fldChar w:fldCharType="begin"/>
          </w:r>
          <w:r w:rsidR="00A10E00">
            <w:rPr>
              <w:noProof/>
              <w:webHidden/>
            </w:rPr>
            <w:instrText xml:space="preserve"> PAGEREF _Toc144421317 \h </w:instrText>
          </w:r>
          <w:r w:rsidR="00A10E00">
            <w:rPr>
              <w:noProof/>
              <w:webHidden/>
            </w:rPr>
          </w:r>
          <w:r w:rsidR="00A10E00">
            <w:rPr>
              <w:noProof/>
              <w:webHidden/>
            </w:rPr>
            <w:fldChar w:fldCharType="separate"/>
          </w:r>
          <w:ins w:id="227" w:author="jonathan pritchard" w:date="2024-02-06T16:09:00Z">
            <w:r w:rsidR="00EE4356">
              <w:rPr>
                <w:noProof/>
                <w:webHidden/>
              </w:rPr>
              <w:t>49</w:t>
            </w:r>
          </w:ins>
          <w:del w:id="228"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CA335A5" w14:textId="7C4F5C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"_Toc144421318"</w:instrText>
          </w:r>
          <w:r>
            <w:rPr>
              <w:noProof/>
            </w:rPr>
          </w:r>
          <w:r>
            <w:rPr>
              <w:noProof/>
            </w:rPr>
            <w:fldChar w:fldCharType="separate"/>
          </w:r>
          <w:r w:rsidR="00A10E00" w:rsidRPr="00620262">
            <w:rPr>
              <w:rStyle w:val="Hyperlink"/>
              <w:noProof/>
            </w:rPr>
            <w:t>C-12.3.3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 data areas</w:t>
          </w:r>
          <w:r w:rsidR="00A10E00">
            <w:rPr>
              <w:noProof/>
              <w:webHidden/>
            </w:rPr>
            <w:tab/>
          </w:r>
          <w:r w:rsidR="00A10E00">
            <w:rPr>
              <w:noProof/>
              <w:webHidden/>
            </w:rPr>
            <w:fldChar w:fldCharType="begin"/>
          </w:r>
          <w:r w:rsidR="00A10E00">
            <w:rPr>
              <w:noProof/>
              <w:webHidden/>
            </w:rPr>
            <w:instrText xml:space="preserve"> PAGEREF _Toc144421318 \h </w:instrText>
          </w:r>
          <w:r w:rsidR="00A10E00">
            <w:rPr>
              <w:noProof/>
              <w:webHidden/>
            </w:rPr>
          </w:r>
          <w:r w:rsidR="00A10E00">
            <w:rPr>
              <w:noProof/>
              <w:webHidden/>
            </w:rPr>
            <w:fldChar w:fldCharType="separate"/>
          </w:r>
          <w:ins w:id="229" w:author="jonathan pritchard" w:date="2024-02-06T16:09:00Z">
            <w:r w:rsidR="00EE4356">
              <w:rPr>
                <w:noProof/>
                <w:webHidden/>
              </w:rPr>
              <w:t>50</w:t>
            </w:r>
          </w:ins>
          <w:del w:id="230"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1C4DF1DB" w14:textId="4AC01C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"_Toc144421319"</w:instrText>
          </w:r>
          <w:r>
            <w:rPr>
              <w:noProof/>
            </w:rPr>
          </w:r>
          <w:r>
            <w:rPr>
              <w:noProof/>
            </w:rPr>
            <w:fldChar w:fldCharType="separate"/>
          </w:r>
          <w:r w:rsidR="00A10E00" w:rsidRPr="00620262">
            <w:rPr>
              <w:rStyle w:val="Hyperlink"/>
              <w:noProof/>
            </w:rPr>
            <w:t>C-12.4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quality indicators</w:t>
          </w:r>
          <w:r w:rsidR="00A10E00">
            <w:rPr>
              <w:noProof/>
              <w:webHidden/>
            </w:rPr>
            <w:tab/>
          </w:r>
          <w:r w:rsidR="00A10E00">
            <w:rPr>
              <w:noProof/>
              <w:webHidden/>
            </w:rPr>
            <w:fldChar w:fldCharType="begin"/>
          </w:r>
          <w:r w:rsidR="00A10E00">
            <w:rPr>
              <w:noProof/>
              <w:webHidden/>
            </w:rPr>
            <w:instrText xml:space="preserve"> PAGEREF _Toc144421319 \h </w:instrText>
          </w:r>
          <w:r w:rsidR="00A10E00">
            <w:rPr>
              <w:noProof/>
              <w:webHidden/>
            </w:rPr>
          </w:r>
          <w:r w:rsidR="00A10E00">
            <w:rPr>
              <w:noProof/>
              <w:webHidden/>
            </w:rPr>
            <w:fldChar w:fldCharType="separate"/>
          </w:r>
          <w:ins w:id="231" w:author="jonathan pritchard" w:date="2024-02-06T16:09:00Z">
            <w:r w:rsidR="00EE4356">
              <w:rPr>
                <w:noProof/>
                <w:webHidden/>
              </w:rPr>
              <w:t>50</w:t>
            </w:r>
          </w:ins>
          <w:del w:id="232"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75441C39" w14:textId="274E716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"_Toc144421320"</w:instrText>
          </w:r>
          <w:r>
            <w:rPr>
              <w:noProof/>
            </w:rPr>
          </w:r>
          <w:r>
            <w:rPr>
              <w:noProof/>
            </w:rPr>
            <w:fldChar w:fldCharType="separate"/>
          </w:r>
          <w:r w:rsidR="00A10E00" w:rsidRPr="00620262">
            <w:rPr>
              <w:rStyle w:val="Hyperlink"/>
              <w:noProof/>
            </w:rPr>
            <w:t>C-12.5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ECDIS chart symbols to identify unsafe depths</w:t>
          </w:r>
          <w:r w:rsidR="00A10E00">
            <w:rPr>
              <w:noProof/>
              <w:webHidden/>
            </w:rPr>
            <w:tab/>
          </w:r>
          <w:r w:rsidR="00A10E00">
            <w:rPr>
              <w:noProof/>
              <w:webHidden/>
            </w:rPr>
            <w:fldChar w:fldCharType="begin"/>
          </w:r>
          <w:r w:rsidR="00A10E00">
            <w:rPr>
              <w:noProof/>
              <w:webHidden/>
            </w:rPr>
            <w:instrText xml:space="preserve"> PAGEREF _Toc144421320 \h </w:instrText>
          </w:r>
          <w:r w:rsidR="00A10E00">
            <w:rPr>
              <w:noProof/>
              <w:webHidden/>
            </w:rPr>
          </w:r>
          <w:r w:rsidR="00A10E00">
            <w:rPr>
              <w:noProof/>
              <w:webHidden/>
            </w:rPr>
            <w:fldChar w:fldCharType="separate"/>
          </w:r>
          <w:ins w:id="233" w:author="jonathan pritchard" w:date="2024-02-06T16:09:00Z">
            <w:r w:rsidR="00EE4356">
              <w:rPr>
                <w:noProof/>
                <w:webHidden/>
              </w:rPr>
              <w:t>50</w:t>
            </w:r>
          </w:ins>
          <w:del w:id="234"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0FBA35A" w14:textId="5B07435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"_Toc144421321"</w:instrText>
          </w:r>
          <w:r>
            <w:rPr>
              <w:noProof/>
            </w:rPr>
          </w:r>
          <w:r>
            <w:rPr>
              <w:noProof/>
            </w:rPr>
            <w:fldChar w:fldCharType="separate"/>
          </w:r>
          <w:r w:rsidR="00A10E00" w:rsidRPr="00620262">
            <w:rPr>
              <w:rStyle w:val="Hyperlink"/>
              <w:noProof/>
            </w:rPr>
            <w:t>C-12.5.1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Safety Contour</w:t>
          </w:r>
          <w:r w:rsidR="00A10E00">
            <w:rPr>
              <w:noProof/>
              <w:webHidden/>
            </w:rPr>
            <w:tab/>
          </w:r>
          <w:r w:rsidR="00A10E00">
            <w:rPr>
              <w:noProof/>
              <w:webHidden/>
            </w:rPr>
            <w:fldChar w:fldCharType="begin"/>
          </w:r>
          <w:r w:rsidR="00A10E00">
            <w:rPr>
              <w:noProof/>
              <w:webHidden/>
            </w:rPr>
            <w:instrText xml:space="preserve"> PAGEREF _Toc144421321 \h </w:instrText>
          </w:r>
          <w:r w:rsidR="00A10E00">
            <w:rPr>
              <w:noProof/>
              <w:webHidden/>
            </w:rPr>
          </w:r>
          <w:r w:rsidR="00A10E00">
            <w:rPr>
              <w:noProof/>
              <w:webHidden/>
            </w:rPr>
            <w:fldChar w:fldCharType="separate"/>
          </w:r>
          <w:ins w:id="235" w:author="jonathan pritchard" w:date="2024-02-06T16:09:00Z">
            <w:r w:rsidR="00EE4356">
              <w:rPr>
                <w:noProof/>
                <w:webHidden/>
              </w:rPr>
              <w:t>50</w:t>
            </w:r>
          </w:ins>
          <w:del w:id="236"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60B69C38" w14:textId="4C40C32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"_Toc144421322"</w:instrText>
          </w:r>
          <w:r>
            <w:rPr>
              <w:noProof/>
            </w:rPr>
          </w:r>
          <w:r>
            <w:rPr>
              <w:noProof/>
            </w:rPr>
            <w:fldChar w:fldCharType="separate"/>
          </w:r>
          <w:r w:rsidR="00A10E00" w:rsidRPr="00620262">
            <w:rPr>
              <w:rStyle w:val="Hyperlink"/>
              <w:noProof/>
            </w:rPr>
            <w:t>C-12.6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ECDIS symbols and their use</w:t>
          </w:r>
          <w:r w:rsidR="00A10E00">
            <w:rPr>
              <w:noProof/>
              <w:webHidden/>
            </w:rPr>
            <w:tab/>
          </w:r>
          <w:r w:rsidR="00A10E00">
            <w:rPr>
              <w:noProof/>
              <w:webHidden/>
            </w:rPr>
            <w:fldChar w:fldCharType="begin"/>
          </w:r>
          <w:r w:rsidR="00A10E00">
            <w:rPr>
              <w:noProof/>
              <w:webHidden/>
            </w:rPr>
            <w:instrText xml:space="preserve"> PAGEREF _Toc144421322 \h </w:instrText>
          </w:r>
          <w:r w:rsidR="00A10E00">
            <w:rPr>
              <w:noProof/>
              <w:webHidden/>
            </w:rPr>
          </w:r>
          <w:r w:rsidR="00A10E00">
            <w:rPr>
              <w:noProof/>
              <w:webHidden/>
            </w:rPr>
            <w:fldChar w:fldCharType="separate"/>
          </w:r>
          <w:ins w:id="237" w:author="jonathan pritchard" w:date="2024-02-06T16:09:00Z">
            <w:r w:rsidR="00EE4356">
              <w:rPr>
                <w:noProof/>
                <w:webHidden/>
              </w:rPr>
              <w:t>51</w:t>
            </w:r>
          </w:ins>
          <w:del w:id="238"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893F918" w14:textId="4DF95F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"_Toc144421323"</w:instrText>
          </w:r>
          <w:r>
            <w:rPr>
              <w:noProof/>
            </w:rPr>
          </w:r>
          <w:r>
            <w:rPr>
              <w:noProof/>
            </w:rPr>
            <w:fldChar w:fldCharType="separate"/>
          </w:r>
          <w:r w:rsidR="00A10E00" w:rsidRPr="00620262">
            <w:rPr>
              <w:rStyle w:val="Hyperlink"/>
              <w:noProof/>
            </w:rPr>
            <w:t>C-12.6.1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Caution Notes</w:t>
          </w:r>
          <w:r w:rsidR="00A10E00">
            <w:rPr>
              <w:noProof/>
              <w:webHidden/>
            </w:rPr>
            <w:tab/>
          </w:r>
          <w:r w:rsidR="00A10E00">
            <w:rPr>
              <w:noProof/>
              <w:webHidden/>
            </w:rPr>
            <w:fldChar w:fldCharType="begin"/>
          </w:r>
          <w:r w:rsidR="00A10E00">
            <w:rPr>
              <w:noProof/>
              <w:webHidden/>
            </w:rPr>
            <w:instrText xml:space="preserve"> PAGEREF _Toc144421323 \h </w:instrText>
          </w:r>
          <w:r w:rsidR="00A10E00">
            <w:rPr>
              <w:noProof/>
              <w:webHidden/>
            </w:rPr>
          </w:r>
          <w:r w:rsidR="00A10E00">
            <w:rPr>
              <w:noProof/>
              <w:webHidden/>
            </w:rPr>
            <w:fldChar w:fldCharType="separate"/>
          </w:r>
          <w:ins w:id="239" w:author="jonathan pritchard" w:date="2024-02-06T16:09:00Z">
            <w:r w:rsidR="00EE4356">
              <w:rPr>
                <w:noProof/>
                <w:webHidden/>
              </w:rPr>
              <w:t>51</w:t>
            </w:r>
          </w:ins>
          <w:del w:id="240"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3FC7E503" w14:textId="297CF18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"_Toc144421324"</w:instrText>
          </w:r>
          <w:r>
            <w:rPr>
              <w:noProof/>
            </w:rPr>
          </w:r>
          <w:r>
            <w:rPr>
              <w:noProof/>
            </w:rPr>
            <w:fldChar w:fldCharType="separate"/>
          </w:r>
          <w:r w:rsidR="00A10E00" w:rsidRPr="00620262">
            <w:rPr>
              <w:rStyle w:val="Hyperlink"/>
              <w:noProof/>
            </w:rPr>
            <w:t>C-12.6.2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feature</w:t>
          </w:r>
          <w:r w:rsidR="00A10E00">
            <w:rPr>
              <w:noProof/>
              <w:webHidden/>
            </w:rPr>
            <w:tab/>
          </w:r>
          <w:r w:rsidR="00A10E00">
            <w:rPr>
              <w:noProof/>
              <w:webHidden/>
            </w:rPr>
            <w:fldChar w:fldCharType="begin"/>
          </w:r>
          <w:r w:rsidR="00A10E00">
            <w:rPr>
              <w:noProof/>
              <w:webHidden/>
            </w:rPr>
            <w:instrText xml:space="preserve"> PAGEREF _Toc144421324 \h </w:instrText>
          </w:r>
          <w:r w:rsidR="00A10E00">
            <w:rPr>
              <w:noProof/>
              <w:webHidden/>
            </w:rPr>
          </w:r>
          <w:r w:rsidR="00A10E00">
            <w:rPr>
              <w:noProof/>
              <w:webHidden/>
            </w:rPr>
            <w:fldChar w:fldCharType="separate"/>
          </w:r>
          <w:ins w:id="241" w:author="jonathan pritchard" w:date="2024-02-06T16:09:00Z">
            <w:r w:rsidR="00EE4356">
              <w:rPr>
                <w:noProof/>
                <w:webHidden/>
              </w:rPr>
              <w:t>51</w:t>
            </w:r>
          </w:ins>
          <w:del w:id="242"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72A96F04" w14:textId="64CC19E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"_Toc144421325"</w:instrText>
          </w:r>
          <w:r>
            <w:rPr>
              <w:noProof/>
            </w:rPr>
          </w:r>
          <w:r>
            <w:rPr>
              <w:noProof/>
            </w:rPr>
            <w:fldChar w:fldCharType="separate"/>
          </w:r>
          <w:r w:rsidR="00A10E00" w:rsidRPr="00620262">
            <w:rPr>
              <w:rStyle w:val="Hyperlink"/>
              <w:noProof/>
            </w:rPr>
            <w:t>C-12.6.3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Change of horizontal (geodetic) datum</w:t>
          </w:r>
          <w:r w:rsidR="00A10E00">
            <w:rPr>
              <w:noProof/>
              <w:webHidden/>
            </w:rPr>
            <w:tab/>
          </w:r>
          <w:r w:rsidR="00A10E00">
            <w:rPr>
              <w:noProof/>
              <w:webHidden/>
            </w:rPr>
            <w:fldChar w:fldCharType="begin"/>
          </w:r>
          <w:r w:rsidR="00A10E00">
            <w:rPr>
              <w:noProof/>
              <w:webHidden/>
            </w:rPr>
            <w:instrText xml:space="preserve"> PAGEREF _Toc144421325 \h </w:instrText>
          </w:r>
          <w:r w:rsidR="00A10E00">
            <w:rPr>
              <w:noProof/>
              <w:webHidden/>
            </w:rPr>
          </w:r>
          <w:r w:rsidR="00A10E00">
            <w:rPr>
              <w:noProof/>
              <w:webHidden/>
            </w:rPr>
            <w:fldChar w:fldCharType="separate"/>
          </w:r>
          <w:ins w:id="243" w:author="jonathan pritchard" w:date="2024-02-06T16:09:00Z">
            <w:r w:rsidR="00EE4356">
              <w:rPr>
                <w:noProof/>
                <w:webHidden/>
              </w:rPr>
              <w:t>51</w:t>
            </w:r>
          </w:ins>
          <w:del w:id="244"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914DEDE" w14:textId="2548B54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"_Toc144421326"</w:instrText>
          </w:r>
          <w:r>
            <w:rPr>
              <w:noProof/>
            </w:rPr>
          </w:r>
          <w:r>
            <w:rPr>
              <w:noProof/>
            </w:rPr>
            <w:fldChar w:fldCharType="separate"/>
          </w:r>
          <w:r w:rsidR="00A10E00" w:rsidRPr="00620262">
            <w:rPr>
              <w:rStyle w:val="Hyperlink"/>
              <w:noProof/>
            </w:rPr>
            <w:t>C-12.6.4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chart correction</w:t>
          </w:r>
          <w:r w:rsidR="00A10E00">
            <w:rPr>
              <w:noProof/>
              <w:webHidden/>
            </w:rPr>
            <w:tab/>
          </w:r>
          <w:r w:rsidR="00A10E00">
            <w:rPr>
              <w:noProof/>
              <w:webHidden/>
            </w:rPr>
            <w:fldChar w:fldCharType="begin"/>
          </w:r>
          <w:r w:rsidR="00A10E00">
            <w:rPr>
              <w:noProof/>
              <w:webHidden/>
            </w:rPr>
            <w:instrText xml:space="preserve"> PAGEREF _Toc144421326 \h </w:instrText>
          </w:r>
          <w:r w:rsidR="00A10E00">
            <w:rPr>
              <w:noProof/>
              <w:webHidden/>
            </w:rPr>
          </w:r>
          <w:r w:rsidR="00A10E00">
            <w:rPr>
              <w:noProof/>
              <w:webHidden/>
            </w:rPr>
            <w:fldChar w:fldCharType="separate"/>
          </w:r>
          <w:ins w:id="245" w:author="jonathan pritchard" w:date="2024-02-06T16:09:00Z">
            <w:r w:rsidR="00EE4356">
              <w:rPr>
                <w:noProof/>
                <w:webHidden/>
              </w:rPr>
              <w:t>51</w:t>
            </w:r>
          </w:ins>
          <w:del w:id="246"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6D293" w14:textId="380660C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"_Toc144421327"</w:instrText>
          </w:r>
          <w:r>
            <w:rPr>
              <w:noProof/>
            </w:rPr>
          </w:r>
          <w:r>
            <w:rPr>
              <w:noProof/>
            </w:rPr>
            <w:fldChar w:fldCharType="separate"/>
          </w:r>
          <w:r w:rsidR="00A10E00" w:rsidRPr="00620262">
            <w:rPr>
              <w:rStyle w:val="Hyperlink"/>
              <w:noProof/>
            </w:rPr>
            <w:t>C-12.6.5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corrections to non-ENC S-100 products</w:t>
          </w:r>
          <w:r w:rsidR="00A10E00">
            <w:rPr>
              <w:noProof/>
              <w:webHidden/>
            </w:rPr>
            <w:tab/>
          </w:r>
          <w:r w:rsidR="00A10E00">
            <w:rPr>
              <w:noProof/>
              <w:webHidden/>
            </w:rPr>
            <w:fldChar w:fldCharType="begin"/>
          </w:r>
          <w:r w:rsidR="00A10E00">
            <w:rPr>
              <w:noProof/>
              <w:webHidden/>
            </w:rPr>
            <w:instrText xml:space="preserve"> PAGEREF _Toc144421327 \h </w:instrText>
          </w:r>
          <w:r w:rsidR="00A10E00">
            <w:rPr>
              <w:noProof/>
              <w:webHidden/>
            </w:rPr>
          </w:r>
          <w:r w:rsidR="00A10E00">
            <w:rPr>
              <w:noProof/>
              <w:webHidden/>
            </w:rPr>
            <w:fldChar w:fldCharType="separate"/>
          </w:r>
          <w:ins w:id="247" w:author="jonathan pritchard" w:date="2024-02-06T16:09:00Z">
            <w:r w:rsidR="00EE4356">
              <w:rPr>
                <w:noProof/>
                <w:webHidden/>
              </w:rPr>
              <w:t>51</w:t>
            </w:r>
          </w:ins>
          <w:del w:id="248"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928C4" w14:textId="124F41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"_Toc144421328"</w:instrText>
          </w:r>
          <w:r>
            <w:rPr>
              <w:noProof/>
            </w:rPr>
          </w:r>
          <w:r>
            <w:rPr>
              <w:noProof/>
            </w:rPr>
            <w:fldChar w:fldCharType="separate"/>
          </w:r>
          <w:r w:rsidR="00A10E00" w:rsidRPr="00620262">
            <w:rPr>
              <w:rStyle w:val="Hyperlink"/>
              <w:noProof/>
            </w:rPr>
            <w:t>C-12.6.6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One-sided linestyle for boundaries</w:t>
          </w:r>
          <w:r w:rsidR="00A10E00">
            <w:rPr>
              <w:noProof/>
              <w:webHidden/>
            </w:rPr>
            <w:tab/>
          </w:r>
          <w:r w:rsidR="00A10E00">
            <w:rPr>
              <w:noProof/>
              <w:webHidden/>
            </w:rPr>
            <w:fldChar w:fldCharType="begin"/>
          </w:r>
          <w:r w:rsidR="00A10E00">
            <w:rPr>
              <w:noProof/>
              <w:webHidden/>
            </w:rPr>
            <w:instrText xml:space="preserve"> PAGEREF _Toc144421328 \h </w:instrText>
          </w:r>
          <w:r w:rsidR="00A10E00">
            <w:rPr>
              <w:noProof/>
              <w:webHidden/>
            </w:rPr>
          </w:r>
          <w:r w:rsidR="00A10E00">
            <w:rPr>
              <w:noProof/>
              <w:webHidden/>
            </w:rPr>
            <w:fldChar w:fldCharType="separate"/>
          </w:r>
          <w:ins w:id="249" w:author="jonathan pritchard" w:date="2024-02-06T16:09:00Z">
            <w:r w:rsidR="00EE4356">
              <w:rPr>
                <w:noProof/>
                <w:webHidden/>
              </w:rPr>
              <w:t>51</w:t>
            </w:r>
          </w:ins>
          <w:del w:id="250"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A5DDF77" w14:textId="232A6FF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"_Toc144421329"</w:instrText>
          </w:r>
          <w:r>
            <w:rPr>
              <w:noProof/>
            </w:rPr>
          </w:r>
          <w:r>
            <w:rPr>
              <w:noProof/>
            </w:rPr>
            <w:fldChar w:fldCharType="separate"/>
          </w:r>
          <w:r w:rsidR="00A10E00" w:rsidRPr="00620262">
            <w:rPr>
              <w:rStyle w:val="Hyperlink"/>
              <w:noProof/>
            </w:rPr>
            <w:t>C-12.6.7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identifiers</w:t>
          </w:r>
          <w:r w:rsidR="00A10E00">
            <w:rPr>
              <w:noProof/>
              <w:webHidden/>
            </w:rPr>
            <w:tab/>
          </w:r>
          <w:r w:rsidR="00A10E00">
            <w:rPr>
              <w:noProof/>
              <w:webHidden/>
            </w:rPr>
            <w:fldChar w:fldCharType="begin"/>
          </w:r>
          <w:r w:rsidR="00A10E00">
            <w:rPr>
              <w:noProof/>
              <w:webHidden/>
            </w:rPr>
            <w:instrText xml:space="preserve"> PAGEREF _Toc144421329 \h </w:instrText>
          </w:r>
          <w:r w:rsidR="00A10E00">
            <w:rPr>
              <w:noProof/>
              <w:webHidden/>
            </w:rPr>
          </w:r>
          <w:r w:rsidR="00A10E00">
            <w:rPr>
              <w:noProof/>
              <w:webHidden/>
            </w:rPr>
            <w:fldChar w:fldCharType="separate"/>
          </w:r>
          <w:ins w:id="251" w:author="jonathan pritchard" w:date="2024-02-06T16:09:00Z">
            <w:r w:rsidR="00EE4356">
              <w:rPr>
                <w:noProof/>
                <w:webHidden/>
              </w:rPr>
              <w:t>51</w:t>
            </w:r>
          </w:ins>
          <w:del w:id="252"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E52A029" w14:textId="5662EC0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"_Toc144421330"</w:instrText>
          </w:r>
          <w:r>
            <w:rPr>
              <w:noProof/>
            </w:rPr>
          </w:r>
          <w:r>
            <w:rPr>
              <w:noProof/>
            </w:rPr>
            <w:fldChar w:fldCharType="separate"/>
          </w:r>
          <w:r w:rsidR="00A10E00" w:rsidRPr="00620262">
            <w:rPr>
              <w:rStyle w:val="Hyperlink"/>
              <w:noProof/>
            </w:rPr>
            <w:t>C-12.7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Date-dependent features</w:t>
          </w:r>
          <w:r w:rsidR="00A10E00">
            <w:rPr>
              <w:noProof/>
              <w:webHidden/>
            </w:rPr>
            <w:tab/>
          </w:r>
          <w:r w:rsidR="00A10E00">
            <w:rPr>
              <w:noProof/>
              <w:webHidden/>
            </w:rPr>
            <w:fldChar w:fldCharType="begin"/>
          </w:r>
          <w:r w:rsidR="00A10E00">
            <w:rPr>
              <w:noProof/>
              <w:webHidden/>
            </w:rPr>
            <w:instrText xml:space="preserve"> PAGEREF _Toc144421330 \h </w:instrText>
          </w:r>
          <w:r w:rsidR="00A10E00">
            <w:rPr>
              <w:noProof/>
              <w:webHidden/>
            </w:rPr>
          </w:r>
          <w:r w:rsidR="00A10E00">
            <w:rPr>
              <w:noProof/>
              <w:webHidden/>
            </w:rPr>
            <w:fldChar w:fldCharType="separate"/>
          </w:r>
          <w:ins w:id="253" w:author="jonathan pritchard" w:date="2024-02-06T16:09:00Z">
            <w:r w:rsidR="00EE4356">
              <w:rPr>
                <w:noProof/>
                <w:webHidden/>
              </w:rPr>
              <w:t>51</w:t>
            </w:r>
          </w:ins>
          <w:del w:id="254"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02D72D20" w14:textId="09115DB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"_Toc144421331"</w:instrText>
          </w:r>
          <w:r>
            <w:rPr>
              <w:noProof/>
            </w:rPr>
          </w:r>
          <w:r>
            <w:rPr>
              <w:noProof/>
            </w:rPr>
            <w:fldChar w:fldCharType="separate"/>
          </w:r>
          <w:r w:rsidR="00A10E00" w:rsidRPr="00620262">
            <w:rPr>
              <w:rStyle w:val="Hyperlink"/>
              <w:noProof/>
            </w:rPr>
            <w:t>C-12.7.1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date-dependent features by mariner-selected date</w:t>
          </w:r>
          <w:r w:rsidR="00A10E00">
            <w:rPr>
              <w:noProof/>
              <w:webHidden/>
            </w:rPr>
            <w:tab/>
          </w:r>
          <w:r w:rsidR="00A10E00">
            <w:rPr>
              <w:noProof/>
              <w:webHidden/>
            </w:rPr>
            <w:fldChar w:fldCharType="begin"/>
          </w:r>
          <w:r w:rsidR="00A10E00">
            <w:rPr>
              <w:noProof/>
              <w:webHidden/>
            </w:rPr>
            <w:instrText xml:space="preserve"> PAGEREF _Toc144421331 \h </w:instrText>
          </w:r>
          <w:r w:rsidR="00A10E00">
            <w:rPr>
              <w:noProof/>
              <w:webHidden/>
            </w:rPr>
          </w:r>
          <w:r w:rsidR="00A10E00">
            <w:rPr>
              <w:noProof/>
              <w:webHidden/>
            </w:rPr>
            <w:fldChar w:fldCharType="separate"/>
          </w:r>
          <w:ins w:id="255" w:author="jonathan pritchard" w:date="2024-02-06T16:09:00Z">
            <w:r w:rsidR="00EE4356">
              <w:rPr>
                <w:noProof/>
                <w:webHidden/>
              </w:rPr>
              <w:t>52</w:t>
            </w:r>
          </w:ins>
          <w:del w:id="256"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13EACB24" w14:textId="7BC3510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"_Toc144421332"</w:instrText>
          </w:r>
          <w:r>
            <w:rPr>
              <w:noProof/>
            </w:rPr>
          </w:r>
          <w:r>
            <w:rPr>
              <w:noProof/>
            </w:rPr>
            <w:fldChar w:fldCharType="separate"/>
          </w:r>
          <w:r w:rsidR="00A10E00" w:rsidRPr="00620262">
            <w:rPr>
              <w:rStyle w:val="Hyperlink"/>
              <w:noProof/>
            </w:rPr>
            <w:t>C-12.7.2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Highlighting of date-dependent features</w:t>
          </w:r>
          <w:r w:rsidR="00A10E00">
            <w:rPr>
              <w:noProof/>
              <w:webHidden/>
            </w:rPr>
            <w:tab/>
          </w:r>
          <w:r w:rsidR="00A10E00">
            <w:rPr>
              <w:noProof/>
              <w:webHidden/>
            </w:rPr>
            <w:fldChar w:fldCharType="begin"/>
          </w:r>
          <w:r w:rsidR="00A10E00">
            <w:rPr>
              <w:noProof/>
              <w:webHidden/>
            </w:rPr>
            <w:instrText xml:space="preserve"> PAGEREF _Toc144421332 \h </w:instrText>
          </w:r>
          <w:r w:rsidR="00A10E00">
            <w:rPr>
              <w:noProof/>
              <w:webHidden/>
            </w:rPr>
          </w:r>
          <w:r w:rsidR="00A10E00">
            <w:rPr>
              <w:noProof/>
              <w:webHidden/>
            </w:rPr>
            <w:fldChar w:fldCharType="separate"/>
          </w:r>
          <w:ins w:id="257" w:author="jonathan pritchard" w:date="2024-02-06T16:09:00Z">
            <w:r w:rsidR="00EE4356">
              <w:rPr>
                <w:noProof/>
                <w:webHidden/>
              </w:rPr>
              <w:t>52</w:t>
            </w:r>
          </w:ins>
          <w:del w:id="258"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317FE57E" w14:textId="2948361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"_Toc144421333"</w:instrText>
          </w:r>
          <w:r>
            <w:rPr>
              <w:noProof/>
            </w:rPr>
          </w:r>
          <w:r>
            <w:rPr>
              <w:noProof/>
            </w:rPr>
            <w:fldChar w:fldCharType="separate"/>
          </w:r>
          <w:r w:rsidR="00A10E00" w:rsidRPr="00620262">
            <w:rPr>
              <w:rStyle w:val="Hyperlink"/>
              <w:noProof/>
            </w:rPr>
            <w:t>C-12.7.3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Indication of date adjustment</w:t>
          </w:r>
          <w:r w:rsidR="00A10E00">
            <w:rPr>
              <w:noProof/>
              <w:webHidden/>
            </w:rPr>
            <w:tab/>
          </w:r>
          <w:r w:rsidR="00A10E00">
            <w:rPr>
              <w:noProof/>
              <w:webHidden/>
            </w:rPr>
            <w:fldChar w:fldCharType="begin"/>
          </w:r>
          <w:r w:rsidR="00A10E00">
            <w:rPr>
              <w:noProof/>
              <w:webHidden/>
            </w:rPr>
            <w:instrText xml:space="preserve"> PAGEREF _Toc144421333 \h </w:instrText>
          </w:r>
          <w:r w:rsidR="00A10E00">
            <w:rPr>
              <w:noProof/>
              <w:webHidden/>
            </w:rPr>
          </w:r>
          <w:r w:rsidR="00A10E00">
            <w:rPr>
              <w:noProof/>
              <w:webHidden/>
            </w:rPr>
            <w:fldChar w:fldCharType="separate"/>
          </w:r>
          <w:ins w:id="259" w:author="jonathan pritchard" w:date="2024-02-06T16:09:00Z">
            <w:r w:rsidR="00EE4356">
              <w:rPr>
                <w:noProof/>
                <w:webHidden/>
              </w:rPr>
              <w:t>52</w:t>
            </w:r>
          </w:ins>
          <w:del w:id="260"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1293F336" w14:textId="482EEC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"_Toc144421334"</w:instrText>
          </w:r>
          <w:r>
            <w:rPr>
              <w:noProof/>
            </w:rPr>
          </w:r>
          <w:r>
            <w:rPr>
              <w:noProof/>
            </w:rPr>
            <w:fldChar w:fldCharType="separate"/>
          </w:r>
          <w:r w:rsidR="00A10E00" w:rsidRPr="00620262">
            <w:rPr>
              <w:rStyle w:val="Hyperlink"/>
              <w:noProof/>
            </w:rPr>
            <w:t>C-12.8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Scale-dependent features</w:t>
          </w:r>
          <w:r w:rsidR="00A10E00">
            <w:rPr>
              <w:noProof/>
              <w:webHidden/>
            </w:rPr>
            <w:tab/>
          </w:r>
          <w:r w:rsidR="00A10E00">
            <w:rPr>
              <w:noProof/>
              <w:webHidden/>
            </w:rPr>
            <w:fldChar w:fldCharType="begin"/>
          </w:r>
          <w:r w:rsidR="00A10E00">
            <w:rPr>
              <w:noProof/>
              <w:webHidden/>
            </w:rPr>
            <w:instrText xml:space="preserve"> PAGEREF _Toc144421334 \h </w:instrText>
          </w:r>
          <w:r w:rsidR="00A10E00">
            <w:rPr>
              <w:noProof/>
              <w:webHidden/>
            </w:rPr>
          </w:r>
          <w:r w:rsidR="00A10E00">
            <w:rPr>
              <w:noProof/>
              <w:webHidden/>
            </w:rPr>
            <w:fldChar w:fldCharType="separate"/>
          </w:r>
          <w:ins w:id="261" w:author="jonathan pritchard" w:date="2024-02-06T16:09:00Z">
            <w:r w:rsidR="00EE4356">
              <w:rPr>
                <w:noProof/>
                <w:webHidden/>
              </w:rPr>
              <w:t>52</w:t>
            </w:r>
          </w:ins>
          <w:del w:id="262"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50E60953" w14:textId="427944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"_Toc144421335"</w:instrText>
          </w:r>
          <w:r>
            <w:rPr>
              <w:noProof/>
            </w:rPr>
          </w:r>
          <w:r>
            <w:rPr>
              <w:noProof/>
            </w:rPr>
            <w:fldChar w:fldCharType="separate"/>
          </w:r>
          <w:r w:rsidR="00A10E00" w:rsidRPr="00620262">
            <w:rPr>
              <w:rStyle w:val="Hyperlink"/>
              <w:noProof/>
            </w:rPr>
            <w:t>C-12.9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presentation elements</w:t>
          </w:r>
          <w:r w:rsidR="00A10E00">
            <w:rPr>
              <w:noProof/>
              <w:webHidden/>
            </w:rPr>
            <w:tab/>
          </w:r>
          <w:r w:rsidR="00A10E00">
            <w:rPr>
              <w:noProof/>
              <w:webHidden/>
            </w:rPr>
            <w:fldChar w:fldCharType="begin"/>
          </w:r>
          <w:r w:rsidR="00A10E00">
            <w:rPr>
              <w:noProof/>
              <w:webHidden/>
            </w:rPr>
            <w:instrText xml:space="preserve"> PAGEREF _Toc144421335 \h </w:instrText>
          </w:r>
          <w:r w:rsidR="00A10E00">
            <w:rPr>
              <w:noProof/>
              <w:webHidden/>
            </w:rPr>
          </w:r>
          <w:r w:rsidR="00A10E00">
            <w:rPr>
              <w:noProof/>
              <w:webHidden/>
            </w:rPr>
            <w:fldChar w:fldCharType="separate"/>
          </w:r>
          <w:ins w:id="263" w:author="jonathan pritchard" w:date="2024-02-06T16:09:00Z">
            <w:r w:rsidR="00EE4356">
              <w:rPr>
                <w:noProof/>
                <w:webHidden/>
              </w:rPr>
              <w:t>52</w:t>
            </w:r>
          </w:ins>
          <w:del w:id="264"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2400A386" w14:textId="309F941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"_Toc144421336"</w:instrText>
          </w:r>
          <w:r>
            <w:rPr>
              <w:noProof/>
            </w:rPr>
          </w:r>
          <w:r>
            <w:rPr>
              <w:noProof/>
            </w:rPr>
            <w:fldChar w:fldCharType="separate"/>
          </w:r>
          <w:r w:rsidR="00A10E00" w:rsidRPr="00620262">
            <w:rPr>
              <w:rStyle w:val="Hyperlink"/>
              <w:noProof/>
            </w:rPr>
            <w:t>C-12.9.1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bar and latitude scale</w:t>
          </w:r>
          <w:r w:rsidR="00A10E00">
            <w:rPr>
              <w:noProof/>
              <w:webHidden/>
            </w:rPr>
            <w:tab/>
          </w:r>
          <w:r w:rsidR="00A10E00">
            <w:rPr>
              <w:noProof/>
              <w:webHidden/>
            </w:rPr>
            <w:fldChar w:fldCharType="begin"/>
          </w:r>
          <w:r w:rsidR="00A10E00">
            <w:rPr>
              <w:noProof/>
              <w:webHidden/>
            </w:rPr>
            <w:instrText xml:space="preserve"> PAGEREF _Toc144421336 \h </w:instrText>
          </w:r>
          <w:r w:rsidR="00A10E00">
            <w:rPr>
              <w:noProof/>
              <w:webHidden/>
            </w:rPr>
          </w:r>
          <w:r w:rsidR="00A10E00">
            <w:rPr>
              <w:noProof/>
              <w:webHidden/>
            </w:rPr>
            <w:fldChar w:fldCharType="separate"/>
          </w:r>
          <w:ins w:id="265" w:author="jonathan pritchard" w:date="2024-02-06T16:09:00Z">
            <w:r w:rsidR="00EE4356">
              <w:rPr>
                <w:noProof/>
                <w:webHidden/>
              </w:rPr>
              <w:t>52</w:t>
            </w:r>
          </w:ins>
          <w:del w:id="266"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478E1483" w14:textId="74BD26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"_Toc144421337"</w:instrText>
          </w:r>
          <w:r>
            <w:rPr>
              <w:noProof/>
            </w:rPr>
          </w:r>
          <w:r>
            <w:rPr>
              <w:noProof/>
            </w:rPr>
            <w:fldChar w:fldCharType="separate"/>
          </w:r>
          <w:r w:rsidR="00A10E00" w:rsidRPr="00620262">
            <w:rPr>
              <w:rStyle w:val="Hyperlink"/>
              <w:noProof/>
            </w:rPr>
            <w:t>C-12.9.2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North arrow</w:t>
          </w:r>
          <w:r w:rsidR="00A10E00">
            <w:rPr>
              <w:noProof/>
              <w:webHidden/>
            </w:rPr>
            <w:tab/>
          </w:r>
          <w:r w:rsidR="00A10E00">
            <w:rPr>
              <w:noProof/>
              <w:webHidden/>
            </w:rPr>
            <w:fldChar w:fldCharType="begin"/>
          </w:r>
          <w:r w:rsidR="00A10E00">
            <w:rPr>
              <w:noProof/>
              <w:webHidden/>
            </w:rPr>
            <w:instrText xml:space="preserve"> PAGEREF _Toc144421337 \h </w:instrText>
          </w:r>
          <w:r w:rsidR="00A10E00">
            <w:rPr>
              <w:noProof/>
              <w:webHidden/>
            </w:rPr>
          </w:r>
          <w:r w:rsidR="00A10E00">
            <w:rPr>
              <w:noProof/>
              <w:webHidden/>
            </w:rPr>
            <w:fldChar w:fldCharType="separate"/>
          </w:r>
          <w:ins w:id="267" w:author="jonathan pritchard" w:date="2024-02-06T16:09:00Z">
            <w:r w:rsidR="00EE4356">
              <w:rPr>
                <w:noProof/>
                <w:webHidden/>
              </w:rPr>
              <w:t>53</w:t>
            </w:r>
          </w:ins>
          <w:del w:id="268"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30B5AE59" w14:textId="27D90AA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"_Toc144421338"</w:instrText>
          </w:r>
          <w:r>
            <w:rPr>
              <w:noProof/>
            </w:rPr>
          </w:r>
          <w:r>
            <w:rPr>
              <w:noProof/>
            </w:rPr>
            <w:fldChar w:fldCharType="separate"/>
          </w:r>
          <w:r w:rsidR="00A10E00" w:rsidRPr="00620262">
            <w:rPr>
              <w:rStyle w:val="Hyperlink"/>
              <w:noProof/>
            </w:rPr>
            <w:t>C-12.9.3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Graticule</w:t>
          </w:r>
          <w:r w:rsidR="00A10E00">
            <w:rPr>
              <w:noProof/>
              <w:webHidden/>
            </w:rPr>
            <w:tab/>
          </w:r>
          <w:r w:rsidR="00A10E00">
            <w:rPr>
              <w:noProof/>
              <w:webHidden/>
            </w:rPr>
            <w:fldChar w:fldCharType="begin"/>
          </w:r>
          <w:r w:rsidR="00A10E00">
            <w:rPr>
              <w:noProof/>
              <w:webHidden/>
            </w:rPr>
            <w:instrText xml:space="preserve"> PAGEREF _Toc144421338 \h </w:instrText>
          </w:r>
          <w:r w:rsidR="00A10E00">
            <w:rPr>
              <w:noProof/>
              <w:webHidden/>
            </w:rPr>
          </w:r>
          <w:r w:rsidR="00A10E00">
            <w:rPr>
              <w:noProof/>
              <w:webHidden/>
            </w:rPr>
            <w:fldChar w:fldCharType="separate"/>
          </w:r>
          <w:ins w:id="269" w:author="jonathan pritchard" w:date="2024-02-06T16:09:00Z">
            <w:r w:rsidR="00EE4356">
              <w:rPr>
                <w:noProof/>
                <w:webHidden/>
              </w:rPr>
              <w:t>53</w:t>
            </w:r>
          </w:ins>
          <w:del w:id="270"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4EE4E1E" w14:textId="05D625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"_Toc144421339"</w:instrText>
          </w:r>
          <w:r>
            <w:rPr>
              <w:noProof/>
            </w:rPr>
          </w:r>
          <w:r>
            <w:rPr>
              <w:noProof/>
            </w:rPr>
            <w:fldChar w:fldCharType="separate"/>
          </w:r>
          <w:r w:rsidR="00A10E00" w:rsidRPr="00620262">
            <w:rPr>
              <w:rStyle w:val="Hyperlink"/>
              <w:noProof/>
            </w:rPr>
            <w:t>C-12.9.4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w:t>
          </w:r>
          <w:r w:rsidR="00A10E00">
            <w:rPr>
              <w:noProof/>
              <w:webHidden/>
            </w:rPr>
            <w:tab/>
          </w:r>
          <w:r w:rsidR="00A10E00">
            <w:rPr>
              <w:noProof/>
              <w:webHidden/>
            </w:rPr>
            <w:fldChar w:fldCharType="begin"/>
          </w:r>
          <w:r w:rsidR="00A10E00">
            <w:rPr>
              <w:noProof/>
              <w:webHidden/>
            </w:rPr>
            <w:instrText xml:space="preserve"> PAGEREF _Toc144421339 \h </w:instrText>
          </w:r>
          <w:r w:rsidR="00A10E00">
            <w:rPr>
              <w:noProof/>
              <w:webHidden/>
            </w:rPr>
          </w:r>
          <w:r w:rsidR="00A10E00">
            <w:rPr>
              <w:noProof/>
              <w:webHidden/>
            </w:rPr>
            <w:fldChar w:fldCharType="separate"/>
          </w:r>
          <w:ins w:id="271" w:author="jonathan pritchard" w:date="2024-02-06T16:09:00Z">
            <w:r w:rsidR="00EE4356">
              <w:rPr>
                <w:noProof/>
                <w:webHidden/>
              </w:rPr>
              <w:t>53</w:t>
            </w:r>
          </w:ins>
          <w:del w:id="272"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0537C12C" w14:textId="455304D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"_Toc144421340"</w:instrText>
          </w:r>
          <w:r>
            <w:rPr>
              <w:noProof/>
            </w:rPr>
          </w:r>
          <w:r>
            <w:rPr>
              <w:noProof/>
            </w:rPr>
            <w:fldChar w:fldCharType="separate"/>
          </w:r>
          <w:r w:rsidR="00A10E00" w:rsidRPr="00620262">
            <w:rPr>
              <w:rStyle w:val="Hyperlink"/>
              <w:noProof/>
            </w:rPr>
            <w:t>C-12.9.5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Shallow water pattern</w:t>
          </w:r>
          <w:r w:rsidR="00A10E00">
            <w:rPr>
              <w:noProof/>
              <w:webHidden/>
            </w:rPr>
            <w:tab/>
          </w:r>
          <w:r w:rsidR="00A10E00">
            <w:rPr>
              <w:noProof/>
              <w:webHidden/>
            </w:rPr>
            <w:fldChar w:fldCharType="begin"/>
          </w:r>
          <w:r w:rsidR="00A10E00">
            <w:rPr>
              <w:noProof/>
              <w:webHidden/>
            </w:rPr>
            <w:instrText xml:space="preserve"> PAGEREF _Toc144421340 \h </w:instrText>
          </w:r>
          <w:r w:rsidR="00A10E00">
            <w:rPr>
              <w:noProof/>
              <w:webHidden/>
            </w:rPr>
          </w:r>
          <w:r w:rsidR="00A10E00">
            <w:rPr>
              <w:noProof/>
              <w:webHidden/>
            </w:rPr>
            <w:fldChar w:fldCharType="separate"/>
          </w:r>
          <w:ins w:id="273" w:author="jonathan pritchard" w:date="2024-02-06T16:09:00Z">
            <w:r w:rsidR="00EE4356">
              <w:rPr>
                <w:noProof/>
                <w:webHidden/>
              </w:rPr>
              <w:t>53</w:t>
            </w:r>
          </w:ins>
          <w:del w:id="274"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6FA7A85" w14:textId="3A1BB05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"_Toc144421341"</w:instrText>
          </w:r>
          <w:r>
            <w:rPr>
              <w:noProof/>
            </w:rPr>
          </w:r>
          <w:r>
            <w:rPr>
              <w:noProof/>
            </w:rPr>
            <w:fldChar w:fldCharType="separate"/>
          </w:r>
          <w:r w:rsidR="00A10E00" w:rsidRPr="00620262">
            <w:rPr>
              <w:rStyle w:val="Hyperlink"/>
              <w:noProof/>
            </w:rPr>
            <w:t>C-12.9.6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Black level adjustment symbol</w:t>
          </w:r>
          <w:r w:rsidR="00A10E00">
            <w:rPr>
              <w:noProof/>
              <w:webHidden/>
            </w:rPr>
            <w:tab/>
          </w:r>
          <w:r w:rsidR="00A10E00">
            <w:rPr>
              <w:noProof/>
              <w:webHidden/>
            </w:rPr>
            <w:fldChar w:fldCharType="begin"/>
          </w:r>
          <w:r w:rsidR="00A10E00">
            <w:rPr>
              <w:noProof/>
              <w:webHidden/>
            </w:rPr>
            <w:instrText xml:space="preserve"> PAGEREF _Toc144421341 \h </w:instrText>
          </w:r>
          <w:r w:rsidR="00A10E00">
            <w:rPr>
              <w:noProof/>
              <w:webHidden/>
            </w:rPr>
          </w:r>
          <w:r w:rsidR="00A10E00">
            <w:rPr>
              <w:noProof/>
              <w:webHidden/>
            </w:rPr>
            <w:fldChar w:fldCharType="separate"/>
          </w:r>
          <w:ins w:id="275" w:author="jonathan pritchard" w:date="2024-02-06T16:09:00Z">
            <w:r w:rsidR="00EE4356">
              <w:rPr>
                <w:noProof/>
                <w:webHidden/>
              </w:rPr>
              <w:t>54</w:t>
            </w:r>
          </w:ins>
          <w:del w:id="276"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23B0960" w14:textId="6025283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"_Toc144421342"</w:instrText>
          </w:r>
          <w:r>
            <w:rPr>
              <w:noProof/>
            </w:rPr>
          </w:r>
          <w:r>
            <w:rPr>
              <w:noProof/>
            </w:rPr>
            <w:fldChar w:fldCharType="separate"/>
          </w:r>
          <w:r w:rsidR="00A10E00" w:rsidRPr="00620262">
            <w:rPr>
              <w:rStyle w:val="Hyperlink"/>
              <w:noProof/>
            </w:rPr>
            <w:t>C-12.9.7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and notification of navigational hazards</w:t>
          </w:r>
          <w:r w:rsidR="00A10E00">
            <w:rPr>
              <w:noProof/>
              <w:webHidden/>
            </w:rPr>
            <w:tab/>
          </w:r>
          <w:r w:rsidR="00A10E00">
            <w:rPr>
              <w:noProof/>
              <w:webHidden/>
            </w:rPr>
            <w:fldChar w:fldCharType="begin"/>
          </w:r>
          <w:r w:rsidR="00A10E00">
            <w:rPr>
              <w:noProof/>
              <w:webHidden/>
            </w:rPr>
            <w:instrText xml:space="preserve"> PAGEREF _Toc144421342 \h </w:instrText>
          </w:r>
          <w:r w:rsidR="00A10E00">
            <w:rPr>
              <w:noProof/>
              <w:webHidden/>
            </w:rPr>
          </w:r>
          <w:r w:rsidR="00A10E00">
            <w:rPr>
              <w:noProof/>
              <w:webHidden/>
            </w:rPr>
            <w:fldChar w:fldCharType="separate"/>
          </w:r>
          <w:ins w:id="277" w:author="jonathan pritchard" w:date="2024-02-06T16:09:00Z">
            <w:r w:rsidR="00EE4356">
              <w:rPr>
                <w:noProof/>
                <w:webHidden/>
              </w:rPr>
              <w:t>54</w:t>
            </w:r>
          </w:ins>
          <w:del w:id="278"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7DE35F2B" w14:textId="30E16D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"_Toc144421343"</w:instrText>
          </w:r>
          <w:r>
            <w:rPr>
              <w:noProof/>
            </w:rPr>
          </w:r>
          <w:r>
            <w:rPr>
              <w:noProof/>
            </w:rPr>
            <w:fldChar w:fldCharType="separate"/>
          </w:r>
          <w:r w:rsidR="00A10E00" w:rsidRPr="00620262">
            <w:rPr>
              <w:rStyle w:val="Hyperlink"/>
              <w:noProof/>
            </w:rPr>
            <w:t>C-12.9.8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areas for which special conditions exist</w:t>
          </w:r>
          <w:r w:rsidR="00A10E00">
            <w:rPr>
              <w:noProof/>
              <w:webHidden/>
            </w:rPr>
            <w:tab/>
          </w:r>
          <w:r w:rsidR="00A10E00">
            <w:rPr>
              <w:noProof/>
              <w:webHidden/>
            </w:rPr>
            <w:fldChar w:fldCharType="begin"/>
          </w:r>
          <w:r w:rsidR="00A10E00">
            <w:rPr>
              <w:noProof/>
              <w:webHidden/>
            </w:rPr>
            <w:instrText xml:space="preserve"> PAGEREF _Toc144421343 \h </w:instrText>
          </w:r>
          <w:r w:rsidR="00A10E00">
            <w:rPr>
              <w:noProof/>
              <w:webHidden/>
            </w:rPr>
          </w:r>
          <w:r w:rsidR="00A10E00">
            <w:rPr>
              <w:noProof/>
              <w:webHidden/>
            </w:rPr>
            <w:fldChar w:fldCharType="separate"/>
          </w:r>
          <w:ins w:id="279" w:author="jonathan pritchard" w:date="2024-02-06T16:09:00Z">
            <w:r w:rsidR="00EE4356">
              <w:rPr>
                <w:noProof/>
                <w:webHidden/>
              </w:rPr>
              <w:t>55</w:t>
            </w:r>
          </w:ins>
          <w:del w:id="280"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6C6F6C6" w14:textId="30D90B4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"_Toc144421344"</w:instrText>
          </w:r>
          <w:r>
            <w:rPr>
              <w:noProof/>
            </w:rPr>
          </w:r>
          <w:r>
            <w:rPr>
              <w:noProof/>
            </w:rPr>
            <w:fldChar w:fldCharType="separate"/>
          </w:r>
          <w:r w:rsidR="00A10E00" w:rsidRPr="00620262">
            <w:rPr>
              <w:rStyle w:val="Hyperlink"/>
              <w:noProof/>
            </w:rPr>
            <w:t>C-12.9.9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Visualisation of the safety contour</w:t>
          </w:r>
          <w:r w:rsidR="00A10E00">
            <w:rPr>
              <w:noProof/>
              <w:webHidden/>
            </w:rPr>
            <w:tab/>
          </w:r>
          <w:r w:rsidR="00A10E00">
            <w:rPr>
              <w:noProof/>
              <w:webHidden/>
            </w:rPr>
            <w:fldChar w:fldCharType="begin"/>
          </w:r>
          <w:r w:rsidR="00A10E00">
            <w:rPr>
              <w:noProof/>
              <w:webHidden/>
            </w:rPr>
            <w:instrText xml:space="preserve"> PAGEREF _Toc144421344 \h </w:instrText>
          </w:r>
          <w:r w:rsidR="00A10E00">
            <w:rPr>
              <w:noProof/>
              <w:webHidden/>
            </w:rPr>
          </w:r>
          <w:r w:rsidR="00A10E00">
            <w:rPr>
              <w:noProof/>
              <w:webHidden/>
            </w:rPr>
            <w:fldChar w:fldCharType="separate"/>
          </w:r>
          <w:ins w:id="281" w:author="jonathan pritchard" w:date="2024-02-06T16:09:00Z">
            <w:r w:rsidR="00EE4356">
              <w:rPr>
                <w:noProof/>
                <w:webHidden/>
              </w:rPr>
              <w:t>55</w:t>
            </w:r>
          </w:ins>
          <w:del w:id="282"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69F5D109" w14:textId="6F190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"_Toc144421345"</w:instrText>
          </w:r>
          <w:r>
            <w:rPr>
              <w:noProof/>
            </w:rPr>
          </w:r>
          <w:r>
            <w:rPr>
              <w:noProof/>
            </w:rPr>
            <w:fldChar w:fldCharType="separate"/>
          </w:r>
          <w:r w:rsidR="00A10E00" w:rsidRPr="00620262">
            <w:rPr>
              <w:rStyle w:val="Hyperlink"/>
              <w:noProof/>
            </w:rPr>
            <w:t>C-12.9.10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safety contour</w:t>
          </w:r>
          <w:r w:rsidR="00A10E00">
            <w:rPr>
              <w:noProof/>
              <w:webHidden/>
            </w:rPr>
            <w:tab/>
          </w:r>
          <w:r w:rsidR="00A10E00">
            <w:rPr>
              <w:noProof/>
              <w:webHidden/>
            </w:rPr>
            <w:fldChar w:fldCharType="begin"/>
          </w:r>
          <w:r w:rsidR="00A10E00">
            <w:rPr>
              <w:noProof/>
              <w:webHidden/>
            </w:rPr>
            <w:instrText xml:space="preserve"> PAGEREF _Toc144421345 \h </w:instrText>
          </w:r>
          <w:r w:rsidR="00A10E00">
            <w:rPr>
              <w:noProof/>
              <w:webHidden/>
            </w:rPr>
          </w:r>
          <w:r w:rsidR="00A10E00">
            <w:rPr>
              <w:noProof/>
              <w:webHidden/>
            </w:rPr>
            <w:fldChar w:fldCharType="separate"/>
          </w:r>
          <w:ins w:id="283" w:author="jonathan pritchard" w:date="2024-02-06T16:09:00Z">
            <w:r w:rsidR="00EE4356">
              <w:rPr>
                <w:noProof/>
                <w:webHidden/>
              </w:rPr>
              <w:t>55</w:t>
            </w:r>
          </w:ins>
          <w:del w:id="284"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16612E93" w14:textId="60406E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"_Toc144421346"</w:instrText>
          </w:r>
          <w:r>
            <w:rPr>
              <w:noProof/>
            </w:rPr>
          </w:r>
          <w:r>
            <w:rPr>
              <w:noProof/>
            </w:rPr>
            <w:fldChar w:fldCharType="separate"/>
          </w:r>
          <w:r w:rsidR="00A10E00" w:rsidRPr="00620262">
            <w:rPr>
              <w:rStyle w:val="Hyperlink"/>
              <w:noProof/>
            </w:rPr>
            <w:t>C-12.9.11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_Toc144421346 \h </w:instrText>
          </w:r>
          <w:r w:rsidR="00A10E00">
            <w:rPr>
              <w:noProof/>
              <w:webHidden/>
            </w:rPr>
          </w:r>
          <w:r w:rsidR="00A10E00">
            <w:rPr>
              <w:noProof/>
              <w:webHidden/>
            </w:rPr>
            <w:fldChar w:fldCharType="separate"/>
          </w:r>
          <w:ins w:id="285" w:author="jonathan pritchard" w:date="2024-02-06T16:09:00Z">
            <w:r w:rsidR="00EE4356">
              <w:rPr>
                <w:noProof/>
                <w:webHidden/>
              </w:rPr>
              <w:t>56</w:t>
            </w:r>
          </w:ins>
          <w:del w:id="286"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29446AE3" w14:textId="015937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"_Toc144421347"</w:instrText>
          </w:r>
          <w:r>
            <w:rPr>
              <w:noProof/>
            </w:rPr>
          </w:r>
          <w:r>
            <w:rPr>
              <w:noProof/>
            </w:rPr>
            <w:fldChar w:fldCharType="separate"/>
          </w:r>
          <w:r w:rsidR="00A10E00" w:rsidRPr="00620262">
            <w:rPr>
              <w:rStyle w:val="Hyperlink"/>
              <w:noProof/>
            </w:rPr>
            <w:t>C-12.9.12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Range indicator</w:t>
          </w:r>
          <w:r w:rsidR="00A10E00">
            <w:rPr>
              <w:noProof/>
              <w:webHidden/>
            </w:rPr>
            <w:tab/>
          </w:r>
          <w:r w:rsidR="00A10E00">
            <w:rPr>
              <w:noProof/>
              <w:webHidden/>
            </w:rPr>
            <w:fldChar w:fldCharType="begin"/>
          </w:r>
          <w:r w:rsidR="00A10E00">
            <w:rPr>
              <w:noProof/>
              <w:webHidden/>
            </w:rPr>
            <w:instrText xml:space="preserve"> PAGEREF _Toc144421347 \h </w:instrText>
          </w:r>
          <w:r w:rsidR="00A10E00">
            <w:rPr>
              <w:noProof/>
              <w:webHidden/>
            </w:rPr>
          </w:r>
          <w:r w:rsidR="00A10E00">
            <w:rPr>
              <w:noProof/>
              <w:webHidden/>
            </w:rPr>
            <w:fldChar w:fldCharType="separate"/>
          </w:r>
          <w:ins w:id="287" w:author="jonathan pritchard" w:date="2024-02-06T16:09:00Z">
            <w:r w:rsidR="00EE4356">
              <w:rPr>
                <w:noProof/>
                <w:webHidden/>
              </w:rPr>
              <w:t>56</w:t>
            </w:r>
          </w:ins>
          <w:del w:id="288"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40C543C2" w14:textId="6987FA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"_Toc144421348"</w:instrText>
          </w:r>
          <w:r>
            <w:rPr>
              <w:noProof/>
            </w:rPr>
          </w:r>
          <w:r>
            <w:rPr>
              <w:noProof/>
            </w:rPr>
            <w:fldChar w:fldCharType="separate"/>
          </w:r>
          <w:r w:rsidR="00A10E00" w:rsidRPr="00620262">
            <w:rPr>
              <w:rStyle w:val="Hyperlink"/>
              <w:noProof/>
            </w:rPr>
            <w:t>C-12.9.13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route-based conditions</w:t>
          </w:r>
          <w:r w:rsidR="00A10E00">
            <w:rPr>
              <w:noProof/>
              <w:webHidden/>
            </w:rPr>
            <w:tab/>
          </w:r>
          <w:r w:rsidR="00A10E00">
            <w:rPr>
              <w:noProof/>
              <w:webHidden/>
            </w:rPr>
            <w:fldChar w:fldCharType="begin"/>
          </w:r>
          <w:r w:rsidR="00A10E00">
            <w:rPr>
              <w:noProof/>
              <w:webHidden/>
            </w:rPr>
            <w:instrText xml:space="preserve"> PAGEREF _Toc144421348 \h </w:instrText>
          </w:r>
          <w:r w:rsidR="00A10E00">
            <w:rPr>
              <w:noProof/>
              <w:webHidden/>
            </w:rPr>
          </w:r>
          <w:r w:rsidR="00A10E00">
            <w:rPr>
              <w:noProof/>
              <w:webHidden/>
            </w:rPr>
            <w:fldChar w:fldCharType="separate"/>
          </w:r>
          <w:ins w:id="289" w:author="jonathan pritchard" w:date="2024-02-06T16:09:00Z">
            <w:r w:rsidR="00EE4356">
              <w:rPr>
                <w:noProof/>
                <w:webHidden/>
              </w:rPr>
              <w:t>56</w:t>
            </w:r>
          </w:ins>
          <w:del w:id="290"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AC53347" w14:textId="64E7051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"_Toc144421349"</w:instrText>
          </w:r>
          <w:r>
            <w:rPr>
              <w:noProof/>
            </w:rPr>
          </w:r>
          <w:r>
            <w:rPr>
              <w:noProof/>
            </w:rPr>
            <w:fldChar w:fldCharType="separate"/>
          </w:r>
          <w:r w:rsidR="00A10E00" w:rsidRPr="00620262">
            <w:rPr>
              <w:rStyle w:val="Hyperlink"/>
              <w:noProof/>
            </w:rPr>
            <w:t>C-12.10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Producer specified display features</w:t>
          </w:r>
          <w:r w:rsidR="00A10E00">
            <w:rPr>
              <w:noProof/>
              <w:webHidden/>
            </w:rPr>
            <w:tab/>
          </w:r>
          <w:r w:rsidR="00A10E00">
            <w:rPr>
              <w:noProof/>
              <w:webHidden/>
            </w:rPr>
            <w:fldChar w:fldCharType="begin"/>
          </w:r>
          <w:r w:rsidR="00A10E00">
            <w:rPr>
              <w:noProof/>
              <w:webHidden/>
            </w:rPr>
            <w:instrText xml:space="preserve"> PAGEREF _Toc144421349 \h </w:instrText>
          </w:r>
          <w:r w:rsidR="00A10E00">
            <w:rPr>
              <w:noProof/>
              <w:webHidden/>
            </w:rPr>
          </w:r>
          <w:r w:rsidR="00A10E00">
            <w:rPr>
              <w:noProof/>
              <w:webHidden/>
            </w:rPr>
            <w:fldChar w:fldCharType="separate"/>
          </w:r>
          <w:ins w:id="291" w:author="jonathan pritchard" w:date="2024-02-06T16:09:00Z">
            <w:r w:rsidR="00EE4356">
              <w:rPr>
                <w:noProof/>
                <w:webHidden/>
              </w:rPr>
              <w:t>57</w:t>
            </w:r>
          </w:ins>
          <w:del w:id="292"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2A4D27C6" w14:textId="3D8BABC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"_Toc144421350"</w:instrText>
          </w:r>
          <w:r>
            <w:rPr>
              <w:noProof/>
            </w:rPr>
          </w:r>
          <w:r>
            <w:rPr>
              <w:noProof/>
            </w:rPr>
            <w:fldChar w:fldCharType="separate"/>
          </w:r>
          <w:r w:rsidR="00A10E00" w:rsidRPr="00620262">
            <w:rPr>
              <w:rStyle w:val="Hyperlink"/>
              <w:noProof/>
            </w:rPr>
            <w:t>C-12.10.1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Supplementary information</w:t>
          </w:r>
          <w:r w:rsidR="00A10E00">
            <w:rPr>
              <w:noProof/>
              <w:webHidden/>
            </w:rPr>
            <w:tab/>
          </w:r>
          <w:r w:rsidR="00A10E00">
            <w:rPr>
              <w:noProof/>
              <w:webHidden/>
            </w:rPr>
            <w:fldChar w:fldCharType="begin"/>
          </w:r>
          <w:r w:rsidR="00A10E00">
            <w:rPr>
              <w:noProof/>
              <w:webHidden/>
            </w:rPr>
            <w:instrText xml:space="preserve"> PAGEREF _Toc144421350 \h </w:instrText>
          </w:r>
          <w:r w:rsidR="00A10E00">
            <w:rPr>
              <w:noProof/>
              <w:webHidden/>
            </w:rPr>
          </w:r>
          <w:r w:rsidR="00A10E00">
            <w:rPr>
              <w:noProof/>
              <w:webHidden/>
            </w:rPr>
            <w:fldChar w:fldCharType="separate"/>
          </w:r>
          <w:ins w:id="293" w:author="jonathan pritchard" w:date="2024-02-06T16:09:00Z">
            <w:r w:rsidR="00EE4356">
              <w:rPr>
                <w:noProof/>
                <w:webHidden/>
              </w:rPr>
              <w:t>57</w:t>
            </w:r>
          </w:ins>
          <w:del w:id="294"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CFBAFDE" w14:textId="50E74B1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"_Toc144421351"</w:instrText>
          </w:r>
          <w:r>
            <w:rPr>
              <w:noProof/>
            </w:rPr>
          </w:r>
          <w:r>
            <w:rPr>
              <w:noProof/>
            </w:rPr>
            <w:fldChar w:fldCharType="separate"/>
          </w:r>
          <w:r w:rsidR="00A10E00" w:rsidRPr="00620262">
            <w:rPr>
              <w:rStyle w:val="Hyperlink"/>
              <w:noProof/>
            </w:rPr>
            <w:t>C-12.10.2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in languages other than English</w:t>
          </w:r>
          <w:r w:rsidR="00A10E00">
            <w:rPr>
              <w:noProof/>
              <w:webHidden/>
            </w:rPr>
            <w:tab/>
          </w:r>
          <w:r w:rsidR="00A10E00">
            <w:rPr>
              <w:noProof/>
              <w:webHidden/>
            </w:rPr>
            <w:fldChar w:fldCharType="begin"/>
          </w:r>
          <w:r w:rsidR="00A10E00">
            <w:rPr>
              <w:noProof/>
              <w:webHidden/>
            </w:rPr>
            <w:instrText xml:space="preserve"> PAGEREF _Toc144421351 \h </w:instrText>
          </w:r>
          <w:r w:rsidR="00A10E00">
            <w:rPr>
              <w:noProof/>
              <w:webHidden/>
            </w:rPr>
          </w:r>
          <w:r w:rsidR="00A10E00">
            <w:rPr>
              <w:noProof/>
              <w:webHidden/>
            </w:rPr>
            <w:fldChar w:fldCharType="separate"/>
          </w:r>
          <w:ins w:id="295" w:author="jonathan pritchard" w:date="2024-02-06T16:09:00Z">
            <w:r w:rsidR="00EE4356">
              <w:rPr>
                <w:noProof/>
                <w:webHidden/>
              </w:rPr>
              <w:t>57</w:t>
            </w:r>
          </w:ins>
          <w:del w:id="296"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0E96C8CB" w14:textId="1970DC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"_Toc144421352"</w:instrText>
          </w:r>
          <w:r>
            <w:rPr>
              <w:noProof/>
            </w:rPr>
          </w:r>
          <w:r>
            <w:rPr>
              <w:noProof/>
            </w:rPr>
            <w:fldChar w:fldCharType="separate"/>
          </w:r>
          <w:r w:rsidR="00A10E00" w:rsidRPr="00620262">
            <w:rPr>
              <w:rStyle w:val="Hyperlink"/>
              <w:noProof/>
            </w:rPr>
            <w:t>C-12.10.3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Legend</w:t>
          </w:r>
          <w:r w:rsidR="00A10E00">
            <w:rPr>
              <w:noProof/>
              <w:webHidden/>
            </w:rPr>
            <w:tab/>
          </w:r>
          <w:r w:rsidR="00A10E00">
            <w:rPr>
              <w:noProof/>
              <w:webHidden/>
            </w:rPr>
            <w:fldChar w:fldCharType="begin"/>
          </w:r>
          <w:r w:rsidR="00A10E00">
            <w:rPr>
              <w:noProof/>
              <w:webHidden/>
            </w:rPr>
            <w:instrText xml:space="preserve"> PAGEREF _Toc144421352 \h </w:instrText>
          </w:r>
          <w:r w:rsidR="00A10E00">
            <w:rPr>
              <w:noProof/>
              <w:webHidden/>
            </w:rPr>
          </w:r>
          <w:r w:rsidR="00A10E00">
            <w:rPr>
              <w:noProof/>
              <w:webHidden/>
            </w:rPr>
            <w:fldChar w:fldCharType="separate"/>
          </w:r>
          <w:ins w:id="297" w:author="jonathan pritchard" w:date="2024-02-06T16:09:00Z">
            <w:r w:rsidR="00EE4356">
              <w:rPr>
                <w:noProof/>
                <w:webHidden/>
              </w:rPr>
              <w:t>57</w:t>
            </w:r>
          </w:ins>
          <w:del w:id="298" w:author="jonathan pritchard" w:date="2024-02-06T16:09:00Z">
            <w:r w:rsidR="00A10E00" w:rsidDel="00EE4356">
              <w:rPr>
                <w:noProof/>
                <w:webHidden/>
              </w:rPr>
              <w:delText>55</w:delText>
            </w:r>
          </w:del>
          <w:r w:rsidR="00A10E00">
            <w:rPr>
              <w:noProof/>
              <w:webHidden/>
            </w:rPr>
            <w:fldChar w:fldCharType="end"/>
          </w:r>
          <w:r>
            <w:rPr>
              <w:noProof/>
            </w:rPr>
            <w:fldChar w:fldCharType="end"/>
          </w:r>
        </w:p>
        <w:p w14:paraId="49A1D203" w14:textId="5B0E1F5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"_Toc144421353"</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manual and automatic updates and added information</w:t>
          </w:r>
          <w:r w:rsidR="00A10E00">
            <w:rPr>
              <w:noProof/>
              <w:webHidden/>
            </w:rPr>
            <w:tab/>
          </w:r>
          <w:r w:rsidR="00A10E00">
            <w:rPr>
              <w:noProof/>
              <w:webHidden/>
            </w:rPr>
            <w:fldChar w:fldCharType="begin"/>
          </w:r>
          <w:r w:rsidR="00A10E00">
            <w:rPr>
              <w:noProof/>
              <w:webHidden/>
            </w:rPr>
            <w:instrText xml:space="preserve"> PAGEREF _Toc144421353 \h </w:instrText>
          </w:r>
          <w:r w:rsidR="00A10E00">
            <w:rPr>
              <w:noProof/>
              <w:webHidden/>
            </w:rPr>
          </w:r>
          <w:r w:rsidR="00A10E00">
            <w:rPr>
              <w:noProof/>
              <w:webHidden/>
            </w:rPr>
            <w:fldChar w:fldCharType="separate"/>
          </w:r>
          <w:ins w:id="299" w:author="jonathan pritchard" w:date="2024-02-06T16:09:00Z">
            <w:r w:rsidR="00EE4356">
              <w:rPr>
                <w:noProof/>
                <w:webHidden/>
              </w:rPr>
              <w:t>59</w:t>
            </w:r>
          </w:ins>
          <w:del w:id="300"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600294C1" w14:textId="5FB41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"_Toc144421354"</w:instrText>
          </w:r>
          <w:r>
            <w:rPr>
              <w:noProof/>
            </w:rPr>
          </w:r>
          <w:r>
            <w:rPr>
              <w:noProof/>
            </w:rPr>
            <w:fldChar w:fldCharType="separate"/>
          </w:r>
          <w:r w:rsidR="00A10E00" w:rsidRPr="00620262">
            <w:rPr>
              <w:rStyle w:val="Hyperlink"/>
              <w:noProof/>
            </w:rPr>
            <w:t>C-12.11.1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_Toc144421354 \h </w:instrText>
          </w:r>
          <w:r w:rsidR="00A10E00">
            <w:rPr>
              <w:noProof/>
              <w:webHidden/>
            </w:rPr>
          </w:r>
          <w:r w:rsidR="00A10E00">
            <w:rPr>
              <w:noProof/>
              <w:webHidden/>
            </w:rPr>
            <w:fldChar w:fldCharType="separate"/>
          </w:r>
          <w:ins w:id="301" w:author="jonathan pritchard" w:date="2024-02-06T16:09:00Z">
            <w:r w:rsidR="00EE4356">
              <w:rPr>
                <w:noProof/>
                <w:webHidden/>
              </w:rPr>
              <w:t>59</w:t>
            </w:r>
          </w:ins>
          <w:del w:id="302"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5E119DE2" w14:textId="34879F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"_Toc144421355"</w:instrText>
          </w:r>
          <w:r>
            <w:rPr>
              <w:noProof/>
            </w:rPr>
          </w:r>
          <w:r>
            <w:rPr>
              <w:noProof/>
            </w:rPr>
            <w:fldChar w:fldCharType="separate"/>
          </w:r>
          <w:r w:rsidR="00A10E00" w:rsidRPr="00620262">
            <w:rPr>
              <w:rStyle w:val="Hyperlink"/>
              <w:noProof/>
            </w:rPr>
            <w:t>C-12.11.2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Identifying automatic chart corrections on demand</w:t>
          </w:r>
          <w:r w:rsidR="00A10E00">
            <w:rPr>
              <w:noProof/>
              <w:webHidden/>
            </w:rPr>
            <w:tab/>
          </w:r>
          <w:r w:rsidR="00A10E00">
            <w:rPr>
              <w:noProof/>
              <w:webHidden/>
            </w:rPr>
            <w:fldChar w:fldCharType="begin"/>
          </w:r>
          <w:r w:rsidR="00A10E00">
            <w:rPr>
              <w:noProof/>
              <w:webHidden/>
            </w:rPr>
            <w:instrText xml:space="preserve"> PAGEREF _Toc144421355 \h </w:instrText>
          </w:r>
          <w:r w:rsidR="00A10E00">
            <w:rPr>
              <w:noProof/>
              <w:webHidden/>
            </w:rPr>
          </w:r>
          <w:r w:rsidR="00A10E00">
            <w:rPr>
              <w:noProof/>
              <w:webHidden/>
            </w:rPr>
            <w:fldChar w:fldCharType="separate"/>
          </w:r>
          <w:ins w:id="303" w:author="jonathan pritchard" w:date="2024-02-06T16:09:00Z">
            <w:r w:rsidR="00EE4356">
              <w:rPr>
                <w:noProof/>
                <w:webHidden/>
              </w:rPr>
              <w:t>59</w:t>
            </w:r>
          </w:ins>
          <w:del w:id="304" w:author="jonathan pritchard" w:date="2024-02-06T16:09:00Z">
            <w:r w:rsidR="00A10E00" w:rsidDel="00EE4356">
              <w:rPr>
                <w:noProof/>
                <w:webHidden/>
              </w:rPr>
              <w:delText>57</w:delText>
            </w:r>
          </w:del>
          <w:r w:rsidR="00A10E00">
            <w:rPr>
              <w:noProof/>
              <w:webHidden/>
            </w:rPr>
            <w:fldChar w:fldCharType="end"/>
          </w:r>
          <w:r>
            <w:rPr>
              <w:noProof/>
            </w:rPr>
            <w:fldChar w:fldCharType="end"/>
          </w:r>
        </w:p>
        <w:p w14:paraId="64E2C4E9" w14:textId="2B14ABD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"_Toc144421356"</w:instrText>
          </w:r>
          <w:r>
            <w:rPr>
              <w:noProof/>
            </w:rPr>
          </w:r>
          <w:r>
            <w:rPr>
              <w:noProof/>
            </w:rPr>
            <w:fldChar w:fldCharType="separate"/>
          </w:r>
          <w:r w:rsidR="00A10E00" w:rsidRPr="00620262">
            <w:rPr>
              <w:rStyle w:val="Hyperlink"/>
              <w:noProof/>
            </w:rPr>
            <w:t>C-12.11.3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Updating non-official chart information</w:t>
          </w:r>
          <w:r w:rsidR="00A10E00">
            <w:rPr>
              <w:noProof/>
              <w:webHidden/>
            </w:rPr>
            <w:tab/>
          </w:r>
          <w:r w:rsidR="00A10E00">
            <w:rPr>
              <w:noProof/>
              <w:webHidden/>
            </w:rPr>
            <w:fldChar w:fldCharType="begin"/>
          </w:r>
          <w:r w:rsidR="00A10E00">
            <w:rPr>
              <w:noProof/>
              <w:webHidden/>
            </w:rPr>
            <w:instrText xml:space="preserve"> PAGEREF _Toc144421356 \h </w:instrText>
          </w:r>
          <w:r w:rsidR="00A10E00">
            <w:rPr>
              <w:noProof/>
              <w:webHidden/>
            </w:rPr>
          </w:r>
          <w:r w:rsidR="00A10E00">
            <w:rPr>
              <w:noProof/>
              <w:webHidden/>
            </w:rPr>
            <w:fldChar w:fldCharType="separate"/>
          </w:r>
          <w:ins w:id="305" w:author="jonathan pritchard" w:date="2024-02-06T16:09:00Z">
            <w:r w:rsidR="00EE4356">
              <w:rPr>
                <w:noProof/>
                <w:webHidden/>
              </w:rPr>
              <w:t>60</w:t>
            </w:r>
          </w:ins>
          <w:del w:id="306"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6AA9085E" w14:textId="1D6D7A9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"_Toc144421357"</w:instrText>
          </w:r>
          <w:r>
            <w:rPr>
              <w:noProof/>
            </w:rPr>
          </w:r>
          <w:r>
            <w:rPr>
              <w:noProof/>
            </w:rPr>
            <w:fldChar w:fldCharType="separate"/>
          </w:r>
          <w:r w:rsidR="00A10E00" w:rsidRPr="00620262">
            <w:rPr>
              <w:rStyle w:val="Hyperlink"/>
              <w:noProof/>
            </w:rPr>
            <w:t>C-12.11.4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non-official data</w:t>
          </w:r>
          <w:r w:rsidR="00A10E00">
            <w:rPr>
              <w:noProof/>
              <w:webHidden/>
            </w:rPr>
            <w:tab/>
          </w:r>
          <w:r w:rsidR="00A10E00">
            <w:rPr>
              <w:noProof/>
              <w:webHidden/>
            </w:rPr>
            <w:fldChar w:fldCharType="begin"/>
          </w:r>
          <w:r w:rsidR="00A10E00">
            <w:rPr>
              <w:noProof/>
              <w:webHidden/>
            </w:rPr>
            <w:instrText xml:space="preserve"> PAGEREF _Toc144421357 \h </w:instrText>
          </w:r>
          <w:r w:rsidR="00A10E00">
            <w:rPr>
              <w:noProof/>
              <w:webHidden/>
            </w:rPr>
          </w:r>
          <w:r w:rsidR="00A10E00">
            <w:rPr>
              <w:noProof/>
              <w:webHidden/>
            </w:rPr>
            <w:fldChar w:fldCharType="separate"/>
          </w:r>
          <w:ins w:id="307" w:author="jonathan pritchard" w:date="2024-02-06T16:09:00Z">
            <w:r w:rsidR="00EE4356">
              <w:rPr>
                <w:noProof/>
                <w:webHidden/>
              </w:rPr>
              <w:t>61</w:t>
            </w:r>
          </w:ins>
          <w:del w:id="308"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1B2E34D" w14:textId="6995F6B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datasets other than S-101</w:t>
          </w:r>
          <w:r w:rsidR="00A10E00">
            <w:rPr>
              <w:noProof/>
              <w:webHidden/>
            </w:rPr>
            <w:tab/>
          </w:r>
          <w:r w:rsidR="00A10E00">
            <w:rPr>
              <w:noProof/>
              <w:webHidden/>
            </w:rPr>
            <w:fldChar w:fldCharType="begin"/>
          </w:r>
          <w:r w:rsidR="00A10E00">
            <w:rPr>
              <w:noProof/>
              <w:webHidden/>
            </w:rPr>
            <w:instrText xml:space="preserve"> PAGEREF _Toc144421358 \h </w:instrText>
          </w:r>
          <w:r w:rsidR="00A10E00">
            <w:rPr>
              <w:noProof/>
              <w:webHidden/>
            </w:rPr>
          </w:r>
          <w:r w:rsidR="00A10E00">
            <w:rPr>
              <w:noProof/>
              <w:webHidden/>
            </w:rPr>
            <w:fldChar w:fldCharType="separate"/>
          </w:r>
          <w:ins w:id="309" w:author="jonathan pritchard" w:date="2024-02-06T16:09:00Z">
            <w:r w:rsidR="00EE4356">
              <w:rPr>
                <w:noProof/>
                <w:webHidden/>
              </w:rPr>
              <w:t>61</w:t>
            </w:r>
          </w:ins>
          <w:del w:id="310"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6C6E30D" w14:textId="4FCFBEC4"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"_Toc144421359"</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Coverages and Time Series</w:t>
          </w:r>
          <w:r w:rsidR="00A10E00">
            <w:rPr>
              <w:noProof/>
              <w:webHidden/>
            </w:rPr>
            <w:tab/>
          </w:r>
          <w:r w:rsidR="00A10E00">
            <w:rPr>
              <w:noProof/>
              <w:webHidden/>
            </w:rPr>
            <w:fldChar w:fldCharType="begin"/>
          </w:r>
          <w:r w:rsidR="00A10E00">
            <w:rPr>
              <w:noProof/>
              <w:webHidden/>
            </w:rPr>
            <w:instrText xml:space="preserve"> PAGEREF _Toc144421359 \h </w:instrText>
          </w:r>
          <w:r w:rsidR="00A10E00">
            <w:rPr>
              <w:noProof/>
              <w:webHidden/>
            </w:rPr>
          </w:r>
          <w:r w:rsidR="00A10E00">
            <w:rPr>
              <w:noProof/>
              <w:webHidden/>
            </w:rPr>
            <w:fldChar w:fldCharType="separate"/>
          </w:r>
          <w:ins w:id="311" w:author="jonathan pritchard" w:date="2024-02-06T16:09:00Z">
            <w:r w:rsidR="00EE4356">
              <w:rPr>
                <w:noProof/>
                <w:webHidden/>
              </w:rPr>
              <w:t>61</w:t>
            </w:r>
          </w:ins>
          <w:del w:id="312"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47016115" w14:textId="13B30FB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"_Toc144421360"</w:instrText>
          </w:r>
          <w:r>
            <w:rPr>
              <w:noProof/>
            </w:rPr>
          </w:r>
          <w:r>
            <w:rPr>
              <w:noProof/>
            </w:rPr>
            <w:fldChar w:fldCharType="separate"/>
          </w:r>
          <w:r w:rsidR="00A10E00" w:rsidRPr="00620262">
            <w:rPr>
              <w:rStyle w:val="Hyperlink"/>
              <w:noProof/>
            </w:rPr>
            <w:t>C-13.1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Discrete coverages</w:t>
          </w:r>
          <w:r w:rsidR="00A10E00">
            <w:rPr>
              <w:noProof/>
              <w:webHidden/>
            </w:rPr>
            <w:tab/>
          </w:r>
          <w:r w:rsidR="00A10E00">
            <w:rPr>
              <w:noProof/>
              <w:webHidden/>
            </w:rPr>
            <w:fldChar w:fldCharType="begin"/>
          </w:r>
          <w:r w:rsidR="00A10E00">
            <w:rPr>
              <w:noProof/>
              <w:webHidden/>
            </w:rPr>
            <w:instrText xml:space="preserve"> PAGEREF _Toc144421360 \h </w:instrText>
          </w:r>
          <w:r w:rsidR="00A10E00">
            <w:rPr>
              <w:noProof/>
              <w:webHidden/>
            </w:rPr>
          </w:r>
          <w:r w:rsidR="00A10E00">
            <w:rPr>
              <w:noProof/>
              <w:webHidden/>
            </w:rPr>
            <w:fldChar w:fldCharType="separate"/>
          </w:r>
          <w:ins w:id="313" w:author="jonathan pritchard" w:date="2024-02-06T16:09:00Z">
            <w:r w:rsidR="00EE4356">
              <w:rPr>
                <w:noProof/>
                <w:webHidden/>
              </w:rPr>
              <w:t>62</w:t>
            </w:r>
          </w:ins>
          <w:del w:id="314"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1AF64A1C" w14:textId="16746F3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"_Toc144421361"</w:instrText>
          </w:r>
          <w:r>
            <w:rPr>
              <w:noProof/>
            </w:rPr>
          </w:r>
          <w:r>
            <w:rPr>
              <w:noProof/>
            </w:rPr>
            <w:fldChar w:fldCharType="separate"/>
          </w:r>
          <w:r w:rsidR="00A10E00" w:rsidRPr="00620262">
            <w:rPr>
              <w:rStyle w:val="Hyperlink"/>
              <w:noProof/>
            </w:rPr>
            <w:t>C-13.2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Continuous coverages</w:t>
          </w:r>
          <w:r w:rsidR="00A10E00">
            <w:rPr>
              <w:noProof/>
              <w:webHidden/>
            </w:rPr>
            <w:tab/>
          </w:r>
          <w:r w:rsidR="00A10E00">
            <w:rPr>
              <w:noProof/>
              <w:webHidden/>
            </w:rPr>
            <w:fldChar w:fldCharType="begin"/>
          </w:r>
          <w:r w:rsidR="00A10E00">
            <w:rPr>
              <w:noProof/>
              <w:webHidden/>
            </w:rPr>
            <w:instrText xml:space="preserve"> PAGEREF _Toc144421361 \h </w:instrText>
          </w:r>
          <w:r w:rsidR="00A10E00">
            <w:rPr>
              <w:noProof/>
              <w:webHidden/>
            </w:rPr>
          </w:r>
          <w:r w:rsidR="00A10E00">
            <w:rPr>
              <w:noProof/>
              <w:webHidden/>
            </w:rPr>
            <w:fldChar w:fldCharType="separate"/>
          </w:r>
          <w:ins w:id="315" w:author="jonathan pritchard" w:date="2024-02-06T16:09:00Z">
            <w:r w:rsidR="00EE4356">
              <w:rPr>
                <w:noProof/>
                <w:webHidden/>
              </w:rPr>
              <w:t>62</w:t>
            </w:r>
          </w:ins>
          <w:del w:id="316"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7585C1BA" w14:textId="2C06836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"_Toc144421362"</w:instrText>
          </w:r>
          <w:r>
            <w:rPr>
              <w:noProof/>
            </w:rPr>
          </w:r>
          <w:r>
            <w:rPr>
              <w:noProof/>
            </w:rPr>
            <w:fldChar w:fldCharType="separate"/>
          </w:r>
          <w:r w:rsidR="00A10E00" w:rsidRPr="00620262">
            <w:rPr>
              <w:rStyle w:val="Hyperlink"/>
              <w:noProof/>
            </w:rPr>
            <w:t>C-13.3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continuous coverages</w:t>
          </w:r>
          <w:r w:rsidR="00A10E00">
            <w:rPr>
              <w:noProof/>
              <w:webHidden/>
            </w:rPr>
            <w:tab/>
          </w:r>
          <w:r w:rsidR="00A10E00">
            <w:rPr>
              <w:noProof/>
              <w:webHidden/>
            </w:rPr>
            <w:fldChar w:fldCharType="begin"/>
          </w:r>
          <w:r w:rsidR="00A10E00">
            <w:rPr>
              <w:noProof/>
              <w:webHidden/>
            </w:rPr>
            <w:instrText xml:space="preserve"> PAGEREF _Toc144421362 \h </w:instrText>
          </w:r>
          <w:r w:rsidR="00A10E00">
            <w:rPr>
              <w:noProof/>
              <w:webHidden/>
            </w:rPr>
          </w:r>
          <w:r w:rsidR="00A10E00">
            <w:rPr>
              <w:noProof/>
              <w:webHidden/>
            </w:rPr>
            <w:fldChar w:fldCharType="separate"/>
          </w:r>
          <w:ins w:id="317" w:author="jonathan pritchard" w:date="2024-02-06T16:09:00Z">
            <w:r w:rsidR="00EE4356">
              <w:rPr>
                <w:noProof/>
                <w:webHidden/>
              </w:rPr>
              <w:t>63</w:t>
            </w:r>
          </w:ins>
          <w:del w:id="318"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765E732" w14:textId="3AB5195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"_Toc144421363"</w:instrText>
          </w:r>
          <w:r>
            <w:rPr>
              <w:noProof/>
            </w:rPr>
          </w:r>
          <w:r>
            <w:rPr>
              <w:noProof/>
            </w:rPr>
            <w:fldChar w:fldCharType="separate"/>
          </w:r>
          <w:r w:rsidR="00A10E00" w:rsidRPr="00620262">
            <w:rPr>
              <w:rStyle w:val="Hyperlink"/>
              <w:noProof/>
            </w:rPr>
            <w:t>C-13.4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_Toc144421363 \h </w:instrText>
          </w:r>
          <w:r w:rsidR="00A10E00">
            <w:rPr>
              <w:noProof/>
              <w:webHidden/>
            </w:rPr>
          </w:r>
          <w:r w:rsidR="00A10E00">
            <w:rPr>
              <w:noProof/>
              <w:webHidden/>
            </w:rPr>
            <w:fldChar w:fldCharType="separate"/>
          </w:r>
          <w:ins w:id="319" w:author="jonathan pritchard" w:date="2024-02-06T16:09:00Z">
            <w:r w:rsidR="00EE4356">
              <w:rPr>
                <w:noProof/>
                <w:webHidden/>
              </w:rPr>
              <w:t>63</w:t>
            </w:r>
          </w:ins>
          <w:del w:id="320"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0B632EED" w14:textId="768F9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"_Toc144421364"</w:instrText>
          </w:r>
          <w:r>
            <w:rPr>
              <w:noProof/>
            </w:rPr>
          </w:r>
          <w:r>
            <w:rPr>
              <w:noProof/>
            </w:rPr>
            <w:fldChar w:fldCharType="separate"/>
          </w:r>
          <w:r w:rsidR="00A10E00" w:rsidRPr="00620262">
            <w:rPr>
              <w:rStyle w:val="Hyperlink"/>
              <w:noProof/>
            </w:rPr>
            <w:t>C-13.5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w:t>
          </w:r>
          <w:r w:rsidR="00A10E00">
            <w:rPr>
              <w:noProof/>
              <w:webHidden/>
            </w:rPr>
            <w:tab/>
          </w:r>
          <w:r w:rsidR="00A10E00">
            <w:rPr>
              <w:noProof/>
              <w:webHidden/>
            </w:rPr>
            <w:fldChar w:fldCharType="begin"/>
          </w:r>
          <w:r w:rsidR="00A10E00">
            <w:rPr>
              <w:noProof/>
              <w:webHidden/>
            </w:rPr>
            <w:instrText xml:space="preserve"> PAGEREF _Toc144421364 \h </w:instrText>
          </w:r>
          <w:r w:rsidR="00A10E00">
            <w:rPr>
              <w:noProof/>
              <w:webHidden/>
            </w:rPr>
          </w:r>
          <w:r w:rsidR="00A10E00">
            <w:rPr>
              <w:noProof/>
              <w:webHidden/>
            </w:rPr>
            <w:fldChar w:fldCharType="separate"/>
          </w:r>
          <w:ins w:id="321" w:author="jonathan pritchard" w:date="2024-02-06T16:09:00Z">
            <w:r w:rsidR="00EE4356">
              <w:rPr>
                <w:noProof/>
                <w:webHidden/>
              </w:rPr>
              <w:t>63</w:t>
            </w:r>
          </w:ins>
          <w:del w:id="322"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770BF1B1" w14:textId="7090FD8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"_Toc144421365"</w:instrText>
          </w:r>
          <w:r>
            <w:rPr>
              <w:noProof/>
            </w:rPr>
          </w:r>
          <w:r>
            <w:rPr>
              <w:noProof/>
            </w:rPr>
            <w:fldChar w:fldCharType="separate"/>
          </w:r>
          <w:r w:rsidR="00A10E00" w:rsidRPr="00620262">
            <w:rPr>
              <w:rStyle w:val="Hyperlink"/>
              <w:noProof/>
            </w:rPr>
            <w:t>C-13.5.1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 algorithms (informative)</w:t>
          </w:r>
          <w:r w:rsidR="00A10E00">
            <w:rPr>
              <w:noProof/>
              <w:webHidden/>
            </w:rPr>
            <w:tab/>
          </w:r>
          <w:r w:rsidR="00A10E00">
            <w:rPr>
              <w:noProof/>
              <w:webHidden/>
            </w:rPr>
            <w:fldChar w:fldCharType="begin"/>
          </w:r>
          <w:r w:rsidR="00A10E00">
            <w:rPr>
              <w:noProof/>
              <w:webHidden/>
            </w:rPr>
            <w:instrText xml:space="preserve"> PAGEREF _Toc144421365 \h </w:instrText>
          </w:r>
          <w:r w:rsidR="00A10E00">
            <w:rPr>
              <w:noProof/>
              <w:webHidden/>
            </w:rPr>
          </w:r>
          <w:r w:rsidR="00A10E00">
            <w:rPr>
              <w:noProof/>
              <w:webHidden/>
            </w:rPr>
            <w:fldChar w:fldCharType="separate"/>
          </w:r>
          <w:ins w:id="323" w:author="jonathan pritchard" w:date="2024-02-06T16:09:00Z">
            <w:r w:rsidR="00EE4356">
              <w:rPr>
                <w:noProof/>
                <w:webHidden/>
              </w:rPr>
              <w:t>63</w:t>
            </w:r>
          </w:ins>
          <w:del w:id="324"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0440AF7" w14:textId="7A18060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"_Toc144421366"</w:instrText>
          </w:r>
          <w:r>
            <w:rPr>
              <w:noProof/>
            </w:rPr>
          </w:r>
          <w:r>
            <w:rPr>
              <w:noProof/>
            </w:rPr>
            <w:fldChar w:fldCharType="separate"/>
          </w:r>
          <w:r w:rsidR="00A10E00" w:rsidRPr="00620262">
            <w:rPr>
              <w:rStyle w:val="Hyperlink"/>
              <w:noProof/>
            </w:rPr>
            <w:t>C-13.6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Temporal variation</w:t>
          </w:r>
          <w:r w:rsidR="00A10E00">
            <w:rPr>
              <w:noProof/>
              <w:webHidden/>
            </w:rPr>
            <w:tab/>
          </w:r>
          <w:r w:rsidR="00A10E00">
            <w:rPr>
              <w:noProof/>
              <w:webHidden/>
            </w:rPr>
            <w:fldChar w:fldCharType="begin"/>
          </w:r>
          <w:r w:rsidR="00A10E00">
            <w:rPr>
              <w:noProof/>
              <w:webHidden/>
            </w:rPr>
            <w:instrText xml:space="preserve"> PAGEREF _Toc144421366 \h </w:instrText>
          </w:r>
          <w:r w:rsidR="00A10E00">
            <w:rPr>
              <w:noProof/>
              <w:webHidden/>
            </w:rPr>
          </w:r>
          <w:r w:rsidR="00A10E00">
            <w:rPr>
              <w:noProof/>
              <w:webHidden/>
            </w:rPr>
            <w:fldChar w:fldCharType="separate"/>
          </w:r>
          <w:ins w:id="325" w:author="jonathan pritchard" w:date="2024-02-06T16:09:00Z">
            <w:r w:rsidR="00EE4356">
              <w:rPr>
                <w:noProof/>
                <w:webHidden/>
              </w:rPr>
              <w:t>67</w:t>
            </w:r>
          </w:ins>
          <w:del w:id="326"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D655C5A" w14:textId="108EC0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"_Toc144421367"</w:instrText>
          </w:r>
          <w:r>
            <w:rPr>
              <w:noProof/>
            </w:rPr>
          </w:r>
          <w:r>
            <w:rPr>
              <w:noProof/>
            </w:rPr>
            <w:fldChar w:fldCharType="separate"/>
          </w:r>
          <w:r w:rsidR="00A10E00" w:rsidRPr="00620262">
            <w:rPr>
              <w:rStyle w:val="Hyperlink"/>
              <w:noProof/>
            </w:rPr>
            <w:t>C-13.7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Conflicting displays</w:t>
          </w:r>
          <w:r w:rsidR="00A10E00">
            <w:rPr>
              <w:noProof/>
              <w:webHidden/>
            </w:rPr>
            <w:tab/>
          </w:r>
          <w:r w:rsidR="00A10E00">
            <w:rPr>
              <w:noProof/>
              <w:webHidden/>
            </w:rPr>
            <w:fldChar w:fldCharType="begin"/>
          </w:r>
          <w:r w:rsidR="00A10E00">
            <w:rPr>
              <w:noProof/>
              <w:webHidden/>
            </w:rPr>
            <w:instrText xml:space="preserve"> PAGEREF _Toc144421367 \h </w:instrText>
          </w:r>
          <w:r w:rsidR="00A10E00">
            <w:rPr>
              <w:noProof/>
              <w:webHidden/>
            </w:rPr>
          </w:r>
          <w:r w:rsidR="00A10E00">
            <w:rPr>
              <w:noProof/>
              <w:webHidden/>
            </w:rPr>
            <w:fldChar w:fldCharType="separate"/>
          </w:r>
          <w:ins w:id="327" w:author="jonathan pritchard" w:date="2024-02-06T16:09:00Z">
            <w:r w:rsidR="00EE4356">
              <w:rPr>
                <w:noProof/>
                <w:webHidden/>
              </w:rPr>
              <w:t>67</w:t>
            </w:r>
          </w:ins>
          <w:del w:id="328"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494D27E" w14:textId="698B98BD"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"_Toc144421368"</w:instrText>
          </w:r>
          <w:r>
            <w:rPr>
              <w:noProof/>
            </w:rPr>
          </w:r>
          <w:r>
            <w:rPr>
              <w:noProof/>
            </w:rPr>
            <w:fldChar w:fldCharType="separate"/>
          </w:r>
          <w:r w:rsidR="00A10E00" w:rsidRPr="00620262">
            <w:rPr>
              <w:rStyle w:val="Hyperlink"/>
              <w:noProof/>
            </w:rPr>
            <w:t>C-14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Colours</w:t>
          </w:r>
          <w:r w:rsidR="00A10E00">
            <w:rPr>
              <w:noProof/>
              <w:webHidden/>
            </w:rPr>
            <w:tab/>
          </w:r>
          <w:r w:rsidR="00A10E00">
            <w:rPr>
              <w:noProof/>
              <w:webHidden/>
            </w:rPr>
            <w:fldChar w:fldCharType="begin"/>
          </w:r>
          <w:r w:rsidR="00A10E00">
            <w:rPr>
              <w:noProof/>
              <w:webHidden/>
            </w:rPr>
            <w:instrText xml:space="preserve"> PAGEREF _Toc144421368 \h </w:instrText>
          </w:r>
          <w:r w:rsidR="00A10E00">
            <w:rPr>
              <w:noProof/>
              <w:webHidden/>
            </w:rPr>
          </w:r>
          <w:r w:rsidR="00A10E00">
            <w:rPr>
              <w:noProof/>
              <w:webHidden/>
            </w:rPr>
            <w:fldChar w:fldCharType="separate"/>
          </w:r>
          <w:ins w:id="329" w:author="jonathan pritchard" w:date="2024-02-06T16:09:00Z">
            <w:r w:rsidR="00EE4356">
              <w:rPr>
                <w:noProof/>
                <w:webHidden/>
              </w:rPr>
              <w:t>68</w:t>
            </w:r>
          </w:ins>
          <w:del w:id="330"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C5C17E5" w14:textId="2E92847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"_Toc144421369"</w:instrText>
          </w:r>
          <w:r>
            <w:rPr>
              <w:noProof/>
            </w:rPr>
          </w:r>
          <w:r>
            <w:rPr>
              <w:noProof/>
            </w:rPr>
            <w:fldChar w:fldCharType="separate"/>
          </w:r>
          <w:r w:rsidR="00A10E00" w:rsidRPr="00620262">
            <w:rPr>
              <w:rStyle w:val="Hyperlink"/>
              <w:noProof/>
            </w:rPr>
            <w:t>C-14.1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_Toc144421369 \h </w:instrText>
          </w:r>
          <w:r w:rsidR="00A10E00">
            <w:rPr>
              <w:noProof/>
              <w:webHidden/>
            </w:rPr>
          </w:r>
          <w:r w:rsidR="00A10E00">
            <w:rPr>
              <w:noProof/>
              <w:webHidden/>
            </w:rPr>
            <w:fldChar w:fldCharType="separate"/>
          </w:r>
          <w:ins w:id="331" w:author="jonathan pritchard" w:date="2024-02-06T16:09:00Z">
            <w:r w:rsidR="00EE4356">
              <w:rPr>
                <w:noProof/>
                <w:webHidden/>
              </w:rPr>
              <w:t>68</w:t>
            </w:r>
          </w:ins>
          <w:del w:id="332"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40D8A27" w14:textId="79F20A1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"_Toc144421370"</w:instrText>
          </w:r>
          <w:r>
            <w:rPr>
              <w:noProof/>
            </w:rPr>
          </w:r>
          <w:r>
            <w:rPr>
              <w:noProof/>
            </w:rPr>
            <w:fldChar w:fldCharType="separate"/>
          </w:r>
          <w:r w:rsidR="00A10E00" w:rsidRPr="00620262">
            <w:rPr>
              <w:rStyle w:val="Hyperlink"/>
              <w:noProof/>
            </w:rPr>
            <w:t>C-14.2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Selection of colours (informative)</w:t>
          </w:r>
          <w:r w:rsidR="00A10E00">
            <w:rPr>
              <w:noProof/>
              <w:webHidden/>
            </w:rPr>
            <w:tab/>
          </w:r>
          <w:r w:rsidR="00A10E00">
            <w:rPr>
              <w:noProof/>
              <w:webHidden/>
            </w:rPr>
            <w:fldChar w:fldCharType="begin"/>
          </w:r>
          <w:r w:rsidR="00A10E00">
            <w:rPr>
              <w:noProof/>
              <w:webHidden/>
            </w:rPr>
            <w:instrText xml:space="preserve"> PAGEREF _Toc144421370 \h </w:instrText>
          </w:r>
          <w:r w:rsidR="00A10E00">
            <w:rPr>
              <w:noProof/>
              <w:webHidden/>
            </w:rPr>
          </w:r>
          <w:r w:rsidR="00A10E00">
            <w:rPr>
              <w:noProof/>
              <w:webHidden/>
            </w:rPr>
            <w:fldChar w:fldCharType="separate"/>
          </w:r>
          <w:ins w:id="333" w:author="jonathan pritchard" w:date="2024-02-06T16:09:00Z">
            <w:r w:rsidR="00EE4356">
              <w:rPr>
                <w:noProof/>
                <w:webHidden/>
              </w:rPr>
              <w:t>68</w:t>
            </w:r>
          </w:ins>
          <w:del w:id="334"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679CB78" w14:textId="33F8C9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"_Toc144421371"</w:instrText>
          </w:r>
          <w:r>
            <w:rPr>
              <w:noProof/>
            </w:rPr>
          </w:r>
          <w:r>
            <w:rPr>
              <w:noProof/>
            </w:rPr>
            <w:fldChar w:fldCharType="separate"/>
          </w:r>
          <w:r w:rsidR="00A10E00" w:rsidRPr="00620262">
            <w:rPr>
              <w:rStyle w:val="Hyperlink"/>
              <w:noProof/>
            </w:rPr>
            <w:t>C-14.3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colour palettes</w:t>
          </w:r>
          <w:r w:rsidR="00A10E00">
            <w:rPr>
              <w:noProof/>
              <w:webHidden/>
            </w:rPr>
            <w:tab/>
          </w:r>
          <w:r w:rsidR="00A10E00">
            <w:rPr>
              <w:noProof/>
              <w:webHidden/>
            </w:rPr>
            <w:fldChar w:fldCharType="begin"/>
          </w:r>
          <w:r w:rsidR="00A10E00">
            <w:rPr>
              <w:noProof/>
              <w:webHidden/>
            </w:rPr>
            <w:instrText xml:space="preserve"> PAGEREF _Toc144421371 \h </w:instrText>
          </w:r>
          <w:r w:rsidR="00A10E00">
            <w:rPr>
              <w:noProof/>
              <w:webHidden/>
            </w:rPr>
          </w:r>
          <w:r w:rsidR="00A10E00">
            <w:rPr>
              <w:noProof/>
              <w:webHidden/>
            </w:rPr>
            <w:fldChar w:fldCharType="separate"/>
          </w:r>
          <w:ins w:id="335" w:author="jonathan pritchard" w:date="2024-02-06T16:09:00Z">
            <w:r w:rsidR="00EE4356">
              <w:rPr>
                <w:noProof/>
                <w:webHidden/>
              </w:rPr>
              <w:t>68</w:t>
            </w:r>
          </w:ins>
          <w:del w:id="336"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97F7125" w14:textId="6836D95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"_Toc144421372"</w:instrText>
          </w:r>
          <w:r>
            <w:rPr>
              <w:noProof/>
            </w:rPr>
          </w:r>
          <w:r>
            <w:rPr>
              <w:noProof/>
            </w:rPr>
            <w:fldChar w:fldCharType="separate"/>
          </w:r>
          <w:r w:rsidR="00A10E00" w:rsidRPr="00620262">
            <w:rPr>
              <w:rStyle w:val="Hyperlink"/>
              <w:noProof/>
            </w:rPr>
            <w:t>C-14.4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_Toc144421372 \h </w:instrText>
          </w:r>
          <w:r w:rsidR="00A10E00">
            <w:rPr>
              <w:noProof/>
              <w:webHidden/>
            </w:rPr>
          </w:r>
          <w:r w:rsidR="00A10E00">
            <w:rPr>
              <w:noProof/>
              <w:webHidden/>
            </w:rPr>
            <w:fldChar w:fldCharType="separate"/>
          </w:r>
          <w:ins w:id="337" w:author="jonathan pritchard" w:date="2024-02-06T16:09:00Z">
            <w:r w:rsidR="00EE4356">
              <w:rPr>
                <w:noProof/>
                <w:webHidden/>
              </w:rPr>
              <w:t>68</w:t>
            </w:r>
          </w:ins>
          <w:del w:id="338"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792454E8" w14:textId="1283DD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"_Toc144421373"</w:instrText>
          </w:r>
          <w:r>
            <w:rPr>
              <w:noProof/>
            </w:rPr>
          </w:r>
          <w:r>
            <w:rPr>
              <w:noProof/>
            </w:rPr>
            <w:fldChar w:fldCharType="separate"/>
          </w:r>
          <w:r w:rsidR="00A10E00" w:rsidRPr="00620262">
            <w:rPr>
              <w:rStyle w:val="Hyperlink"/>
              <w:noProof/>
            </w:rPr>
            <w:t>C-14.4.1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transparency (informative)</w:t>
          </w:r>
          <w:r w:rsidR="00A10E00">
            <w:rPr>
              <w:noProof/>
              <w:webHidden/>
            </w:rPr>
            <w:tab/>
          </w:r>
          <w:r w:rsidR="00A10E00">
            <w:rPr>
              <w:noProof/>
              <w:webHidden/>
            </w:rPr>
            <w:fldChar w:fldCharType="begin"/>
          </w:r>
          <w:r w:rsidR="00A10E00">
            <w:rPr>
              <w:noProof/>
              <w:webHidden/>
            </w:rPr>
            <w:instrText xml:space="preserve"> PAGEREF _Toc144421373 \h </w:instrText>
          </w:r>
          <w:r w:rsidR="00A10E00">
            <w:rPr>
              <w:noProof/>
              <w:webHidden/>
            </w:rPr>
          </w:r>
          <w:r w:rsidR="00A10E00">
            <w:rPr>
              <w:noProof/>
              <w:webHidden/>
            </w:rPr>
            <w:fldChar w:fldCharType="separate"/>
          </w:r>
          <w:ins w:id="339" w:author="jonathan pritchard" w:date="2024-02-06T16:09:00Z">
            <w:r w:rsidR="00EE4356">
              <w:rPr>
                <w:noProof/>
                <w:webHidden/>
              </w:rPr>
              <w:t>68</w:t>
            </w:r>
          </w:ins>
          <w:del w:id="340"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1DA3887" w14:textId="152422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"_Toc144421374"</w:instrText>
          </w:r>
          <w:r>
            <w:rPr>
              <w:noProof/>
            </w:rPr>
          </w:r>
          <w:r>
            <w:rPr>
              <w:noProof/>
            </w:rPr>
            <w:fldChar w:fldCharType="separate"/>
          </w:r>
          <w:r w:rsidR="00A10E00" w:rsidRPr="00620262">
            <w:rPr>
              <w:rStyle w:val="Hyperlink"/>
              <w:noProof/>
            </w:rPr>
            <w:t>C-14.5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 for navigation systems</w:t>
          </w:r>
          <w:r w:rsidR="00A10E00">
            <w:rPr>
              <w:noProof/>
              <w:webHidden/>
            </w:rPr>
            <w:tab/>
          </w:r>
          <w:r w:rsidR="00A10E00">
            <w:rPr>
              <w:noProof/>
              <w:webHidden/>
            </w:rPr>
            <w:fldChar w:fldCharType="begin"/>
          </w:r>
          <w:r w:rsidR="00A10E00">
            <w:rPr>
              <w:noProof/>
              <w:webHidden/>
            </w:rPr>
            <w:instrText xml:space="preserve"> PAGEREF _Toc144421374 \h </w:instrText>
          </w:r>
          <w:r w:rsidR="00A10E00">
            <w:rPr>
              <w:noProof/>
              <w:webHidden/>
            </w:rPr>
          </w:r>
          <w:r w:rsidR="00A10E00">
            <w:rPr>
              <w:noProof/>
              <w:webHidden/>
            </w:rPr>
            <w:fldChar w:fldCharType="separate"/>
          </w:r>
          <w:ins w:id="341" w:author="jonathan pritchard" w:date="2024-02-06T16:09:00Z">
            <w:r w:rsidR="00EE4356">
              <w:rPr>
                <w:noProof/>
                <w:webHidden/>
              </w:rPr>
              <w:t>69</w:t>
            </w:r>
          </w:ins>
          <w:del w:id="342"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2BB74A6B" w14:textId="5F45874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"_Toc144421375"</w:instrText>
          </w:r>
          <w:r>
            <w:rPr>
              <w:noProof/>
            </w:rPr>
          </w:r>
          <w:r>
            <w:rPr>
              <w:noProof/>
            </w:rPr>
            <w:fldChar w:fldCharType="separate"/>
          </w:r>
          <w:r w:rsidR="00A10E00" w:rsidRPr="00620262">
            <w:rPr>
              <w:rStyle w:val="Hyperlink"/>
              <w:noProof/>
            </w:rPr>
            <w:t>C-14.5.1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to colours (informative)</w:t>
          </w:r>
          <w:r w:rsidR="00A10E00">
            <w:rPr>
              <w:noProof/>
              <w:webHidden/>
            </w:rPr>
            <w:tab/>
          </w:r>
          <w:r w:rsidR="00A10E00">
            <w:rPr>
              <w:noProof/>
              <w:webHidden/>
            </w:rPr>
            <w:fldChar w:fldCharType="begin"/>
          </w:r>
          <w:r w:rsidR="00A10E00">
            <w:rPr>
              <w:noProof/>
              <w:webHidden/>
            </w:rPr>
            <w:instrText xml:space="preserve"> PAGEREF _Toc144421375 \h </w:instrText>
          </w:r>
          <w:r w:rsidR="00A10E00">
            <w:rPr>
              <w:noProof/>
              <w:webHidden/>
            </w:rPr>
          </w:r>
          <w:r w:rsidR="00A10E00">
            <w:rPr>
              <w:noProof/>
              <w:webHidden/>
            </w:rPr>
            <w:fldChar w:fldCharType="separate"/>
          </w:r>
          <w:ins w:id="343" w:author="jonathan pritchard" w:date="2024-02-06T16:09:00Z">
            <w:r w:rsidR="00EE4356">
              <w:rPr>
                <w:noProof/>
                <w:webHidden/>
              </w:rPr>
              <w:t>69</w:t>
            </w:r>
          </w:ins>
          <w:del w:id="344"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31AEA744" w14:textId="32E167F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"_Toc144421376"</w:instrText>
          </w:r>
          <w:r>
            <w:rPr>
              <w:noProof/>
            </w:rPr>
          </w:r>
          <w:r>
            <w:rPr>
              <w:noProof/>
            </w:rPr>
            <w:fldChar w:fldCharType="separate"/>
          </w:r>
          <w:r w:rsidR="00A10E00" w:rsidRPr="00620262">
            <w:rPr>
              <w:rStyle w:val="Hyperlink"/>
              <w:noProof/>
            </w:rPr>
            <w:t>C-14.5.2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assignments</w:t>
          </w:r>
          <w:r w:rsidR="00A10E00">
            <w:rPr>
              <w:noProof/>
              <w:webHidden/>
            </w:rPr>
            <w:tab/>
          </w:r>
          <w:r w:rsidR="00A10E00">
            <w:rPr>
              <w:noProof/>
              <w:webHidden/>
            </w:rPr>
            <w:fldChar w:fldCharType="begin"/>
          </w:r>
          <w:r w:rsidR="00A10E00">
            <w:rPr>
              <w:noProof/>
              <w:webHidden/>
            </w:rPr>
            <w:instrText xml:space="preserve"> PAGEREF _Toc144421376 \h </w:instrText>
          </w:r>
          <w:r w:rsidR="00A10E00">
            <w:rPr>
              <w:noProof/>
              <w:webHidden/>
            </w:rPr>
          </w:r>
          <w:r w:rsidR="00A10E00">
            <w:rPr>
              <w:noProof/>
              <w:webHidden/>
            </w:rPr>
            <w:fldChar w:fldCharType="separate"/>
          </w:r>
          <w:ins w:id="345" w:author="jonathan pritchard" w:date="2024-02-06T16:09:00Z">
            <w:r w:rsidR="00EE4356">
              <w:rPr>
                <w:noProof/>
                <w:webHidden/>
              </w:rPr>
              <w:t>69</w:t>
            </w:r>
          </w:ins>
          <w:del w:id="346"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1453B59F" w14:textId="267C6E9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"_Toc144421377"</w:instrText>
          </w:r>
          <w:r>
            <w:rPr>
              <w:noProof/>
            </w:rPr>
          </w:r>
          <w:r>
            <w:rPr>
              <w:noProof/>
            </w:rPr>
            <w:fldChar w:fldCharType="separate"/>
          </w:r>
          <w:r w:rsidR="00A10E00" w:rsidRPr="00620262">
            <w:rPr>
              <w:rStyle w:val="Hyperlink"/>
              <w:noProof/>
            </w:rPr>
            <w:t>C-14.6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tokens, profiles and palettes</w:t>
          </w:r>
          <w:r w:rsidR="00A10E00">
            <w:rPr>
              <w:noProof/>
              <w:webHidden/>
            </w:rPr>
            <w:tab/>
          </w:r>
          <w:r w:rsidR="00A10E00">
            <w:rPr>
              <w:noProof/>
              <w:webHidden/>
            </w:rPr>
            <w:fldChar w:fldCharType="begin"/>
          </w:r>
          <w:r w:rsidR="00A10E00">
            <w:rPr>
              <w:noProof/>
              <w:webHidden/>
            </w:rPr>
            <w:instrText xml:space="preserve"> PAGEREF _Toc144421377 \h </w:instrText>
          </w:r>
          <w:r w:rsidR="00A10E00">
            <w:rPr>
              <w:noProof/>
              <w:webHidden/>
            </w:rPr>
          </w:r>
          <w:r w:rsidR="00A10E00">
            <w:rPr>
              <w:noProof/>
              <w:webHidden/>
            </w:rPr>
            <w:fldChar w:fldCharType="separate"/>
          </w:r>
          <w:ins w:id="347" w:author="jonathan pritchard" w:date="2024-02-06T16:09:00Z">
            <w:r w:rsidR="00EE4356">
              <w:rPr>
                <w:noProof/>
                <w:webHidden/>
              </w:rPr>
              <w:t>70</w:t>
            </w:r>
          </w:ins>
          <w:del w:id="348" w:author="jonathan pritchard" w:date="2024-02-06T16:09:00Z">
            <w:r w:rsidR="00A10E00" w:rsidDel="00EE4356">
              <w:rPr>
                <w:noProof/>
                <w:webHidden/>
              </w:rPr>
              <w:delText>67</w:delText>
            </w:r>
          </w:del>
          <w:r w:rsidR="00A10E00">
            <w:rPr>
              <w:noProof/>
              <w:webHidden/>
            </w:rPr>
            <w:fldChar w:fldCharType="end"/>
          </w:r>
          <w:r>
            <w:rPr>
              <w:noProof/>
            </w:rPr>
            <w:fldChar w:fldCharType="end"/>
          </w:r>
        </w:p>
        <w:p w14:paraId="6A6B4709" w14:textId="11355F4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"_Toc144421378"</w:instrText>
          </w:r>
          <w:r>
            <w:rPr>
              <w:noProof/>
            </w:rPr>
          </w:r>
          <w:r>
            <w:rPr>
              <w:noProof/>
            </w:rPr>
            <w:fldChar w:fldCharType="separate"/>
          </w:r>
          <w:r w:rsidR="00A10E00" w:rsidRPr="00620262">
            <w:rPr>
              <w:rStyle w:val="Hyperlink"/>
              <w:noProof/>
            </w:rPr>
            <w:t>C-15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Reports and Displays in Interface Panels</w:t>
          </w:r>
          <w:r w:rsidR="00A10E00">
            <w:rPr>
              <w:noProof/>
              <w:webHidden/>
            </w:rPr>
            <w:tab/>
          </w:r>
          <w:r w:rsidR="00A10E00">
            <w:rPr>
              <w:noProof/>
              <w:webHidden/>
            </w:rPr>
            <w:fldChar w:fldCharType="begin"/>
          </w:r>
          <w:r w:rsidR="00A10E00">
            <w:rPr>
              <w:noProof/>
              <w:webHidden/>
            </w:rPr>
            <w:instrText xml:space="preserve"> PAGEREF _Toc144421378 \h </w:instrText>
          </w:r>
          <w:r w:rsidR="00A10E00">
            <w:rPr>
              <w:noProof/>
              <w:webHidden/>
            </w:rPr>
          </w:r>
          <w:r w:rsidR="00A10E00">
            <w:rPr>
              <w:noProof/>
              <w:webHidden/>
            </w:rPr>
            <w:fldChar w:fldCharType="separate"/>
          </w:r>
          <w:ins w:id="349" w:author="jonathan pritchard" w:date="2024-02-06T16:09:00Z">
            <w:r w:rsidR="00EE4356">
              <w:rPr>
                <w:noProof/>
                <w:webHidden/>
              </w:rPr>
              <w:t>75</w:t>
            </w:r>
          </w:ins>
          <w:del w:id="350"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30911FE7" w14:textId="7BBD3F62"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"_Toc144421379"</w:instrText>
          </w:r>
          <w:r>
            <w:rPr>
              <w:noProof/>
            </w:rPr>
          </w:r>
          <w:r>
            <w:rPr>
              <w:noProof/>
            </w:rPr>
            <w:fldChar w:fldCharType="separate"/>
          </w:r>
          <w:r w:rsidR="00A10E00" w:rsidRPr="00620262">
            <w:rPr>
              <w:rStyle w:val="Hyperlink"/>
              <w:noProof/>
            </w:rPr>
            <w:t>C-15.1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rules</w:t>
          </w:r>
          <w:r w:rsidR="00A10E00">
            <w:rPr>
              <w:noProof/>
              <w:webHidden/>
            </w:rPr>
            <w:tab/>
          </w:r>
          <w:r w:rsidR="00A10E00">
            <w:rPr>
              <w:noProof/>
              <w:webHidden/>
            </w:rPr>
            <w:fldChar w:fldCharType="begin"/>
          </w:r>
          <w:r w:rsidR="00A10E00">
            <w:rPr>
              <w:noProof/>
              <w:webHidden/>
            </w:rPr>
            <w:instrText xml:space="preserve"> PAGEREF _Toc144421379 \h </w:instrText>
          </w:r>
          <w:r w:rsidR="00A10E00">
            <w:rPr>
              <w:noProof/>
              <w:webHidden/>
            </w:rPr>
          </w:r>
          <w:r w:rsidR="00A10E00">
            <w:rPr>
              <w:noProof/>
              <w:webHidden/>
            </w:rPr>
            <w:fldChar w:fldCharType="separate"/>
          </w:r>
          <w:ins w:id="351" w:author="jonathan pritchard" w:date="2024-02-06T16:09:00Z">
            <w:r w:rsidR="00EE4356">
              <w:rPr>
                <w:noProof/>
                <w:webHidden/>
              </w:rPr>
              <w:t>75</w:t>
            </w:r>
          </w:ins>
          <w:del w:id="352"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4A81AF84" w14:textId="713A00B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"_Toc144421380"</w:instrText>
          </w:r>
          <w:r>
            <w:rPr>
              <w:noProof/>
            </w:rPr>
          </w:r>
          <w:r>
            <w:rPr>
              <w:noProof/>
            </w:rPr>
            <w:fldChar w:fldCharType="separate"/>
          </w:r>
          <w:r w:rsidR="00A10E00" w:rsidRPr="00620262">
            <w:rPr>
              <w:rStyle w:val="Hyperlink"/>
              <w:noProof/>
            </w:rPr>
            <w:t>C-15.2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Pick Report descriptions</w:t>
          </w:r>
          <w:r w:rsidR="00A10E00">
            <w:rPr>
              <w:noProof/>
              <w:webHidden/>
            </w:rPr>
            <w:tab/>
          </w:r>
          <w:r w:rsidR="00A10E00">
            <w:rPr>
              <w:noProof/>
              <w:webHidden/>
            </w:rPr>
            <w:fldChar w:fldCharType="begin"/>
          </w:r>
          <w:r w:rsidR="00A10E00">
            <w:rPr>
              <w:noProof/>
              <w:webHidden/>
            </w:rPr>
            <w:instrText xml:space="preserve"> PAGEREF _Toc144421380 \h </w:instrText>
          </w:r>
          <w:r w:rsidR="00A10E00">
            <w:rPr>
              <w:noProof/>
              <w:webHidden/>
            </w:rPr>
          </w:r>
          <w:r w:rsidR="00A10E00">
            <w:rPr>
              <w:noProof/>
              <w:webHidden/>
            </w:rPr>
            <w:fldChar w:fldCharType="separate"/>
          </w:r>
          <w:ins w:id="353" w:author="jonathan pritchard" w:date="2024-02-06T16:09:00Z">
            <w:r w:rsidR="00EE4356">
              <w:rPr>
                <w:noProof/>
                <w:webHidden/>
              </w:rPr>
              <w:t>75</w:t>
            </w:r>
          </w:ins>
          <w:del w:id="354"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6C37498B" w14:textId="6D7DE3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"_Toc144421381"</w:instrText>
          </w:r>
          <w:r>
            <w:rPr>
              <w:noProof/>
            </w:rPr>
          </w:r>
          <w:r>
            <w:rPr>
              <w:noProof/>
            </w:rPr>
            <w:fldChar w:fldCharType="separate"/>
          </w:r>
          <w:r w:rsidR="00A10E00" w:rsidRPr="00620262">
            <w:rPr>
              <w:rStyle w:val="Hyperlink"/>
              <w:noProof/>
            </w:rPr>
            <w:t>C-15.2.1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defined cursor pick parameters</w:t>
          </w:r>
          <w:r w:rsidR="00A10E00">
            <w:rPr>
              <w:noProof/>
              <w:webHidden/>
            </w:rPr>
            <w:tab/>
          </w:r>
          <w:r w:rsidR="00A10E00">
            <w:rPr>
              <w:noProof/>
              <w:webHidden/>
            </w:rPr>
            <w:fldChar w:fldCharType="begin"/>
          </w:r>
          <w:r w:rsidR="00A10E00">
            <w:rPr>
              <w:noProof/>
              <w:webHidden/>
            </w:rPr>
            <w:instrText xml:space="preserve"> PAGEREF _Toc144421381 \h </w:instrText>
          </w:r>
          <w:r w:rsidR="00A10E00">
            <w:rPr>
              <w:noProof/>
              <w:webHidden/>
            </w:rPr>
          </w:r>
          <w:r w:rsidR="00A10E00">
            <w:rPr>
              <w:noProof/>
              <w:webHidden/>
            </w:rPr>
            <w:fldChar w:fldCharType="separate"/>
          </w:r>
          <w:ins w:id="355" w:author="jonathan pritchard" w:date="2024-02-06T16:09:00Z">
            <w:r w:rsidR="00EE4356">
              <w:rPr>
                <w:noProof/>
                <w:webHidden/>
              </w:rPr>
              <w:t>76</w:t>
            </w:r>
          </w:ins>
          <w:del w:id="356"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00D5D99" w14:textId="17BE9A6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"_Toc144421382"</w:instrText>
          </w:r>
          <w:r>
            <w:rPr>
              <w:noProof/>
            </w:rPr>
          </w:r>
          <w:r>
            <w:rPr>
              <w:noProof/>
            </w:rPr>
            <w:fldChar w:fldCharType="separate"/>
          </w:r>
          <w:r w:rsidR="00A10E00" w:rsidRPr="00620262">
            <w:rPr>
              <w:rStyle w:val="Hyperlink"/>
              <w:noProof/>
            </w:rPr>
            <w:t>C-15.2.2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Sorting order of results</w:t>
          </w:r>
          <w:r w:rsidR="00A10E00">
            <w:rPr>
              <w:noProof/>
              <w:webHidden/>
            </w:rPr>
            <w:tab/>
          </w:r>
          <w:r w:rsidR="00A10E00">
            <w:rPr>
              <w:noProof/>
              <w:webHidden/>
            </w:rPr>
            <w:fldChar w:fldCharType="begin"/>
          </w:r>
          <w:r w:rsidR="00A10E00">
            <w:rPr>
              <w:noProof/>
              <w:webHidden/>
            </w:rPr>
            <w:instrText xml:space="preserve"> PAGEREF _Toc144421382 \h </w:instrText>
          </w:r>
          <w:r w:rsidR="00A10E00">
            <w:rPr>
              <w:noProof/>
              <w:webHidden/>
            </w:rPr>
          </w:r>
          <w:r w:rsidR="00A10E00">
            <w:rPr>
              <w:noProof/>
              <w:webHidden/>
            </w:rPr>
            <w:fldChar w:fldCharType="separate"/>
          </w:r>
          <w:ins w:id="357" w:author="jonathan pritchard" w:date="2024-02-06T16:09:00Z">
            <w:r w:rsidR="00EE4356">
              <w:rPr>
                <w:noProof/>
                <w:webHidden/>
              </w:rPr>
              <w:t>76</w:t>
            </w:r>
          </w:ins>
          <w:del w:id="358"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3BCC730D" w14:textId="1D8D872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"_Toc144421383"</w:instrText>
          </w:r>
          <w:r>
            <w:rPr>
              <w:noProof/>
            </w:rPr>
          </w:r>
          <w:r>
            <w:rPr>
              <w:noProof/>
            </w:rPr>
            <w:fldChar w:fldCharType="separate"/>
          </w:r>
          <w:r w:rsidR="00A10E00" w:rsidRPr="00620262">
            <w:rPr>
              <w:rStyle w:val="Hyperlink"/>
              <w:noProof/>
            </w:rPr>
            <w:t>C-15.2.3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Hover-over function</w:t>
          </w:r>
          <w:r w:rsidR="00A10E00">
            <w:rPr>
              <w:noProof/>
              <w:webHidden/>
            </w:rPr>
            <w:tab/>
          </w:r>
          <w:r w:rsidR="00A10E00">
            <w:rPr>
              <w:noProof/>
              <w:webHidden/>
            </w:rPr>
            <w:fldChar w:fldCharType="begin"/>
          </w:r>
          <w:r w:rsidR="00A10E00">
            <w:rPr>
              <w:noProof/>
              <w:webHidden/>
            </w:rPr>
            <w:instrText xml:space="preserve"> PAGEREF _Toc144421383 \h </w:instrText>
          </w:r>
          <w:r w:rsidR="00A10E00">
            <w:rPr>
              <w:noProof/>
              <w:webHidden/>
            </w:rPr>
          </w:r>
          <w:r w:rsidR="00A10E00">
            <w:rPr>
              <w:noProof/>
              <w:webHidden/>
            </w:rPr>
            <w:fldChar w:fldCharType="separate"/>
          </w:r>
          <w:ins w:id="359" w:author="jonathan pritchard" w:date="2024-02-06T16:09:00Z">
            <w:r w:rsidR="00EE4356">
              <w:rPr>
                <w:noProof/>
                <w:webHidden/>
              </w:rPr>
              <w:t>76</w:t>
            </w:r>
          </w:ins>
          <w:del w:id="360"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D66839A" w14:textId="2867876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"_Toc144421384"</w:instrText>
          </w:r>
          <w:r>
            <w:rPr>
              <w:noProof/>
            </w:rPr>
          </w:r>
          <w:r>
            <w:rPr>
              <w:noProof/>
            </w:rPr>
            <w:fldChar w:fldCharType="separate"/>
          </w:r>
          <w:r w:rsidR="00A10E00" w:rsidRPr="00620262">
            <w:rPr>
              <w:rStyle w:val="Hyperlink"/>
              <w:noProof/>
            </w:rPr>
            <w:t>C-15.2.4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attributes</w:t>
          </w:r>
          <w:r w:rsidR="00A10E00">
            <w:rPr>
              <w:noProof/>
              <w:webHidden/>
            </w:rPr>
            <w:tab/>
          </w:r>
          <w:r w:rsidR="00A10E00">
            <w:rPr>
              <w:noProof/>
              <w:webHidden/>
            </w:rPr>
            <w:fldChar w:fldCharType="begin"/>
          </w:r>
          <w:r w:rsidR="00A10E00">
            <w:rPr>
              <w:noProof/>
              <w:webHidden/>
            </w:rPr>
            <w:instrText xml:space="preserve"> PAGEREF _Toc144421384 \h </w:instrText>
          </w:r>
          <w:r w:rsidR="00A10E00">
            <w:rPr>
              <w:noProof/>
              <w:webHidden/>
            </w:rPr>
          </w:r>
          <w:r w:rsidR="00A10E00">
            <w:rPr>
              <w:noProof/>
              <w:webHidden/>
            </w:rPr>
            <w:fldChar w:fldCharType="separate"/>
          </w:r>
          <w:ins w:id="361" w:author="jonathan pritchard" w:date="2024-02-06T16:09:00Z">
            <w:r w:rsidR="00EE4356">
              <w:rPr>
                <w:noProof/>
                <w:webHidden/>
              </w:rPr>
              <w:t>76</w:t>
            </w:r>
          </w:ins>
          <w:del w:id="362"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0D38888" w14:textId="76AD0A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"_Toc144421385"</w:instrText>
          </w:r>
          <w:r>
            <w:rPr>
              <w:noProof/>
            </w:rPr>
          </w:r>
          <w:r>
            <w:rPr>
              <w:noProof/>
            </w:rPr>
            <w:fldChar w:fldCharType="separate"/>
          </w:r>
          <w:r w:rsidR="00A10E00" w:rsidRPr="00620262">
            <w:rPr>
              <w:rStyle w:val="Hyperlink"/>
              <w:noProof/>
            </w:rPr>
            <w:t>C-15.3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queries on coverage data</w:t>
          </w:r>
          <w:r w:rsidR="00A10E00">
            <w:rPr>
              <w:noProof/>
              <w:webHidden/>
            </w:rPr>
            <w:tab/>
          </w:r>
          <w:r w:rsidR="00A10E00">
            <w:rPr>
              <w:noProof/>
              <w:webHidden/>
            </w:rPr>
            <w:fldChar w:fldCharType="begin"/>
          </w:r>
          <w:r w:rsidR="00A10E00">
            <w:rPr>
              <w:noProof/>
              <w:webHidden/>
            </w:rPr>
            <w:instrText xml:space="preserve"> PAGEREF _Toc144421385 \h </w:instrText>
          </w:r>
          <w:r w:rsidR="00A10E00">
            <w:rPr>
              <w:noProof/>
              <w:webHidden/>
            </w:rPr>
          </w:r>
          <w:r w:rsidR="00A10E00">
            <w:rPr>
              <w:noProof/>
              <w:webHidden/>
            </w:rPr>
            <w:fldChar w:fldCharType="separate"/>
          </w:r>
          <w:ins w:id="363" w:author="jonathan pritchard" w:date="2024-02-06T16:09:00Z">
            <w:r w:rsidR="00EE4356">
              <w:rPr>
                <w:noProof/>
                <w:webHidden/>
              </w:rPr>
              <w:t>76</w:t>
            </w:r>
          </w:ins>
          <w:del w:id="364"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E299E39" w14:textId="43A5F30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"_Toc144421386"</w:instrText>
          </w:r>
          <w:r>
            <w:rPr>
              <w:noProof/>
            </w:rPr>
          </w:r>
          <w:r>
            <w:rPr>
              <w:noProof/>
            </w:rPr>
            <w:fldChar w:fldCharType="separate"/>
          </w:r>
          <w:r w:rsidR="00A10E00" w:rsidRPr="00620262">
            <w:rPr>
              <w:rStyle w:val="Hyperlink"/>
              <w:noProof/>
            </w:rPr>
            <w:t>C-15.4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Tidal stream data panels</w:t>
          </w:r>
          <w:r w:rsidR="00A10E00">
            <w:rPr>
              <w:noProof/>
              <w:webHidden/>
            </w:rPr>
            <w:tab/>
          </w:r>
          <w:r w:rsidR="00A10E00">
            <w:rPr>
              <w:noProof/>
              <w:webHidden/>
            </w:rPr>
            <w:fldChar w:fldCharType="begin"/>
          </w:r>
          <w:r w:rsidR="00A10E00">
            <w:rPr>
              <w:noProof/>
              <w:webHidden/>
            </w:rPr>
            <w:instrText xml:space="preserve"> PAGEREF _Toc144421386 \h </w:instrText>
          </w:r>
          <w:r w:rsidR="00A10E00">
            <w:rPr>
              <w:noProof/>
              <w:webHidden/>
            </w:rPr>
          </w:r>
          <w:r w:rsidR="00A10E00">
            <w:rPr>
              <w:noProof/>
              <w:webHidden/>
            </w:rPr>
            <w:fldChar w:fldCharType="separate"/>
          </w:r>
          <w:ins w:id="365" w:author="jonathan pritchard" w:date="2024-02-06T16:09:00Z">
            <w:r w:rsidR="00EE4356">
              <w:rPr>
                <w:noProof/>
                <w:webHidden/>
              </w:rPr>
              <w:t>77</w:t>
            </w:r>
          </w:ins>
          <w:del w:id="366"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7DA7E238" w14:textId="4666FB3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"_Toc144421387"</w:instrText>
          </w:r>
          <w:r>
            <w:rPr>
              <w:noProof/>
            </w:rPr>
          </w:r>
          <w:r>
            <w:rPr>
              <w:noProof/>
            </w:rPr>
            <w:fldChar w:fldCharType="separate"/>
          </w:r>
          <w:r w:rsidR="00A10E00" w:rsidRPr="00620262">
            <w:rPr>
              <w:rStyle w:val="Hyperlink"/>
              <w:noProof/>
            </w:rPr>
            <w:t>C-15.5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Schedules, contact Information, and vessel characteristics</w:t>
          </w:r>
          <w:r w:rsidR="00A10E00">
            <w:rPr>
              <w:noProof/>
              <w:webHidden/>
            </w:rPr>
            <w:tab/>
          </w:r>
          <w:r w:rsidR="00A10E00">
            <w:rPr>
              <w:noProof/>
              <w:webHidden/>
            </w:rPr>
            <w:fldChar w:fldCharType="begin"/>
          </w:r>
          <w:r w:rsidR="00A10E00">
            <w:rPr>
              <w:noProof/>
              <w:webHidden/>
            </w:rPr>
            <w:instrText xml:space="preserve"> PAGEREF _Toc144421387 \h </w:instrText>
          </w:r>
          <w:r w:rsidR="00A10E00">
            <w:rPr>
              <w:noProof/>
              <w:webHidden/>
            </w:rPr>
          </w:r>
          <w:r w:rsidR="00A10E00">
            <w:rPr>
              <w:noProof/>
              <w:webHidden/>
            </w:rPr>
            <w:fldChar w:fldCharType="separate"/>
          </w:r>
          <w:ins w:id="367" w:author="jonathan pritchard" w:date="2024-02-06T16:09:00Z">
            <w:r w:rsidR="00EE4356">
              <w:rPr>
                <w:noProof/>
                <w:webHidden/>
              </w:rPr>
              <w:t>78</w:t>
            </w:r>
          </w:ins>
          <w:del w:id="368"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2C9E85AA" w14:textId="56B1293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"_Toc144421388"</w:instrText>
          </w:r>
          <w:r>
            <w:rPr>
              <w:noProof/>
            </w:rPr>
          </w:r>
          <w:r>
            <w:rPr>
              <w:noProof/>
            </w:rPr>
            <w:fldChar w:fldCharType="separate"/>
          </w:r>
          <w:r w:rsidR="00A10E00" w:rsidRPr="00620262">
            <w:rPr>
              <w:rStyle w:val="Hyperlink"/>
              <w:noProof/>
            </w:rPr>
            <w:t>C-15.6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Pick Report formats</w:t>
          </w:r>
          <w:r w:rsidR="00A10E00">
            <w:rPr>
              <w:noProof/>
              <w:webHidden/>
            </w:rPr>
            <w:tab/>
          </w:r>
          <w:r w:rsidR="00A10E00">
            <w:rPr>
              <w:noProof/>
              <w:webHidden/>
            </w:rPr>
            <w:fldChar w:fldCharType="begin"/>
          </w:r>
          <w:r w:rsidR="00A10E00">
            <w:rPr>
              <w:noProof/>
              <w:webHidden/>
            </w:rPr>
            <w:instrText xml:space="preserve"> PAGEREF _Toc144421388 \h </w:instrText>
          </w:r>
          <w:r w:rsidR="00A10E00">
            <w:rPr>
              <w:noProof/>
              <w:webHidden/>
            </w:rPr>
          </w:r>
          <w:r w:rsidR="00A10E00">
            <w:rPr>
              <w:noProof/>
              <w:webHidden/>
            </w:rPr>
            <w:fldChar w:fldCharType="separate"/>
          </w:r>
          <w:ins w:id="369" w:author="jonathan pritchard" w:date="2024-02-06T16:09:00Z">
            <w:r w:rsidR="00EE4356">
              <w:rPr>
                <w:noProof/>
                <w:webHidden/>
              </w:rPr>
              <w:t>78</w:t>
            </w:r>
          </w:ins>
          <w:del w:id="370"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587AA665" w14:textId="0E8B16F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"_Toc144421389"</w:instrText>
          </w:r>
          <w:r>
            <w:rPr>
              <w:noProof/>
            </w:rPr>
          </w:r>
          <w:r>
            <w:rPr>
              <w:noProof/>
            </w:rPr>
            <w:fldChar w:fldCharType="separate"/>
          </w:r>
          <w:r w:rsidR="00A10E00" w:rsidRPr="00620262">
            <w:rPr>
              <w:rStyle w:val="Hyperlink"/>
              <w:noProof/>
            </w:rPr>
            <w:t>C-16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Indications</w:t>
          </w:r>
          <w:r w:rsidR="00A10E00">
            <w:rPr>
              <w:noProof/>
              <w:webHidden/>
            </w:rPr>
            <w:tab/>
          </w:r>
          <w:r w:rsidR="00A10E00">
            <w:rPr>
              <w:noProof/>
              <w:webHidden/>
            </w:rPr>
            <w:fldChar w:fldCharType="begin"/>
          </w:r>
          <w:r w:rsidR="00A10E00">
            <w:rPr>
              <w:noProof/>
              <w:webHidden/>
            </w:rPr>
            <w:instrText xml:space="preserve"> PAGEREF _Toc144421389 \h </w:instrText>
          </w:r>
          <w:r w:rsidR="00A10E00">
            <w:rPr>
              <w:noProof/>
              <w:webHidden/>
            </w:rPr>
          </w:r>
          <w:r w:rsidR="00A10E00">
            <w:rPr>
              <w:noProof/>
              <w:webHidden/>
            </w:rPr>
            <w:fldChar w:fldCharType="separate"/>
          </w:r>
          <w:ins w:id="371" w:author="jonathan pritchard" w:date="2024-02-06T16:09:00Z">
            <w:r w:rsidR="00EE4356">
              <w:rPr>
                <w:noProof/>
                <w:webHidden/>
              </w:rPr>
              <w:t>79</w:t>
            </w:r>
          </w:ins>
          <w:del w:id="372"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744E5026" w14:textId="2EB2279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"_Toc144421390"</w:instrText>
          </w:r>
          <w:r>
            <w:rPr>
              <w:noProof/>
            </w:rPr>
          </w:r>
          <w:r>
            <w:rPr>
              <w:noProof/>
            </w:rPr>
            <w:fldChar w:fldCharType="separate"/>
          </w:r>
          <w:r w:rsidR="00A10E00" w:rsidRPr="00620262">
            <w:rPr>
              <w:rStyle w:val="Hyperlink"/>
              <w:noProof/>
            </w:rPr>
            <w:t>C-17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Context Parameters</w:t>
          </w:r>
          <w:r w:rsidR="00A10E00">
            <w:rPr>
              <w:noProof/>
              <w:webHidden/>
            </w:rPr>
            <w:tab/>
          </w:r>
          <w:r w:rsidR="00A10E00">
            <w:rPr>
              <w:noProof/>
              <w:webHidden/>
            </w:rPr>
            <w:fldChar w:fldCharType="begin"/>
          </w:r>
          <w:r w:rsidR="00A10E00">
            <w:rPr>
              <w:noProof/>
              <w:webHidden/>
            </w:rPr>
            <w:instrText xml:space="preserve"> PAGEREF _Toc144421390 \h </w:instrText>
          </w:r>
          <w:r w:rsidR="00A10E00">
            <w:rPr>
              <w:noProof/>
              <w:webHidden/>
            </w:rPr>
          </w:r>
          <w:r w:rsidR="00A10E00">
            <w:rPr>
              <w:noProof/>
              <w:webHidden/>
            </w:rPr>
            <w:fldChar w:fldCharType="separate"/>
          </w:r>
          <w:ins w:id="373" w:author="jonathan pritchard" w:date="2024-02-06T16:09:00Z">
            <w:r w:rsidR="00EE4356">
              <w:rPr>
                <w:noProof/>
                <w:webHidden/>
              </w:rPr>
              <w:t>79</w:t>
            </w:r>
          </w:ins>
          <w:del w:id="374"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7B65AB60" w14:textId="44BF21C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"_Toc144421391"</w:instrText>
          </w:r>
          <w:r>
            <w:rPr>
              <w:noProof/>
            </w:rPr>
          </w:r>
          <w:r>
            <w:rPr>
              <w:noProof/>
            </w:rPr>
            <w:fldChar w:fldCharType="separate"/>
          </w:r>
          <w:r w:rsidR="00A10E00" w:rsidRPr="00620262">
            <w:rPr>
              <w:rStyle w:val="Hyperlink"/>
              <w:noProof/>
            </w:rPr>
            <w:t>C-17.1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 parameters for ECDIS functionality</w:t>
          </w:r>
          <w:r w:rsidR="00A10E00">
            <w:rPr>
              <w:noProof/>
              <w:webHidden/>
            </w:rPr>
            <w:tab/>
          </w:r>
          <w:r w:rsidR="00A10E00">
            <w:rPr>
              <w:noProof/>
              <w:webHidden/>
            </w:rPr>
            <w:fldChar w:fldCharType="begin"/>
          </w:r>
          <w:r w:rsidR="00A10E00">
            <w:rPr>
              <w:noProof/>
              <w:webHidden/>
            </w:rPr>
            <w:instrText xml:space="preserve"> PAGEREF _Toc144421391 \h </w:instrText>
          </w:r>
          <w:r w:rsidR="00A10E00">
            <w:rPr>
              <w:noProof/>
              <w:webHidden/>
            </w:rPr>
          </w:r>
          <w:r w:rsidR="00A10E00">
            <w:rPr>
              <w:noProof/>
              <w:webHidden/>
            </w:rPr>
            <w:fldChar w:fldCharType="separate"/>
          </w:r>
          <w:ins w:id="375" w:author="jonathan pritchard" w:date="2024-02-06T16:09:00Z">
            <w:r w:rsidR="00EE4356">
              <w:rPr>
                <w:noProof/>
                <w:webHidden/>
              </w:rPr>
              <w:t>80</w:t>
            </w:r>
          </w:ins>
          <w:del w:id="376"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66C7F89" w14:textId="47ECE8E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"_Toc144421392"</w:instrText>
          </w:r>
          <w:r>
            <w:rPr>
              <w:noProof/>
            </w:rPr>
          </w:r>
          <w:r>
            <w:rPr>
              <w:noProof/>
            </w:rPr>
            <w:fldChar w:fldCharType="separate"/>
          </w:r>
          <w:r w:rsidR="00A10E00" w:rsidRPr="00620262">
            <w:rPr>
              <w:rStyle w:val="Hyperlink"/>
              <w:noProof/>
            </w:rPr>
            <w:t>C-18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Dual-fuel systems</w:t>
          </w:r>
          <w:r w:rsidR="00A10E00">
            <w:rPr>
              <w:noProof/>
              <w:webHidden/>
            </w:rPr>
            <w:tab/>
          </w:r>
          <w:r w:rsidR="00A10E00">
            <w:rPr>
              <w:noProof/>
              <w:webHidden/>
            </w:rPr>
            <w:fldChar w:fldCharType="begin"/>
          </w:r>
          <w:r w:rsidR="00A10E00">
            <w:rPr>
              <w:noProof/>
              <w:webHidden/>
            </w:rPr>
            <w:instrText xml:space="preserve"> PAGEREF _Toc144421392 \h </w:instrText>
          </w:r>
          <w:r w:rsidR="00A10E00">
            <w:rPr>
              <w:noProof/>
              <w:webHidden/>
            </w:rPr>
          </w:r>
          <w:r w:rsidR="00A10E00">
            <w:rPr>
              <w:noProof/>
              <w:webHidden/>
            </w:rPr>
            <w:fldChar w:fldCharType="separate"/>
          </w:r>
          <w:ins w:id="377" w:author="jonathan pritchard" w:date="2024-02-06T16:09:00Z">
            <w:r w:rsidR="00EE4356">
              <w:rPr>
                <w:noProof/>
                <w:webHidden/>
              </w:rPr>
              <w:t>80</w:t>
            </w:r>
          </w:ins>
          <w:del w:id="378"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B654F6A" w14:textId="71E1609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"_Toc144421393"</w:instrText>
          </w:r>
          <w:r>
            <w:rPr>
              <w:noProof/>
            </w:rPr>
          </w:r>
          <w:r>
            <w:rPr>
              <w:noProof/>
            </w:rPr>
            <w:fldChar w:fldCharType="separate"/>
          </w:r>
          <w:r w:rsidR="00A10E00" w:rsidRPr="00620262">
            <w:rPr>
              <w:rStyle w:val="Hyperlink"/>
              <w:noProof/>
            </w:rPr>
            <w:t>C-18.1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data available in both new and legacy formats</w:t>
          </w:r>
          <w:r w:rsidR="00A10E00">
            <w:rPr>
              <w:noProof/>
              <w:webHidden/>
            </w:rPr>
            <w:tab/>
          </w:r>
          <w:r w:rsidR="00A10E00">
            <w:rPr>
              <w:noProof/>
              <w:webHidden/>
            </w:rPr>
            <w:fldChar w:fldCharType="begin"/>
          </w:r>
          <w:r w:rsidR="00A10E00">
            <w:rPr>
              <w:noProof/>
              <w:webHidden/>
            </w:rPr>
            <w:instrText xml:space="preserve"> PAGEREF _Toc144421393 \h </w:instrText>
          </w:r>
          <w:r w:rsidR="00A10E00">
            <w:rPr>
              <w:noProof/>
              <w:webHidden/>
            </w:rPr>
          </w:r>
          <w:r w:rsidR="00A10E00">
            <w:rPr>
              <w:noProof/>
              <w:webHidden/>
            </w:rPr>
            <w:fldChar w:fldCharType="separate"/>
          </w:r>
          <w:ins w:id="379" w:author="jonathan pritchard" w:date="2024-02-06T16:09:00Z">
            <w:r w:rsidR="00EE4356">
              <w:rPr>
                <w:noProof/>
                <w:webHidden/>
              </w:rPr>
              <w:t>80</w:t>
            </w:r>
          </w:ins>
          <w:del w:id="380"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48A4422A" w14:textId="6E241B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"_Toc144421394"</w:instrText>
          </w:r>
          <w:r>
            <w:rPr>
              <w:noProof/>
            </w:rPr>
          </w:r>
          <w:r>
            <w:rPr>
              <w:noProof/>
            </w:rPr>
            <w:fldChar w:fldCharType="separate"/>
          </w:r>
          <w:r w:rsidR="00A10E00" w:rsidRPr="00620262">
            <w:rPr>
              <w:rStyle w:val="Hyperlink"/>
              <w:noProof/>
            </w:rPr>
            <w:t>C-18.2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additional information layers</w:t>
          </w:r>
          <w:r w:rsidR="00A10E00">
            <w:rPr>
              <w:noProof/>
              <w:webHidden/>
            </w:rPr>
            <w:tab/>
          </w:r>
          <w:r w:rsidR="00A10E00">
            <w:rPr>
              <w:noProof/>
              <w:webHidden/>
            </w:rPr>
            <w:fldChar w:fldCharType="begin"/>
          </w:r>
          <w:r w:rsidR="00A10E00">
            <w:rPr>
              <w:noProof/>
              <w:webHidden/>
            </w:rPr>
            <w:instrText xml:space="preserve"> PAGEREF _Toc144421394 \h </w:instrText>
          </w:r>
          <w:r w:rsidR="00A10E00">
            <w:rPr>
              <w:noProof/>
              <w:webHidden/>
            </w:rPr>
          </w:r>
          <w:r w:rsidR="00A10E00">
            <w:rPr>
              <w:noProof/>
              <w:webHidden/>
            </w:rPr>
            <w:fldChar w:fldCharType="separate"/>
          </w:r>
          <w:ins w:id="381" w:author="jonathan pritchard" w:date="2024-02-06T16:09:00Z">
            <w:r w:rsidR="00EE4356">
              <w:rPr>
                <w:noProof/>
                <w:webHidden/>
              </w:rPr>
              <w:t>80</w:t>
            </w:r>
          </w:ins>
          <w:del w:id="382"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608B28FC" w14:textId="778D1E2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"_Toc144421395"</w:instrText>
          </w:r>
          <w:r>
            <w:rPr>
              <w:noProof/>
            </w:rPr>
          </w:r>
          <w:r>
            <w:rPr>
              <w:noProof/>
            </w:rPr>
            <w:fldChar w:fldCharType="separate"/>
          </w:r>
          <w:r w:rsidR="00A10E00" w:rsidRPr="00620262">
            <w:rPr>
              <w:rStyle w:val="Hyperlink"/>
              <w:noProof/>
            </w:rPr>
            <w:t>C-18.3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Concurrent applicability of S-52 and S-57</w:t>
          </w:r>
          <w:r w:rsidR="00A10E00">
            <w:rPr>
              <w:noProof/>
              <w:webHidden/>
            </w:rPr>
            <w:tab/>
          </w:r>
          <w:r w:rsidR="00A10E00">
            <w:rPr>
              <w:noProof/>
              <w:webHidden/>
            </w:rPr>
            <w:fldChar w:fldCharType="begin"/>
          </w:r>
          <w:r w:rsidR="00A10E00">
            <w:rPr>
              <w:noProof/>
              <w:webHidden/>
            </w:rPr>
            <w:instrText xml:space="preserve"> PAGEREF _Toc144421395 \h </w:instrText>
          </w:r>
          <w:r w:rsidR="00A10E00">
            <w:rPr>
              <w:noProof/>
              <w:webHidden/>
            </w:rPr>
          </w:r>
          <w:r w:rsidR="00A10E00">
            <w:rPr>
              <w:noProof/>
              <w:webHidden/>
            </w:rPr>
            <w:fldChar w:fldCharType="separate"/>
          </w:r>
          <w:ins w:id="383" w:author="jonathan pritchard" w:date="2024-02-06T16:09:00Z">
            <w:r w:rsidR="00EE4356">
              <w:rPr>
                <w:noProof/>
                <w:webHidden/>
              </w:rPr>
              <w:t>81</w:t>
            </w:r>
          </w:ins>
          <w:del w:id="384"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55B042AF" w14:textId="1B1279D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"_Toc144421396"</w:instrText>
          </w:r>
          <w:r>
            <w:rPr>
              <w:noProof/>
            </w:rPr>
          </w:r>
          <w:r>
            <w:rPr>
              <w:noProof/>
            </w:rPr>
            <w:fldChar w:fldCharType="separate"/>
          </w:r>
          <w:r w:rsidR="00A10E00" w:rsidRPr="00620262">
            <w:rPr>
              <w:rStyle w:val="Hyperlink"/>
              <w:noProof/>
            </w:rPr>
            <w:t>C-19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Type approval considerations</w:t>
          </w:r>
          <w:r w:rsidR="00A10E00">
            <w:rPr>
              <w:noProof/>
              <w:webHidden/>
            </w:rPr>
            <w:tab/>
          </w:r>
          <w:r w:rsidR="00A10E00">
            <w:rPr>
              <w:noProof/>
              <w:webHidden/>
            </w:rPr>
            <w:fldChar w:fldCharType="begin"/>
          </w:r>
          <w:r w:rsidR="00A10E00">
            <w:rPr>
              <w:noProof/>
              <w:webHidden/>
            </w:rPr>
            <w:instrText xml:space="preserve"> PAGEREF _Toc144421396 \h </w:instrText>
          </w:r>
          <w:r w:rsidR="00A10E00">
            <w:rPr>
              <w:noProof/>
              <w:webHidden/>
            </w:rPr>
          </w:r>
          <w:r w:rsidR="00A10E00">
            <w:rPr>
              <w:noProof/>
              <w:webHidden/>
            </w:rPr>
            <w:fldChar w:fldCharType="separate"/>
          </w:r>
          <w:ins w:id="385" w:author="jonathan pritchard" w:date="2024-02-06T16:09:00Z">
            <w:r w:rsidR="00EE4356">
              <w:rPr>
                <w:noProof/>
                <w:webHidden/>
              </w:rPr>
              <w:t>81</w:t>
            </w:r>
          </w:ins>
          <w:del w:id="386"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5FB0611" w14:textId="0629054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"_Toc144421397"</w:instrText>
          </w:r>
          <w:r>
            <w:rPr>
              <w:noProof/>
            </w:rPr>
          </w:r>
          <w:r>
            <w:rPr>
              <w:noProof/>
            </w:rPr>
            <w:fldChar w:fldCharType="separate"/>
          </w:r>
          <w:r w:rsidR="00A10E00" w:rsidRPr="00620262">
            <w:rPr>
              <w:rStyle w:val="Hyperlink"/>
              <w:noProof/>
            </w:rPr>
            <w:t>C-20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Specifications for the display screen</w:t>
          </w:r>
          <w:r w:rsidR="00A10E00">
            <w:rPr>
              <w:noProof/>
              <w:webHidden/>
            </w:rPr>
            <w:tab/>
          </w:r>
          <w:r w:rsidR="00A10E00">
            <w:rPr>
              <w:noProof/>
              <w:webHidden/>
            </w:rPr>
            <w:fldChar w:fldCharType="begin"/>
          </w:r>
          <w:r w:rsidR="00A10E00">
            <w:rPr>
              <w:noProof/>
              <w:webHidden/>
            </w:rPr>
            <w:instrText xml:space="preserve"> PAGEREF _Toc144421397 \h </w:instrText>
          </w:r>
          <w:r w:rsidR="00A10E00">
            <w:rPr>
              <w:noProof/>
              <w:webHidden/>
            </w:rPr>
          </w:r>
          <w:r w:rsidR="00A10E00">
            <w:rPr>
              <w:noProof/>
              <w:webHidden/>
            </w:rPr>
            <w:fldChar w:fldCharType="separate"/>
          </w:r>
          <w:ins w:id="387" w:author="jonathan pritchard" w:date="2024-02-06T16:09:00Z">
            <w:r w:rsidR="00EE4356">
              <w:rPr>
                <w:noProof/>
                <w:webHidden/>
              </w:rPr>
              <w:t>82</w:t>
            </w:r>
          </w:ins>
          <w:del w:id="388"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A24B9DA" w14:textId="2C7804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"_Toc144421398"</w:instrText>
          </w:r>
          <w:r>
            <w:rPr>
              <w:noProof/>
            </w:rPr>
          </w:r>
          <w:r>
            <w:rPr>
              <w:noProof/>
            </w:rPr>
            <w:fldChar w:fldCharType="separate"/>
          </w:r>
          <w:r w:rsidR="00A10E00" w:rsidRPr="00620262">
            <w:rPr>
              <w:rStyle w:val="Hyperlink"/>
              <w:noProof/>
            </w:rPr>
            <w:t>C-20.1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Physical display requirements</w:t>
          </w:r>
          <w:r w:rsidR="00A10E00">
            <w:rPr>
              <w:noProof/>
              <w:webHidden/>
            </w:rPr>
            <w:tab/>
          </w:r>
          <w:r w:rsidR="00A10E00">
            <w:rPr>
              <w:noProof/>
              <w:webHidden/>
            </w:rPr>
            <w:fldChar w:fldCharType="begin"/>
          </w:r>
          <w:r w:rsidR="00A10E00">
            <w:rPr>
              <w:noProof/>
              <w:webHidden/>
            </w:rPr>
            <w:instrText xml:space="preserve"> PAGEREF _Toc144421398 \h </w:instrText>
          </w:r>
          <w:r w:rsidR="00A10E00">
            <w:rPr>
              <w:noProof/>
              <w:webHidden/>
            </w:rPr>
          </w:r>
          <w:r w:rsidR="00A10E00">
            <w:rPr>
              <w:noProof/>
              <w:webHidden/>
            </w:rPr>
            <w:fldChar w:fldCharType="separate"/>
          </w:r>
          <w:ins w:id="389" w:author="jonathan pritchard" w:date="2024-02-06T16:09:00Z">
            <w:r w:rsidR="00EE4356">
              <w:rPr>
                <w:noProof/>
                <w:webHidden/>
              </w:rPr>
              <w:t>82</w:t>
            </w:r>
          </w:ins>
          <w:del w:id="390"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1DFACDD1" w14:textId="7DE980C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"_Toc144421399"</w:instrText>
          </w:r>
          <w:r>
            <w:rPr>
              <w:noProof/>
            </w:rPr>
          </w:r>
          <w:r>
            <w:rPr>
              <w:noProof/>
            </w:rPr>
            <w:fldChar w:fldCharType="separate"/>
          </w:r>
          <w:r w:rsidR="00A10E00" w:rsidRPr="00620262">
            <w:rPr>
              <w:rStyle w:val="Hyperlink"/>
              <w:noProof/>
            </w:rPr>
            <w:t>C-20.2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reproduction</w:t>
          </w:r>
          <w:r w:rsidR="00A10E00">
            <w:rPr>
              <w:noProof/>
              <w:webHidden/>
            </w:rPr>
            <w:tab/>
          </w:r>
          <w:r w:rsidR="00A10E00">
            <w:rPr>
              <w:noProof/>
              <w:webHidden/>
            </w:rPr>
            <w:fldChar w:fldCharType="begin"/>
          </w:r>
          <w:r w:rsidR="00A10E00">
            <w:rPr>
              <w:noProof/>
              <w:webHidden/>
            </w:rPr>
            <w:instrText xml:space="preserve"> PAGEREF _Toc144421399 \h </w:instrText>
          </w:r>
          <w:r w:rsidR="00A10E00">
            <w:rPr>
              <w:noProof/>
              <w:webHidden/>
            </w:rPr>
          </w:r>
          <w:r w:rsidR="00A10E00">
            <w:rPr>
              <w:noProof/>
              <w:webHidden/>
            </w:rPr>
            <w:fldChar w:fldCharType="separate"/>
          </w:r>
          <w:ins w:id="391" w:author="jonathan pritchard" w:date="2024-02-06T16:09:00Z">
            <w:r w:rsidR="00EE4356">
              <w:rPr>
                <w:noProof/>
                <w:webHidden/>
              </w:rPr>
              <w:t>82</w:t>
            </w:r>
          </w:ins>
          <w:del w:id="392"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39B69ACD" w14:textId="2C55C0D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"_Toc144421400"</w:instrText>
          </w:r>
          <w:r>
            <w:rPr>
              <w:noProof/>
            </w:rPr>
          </w:r>
          <w:r>
            <w:rPr>
              <w:noProof/>
            </w:rPr>
            <w:fldChar w:fldCharType="separate"/>
          </w:r>
          <w:r w:rsidR="00A10E00" w:rsidRPr="00620262">
            <w:rPr>
              <w:rStyle w:val="Hyperlink"/>
              <w:noProof/>
            </w:rPr>
            <w:t>C-20.3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requirements for colours</w:t>
          </w:r>
          <w:r w:rsidR="00A10E00">
            <w:rPr>
              <w:noProof/>
              <w:webHidden/>
            </w:rPr>
            <w:tab/>
          </w:r>
          <w:r w:rsidR="00A10E00">
            <w:rPr>
              <w:noProof/>
              <w:webHidden/>
            </w:rPr>
            <w:fldChar w:fldCharType="begin"/>
          </w:r>
          <w:r w:rsidR="00A10E00">
            <w:rPr>
              <w:noProof/>
              <w:webHidden/>
            </w:rPr>
            <w:instrText xml:space="preserve"> PAGEREF _Toc144421400 \h </w:instrText>
          </w:r>
          <w:r w:rsidR="00A10E00">
            <w:rPr>
              <w:noProof/>
              <w:webHidden/>
            </w:rPr>
          </w:r>
          <w:r w:rsidR="00A10E00">
            <w:rPr>
              <w:noProof/>
              <w:webHidden/>
            </w:rPr>
            <w:fldChar w:fldCharType="separate"/>
          </w:r>
          <w:ins w:id="393" w:author="jonathan pritchard" w:date="2024-02-06T16:09:00Z">
            <w:r w:rsidR="00EE4356">
              <w:rPr>
                <w:noProof/>
                <w:webHidden/>
              </w:rPr>
              <w:t>82</w:t>
            </w:r>
          </w:ins>
          <w:del w:id="394"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2D5D7614" w14:textId="3EAC09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"_Toc144421401"</w:instrText>
          </w:r>
          <w:r>
            <w:rPr>
              <w:noProof/>
            </w:rPr>
          </w:r>
          <w:r>
            <w:rPr>
              <w:noProof/>
            </w:rPr>
            <w:fldChar w:fldCharType="separate"/>
          </w:r>
          <w:r w:rsidR="00A10E00" w:rsidRPr="00620262">
            <w:rPr>
              <w:rStyle w:val="Hyperlink"/>
              <w:noProof/>
            </w:rPr>
            <w:t>C-20.3.1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_Toc144421401 \h </w:instrText>
          </w:r>
          <w:r w:rsidR="00A10E00">
            <w:rPr>
              <w:noProof/>
              <w:webHidden/>
            </w:rPr>
          </w:r>
          <w:r w:rsidR="00A10E00">
            <w:rPr>
              <w:noProof/>
              <w:webHidden/>
            </w:rPr>
            <w:fldChar w:fldCharType="separate"/>
          </w:r>
          <w:ins w:id="395" w:author="jonathan pritchard" w:date="2024-02-06T16:09:00Z">
            <w:r w:rsidR="00EE4356">
              <w:rPr>
                <w:noProof/>
                <w:webHidden/>
              </w:rPr>
              <w:t>83</w:t>
            </w:r>
          </w:ins>
          <w:del w:id="396"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75879B4E" w14:textId="2856F81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"_Toc144421402"</w:instrText>
          </w:r>
          <w:r>
            <w:rPr>
              <w:noProof/>
            </w:rPr>
          </w:r>
          <w:r>
            <w:rPr>
              <w:noProof/>
            </w:rPr>
            <w:fldChar w:fldCharType="separate"/>
          </w:r>
          <w:r w:rsidR="00A10E00" w:rsidRPr="00620262">
            <w:rPr>
              <w:rStyle w:val="Hyperlink"/>
              <w:noProof/>
            </w:rPr>
            <w:t>C-20.3.2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Bright sunlight or night viewing - use of filters, etc</w:t>
          </w:r>
          <w:r w:rsidR="00A10E00">
            <w:rPr>
              <w:noProof/>
              <w:webHidden/>
            </w:rPr>
            <w:tab/>
          </w:r>
          <w:r w:rsidR="00A10E00">
            <w:rPr>
              <w:noProof/>
              <w:webHidden/>
            </w:rPr>
            <w:fldChar w:fldCharType="begin"/>
          </w:r>
          <w:r w:rsidR="00A10E00">
            <w:rPr>
              <w:noProof/>
              <w:webHidden/>
            </w:rPr>
            <w:instrText xml:space="preserve"> PAGEREF _Toc144421402 \h </w:instrText>
          </w:r>
          <w:r w:rsidR="00A10E00">
            <w:rPr>
              <w:noProof/>
              <w:webHidden/>
            </w:rPr>
          </w:r>
          <w:r w:rsidR="00A10E00">
            <w:rPr>
              <w:noProof/>
              <w:webHidden/>
            </w:rPr>
            <w:fldChar w:fldCharType="separate"/>
          </w:r>
          <w:ins w:id="397" w:author="jonathan pritchard" w:date="2024-02-06T16:09:00Z">
            <w:r w:rsidR="00EE4356">
              <w:rPr>
                <w:noProof/>
                <w:webHidden/>
              </w:rPr>
              <w:t>83</w:t>
            </w:r>
          </w:ins>
          <w:del w:id="398"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6E5DE875" w14:textId="06CA839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"_Toc144421403"</w:instrText>
          </w:r>
          <w:r>
            <w:rPr>
              <w:noProof/>
            </w:rPr>
          </w:r>
          <w:r>
            <w:rPr>
              <w:noProof/>
            </w:rPr>
            <w:fldChar w:fldCharType="separate"/>
          </w:r>
          <w:r w:rsidR="00A10E00" w:rsidRPr="00620262">
            <w:rPr>
              <w:rStyle w:val="Hyperlink"/>
              <w:noProof/>
            </w:rPr>
            <w:t>C-20.3.3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calibration and verification</w:t>
          </w:r>
          <w:r w:rsidR="00A10E00">
            <w:rPr>
              <w:noProof/>
              <w:webHidden/>
            </w:rPr>
            <w:tab/>
          </w:r>
          <w:r w:rsidR="00A10E00">
            <w:rPr>
              <w:noProof/>
              <w:webHidden/>
            </w:rPr>
            <w:fldChar w:fldCharType="begin"/>
          </w:r>
          <w:r w:rsidR="00A10E00">
            <w:rPr>
              <w:noProof/>
              <w:webHidden/>
            </w:rPr>
            <w:instrText xml:space="preserve"> PAGEREF _Toc144421403 \h </w:instrText>
          </w:r>
          <w:r w:rsidR="00A10E00">
            <w:rPr>
              <w:noProof/>
              <w:webHidden/>
            </w:rPr>
          </w:r>
          <w:r w:rsidR="00A10E00">
            <w:rPr>
              <w:noProof/>
              <w:webHidden/>
            </w:rPr>
            <w:fldChar w:fldCharType="separate"/>
          </w:r>
          <w:ins w:id="399" w:author="jonathan pritchard" w:date="2024-02-06T16:09:00Z">
            <w:r w:rsidR="00EE4356">
              <w:rPr>
                <w:noProof/>
                <w:webHidden/>
              </w:rPr>
              <w:t>83</w:t>
            </w:r>
          </w:ins>
          <w:del w:id="400" w:author="jonathan pritchard" w:date="2024-02-06T16:09:00Z">
            <w:r w:rsidR="00A10E00" w:rsidDel="00EE4356">
              <w:rPr>
                <w:noProof/>
                <w:webHidden/>
              </w:rPr>
              <w:delText>80</w:delText>
            </w:r>
          </w:del>
          <w:r w:rsidR="00A10E00">
            <w:rPr>
              <w:noProof/>
              <w:webHidden/>
            </w:rPr>
            <w:fldChar w:fldCharType="end"/>
          </w:r>
          <w:r>
            <w:rPr>
              <w:noProof/>
            </w:rPr>
            <w:fldChar w:fldCharType="end"/>
          </w:r>
        </w:p>
        <w:p w14:paraId="23ABCAB7" w14:textId="6264BD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"_Toc144421404"</w:instrText>
          </w:r>
          <w:r>
            <w:rPr>
              <w:noProof/>
            </w:rPr>
          </w:r>
          <w:r>
            <w:rPr>
              <w:noProof/>
            </w:rPr>
            <w:fldChar w:fldCharType="separate"/>
          </w:r>
          <w:r w:rsidR="00A10E00" w:rsidRPr="00620262">
            <w:rPr>
              <w:rStyle w:val="Hyperlink"/>
              <w:noProof/>
            </w:rPr>
            <w:t>C-20.4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display capability</w:t>
          </w:r>
          <w:r w:rsidR="00A10E00">
            <w:rPr>
              <w:noProof/>
              <w:webHidden/>
            </w:rPr>
            <w:tab/>
          </w:r>
          <w:r w:rsidR="00A10E00">
            <w:rPr>
              <w:noProof/>
              <w:webHidden/>
            </w:rPr>
            <w:fldChar w:fldCharType="begin"/>
          </w:r>
          <w:r w:rsidR="00A10E00">
            <w:rPr>
              <w:noProof/>
              <w:webHidden/>
            </w:rPr>
            <w:instrText xml:space="preserve"> PAGEREF _Toc144421404 \h </w:instrText>
          </w:r>
          <w:r w:rsidR="00A10E00">
            <w:rPr>
              <w:noProof/>
              <w:webHidden/>
            </w:rPr>
          </w:r>
          <w:r w:rsidR="00A10E00">
            <w:rPr>
              <w:noProof/>
              <w:webHidden/>
            </w:rPr>
            <w:fldChar w:fldCharType="separate"/>
          </w:r>
          <w:ins w:id="401" w:author="jonathan pritchard" w:date="2024-02-06T16:09:00Z">
            <w:r w:rsidR="00EE4356">
              <w:rPr>
                <w:noProof/>
                <w:webHidden/>
              </w:rPr>
              <w:t>85</w:t>
            </w:r>
          </w:ins>
          <w:del w:id="402"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108C8BDA" w14:textId="4297D87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"_Toc144421405"</w:instrText>
          </w:r>
          <w:r>
            <w:rPr>
              <w:noProof/>
            </w:rPr>
          </w:r>
          <w:r>
            <w:rPr>
              <w:noProof/>
            </w:rPr>
            <w:fldChar w:fldCharType="separate"/>
          </w:r>
          <w:r w:rsidR="00A10E00" w:rsidRPr="00620262">
            <w:rPr>
              <w:rStyle w:val="Hyperlink"/>
              <w:noProof/>
            </w:rPr>
            <w:t>C-20.4.1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conversion tolerances and tests</w:t>
          </w:r>
          <w:r w:rsidR="00A10E00">
            <w:rPr>
              <w:noProof/>
              <w:webHidden/>
            </w:rPr>
            <w:tab/>
          </w:r>
          <w:r w:rsidR="00A10E00">
            <w:rPr>
              <w:noProof/>
              <w:webHidden/>
            </w:rPr>
            <w:fldChar w:fldCharType="begin"/>
          </w:r>
          <w:r w:rsidR="00A10E00">
            <w:rPr>
              <w:noProof/>
              <w:webHidden/>
            </w:rPr>
            <w:instrText xml:space="preserve"> PAGEREF _Toc144421405 \h </w:instrText>
          </w:r>
          <w:r w:rsidR="00A10E00">
            <w:rPr>
              <w:noProof/>
              <w:webHidden/>
            </w:rPr>
          </w:r>
          <w:r w:rsidR="00A10E00">
            <w:rPr>
              <w:noProof/>
              <w:webHidden/>
            </w:rPr>
            <w:fldChar w:fldCharType="separate"/>
          </w:r>
          <w:ins w:id="403" w:author="jonathan pritchard" w:date="2024-02-06T16:09:00Z">
            <w:r w:rsidR="00EE4356">
              <w:rPr>
                <w:noProof/>
                <w:webHidden/>
              </w:rPr>
              <w:t>85</w:t>
            </w:r>
          </w:ins>
          <w:del w:id="404"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7ADDD49A" w14:textId="1644369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"_Toc144421406"</w:instrText>
          </w:r>
          <w:r>
            <w:rPr>
              <w:noProof/>
            </w:rPr>
          </w:r>
          <w:r>
            <w:rPr>
              <w:noProof/>
            </w:rPr>
            <w:fldChar w:fldCharType="separate"/>
          </w:r>
          <w:r w:rsidR="00A10E00" w:rsidRPr="00620262">
            <w:rPr>
              <w:rStyle w:val="Hyperlink"/>
              <w:noProof/>
            </w:rPr>
            <w:t>C-20.5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differentiation test diagram</w:t>
          </w:r>
          <w:r w:rsidR="00A10E00">
            <w:rPr>
              <w:noProof/>
              <w:webHidden/>
            </w:rPr>
            <w:tab/>
          </w:r>
          <w:r w:rsidR="00A10E00">
            <w:rPr>
              <w:noProof/>
              <w:webHidden/>
            </w:rPr>
            <w:fldChar w:fldCharType="begin"/>
          </w:r>
          <w:r w:rsidR="00A10E00">
            <w:rPr>
              <w:noProof/>
              <w:webHidden/>
            </w:rPr>
            <w:instrText xml:space="preserve"> PAGEREF _Toc144421406 \h </w:instrText>
          </w:r>
          <w:r w:rsidR="00A10E00">
            <w:rPr>
              <w:noProof/>
              <w:webHidden/>
            </w:rPr>
          </w:r>
          <w:r w:rsidR="00A10E00">
            <w:rPr>
              <w:noProof/>
              <w:webHidden/>
            </w:rPr>
            <w:fldChar w:fldCharType="separate"/>
          </w:r>
          <w:ins w:id="405" w:author="jonathan pritchard" w:date="2024-02-06T16:09:00Z">
            <w:r w:rsidR="00EE4356">
              <w:rPr>
                <w:noProof/>
                <w:webHidden/>
              </w:rPr>
              <w:t>87</w:t>
            </w:r>
          </w:ins>
          <w:del w:id="406" w:author="jonathan pritchard" w:date="2024-02-06T16:09:00Z">
            <w:r w:rsidR="00A10E00" w:rsidDel="00EE4356">
              <w:rPr>
                <w:noProof/>
                <w:webHidden/>
              </w:rPr>
              <w:delText>83</w:delText>
            </w:r>
          </w:del>
          <w:r w:rsidR="00A10E00">
            <w:rPr>
              <w:noProof/>
              <w:webHidden/>
            </w:rPr>
            <w:fldChar w:fldCharType="end"/>
          </w:r>
          <w:r>
            <w:rPr>
              <w:noProof/>
            </w:rPr>
            <w:fldChar w:fldCharType="end"/>
          </w:r>
        </w:p>
        <w:p w14:paraId="2B3210CE" w14:textId="02E2052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"_Toc144421407"</w:instrText>
          </w:r>
          <w:r>
            <w:rPr>
              <w:noProof/>
            </w:rPr>
          </w:r>
          <w:r>
            <w:rPr>
              <w:noProof/>
            </w:rPr>
            <w:fldChar w:fldCharType="separate"/>
          </w:r>
          <w:r w:rsidR="00A10E00" w:rsidRPr="00620262">
            <w:rPr>
              <w:rStyle w:val="Hyperlink"/>
              <w:noProof/>
            </w:rPr>
            <w:t>C-20.6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Chart 1</w:t>
          </w:r>
          <w:r w:rsidR="00A10E00">
            <w:rPr>
              <w:noProof/>
              <w:webHidden/>
            </w:rPr>
            <w:tab/>
          </w:r>
          <w:r w:rsidR="00A10E00">
            <w:rPr>
              <w:noProof/>
              <w:webHidden/>
            </w:rPr>
            <w:fldChar w:fldCharType="begin"/>
          </w:r>
          <w:r w:rsidR="00A10E00">
            <w:rPr>
              <w:noProof/>
              <w:webHidden/>
            </w:rPr>
            <w:instrText xml:space="preserve"> PAGEREF _Toc144421407 \h </w:instrText>
          </w:r>
          <w:r w:rsidR="00A10E00">
            <w:rPr>
              <w:noProof/>
              <w:webHidden/>
            </w:rPr>
          </w:r>
          <w:r w:rsidR="00A10E00">
            <w:rPr>
              <w:noProof/>
              <w:webHidden/>
            </w:rPr>
            <w:fldChar w:fldCharType="separate"/>
          </w:r>
          <w:ins w:id="407" w:author="jonathan pritchard" w:date="2024-02-06T16:09:00Z">
            <w:r w:rsidR="00EE4356">
              <w:rPr>
                <w:noProof/>
                <w:webHidden/>
              </w:rPr>
              <w:t>88</w:t>
            </w:r>
          </w:ins>
          <w:del w:id="408"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3ABB883A" w14:textId="5B08BD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"_Toc144421408"</w:instrText>
          </w:r>
          <w:r>
            <w:rPr>
              <w:noProof/>
            </w:rPr>
          </w:r>
          <w:r>
            <w:rPr>
              <w:noProof/>
            </w:rPr>
            <w:fldChar w:fldCharType="separate"/>
          </w:r>
          <w:r w:rsidR="00A10E00" w:rsidRPr="00620262">
            <w:rPr>
              <w:rStyle w:val="Hyperlink"/>
              <w:noProof/>
            </w:rPr>
            <w:t>C-20.7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ECDIS Chart 1 and Colour Test Diagram</w:t>
          </w:r>
          <w:r w:rsidR="00A10E00">
            <w:rPr>
              <w:noProof/>
              <w:webHidden/>
            </w:rPr>
            <w:tab/>
          </w:r>
          <w:r w:rsidR="00A10E00">
            <w:rPr>
              <w:noProof/>
              <w:webHidden/>
            </w:rPr>
            <w:fldChar w:fldCharType="begin"/>
          </w:r>
          <w:r w:rsidR="00A10E00">
            <w:rPr>
              <w:noProof/>
              <w:webHidden/>
            </w:rPr>
            <w:instrText xml:space="preserve"> PAGEREF _Toc144421408 \h </w:instrText>
          </w:r>
          <w:r w:rsidR="00A10E00">
            <w:rPr>
              <w:noProof/>
              <w:webHidden/>
            </w:rPr>
          </w:r>
          <w:r w:rsidR="00A10E00">
            <w:rPr>
              <w:noProof/>
              <w:webHidden/>
            </w:rPr>
            <w:fldChar w:fldCharType="separate"/>
          </w:r>
          <w:ins w:id="409" w:author="jonathan pritchard" w:date="2024-02-06T16:09:00Z">
            <w:r w:rsidR="00EE4356">
              <w:rPr>
                <w:noProof/>
                <w:webHidden/>
              </w:rPr>
              <w:t>89</w:t>
            </w:r>
          </w:ins>
          <w:del w:id="410"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4765E74C" w14:textId="53AA829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"_Toc144421409"</w:instrText>
          </w:r>
          <w:r>
            <w:rPr>
              <w:noProof/>
            </w:rPr>
          </w:r>
          <w:r>
            <w:rPr>
              <w:noProof/>
            </w:rPr>
            <w:fldChar w:fldCharType="separate"/>
          </w:r>
          <w:r w:rsidR="00A10E00" w:rsidRPr="00620262">
            <w:rPr>
              <w:rStyle w:val="Hyperlink"/>
              <w:noProof/>
            </w:rPr>
            <w:t>C-20.7.1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 for ECDIS Chart 1 and the Colour Test Diagram</w:t>
          </w:r>
          <w:r w:rsidR="00A10E00">
            <w:rPr>
              <w:noProof/>
              <w:webHidden/>
            </w:rPr>
            <w:tab/>
          </w:r>
          <w:r w:rsidR="00A10E00">
            <w:rPr>
              <w:noProof/>
              <w:webHidden/>
            </w:rPr>
            <w:fldChar w:fldCharType="begin"/>
          </w:r>
          <w:r w:rsidR="00A10E00">
            <w:rPr>
              <w:noProof/>
              <w:webHidden/>
            </w:rPr>
            <w:instrText xml:space="preserve"> PAGEREF _Toc144421409 \h </w:instrText>
          </w:r>
          <w:r w:rsidR="00A10E00">
            <w:rPr>
              <w:noProof/>
              <w:webHidden/>
            </w:rPr>
          </w:r>
          <w:r w:rsidR="00A10E00">
            <w:rPr>
              <w:noProof/>
              <w:webHidden/>
            </w:rPr>
            <w:fldChar w:fldCharType="separate"/>
          </w:r>
          <w:ins w:id="411" w:author="jonathan pritchard" w:date="2024-02-06T16:09:00Z">
            <w:r w:rsidR="00EE4356">
              <w:rPr>
                <w:noProof/>
                <w:webHidden/>
              </w:rPr>
              <w:t>89</w:t>
            </w:r>
          </w:ins>
          <w:del w:id="412"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2B671A5D" w14:textId="018F0B2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"_Toc144421410"</w:instrText>
          </w:r>
          <w:r>
            <w:rPr>
              <w:noProof/>
            </w:rPr>
          </w:r>
          <w:r>
            <w:rPr>
              <w:noProof/>
            </w:rPr>
            <w:fldChar w:fldCharType="separate"/>
          </w:r>
          <w:r w:rsidR="00A10E00" w:rsidRPr="00620262">
            <w:rPr>
              <w:rStyle w:val="Hyperlink"/>
              <w:noProof/>
            </w:rPr>
            <w:t>C-20.7.2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the Colour Test Diagram</w:t>
          </w:r>
          <w:r w:rsidR="00A10E00">
            <w:rPr>
              <w:noProof/>
              <w:webHidden/>
            </w:rPr>
            <w:tab/>
          </w:r>
          <w:r w:rsidR="00A10E00">
            <w:rPr>
              <w:noProof/>
              <w:webHidden/>
            </w:rPr>
            <w:fldChar w:fldCharType="begin"/>
          </w:r>
          <w:r w:rsidR="00A10E00">
            <w:rPr>
              <w:noProof/>
              <w:webHidden/>
            </w:rPr>
            <w:instrText xml:space="preserve"> PAGEREF _Toc144421410 \h </w:instrText>
          </w:r>
          <w:r w:rsidR="00A10E00">
            <w:rPr>
              <w:noProof/>
              <w:webHidden/>
            </w:rPr>
          </w:r>
          <w:r w:rsidR="00A10E00">
            <w:rPr>
              <w:noProof/>
              <w:webHidden/>
            </w:rPr>
            <w:fldChar w:fldCharType="separate"/>
          </w:r>
          <w:ins w:id="413" w:author="jonathan pritchard" w:date="2024-02-06T16:09:00Z">
            <w:r w:rsidR="00EE4356">
              <w:rPr>
                <w:noProof/>
                <w:webHidden/>
              </w:rPr>
              <w:t>90</w:t>
            </w:r>
          </w:ins>
          <w:del w:id="414" w:author="jonathan pritchard" w:date="2024-02-06T16:09:00Z">
            <w:r w:rsidR="00A10E00" w:rsidDel="00EE4356">
              <w:rPr>
                <w:noProof/>
                <w:webHidden/>
              </w:rPr>
              <w:delText>86</w:delText>
            </w:r>
          </w:del>
          <w:r w:rsidR="00A10E00">
            <w:rPr>
              <w:noProof/>
              <w:webHidden/>
            </w:rPr>
            <w:fldChar w:fldCharType="end"/>
          </w:r>
          <w:r>
            <w:rPr>
              <w:noProof/>
            </w:rPr>
            <w:fldChar w:fldCharType="end"/>
          </w:r>
        </w:p>
        <w:p w14:paraId="2D6B2DC4" w14:textId="77EB6E9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"_Toc144421411"</w:instrText>
          </w:r>
          <w:r>
            <w:rPr>
              <w:noProof/>
            </w:rPr>
          </w:r>
          <w:r>
            <w:rPr>
              <w:noProof/>
            </w:rPr>
            <w:fldChar w:fldCharType="separate"/>
          </w:r>
          <w:r w:rsidR="00A10E00" w:rsidRPr="00620262">
            <w:rPr>
              <w:rStyle w:val="Hyperlink"/>
              <w:noProof/>
            </w:rPr>
            <w:t>C-20.7.3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Grey Scale</w:t>
          </w:r>
          <w:r w:rsidR="00A10E00">
            <w:rPr>
              <w:noProof/>
              <w:webHidden/>
            </w:rPr>
            <w:tab/>
          </w:r>
          <w:r w:rsidR="00A10E00">
            <w:rPr>
              <w:noProof/>
              <w:webHidden/>
            </w:rPr>
            <w:fldChar w:fldCharType="begin"/>
          </w:r>
          <w:r w:rsidR="00A10E00">
            <w:rPr>
              <w:noProof/>
              <w:webHidden/>
            </w:rPr>
            <w:instrText xml:space="preserve"> PAGEREF _Toc144421411 \h </w:instrText>
          </w:r>
          <w:r w:rsidR="00A10E00">
            <w:rPr>
              <w:noProof/>
              <w:webHidden/>
            </w:rPr>
          </w:r>
          <w:r w:rsidR="00A10E00">
            <w:rPr>
              <w:noProof/>
              <w:webHidden/>
            </w:rPr>
            <w:fldChar w:fldCharType="separate"/>
          </w:r>
          <w:ins w:id="415" w:author="jonathan pritchard" w:date="2024-02-06T16:09:00Z">
            <w:r w:rsidR="00EE4356">
              <w:rPr>
                <w:noProof/>
                <w:webHidden/>
              </w:rPr>
              <w:t>91</w:t>
            </w:r>
          </w:ins>
          <w:del w:id="416"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03C772BA" w14:textId="68C46BA9"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"_Toc144421412"</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Management</w:t>
          </w:r>
          <w:r w:rsidR="00A10E00">
            <w:rPr>
              <w:noProof/>
              <w:webHidden/>
            </w:rPr>
            <w:tab/>
          </w:r>
          <w:r w:rsidR="00A10E00">
            <w:rPr>
              <w:noProof/>
              <w:webHidden/>
            </w:rPr>
            <w:fldChar w:fldCharType="begin"/>
          </w:r>
          <w:r w:rsidR="00A10E00">
            <w:rPr>
              <w:noProof/>
              <w:webHidden/>
            </w:rPr>
            <w:instrText xml:space="preserve"> PAGEREF _Toc144421412 \h </w:instrText>
          </w:r>
          <w:r w:rsidR="00A10E00">
            <w:rPr>
              <w:noProof/>
              <w:webHidden/>
            </w:rPr>
          </w:r>
          <w:r w:rsidR="00A10E00">
            <w:rPr>
              <w:noProof/>
              <w:webHidden/>
            </w:rPr>
            <w:fldChar w:fldCharType="separate"/>
          </w:r>
          <w:ins w:id="417" w:author="jonathan pritchard" w:date="2024-02-06T16:09:00Z">
            <w:r w:rsidR="00EE4356">
              <w:rPr>
                <w:noProof/>
                <w:webHidden/>
              </w:rPr>
              <w:t>92</w:t>
            </w:r>
          </w:ins>
          <w:del w:id="418"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1588F7BB" w14:textId="461F947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"_Toc144421413"</w:instrText>
          </w:r>
          <w:r>
            <w:rPr>
              <w:noProof/>
            </w:rPr>
          </w:r>
          <w:r>
            <w:rPr>
              <w:noProof/>
            </w:rPr>
            <w:fldChar w:fldCharType="separate"/>
          </w:r>
          <w:r w:rsidR="00A10E00" w:rsidRPr="00620262">
            <w:rPr>
              <w:rStyle w:val="Hyperlink"/>
              <w:noProof/>
            </w:rPr>
            <w:t>C-21.1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Multiple product versions and portrayal</w:t>
          </w:r>
          <w:r w:rsidR="00A10E00">
            <w:rPr>
              <w:noProof/>
              <w:webHidden/>
            </w:rPr>
            <w:tab/>
          </w:r>
          <w:r w:rsidR="00A10E00">
            <w:rPr>
              <w:noProof/>
              <w:webHidden/>
            </w:rPr>
            <w:fldChar w:fldCharType="begin"/>
          </w:r>
          <w:r w:rsidR="00A10E00">
            <w:rPr>
              <w:noProof/>
              <w:webHidden/>
            </w:rPr>
            <w:instrText xml:space="preserve"> PAGEREF _Toc144421413 \h </w:instrText>
          </w:r>
          <w:r w:rsidR="00A10E00">
            <w:rPr>
              <w:noProof/>
              <w:webHidden/>
            </w:rPr>
          </w:r>
          <w:r w:rsidR="00A10E00">
            <w:rPr>
              <w:noProof/>
              <w:webHidden/>
            </w:rPr>
            <w:fldChar w:fldCharType="separate"/>
          </w:r>
          <w:ins w:id="419" w:author="jonathan pritchard" w:date="2024-02-06T16:09:00Z">
            <w:r w:rsidR="00EE4356">
              <w:rPr>
                <w:noProof/>
                <w:webHidden/>
              </w:rPr>
              <w:t>92</w:t>
            </w:r>
          </w:ins>
          <w:del w:id="420"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42947037" w14:textId="17BF1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"_Toc144421414"</w:instrText>
          </w:r>
          <w:r>
            <w:rPr>
              <w:noProof/>
            </w:rPr>
          </w:r>
          <w:r>
            <w:rPr>
              <w:noProof/>
            </w:rPr>
            <w:fldChar w:fldCharType="separate"/>
          </w:r>
          <w:r w:rsidR="00A10E00" w:rsidRPr="00620262">
            <w:rPr>
              <w:rStyle w:val="Hyperlink"/>
              <w:noProof/>
            </w:rPr>
            <w:t>C-21.2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overlaps and gaps</w:t>
          </w:r>
          <w:r w:rsidR="00A10E00">
            <w:rPr>
              <w:noProof/>
              <w:webHidden/>
            </w:rPr>
            <w:tab/>
          </w:r>
          <w:r w:rsidR="00A10E00">
            <w:rPr>
              <w:noProof/>
              <w:webHidden/>
            </w:rPr>
            <w:fldChar w:fldCharType="begin"/>
          </w:r>
          <w:r w:rsidR="00A10E00">
            <w:rPr>
              <w:noProof/>
              <w:webHidden/>
            </w:rPr>
            <w:instrText xml:space="preserve"> PAGEREF _Toc144421414 \h </w:instrText>
          </w:r>
          <w:r w:rsidR="00A10E00">
            <w:rPr>
              <w:noProof/>
              <w:webHidden/>
            </w:rPr>
          </w:r>
          <w:r w:rsidR="00A10E00">
            <w:rPr>
              <w:noProof/>
              <w:webHidden/>
            </w:rPr>
            <w:fldChar w:fldCharType="separate"/>
          </w:r>
          <w:ins w:id="421" w:author="jonathan pritchard" w:date="2024-02-06T16:09:00Z">
            <w:r w:rsidR="00EE4356">
              <w:rPr>
                <w:noProof/>
                <w:webHidden/>
              </w:rPr>
              <w:t>93</w:t>
            </w:r>
          </w:ins>
          <w:del w:id="422"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3A1B90F" w14:textId="2DDC177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"_Toc144421415"</w:instrText>
          </w:r>
          <w:r>
            <w:rPr>
              <w:noProof/>
            </w:rPr>
          </w:r>
          <w:r>
            <w:rPr>
              <w:noProof/>
            </w:rPr>
            <w:fldChar w:fldCharType="separate"/>
          </w:r>
          <w:r w:rsidR="00A10E00" w:rsidRPr="00620262">
            <w:rPr>
              <w:rStyle w:val="Hyperlink"/>
              <w:noProof/>
            </w:rPr>
            <w:t>C-21.2.1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ENC coverage</w:t>
          </w:r>
          <w:r w:rsidR="00A10E00">
            <w:rPr>
              <w:noProof/>
              <w:webHidden/>
            </w:rPr>
            <w:tab/>
          </w:r>
          <w:r w:rsidR="00A10E00">
            <w:rPr>
              <w:noProof/>
              <w:webHidden/>
            </w:rPr>
            <w:fldChar w:fldCharType="begin"/>
          </w:r>
          <w:r w:rsidR="00A10E00">
            <w:rPr>
              <w:noProof/>
              <w:webHidden/>
            </w:rPr>
            <w:instrText xml:space="preserve"> PAGEREF _Toc144421415 \h </w:instrText>
          </w:r>
          <w:r w:rsidR="00A10E00">
            <w:rPr>
              <w:noProof/>
              <w:webHidden/>
            </w:rPr>
          </w:r>
          <w:r w:rsidR="00A10E00">
            <w:rPr>
              <w:noProof/>
              <w:webHidden/>
            </w:rPr>
            <w:fldChar w:fldCharType="separate"/>
          </w:r>
          <w:ins w:id="423" w:author="jonathan pritchard" w:date="2024-02-06T16:09:00Z">
            <w:r w:rsidR="00EE4356">
              <w:rPr>
                <w:noProof/>
                <w:webHidden/>
              </w:rPr>
              <w:t>93</w:t>
            </w:r>
          </w:ins>
          <w:del w:id="424"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E454E6F" w14:textId="4254A94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"_Toc144421416"</w:instrText>
          </w:r>
          <w:r>
            <w:rPr>
              <w:noProof/>
            </w:rPr>
          </w:r>
          <w:r>
            <w:rPr>
              <w:noProof/>
            </w:rPr>
            <w:fldChar w:fldCharType="separate"/>
          </w:r>
          <w:r w:rsidR="00A10E00" w:rsidRPr="00620262">
            <w:rPr>
              <w:rStyle w:val="Hyperlink"/>
              <w:noProof/>
            </w:rPr>
            <w:t>C-21.2.2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other data products</w:t>
          </w:r>
          <w:r w:rsidR="00A10E00">
            <w:rPr>
              <w:noProof/>
              <w:webHidden/>
            </w:rPr>
            <w:tab/>
          </w:r>
          <w:r w:rsidR="00A10E00">
            <w:rPr>
              <w:noProof/>
              <w:webHidden/>
            </w:rPr>
            <w:fldChar w:fldCharType="begin"/>
          </w:r>
          <w:r w:rsidR="00A10E00">
            <w:rPr>
              <w:noProof/>
              <w:webHidden/>
            </w:rPr>
            <w:instrText xml:space="preserve"> PAGEREF _Toc144421416 \h </w:instrText>
          </w:r>
          <w:r w:rsidR="00A10E00">
            <w:rPr>
              <w:noProof/>
              <w:webHidden/>
            </w:rPr>
          </w:r>
          <w:r w:rsidR="00A10E00">
            <w:rPr>
              <w:noProof/>
              <w:webHidden/>
            </w:rPr>
            <w:fldChar w:fldCharType="separate"/>
          </w:r>
          <w:ins w:id="425" w:author="jonathan pritchard" w:date="2024-02-06T16:09:00Z">
            <w:r w:rsidR="00EE4356">
              <w:rPr>
                <w:noProof/>
                <w:webHidden/>
              </w:rPr>
              <w:t>93</w:t>
            </w:r>
          </w:ins>
          <w:del w:id="426"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43DEFE4C" w14:textId="6A19D5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"_Toc144421417"</w:instrText>
          </w:r>
          <w:r>
            <w:rPr>
              <w:noProof/>
            </w:rPr>
          </w:r>
          <w:r>
            <w:rPr>
              <w:noProof/>
            </w:rPr>
            <w:fldChar w:fldCharType="separate"/>
          </w:r>
          <w:r w:rsidR="00A10E00" w:rsidRPr="00620262">
            <w:rPr>
              <w:rStyle w:val="Hyperlink"/>
              <w:noProof/>
            </w:rPr>
            <w:t>C-21.3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Guidance on updating S-100 datasets on ECDIS</w:t>
          </w:r>
          <w:r w:rsidR="00A10E00">
            <w:rPr>
              <w:noProof/>
              <w:webHidden/>
            </w:rPr>
            <w:tab/>
          </w:r>
          <w:r w:rsidR="00A10E00">
            <w:rPr>
              <w:noProof/>
              <w:webHidden/>
            </w:rPr>
            <w:fldChar w:fldCharType="begin"/>
          </w:r>
          <w:r w:rsidR="00A10E00">
            <w:rPr>
              <w:noProof/>
              <w:webHidden/>
            </w:rPr>
            <w:instrText xml:space="preserve"> PAGEREF _Toc144421417 \h </w:instrText>
          </w:r>
          <w:r w:rsidR="00A10E00">
            <w:rPr>
              <w:noProof/>
              <w:webHidden/>
            </w:rPr>
          </w:r>
          <w:r w:rsidR="00A10E00">
            <w:rPr>
              <w:noProof/>
              <w:webHidden/>
            </w:rPr>
            <w:fldChar w:fldCharType="separate"/>
          </w:r>
          <w:ins w:id="427" w:author="jonathan pritchard" w:date="2024-02-06T16:09:00Z">
            <w:r w:rsidR="00EE4356">
              <w:rPr>
                <w:noProof/>
                <w:webHidden/>
              </w:rPr>
              <w:t>93</w:t>
            </w:r>
          </w:ins>
          <w:del w:id="428"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CCE7AC1" w14:textId="26CAC85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"_Toc144421418"</w:instrText>
          </w:r>
          <w:r>
            <w:rPr>
              <w:noProof/>
            </w:rPr>
          </w:r>
          <w:r>
            <w:rPr>
              <w:noProof/>
            </w:rPr>
            <w:fldChar w:fldCharType="separate"/>
          </w:r>
          <w:r w:rsidR="00A10E00" w:rsidRPr="00620262">
            <w:rPr>
              <w:rStyle w:val="Hyperlink"/>
              <w:noProof/>
            </w:rPr>
            <w:t>C-21.3.1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_Toc144421418 \h </w:instrText>
          </w:r>
          <w:r w:rsidR="00A10E00">
            <w:rPr>
              <w:noProof/>
              <w:webHidden/>
            </w:rPr>
          </w:r>
          <w:r w:rsidR="00A10E00">
            <w:rPr>
              <w:noProof/>
              <w:webHidden/>
            </w:rPr>
            <w:fldChar w:fldCharType="separate"/>
          </w:r>
          <w:ins w:id="429" w:author="jonathan pritchard" w:date="2024-02-06T16:09:00Z">
            <w:r w:rsidR="00EE4356">
              <w:rPr>
                <w:noProof/>
                <w:webHidden/>
              </w:rPr>
              <w:t>93</w:t>
            </w:r>
          </w:ins>
          <w:del w:id="430"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8483373" w14:textId="51A801D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"_Toc144421419"</w:instrText>
          </w:r>
          <w:r>
            <w:rPr>
              <w:noProof/>
            </w:rPr>
          </w:r>
          <w:r>
            <w:rPr>
              <w:noProof/>
            </w:rPr>
            <w:fldChar w:fldCharType="separate"/>
          </w:r>
          <w:r w:rsidR="00A10E00" w:rsidRPr="00620262">
            <w:rPr>
              <w:rStyle w:val="Hyperlink"/>
              <w:noProof/>
            </w:rPr>
            <w:t>C-21.3.2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requirements</w:t>
          </w:r>
          <w:r w:rsidR="00A10E00">
            <w:rPr>
              <w:noProof/>
              <w:webHidden/>
            </w:rPr>
            <w:tab/>
          </w:r>
          <w:r w:rsidR="00A10E00">
            <w:rPr>
              <w:noProof/>
              <w:webHidden/>
            </w:rPr>
            <w:fldChar w:fldCharType="begin"/>
          </w:r>
          <w:r w:rsidR="00A10E00">
            <w:rPr>
              <w:noProof/>
              <w:webHidden/>
            </w:rPr>
            <w:instrText xml:space="preserve"> PAGEREF _Toc144421419 \h </w:instrText>
          </w:r>
          <w:r w:rsidR="00A10E00">
            <w:rPr>
              <w:noProof/>
              <w:webHidden/>
            </w:rPr>
          </w:r>
          <w:r w:rsidR="00A10E00">
            <w:rPr>
              <w:noProof/>
              <w:webHidden/>
            </w:rPr>
            <w:fldChar w:fldCharType="separate"/>
          </w:r>
          <w:ins w:id="431" w:author="jonathan pritchard" w:date="2024-02-06T16:09:00Z">
            <w:r w:rsidR="00EE4356">
              <w:rPr>
                <w:noProof/>
                <w:webHidden/>
              </w:rPr>
              <w:t>94</w:t>
            </w:r>
          </w:ins>
          <w:del w:id="432"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04EAADDB" w14:textId="590E36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"_Toc144421420"</w:instrText>
          </w:r>
          <w:r>
            <w:rPr>
              <w:noProof/>
            </w:rPr>
          </w:r>
          <w:r>
            <w:rPr>
              <w:noProof/>
            </w:rPr>
            <w:fldChar w:fldCharType="separate"/>
          </w:r>
          <w:r w:rsidR="00A10E00" w:rsidRPr="00620262">
            <w:rPr>
              <w:rStyle w:val="Hyperlink"/>
              <w:noProof/>
            </w:rPr>
            <w:t>C-21.3.3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w:t>
          </w:r>
          <w:r w:rsidR="00A10E00">
            <w:rPr>
              <w:noProof/>
              <w:webHidden/>
            </w:rPr>
            <w:tab/>
          </w:r>
          <w:r w:rsidR="00A10E00">
            <w:rPr>
              <w:noProof/>
              <w:webHidden/>
            </w:rPr>
            <w:fldChar w:fldCharType="begin"/>
          </w:r>
          <w:r w:rsidR="00A10E00">
            <w:rPr>
              <w:noProof/>
              <w:webHidden/>
            </w:rPr>
            <w:instrText xml:space="preserve"> PAGEREF _Toc144421420 \h </w:instrText>
          </w:r>
          <w:r w:rsidR="00A10E00">
            <w:rPr>
              <w:noProof/>
              <w:webHidden/>
            </w:rPr>
          </w:r>
          <w:r w:rsidR="00A10E00">
            <w:rPr>
              <w:noProof/>
              <w:webHidden/>
            </w:rPr>
            <w:fldChar w:fldCharType="separate"/>
          </w:r>
          <w:ins w:id="433" w:author="jonathan pritchard" w:date="2024-02-06T16:09:00Z">
            <w:r w:rsidR="00EE4356">
              <w:rPr>
                <w:noProof/>
                <w:webHidden/>
              </w:rPr>
              <w:t>95</w:t>
            </w:r>
          </w:ins>
          <w:del w:id="434"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3A1C4D67" w14:textId="40A1C8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"_Toc144421421"</w:instrText>
          </w:r>
          <w:r>
            <w:rPr>
              <w:noProof/>
            </w:rPr>
          </w:r>
          <w:r>
            <w:rPr>
              <w:noProof/>
            </w:rPr>
            <w:fldChar w:fldCharType="separate"/>
          </w:r>
          <w:r w:rsidR="00A10E00" w:rsidRPr="00620262">
            <w:rPr>
              <w:rStyle w:val="Hyperlink"/>
              <w:noProof/>
            </w:rPr>
            <w:t>C-21.3.4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_Toc144421421 \h </w:instrText>
          </w:r>
          <w:r w:rsidR="00A10E00">
            <w:rPr>
              <w:noProof/>
              <w:webHidden/>
            </w:rPr>
          </w:r>
          <w:r w:rsidR="00A10E00">
            <w:rPr>
              <w:noProof/>
              <w:webHidden/>
            </w:rPr>
            <w:fldChar w:fldCharType="separate"/>
          </w:r>
          <w:ins w:id="435" w:author="jonathan pritchard" w:date="2024-02-06T16:09:00Z">
            <w:r w:rsidR="00EE4356">
              <w:rPr>
                <w:noProof/>
                <w:webHidden/>
              </w:rPr>
              <w:t>96</w:t>
            </w:r>
          </w:ins>
          <w:del w:id="436" w:author="jonathan pritchard" w:date="2024-02-06T16:09:00Z">
            <w:r w:rsidR="00A10E00" w:rsidDel="00EE4356">
              <w:rPr>
                <w:noProof/>
                <w:webHidden/>
              </w:rPr>
              <w:delText>91</w:delText>
            </w:r>
          </w:del>
          <w:r w:rsidR="00A10E00">
            <w:rPr>
              <w:noProof/>
              <w:webHidden/>
            </w:rPr>
            <w:fldChar w:fldCharType="end"/>
          </w:r>
          <w:r>
            <w:rPr>
              <w:noProof/>
            </w:rPr>
            <w:fldChar w:fldCharType="end"/>
          </w:r>
        </w:p>
        <w:p w14:paraId="6AD22DA6" w14:textId="0E5AF07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"_Toc144421422"</w:instrText>
          </w:r>
          <w:r>
            <w:rPr>
              <w:noProof/>
            </w:rPr>
          </w:r>
          <w:r>
            <w:rPr>
              <w:noProof/>
            </w:rPr>
            <w:fldChar w:fldCharType="separate"/>
          </w:r>
          <w:r w:rsidR="00A10E00" w:rsidRPr="00620262">
            <w:rPr>
              <w:rStyle w:val="Hyperlink"/>
              <w:noProof/>
            </w:rPr>
            <w:t>C-21.3.5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updates</w:t>
          </w:r>
          <w:r w:rsidR="00A10E00">
            <w:rPr>
              <w:noProof/>
              <w:webHidden/>
            </w:rPr>
            <w:tab/>
          </w:r>
          <w:r w:rsidR="00A10E00">
            <w:rPr>
              <w:noProof/>
              <w:webHidden/>
            </w:rPr>
            <w:fldChar w:fldCharType="begin"/>
          </w:r>
          <w:r w:rsidR="00A10E00">
            <w:rPr>
              <w:noProof/>
              <w:webHidden/>
            </w:rPr>
            <w:instrText xml:space="preserve"> PAGEREF _Toc144421422 \h </w:instrText>
          </w:r>
          <w:r w:rsidR="00A10E00">
            <w:rPr>
              <w:noProof/>
              <w:webHidden/>
            </w:rPr>
          </w:r>
          <w:r w:rsidR="00A10E00">
            <w:rPr>
              <w:noProof/>
              <w:webHidden/>
            </w:rPr>
            <w:fldChar w:fldCharType="separate"/>
          </w:r>
          <w:ins w:id="437" w:author="jonathan pritchard" w:date="2024-02-06T16:09:00Z">
            <w:r w:rsidR="00EE4356">
              <w:rPr>
                <w:noProof/>
                <w:webHidden/>
              </w:rPr>
              <w:t>96</w:t>
            </w:r>
          </w:ins>
          <w:del w:id="438"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1C2E3337" w14:textId="3DE06C8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"_Toc144421423"</w:instrText>
          </w:r>
          <w:r>
            <w:rPr>
              <w:noProof/>
            </w:rPr>
          </w:r>
          <w:r>
            <w:rPr>
              <w:noProof/>
            </w:rPr>
            <w:fldChar w:fldCharType="separate"/>
          </w:r>
          <w:r w:rsidR="00A10E00" w:rsidRPr="00620262">
            <w:rPr>
              <w:rStyle w:val="Hyperlink"/>
              <w:noProof/>
            </w:rPr>
            <w:t>C-21.4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New editions, re-issues, and updates of datasets</w:t>
          </w:r>
          <w:r w:rsidR="00A10E00">
            <w:rPr>
              <w:noProof/>
              <w:webHidden/>
            </w:rPr>
            <w:tab/>
          </w:r>
          <w:r w:rsidR="00A10E00">
            <w:rPr>
              <w:noProof/>
              <w:webHidden/>
            </w:rPr>
            <w:fldChar w:fldCharType="begin"/>
          </w:r>
          <w:r w:rsidR="00A10E00">
            <w:rPr>
              <w:noProof/>
              <w:webHidden/>
            </w:rPr>
            <w:instrText xml:space="preserve"> PAGEREF _Toc144421423 \h </w:instrText>
          </w:r>
          <w:r w:rsidR="00A10E00">
            <w:rPr>
              <w:noProof/>
              <w:webHidden/>
            </w:rPr>
          </w:r>
          <w:r w:rsidR="00A10E00">
            <w:rPr>
              <w:noProof/>
              <w:webHidden/>
            </w:rPr>
            <w:fldChar w:fldCharType="separate"/>
          </w:r>
          <w:ins w:id="439" w:author="jonathan pritchard" w:date="2024-02-06T16:09:00Z">
            <w:r w:rsidR="00EE4356">
              <w:rPr>
                <w:noProof/>
                <w:webHidden/>
              </w:rPr>
              <w:t>96</w:t>
            </w:r>
          </w:ins>
          <w:del w:id="440"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336F8CD6" w14:textId="2581F5C6"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"_Toc144421424"</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Formats</w:t>
          </w:r>
          <w:r w:rsidR="00A10E00">
            <w:rPr>
              <w:noProof/>
              <w:webHidden/>
            </w:rPr>
            <w:tab/>
          </w:r>
          <w:r w:rsidR="00A10E00">
            <w:rPr>
              <w:noProof/>
              <w:webHidden/>
            </w:rPr>
            <w:fldChar w:fldCharType="begin"/>
          </w:r>
          <w:r w:rsidR="00A10E00">
            <w:rPr>
              <w:noProof/>
              <w:webHidden/>
            </w:rPr>
            <w:instrText xml:space="preserve"> PAGEREF _Toc144421424 \h </w:instrText>
          </w:r>
          <w:r w:rsidR="00A10E00">
            <w:rPr>
              <w:noProof/>
              <w:webHidden/>
            </w:rPr>
          </w:r>
          <w:r w:rsidR="00A10E00">
            <w:rPr>
              <w:noProof/>
              <w:webHidden/>
            </w:rPr>
            <w:fldChar w:fldCharType="separate"/>
          </w:r>
          <w:ins w:id="441" w:author="jonathan pritchard" w:date="2024-02-06T16:09:00Z">
            <w:r w:rsidR="00EE4356">
              <w:rPr>
                <w:noProof/>
                <w:webHidden/>
              </w:rPr>
              <w:t>96</w:t>
            </w:r>
          </w:ins>
          <w:del w:id="442"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597ACEFF" w14:textId="5446546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"_Toc144421425"</w:instrText>
          </w:r>
          <w:r>
            <w:rPr>
              <w:noProof/>
            </w:rPr>
          </w:r>
          <w:r>
            <w:rPr>
              <w:noProof/>
            </w:rPr>
            <w:fldChar w:fldCharType="separate"/>
          </w:r>
          <w:r w:rsidR="00A10E00" w:rsidRPr="00620262">
            <w:rPr>
              <w:rStyle w:val="Hyperlink"/>
              <w:noProof/>
            </w:rPr>
            <w:t>Appendix C-1 - Relationship to S-52</w:t>
          </w:r>
          <w:r w:rsidR="00A10E00">
            <w:rPr>
              <w:noProof/>
              <w:webHidden/>
            </w:rPr>
            <w:tab/>
          </w:r>
          <w:r w:rsidR="00A10E00">
            <w:rPr>
              <w:noProof/>
              <w:webHidden/>
            </w:rPr>
            <w:fldChar w:fldCharType="begin"/>
          </w:r>
          <w:r w:rsidR="00A10E00">
            <w:rPr>
              <w:noProof/>
              <w:webHidden/>
            </w:rPr>
            <w:instrText xml:space="preserve"> PAGEREF _Toc144421425 \h </w:instrText>
          </w:r>
          <w:r w:rsidR="00A10E00">
            <w:rPr>
              <w:noProof/>
              <w:webHidden/>
            </w:rPr>
          </w:r>
          <w:r w:rsidR="00A10E00">
            <w:rPr>
              <w:noProof/>
              <w:webHidden/>
            </w:rPr>
            <w:fldChar w:fldCharType="separate"/>
          </w:r>
          <w:ins w:id="443" w:author="jonathan pritchard" w:date="2024-02-06T16:09:00Z">
            <w:r w:rsidR="00EE4356">
              <w:rPr>
                <w:noProof/>
                <w:webHidden/>
              </w:rPr>
              <w:t>99</w:t>
            </w:r>
          </w:ins>
          <w:del w:id="444"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576403FF" w14:textId="2F2F137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"_Toc144421426"</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Relationship to S-52 provisions</w:t>
          </w:r>
          <w:r w:rsidR="00A10E00">
            <w:rPr>
              <w:noProof/>
              <w:webHidden/>
            </w:rPr>
            <w:tab/>
          </w:r>
          <w:r w:rsidR="00A10E00">
            <w:rPr>
              <w:noProof/>
              <w:webHidden/>
            </w:rPr>
            <w:fldChar w:fldCharType="begin"/>
          </w:r>
          <w:r w:rsidR="00A10E00">
            <w:rPr>
              <w:noProof/>
              <w:webHidden/>
            </w:rPr>
            <w:instrText xml:space="preserve"> PAGEREF _Toc144421426 \h </w:instrText>
          </w:r>
          <w:r w:rsidR="00A10E00">
            <w:rPr>
              <w:noProof/>
              <w:webHidden/>
            </w:rPr>
          </w:r>
          <w:r w:rsidR="00A10E00">
            <w:rPr>
              <w:noProof/>
              <w:webHidden/>
            </w:rPr>
            <w:fldChar w:fldCharType="separate"/>
          </w:r>
          <w:ins w:id="445" w:author="jonathan pritchard" w:date="2024-02-06T16:09:00Z">
            <w:r w:rsidR="00EE4356">
              <w:rPr>
                <w:noProof/>
                <w:webHidden/>
              </w:rPr>
              <w:t>99</w:t>
            </w:r>
          </w:ins>
          <w:del w:id="446"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32FA350A" w14:textId="3E29D93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"_Toc144421427"</w:instrText>
          </w:r>
          <w:r>
            <w:rPr>
              <w:noProof/>
            </w:rPr>
          </w:r>
          <w:r>
            <w:rPr>
              <w:noProof/>
            </w:rPr>
            <w:fldChar w:fldCharType="separate"/>
          </w:r>
          <w:r w:rsidR="00A10E00" w:rsidRPr="00620262">
            <w:rPr>
              <w:rStyle w:val="Hyperlink"/>
              <w:noProof/>
            </w:rPr>
            <w:t>Appendix C-2 - S-100 Data Import Error Codes and Explanations</w:t>
          </w:r>
          <w:r w:rsidR="00A10E00">
            <w:rPr>
              <w:noProof/>
              <w:webHidden/>
            </w:rPr>
            <w:tab/>
          </w:r>
          <w:r w:rsidR="00A10E00">
            <w:rPr>
              <w:noProof/>
              <w:webHidden/>
            </w:rPr>
            <w:fldChar w:fldCharType="begin"/>
          </w:r>
          <w:r w:rsidR="00A10E00">
            <w:rPr>
              <w:noProof/>
              <w:webHidden/>
            </w:rPr>
            <w:instrText xml:space="preserve"> PAGEREF _Toc144421427 \h </w:instrText>
          </w:r>
          <w:r w:rsidR="00A10E00">
            <w:rPr>
              <w:noProof/>
              <w:webHidden/>
            </w:rPr>
          </w:r>
          <w:r w:rsidR="00A10E00">
            <w:rPr>
              <w:noProof/>
              <w:webHidden/>
            </w:rPr>
            <w:fldChar w:fldCharType="separate"/>
          </w:r>
          <w:ins w:id="447" w:author="jonathan pritchard" w:date="2024-02-06T16:09:00Z">
            <w:r w:rsidR="00EE4356">
              <w:rPr>
                <w:noProof/>
                <w:webHidden/>
              </w:rPr>
              <w:t>101</w:t>
            </w:r>
          </w:ins>
          <w:del w:id="448" w:author="jonathan pritchard" w:date="2024-02-06T16:09:00Z">
            <w:r w:rsidR="00A10E00" w:rsidDel="00EE4356">
              <w:rPr>
                <w:noProof/>
                <w:webHidden/>
              </w:rPr>
              <w:delText>97</w:delText>
            </w:r>
          </w:del>
          <w:r w:rsidR="00A10E00">
            <w:rPr>
              <w:noProof/>
              <w:webHidden/>
            </w:rPr>
            <w:fldChar w:fldCharType="end"/>
          </w:r>
          <w:r>
            <w:rPr>
              <w:noProof/>
            </w:rPr>
            <w:fldChar w:fldCharType="end"/>
          </w:r>
        </w:p>
        <w:p w14:paraId="43D18D96" w14:textId="41018A5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"_Toc144421428"</w:instrText>
          </w:r>
          <w:r>
            <w:rPr>
              <w:noProof/>
            </w:rPr>
          </w:r>
          <w:r>
            <w:rPr>
              <w:noProof/>
            </w:rPr>
            <w:fldChar w:fldCharType="separate"/>
          </w:r>
          <w:r w:rsidR="00A10E00" w:rsidRPr="00620262">
            <w:rPr>
              <w:rStyle w:val="Hyperlink"/>
              <w:noProof/>
            </w:rPr>
            <w:t>Appendix C-3 - ECDIS Update Status Reports</w:t>
          </w:r>
          <w:r w:rsidR="00A10E00">
            <w:rPr>
              <w:noProof/>
              <w:webHidden/>
            </w:rPr>
            <w:tab/>
          </w:r>
          <w:r w:rsidR="00A10E00">
            <w:rPr>
              <w:noProof/>
              <w:webHidden/>
            </w:rPr>
            <w:fldChar w:fldCharType="begin"/>
          </w:r>
          <w:r w:rsidR="00A10E00">
            <w:rPr>
              <w:noProof/>
              <w:webHidden/>
            </w:rPr>
            <w:instrText xml:space="preserve"> PAGEREF _Toc144421428 \h </w:instrText>
          </w:r>
          <w:r w:rsidR="00A10E00">
            <w:rPr>
              <w:noProof/>
              <w:webHidden/>
            </w:rPr>
          </w:r>
          <w:r w:rsidR="00A10E00">
            <w:rPr>
              <w:noProof/>
              <w:webHidden/>
            </w:rPr>
            <w:fldChar w:fldCharType="separate"/>
          </w:r>
          <w:ins w:id="449" w:author="jonathan pritchard" w:date="2024-02-06T16:09:00Z">
            <w:r w:rsidR="00EE4356">
              <w:rPr>
                <w:noProof/>
                <w:webHidden/>
              </w:rPr>
              <w:t>107</w:t>
            </w:r>
          </w:ins>
          <w:del w:id="450" w:author="jonathan pritchard" w:date="2024-02-06T16:09:00Z">
            <w:r w:rsidR="00A10E00" w:rsidDel="00EE4356">
              <w:rPr>
                <w:noProof/>
                <w:webHidden/>
              </w:rPr>
              <w:delText>103</w:delText>
            </w:r>
          </w:del>
          <w:r w:rsidR="00A10E00">
            <w:rPr>
              <w:noProof/>
              <w:webHidden/>
            </w:rPr>
            <w:fldChar w:fldCharType="end"/>
          </w:r>
          <w:r>
            <w:rPr>
              <w:noProof/>
            </w:rPr>
            <w:fldChar w:fldCharType="end"/>
          </w:r>
        </w:p>
        <w:p w14:paraId="59317BDF" w14:textId="78D2454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"_Toc144421429"</w:instrText>
          </w:r>
          <w:r>
            <w:rPr>
              <w:noProof/>
            </w:rPr>
          </w:r>
          <w:r>
            <w:rPr>
              <w:noProof/>
            </w:rPr>
            <w:fldChar w:fldCharType="separate"/>
          </w:r>
          <w:r w:rsidR="00A10E00" w:rsidRPr="00620262">
            <w:rPr>
              <w:rStyle w:val="Hyperlink"/>
              <w:noProof/>
            </w:rPr>
            <w:t>Appendix C-4 - 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_Toc144421429 \h </w:instrText>
          </w:r>
          <w:r w:rsidR="00A10E00">
            <w:rPr>
              <w:noProof/>
              <w:webHidden/>
            </w:rPr>
          </w:r>
          <w:r w:rsidR="00A10E00">
            <w:rPr>
              <w:noProof/>
              <w:webHidden/>
            </w:rPr>
            <w:fldChar w:fldCharType="separate"/>
          </w:r>
          <w:ins w:id="451" w:author="jonathan pritchard" w:date="2024-02-06T16:09:00Z">
            <w:r w:rsidR="00EE4356">
              <w:rPr>
                <w:noProof/>
                <w:webHidden/>
              </w:rPr>
              <w:t>113</w:t>
            </w:r>
          </w:ins>
          <w:del w:id="452" w:author="jonathan pritchard" w:date="2024-02-06T16:09:00Z">
            <w:r w:rsidR="00A10E00" w:rsidDel="00EE4356">
              <w:rPr>
                <w:noProof/>
                <w:webHidden/>
              </w:rPr>
              <w:delText>109</w:delText>
            </w:r>
          </w:del>
          <w:r w:rsidR="00A10E00">
            <w:rPr>
              <w:noProof/>
              <w:webHidden/>
            </w:rPr>
            <w:fldChar w:fldCharType="end"/>
          </w:r>
          <w:r>
            <w:rPr>
              <w:noProof/>
            </w:rPr>
            <w:fldChar w:fldCharType="end"/>
          </w:r>
          <w:ins w:id="453" w:author="jonathan pritchard" w:date="2024-01-26T12:08:00Z">
            <w:r w:rsidR="005E599C">
              <w:rPr>
                <w:noProof/>
              </w:rPr>
              <w:t>DATA_PRODUCER</w:t>
            </w:r>
          </w:ins>
        </w:p>
        <w:p w14:paraId="5A6A05AF" w14:textId="7D9B365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"_Toc144421430"</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Selectable Safety Contour</w:t>
          </w:r>
          <w:r w:rsidR="00A10E00">
            <w:rPr>
              <w:noProof/>
              <w:webHidden/>
            </w:rPr>
            <w:tab/>
          </w:r>
          <w:r w:rsidR="00A10E00">
            <w:rPr>
              <w:noProof/>
              <w:webHidden/>
            </w:rPr>
            <w:fldChar w:fldCharType="begin"/>
          </w:r>
          <w:r w:rsidR="00A10E00">
            <w:rPr>
              <w:noProof/>
              <w:webHidden/>
            </w:rPr>
            <w:instrText xml:space="preserve"> PAGEREF _Toc144421430 \h </w:instrText>
          </w:r>
          <w:r w:rsidR="00A10E00">
            <w:rPr>
              <w:noProof/>
              <w:webHidden/>
            </w:rPr>
          </w:r>
          <w:r w:rsidR="00A10E00">
            <w:rPr>
              <w:noProof/>
              <w:webHidden/>
            </w:rPr>
            <w:fldChar w:fldCharType="separate"/>
          </w:r>
          <w:ins w:id="454" w:author="jonathan pritchard" w:date="2024-02-06T16:09:00Z">
            <w:r w:rsidR="00EE4356">
              <w:rPr>
                <w:noProof/>
                <w:webHidden/>
              </w:rPr>
              <w:t>113</w:t>
            </w:r>
          </w:ins>
          <w:del w:id="455"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3068E517" w14:textId="59DEB02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"_Toc144421431"</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_Toc144421431 \h </w:instrText>
          </w:r>
          <w:r w:rsidR="00A10E00">
            <w:rPr>
              <w:noProof/>
              <w:webHidden/>
            </w:rPr>
          </w:r>
          <w:r w:rsidR="00A10E00">
            <w:rPr>
              <w:noProof/>
              <w:webHidden/>
            </w:rPr>
            <w:fldChar w:fldCharType="separate"/>
          </w:r>
          <w:ins w:id="456" w:author="jonathan pritchard" w:date="2024-02-06T16:09:00Z">
            <w:r w:rsidR="00EE4356">
              <w:rPr>
                <w:noProof/>
                <w:webHidden/>
              </w:rPr>
              <w:t>113</w:t>
            </w:r>
          </w:ins>
          <w:del w:id="457"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43296704" w14:textId="16B63FD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"_Toc144421432"</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Constraints</w:t>
          </w:r>
          <w:r w:rsidR="00A10E00">
            <w:rPr>
              <w:noProof/>
              <w:webHidden/>
            </w:rPr>
            <w:tab/>
          </w:r>
          <w:r w:rsidR="00A10E00">
            <w:rPr>
              <w:noProof/>
              <w:webHidden/>
            </w:rPr>
            <w:fldChar w:fldCharType="begin"/>
          </w:r>
          <w:r w:rsidR="00A10E00">
            <w:rPr>
              <w:noProof/>
              <w:webHidden/>
            </w:rPr>
            <w:instrText xml:space="preserve"> PAGEREF _Toc144421432 \h </w:instrText>
          </w:r>
          <w:r w:rsidR="00A10E00">
            <w:rPr>
              <w:noProof/>
              <w:webHidden/>
            </w:rPr>
          </w:r>
          <w:r w:rsidR="00A10E00">
            <w:rPr>
              <w:noProof/>
              <w:webHidden/>
            </w:rPr>
            <w:fldChar w:fldCharType="separate"/>
          </w:r>
          <w:ins w:id="458" w:author="jonathan pritchard" w:date="2024-02-06T16:09:00Z">
            <w:r w:rsidR="00EE4356">
              <w:rPr>
                <w:noProof/>
                <w:webHidden/>
              </w:rPr>
              <w:t>114</w:t>
            </w:r>
          </w:ins>
          <w:del w:id="459"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2661DF1E" w14:textId="28B59F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"_Toc144421433"</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w:t>
          </w:r>
          <w:r w:rsidR="00A10E00">
            <w:rPr>
              <w:noProof/>
              <w:webHidden/>
            </w:rPr>
            <w:tab/>
          </w:r>
          <w:r w:rsidR="00A10E00">
            <w:rPr>
              <w:noProof/>
              <w:webHidden/>
            </w:rPr>
            <w:fldChar w:fldCharType="begin"/>
          </w:r>
          <w:r w:rsidR="00A10E00">
            <w:rPr>
              <w:noProof/>
              <w:webHidden/>
            </w:rPr>
            <w:instrText xml:space="preserve"> PAGEREF _Toc144421433 \h </w:instrText>
          </w:r>
          <w:r w:rsidR="00A10E00">
            <w:rPr>
              <w:noProof/>
              <w:webHidden/>
            </w:rPr>
          </w:r>
          <w:r w:rsidR="00A10E00">
            <w:rPr>
              <w:noProof/>
              <w:webHidden/>
            </w:rPr>
            <w:fldChar w:fldCharType="separate"/>
          </w:r>
          <w:ins w:id="460" w:author="jonathan pritchard" w:date="2024-02-06T16:09:00Z">
            <w:r w:rsidR="00EE4356">
              <w:rPr>
                <w:noProof/>
                <w:webHidden/>
              </w:rPr>
              <w:t>114</w:t>
            </w:r>
          </w:ins>
          <w:del w:id="461"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13B95380" w14:textId="500819C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"_Toc144421434"</w:instrText>
          </w:r>
          <w:r>
            <w:rPr>
              <w:noProof/>
            </w:rPr>
          </w:r>
          <w:r>
            <w:rPr>
              <w:noProof/>
            </w:rPr>
            <w:fldChar w:fldCharType="separate"/>
          </w:r>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Water Level Adjustment</w:t>
          </w:r>
          <w:r w:rsidR="00A10E00">
            <w:rPr>
              <w:noProof/>
              <w:webHidden/>
            </w:rPr>
            <w:tab/>
          </w:r>
          <w:r w:rsidR="00A10E00">
            <w:rPr>
              <w:noProof/>
              <w:webHidden/>
            </w:rPr>
            <w:fldChar w:fldCharType="begin"/>
          </w:r>
          <w:r w:rsidR="00A10E00">
            <w:rPr>
              <w:noProof/>
              <w:webHidden/>
            </w:rPr>
            <w:instrText xml:space="preserve"> PAGEREF _Toc144421434 \h </w:instrText>
          </w:r>
          <w:r w:rsidR="00A10E00">
            <w:rPr>
              <w:noProof/>
              <w:webHidden/>
            </w:rPr>
          </w:r>
          <w:r w:rsidR="00A10E00">
            <w:rPr>
              <w:noProof/>
              <w:webHidden/>
            </w:rPr>
            <w:fldChar w:fldCharType="separate"/>
          </w:r>
          <w:ins w:id="462" w:author="jonathan pritchard" w:date="2024-02-06T16:09:00Z">
            <w:r w:rsidR="00EE4356">
              <w:rPr>
                <w:noProof/>
                <w:webHidden/>
              </w:rPr>
              <w:t>115</w:t>
            </w:r>
          </w:ins>
          <w:del w:id="463"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47C5018F" w14:textId="4FF4109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"_Toc144421435"</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_Toc144421435 \h </w:instrText>
          </w:r>
          <w:r w:rsidR="00A10E00">
            <w:rPr>
              <w:noProof/>
              <w:webHidden/>
            </w:rPr>
          </w:r>
          <w:r w:rsidR="00A10E00">
            <w:rPr>
              <w:noProof/>
              <w:webHidden/>
            </w:rPr>
            <w:fldChar w:fldCharType="separate"/>
          </w:r>
          <w:ins w:id="464" w:author="jonathan pritchard" w:date="2024-02-06T16:09:00Z">
            <w:r w:rsidR="00EE4356">
              <w:rPr>
                <w:noProof/>
                <w:webHidden/>
              </w:rPr>
              <w:t>115</w:t>
            </w:r>
          </w:ins>
          <w:del w:id="465"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6BD99D4B" w14:textId="005B68E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"_Toc144421436"</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Constraints on input data</w:t>
          </w:r>
          <w:r w:rsidR="00A10E00">
            <w:rPr>
              <w:noProof/>
              <w:webHidden/>
            </w:rPr>
            <w:tab/>
          </w:r>
          <w:r w:rsidR="00A10E00">
            <w:rPr>
              <w:noProof/>
              <w:webHidden/>
            </w:rPr>
            <w:fldChar w:fldCharType="begin"/>
          </w:r>
          <w:r w:rsidR="00A10E00">
            <w:rPr>
              <w:noProof/>
              <w:webHidden/>
            </w:rPr>
            <w:instrText xml:space="preserve"> PAGEREF _Toc144421436 \h </w:instrText>
          </w:r>
          <w:r w:rsidR="00A10E00">
            <w:rPr>
              <w:noProof/>
              <w:webHidden/>
            </w:rPr>
          </w:r>
          <w:r w:rsidR="00A10E00">
            <w:rPr>
              <w:noProof/>
              <w:webHidden/>
            </w:rPr>
            <w:fldChar w:fldCharType="separate"/>
          </w:r>
          <w:ins w:id="466" w:author="jonathan pritchard" w:date="2024-02-06T16:09:00Z">
            <w:r w:rsidR="00EE4356">
              <w:rPr>
                <w:noProof/>
                <w:webHidden/>
              </w:rPr>
              <w:t>115</w:t>
            </w:r>
          </w:ins>
          <w:del w:id="467"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167437FD" w14:textId="4B5C5C7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"_Toc144421437"</w:instrText>
          </w:r>
          <w:r>
            <w:rPr>
              <w:noProof/>
            </w:rPr>
          </w:r>
          <w:r>
            <w:rPr>
              <w:noProof/>
            </w:rPr>
            <w:fldChar w:fldCharType="separate"/>
          </w:r>
          <w:r w:rsidR="00A10E00" w:rsidRPr="00620262">
            <w:rPr>
              <w:rStyle w:val="Hyperlink"/>
              <w:noProof/>
            </w:rPr>
            <w:t>C-2.3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inputs</w:t>
          </w:r>
          <w:r w:rsidR="00A10E00">
            <w:rPr>
              <w:noProof/>
              <w:webHidden/>
            </w:rPr>
            <w:tab/>
          </w:r>
          <w:r w:rsidR="00A10E00">
            <w:rPr>
              <w:noProof/>
              <w:webHidden/>
            </w:rPr>
            <w:fldChar w:fldCharType="begin"/>
          </w:r>
          <w:r w:rsidR="00A10E00">
            <w:rPr>
              <w:noProof/>
              <w:webHidden/>
            </w:rPr>
            <w:instrText xml:space="preserve"> PAGEREF _Toc144421437 \h </w:instrText>
          </w:r>
          <w:r w:rsidR="00A10E00">
            <w:rPr>
              <w:noProof/>
              <w:webHidden/>
            </w:rPr>
          </w:r>
          <w:r w:rsidR="00A10E00">
            <w:rPr>
              <w:noProof/>
              <w:webHidden/>
            </w:rPr>
            <w:fldChar w:fldCharType="separate"/>
          </w:r>
          <w:ins w:id="468" w:author="jonathan pritchard" w:date="2024-02-06T16:09:00Z">
            <w:r w:rsidR="00EE4356">
              <w:rPr>
                <w:noProof/>
                <w:webHidden/>
              </w:rPr>
              <w:t>116</w:t>
            </w:r>
          </w:ins>
          <w:del w:id="469"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0394B490" w14:textId="700A69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"_Toc144421438"</w:instrText>
          </w:r>
          <w:r>
            <w:rPr>
              <w:noProof/>
            </w:rPr>
          </w:r>
          <w:r>
            <w:rPr>
              <w:noProof/>
            </w:rPr>
            <w:fldChar w:fldCharType="separate"/>
          </w:r>
          <w:r w:rsidR="00A10E00" w:rsidRPr="00620262">
            <w:rPr>
              <w:rStyle w:val="Hyperlink"/>
              <w:noProof/>
            </w:rPr>
            <w:t>C-2.4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 general</w:t>
          </w:r>
          <w:r w:rsidR="00A10E00">
            <w:rPr>
              <w:noProof/>
              <w:webHidden/>
            </w:rPr>
            <w:tab/>
          </w:r>
          <w:r w:rsidR="00A10E00">
            <w:rPr>
              <w:noProof/>
              <w:webHidden/>
            </w:rPr>
            <w:fldChar w:fldCharType="begin"/>
          </w:r>
          <w:r w:rsidR="00A10E00">
            <w:rPr>
              <w:noProof/>
              <w:webHidden/>
            </w:rPr>
            <w:instrText xml:space="preserve"> PAGEREF _Toc144421438 \h </w:instrText>
          </w:r>
          <w:r w:rsidR="00A10E00">
            <w:rPr>
              <w:noProof/>
              <w:webHidden/>
            </w:rPr>
          </w:r>
          <w:r w:rsidR="00A10E00">
            <w:rPr>
              <w:noProof/>
              <w:webHidden/>
            </w:rPr>
            <w:fldChar w:fldCharType="separate"/>
          </w:r>
          <w:ins w:id="470" w:author="jonathan pritchard" w:date="2024-02-06T16:09:00Z">
            <w:r w:rsidR="00EE4356">
              <w:rPr>
                <w:noProof/>
                <w:webHidden/>
              </w:rPr>
              <w:t>116</w:t>
            </w:r>
          </w:ins>
          <w:del w:id="471"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7ADFAF02" w14:textId="58446A8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"_Toc144421439"</w:instrText>
          </w:r>
          <w:r>
            <w:rPr>
              <w:noProof/>
            </w:rPr>
          </w:r>
          <w:r>
            <w:rPr>
              <w:noProof/>
            </w:rPr>
            <w:fldChar w:fldCharType="separate"/>
          </w:r>
          <w:r w:rsidR="00A10E00" w:rsidRPr="00620262">
            <w:rPr>
              <w:rStyle w:val="Hyperlink"/>
              <w:noProof/>
            </w:rPr>
            <w:t>C-2.5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1 – WLA for a single datetime instant</w:t>
          </w:r>
          <w:r w:rsidR="00A10E00">
            <w:rPr>
              <w:noProof/>
              <w:webHidden/>
            </w:rPr>
            <w:tab/>
          </w:r>
          <w:r w:rsidR="00A10E00">
            <w:rPr>
              <w:noProof/>
              <w:webHidden/>
            </w:rPr>
            <w:fldChar w:fldCharType="begin"/>
          </w:r>
          <w:r w:rsidR="00A10E00">
            <w:rPr>
              <w:noProof/>
              <w:webHidden/>
            </w:rPr>
            <w:instrText xml:space="preserve"> PAGEREF _Toc144421439 \h </w:instrText>
          </w:r>
          <w:r w:rsidR="00A10E00">
            <w:rPr>
              <w:noProof/>
              <w:webHidden/>
            </w:rPr>
          </w:r>
          <w:r w:rsidR="00A10E00">
            <w:rPr>
              <w:noProof/>
              <w:webHidden/>
            </w:rPr>
            <w:fldChar w:fldCharType="separate"/>
          </w:r>
          <w:ins w:id="472" w:author="jonathan pritchard" w:date="2024-02-06T16:09:00Z">
            <w:r w:rsidR="00EE4356">
              <w:rPr>
                <w:noProof/>
                <w:webHidden/>
              </w:rPr>
              <w:t>117</w:t>
            </w:r>
          </w:ins>
          <w:del w:id="473" w:author="jonathan pritchard" w:date="2024-02-06T16:09:00Z">
            <w:r w:rsidR="00A10E00" w:rsidDel="00EE4356">
              <w:rPr>
                <w:noProof/>
                <w:webHidden/>
              </w:rPr>
              <w:delText>113</w:delText>
            </w:r>
          </w:del>
          <w:r w:rsidR="00A10E00">
            <w:rPr>
              <w:noProof/>
              <w:webHidden/>
            </w:rPr>
            <w:fldChar w:fldCharType="end"/>
          </w:r>
          <w:r>
            <w:rPr>
              <w:noProof/>
            </w:rPr>
            <w:fldChar w:fldCharType="end"/>
          </w:r>
        </w:p>
        <w:p w14:paraId="7249D07E" w14:textId="3CFB43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"_Toc144421440"</w:instrText>
          </w:r>
          <w:r>
            <w:rPr>
              <w:noProof/>
            </w:rPr>
          </w:r>
          <w:r>
            <w:rPr>
              <w:noProof/>
            </w:rPr>
            <w:fldChar w:fldCharType="separate"/>
          </w:r>
          <w:r w:rsidR="00A10E00" w:rsidRPr="00620262">
            <w:rPr>
              <w:rStyle w:val="Hyperlink"/>
              <w:noProof/>
            </w:rPr>
            <w:t>C-2.6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2 – WLA for a datetime range specified by the user as a time period</w:t>
          </w:r>
          <w:r w:rsidR="00A10E00">
            <w:rPr>
              <w:noProof/>
              <w:webHidden/>
            </w:rPr>
            <w:tab/>
          </w:r>
          <w:r w:rsidR="00A10E00">
            <w:rPr>
              <w:noProof/>
              <w:webHidden/>
            </w:rPr>
            <w:fldChar w:fldCharType="begin"/>
          </w:r>
          <w:r w:rsidR="00A10E00">
            <w:rPr>
              <w:noProof/>
              <w:webHidden/>
            </w:rPr>
            <w:instrText xml:space="preserve"> PAGEREF _Toc144421440 \h </w:instrText>
          </w:r>
          <w:r w:rsidR="00A10E00">
            <w:rPr>
              <w:noProof/>
              <w:webHidden/>
            </w:rPr>
          </w:r>
          <w:r w:rsidR="00A10E00">
            <w:rPr>
              <w:noProof/>
              <w:webHidden/>
            </w:rPr>
            <w:fldChar w:fldCharType="separate"/>
          </w:r>
          <w:ins w:id="474" w:author="jonathan pritchard" w:date="2024-02-06T16:09:00Z">
            <w:r w:rsidR="00EE4356">
              <w:rPr>
                <w:noProof/>
                <w:webHidden/>
              </w:rPr>
              <w:t>118</w:t>
            </w:r>
          </w:ins>
          <w:del w:id="475" w:author="jonathan pritchard" w:date="2024-02-06T16:09:00Z">
            <w:r w:rsidR="00A10E00" w:rsidDel="00EE4356">
              <w:rPr>
                <w:noProof/>
                <w:webHidden/>
              </w:rPr>
              <w:delText>114</w:delText>
            </w:r>
          </w:del>
          <w:r w:rsidR="00A10E00">
            <w:rPr>
              <w:noProof/>
              <w:webHidden/>
            </w:rPr>
            <w:fldChar w:fldCharType="end"/>
          </w:r>
          <w:r>
            <w:rPr>
              <w:noProof/>
            </w:rPr>
            <w:fldChar w:fldCharType="end"/>
          </w:r>
        </w:p>
        <w:p w14:paraId="14D059DA" w14:textId="5CB9CCB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"_Toc144421441"</w:instrText>
          </w:r>
          <w:r>
            <w:rPr>
              <w:noProof/>
            </w:rPr>
          </w:r>
          <w:r>
            <w:rPr>
              <w:noProof/>
            </w:rPr>
            <w:fldChar w:fldCharType="separate"/>
          </w:r>
          <w:r w:rsidR="00A10E00" w:rsidRPr="00620262">
            <w:rPr>
              <w:rStyle w:val="Hyperlink"/>
              <w:noProof/>
            </w:rPr>
            <w:t>C-2.7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3 – linking of WLA to a defined route with planned waypoints and times</w:t>
          </w:r>
          <w:r w:rsidR="00A10E00">
            <w:rPr>
              <w:noProof/>
              <w:webHidden/>
            </w:rPr>
            <w:tab/>
          </w:r>
          <w:r w:rsidR="00A10E00">
            <w:rPr>
              <w:noProof/>
              <w:webHidden/>
            </w:rPr>
            <w:fldChar w:fldCharType="begin"/>
          </w:r>
          <w:r w:rsidR="00A10E00">
            <w:rPr>
              <w:noProof/>
              <w:webHidden/>
            </w:rPr>
            <w:instrText xml:space="preserve"> PAGEREF _Toc144421441 \h </w:instrText>
          </w:r>
          <w:r w:rsidR="00A10E00">
            <w:rPr>
              <w:noProof/>
              <w:webHidden/>
            </w:rPr>
          </w:r>
          <w:r w:rsidR="00A10E00">
            <w:rPr>
              <w:noProof/>
              <w:webHidden/>
            </w:rPr>
            <w:fldChar w:fldCharType="separate"/>
          </w:r>
          <w:ins w:id="476" w:author="jonathan pritchard" w:date="2024-02-06T16:09:00Z">
            <w:r w:rsidR="00EE4356">
              <w:rPr>
                <w:noProof/>
                <w:webHidden/>
              </w:rPr>
              <w:t>119</w:t>
            </w:r>
          </w:ins>
          <w:del w:id="477" w:author="jonathan pritchard" w:date="2024-02-06T16:09:00Z">
            <w:r w:rsidR="00A10E00" w:rsidDel="00EE4356">
              <w:rPr>
                <w:noProof/>
                <w:webHidden/>
              </w:rPr>
              <w:delText>115</w:delText>
            </w:r>
          </w:del>
          <w:r w:rsidR="00A10E00">
            <w:rPr>
              <w:noProof/>
              <w:webHidden/>
            </w:rPr>
            <w:fldChar w:fldCharType="end"/>
          </w:r>
          <w:r>
            <w:rPr>
              <w:noProof/>
            </w:rPr>
            <w:fldChar w:fldCharType="end"/>
          </w:r>
        </w:p>
        <w:p w14:paraId="1813BF36" w14:textId="15AFA5BB"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"_Toc144421442"</w:instrText>
          </w:r>
          <w:r>
            <w:rPr>
              <w:noProof/>
            </w:rPr>
          </w:r>
          <w:r>
            <w:rPr>
              <w:noProof/>
            </w:rPr>
            <w:fldChar w:fldCharType="separate"/>
          </w:r>
          <w:r w:rsidR="00A10E00" w:rsidRPr="00620262">
            <w:rPr>
              <w:rStyle w:val="Hyperlink"/>
              <w:noProof/>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Treatment of depth and water level related S-101 features</w:t>
          </w:r>
          <w:r w:rsidR="00A10E00">
            <w:rPr>
              <w:noProof/>
              <w:webHidden/>
            </w:rPr>
            <w:tab/>
          </w:r>
          <w:r w:rsidR="00A10E00">
            <w:rPr>
              <w:noProof/>
              <w:webHidden/>
            </w:rPr>
            <w:fldChar w:fldCharType="begin"/>
          </w:r>
          <w:r w:rsidR="00A10E00">
            <w:rPr>
              <w:noProof/>
              <w:webHidden/>
            </w:rPr>
            <w:instrText xml:space="preserve"> PAGEREF _Toc144421442 \h </w:instrText>
          </w:r>
          <w:r w:rsidR="00A10E00">
            <w:rPr>
              <w:noProof/>
              <w:webHidden/>
            </w:rPr>
          </w:r>
          <w:r w:rsidR="00A10E00">
            <w:rPr>
              <w:noProof/>
              <w:webHidden/>
            </w:rPr>
            <w:fldChar w:fldCharType="separate"/>
          </w:r>
          <w:ins w:id="478" w:author="jonathan pritchard" w:date="2024-02-06T16:09:00Z">
            <w:r w:rsidR="00EE4356">
              <w:rPr>
                <w:noProof/>
                <w:webHidden/>
              </w:rPr>
              <w:t>123</w:t>
            </w:r>
          </w:ins>
          <w:del w:id="479"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489B4B3D" w14:textId="618CCF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"_Toc144421443"</w:instrText>
          </w:r>
          <w:r>
            <w:rPr>
              <w:noProof/>
            </w:rPr>
          </w:r>
          <w:r>
            <w:rPr>
              <w:noProof/>
            </w:rPr>
            <w:fldChar w:fldCharType="separate"/>
          </w:r>
          <w:r w:rsidR="00A10E00" w:rsidRPr="00620262">
            <w:rPr>
              <w:rStyle w:val="Hyperlink"/>
              <w:noProof/>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Substitution and adjustment of depth values</w:t>
          </w:r>
          <w:r w:rsidR="00A10E00">
            <w:rPr>
              <w:noProof/>
              <w:webHidden/>
            </w:rPr>
            <w:tab/>
          </w:r>
          <w:r w:rsidR="00A10E00">
            <w:rPr>
              <w:noProof/>
              <w:webHidden/>
            </w:rPr>
            <w:fldChar w:fldCharType="begin"/>
          </w:r>
          <w:r w:rsidR="00A10E00">
            <w:rPr>
              <w:noProof/>
              <w:webHidden/>
            </w:rPr>
            <w:instrText xml:space="preserve"> PAGEREF _Toc144421443 \h </w:instrText>
          </w:r>
          <w:r w:rsidR="00A10E00">
            <w:rPr>
              <w:noProof/>
              <w:webHidden/>
            </w:rPr>
          </w:r>
          <w:r w:rsidR="00A10E00">
            <w:rPr>
              <w:noProof/>
              <w:webHidden/>
            </w:rPr>
            <w:fldChar w:fldCharType="separate"/>
          </w:r>
          <w:ins w:id="480" w:author="jonathan pritchard" w:date="2024-02-06T16:09:00Z">
            <w:r w:rsidR="00EE4356">
              <w:rPr>
                <w:noProof/>
                <w:webHidden/>
              </w:rPr>
              <w:t>123</w:t>
            </w:r>
          </w:ins>
          <w:del w:id="481"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08A24E16" w14:textId="0C84DC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"_Toc144421444"</w:instrText>
          </w:r>
          <w:r>
            <w:rPr>
              <w:noProof/>
            </w:rPr>
          </w:r>
          <w:r>
            <w:rPr>
              <w:noProof/>
            </w:rPr>
            <w:fldChar w:fldCharType="separate"/>
          </w:r>
          <w:r w:rsidR="00A10E00" w:rsidRPr="00620262">
            <w:rPr>
              <w:rStyle w:val="Hyperlink"/>
              <w:noProof/>
            </w:rPr>
            <w:t>C-3.1.1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_Toc144421444 \h </w:instrText>
          </w:r>
          <w:r w:rsidR="00A10E00">
            <w:rPr>
              <w:noProof/>
              <w:webHidden/>
            </w:rPr>
          </w:r>
          <w:r w:rsidR="00A10E00">
            <w:rPr>
              <w:noProof/>
              <w:webHidden/>
            </w:rPr>
            <w:fldChar w:fldCharType="separate"/>
          </w:r>
          <w:ins w:id="482" w:author="jonathan pritchard" w:date="2024-02-06T16:09:00Z">
            <w:r w:rsidR="00EE4356">
              <w:rPr>
                <w:noProof/>
                <w:webHidden/>
              </w:rPr>
              <w:t>123</w:t>
            </w:r>
          </w:ins>
          <w:del w:id="483"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559A5D2F" w14:textId="344D76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"_Toc144421445"</w:instrText>
          </w:r>
          <w:r>
            <w:rPr>
              <w:noProof/>
            </w:rPr>
          </w:r>
          <w:r>
            <w:rPr>
              <w:noProof/>
            </w:rPr>
            <w:fldChar w:fldCharType="separate"/>
          </w:r>
          <w:r w:rsidR="00A10E00" w:rsidRPr="00620262">
            <w:rPr>
              <w:rStyle w:val="Hyperlink"/>
              <w:noProof/>
            </w:rPr>
            <w:t>C-3.1.2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Areas covered by S-102 only or by both S-102 and S-104</w:t>
          </w:r>
          <w:r w:rsidR="00A10E00">
            <w:rPr>
              <w:noProof/>
              <w:webHidden/>
            </w:rPr>
            <w:tab/>
          </w:r>
          <w:r w:rsidR="00A10E00">
            <w:rPr>
              <w:noProof/>
              <w:webHidden/>
            </w:rPr>
            <w:fldChar w:fldCharType="begin"/>
          </w:r>
          <w:r w:rsidR="00A10E00">
            <w:rPr>
              <w:noProof/>
              <w:webHidden/>
            </w:rPr>
            <w:instrText xml:space="preserve"> PAGEREF _Toc144421445 \h </w:instrText>
          </w:r>
          <w:r w:rsidR="00A10E00">
            <w:rPr>
              <w:noProof/>
              <w:webHidden/>
            </w:rPr>
          </w:r>
          <w:r w:rsidR="00A10E00">
            <w:rPr>
              <w:noProof/>
              <w:webHidden/>
            </w:rPr>
            <w:fldChar w:fldCharType="separate"/>
          </w:r>
          <w:ins w:id="484" w:author="jonathan pritchard" w:date="2024-02-06T16:09:00Z">
            <w:r w:rsidR="00EE4356">
              <w:rPr>
                <w:noProof/>
                <w:webHidden/>
              </w:rPr>
              <w:t>123</w:t>
            </w:r>
          </w:ins>
          <w:del w:id="485"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1DF5C0F3" w14:textId="3E5FCE5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"_Toc144421446"</w:instrText>
          </w:r>
          <w:r>
            <w:rPr>
              <w:noProof/>
            </w:rPr>
          </w:r>
          <w:r>
            <w:rPr>
              <w:noProof/>
            </w:rPr>
            <w:fldChar w:fldCharType="separate"/>
          </w:r>
          <w:r w:rsidR="00A10E00" w:rsidRPr="00620262">
            <w:rPr>
              <w:rStyle w:val="Hyperlink"/>
              <w:noProof/>
            </w:rPr>
            <w:t>C-4.3.1.3 Areas covered by only S-104</w:t>
          </w:r>
          <w:r w:rsidR="00A10E00">
            <w:rPr>
              <w:noProof/>
              <w:webHidden/>
            </w:rPr>
            <w:tab/>
          </w:r>
          <w:r w:rsidR="00A10E00">
            <w:rPr>
              <w:noProof/>
              <w:webHidden/>
            </w:rPr>
            <w:fldChar w:fldCharType="begin"/>
          </w:r>
          <w:r w:rsidR="00A10E00">
            <w:rPr>
              <w:noProof/>
              <w:webHidden/>
            </w:rPr>
            <w:instrText xml:space="preserve"> PAGEREF _Toc144421446 \h </w:instrText>
          </w:r>
          <w:r w:rsidR="00A10E00">
            <w:rPr>
              <w:noProof/>
              <w:webHidden/>
            </w:rPr>
          </w:r>
          <w:r w:rsidR="00A10E00">
            <w:rPr>
              <w:noProof/>
              <w:webHidden/>
            </w:rPr>
            <w:fldChar w:fldCharType="separate"/>
          </w:r>
          <w:ins w:id="486" w:author="jonathan pritchard" w:date="2024-02-06T16:09:00Z">
            <w:r w:rsidR="00EE4356">
              <w:rPr>
                <w:noProof/>
                <w:webHidden/>
              </w:rPr>
              <w:t>125</w:t>
            </w:r>
          </w:ins>
          <w:del w:id="487"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7F7DAD4" w14:textId="6DCC4BB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"_Toc144421447"</w:instrText>
          </w:r>
          <w:r>
            <w:rPr>
              <w:noProof/>
            </w:rPr>
          </w:r>
          <w:r>
            <w:rPr>
              <w:noProof/>
            </w:rPr>
            <w:fldChar w:fldCharType="separate"/>
          </w:r>
          <w:r w:rsidR="00A10E00" w:rsidRPr="00620262">
            <w:rPr>
              <w:rStyle w:val="Hyperlink"/>
              <w:noProof/>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Adjustment of heights and vertical clearance values</w:t>
          </w:r>
          <w:r w:rsidR="00A10E00">
            <w:rPr>
              <w:noProof/>
              <w:webHidden/>
            </w:rPr>
            <w:tab/>
          </w:r>
          <w:r w:rsidR="00A10E00">
            <w:rPr>
              <w:noProof/>
              <w:webHidden/>
            </w:rPr>
            <w:fldChar w:fldCharType="begin"/>
          </w:r>
          <w:r w:rsidR="00A10E00">
            <w:rPr>
              <w:noProof/>
              <w:webHidden/>
            </w:rPr>
            <w:instrText xml:space="preserve"> PAGEREF _Toc144421447 \h </w:instrText>
          </w:r>
          <w:r w:rsidR="00A10E00">
            <w:rPr>
              <w:noProof/>
              <w:webHidden/>
            </w:rPr>
          </w:r>
          <w:r w:rsidR="00A10E00">
            <w:rPr>
              <w:noProof/>
              <w:webHidden/>
            </w:rPr>
            <w:fldChar w:fldCharType="separate"/>
          </w:r>
          <w:ins w:id="488" w:author="jonathan pritchard" w:date="2024-02-06T16:09:00Z">
            <w:r w:rsidR="00EE4356">
              <w:rPr>
                <w:noProof/>
                <w:webHidden/>
              </w:rPr>
              <w:t>125</w:t>
            </w:r>
          </w:ins>
          <w:del w:id="489"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A92EBD3" w14:textId="0B0D521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"_Toc144421448"</w:instrText>
          </w:r>
          <w:r>
            <w:rPr>
              <w:noProof/>
            </w:rPr>
          </w:r>
          <w:r>
            <w:rPr>
              <w:noProof/>
            </w:rPr>
            <w:fldChar w:fldCharType="separate"/>
          </w:r>
          <w:r w:rsidR="00A10E00" w:rsidRPr="00620262">
            <w:rPr>
              <w:rStyle w:val="Hyperlink"/>
              <w:noProof/>
            </w:rPr>
            <w:t>C-3.3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 details</w:t>
          </w:r>
          <w:r w:rsidR="00A10E00">
            <w:rPr>
              <w:noProof/>
              <w:webHidden/>
            </w:rPr>
            <w:tab/>
          </w:r>
          <w:r w:rsidR="00A10E00">
            <w:rPr>
              <w:noProof/>
              <w:webHidden/>
            </w:rPr>
            <w:fldChar w:fldCharType="begin"/>
          </w:r>
          <w:r w:rsidR="00A10E00">
            <w:rPr>
              <w:noProof/>
              <w:webHidden/>
            </w:rPr>
            <w:instrText xml:space="preserve"> PAGEREF _Toc144421448 \h </w:instrText>
          </w:r>
          <w:r w:rsidR="00A10E00">
            <w:rPr>
              <w:noProof/>
              <w:webHidden/>
            </w:rPr>
          </w:r>
          <w:r w:rsidR="00A10E00">
            <w:rPr>
              <w:noProof/>
              <w:webHidden/>
            </w:rPr>
            <w:fldChar w:fldCharType="separate"/>
          </w:r>
          <w:ins w:id="490" w:author="jonathan pritchard" w:date="2024-02-06T16:09:00Z">
            <w:r w:rsidR="00EE4356">
              <w:rPr>
                <w:noProof/>
                <w:webHidden/>
              </w:rPr>
              <w:t>125</w:t>
            </w:r>
          </w:ins>
          <w:del w:id="491"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716E04BF" w14:textId="34CB09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"_Toc144421449"</w:instrText>
          </w:r>
          <w:r>
            <w:rPr>
              <w:noProof/>
            </w:rPr>
          </w:r>
          <w:r>
            <w:rPr>
              <w:noProof/>
            </w:rPr>
            <w:fldChar w:fldCharType="separate"/>
          </w:r>
          <w:r w:rsidR="00A10E00" w:rsidRPr="00620262">
            <w:rPr>
              <w:rStyle w:val="Hyperlink"/>
              <w:noProof/>
            </w:rPr>
            <w:t>C-3.4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 details</w:t>
          </w:r>
          <w:r w:rsidR="00A10E00">
            <w:rPr>
              <w:noProof/>
              <w:webHidden/>
            </w:rPr>
            <w:tab/>
          </w:r>
          <w:r w:rsidR="00A10E00">
            <w:rPr>
              <w:noProof/>
              <w:webHidden/>
            </w:rPr>
            <w:fldChar w:fldCharType="begin"/>
          </w:r>
          <w:r w:rsidR="00A10E00">
            <w:rPr>
              <w:noProof/>
              <w:webHidden/>
            </w:rPr>
            <w:instrText xml:space="preserve"> PAGEREF _Toc144421449 \h </w:instrText>
          </w:r>
          <w:r w:rsidR="00A10E00">
            <w:rPr>
              <w:noProof/>
              <w:webHidden/>
            </w:rPr>
          </w:r>
          <w:r w:rsidR="00A10E00">
            <w:rPr>
              <w:noProof/>
              <w:webHidden/>
            </w:rPr>
            <w:fldChar w:fldCharType="separate"/>
          </w:r>
          <w:ins w:id="492" w:author="jonathan pritchard" w:date="2024-02-06T16:09:00Z">
            <w:r w:rsidR="00EE4356">
              <w:rPr>
                <w:noProof/>
                <w:webHidden/>
              </w:rPr>
              <w:t>126</w:t>
            </w:r>
          </w:ins>
          <w:del w:id="493"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22BDCFFF" w14:textId="24B90069" w:rsidR="009F2693" w:rsidRPr="00D56521" w:rsidRDefault="000806E0" w:rsidP="004E61EE">
          <w:pPr>
            <w:tabs>
              <w:tab w:val="left" w:pos="567"/>
              <w:tab w:val="left" w:pos="1134"/>
            </w:tabs>
            <w:spacing w:after="0" w:line="240" w:lineRule="auto"/>
          </w:pPr>
          <w:r>
            <w:rPr>
              <w:bCs/>
            </w:rPr>
            <w:fldChar w:fldCharType="end"/>
          </w:r>
        </w:p>
      </w:sdtContent>
    </w:sdt>
    <w:p w14:paraId="177165BF" w14:textId="77777777" w:rsidR="00703BA8" w:rsidRPr="00D56521" w:rsidRDefault="00703BA8" w:rsidP="004E61EE">
      <w:pPr>
        <w:spacing w:line="240" w:lineRule="auto"/>
      </w:pPr>
      <w:r w:rsidRPr="00D56521">
        <w:br w:type="page"/>
      </w:r>
    </w:p>
    <w:p w14:paraId="3C0D622C" w14:textId="77777777" w:rsidR="00703BA8" w:rsidRPr="00D56521" w:rsidRDefault="00703BA8" w:rsidP="004E61EE">
      <w:pPr>
        <w:spacing w:before="360" w:line="240" w:lineRule="auto"/>
        <w:jc w:val="center"/>
        <w:rPr>
          <w:rFonts w:asciiTheme="minorHAnsi" w:eastAsiaTheme="minorEastAsia" w:hAnsiTheme="minorHAnsi"/>
          <w:lang w:eastAsia="en-US"/>
        </w:rPr>
      </w:pPr>
      <w:r w:rsidRPr="00D56521">
        <w:rPr>
          <w:rFonts w:eastAsia="Times New Roman"/>
          <w:b/>
          <w:sz w:val="24"/>
          <w:szCs w:val="24"/>
        </w:rPr>
        <w:lastRenderedPageBreak/>
        <w:t>Document History</w:t>
      </w:r>
    </w:p>
    <w:p w14:paraId="687C0634" w14:textId="77777777" w:rsidR="00703BA8" w:rsidRPr="00D56521" w:rsidRDefault="00703BA8" w:rsidP="00E54143">
      <w:pPr>
        <w:spacing w:line="240" w:lineRule="auto"/>
        <w:jc w:val="both"/>
      </w:pPr>
      <w:r w:rsidRPr="00D56521">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D56521"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D56521" w:rsidRDefault="00703BA8" w:rsidP="004E61EE">
            <w:pPr>
              <w:spacing w:before="60" w:after="60" w:line="240" w:lineRule="auto"/>
              <w:rPr>
                <w:rFonts w:cs="Arial"/>
                <w:b/>
              </w:rPr>
            </w:pPr>
            <w:r w:rsidRPr="00D56521">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D56521" w:rsidRDefault="00703BA8" w:rsidP="004E61EE">
            <w:pPr>
              <w:spacing w:before="60" w:after="60" w:line="240" w:lineRule="auto"/>
              <w:ind w:left="-1" w:firstLine="1"/>
              <w:rPr>
                <w:rFonts w:cs="Arial"/>
                <w:b/>
              </w:rPr>
            </w:pPr>
            <w:r w:rsidRPr="00D56521">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D56521" w:rsidRDefault="00703BA8" w:rsidP="000E4371">
            <w:pPr>
              <w:spacing w:before="60" w:after="60" w:line="240" w:lineRule="auto"/>
              <w:ind w:firstLine="21"/>
              <w:rPr>
                <w:rFonts w:cs="Arial"/>
                <w:b/>
              </w:rPr>
            </w:pPr>
            <w:r w:rsidRPr="00D56521">
              <w:rPr>
                <w:rFonts w:cs="Arial"/>
                <w:b/>
              </w:rPr>
              <w:t>A</w:t>
            </w:r>
            <w:r w:rsidR="000E4371">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D56521" w:rsidRDefault="00703BA8" w:rsidP="004E61EE">
            <w:pPr>
              <w:spacing w:before="60" w:after="60" w:line="240" w:lineRule="auto"/>
              <w:ind w:left="44" w:firstLine="43"/>
              <w:rPr>
                <w:rFonts w:cs="Arial"/>
                <w:b/>
              </w:rPr>
            </w:pPr>
            <w:r w:rsidRPr="00D56521">
              <w:rPr>
                <w:rFonts w:cs="Arial"/>
                <w:b/>
              </w:rPr>
              <w:t>Purpose</w:t>
            </w:r>
          </w:p>
        </w:tc>
      </w:tr>
      <w:tr w:rsidR="00703BA8" w:rsidRPr="00D56521"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D56521" w:rsidRDefault="00703BA8" w:rsidP="004E61EE">
            <w:pPr>
              <w:spacing w:before="60" w:after="60" w:line="240" w:lineRule="auto"/>
              <w:ind w:left="-1" w:firstLine="1"/>
              <w:rPr>
                <w:rFonts w:cs="Arial"/>
              </w:rPr>
            </w:pPr>
            <w:r w:rsidRPr="00D56521">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D56521" w:rsidRDefault="00703BA8" w:rsidP="004E61EE">
            <w:pPr>
              <w:spacing w:before="60" w:after="60" w:line="240" w:lineRule="auto"/>
              <w:ind w:firstLine="21"/>
              <w:rPr>
                <w:rFonts w:cs="Arial"/>
              </w:rPr>
            </w:pPr>
            <w:r w:rsidRPr="00D56521">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D56521" w:rsidRDefault="00703BA8" w:rsidP="004E61EE">
            <w:pPr>
              <w:spacing w:before="60" w:after="60" w:line="240" w:lineRule="auto"/>
              <w:ind w:left="44" w:firstLine="43"/>
              <w:rPr>
                <w:rFonts w:cs="Arial"/>
              </w:rPr>
            </w:pPr>
            <w:r w:rsidRPr="00D56521">
              <w:rPr>
                <w:rFonts w:cs="Arial"/>
              </w:rPr>
              <w:t>First draft. Reviewed by EM</w:t>
            </w:r>
            <w:r w:rsidR="00817E4C" w:rsidRPr="00D56521">
              <w:rPr>
                <w:rFonts w:cs="Arial"/>
              </w:rPr>
              <w:t>.</w:t>
            </w:r>
          </w:p>
        </w:tc>
      </w:tr>
      <w:tr w:rsidR="00703BA8" w:rsidRPr="00D56521"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D56521" w:rsidRDefault="00703BA8" w:rsidP="004E61EE">
            <w:pPr>
              <w:spacing w:before="60" w:after="60" w:line="240" w:lineRule="auto"/>
              <w:ind w:left="-1" w:firstLine="1"/>
              <w:rPr>
                <w:rFonts w:cs="Arial"/>
              </w:rPr>
            </w:pPr>
            <w:r w:rsidRPr="00D56521">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D56521" w:rsidRDefault="00703BA8" w:rsidP="004E61EE">
            <w:pPr>
              <w:spacing w:before="60" w:after="60" w:line="240" w:lineRule="auto"/>
              <w:ind w:firstLine="21"/>
              <w:rPr>
                <w:rFonts w:cs="Arial"/>
              </w:rPr>
            </w:pPr>
            <w:proofErr w:type="spellStart"/>
            <w:r w:rsidRPr="00D56521">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D56521" w:rsidRDefault="00703BA8" w:rsidP="004E61EE">
            <w:pPr>
              <w:spacing w:before="60" w:after="60" w:line="240" w:lineRule="auto"/>
              <w:ind w:left="44"/>
              <w:rPr>
                <w:rFonts w:cs="Arial"/>
              </w:rPr>
            </w:pPr>
            <w:r w:rsidRPr="00D56521">
              <w:rPr>
                <w:rFonts w:cs="Arial"/>
              </w:rPr>
              <w:t xml:space="preserve">Numerous revisions to take into account the S-98 </w:t>
            </w:r>
            <w:r w:rsidR="00817E4C" w:rsidRPr="00D56521">
              <w:rPr>
                <w:rFonts w:cs="Arial"/>
              </w:rPr>
              <w:t>C</w:t>
            </w:r>
            <w:r w:rsidRPr="00D56521">
              <w:rPr>
                <w:rFonts w:cs="Arial"/>
              </w:rPr>
              <w:t xml:space="preserve">orrespondence </w:t>
            </w:r>
            <w:r w:rsidR="00817E4C" w:rsidRPr="00D56521">
              <w:rPr>
                <w:rFonts w:cs="Arial"/>
              </w:rPr>
              <w:t>G</w:t>
            </w:r>
            <w:r w:rsidRPr="00D56521">
              <w:rPr>
                <w:rFonts w:cs="Arial"/>
              </w:rPr>
              <w:t>roup adjudication work.</w:t>
            </w:r>
          </w:p>
        </w:tc>
      </w:tr>
      <w:tr w:rsidR="00817E4C" w:rsidRPr="00D56521"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D56521" w:rsidRDefault="00817E4C" w:rsidP="004E61EE">
            <w:pPr>
              <w:spacing w:before="60" w:after="60" w:line="240" w:lineRule="auto"/>
              <w:rPr>
                <w:rFonts w:cs="Arial"/>
              </w:rPr>
            </w:pPr>
            <w:r w:rsidRPr="00D56521">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D56521" w:rsidRDefault="00817E4C" w:rsidP="004E61EE">
            <w:pPr>
              <w:spacing w:before="60" w:after="60" w:line="240" w:lineRule="auto"/>
              <w:ind w:left="-1" w:firstLine="1"/>
              <w:rPr>
                <w:rFonts w:cs="Arial"/>
              </w:rPr>
            </w:pPr>
            <w:r w:rsidRPr="00D56521">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D56521" w:rsidRDefault="000E4371" w:rsidP="004E61EE">
            <w:pPr>
              <w:spacing w:before="60" w:after="60" w:line="240" w:lineRule="auto"/>
              <w:ind w:firstLine="21"/>
              <w:rPr>
                <w:rFonts w:cs="Arial"/>
              </w:rPr>
            </w:pPr>
            <w:r>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D56521" w:rsidRDefault="00817E4C" w:rsidP="000E4371">
            <w:pPr>
              <w:spacing w:before="60" w:after="60" w:line="240" w:lineRule="auto"/>
              <w:ind w:left="44"/>
              <w:rPr>
                <w:rFonts w:cs="Arial"/>
              </w:rPr>
            </w:pPr>
            <w:r w:rsidRPr="00D56521">
              <w:rPr>
                <w:rFonts w:cs="Arial"/>
              </w:rPr>
              <w:t xml:space="preserve">Submission to HSSC14 for </w:t>
            </w:r>
            <w:r w:rsidR="000E4371">
              <w:rPr>
                <w:rFonts w:cs="Arial"/>
              </w:rPr>
              <w:t>approval</w:t>
            </w:r>
            <w:r w:rsidRPr="00D56521">
              <w:rPr>
                <w:rFonts w:cs="Arial"/>
              </w:rPr>
              <w:t>.</w:t>
            </w:r>
          </w:p>
        </w:tc>
      </w:tr>
      <w:tr w:rsidR="00703BA8" w:rsidRPr="00D56521"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D56521" w:rsidRDefault="000E4371" w:rsidP="004E61EE">
            <w:pPr>
              <w:spacing w:before="60" w:after="60" w:line="240" w:lineRule="auto"/>
              <w:rPr>
                <w:rFonts w:cs="Arial"/>
              </w:rPr>
            </w:pPr>
            <w:r>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D56521" w:rsidRDefault="000E4371" w:rsidP="004E61EE">
            <w:pPr>
              <w:spacing w:before="60" w:after="60" w:line="240" w:lineRule="auto"/>
              <w:ind w:left="-1" w:firstLine="1"/>
              <w:rPr>
                <w:rFonts w:cs="Arial"/>
              </w:rPr>
            </w:pPr>
            <w:r>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D56521" w:rsidRDefault="000E4371" w:rsidP="004E61EE">
            <w:pPr>
              <w:spacing w:before="60" w:after="60" w:line="240" w:lineRule="auto"/>
              <w:ind w:firstLine="21"/>
              <w:rPr>
                <w:rFonts w:cs="Arial"/>
              </w:rPr>
            </w:pPr>
            <w:r>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D56521" w:rsidRDefault="000E4371" w:rsidP="000E4371">
            <w:pPr>
              <w:spacing w:before="60" w:after="60" w:line="240" w:lineRule="auto"/>
              <w:ind w:left="45"/>
              <w:rPr>
                <w:rFonts w:cs="Arial"/>
              </w:rPr>
            </w:pPr>
            <w:r w:rsidRPr="000E4371">
              <w:rPr>
                <w:rFonts w:cs="Arial"/>
              </w:rPr>
              <w:t>Initial published version for evaluation and testing</w:t>
            </w:r>
            <w:r>
              <w:rPr>
                <w:rFonts w:cs="Arial"/>
              </w:rPr>
              <w:t>.</w:t>
            </w:r>
          </w:p>
        </w:tc>
      </w:tr>
      <w:tr w:rsidR="00703BA8" w:rsidRPr="00D56521"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D56521" w:rsidRDefault="00E47E2A" w:rsidP="004E61EE">
            <w:pPr>
              <w:spacing w:before="60" w:after="60" w:line="240" w:lineRule="auto"/>
              <w:rPr>
                <w:rFonts w:cs="Arial"/>
              </w:rPr>
            </w:pPr>
            <w:ins w:id="494" w:author="Raphael Malyankar" w:date="2023-08-30T15:45:00Z">
              <w:r>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D56521" w:rsidRDefault="00E47E2A" w:rsidP="004E61EE">
            <w:pPr>
              <w:spacing w:before="60" w:after="60" w:line="240" w:lineRule="auto"/>
              <w:ind w:left="-1" w:firstLine="1"/>
              <w:rPr>
                <w:rFonts w:cs="Arial"/>
              </w:rPr>
            </w:pPr>
            <w:ins w:id="495" w:author="Raphael Malyankar" w:date="2023-08-30T15:45:00Z">
              <w:r>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D56521" w:rsidRDefault="003171AA" w:rsidP="004E61EE">
            <w:pPr>
              <w:spacing w:before="60" w:after="60" w:line="240" w:lineRule="auto"/>
              <w:ind w:left="44" w:hanging="26"/>
              <w:rPr>
                <w:rFonts w:cs="Arial"/>
              </w:rPr>
            </w:pPr>
            <w:ins w:id="496" w:author="Raphael Malyankar" w:date="2023-08-31T15:08:00Z">
              <w:r>
                <w:rPr>
                  <w:rFonts w:cs="Arial"/>
                </w:rPr>
                <w:t xml:space="preserve">Added </w:t>
              </w:r>
            </w:ins>
            <w:ins w:id="497" w:author="Raphael Malyankar" w:date="2023-08-31T15:07:00Z">
              <w:r>
                <w:rPr>
                  <w:rFonts w:cs="Arial"/>
                </w:rPr>
                <w:t>MSC.530(106)</w:t>
              </w:r>
            </w:ins>
            <w:ins w:id="498" w:author="Raphael Malyankar" w:date="2023-08-31T15:08:00Z">
              <w:r>
                <w:rPr>
                  <w:rFonts w:cs="Arial"/>
                </w:rPr>
                <w:t xml:space="preserve"> </w:t>
              </w:r>
            </w:ins>
            <w:ins w:id="499" w:author="Raphael Malyankar" w:date="2023-08-31T15:09:00Z">
              <w:r>
                <w:rPr>
                  <w:rFonts w:cs="Arial"/>
                </w:rPr>
                <w:t>in place of</w:t>
              </w:r>
            </w:ins>
            <w:ins w:id="500" w:author="Raphael Malyankar" w:date="2023-08-31T15:08:00Z">
              <w:r>
                <w:rPr>
                  <w:rFonts w:cs="Arial"/>
                </w:rPr>
                <w:t xml:space="preserve"> MSC.232(82)</w:t>
              </w:r>
            </w:ins>
            <w:ins w:id="501" w:author="Raphael Malyankar" w:date="2023-08-31T15:09:00Z">
              <w:r>
                <w:rPr>
                  <w:rFonts w:cs="Arial"/>
                </w:rPr>
                <w:t xml:space="preserve"> and updated text accordingly</w:t>
              </w:r>
            </w:ins>
            <w:ins w:id="502" w:author="Raphael Malyankar" w:date="2023-08-31T20:07:00Z">
              <w:r w:rsidR="009F5B46">
                <w:rPr>
                  <w:rFonts w:cs="Arial"/>
                </w:rPr>
                <w:t xml:space="preserve"> (</w:t>
              </w:r>
            </w:ins>
            <w:ins w:id="503" w:author="Raphael Malyankar" w:date="2023-09-01T00:48:00Z">
              <w:r w:rsidR="003571AE">
                <w:rPr>
                  <w:rFonts w:cs="Arial"/>
                </w:rPr>
                <w:t>“SENC” to “</w:t>
              </w:r>
            </w:ins>
            <w:ins w:id="504" w:author="Raphael Malyankar" w:date="2023-09-01T00:47:00Z">
              <w:r w:rsidR="003571AE">
                <w:rPr>
                  <w:rFonts w:cs="Arial"/>
                </w:rPr>
                <w:t>System Database</w:t>
              </w:r>
            </w:ins>
            <w:ins w:id="505" w:author="Raphael Malyankar" w:date="2023-09-01T00:48:00Z">
              <w:r w:rsidR="003571AE">
                <w:rPr>
                  <w:rFonts w:cs="Arial"/>
                </w:rPr>
                <w:t>”</w:t>
              </w:r>
            </w:ins>
            <w:ins w:id="506" w:author="Raphael Malyankar" w:date="2023-09-01T00:47:00Z">
              <w:r w:rsidR="003571AE">
                <w:rPr>
                  <w:rFonts w:cs="Arial"/>
                </w:rPr>
                <w:t xml:space="preserve">- </w:t>
              </w:r>
            </w:ins>
            <w:ins w:id="507" w:author="Raphael Malyankar" w:date="2023-08-31T20:07:00Z">
              <w:r w:rsidR="009B7AB4">
                <w:rPr>
                  <w:rFonts w:cs="Arial"/>
                </w:rPr>
                <w:t>various clauses</w:t>
              </w:r>
              <w:r w:rsidR="009F5B46">
                <w:rPr>
                  <w:rFonts w:cs="Arial"/>
                </w:rPr>
                <w:t>)</w:t>
              </w:r>
            </w:ins>
            <w:ins w:id="508" w:author="Raphael Malyankar" w:date="2023-08-31T15:09:00Z">
              <w:r>
                <w:rPr>
                  <w:rFonts w:cs="Arial"/>
                </w:rPr>
                <w:t xml:space="preserve">; updated tidal stream panel presentation </w:t>
              </w:r>
            </w:ins>
            <w:ins w:id="509" w:author="Raphael Malyankar" w:date="2023-08-31T15:10:00Z">
              <w:r>
                <w:rPr>
                  <w:rFonts w:cs="Arial"/>
                </w:rPr>
                <w:t>(C-15.4);</w:t>
              </w:r>
            </w:ins>
            <w:ins w:id="510" w:author="Raphael Malyankar" w:date="2023-09-01T00:40:00Z">
              <w:r w:rsidR="005226E5">
                <w:rPr>
                  <w:rFonts w:cs="Arial"/>
                </w:rPr>
                <w:t xml:space="preserve"> </w:t>
              </w:r>
            </w:ins>
            <w:ins w:id="511" w:author="Raphael Malyankar" w:date="2023-09-01T00:41:00Z">
              <w:r w:rsidR="005226E5">
                <w:rPr>
                  <w:rFonts w:cs="Arial"/>
                </w:rPr>
                <w:t xml:space="preserve">fixed heading 1 and heading 2 styles; </w:t>
              </w:r>
            </w:ins>
            <w:ins w:id="512" w:author="Raphael Malyankar" w:date="2023-09-01T00:40:00Z">
              <w:r w:rsidR="005226E5">
                <w:rPr>
                  <w:rFonts w:cs="Arial"/>
                </w:rPr>
                <w:t>added new clause listing allowed support file formats for ECDIS</w:t>
              </w:r>
            </w:ins>
            <w:ins w:id="513" w:author="Raphael Malyankar" w:date="2023-09-01T01:03:00Z">
              <w:r w:rsidR="00BA7446">
                <w:rPr>
                  <w:rFonts w:cs="Arial"/>
                </w:rPr>
                <w:t xml:space="preserve"> and elaborated rules for additional information in text (C-11.5)</w:t>
              </w:r>
            </w:ins>
            <w:ins w:id="514" w:author="Raphael Malyankar" w:date="2023-09-01T00:46:00Z">
              <w:r w:rsidR="003571AE">
                <w:rPr>
                  <w:rFonts w:cs="Arial"/>
                </w:rPr>
                <w:t>; struck alternate labels in Tables C-2 and C-3;</w:t>
              </w:r>
            </w:ins>
          </w:p>
        </w:tc>
      </w:tr>
      <w:tr w:rsidR="00703BA8" w:rsidRPr="00D56521"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D56521" w:rsidRDefault="006722CB" w:rsidP="004E61EE">
            <w:pPr>
              <w:spacing w:before="60" w:after="60" w:line="240" w:lineRule="auto"/>
              <w:rPr>
                <w:rFonts w:cs="Arial"/>
              </w:rPr>
            </w:pPr>
            <w:ins w:id="515" w:author="jonathan pritchard" w:date="2024-02-06T16:09:00Z">
              <w:r>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D56521" w:rsidRDefault="006722CB" w:rsidP="004E61EE">
            <w:pPr>
              <w:spacing w:before="60" w:after="60" w:line="240" w:lineRule="auto"/>
              <w:ind w:left="-1" w:firstLine="1"/>
              <w:rPr>
                <w:rFonts w:cs="Arial"/>
              </w:rPr>
            </w:pPr>
            <w:ins w:id="516" w:author="jonathan pritchard" w:date="2024-02-06T16:09:00Z">
              <w:r>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D56521" w:rsidRDefault="006722CB" w:rsidP="004E61EE">
            <w:pPr>
              <w:spacing w:before="60" w:after="60" w:line="240" w:lineRule="auto"/>
              <w:ind w:left="44" w:firstLine="43"/>
              <w:rPr>
                <w:rFonts w:cs="Arial"/>
              </w:rPr>
            </w:pPr>
            <w:ins w:id="517" w:author="jonathan pritchard" w:date="2024-02-06T16:09:00Z">
              <w:r>
                <w:rPr>
                  <w:rFonts w:cs="Arial"/>
                </w:rPr>
                <w:t xml:space="preserve">Collection of issues identified by subgroup </w:t>
              </w:r>
            </w:ins>
            <w:ins w:id="518" w:author="jonathan pritchard" w:date="2024-02-06T16:10:00Z">
              <w:r>
                <w:rPr>
                  <w:rFonts w:cs="Arial"/>
                </w:rPr>
                <w:t>and external stakeholder.</w:t>
              </w:r>
            </w:ins>
          </w:p>
        </w:tc>
      </w:tr>
      <w:tr w:rsidR="00703BA8" w:rsidRPr="00D56521"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D56521" w:rsidRDefault="00F75C61" w:rsidP="004E61EE">
            <w:pPr>
              <w:spacing w:before="60" w:after="60" w:line="240" w:lineRule="auto"/>
              <w:rPr>
                <w:rFonts w:cs="Arial"/>
              </w:rPr>
            </w:pPr>
            <w:ins w:id="519" w:author="jonathan pritchard" w:date="2024-05-21T13:38:00Z" w16du:dateUtc="2024-05-21T12:38:00Z">
              <w:r>
                <w:rPr>
                  <w:rFonts w:cs="Arial"/>
                </w:rPr>
                <w:t>1.</w:t>
              </w:r>
            </w:ins>
            <w:ins w:id="520" w:author="jonathan pritchard" w:date="2024-05-29T03:01:00Z" w16du:dateUtc="2024-05-29T02:01:00Z">
              <w:r w:rsidR="002D6A62">
                <w:rPr>
                  <w:rFonts w:cs="Arial"/>
                </w:rPr>
                <w:t>3</w:t>
              </w:r>
            </w:ins>
            <w:ins w:id="521" w:author="jonathan pritchard" w:date="2024-05-21T13:38:00Z" w16du:dateUtc="2024-05-21T12:38:00Z">
              <w:r>
                <w:rPr>
                  <w:rFonts w:cs="Arial"/>
                </w:rPr>
                <w:t>.</w:t>
              </w:r>
            </w:ins>
            <w:ins w:id="522" w:author="jonathan pritchard" w:date="2024-05-29T03:01:00Z" w16du:dateUtc="2024-05-29T02:01:00Z">
              <w:r w:rsidR="002D6A6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D56521" w:rsidRDefault="00F75C61" w:rsidP="004E61EE">
            <w:pPr>
              <w:spacing w:before="60" w:after="60" w:line="240" w:lineRule="auto"/>
              <w:ind w:left="-1" w:firstLine="1"/>
              <w:rPr>
                <w:rFonts w:cs="Arial"/>
              </w:rPr>
            </w:pPr>
            <w:ins w:id="523" w:author="jonathan pritchard" w:date="2024-05-21T13:38:00Z" w16du:dateUtc="2024-05-21T12:38:00Z">
              <w:r>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D56521" w:rsidRDefault="00F75C61" w:rsidP="004E61EE">
            <w:pPr>
              <w:spacing w:before="60" w:after="60" w:line="240" w:lineRule="auto"/>
              <w:ind w:left="44" w:firstLine="43"/>
              <w:rPr>
                <w:rFonts w:cs="Arial"/>
              </w:rPr>
            </w:pPr>
            <w:ins w:id="524" w:author="jonathan pritchard" w:date="2024-05-21T13:38:00Z" w16du:dateUtc="2024-05-21T12:38:00Z">
              <w:r>
                <w:rPr>
                  <w:rFonts w:cs="Arial"/>
                </w:rPr>
                <w:t>Incorporating stakeholder inputs, GitHub discussions and TSM 2024 outputs.</w:t>
              </w:r>
            </w:ins>
          </w:p>
        </w:tc>
      </w:tr>
      <w:tr w:rsidR="00703BA8" w:rsidRPr="00D56521"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3A325C75" w:rsidR="00703BA8" w:rsidRPr="00D56521" w:rsidRDefault="00314CAB" w:rsidP="004E61EE">
            <w:pPr>
              <w:spacing w:before="60" w:after="60" w:line="240" w:lineRule="auto"/>
              <w:rPr>
                <w:rFonts w:cs="Arial"/>
              </w:rPr>
            </w:pPr>
            <w:ins w:id="525" w:author="jonathan pritchard" w:date="2024-07-05T16:46:00Z" w16du:dateUtc="2024-07-05T15:46:00Z">
              <w:r>
                <w:rPr>
                  <w:rFonts w:cs="Arial"/>
                </w:rPr>
                <w:t>1.3.1</w:t>
              </w:r>
            </w:ins>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D56521" w:rsidRDefault="00314CAB" w:rsidP="004E61EE">
            <w:pPr>
              <w:spacing w:before="60" w:after="60" w:line="240" w:lineRule="auto"/>
              <w:ind w:left="-1" w:firstLine="1"/>
              <w:rPr>
                <w:rFonts w:cs="Arial"/>
              </w:rPr>
            </w:pPr>
            <w:ins w:id="526" w:author="jonathan pritchard" w:date="2024-07-05T16:46:00Z" w16du:dateUtc="2024-07-05T15:46:00Z">
              <w:r>
                <w:rPr>
                  <w:rFonts w:cs="Arial"/>
                </w:rPr>
                <w:t>July 2024</w:t>
              </w:r>
            </w:ins>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1ACB7A0A" w:rsidR="00703BA8" w:rsidRPr="00D56521" w:rsidRDefault="00314CAB" w:rsidP="004E61EE">
            <w:pPr>
              <w:spacing w:before="60" w:after="60" w:line="240" w:lineRule="auto"/>
              <w:ind w:left="44" w:firstLine="43"/>
              <w:rPr>
                <w:rFonts w:cs="Arial"/>
              </w:rPr>
            </w:pPr>
            <w:ins w:id="527" w:author="jonathan pritchard" w:date="2024-07-05T16:46:00Z" w16du:dateUtc="2024-07-05T15:46:00Z">
              <w:r>
                <w:rPr>
                  <w:rFonts w:cs="Arial"/>
                </w:rPr>
                <w:t>Version after review mtg 1</w:t>
              </w:r>
            </w:ins>
          </w:p>
        </w:tc>
      </w:tr>
      <w:tr w:rsidR="00703BA8" w:rsidRPr="00D56521"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E619643"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77777777" w:rsidR="00703BA8" w:rsidRPr="00D56521" w:rsidRDefault="00703BA8" w:rsidP="004E61EE">
            <w:pPr>
              <w:spacing w:before="60" w:after="60" w:line="240" w:lineRule="auto"/>
              <w:ind w:left="44" w:firstLine="43"/>
              <w:rPr>
                <w:rFonts w:cs="Arial"/>
              </w:rPr>
            </w:pPr>
          </w:p>
        </w:tc>
      </w:tr>
      <w:tr w:rsidR="00703BA8" w:rsidRPr="00D56521"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D56521" w:rsidRDefault="00703BA8" w:rsidP="004E61EE">
            <w:pPr>
              <w:spacing w:before="60" w:after="60" w:line="240" w:lineRule="auto"/>
              <w:ind w:left="44" w:firstLine="43"/>
              <w:rPr>
                <w:rFonts w:cs="Arial"/>
              </w:rPr>
            </w:pPr>
          </w:p>
        </w:tc>
      </w:tr>
      <w:tr w:rsidR="00703BA8" w:rsidRPr="00D56521"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D56521" w:rsidRDefault="00703BA8" w:rsidP="004E61EE">
            <w:pPr>
              <w:spacing w:before="60" w:after="60" w:line="240" w:lineRule="auto"/>
              <w:ind w:left="44" w:firstLine="43"/>
              <w:rPr>
                <w:rFonts w:cs="Arial"/>
              </w:rPr>
            </w:pPr>
          </w:p>
        </w:tc>
      </w:tr>
    </w:tbl>
    <w:p w14:paraId="7DEA819B" w14:textId="4FF57AB6" w:rsidR="009F2693" w:rsidRPr="00D56521" w:rsidRDefault="009F2693" w:rsidP="004E61EE">
      <w:pPr>
        <w:spacing w:line="240" w:lineRule="auto"/>
      </w:pPr>
      <w:r w:rsidRPr="00D56521">
        <w:br w:type="page"/>
      </w:r>
    </w:p>
    <w:p w14:paraId="192F998D" w14:textId="77777777" w:rsidR="006456D7" w:rsidRPr="00D56521" w:rsidRDefault="006456D7" w:rsidP="004E61EE">
      <w:pPr>
        <w:spacing w:after="0" w:line="240" w:lineRule="auto"/>
        <w:sectPr w:rsidR="006456D7" w:rsidRPr="00D56521" w:rsidSect="00686450">
          <w:headerReference w:type="default"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D56521" w:rsidRDefault="00297204" w:rsidP="00AE3E22">
      <w:pPr>
        <w:pStyle w:val="Heading1"/>
        <w:rPr>
          <w:rFonts w:eastAsia="MS Mincho"/>
        </w:rPr>
      </w:pPr>
      <w:bookmarkStart w:id="530" w:name="_Toc144421199"/>
      <w:bookmarkEnd w:id="0"/>
      <w:bookmarkEnd w:id="1"/>
      <w:bookmarkEnd w:id="2"/>
      <w:r w:rsidRPr="00D56521">
        <w:rPr>
          <w:rFonts w:eastAsia="MS Mincho"/>
        </w:rPr>
        <w:lastRenderedPageBreak/>
        <w:t>Introduction</w:t>
      </w:r>
      <w:bookmarkEnd w:id="530"/>
    </w:p>
    <w:p w14:paraId="0BEA3CBA" w14:textId="0700425D" w:rsidR="00C951BB" w:rsidRPr="00D56521" w:rsidRDefault="0096094A" w:rsidP="004E61EE">
      <w:pPr>
        <w:spacing w:after="120" w:line="240" w:lineRule="auto"/>
        <w:jc w:val="both"/>
      </w:pPr>
      <w:r w:rsidRPr="00D56521">
        <w:t xml:space="preserve">This </w:t>
      </w:r>
      <w:r w:rsidR="007F33C3" w:rsidRPr="00D56521">
        <w:t>Annex</w:t>
      </w:r>
      <w:r w:rsidRPr="00D56521">
        <w:t xml:space="preserve"> </w:t>
      </w:r>
      <w:r w:rsidR="00095477" w:rsidRPr="00D56521">
        <w:t>contains</w:t>
      </w:r>
      <w:r w:rsidRPr="00D56521">
        <w:t xml:space="preserve"> </w:t>
      </w:r>
      <w:r w:rsidR="00C951BB" w:rsidRPr="00D56521">
        <w:t>guidance for the implementation of</w:t>
      </w:r>
      <w:r w:rsidRPr="00D56521">
        <w:t xml:space="preserve"> harmonised portrayal and other </w:t>
      </w:r>
      <w:r w:rsidR="00C951BB" w:rsidRPr="00D56521">
        <w:t>user interaction</w:t>
      </w:r>
      <w:r w:rsidRPr="00D56521">
        <w:t xml:space="preserve"> functionalities for </w:t>
      </w:r>
      <w:r w:rsidR="007F33C3" w:rsidRPr="00D56521">
        <w:t xml:space="preserve">S-101 </w:t>
      </w:r>
      <w:r w:rsidR="00C23C23" w:rsidRPr="00D56521">
        <w:t xml:space="preserve">Electronic Navigational Chart </w:t>
      </w:r>
      <w:r w:rsidR="007F33C3" w:rsidRPr="00D56521">
        <w:t xml:space="preserve">(ENC) and other </w:t>
      </w:r>
      <w:r w:rsidRPr="00D56521">
        <w:t xml:space="preserve">S-100 based data products in an </w:t>
      </w:r>
      <w:r w:rsidR="00C23C23" w:rsidRPr="00D56521">
        <w:t>Electronic Chart Display and Information System (</w:t>
      </w:r>
      <w:r w:rsidRPr="00D56521">
        <w:t>ECDIS</w:t>
      </w:r>
      <w:r w:rsidR="00C23C23" w:rsidRPr="00D56521">
        <w:t>)</w:t>
      </w:r>
      <w:r w:rsidRPr="00D56521">
        <w:t>.</w:t>
      </w:r>
      <w:r w:rsidR="007F33C3" w:rsidRPr="00D56521">
        <w:t xml:space="preserve"> It describes how S-100 products are to be used and displayed simultaneously on the navigation screen.</w:t>
      </w:r>
      <w:r w:rsidRPr="00D56521">
        <w:t xml:space="preserve"> It does not address the portrayal processes or architectures, which are addressed in S-100 Part</w:t>
      </w:r>
      <w:r w:rsidR="00A355E2" w:rsidRPr="00D56521">
        <w:t xml:space="preserve"> 9</w:t>
      </w:r>
      <w:r w:rsidRPr="00D56521">
        <w:t>. It is based on the general principles described in S-100 Part 16A</w:t>
      </w:r>
      <w:r w:rsidR="007F33C3" w:rsidRPr="00D56521">
        <w:t>,</w:t>
      </w:r>
      <w:r w:rsidRPr="00D56521">
        <w:t xml:space="preserve"> and the</w:t>
      </w:r>
      <w:r w:rsidR="007F33C3" w:rsidRPr="00D56521">
        <w:t xml:space="preserve"> requirements for ECDIS specified in the</w:t>
      </w:r>
      <w:r w:rsidRPr="00D56521">
        <w:t xml:space="preserve"> relevant </w:t>
      </w:r>
      <w:r w:rsidR="005C25FA" w:rsidRPr="00D56521">
        <w:t>International Maritime Organization (</w:t>
      </w:r>
      <w:r w:rsidRPr="00D56521">
        <w:t>IMO</w:t>
      </w:r>
      <w:r w:rsidR="005C25FA" w:rsidRPr="00D56521">
        <w:t>)</w:t>
      </w:r>
      <w:r w:rsidRPr="00D56521">
        <w:t xml:space="preserve">, </w:t>
      </w:r>
      <w:r w:rsidR="005C25FA" w:rsidRPr="00D56521">
        <w:t>International Hydrographic Organization (</w:t>
      </w:r>
      <w:r w:rsidRPr="00D56521">
        <w:t>IHO</w:t>
      </w:r>
      <w:r w:rsidR="005C25FA" w:rsidRPr="00D56521">
        <w:t>)</w:t>
      </w:r>
      <w:r w:rsidRPr="00D56521">
        <w:t xml:space="preserve">, and </w:t>
      </w:r>
      <w:r w:rsidR="005C25FA" w:rsidRPr="00D56521">
        <w:t>International Electrotechnical Commission (</w:t>
      </w:r>
      <w:r w:rsidRPr="00D56521">
        <w:t>IEC</w:t>
      </w:r>
      <w:r w:rsidR="005C25FA" w:rsidRPr="00D56521">
        <w:t>)</w:t>
      </w:r>
      <w:r w:rsidRPr="00D56521">
        <w:t xml:space="preserve"> standards.</w:t>
      </w:r>
    </w:p>
    <w:p w14:paraId="30646B99" w14:textId="02F90DF6" w:rsidR="0096094A" w:rsidRPr="00D56521" w:rsidRDefault="00C951BB" w:rsidP="004E61EE">
      <w:pPr>
        <w:spacing w:after="120" w:line="240" w:lineRule="auto"/>
        <w:jc w:val="both"/>
      </w:pPr>
      <w:r w:rsidRPr="00D56521">
        <w:t>This Annex</w:t>
      </w:r>
      <w:r w:rsidR="007F33C3" w:rsidRPr="00D56521">
        <w:t xml:space="preserve"> </w:t>
      </w:r>
      <w:r w:rsidR="001C07C4" w:rsidRPr="00D56521">
        <w:t>is the</w:t>
      </w:r>
      <w:r w:rsidR="007F33C3" w:rsidRPr="00D56521">
        <w:t xml:space="preserve"> successor to the IHO S-52 </w:t>
      </w:r>
      <w:r w:rsidR="001C07C4" w:rsidRPr="00D56521">
        <w:t>S</w:t>
      </w:r>
      <w:r w:rsidR="007F33C3" w:rsidRPr="00D56521">
        <w:t>tandard for chart content and display in ECDIS</w:t>
      </w:r>
      <w:r w:rsidRPr="00D56521">
        <w:t>.</w:t>
      </w:r>
      <w:r w:rsidR="007F33C3" w:rsidRPr="00D56521">
        <w:t xml:space="preserve"> </w:t>
      </w:r>
      <w:r w:rsidRPr="00D56521">
        <w:t xml:space="preserve">It contains material from S-52 that has been </w:t>
      </w:r>
      <w:r w:rsidR="007F33C3" w:rsidRPr="00D56521">
        <w:t xml:space="preserve">updated for S-100, but does not include </w:t>
      </w:r>
      <w:r w:rsidR="00AF7AAF" w:rsidRPr="00D56521">
        <w:t xml:space="preserve">symbol specifications (the S-52 “presentation library”) or portrayal rules </w:t>
      </w:r>
      <w:r w:rsidRPr="00D56521">
        <w:t>because</w:t>
      </w:r>
      <w:r w:rsidR="00AF7AAF" w:rsidRPr="00D56521">
        <w:t xml:space="preserve"> symbols and portrayal rules are now defined in the IHO GI Registry </w:t>
      </w:r>
      <w:r w:rsidR="00C4067C" w:rsidRPr="00D56521">
        <w:t xml:space="preserve">and </w:t>
      </w:r>
      <w:r w:rsidR="00AF7AAF" w:rsidRPr="00D56521">
        <w:t>portrayal catalogues for individual product specifications</w:t>
      </w:r>
      <w:r w:rsidR="007F33C3" w:rsidRPr="00D56521">
        <w:t>.</w:t>
      </w:r>
      <w:r w:rsidR="00277767" w:rsidRPr="00D56521">
        <w:t xml:space="preserve"> This document focuses on </w:t>
      </w:r>
      <w:r w:rsidR="001A6C75" w:rsidRPr="00D56521">
        <w:t xml:space="preserve">the principles for portraying </w:t>
      </w:r>
      <w:r w:rsidR="00277767" w:rsidRPr="00D56521">
        <w:t>S-101 ENC and S-100 based data</w:t>
      </w:r>
      <w:r w:rsidR="001A6C75" w:rsidRPr="00D56521">
        <w:t xml:space="preserve"> on ECDIS</w:t>
      </w:r>
      <w:r w:rsidR="00277767" w:rsidRPr="00D56521">
        <w:t xml:space="preserve">. The principles </w:t>
      </w:r>
      <w:r w:rsidR="001A6C75" w:rsidRPr="00D56521">
        <w:t>described herein</w:t>
      </w:r>
      <w:r w:rsidR="00277767" w:rsidRPr="00D56521">
        <w:t xml:space="preserve"> are intended to be compatible with </w:t>
      </w:r>
      <w:r w:rsidR="001A6C75" w:rsidRPr="00D56521">
        <w:t>the corresponding</w:t>
      </w:r>
      <w:r w:rsidR="00277767" w:rsidRPr="00D56521">
        <w:t xml:space="preserve"> requirements </w:t>
      </w:r>
      <w:r w:rsidR="001A6C75" w:rsidRPr="00D56521">
        <w:t>for</w:t>
      </w:r>
      <w:r w:rsidR="00277767" w:rsidRPr="00D56521">
        <w:t xml:space="preserve"> ECDIS portrayal of S-57 ENC</w:t>
      </w:r>
      <w:r w:rsidR="001A6C75" w:rsidRPr="00D56521">
        <w:t>s</w:t>
      </w:r>
      <w:r w:rsidR="00277767" w:rsidRPr="00D56521">
        <w:t>.</w:t>
      </w:r>
    </w:p>
    <w:p w14:paraId="57EDF006" w14:textId="5A6FC357" w:rsidR="00413E27" w:rsidRPr="00D56521" w:rsidRDefault="00E60658" w:rsidP="004E61EE">
      <w:pPr>
        <w:spacing w:after="120" w:line="240" w:lineRule="auto"/>
        <w:jc w:val="both"/>
      </w:pPr>
      <w:r w:rsidRPr="00D56521">
        <w:t xml:space="preserve">This Annex does not revoke nor does it supersede S-52 in its applicability to the use of S-57 </w:t>
      </w:r>
      <w:r w:rsidR="00BE77A7" w:rsidRPr="00D56521">
        <w:t xml:space="preserve">information </w:t>
      </w:r>
      <w:r w:rsidRPr="00D56521">
        <w:t xml:space="preserve">on ECDIS. </w:t>
      </w:r>
      <w:r w:rsidR="00277767" w:rsidRPr="00D56521">
        <w:t>It</w:t>
      </w:r>
      <w:r w:rsidR="00BE77A7" w:rsidRPr="00D56521">
        <w:t xml:space="preserve"> assumes</w:t>
      </w:r>
      <w:r w:rsidR="00413E27" w:rsidRPr="00D56521">
        <w:t xml:space="preserve"> </w:t>
      </w:r>
      <w:r w:rsidR="00BE77A7" w:rsidRPr="00D56521">
        <w:t>ECDIS will support both S-52/S-57 and S-101 ENCs for the foreseeable future. Such systems should continue to follow the S-52</w:t>
      </w:r>
      <w:r w:rsidR="00277767" w:rsidRPr="00D56521">
        <w:t>/</w:t>
      </w:r>
      <w:r w:rsidR="00BE77A7" w:rsidRPr="00D56521">
        <w:t xml:space="preserve">S-57 </w:t>
      </w:r>
      <w:r w:rsidR="0042425D">
        <w:t>standards</w:t>
      </w:r>
      <w:r w:rsidR="0042425D" w:rsidRPr="00D56521">
        <w:t xml:space="preserve"> </w:t>
      </w:r>
      <w:r w:rsidR="00277767" w:rsidRPr="00D56521">
        <w:t>for S-57 information</w:t>
      </w:r>
      <w:r w:rsidRPr="00D56521">
        <w:t>.</w:t>
      </w:r>
    </w:p>
    <w:p w14:paraId="208BE7A6" w14:textId="78EAC854" w:rsidR="007B452F" w:rsidRPr="00D56521" w:rsidRDefault="00AF7AAF" w:rsidP="004E61EE">
      <w:pPr>
        <w:spacing w:after="60" w:line="240" w:lineRule="auto"/>
        <w:jc w:val="both"/>
      </w:pPr>
      <w:r w:rsidRPr="00D56521">
        <w:t>ECDIS presentation and user interactions are determined by the following standards:</w:t>
      </w:r>
    </w:p>
    <w:p w14:paraId="7C58E095" w14:textId="3C995BCA" w:rsidR="007B452F" w:rsidRPr="00D56521" w:rsidRDefault="007B452F" w:rsidP="00AE2737">
      <w:pPr>
        <w:pStyle w:val="ListParagraph"/>
        <w:numPr>
          <w:ilvl w:val="0"/>
          <w:numId w:val="12"/>
        </w:numPr>
        <w:spacing w:after="60" w:line="240" w:lineRule="auto"/>
        <w:jc w:val="both"/>
      </w:pPr>
      <w:r w:rsidRPr="00D56521">
        <w:t>IMO</w:t>
      </w:r>
      <w:r w:rsidR="008748FB" w:rsidRPr="00D56521">
        <w:t xml:space="preserve"> standards</w:t>
      </w:r>
      <w:r w:rsidR="00AF7AAF" w:rsidRPr="00D56521">
        <w:t xml:space="preserve"> control p</w:t>
      </w:r>
      <w:r w:rsidR="008748FB" w:rsidRPr="00D56521">
        <w:t>resentation, performance, and user experience</w:t>
      </w:r>
      <w:r w:rsidR="00AF7AAF" w:rsidRPr="00D56521">
        <w:t>. They</w:t>
      </w:r>
      <w:r w:rsidR="008748FB" w:rsidRPr="00D56521">
        <w:t xml:space="preserve"> include standards and guidelines for display and user interaction, </w:t>
      </w:r>
      <w:r w:rsidR="009F7151" w:rsidRPr="00D56521">
        <w:t>including</w:t>
      </w:r>
      <w:r w:rsidR="008748FB" w:rsidRPr="00D56521">
        <w:t xml:space="preserve"> alerts.</w:t>
      </w:r>
    </w:p>
    <w:p w14:paraId="5B17D2A9" w14:textId="69234648" w:rsidR="007B452F" w:rsidRPr="00D56521" w:rsidRDefault="007B452F" w:rsidP="00AE2737">
      <w:pPr>
        <w:pStyle w:val="ListParagraph"/>
        <w:numPr>
          <w:ilvl w:val="0"/>
          <w:numId w:val="12"/>
        </w:numPr>
        <w:spacing w:after="60" w:line="240" w:lineRule="auto"/>
        <w:jc w:val="both"/>
      </w:pPr>
      <w:r w:rsidRPr="00D56521">
        <w:t>IHO</w:t>
      </w:r>
      <w:r w:rsidR="008748FB" w:rsidRPr="00D56521">
        <w:t xml:space="preserve"> standards</w:t>
      </w:r>
      <w:r w:rsidR="00AF7AAF" w:rsidRPr="00D56521">
        <w:t xml:space="preserve"> provide t</w:t>
      </w:r>
      <w:r w:rsidR="008748FB" w:rsidRPr="00D56521">
        <w:t>he framework for data content, primarily in S-100</w:t>
      </w:r>
      <w:r w:rsidR="0013502A" w:rsidRPr="00D56521">
        <w:t>.</w:t>
      </w:r>
      <w:r w:rsidR="008748FB" w:rsidRPr="00D56521">
        <w:t xml:space="preserve"> S-100 also provides an abstract specification for visual interoperability; </w:t>
      </w:r>
      <w:r w:rsidR="0013502A" w:rsidRPr="00D56521">
        <w:t xml:space="preserve">for ECDIS, </w:t>
      </w:r>
      <w:r w:rsidR="00F27D30" w:rsidRPr="00D56521">
        <w:t xml:space="preserve">details about </w:t>
      </w:r>
      <w:r w:rsidR="0013502A" w:rsidRPr="00D56521">
        <w:t xml:space="preserve">interoperability </w:t>
      </w:r>
      <w:r w:rsidR="00F27D30" w:rsidRPr="00D56521">
        <w:t>are</w:t>
      </w:r>
      <w:r w:rsidR="0013502A" w:rsidRPr="00D56521">
        <w:t xml:space="preserve"> specified</w:t>
      </w:r>
      <w:r w:rsidR="008748FB" w:rsidRPr="00D56521">
        <w:t xml:space="preserve"> </w:t>
      </w:r>
      <w:r w:rsidR="0013502A" w:rsidRPr="00D56521">
        <w:t>in</w:t>
      </w:r>
      <w:r w:rsidR="008748FB" w:rsidRPr="00D56521">
        <w:t xml:space="preserve"> S-98.</w:t>
      </w:r>
    </w:p>
    <w:p w14:paraId="04CD5E8C" w14:textId="6E084E1D" w:rsidR="007B452F" w:rsidRPr="00D56521" w:rsidRDefault="007B452F" w:rsidP="00AE2737">
      <w:pPr>
        <w:pStyle w:val="ListParagraph"/>
        <w:numPr>
          <w:ilvl w:val="0"/>
          <w:numId w:val="12"/>
        </w:numPr>
        <w:spacing w:after="60" w:line="240" w:lineRule="auto"/>
        <w:jc w:val="both"/>
      </w:pPr>
      <w:r w:rsidRPr="00D56521">
        <w:t>IEC</w:t>
      </w:r>
      <w:r w:rsidR="008748FB" w:rsidRPr="00D56521">
        <w:t xml:space="preserve"> standards </w:t>
      </w:r>
      <w:r w:rsidR="0013502A" w:rsidRPr="00D56521">
        <w:t>describe</w:t>
      </w:r>
      <w:r w:rsidR="001A6C75" w:rsidRPr="00D56521">
        <w:t xml:space="preserve"> </w:t>
      </w:r>
      <w:r w:rsidR="0013502A" w:rsidRPr="00D56521">
        <w:t>methods and required results for</w:t>
      </w:r>
      <w:r w:rsidR="008748FB" w:rsidRPr="00D56521">
        <w:t xml:space="preserve"> equipment and system testing.</w:t>
      </w:r>
    </w:p>
    <w:p w14:paraId="016DD7EF" w14:textId="14649A5F" w:rsidR="008748FB" w:rsidRPr="00D56521" w:rsidRDefault="0013502A" w:rsidP="00AE2737">
      <w:pPr>
        <w:pStyle w:val="ListParagraph"/>
        <w:numPr>
          <w:ilvl w:val="0"/>
          <w:numId w:val="12"/>
        </w:numPr>
        <w:spacing w:after="120" w:line="240" w:lineRule="auto"/>
        <w:jc w:val="both"/>
      </w:pPr>
      <w:r w:rsidRPr="00D56521">
        <w:t>Data p</w:t>
      </w:r>
      <w:r w:rsidR="008748FB" w:rsidRPr="00D56521">
        <w:t xml:space="preserve">roduct specifications </w:t>
      </w:r>
      <w:r w:rsidR="00451A0E" w:rsidRPr="00D56521">
        <w:t>describe the content, data formats,</w:t>
      </w:r>
      <w:r w:rsidR="00E558AF" w:rsidRPr="00D56521">
        <w:t xml:space="preserve"> symbols,</w:t>
      </w:r>
      <w:r w:rsidR="00451A0E" w:rsidRPr="00D56521">
        <w:t xml:space="preserve"> portrayal</w:t>
      </w:r>
      <w:r w:rsidR="00E558AF" w:rsidRPr="00D56521">
        <w:t xml:space="preserve"> rules</w:t>
      </w:r>
      <w:r w:rsidR="00451A0E" w:rsidRPr="00D56521">
        <w:t>, packaging, and delivery, of individual data products</w:t>
      </w:r>
      <w:r w:rsidR="008748FB" w:rsidRPr="00D56521">
        <w:t xml:space="preserve">. </w:t>
      </w:r>
      <w:r w:rsidR="00451A0E" w:rsidRPr="00D56521">
        <w:t xml:space="preserve">For ECDIS, the basic data product is S-101 (Electronic Navigational Charts). Other </w:t>
      </w:r>
      <w:r w:rsidR="00E558AF" w:rsidRPr="00D56521">
        <w:t>product</w:t>
      </w:r>
      <w:r w:rsidR="00C4067C" w:rsidRPr="00D56521">
        <w:t>s</w:t>
      </w:r>
      <w:r w:rsidR="008748FB" w:rsidRPr="00D56521">
        <w:t xml:space="preserve"> </w:t>
      </w:r>
      <w:r w:rsidR="00451A0E" w:rsidRPr="00D56521">
        <w:t>describe</w:t>
      </w:r>
      <w:r w:rsidR="008748FB" w:rsidRPr="00D56521">
        <w:t xml:space="preserve"> </w:t>
      </w:r>
      <w:r w:rsidR="00451A0E" w:rsidRPr="00D56521">
        <w:t>additional information relevant to navigation</w:t>
      </w:r>
      <w:r w:rsidR="008748FB" w:rsidRPr="00D56521">
        <w:t xml:space="preserve">, </w:t>
      </w:r>
      <w:r w:rsidR="00E558AF" w:rsidRPr="00D56521">
        <w:t xml:space="preserve">for example, bathymetry, currents, water levels, regulated areas, </w:t>
      </w:r>
      <w:r w:rsidR="00BA654F" w:rsidRPr="00D56521">
        <w:t>services</w:t>
      </w:r>
      <w:r w:rsidR="00C4067C" w:rsidRPr="00D56521">
        <w:t xml:space="preserve"> and</w:t>
      </w:r>
      <w:r w:rsidR="00E558AF" w:rsidRPr="00D56521">
        <w:t xml:space="preserve"> weather</w:t>
      </w:r>
      <w:r w:rsidR="00C4067C" w:rsidRPr="00D56521">
        <w:t>.</w:t>
      </w:r>
    </w:p>
    <w:p w14:paraId="0E4B2726" w14:textId="20F85E56" w:rsidR="00451A0E" w:rsidRPr="00D56521" w:rsidRDefault="00E558AF" w:rsidP="004E61EE">
      <w:pPr>
        <w:spacing w:after="120" w:line="240" w:lineRule="auto"/>
        <w:jc w:val="both"/>
      </w:pPr>
      <w:r w:rsidRPr="00D56521">
        <w:t xml:space="preserve">The standards </w:t>
      </w:r>
      <w:r w:rsidR="008D36AB" w:rsidRPr="00D56521">
        <w:t xml:space="preserve">that are </w:t>
      </w:r>
      <w:r w:rsidRPr="00D56521">
        <w:t xml:space="preserve">current at the time of writing of this Annex are listed in the References section. </w:t>
      </w:r>
      <w:r w:rsidR="00451A0E" w:rsidRPr="00D56521">
        <w:t xml:space="preserve">More detailed information about the various standards is provided in </w:t>
      </w:r>
      <w:r w:rsidR="009C26C0" w:rsidRPr="00D56521">
        <w:t xml:space="preserve">S-100 </w:t>
      </w:r>
      <w:r w:rsidR="00451A0E" w:rsidRPr="00D56521">
        <w:t>Part 16A.</w:t>
      </w:r>
    </w:p>
    <w:p w14:paraId="3AEB7C84" w14:textId="759E95F6" w:rsidR="007B452F" w:rsidRPr="00D56521" w:rsidRDefault="008937C6" w:rsidP="004E61EE">
      <w:pPr>
        <w:spacing w:after="120" w:line="240" w:lineRule="auto"/>
        <w:jc w:val="both"/>
      </w:pPr>
      <w:r w:rsidRPr="00D56521">
        <w:t>Application developers should obtain a</w:t>
      </w:r>
      <w:r w:rsidR="00C4067C" w:rsidRPr="00D56521">
        <w:t>n</w:t>
      </w:r>
      <w:r w:rsidRPr="00D56521">
        <w:t xml:space="preserve"> up-to-date set of applicable standards and specifications from the relevant organisations. </w:t>
      </w:r>
      <w:r w:rsidR="008748FB" w:rsidRPr="00D56521">
        <w:t xml:space="preserve">Developers must conform to the mandatory requirements of the particular standards which apply to an application or system. In case of a conflict between this </w:t>
      </w:r>
      <w:r w:rsidRPr="00D56521">
        <w:t>Annex</w:t>
      </w:r>
      <w:r w:rsidR="008748FB" w:rsidRPr="00D56521">
        <w:t xml:space="preserve"> and a mandatory requirement in an applicable standard, the requirement in the standard supersedes the guidance in this </w:t>
      </w:r>
      <w:r w:rsidRPr="00D56521">
        <w:t>Annex</w:t>
      </w:r>
      <w:r w:rsidR="008748FB" w:rsidRPr="00D56521">
        <w:t>.</w:t>
      </w:r>
    </w:p>
    <w:p w14:paraId="0CB77B74" w14:textId="7BDC49B1" w:rsidR="00297204" w:rsidRPr="00D56521" w:rsidRDefault="00C23C23" w:rsidP="004E61EE">
      <w:pPr>
        <w:spacing w:after="120" w:line="240" w:lineRule="auto"/>
        <w:jc w:val="both"/>
      </w:pPr>
      <w:r w:rsidRPr="00D56521">
        <w:t xml:space="preserve">The specifications in this Annex also apply to navigation displays in an Integrated Navigation System (INS) which </w:t>
      </w:r>
      <w:r w:rsidR="009F7151" w:rsidRPr="00D56521">
        <w:t>fulfil</w:t>
      </w:r>
      <w:r w:rsidRPr="00D56521">
        <w:t xml:space="preserve"> the role of an ECDIS.</w:t>
      </w:r>
    </w:p>
    <w:p w14:paraId="7417A351" w14:textId="3F0163D7" w:rsidR="008B441C" w:rsidRPr="00D56521" w:rsidRDefault="008B441C" w:rsidP="004E61EE">
      <w:pPr>
        <w:spacing w:after="120" w:line="240" w:lineRule="auto"/>
        <w:jc w:val="both"/>
      </w:pPr>
      <w:r w:rsidRPr="00D56521">
        <w:t xml:space="preserve">Users of this document should refer to </w:t>
      </w:r>
      <w:r w:rsidR="00C4067C" w:rsidRPr="00D56521">
        <w:t xml:space="preserve">IEC </w:t>
      </w:r>
      <w:r w:rsidRPr="00D56521">
        <w:t>publications when dealing with implementation testing.</w:t>
      </w:r>
    </w:p>
    <w:p w14:paraId="74DA086D" w14:textId="77777777" w:rsidR="008172D8" w:rsidRPr="00D56521" w:rsidRDefault="008172D8" w:rsidP="004E61EE">
      <w:pPr>
        <w:spacing w:after="120" w:line="240" w:lineRule="auto"/>
        <w:jc w:val="both"/>
      </w:pPr>
    </w:p>
    <w:p w14:paraId="697FD68D" w14:textId="1548D5C5" w:rsidR="0064639B" w:rsidRPr="00D56521" w:rsidRDefault="0064639B" w:rsidP="00AE3E22">
      <w:pPr>
        <w:pStyle w:val="Heading1"/>
      </w:pPr>
      <w:bookmarkStart w:id="531" w:name="_Toc38829536"/>
      <w:bookmarkStart w:id="532" w:name="_Toc38830039"/>
      <w:bookmarkStart w:id="533" w:name="_Toc38936204"/>
      <w:bookmarkStart w:id="534" w:name="_Toc40990380"/>
      <w:bookmarkStart w:id="535" w:name="_Toc144421200"/>
      <w:bookmarkEnd w:id="531"/>
      <w:bookmarkEnd w:id="532"/>
      <w:bookmarkEnd w:id="533"/>
      <w:bookmarkEnd w:id="534"/>
      <w:r w:rsidRPr="00D56521">
        <w:t>References</w:t>
      </w:r>
      <w:bookmarkEnd w:id="535"/>
    </w:p>
    <w:p w14:paraId="263D91F4" w14:textId="7B06BD9B" w:rsidR="0096295A" w:rsidRPr="00D56521" w:rsidRDefault="0096295A" w:rsidP="00AE3E22">
      <w:pPr>
        <w:pStyle w:val="Heading2"/>
      </w:pPr>
      <w:bookmarkStart w:id="536" w:name="_Toc144421201"/>
      <w:r w:rsidRPr="00D56521">
        <w:t>Normative references</w:t>
      </w:r>
      <w:bookmarkEnd w:id="536"/>
    </w:p>
    <w:p w14:paraId="6BD7343C" w14:textId="3530E47E" w:rsidR="00B727EB" w:rsidRPr="00D56521" w:rsidRDefault="00B727EB" w:rsidP="004E61EE">
      <w:pPr>
        <w:spacing w:after="120" w:line="240" w:lineRule="auto"/>
        <w:ind w:left="1418" w:hanging="1418"/>
        <w:jc w:val="both"/>
        <w:rPr>
          <w:lang w:eastAsia="en-GB"/>
        </w:rPr>
      </w:pPr>
      <w:bookmarkStart w:id="537" w:name="_Hlk38497336"/>
      <w:r w:rsidRPr="00D56521">
        <w:rPr>
          <w:lang w:eastAsia="en-GB"/>
        </w:rPr>
        <w:t>A.1021(26)</w:t>
      </w:r>
      <w:r w:rsidRPr="00D56521">
        <w:rPr>
          <w:lang w:eastAsia="en-GB"/>
        </w:rPr>
        <w:tab/>
      </w:r>
      <w:r w:rsidRPr="00D56521">
        <w:rPr>
          <w:i/>
          <w:lang w:eastAsia="en-GB"/>
        </w:rPr>
        <w:t>Code on Alerts and Indicators</w:t>
      </w:r>
      <w:r w:rsidR="005A4E20" w:rsidRPr="00D56521">
        <w:rPr>
          <w:i/>
          <w:lang w:eastAsia="en-GB"/>
        </w:rPr>
        <w:t xml:space="preserve"> (2009)</w:t>
      </w:r>
      <w:r w:rsidR="005A4E20" w:rsidRPr="00D56521">
        <w:rPr>
          <w:lang w:eastAsia="en-GB"/>
        </w:rPr>
        <w:t>,</w:t>
      </w:r>
      <w:r w:rsidRPr="00D56521">
        <w:rPr>
          <w:lang w:eastAsia="en-GB"/>
        </w:rPr>
        <w:t xml:space="preserve"> IMO Resolution A.1021(26), 2009.</w:t>
      </w:r>
    </w:p>
    <w:bookmarkEnd w:id="537"/>
    <w:p w14:paraId="16E11171" w14:textId="7399CF4A" w:rsidR="004D3C45" w:rsidRPr="00D56521" w:rsidRDefault="004D3C45" w:rsidP="004E61EE">
      <w:pPr>
        <w:spacing w:after="120" w:line="240" w:lineRule="auto"/>
        <w:ind w:left="1418" w:hanging="1418"/>
        <w:jc w:val="both"/>
        <w:rPr>
          <w:lang w:eastAsia="en-GB"/>
        </w:rPr>
      </w:pPr>
      <w:r w:rsidRPr="00D56521">
        <w:rPr>
          <w:lang w:eastAsia="en-GB"/>
        </w:rPr>
        <w:t>IEC 60945</w:t>
      </w:r>
      <w:r w:rsidRPr="00D56521">
        <w:rPr>
          <w:lang w:eastAsia="en-GB"/>
        </w:rPr>
        <w:tab/>
      </w:r>
      <w:r w:rsidRPr="00D56521">
        <w:rPr>
          <w:i/>
          <w:lang w:eastAsia="en-GB"/>
        </w:rPr>
        <w:t>Maritime navigation and radiocommunication equipment and systems – General requirements – Methods of testing and required test results</w:t>
      </w:r>
      <w:r w:rsidR="00703B5C" w:rsidRPr="00D56521">
        <w:rPr>
          <w:lang w:eastAsia="en-GB"/>
        </w:rPr>
        <w:t>,</w:t>
      </w:r>
      <w:r w:rsidRPr="00D56521">
        <w:rPr>
          <w:lang w:eastAsia="en-GB"/>
        </w:rPr>
        <w:t xml:space="preserve"> International Electrotechnical Commission (IEC), Fourth Edition, 2002.</w:t>
      </w:r>
    </w:p>
    <w:p w14:paraId="145745C0" w14:textId="3881B444" w:rsidR="004D3C45" w:rsidRPr="00D56521" w:rsidDel="00BA1F6C" w:rsidRDefault="00B727EB" w:rsidP="004E61EE">
      <w:pPr>
        <w:spacing w:after="120" w:line="240" w:lineRule="auto"/>
        <w:ind w:left="1418" w:hanging="1418"/>
        <w:jc w:val="both"/>
        <w:rPr>
          <w:del w:id="538" w:author="jonathan pritchard" w:date="2024-05-21T10:31:00Z" w16du:dateUtc="2024-05-21T09:31:00Z"/>
          <w:lang w:eastAsia="en-GB"/>
        </w:rPr>
      </w:pPr>
      <w:r w:rsidRPr="00D56521">
        <w:rPr>
          <w:lang w:eastAsia="en-GB"/>
        </w:rPr>
        <w:lastRenderedPageBreak/>
        <w:t>IEC 61174</w:t>
      </w:r>
      <w:r w:rsidRPr="00D56521">
        <w:rPr>
          <w:lang w:eastAsia="en-GB"/>
        </w:rPr>
        <w:tab/>
      </w:r>
      <w:r w:rsidRPr="00D56521">
        <w:rPr>
          <w:i/>
          <w:lang w:eastAsia="en-GB"/>
        </w:rPr>
        <w:t>Maritime navigation and radiocommunication equipment and systems – Electronic chart display and information system (ECDIS)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w:t>
      </w:r>
      <w:commentRangeStart w:id="539"/>
      <w:commentRangeStart w:id="540"/>
      <w:commentRangeEnd w:id="539"/>
      <w:r w:rsidR="00B840E1">
        <w:rPr>
          <w:rStyle w:val="CommentReference"/>
        </w:rPr>
        <w:commentReference w:id="539"/>
      </w:r>
      <w:commentRangeEnd w:id="540"/>
      <w:r w:rsidR="002F4314">
        <w:rPr>
          <w:rStyle w:val="CommentReference"/>
        </w:rPr>
        <w:commentReference w:id="540"/>
      </w:r>
    </w:p>
    <w:p w14:paraId="4C87F8B1" w14:textId="20FFF0AC" w:rsidR="00B727EB" w:rsidRPr="00D56521" w:rsidRDefault="00B727EB" w:rsidP="004E61EE">
      <w:pPr>
        <w:spacing w:after="120" w:line="240" w:lineRule="auto"/>
        <w:ind w:left="1418" w:hanging="1418"/>
        <w:jc w:val="both"/>
        <w:rPr>
          <w:lang w:eastAsia="en-GB"/>
        </w:rPr>
      </w:pPr>
      <w:r w:rsidRPr="00D56521">
        <w:rPr>
          <w:lang w:eastAsia="en-GB"/>
        </w:rPr>
        <w:t>IEC 62288</w:t>
      </w:r>
      <w:r w:rsidRPr="00D56521">
        <w:rPr>
          <w:lang w:eastAsia="en-GB"/>
        </w:rPr>
        <w:tab/>
      </w:r>
      <w:r w:rsidR="00335E14" w:rsidRPr="00D56521">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D56521">
        <w:rPr>
          <w:lang w:eastAsia="en-GB"/>
        </w:rPr>
        <w:t>,</w:t>
      </w:r>
      <w:r w:rsidR="00335E14" w:rsidRPr="00D56521">
        <w:rPr>
          <w:lang w:eastAsia="en-GB"/>
        </w:rPr>
        <w:t xml:space="preserve"> International Electrotechnical Commission (IEC), Edition </w:t>
      </w:r>
      <w:ins w:id="541" w:author="Raphael Malyankar" w:date="2023-08-31T14:58:00Z">
        <w:r w:rsidR="00AD76F5">
          <w:rPr>
            <w:lang w:eastAsia="en-GB"/>
          </w:rPr>
          <w:t>3</w:t>
        </w:r>
      </w:ins>
      <w:del w:id="542" w:author="Raphael Malyankar" w:date="2023-08-31T14:58:00Z">
        <w:r w:rsidR="00335E14" w:rsidRPr="00D56521" w:rsidDel="00AD76F5">
          <w:rPr>
            <w:lang w:eastAsia="en-GB"/>
          </w:rPr>
          <w:delText>2</w:delText>
        </w:r>
      </w:del>
      <w:r w:rsidR="00335E14" w:rsidRPr="00D56521">
        <w:rPr>
          <w:lang w:eastAsia="en-GB"/>
        </w:rPr>
        <w:t xml:space="preserve">.0, </w:t>
      </w:r>
      <w:del w:id="543" w:author="Raphael Malyankar" w:date="2023-08-31T14:58:00Z">
        <w:r w:rsidR="00335E14" w:rsidRPr="00D56521" w:rsidDel="00AD76F5">
          <w:rPr>
            <w:lang w:eastAsia="en-GB"/>
          </w:rPr>
          <w:delText>2014</w:delText>
        </w:r>
      </w:del>
      <w:ins w:id="544" w:author="Raphael Malyankar" w:date="2023-08-31T14:58:00Z">
        <w:r w:rsidR="00AD76F5">
          <w:rPr>
            <w:lang w:eastAsia="en-GB"/>
          </w:rPr>
          <w:t>2021</w:t>
        </w:r>
      </w:ins>
      <w:r w:rsidR="00335E14" w:rsidRPr="00D56521">
        <w:rPr>
          <w:lang w:eastAsia="en-GB"/>
        </w:rPr>
        <w:t>.</w:t>
      </w:r>
    </w:p>
    <w:p w14:paraId="78CC5B88" w14:textId="620F5077" w:rsidR="000E7565" w:rsidRPr="00D56521" w:rsidRDefault="000E7565"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191(79)</w:t>
      </w:r>
      <w:r w:rsidRPr="00D56521">
        <w:rPr>
          <w:lang w:eastAsia="en-GB"/>
        </w:rPr>
        <w:tab/>
      </w:r>
      <w:r w:rsidRPr="00D56521">
        <w:rPr>
          <w:i/>
          <w:lang w:eastAsia="en-GB"/>
        </w:rPr>
        <w:t>Amendments to the Performance Standards for the Presentation of Navigation-Related Information on Shipborne Navigational Displays</w:t>
      </w:r>
      <w:r w:rsidRPr="00D56521">
        <w:rPr>
          <w:lang w:eastAsia="en-GB"/>
        </w:rPr>
        <w:t xml:space="preserve">, IMO Resolution MSC.191(79), </w:t>
      </w:r>
      <w:r w:rsidR="007F49B3" w:rsidRPr="00D56521">
        <w:rPr>
          <w:lang w:eastAsia="en-GB"/>
        </w:rPr>
        <w:t>2004</w:t>
      </w:r>
      <w:r w:rsidRPr="00D56521">
        <w:rPr>
          <w:lang w:eastAsia="en-GB"/>
        </w:rPr>
        <w:t>. As amended by MSC</w:t>
      </w:r>
      <w:r w:rsidR="007F49B3" w:rsidRPr="00D56521">
        <w:rPr>
          <w:lang w:eastAsia="en-GB"/>
        </w:rPr>
        <w:t xml:space="preserve"> 466(101).</w:t>
      </w:r>
    </w:p>
    <w:p w14:paraId="12D33703" w14:textId="6E10EE0C" w:rsidR="004427C4" w:rsidRPr="00D56521" w:rsidRDefault="004427C4"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252(83)</w:t>
      </w:r>
      <w:r w:rsidRPr="00D56521">
        <w:rPr>
          <w:lang w:eastAsia="en-GB"/>
        </w:rPr>
        <w:tab/>
      </w:r>
      <w:r w:rsidRPr="00D56521">
        <w:rPr>
          <w:i/>
          <w:lang w:eastAsia="en-GB"/>
        </w:rPr>
        <w:t>Performance Standards for Integrated Navigation Systems (INS)</w:t>
      </w:r>
      <w:r w:rsidRPr="00D56521">
        <w:rPr>
          <w:lang w:eastAsia="en-GB"/>
        </w:rPr>
        <w:t xml:space="preserve">, IMO Resolution 252(83), </w:t>
      </w:r>
      <w:r w:rsidR="004A5160" w:rsidRPr="00D56521">
        <w:rPr>
          <w:lang w:eastAsia="en-GB"/>
        </w:rPr>
        <w:t>2007.</w:t>
      </w:r>
    </w:p>
    <w:p w14:paraId="1DBFDF5D" w14:textId="1B30A9A6" w:rsidR="005056C1" w:rsidRPr="00D56521" w:rsidRDefault="005056C1"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302(87)</w:t>
      </w:r>
      <w:r w:rsidRPr="00D56521">
        <w:rPr>
          <w:lang w:eastAsia="en-GB"/>
        </w:rPr>
        <w:tab/>
      </w:r>
      <w:r w:rsidRPr="00D56521">
        <w:rPr>
          <w:i/>
          <w:lang w:eastAsia="en-GB"/>
        </w:rPr>
        <w:t xml:space="preserve">Adoption </w:t>
      </w:r>
      <w:r w:rsidR="00252410" w:rsidRPr="00D56521">
        <w:rPr>
          <w:i/>
          <w:lang w:eastAsia="en-GB"/>
        </w:rPr>
        <w:t>o</w:t>
      </w:r>
      <w:r w:rsidRPr="00D56521">
        <w:rPr>
          <w:i/>
          <w:lang w:eastAsia="en-GB"/>
        </w:rPr>
        <w:t>f Performance Standards for Bridge Alert Management</w:t>
      </w:r>
      <w:r w:rsidRPr="00D56521">
        <w:rPr>
          <w:lang w:eastAsia="en-GB"/>
        </w:rPr>
        <w:t>, IMO Resolution 302(87), 2010.</w:t>
      </w:r>
    </w:p>
    <w:p w14:paraId="66AC4CB6" w14:textId="0A40975C" w:rsidR="00082003" w:rsidRDefault="00E908EA" w:rsidP="004E61EE">
      <w:pPr>
        <w:spacing w:after="120" w:line="240" w:lineRule="auto"/>
        <w:ind w:left="1418" w:hanging="1418"/>
        <w:jc w:val="both"/>
        <w:rPr>
          <w:lang w:eastAsia="en-GB"/>
        </w:rPr>
      </w:pPr>
      <w:bookmarkStart w:id="545" w:name="_Hlk38558695"/>
      <w:r w:rsidRPr="00D56521">
        <w:rPr>
          <w:lang w:eastAsia="en-GB"/>
        </w:rPr>
        <w:t>MSC</w:t>
      </w:r>
      <w:r w:rsidR="00067B82" w:rsidRPr="00D56521">
        <w:rPr>
          <w:lang w:eastAsia="en-GB"/>
        </w:rPr>
        <w:t>.</w:t>
      </w:r>
      <w:r w:rsidRPr="00D56521">
        <w:rPr>
          <w:lang w:eastAsia="en-GB"/>
        </w:rPr>
        <w:t>466(101)</w:t>
      </w:r>
      <w:r w:rsidRPr="00D56521">
        <w:rPr>
          <w:lang w:eastAsia="en-GB"/>
        </w:rPr>
        <w:tab/>
      </w:r>
      <w:r w:rsidRPr="00D56521">
        <w:rPr>
          <w:i/>
          <w:lang w:eastAsia="en-GB"/>
        </w:rPr>
        <w:t>Amendments to the Performance Standards for the Presentation of Navigation-Related Information on Shipborne Navigational Displays</w:t>
      </w:r>
      <w:r w:rsidR="00703B5C" w:rsidRPr="00D56521">
        <w:rPr>
          <w:lang w:eastAsia="en-GB"/>
        </w:rPr>
        <w:t>,</w:t>
      </w:r>
      <w:r w:rsidRPr="00D56521">
        <w:rPr>
          <w:lang w:eastAsia="en-GB"/>
        </w:rPr>
        <w:t xml:space="preserve"> Resolution MSC.191(79), </w:t>
      </w:r>
      <w:r w:rsidR="00C27D15" w:rsidRPr="00D56521">
        <w:rPr>
          <w:lang w:eastAsia="en-GB"/>
        </w:rPr>
        <w:t>2019</w:t>
      </w:r>
      <w:r w:rsidR="00B46EDD" w:rsidRPr="00D56521">
        <w:rPr>
          <w:lang w:eastAsia="en-GB"/>
        </w:rPr>
        <w:t>.</w:t>
      </w:r>
    </w:p>
    <w:p w14:paraId="77AACCC1" w14:textId="37C26540" w:rsidR="0081373B" w:rsidRPr="00D56521" w:rsidRDefault="0081373B" w:rsidP="0081373B">
      <w:pPr>
        <w:spacing w:after="120" w:line="240" w:lineRule="auto"/>
        <w:ind w:left="1418" w:hanging="1418"/>
        <w:jc w:val="both"/>
        <w:rPr>
          <w:lang w:eastAsia="en-GB"/>
        </w:rPr>
      </w:pPr>
      <w:r>
        <w:rPr>
          <w:lang w:eastAsia="en-GB"/>
        </w:rPr>
        <w:t>MSC.530(106)</w:t>
      </w:r>
      <w:r>
        <w:rPr>
          <w:lang w:eastAsia="en-GB"/>
        </w:rPr>
        <w:tab/>
        <w:t>Performance Standards for Electronic Chart Display and  Information Systems (ECDIS), Resolution MSC.530(106), 2022.</w:t>
      </w:r>
    </w:p>
    <w:p w14:paraId="359AED2C" w14:textId="77777777" w:rsidR="003B43E6" w:rsidRPr="00D56521" w:rsidRDefault="003B43E6" w:rsidP="004E61EE">
      <w:pPr>
        <w:spacing w:after="120" w:line="240" w:lineRule="auto"/>
        <w:ind w:left="1418" w:hanging="1418"/>
        <w:jc w:val="both"/>
        <w:rPr>
          <w:lang w:eastAsia="en-GB"/>
        </w:rPr>
      </w:pPr>
      <w:r w:rsidRPr="00D56521">
        <w:rPr>
          <w:lang w:eastAsia="en-GB"/>
        </w:rPr>
        <w:t>MSC.1593</w:t>
      </w:r>
      <w:r w:rsidRPr="00D56521">
        <w:rPr>
          <w:lang w:eastAsia="en-GB"/>
        </w:rPr>
        <w:tab/>
      </w:r>
      <w:r w:rsidRPr="00D56521">
        <w:rPr>
          <w:i/>
          <w:lang w:eastAsia="en-GB"/>
        </w:rPr>
        <w:t>Interim Guidelines for the Harmonized Display of Navigation Information Received via Communication Equipment</w:t>
      </w:r>
      <w:r w:rsidRPr="00D56521">
        <w:rPr>
          <w:lang w:eastAsia="en-GB"/>
        </w:rPr>
        <w:t>, IMO MSC.1/Circ.1593, 2018.</w:t>
      </w:r>
    </w:p>
    <w:p w14:paraId="47AC3C87" w14:textId="4C068707" w:rsidR="003B43E6" w:rsidRPr="00D56521" w:rsidRDefault="00357C86" w:rsidP="004E61EE">
      <w:pPr>
        <w:spacing w:after="120" w:line="240" w:lineRule="auto"/>
        <w:ind w:left="1418" w:hanging="1418"/>
        <w:jc w:val="both"/>
        <w:rPr>
          <w:lang w:eastAsia="en-GB"/>
        </w:rPr>
      </w:pPr>
      <w:r>
        <w:rPr>
          <w:lang w:eastAsia="en-GB"/>
        </w:rPr>
        <w:t>MSC.1/CIRC.1609</w:t>
      </w:r>
      <w:r w:rsidR="003B43E6" w:rsidRPr="00D56521">
        <w:rPr>
          <w:lang w:eastAsia="en-GB"/>
        </w:rPr>
        <w:tab/>
      </w:r>
      <w:r w:rsidR="003B43E6" w:rsidRPr="00D56521">
        <w:rPr>
          <w:i/>
          <w:lang w:eastAsia="en-GB"/>
        </w:rPr>
        <w:t>Guidelines for the Standardization of User Interface Design for Navigation Equipment</w:t>
      </w:r>
      <w:r w:rsidR="003B43E6" w:rsidRPr="00D56521">
        <w:rPr>
          <w:lang w:eastAsia="en-GB"/>
        </w:rPr>
        <w:t>, IMO MSC.1/</w:t>
      </w:r>
      <w:proofErr w:type="spellStart"/>
      <w:r w:rsidR="003B43E6" w:rsidRPr="00D56521">
        <w:rPr>
          <w:lang w:eastAsia="en-GB"/>
        </w:rPr>
        <w:t>Circ</w:t>
      </w:r>
      <w:proofErr w:type="spellEnd"/>
      <w:r w:rsidR="003B43E6" w:rsidRPr="00D56521">
        <w:rPr>
          <w:lang w:eastAsia="en-GB"/>
        </w:rPr>
        <w:t xml:space="preserve"> 1609, 2019.</w:t>
      </w:r>
    </w:p>
    <w:p w14:paraId="4998B4FF" w14:textId="2DA580D7" w:rsidR="00F9545E" w:rsidRPr="00D56521" w:rsidRDefault="00F9545E" w:rsidP="004E61EE">
      <w:pPr>
        <w:spacing w:after="120" w:line="240" w:lineRule="auto"/>
        <w:ind w:left="1418" w:hanging="1418"/>
        <w:jc w:val="both"/>
        <w:rPr>
          <w:lang w:eastAsia="en-GB"/>
        </w:rPr>
      </w:pPr>
      <w:r w:rsidRPr="00D56521">
        <w:rPr>
          <w:lang w:eastAsia="en-GB"/>
        </w:rPr>
        <w:t>S-97</w:t>
      </w:r>
      <w:r w:rsidRPr="00D56521">
        <w:rPr>
          <w:lang w:eastAsia="en-GB"/>
        </w:rPr>
        <w:tab/>
      </w:r>
      <w:r w:rsidRPr="00D56521">
        <w:rPr>
          <w:i/>
          <w:lang w:eastAsia="en-GB"/>
        </w:rPr>
        <w:t>IHO Guidelines for Creating S-100 Product Specifications</w:t>
      </w:r>
      <w:r w:rsidRPr="00D56521">
        <w:rPr>
          <w:lang w:eastAsia="en-GB"/>
        </w:rPr>
        <w:t>, IHO Publication S-97 1.1.0 (June 2020).</w:t>
      </w:r>
    </w:p>
    <w:p w14:paraId="798FC0A3" w14:textId="07540673" w:rsidR="00591F3D" w:rsidRPr="00D56521" w:rsidRDefault="00F27D30" w:rsidP="004E61EE">
      <w:pPr>
        <w:spacing w:after="120" w:line="240" w:lineRule="auto"/>
        <w:ind w:left="1418" w:hanging="1418"/>
        <w:jc w:val="both"/>
        <w:rPr>
          <w:lang w:eastAsia="en-GB"/>
        </w:rPr>
      </w:pPr>
      <w:r w:rsidRPr="00D56521">
        <w:rPr>
          <w:lang w:eastAsia="en-GB"/>
        </w:rPr>
        <w:t>S-100</w:t>
      </w:r>
      <w:r w:rsidR="00D453BA" w:rsidRPr="00D56521">
        <w:rPr>
          <w:lang w:eastAsia="en-GB"/>
        </w:rPr>
        <w:tab/>
      </w:r>
      <w:r w:rsidR="00D453BA" w:rsidRPr="00D56521">
        <w:rPr>
          <w:i/>
          <w:lang w:eastAsia="en-GB"/>
        </w:rPr>
        <w:t>Universal Hydrographic Data Model</w:t>
      </w:r>
      <w:r w:rsidR="00D453BA" w:rsidRPr="00D56521">
        <w:rPr>
          <w:lang w:eastAsia="en-GB"/>
        </w:rPr>
        <w:t>, IHO Publication S-100</w:t>
      </w:r>
      <w:r w:rsidR="000E4371">
        <w:rPr>
          <w:lang w:eastAsia="en-GB"/>
        </w:rPr>
        <w:t>, Edition</w:t>
      </w:r>
      <w:r w:rsidR="00D453BA" w:rsidRPr="00D56521">
        <w:rPr>
          <w:lang w:eastAsia="en-GB"/>
        </w:rPr>
        <w:t xml:space="preserve"> 5.</w:t>
      </w:r>
      <w:r w:rsidR="00B840E1">
        <w:rPr>
          <w:lang w:eastAsia="en-GB"/>
        </w:rPr>
        <w:t>2</w:t>
      </w:r>
      <w:r w:rsidR="00D453BA" w:rsidRPr="00D56521">
        <w:rPr>
          <w:lang w:eastAsia="en-GB"/>
        </w:rPr>
        <w:t>.0 (</w:t>
      </w:r>
      <w:r w:rsidR="00B840E1">
        <w:rPr>
          <w:lang w:eastAsia="en-GB"/>
        </w:rPr>
        <w:t xml:space="preserve"> </w:t>
      </w:r>
      <w:r w:rsidR="000E4371">
        <w:rPr>
          <w:lang w:eastAsia="en-GB"/>
        </w:rPr>
        <w:t>202</w:t>
      </w:r>
      <w:r w:rsidR="00B840E1">
        <w:rPr>
          <w:lang w:eastAsia="en-GB"/>
        </w:rPr>
        <w:t>4</w:t>
      </w:r>
      <w:r w:rsidR="00D453BA" w:rsidRPr="00D56521">
        <w:rPr>
          <w:lang w:eastAsia="en-GB"/>
        </w:rPr>
        <w:t>).</w:t>
      </w:r>
    </w:p>
    <w:p w14:paraId="27089AC1" w14:textId="13DBE2EB" w:rsidR="003B43E6" w:rsidRPr="00D56521" w:rsidRDefault="003B43E6" w:rsidP="004E61EE">
      <w:pPr>
        <w:spacing w:after="120" w:line="240" w:lineRule="auto"/>
        <w:ind w:left="1418" w:hanging="1418"/>
        <w:jc w:val="both"/>
        <w:rPr>
          <w:lang w:eastAsia="en-GB"/>
        </w:rPr>
      </w:pPr>
      <w:r w:rsidRPr="00D56521">
        <w:rPr>
          <w:lang w:eastAsia="en-GB"/>
        </w:rPr>
        <w:t>SN</w:t>
      </w:r>
      <w:r w:rsidR="00151AD5">
        <w:rPr>
          <w:lang w:eastAsia="en-GB"/>
        </w:rPr>
        <w:t>.1/Circ</w:t>
      </w:r>
      <w:r w:rsidRPr="00D56521">
        <w:rPr>
          <w:lang w:eastAsia="en-GB"/>
        </w:rPr>
        <w:t>.243/</w:t>
      </w:r>
      <w:r w:rsidR="002F4314">
        <w:rPr>
          <w:lang w:eastAsia="en-GB"/>
        </w:rPr>
        <w:t xml:space="preserve">Rev. </w:t>
      </w:r>
      <w:r w:rsidRPr="00D56521">
        <w:rPr>
          <w:lang w:eastAsia="en-GB"/>
        </w:rPr>
        <w:t>2</w:t>
      </w:r>
      <w:r w:rsidRPr="00D56521">
        <w:rPr>
          <w:lang w:eastAsia="en-GB"/>
        </w:rPr>
        <w:tab/>
      </w:r>
      <w:r w:rsidRPr="00D56521">
        <w:rPr>
          <w:i/>
          <w:lang w:eastAsia="en-GB"/>
        </w:rPr>
        <w:t>Guidelines for the Presentation of Navigational-Related Symbols, Terms and Abbreviations</w:t>
      </w:r>
      <w:r w:rsidRPr="00D56521">
        <w:rPr>
          <w:lang w:eastAsia="en-GB"/>
        </w:rPr>
        <w:t>, IMO SN.1/Circ.243/Rev.2, 2019.</w:t>
      </w:r>
    </w:p>
    <w:p w14:paraId="4EA29DA9" w14:textId="77777777" w:rsidR="00395724" w:rsidRPr="00D56521" w:rsidRDefault="00395724" w:rsidP="004E61EE">
      <w:pPr>
        <w:spacing w:after="120" w:line="240" w:lineRule="auto"/>
        <w:ind w:left="1418" w:hanging="1418"/>
        <w:jc w:val="both"/>
        <w:rPr>
          <w:lang w:eastAsia="en-GB"/>
        </w:rPr>
      </w:pPr>
    </w:p>
    <w:p w14:paraId="15FDC10C" w14:textId="6AD92085" w:rsidR="0096295A" w:rsidRPr="00D56521" w:rsidRDefault="0096295A" w:rsidP="00AE3E22">
      <w:pPr>
        <w:pStyle w:val="Heading2"/>
        <w:rPr>
          <w:lang w:eastAsia="en-GB"/>
        </w:rPr>
      </w:pPr>
      <w:bookmarkStart w:id="546" w:name="_Toc144421202"/>
      <w:bookmarkEnd w:id="545"/>
      <w:r w:rsidRPr="00D56521">
        <w:rPr>
          <w:lang w:eastAsia="en-GB"/>
        </w:rPr>
        <w:t>Informative references</w:t>
      </w:r>
      <w:bookmarkEnd w:id="546"/>
    </w:p>
    <w:p w14:paraId="1DC3F177" w14:textId="6044F1BB" w:rsidR="000621E3" w:rsidRDefault="0096295A" w:rsidP="004E61EE">
      <w:pPr>
        <w:spacing w:after="120" w:line="240" w:lineRule="auto"/>
        <w:ind w:left="1418" w:hanging="1418"/>
        <w:jc w:val="both"/>
        <w:rPr>
          <w:ins w:id="547" w:author="Raphael Malyankar" w:date="2023-08-31T15:06:00Z"/>
          <w:lang w:eastAsia="en-GB"/>
        </w:rPr>
      </w:pPr>
      <w:r w:rsidRPr="00D56521">
        <w:rPr>
          <w:lang w:eastAsia="en-GB"/>
        </w:rPr>
        <w:t>ISO 19117</w:t>
      </w:r>
      <w:r w:rsidRPr="00D56521">
        <w:rPr>
          <w:lang w:eastAsia="en-GB"/>
        </w:rPr>
        <w:tab/>
      </w:r>
      <w:r w:rsidRPr="00D56521">
        <w:rPr>
          <w:i/>
          <w:lang w:eastAsia="en-GB"/>
        </w:rPr>
        <w:t xml:space="preserve">Geographic Information </w:t>
      </w:r>
      <w:r w:rsidR="00EA350C" w:rsidRPr="00D56521">
        <w:rPr>
          <w:i/>
          <w:lang w:eastAsia="en-GB"/>
        </w:rPr>
        <w:t>–</w:t>
      </w:r>
      <w:r w:rsidRPr="00D56521">
        <w:rPr>
          <w:i/>
          <w:lang w:eastAsia="en-GB"/>
        </w:rPr>
        <w:t xml:space="preserve"> Portrayal</w:t>
      </w:r>
      <w:r w:rsidR="00EA350C" w:rsidRPr="00D56521">
        <w:rPr>
          <w:lang w:eastAsia="en-GB"/>
        </w:rPr>
        <w:t>,</w:t>
      </w:r>
      <w:r w:rsidRPr="00D56521">
        <w:rPr>
          <w:lang w:eastAsia="en-GB"/>
        </w:rPr>
        <w:t xml:space="preserve"> ISO Standard 19117 Edition 2, 2012.</w:t>
      </w:r>
    </w:p>
    <w:p w14:paraId="63B9D5E2" w14:textId="2EB71583" w:rsidR="00D06526" w:rsidRPr="00D56521" w:rsidRDefault="00D06526" w:rsidP="004E61EE">
      <w:pPr>
        <w:spacing w:after="120" w:line="240" w:lineRule="auto"/>
        <w:ind w:left="1418" w:hanging="1418"/>
        <w:jc w:val="both"/>
        <w:rPr>
          <w:lang w:eastAsia="en-GB"/>
        </w:rPr>
      </w:pPr>
      <w:r w:rsidRPr="00D56521">
        <w:rPr>
          <w:lang w:eastAsia="en-GB"/>
        </w:rPr>
        <w:t>S-4</w:t>
      </w:r>
      <w:r w:rsidRPr="00D56521">
        <w:rPr>
          <w:lang w:eastAsia="en-GB"/>
        </w:rPr>
        <w:tab/>
      </w:r>
      <w:r w:rsidR="005F6A06" w:rsidRPr="00D56521">
        <w:rPr>
          <w:i/>
          <w:lang w:eastAsia="en-GB"/>
        </w:rPr>
        <w:t>Regulations of the IHO for International (INT) Charts and Chart Specifications of the IHO</w:t>
      </w:r>
      <w:r w:rsidRPr="00D56521">
        <w:rPr>
          <w:lang w:eastAsia="en-GB"/>
        </w:rPr>
        <w:t xml:space="preserve">, </w:t>
      </w:r>
      <w:r w:rsidR="00EA350C" w:rsidRPr="00D56521">
        <w:rPr>
          <w:lang w:eastAsia="en-GB"/>
        </w:rPr>
        <w:t xml:space="preserve">IHO Publication S-4, </w:t>
      </w:r>
      <w:r w:rsidRPr="00D56521">
        <w:rPr>
          <w:lang w:eastAsia="en-GB"/>
        </w:rPr>
        <w:t>Edition 4.8.0, October 2018.</w:t>
      </w:r>
      <w:r w:rsidR="005F6A06" w:rsidRPr="00D56521">
        <w:rPr>
          <w:lang w:eastAsia="en-GB"/>
        </w:rPr>
        <w:t xml:space="preserve"> (Parts B and C in particular.) </w:t>
      </w:r>
    </w:p>
    <w:p w14:paraId="0BAC4D4A" w14:textId="578CD6DF" w:rsidR="00395724" w:rsidRPr="00D56521" w:rsidRDefault="00395724" w:rsidP="004E61EE">
      <w:pPr>
        <w:spacing w:after="120" w:line="240" w:lineRule="auto"/>
        <w:ind w:left="1411" w:hanging="1411"/>
        <w:jc w:val="both"/>
        <w:rPr>
          <w:lang w:eastAsia="en-GB"/>
        </w:rPr>
      </w:pPr>
      <w:r w:rsidRPr="00D56521">
        <w:rPr>
          <w:lang w:eastAsia="en-GB"/>
        </w:rPr>
        <w:t>S-52</w:t>
      </w:r>
      <w:r w:rsidRPr="00D56521">
        <w:rPr>
          <w:lang w:eastAsia="en-GB"/>
        </w:rPr>
        <w:tab/>
      </w:r>
      <w:r w:rsidR="005F6A06" w:rsidRPr="00D56521">
        <w:rPr>
          <w:i/>
          <w:lang w:eastAsia="en-GB"/>
        </w:rPr>
        <w:t>Specifications for Chart Content and Display Aspects of</w:t>
      </w:r>
      <w:r w:rsidRPr="00D56521">
        <w:rPr>
          <w:i/>
          <w:lang w:eastAsia="en-GB"/>
        </w:rPr>
        <w:t xml:space="preserve"> ECDIS</w:t>
      </w:r>
      <w:r w:rsidRPr="00D56521">
        <w:rPr>
          <w:lang w:eastAsia="en-GB"/>
        </w:rPr>
        <w:t xml:space="preserve">, </w:t>
      </w:r>
      <w:r w:rsidR="00EA350C" w:rsidRPr="00D56521">
        <w:rPr>
          <w:lang w:eastAsia="en-GB"/>
        </w:rPr>
        <w:t xml:space="preserve">IHO Publication S-52, </w:t>
      </w:r>
      <w:r w:rsidRPr="00D56521">
        <w:rPr>
          <w:lang w:eastAsia="en-GB"/>
        </w:rPr>
        <w:t>Edition 6.1.1, June 2015.</w:t>
      </w:r>
    </w:p>
    <w:p w14:paraId="7725B431" w14:textId="709C9D2F" w:rsidR="0096295A" w:rsidRPr="00D56521" w:rsidRDefault="0096295A" w:rsidP="004E61EE">
      <w:pPr>
        <w:spacing w:after="120" w:line="240" w:lineRule="auto"/>
        <w:jc w:val="both"/>
        <w:rPr>
          <w:lang w:eastAsia="en-GB"/>
        </w:rPr>
      </w:pPr>
    </w:p>
    <w:p w14:paraId="1C33F8DA" w14:textId="6D4E1060" w:rsidR="003E7D16" w:rsidRPr="00D56521" w:rsidRDefault="003E7D16" w:rsidP="00214B3A">
      <w:pPr>
        <w:pStyle w:val="Heading1"/>
        <w:rPr>
          <w:lang w:eastAsia="en-GB"/>
        </w:rPr>
      </w:pPr>
      <w:r w:rsidRPr="00D56521">
        <w:rPr>
          <w:lang w:eastAsia="en-GB"/>
        </w:rPr>
        <w:t xml:space="preserve"> </w:t>
      </w:r>
      <w:bookmarkStart w:id="548" w:name="_Toc144421203"/>
      <w:r w:rsidRPr="00D56521">
        <w:rPr>
          <w:lang w:eastAsia="en-GB"/>
        </w:rPr>
        <w:t>Abbreviations and Notation</w:t>
      </w:r>
      <w:bookmarkEnd w:id="548"/>
    </w:p>
    <w:p w14:paraId="672C963E" w14:textId="6BCD1D62" w:rsidR="003E7D16" w:rsidRPr="00D56521" w:rsidRDefault="003E7D16" w:rsidP="00214B3A">
      <w:pPr>
        <w:pStyle w:val="Heading2"/>
        <w:rPr>
          <w:lang w:eastAsia="en-GB"/>
        </w:rPr>
      </w:pPr>
      <w:bookmarkStart w:id="549" w:name="_Toc99104495"/>
      <w:bookmarkStart w:id="550" w:name="_Toc99104948"/>
      <w:bookmarkStart w:id="551" w:name="_Toc144421204"/>
      <w:bookmarkEnd w:id="549"/>
      <w:bookmarkEnd w:id="550"/>
      <w:r w:rsidRPr="00D56521">
        <w:rPr>
          <w:lang w:eastAsia="en-GB"/>
        </w:rPr>
        <w:t>Abbreviations</w:t>
      </w:r>
      <w:bookmarkEnd w:id="551"/>
    </w:p>
    <w:p w14:paraId="601483DD" w14:textId="4BE5FD93" w:rsidR="00893D06" w:rsidRDefault="00893D06" w:rsidP="004E61EE">
      <w:pPr>
        <w:spacing w:after="120" w:line="240" w:lineRule="auto"/>
        <w:rPr>
          <w:lang w:eastAsia="en-GB"/>
        </w:rPr>
      </w:pPr>
      <w:r w:rsidRPr="00D56521">
        <w:rPr>
          <w:lang w:eastAsia="en-GB"/>
        </w:rPr>
        <w:t>AIS</w:t>
      </w:r>
      <w:r w:rsidRPr="00D56521">
        <w:rPr>
          <w:lang w:eastAsia="en-GB"/>
        </w:rPr>
        <w:tab/>
        <w:t>Automatic Identification System</w:t>
      </w:r>
    </w:p>
    <w:p w14:paraId="1A781BEF" w14:textId="5DE45C81" w:rsidR="003B1910" w:rsidRPr="00D56521" w:rsidRDefault="003B1910" w:rsidP="004E61EE">
      <w:pPr>
        <w:spacing w:after="120" w:line="240" w:lineRule="auto"/>
        <w:rPr>
          <w:lang w:eastAsia="en-GB"/>
        </w:rPr>
      </w:pPr>
      <w:r>
        <w:rPr>
          <w:lang w:eastAsia="en-GB"/>
        </w:rPr>
        <w:t>ARPA</w:t>
      </w:r>
      <w:r>
        <w:rPr>
          <w:lang w:eastAsia="en-GB"/>
        </w:rPr>
        <w:tab/>
        <w:t>Automatic Radar Plotting Aid</w:t>
      </w:r>
    </w:p>
    <w:p w14:paraId="4B83A4C6" w14:textId="1B291719" w:rsidR="001036AA" w:rsidRPr="00D56521" w:rsidRDefault="001036AA" w:rsidP="004E61EE">
      <w:pPr>
        <w:spacing w:after="120" w:line="240" w:lineRule="auto"/>
        <w:rPr>
          <w:lang w:eastAsia="en-GB"/>
        </w:rPr>
      </w:pPr>
      <w:r w:rsidRPr="00D56521">
        <w:rPr>
          <w:lang w:eastAsia="en-GB"/>
        </w:rPr>
        <w:t xml:space="preserve">CRS </w:t>
      </w:r>
      <w:r w:rsidRPr="00D56521">
        <w:rPr>
          <w:lang w:eastAsia="en-GB"/>
        </w:rPr>
        <w:tab/>
        <w:t>Coordinate Reference System</w:t>
      </w:r>
    </w:p>
    <w:p w14:paraId="23EA8A00" w14:textId="47D82EAE" w:rsidR="000259FF" w:rsidRPr="00D56521" w:rsidRDefault="000259FF" w:rsidP="004E61EE">
      <w:pPr>
        <w:spacing w:after="120" w:line="240" w:lineRule="auto"/>
        <w:rPr>
          <w:lang w:eastAsia="en-GB"/>
        </w:rPr>
      </w:pPr>
      <w:r w:rsidRPr="00D56521">
        <w:rPr>
          <w:lang w:eastAsia="en-GB"/>
        </w:rPr>
        <w:t>CSS</w:t>
      </w:r>
      <w:r w:rsidR="002B18F2" w:rsidRPr="00D56521">
        <w:rPr>
          <w:lang w:eastAsia="en-GB"/>
        </w:rPr>
        <w:tab/>
        <w:t>Cascading Style Sheets</w:t>
      </w:r>
    </w:p>
    <w:p w14:paraId="7A0965F1" w14:textId="3D33B478" w:rsidR="001243D7" w:rsidRPr="00D56521" w:rsidRDefault="001243D7" w:rsidP="004E61EE">
      <w:pPr>
        <w:spacing w:after="120" w:line="240" w:lineRule="auto"/>
        <w:rPr>
          <w:lang w:eastAsia="en-GB"/>
        </w:rPr>
      </w:pPr>
      <w:r w:rsidRPr="00D56521">
        <w:rPr>
          <w:lang w:eastAsia="en-GB"/>
        </w:rPr>
        <w:t>EBL</w:t>
      </w:r>
      <w:r w:rsidRPr="00D56521">
        <w:rPr>
          <w:lang w:eastAsia="en-GB"/>
        </w:rPr>
        <w:tab/>
        <w:t>Electronic Bearing Line</w:t>
      </w:r>
    </w:p>
    <w:p w14:paraId="36ED1E48" w14:textId="289718FA" w:rsidR="003E7D16" w:rsidRPr="00D56521" w:rsidRDefault="003E7D16" w:rsidP="004E61EE">
      <w:pPr>
        <w:spacing w:after="120" w:line="240" w:lineRule="auto"/>
        <w:rPr>
          <w:lang w:eastAsia="en-GB"/>
        </w:rPr>
      </w:pPr>
      <w:r w:rsidRPr="00D56521">
        <w:rPr>
          <w:lang w:eastAsia="en-GB"/>
        </w:rPr>
        <w:t>ECDIS</w:t>
      </w:r>
      <w:r w:rsidR="00815769" w:rsidRPr="00D56521">
        <w:rPr>
          <w:lang w:eastAsia="en-GB"/>
        </w:rPr>
        <w:tab/>
        <w:t>Electronic Chart Display and Information System</w:t>
      </w:r>
    </w:p>
    <w:p w14:paraId="47A5F853" w14:textId="3260BFD7" w:rsidR="00AA2BB6" w:rsidRPr="00D56521" w:rsidRDefault="00AA2BB6" w:rsidP="004E61EE">
      <w:pPr>
        <w:spacing w:after="120" w:line="240" w:lineRule="auto"/>
        <w:rPr>
          <w:lang w:eastAsia="en-GB"/>
        </w:rPr>
      </w:pPr>
      <w:r w:rsidRPr="00D56521">
        <w:rPr>
          <w:lang w:eastAsia="en-GB"/>
        </w:rPr>
        <w:t>ECS</w:t>
      </w:r>
      <w:r w:rsidRPr="00D56521">
        <w:rPr>
          <w:lang w:eastAsia="en-GB"/>
        </w:rPr>
        <w:tab/>
        <w:t>Electronic Chart System</w:t>
      </w:r>
    </w:p>
    <w:p w14:paraId="3CB91180" w14:textId="071E1DD1" w:rsidR="003E7D16" w:rsidRDefault="003E7D16" w:rsidP="004E61EE">
      <w:pPr>
        <w:spacing w:after="120" w:line="240" w:lineRule="auto"/>
        <w:rPr>
          <w:lang w:eastAsia="en-GB"/>
        </w:rPr>
      </w:pPr>
      <w:r w:rsidRPr="00D56521">
        <w:rPr>
          <w:lang w:eastAsia="en-GB"/>
        </w:rPr>
        <w:lastRenderedPageBreak/>
        <w:t>ENC</w:t>
      </w:r>
      <w:r w:rsidR="00815769" w:rsidRPr="00D56521">
        <w:rPr>
          <w:lang w:eastAsia="en-GB"/>
        </w:rPr>
        <w:tab/>
        <w:t>Electronic Navigational Chart</w:t>
      </w:r>
    </w:p>
    <w:p w14:paraId="112AAD9A" w14:textId="23243E55" w:rsidR="00BB4E9F" w:rsidRPr="00D56521" w:rsidRDefault="00BB4E9F" w:rsidP="004E61EE">
      <w:pPr>
        <w:spacing w:after="120" w:line="240" w:lineRule="auto"/>
        <w:rPr>
          <w:lang w:eastAsia="en-GB"/>
        </w:rPr>
      </w:pPr>
      <w:r>
        <w:rPr>
          <w:lang w:eastAsia="en-GB"/>
        </w:rPr>
        <w:t>ENDS</w:t>
      </w:r>
      <w:r>
        <w:rPr>
          <w:lang w:eastAsia="en-GB"/>
        </w:rPr>
        <w:tab/>
        <w:t>Electronic Navigational Data Service</w:t>
      </w:r>
    </w:p>
    <w:p w14:paraId="1173FB9A" w14:textId="2FC2366B" w:rsidR="00CE36C4" w:rsidRDefault="00CE36C4" w:rsidP="004E61EE">
      <w:pPr>
        <w:spacing w:after="120" w:line="240" w:lineRule="auto"/>
        <w:rPr>
          <w:lang w:eastAsia="en-GB"/>
        </w:rPr>
      </w:pPr>
      <w:r>
        <w:rPr>
          <w:lang w:eastAsia="en-GB"/>
        </w:rPr>
        <w:t>ENP</w:t>
      </w:r>
      <w:r>
        <w:rPr>
          <w:lang w:eastAsia="en-GB"/>
        </w:rPr>
        <w:tab/>
        <w:t xml:space="preserve">Electronic </w:t>
      </w:r>
      <w:r w:rsidR="002F4314">
        <w:rPr>
          <w:lang w:eastAsia="en-GB"/>
        </w:rPr>
        <w:t>Nautical</w:t>
      </w:r>
      <w:r>
        <w:rPr>
          <w:lang w:eastAsia="en-GB"/>
        </w:rPr>
        <w:t xml:space="preserve"> Publication</w:t>
      </w:r>
    </w:p>
    <w:p w14:paraId="296A8EB4" w14:textId="6FC5C719" w:rsidR="00D80D30" w:rsidRPr="00D56521" w:rsidRDefault="00D80D30" w:rsidP="004E61EE">
      <w:pPr>
        <w:spacing w:after="120" w:line="240" w:lineRule="auto"/>
        <w:rPr>
          <w:lang w:eastAsia="en-GB"/>
        </w:rPr>
      </w:pPr>
      <w:r w:rsidRPr="00D56521">
        <w:rPr>
          <w:lang w:eastAsia="en-GB"/>
        </w:rPr>
        <w:t>GML</w:t>
      </w:r>
      <w:r w:rsidRPr="00D56521">
        <w:rPr>
          <w:lang w:eastAsia="en-GB"/>
        </w:rPr>
        <w:tab/>
        <w:t>Geographic Markup Language</w:t>
      </w:r>
    </w:p>
    <w:p w14:paraId="1966DF3A" w14:textId="039B9C1E" w:rsidR="003E7D16" w:rsidRPr="00D56521" w:rsidRDefault="003E7D16" w:rsidP="004E61EE">
      <w:pPr>
        <w:spacing w:after="120" w:line="240" w:lineRule="auto"/>
        <w:rPr>
          <w:lang w:eastAsia="en-GB"/>
        </w:rPr>
      </w:pPr>
      <w:r w:rsidRPr="00D56521">
        <w:rPr>
          <w:lang w:eastAsia="en-GB"/>
        </w:rPr>
        <w:t>HO</w:t>
      </w:r>
      <w:r w:rsidRPr="00D56521">
        <w:rPr>
          <w:lang w:eastAsia="en-GB"/>
        </w:rPr>
        <w:tab/>
        <w:t>Hydrographic Office</w:t>
      </w:r>
    </w:p>
    <w:p w14:paraId="0275F22C" w14:textId="34BBAF9B" w:rsidR="003E7D16" w:rsidRPr="00D56521" w:rsidRDefault="003E7D16" w:rsidP="004E61EE">
      <w:pPr>
        <w:spacing w:after="120" w:line="240" w:lineRule="auto"/>
        <w:rPr>
          <w:lang w:eastAsia="en-GB"/>
        </w:rPr>
      </w:pPr>
      <w:r w:rsidRPr="00D56521">
        <w:rPr>
          <w:lang w:eastAsia="en-GB"/>
        </w:rPr>
        <w:t>INS</w:t>
      </w:r>
      <w:r w:rsidR="00815769" w:rsidRPr="00D56521">
        <w:rPr>
          <w:lang w:eastAsia="en-GB"/>
        </w:rPr>
        <w:tab/>
        <w:t>Integrated Navigation System</w:t>
      </w:r>
    </w:p>
    <w:p w14:paraId="089A65E4" w14:textId="7F679AD8" w:rsidR="003E7D16" w:rsidRPr="00D56521" w:rsidRDefault="003E7D16" w:rsidP="004E61EE">
      <w:pPr>
        <w:spacing w:after="120" w:line="240" w:lineRule="auto"/>
        <w:rPr>
          <w:lang w:eastAsia="en-GB"/>
        </w:rPr>
      </w:pPr>
      <w:r w:rsidRPr="00D56521">
        <w:rPr>
          <w:lang w:eastAsia="en-GB"/>
        </w:rPr>
        <w:t>IEC</w:t>
      </w:r>
      <w:r w:rsidR="00815769" w:rsidRPr="00D56521">
        <w:rPr>
          <w:lang w:eastAsia="en-GB"/>
        </w:rPr>
        <w:tab/>
        <w:t>International Electrotechnical Commission</w:t>
      </w:r>
    </w:p>
    <w:p w14:paraId="370B433F" w14:textId="13F777CA" w:rsidR="003E7D16" w:rsidRPr="00D56521" w:rsidRDefault="003E7D16" w:rsidP="004E61EE">
      <w:pPr>
        <w:spacing w:after="120" w:line="240" w:lineRule="auto"/>
        <w:rPr>
          <w:lang w:eastAsia="en-GB"/>
        </w:rPr>
      </w:pPr>
      <w:r w:rsidRPr="00D56521">
        <w:rPr>
          <w:lang w:eastAsia="en-GB"/>
        </w:rPr>
        <w:t>IHO</w:t>
      </w:r>
      <w:r w:rsidR="00815769" w:rsidRPr="00D56521">
        <w:rPr>
          <w:lang w:eastAsia="en-GB"/>
        </w:rPr>
        <w:tab/>
        <w:t>International Hydrographic Organization</w:t>
      </w:r>
    </w:p>
    <w:p w14:paraId="6E9223EA" w14:textId="2403A54C" w:rsidR="003E7D16" w:rsidRDefault="003E7D16" w:rsidP="004E61EE">
      <w:pPr>
        <w:spacing w:after="120" w:line="240" w:lineRule="auto"/>
        <w:rPr>
          <w:lang w:eastAsia="en-GB"/>
        </w:rPr>
      </w:pPr>
      <w:r w:rsidRPr="00D56521">
        <w:rPr>
          <w:lang w:eastAsia="en-GB"/>
        </w:rPr>
        <w:t>IMO</w:t>
      </w:r>
      <w:r w:rsidR="00815769" w:rsidRPr="00D56521">
        <w:rPr>
          <w:lang w:eastAsia="en-GB"/>
        </w:rPr>
        <w:tab/>
        <w:t>International Maritime Organization</w:t>
      </w:r>
    </w:p>
    <w:p w14:paraId="1FC441AB" w14:textId="4C2D0C71" w:rsidR="006A6380" w:rsidRPr="00D56521" w:rsidRDefault="006665AC" w:rsidP="004E61EE">
      <w:pPr>
        <w:spacing w:after="120" w:line="240" w:lineRule="auto"/>
        <w:rPr>
          <w:lang w:eastAsia="en-GB"/>
        </w:rPr>
      </w:pPr>
      <w:r>
        <w:rPr>
          <w:lang w:eastAsia="en-GB"/>
        </w:rPr>
        <w:t>SD</w:t>
      </w:r>
      <w:r>
        <w:rPr>
          <w:lang w:eastAsia="en-GB"/>
        </w:rPr>
        <w:tab/>
        <w:t>System Database</w:t>
      </w:r>
    </w:p>
    <w:p w14:paraId="65DC35EF" w14:textId="0C4C9ECC" w:rsidR="000259FF" w:rsidRPr="00D56521" w:rsidRDefault="000259FF" w:rsidP="004E61EE">
      <w:pPr>
        <w:spacing w:after="120" w:line="240" w:lineRule="auto"/>
        <w:rPr>
          <w:lang w:eastAsia="en-GB"/>
        </w:rPr>
      </w:pPr>
      <w:r w:rsidRPr="00D56521">
        <w:rPr>
          <w:lang w:eastAsia="en-GB"/>
        </w:rPr>
        <w:t>SVG</w:t>
      </w:r>
      <w:r w:rsidR="00815769" w:rsidRPr="00D56521">
        <w:rPr>
          <w:lang w:eastAsia="en-GB"/>
        </w:rPr>
        <w:tab/>
        <w:t>Scalable Vector Graphics</w:t>
      </w:r>
    </w:p>
    <w:p w14:paraId="1084B0D1" w14:textId="503C699C" w:rsidR="001243D7" w:rsidRPr="00D56521" w:rsidRDefault="001243D7" w:rsidP="004E61EE">
      <w:pPr>
        <w:spacing w:after="120" w:line="240" w:lineRule="auto"/>
        <w:rPr>
          <w:lang w:eastAsia="en-GB"/>
        </w:rPr>
      </w:pPr>
      <w:r w:rsidRPr="00D56521">
        <w:rPr>
          <w:lang w:eastAsia="en-GB"/>
        </w:rPr>
        <w:t>VRM</w:t>
      </w:r>
      <w:r w:rsidRPr="00D56521">
        <w:rPr>
          <w:lang w:eastAsia="en-GB"/>
        </w:rPr>
        <w:tab/>
        <w:t>Variable Range Marker</w:t>
      </w:r>
    </w:p>
    <w:p w14:paraId="22803720" w14:textId="1B4FA873" w:rsidR="000259FF" w:rsidRPr="00D56521" w:rsidRDefault="000259FF" w:rsidP="004E61EE">
      <w:pPr>
        <w:spacing w:after="120" w:line="240" w:lineRule="auto"/>
        <w:rPr>
          <w:lang w:eastAsia="en-GB"/>
        </w:rPr>
      </w:pPr>
      <w:r w:rsidRPr="00D56521">
        <w:rPr>
          <w:lang w:eastAsia="en-GB"/>
        </w:rPr>
        <w:t>XML</w:t>
      </w:r>
      <w:r w:rsidR="00815769" w:rsidRPr="00D56521">
        <w:rPr>
          <w:lang w:eastAsia="en-GB"/>
        </w:rPr>
        <w:tab/>
      </w:r>
      <w:proofErr w:type="spellStart"/>
      <w:r w:rsidR="00815769" w:rsidRPr="00D56521">
        <w:rPr>
          <w:lang w:eastAsia="en-GB"/>
        </w:rPr>
        <w:t>EXtensible</w:t>
      </w:r>
      <w:proofErr w:type="spellEnd"/>
      <w:r w:rsidR="00815769" w:rsidRPr="00D56521">
        <w:rPr>
          <w:lang w:eastAsia="en-GB"/>
        </w:rPr>
        <w:t xml:space="preserve"> Markup Language</w:t>
      </w:r>
    </w:p>
    <w:p w14:paraId="39D7BC53" w14:textId="6DE7B10B" w:rsidR="00815769" w:rsidRPr="00D56521" w:rsidRDefault="00815769" w:rsidP="004E61EE">
      <w:pPr>
        <w:spacing w:after="120" w:line="240" w:lineRule="auto"/>
        <w:rPr>
          <w:lang w:eastAsia="en-GB"/>
        </w:rPr>
      </w:pPr>
      <w:r w:rsidRPr="00D56521">
        <w:rPr>
          <w:lang w:eastAsia="en-GB"/>
        </w:rPr>
        <w:t>XSLT</w:t>
      </w:r>
      <w:r w:rsidRPr="00D56521">
        <w:rPr>
          <w:lang w:eastAsia="en-GB"/>
        </w:rPr>
        <w:tab/>
      </w:r>
      <w:proofErr w:type="spellStart"/>
      <w:r w:rsidRPr="00D56521">
        <w:rPr>
          <w:lang w:eastAsia="en-GB"/>
        </w:rPr>
        <w:t>EXtensible</w:t>
      </w:r>
      <w:proofErr w:type="spellEnd"/>
      <w:r w:rsidRPr="00D56521">
        <w:rPr>
          <w:lang w:eastAsia="en-GB"/>
        </w:rPr>
        <w:t xml:space="preserve"> Stylesheet Language Transformations</w:t>
      </w:r>
    </w:p>
    <w:p w14:paraId="6CA575C2" w14:textId="77777777" w:rsidR="00E71512" w:rsidRPr="00D56521" w:rsidRDefault="00E71512" w:rsidP="004E61EE">
      <w:pPr>
        <w:spacing w:after="120" w:line="240" w:lineRule="auto"/>
        <w:rPr>
          <w:lang w:eastAsia="en-GB"/>
        </w:rPr>
      </w:pPr>
    </w:p>
    <w:p w14:paraId="7A67A338" w14:textId="635D788A" w:rsidR="003E7D16" w:rsidRPr="00D56521" w:rsidRDefault="003E7D16" w:rsidP="00214B3A">
      <w:pPr>
        <w:pStyle w:val="Heading2"/>
        <w:rPr>
          <w:lang w:eastAsia="en-GB"/>
        </w:rPr>
      </w:pPr>
      <w:bookmarkStart w:id="552" w:name="_Toc144421205"/>
      <w:r w:rsidRPr="00D56521">
        <w:rPr>
          <w:lang w:eastAsia="en-GB"/>
        </w:rPr>
        <w:t>Notation</w:t>
      </w:r>
      <w:bookmarkEnd w:id="552"/>
    </w:p>
    <w:p w14:paraId="3A4970BF" w14:textId="08AF21D2" w:rsidR="003E7D16" w:rsidRPr="00D56521" w:rsidRDefault="00EE7A3D" w:rsidP="004E61EE">
      <w:pPr>
        <w:pStyle w:val="DescriptionTag"/>
        <w:spacing w:after="120" w:line="240" w:lineRule="auto"/>
        <w:jc w:val="both"/>
        <w:rPr>
          <w:lang w:eastAsia="en-GB"/>
        </w:rPr>
      </w:pPr>
      <w:r w:rsidRPr="00D56521">
        <w:rPr>
          <w:b w:val="0"/>
          <w:lang w:eastAsia="en-GB"/>
        </w:rPr>
        <w:t>The following notation is used throughout the document to describe various portrayal aspects.</w:t>
      </w:r>
    </w:p>
    <w:p w14:paraId="778A0BEB" w14:textId="3C014141" w:rsidR="007F21D9" w:rsidRPr="00D56521" w:rsidRDefault="007F21D9" w:rsidP="004E61EE">
      <w:pPr>
        <w:pStyle w:val="DescriptionTag"/>
        <w:spacing w:line="240" w:lineRule="auto"/>
        <w:jc w:val="both"/>
        <w:rPr>
          <w:lang w:eastAsia="en-GB"/>
        </w:rPr>
      </w:pPr>
      <w:r w:rsidRPr="00D56521">
        <w:rPr>
          <w:lang w:eastAsia="en-GB"/>
        </w:rPr>
        <w:t>(</w:t>
      </w:r>
      <w:r w:rsidR="00CE08C7" w:rsidRPr="00D56521">
        <w:rPr>
          <w:lang w:eastAsia="en-GB"/>
        </w:rPr>
        <w:t>Name of f</w:t>
      </w:r>
      <w:r w:rsidRPr="00D56521">
        <w:rPr>
          <w:lang w:eastAsia="en-GB"/>
        </w:rPr>
        <w:t>eature or information type)</w:t>
      </w:r>
    </w:p>
    <w:p w14:paraId="6F6E9BE7" w14:textId="089F4E8A" w:rsidR="007F21D9" w:rsidRPr="00D56521" w:rsidRDefault="007F21D9" w:rsidP="004E61EE">
      <w:pPr>
        <w:pStyle w:val="dl"/>
        <w:spacing w:after="120" w:line="240" w:lineRule="auto"/>
        <w:ind w:left="431" w:hanging="28"/>
        <w:jc w:val="both"/>
        <w:rPr>
          <w:lang w:eastAsia="en-GB"/>
        </w:rPr>
      </w:pPr>
      <w:r w:rsidRPr="00D56521">
        <w:rPr>
          <w:lang w:eastAsia="en-GB"/>
        </w:rPr>
        <w:t>Features and information types are referenced by their names in camel-case or space-separated names in initial capitals (“</w:t>
      </w:r>
      <w:proofErr w:type="spellStart"/>
      <w:r w:rsidRPr="00D56521">
        <w:rPr>
          <w:lang w:eastAsia="en-GB"/>
        </w:rPr>
        <w:t>LandArea</w:t>
      </w:r>
      <w:proofErr w:type="spellEnd"/>
      <w:r w:rsidRPr="00D56521">
        <w:rPr>
          <w:lang w:eastAsia="en-GB"/>
        </w:rPr>
        <w:t>” or “Land</w:t>
      </w:r>
      <w:r w:rsidR="00CE08C7" w:rsidRPr="00D56521">
        <w:rPr>
          <w:lang w:eastAsia="en-GB"/>
        </w:rPr>
        <w:t xml:space="preserve"> </w:t>
      </w:r>
      <w:r w:rsidRPr="00D56521">
        <w:rPr>
          <w:lang w:eastAsia="en-GB"/>
        </w:rPr>
        <w:t>Area”)</w:t>
      </w:r>
      <w:r w:rsidR="00CE08C7" w:rsidRPr="00D56521">
        <w:rPr>
          <w:lang w:eastAsia="en-GB"/>
        </w:rPr>
        <w:t>.</w:t>
      </w:r>
    </w:p>
    <w:p w14:paraId="1B919E0A" w14:textId="78DFD69A" w:rsidR="00CE08C7" w:rsidRPr="00D56521" w:rsidRDefault="00CE08C7" w:rsidP="004E61EE">
      <w:pPr>
        <w:pStyle w:val="DescriptionTag"/>
        <w:spacing w:line="240" w:lineRule="auto"/>
        <w:jc w:val="both"/>
        <w:rPr>
          <w:lang w:eastAsia="en-GB"/>
        </w:rPr>
      </w:pPr>
      <w:r w:rsidRPr="00D56521">
        <w:rPr>
          <w:lang w:eastAsia="en-GB"/>
        </w:rPr>
        <w:t>(Name of attribute)</w:t>
      </w:r>
    </w:p>
    <w:p w14:paraId="598342EB" w14:textId="639C5D7D" w:rsidR="00CE08C7" w:rsidRPr="00D56521" w:rsidRDefault="00CE08C7" w:rsidP="004E61EE">
      <w:pPr>
        <w:pStyle w:val="dl"/>
        <w:spacing w:after="120" w:line="240" w:lineRule="auto"/>
        <w:ind w:left="431" w:hanging="28"/>
        <w:jc w:val="both"/>
        <w:rPr>
          <w:lang w:eastAsia="en-GB"/>
        </w:rPr>
      </w:pPr>
      <w:bookmarkStart w:id="553" w:name="_Hlk87453078"/>
      <w:r w:rsidRPr="00D56521">
        <w:rPr>
          <w:lang w:eastAsia="en-GB"/>
        </w:rPr>
        <w:t>Attributes are referenced by their names in camel-case with initial letters in lower case, or space-separated names in all lower case (“</w:t>
      </w:r>
      <w:proofErr w:type="spellStart"/>
      <w:r w:rsidRPr="00D56521">
        <w:rPr>
          <w:lang w:eastAsia="en-GB"/>
        </w:rPr>
        <w:t>visuallyConspicuous</w:t>
      </w:r>
      <w:proofErr w:type="spellEnd"/>
      <w:r w:rsidRPr="00D56521">
        <w:rPr>
          <w:lang w:eastAsia="en-GB"/>
        </w:rPr>
        <w:t>” or “visually conspicuous”).</w:t>
      </w:r>
      <w:bookmarkEnd w:id="553"/>
    </w:p>
    <w:p w14:paraId="00BB8059" w14:textId="72D7BAA6" w:rsidR="008A09EF" w:rsidRPr="00D56521" w:rsidRDefault="008A09EF" w:rsidP="004E61EE">
      <w:pPr>
        <w:pStyle w:val="dl"/>
        <w:spacing w:after="60" w:line="240" w:lineRule="auto"/>
        <w:ind w:left="403" w:hanging="403"/>
        <w:jc w:val="both"/>
        <w:rPr>
          <w:b/>
          <w:bCs/>
          <w:lang w:eastAsia="en-GB"/>
        </w:rPr>
      </w:pPr>
      <w:r w:rsidRPr="00D56521">
        <w:rPr>
          <w:b/>
          <w:bCs/>
          <w:lang w:eastAsia="en-GB"/>
        </w:rPr>
        <w:t>(</w:t>
      </w:r>
      <w:r w:rsidR="00786923" w:rsidRPr="00D56521">
        <w:rPr>
          <w:b/>
          <w:bCs/>
          <w:lang w:eastAsia="en-GB"/>
        </w:rPr>
        <w:t>P</w:t>
      </w:r>
      <w:r w:rsidRPr="00D56521">
        <w:rPr>
          <w:b/>
          <w:bCs/>
          <w:lang w:eastAsia="en-GB"/>
        </w:rPr>
        <w:t>ortrayal register item)</w:t>
      </w:r>
    </w:p>
    <w:p w14:paraId="3C309714" w14:textId="7460304E" w:rsidR="008A09EF" w:rsidRPr="00D56521" w:rsidRDefault="008A09EF" w:rsidP="004E61EE">
      <w:pPr>
        <w:pStyle w:val="dl"/>
        <w:spacing w:after="120" w:line="240" w:lineRule="auto"/>
        <w:ind w:left="426" w:hanging="26"/>
        <w:jc w:val="both"/>
        <w:rPr>
          <w:lang w:eastAsia="en-GB"/>
        </w:rPr>
      </w:pPr>
      <w:r w:rsidRPr="00D56521">
        <w:rPr>
          <w:lang w:eastAsia="en-GB"/>
        </w:rPr>
        <w:t xml:space="preserve">Items from the IHO portrayal registry are referenced by their registered name and item type (“line style SCLBDY51”). The </w:t>
      </w:r>
      <w:r w:rsidR="000202B1" w:rsidRPr="00D56521">
        <w:rPr>
          <w:lang w:eastAsia="en-GB"/>
        </w:rPr>
        <w:t>portrayal registry is a component of the IHO</w:t>
      </w:r>
      <w:r w:rsidRPr="00D56521">
        <w:rPr>
          <w:lang w:eastAsia="en-GB"/>
        </w:rPr>
        <w:t xml:space="preserve"> </w:t>
      </w:r>
      <w:r w:rsidR="000202B1" w:rsidRPr="00D56521">
        <w:rPr>
          <w:lang w:eastAsia="en-GB"/>
        </w:rPr>
        <w:t>Geospatial Information R</w:t>
      </w:r>
      <w:r w:rsidRPr="00D56521">
        <w:rPr>
          <w:lang w:eastAsia="en-GB"/>
        </w:rPr>
        <w:t>egistry</w:t>
      </w:r>
      <w:r w:rsidR="000202B1" w:rsidRPr="00D56521">
        <w:rPr>
          <w:lang w:eastAsia="en-GB"/>
        </w:rPr>
        <w:t xml:space="preserve"> (</w:t>
      </w:r>
      <w:hyperlink r:id="rId23" w:history="1">
        <w:r w:rsidR="000202B1" w:rsidRPr="00D56521">
          <w:rPr>
            <w:rStyle w:val="Hyperlink"/>
            <w:lang w:eastAsia="en-GB"/>
          </w:rPr>
          <w:t>https://registry.iho.int</w:t>
        </w:r>
      </w:hyperlink>
      <w:r w:rsidR="000202B1" w:rsidRPr="00D56521">
        <w:rPr>
          <w:lang w:eastAsia="en-GB"/>
        </w:rPr>
        <w:t>)</w:t>
      </w:r>
      <w:r w:rsidRPr="00D56521">
        <w:rPr>
          <w:lang w:eastAsia="en-GB"/>
        </w:rPr>
        <w:t>.</w:t>
      </w:r>
    </w:p>
    <w:p w14:paraId="6F71C654" w14:textId="4D44BAED" w:rsidR="00480BC0" w:rsidRDefault="00480BC0" w:rsidP="00480BC0">
      <w:pPr>
        <w:pStyle w:val="Heading2"/>
        <w:rPr>
          <w:ins w:id="554" w:author="jonathan pritchard" w:date="2024-05-21T13:39:00Z" w16du:dateUtc="2024-05-21T12:39:00Z"/>
          <w:lang w:eastAsia="en-GB"/>
        </w:rPr>
      </w:pPr>
      <w:commentRangeStart w:id="555"/>
      <w:ins w:id="556" w:author="jonathan pritchard" w:date="2023-12-06T15:32:00Z">
        <w:r>
          <w:rPr>
            <w:lang w:eastAsia="en-GB"/>
          </w:rPr>
          <w:t>Normative vs Informative</w:t>
        </w:r>
      </w:ins>
      <w:ins w:id="557" w:author="jonathan pritchard" w:date="2024-05-21T13:39:00Z" w16du:dateUtc="2024-05-21T12:39:00Z">
        <w:r w:rsidR="00B6123E">
          <w:rPr>
            <w:lang w:eastAsia="en-GB"/>
          </w:rPr>
          <w:t xml:space="preserve"> within this document</w:t>
        </w:r>
      </w:ins>
      <w:ins w:id="558" w:author="jonathan pritchard" w:date="2023-12-06T15:32:00Z">
        <w:r>
          <w:rPr>
            <w:lang w:eastAsia="en-GB"/>
          </w:rPr>
          <w:t>.</w:t>
        </w:r>
      </w:ins>
      <w:commentRangeEnd w:id="555"/>
      <w:ins w:id="559" w:author="jonathan pritchard" w:date="2024-05-28T08:03:00Z" w16du:dateUtc="2024-05-28T07:03:00Z">
        <w:r w:rsidR="00F2390C">
          <w:rPr>
            <w:rStyle w:val="CommentReference"/>
            <w:rFonts w:eastAsia="MS Mincho"/>
            <w:b w:val="0"/>
            <w:bCs w:val="0"/>
          </w:rPr>
          <w:commentReference w:id="555"/>
        </w:r>
      </w:ins>
    </w:p>
    <w:p w14:paraId="501BDFBB" w14:textId="19BF957D" w:rsidR="00256304" w:rsidRDefault="00B6123E" w:rsidP="00F2390C">
      <w:pPr>
        <w:jc w:val="both"/>
        <w:rPr>
          <w:ins w:id="560" w:author="jonathan pritchard" w:date="2024-05-24T10:13:00Z" w16du:dateUtc="2024-05-24T09:13:00Z"/>
          <w:lang w:eastAsia="en-GB"/>
        </w:rPr>
      </w:pPr>
      <w:ins w:id="561" w:author="jonathan pritchard" w:date="2024-05-21T13:39:00Z" w16du:dateUtc="2024-05-21T12:39:00Z">
        <w:r>
          <w:rPr>
            <w:lang w:eastAsia="en-GB"/>
          </w:rPr>
          <w:t>This document uses the word “</w:t>
        </w:r>
      </w:ins>
      <w:ins w:id="562" w:author="jonathan pritchard" w:date="2024-05-28T08:02:00Z" w16du:dateUtc="2024-05-28T07:02:00Z">
        <w:r w:rsidR="00F2390C">
          <w:rPr>
            <w:lang w:eastAsia="en-GB"/>
          </w:rPr>
          <w:t>m</w:t>
        </w:r>
      </w:ins>
      <w:ins w:id="563" w:author="jonathan pritchard" w:date="2024-05-29T03:02:00Z" w16du:dateUtc="2024-05-29T02:02:00Z">
        <w:r w:rsidR="00AE3E22">
          <w:rPr>
            <w:lang w:eastAsia="en-GB"/>
          </w:rPr>
          <w:t>u</w:t>
        </w:r>
      </w:ins>
      <w:ins w:id="564" w:author="jonathan pritchard" w:date="2024-05-28T08:02:00Z" w16du:dateUtc="2024-05-28T07:02:00Z">
        <w:r w:rsidR="00F2390C">
          <w:rPr>
            <w:lang w:eastAsia="en-GB"/>
          </w:rPr>
          <w:t>st</w:t>
        </w:r>
      </w:ins>
      <w:ins w:id="565" w:author="jonathan pritchard" w:date="2024-05-21T13:39:00Z" w16du:dateUtc="2024-05-21T12:39:00Z">
        <w:r>
          <w:rPr>
            <w:lang w:eastAsia="en-GB"/>
          </w:rPr>
          <w:t xml:space="preserve">” to describe mandatory functionality for S-100 ECDIS. In many cases within this document </w:t>
        </w:r>
      </w:ins>
      <w:ins w:id="566" w:author="jonathan pritchard" w:date="2024-05-29T06:06:00Z" w16du:dateUtc="2024-05-29T05:06:00Z">
        <w:r w:rsidR="00953455">
          <w:rPr>
            <w:lang w:eastAsia="en-GB"/>
          </w:rPr>
          <w:t xml:space="preserve">S-100 </w:t>
        </w:r>
      </w:ins>
      <w:ins w:id="567" w:author="jonathan pritchard" w:date="2024-05-21T13:40:00Z" w16du:dateUtc="2024-05-21T12:40:00Z">
        <w:r>
          <w:rPr>
            <w:lang w:eastAsia="en-GB"/>
          </w:rPr>
          <w:t xml:space="preserve">ECDIS behaviour is described which is mandatory, but which is illustrated using examples which are contained in operational/run-time S-100 elements such as feature or portrayal catalogues. </w:t>
        </w:r>
      </w:ins>
    </w:p>
    <w:p w14:paraId="1346B211" w14:textId="66E97C84" w:rsidR="00256304" w:rsidRDefault="00256304" w:rsidP="00F2390C">
      <w:pPr>
        <w:jc w:val="both"/>
        <w:rPr>
          <w:ins w:id="568" w:author="jonathan pritchard" w:date="2024-05-24T10:12:00Z" w16du:dateUtc="2024-05-24T09:12:00Z"/>
          <w:lang w:eastAsia="en-GB"/>
        </w:rPr>
      </w:pPr>
      <w:ins w:id="569" w:author="jonathan pritchard" w:date="2024-05-24T10:13:00Z" w16du:dateUtc="2024-05-24T09:13:00Z">
        <w:r>
          <w:rPr>
            <w:lang w:eastAsia="en-GB"/>
          </w:rPr>
          <w:t xml:space="preserve">In many cases this document describes functionality which is mandatory for the S-100 ECDIS, but </w:t>
        </w:r>
      </w:ins>
      <w:ins w:id="570" w:author="jonathan pritchard" w:date="2024-05-24T10:14:00Z" w16du:dateUtc="2024-05-24T09:14:00Z">
        <w:r>
          <w:rPr>
            <w:lang w:eastAsia="en-GB"/>
          </w:rPr>
          <w:t>its implementation is fulfilled by the implementation of S-100 itself. For example there is a requirement to implement standard display layers Base, Standard and Other</w:t>
        </w:r>
      </w:ins>
      <w:ins w:id="571" w:author="jonathan pritchard" w:date="2024-05-24T10:15:00Z" w16du:dateUtc="2024-05-24T09:15:00Z">
        <w:r>
          <w:rPr>
            <w:lang w:eastAsia="en-GB"/>
          </w:rPr>
          <w:t xml:space="preserve">. This document does not define those layers, they are implemented by the S-101 portrayal catalogue, thus the requirement is fulfilled by implementation of S-100 Part 9 and the ability to read and correctly portray ENC data. Where this is the case functionality will be described using examples drawn from </w:t>
        </w:r>
      </w:ins>
      <w:ins w:id="572" w:author="jonathan pritchard" w:date="2024-05-24T10:16:00Z" w16du:dateUtc="2024-05-24T09:16:00Z">
        <w:r>
          <w:rPr>
            <w:lang w:eastAsia="en-GB"/>
          </w:rPr>
          <w:t xml:space="preserve">individual product </w:t>
        </w:r>
        <w:proofErr w:type="spellStart"/>
        <w:r>
          <w:rPr>
            <w:lang w:eastAsia="en-GB"/>
          </w:rPr>
          <w:t>speciications</w:t>
        </w:r>
        <w:proofErr w:type="spellEnd"/>
        <w:r>
          <w:rPr>
            <w:lang w:eastAsia="en-GB"/>
          </w:rPr>
          <w:t xml:space="preserve"> but the S-100 product specification catalogues remain normative. Where this is the case </w:t>
        </w:r>
      </w:ins>
      <w:ins w:id="573" w:author="jonathan pritchard" w:date="2024-05-24T10:17:00Z" w16du:dateUtc="2024-05-24T09:17:00Z">
        <w:r>
          <w:rPr>
            <w:lang w:eastAsia="en-GB"/>
          </w:rPr>
          <w:t xml:space="preserve">the product specification feature and portrayal catalogues remain the normative </w:t>
        </w:r>
      </w:ins>
      <w:ins w:id="574" w:author="jonathan pritchard" w:date="2024-05-24T10:18:00Z" w16du:dateUtc="2024-05-24T09:18:00Z">
        <w:r>
          <w:rPr>
            <w:lang w:eastAsia="en-GB"/>
          </w:rPr>
          <w:t>reference and this document will describe the required functionality as normative.</w:t>
        </w:r>
      </w:ins>
    </w:p>
    <w:p w14:paraId="292A074A" w14:textId="3AA7CC8D" w:rsidR="00AE2E01" w:rsidRPr="00D56521" w:rsidRDefault="00B6123E" w:rsidP="00F2390C">
      <w:pPr>
        <w:jc w:val="both"/>
        <w:rPr>
          <w:lang w:eastAsia="en-GB"/>
        </w:rPr>
      </w:pPr>
      <w:ins w:id="575" w:author="jonathan pritchard" w:date="2024-05-21T13:43:00Z" w16du:dateUtc="2024-05-21T12:43:00Z">
        <w:r>
          <w:rPr>
            <w:lang w:eastAsia="en-GB"/>
          </w:rPr>
          <w:t>Where these differences exist, they are noted in section heading footnotes.</w:t>
        </w:r>
      </w:ins>
      <w:ins w:id="576" w:author="jonathan pritchard" w:date="2024-05-21T13:44:00Z" w16du:dateUtc="2024-05-21T12:44:00Z">
        <w:r>
          <w:rPr>
            <w:lang w:eastAsia="en-GB"/>
          </w:rPr>
          <w:t xml:space="preserve"> Where this document refers to mandatory </w:t>
        </w:r>
      </w:ins>
      <w:ins w:id="577" w:author="jonathan pritchard" w:date="2024-05-21T13:45:00Z" w16du:dateUtc="2024-05-21T12:45:00Z">
        <w:r>
          <w:rPr>
            <w:lang w:eastAsia="en-GB"/>
          </w:rPr>
          <w:t xml:space="preserve">functionality defined elsewhere it </w:t>
        </w:r>
      </w:ins>
    </w:p>
    <w:p w14:paraId="1BFE4A96" w14:textId="185362F5" w:rsidR="0033324D" w:rsidRPr="00F2390C" w:rsidRDefault="00256304" w:rsidP="00F2390C">
      <w:pPr>
        <w:pStyle w:val="Heading1"/>
        <w:rPr>
          <w:i/>
          <w:iCs/>
        </w:rPr>
      </w:pPr>
      <w:bookmarkStart w:id="578" w:name="_Toc40990386"/>
      <w:bookmarkStart w:id="579" w:name="_Toc40990387"/>
      <w:bookmarkStart w:id="580" w:name="_Toc40990388"/>
      <w:bookmarkStart w:id="581" w:name="_Toc40990389"/>
      <w:bookmarkStart w:id="582" w:name="_Toc40990390"/>
      <w:bookmarkStart w:id="583" w:name="_Toc40990391"/>
      <w:bookmarkStart w:id="584" w:name="_Toc40990392"/>
      <w:bookmarkStart w:id="585" w:name="_Toc40990393"/>
      <w:bookmarkStart w:id="586" w:name="_Toc40990394"/>
      <w:bookmarkStart w:id="587" w:name="_Toc40990395"/>
      <w:bookmarkStart w:id="588" w:name="_Toc40990396"/>
      <w:bookmarkStart w:id="589" w:name="_Toc40990397"/>
      <w:bookmarkStart w:id="590" w:name="_Toc40990398"/>
      <w:bookmarkStart w:id="591" w:name="_Toc40990399"/>
      <w:bookmarkStart w:id="592" w:name="_Toc40990400"/>
      <w:bookmarkStart w:id="593" w:name="_Toc40990401"/>
      <w:bookmarkStart w:id="594" w:name="_Toc38829544"/>
      <w:bookmarkStart w:id="595" w:name="_Toc38830047"/>
      <w:bookmarkStart w:id="596" w:name="_Toc144421206"/>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r>
        <w:rPr>
          <w:i/>
          <w:iCs/>
        </w:rPr>
        <w:lastRenderedPageBreak/>
        <w:t xml:space="preserve">Background - </w:t>
      </w:r>
      <w:r w:rsidR="00E36AC7" w:rsidRPr="00F2390C">
        <w:rPr>
          <w:i/>
          <w:iCs/>
        </w:rPr>
        <w:t xml:space="preserve">System </w:t>
      </w:r>
      <w:r w:rsidR="00D259B2" w:rsidRPr="00F2390C">
        <w:rPr>
          <w:i/>
          <w:iCs/>
        </w:rPr>
        <w:t>C</w:t>
      </w:r>
      <w:r w:rsidR="0033324D" w:rsidRPr="00F2390C">
        <w:rPr>
          <w:i/>
          <w:iCs/>
        </w:rPr>
        <w:t>oncept</w:t>
      </w:r>
      <w:r w:rsidR="004C242A" w:rsidRPr="00F2390C">
        <w:rPr>
          <w:i/>
          <w:iCs/>
        </w:rPr>
        <w:t>s</w:t>
      </w:r>
      <w:r w:rsidR="0033324D" w:rsidRPr="00F2390C">
        <w:rPr>
          <w:i/>
          <w:iCs/>
        </w:rPr>
        <w:t xml:space="preserve"> and </w:t>
      </w:r>
      <w:r w:rsidR="00D259B2" w:rsidRPr="00F2390C">
        <w:rPr>
          <w:i/>
          <w:iCs/>
        </w:rPr>
        <w:t>L</w:t>
      </w:r>
      <w:r w:rsidR="0033324D" w:rsidRPr="00F2390C">
        <w:rPr>
          <w:i/>
          <w:iCs/>
        </w:rPr>
        <w:t>imitations</w:t>
      </w:r>
      <w:bookmarkEnd w:id="596"/>
      <w:ins w:id="597" w:author="jonathan pritchard" w:date="2023-12-06T14:04:00Z">
        <w:r w:rsidR="00411D24" w:rsidRPr="00F2390C">
          <w:rPr>
            <w:i/>
            <w:iCs/>
          </w:rPr>
          <w:t xml:space="preserve"> </w:t>
        </w:r>
      </w:ins>
    </w:p>
    <w:p w14:paraId="72A69B43" w14:textId="29666087" w:rsidR="00826285" w:rsidRPr="00D56521" w:rsidRDefault="00826285" w:rsidP="00F2390C">
      <w:pPr>
        <w:pStyle w:val="Heading2"/>
      </w:pPr>
      <w:bookmarkStart w:id="598" w:name="_Toc144421207"/>
      <w:r w:rsidRPr="00D56521">
        <w:t>The concepts of ENC</w:t>
      </w:r>
      <w:r w:rsidR="00C64C79">
        <w:t>, ENDS and System Database</w:t>
      </w:r>
      <w:bookmarkEnd w:id="598"/>
    </w:p>
    <w:p w14:paraId="7C9F4ED3" w14:textId="15EBD53E" w:rsidR="00826285" w:rsidRPr="00D56521" w:rsidRDefault="00826285" w:rsidP="00AA0332">
      <w:pPr>
        <w:spacing w:after="120" w:line="240" w:lineRule="auto"/>
        <w:jc w:val="both"/>
      </w:pPr>
      <w:r w:rsidRPr="00D56521">
        <w:t xml:space="preserve">The </w:t>
      </w:r>
      <w:r w:rsidR="00C64C79">
        <w:t xml:space="preserve">Electronic Navigational Data Service and </w:t>
      </w:r>
      <w:r w:rsidR="006665AC">
        <w:t>System Database</w:t>
      </w:r>
      <w:r w:rsidR="006665AC" w:rsidRPr="00D56521">
        <w:t xml:space="preserve"> </w:t>
      </w:r>
      <w:r w:rsidRPr="00D56521">
        <w:t>concept</w:t>
      </w:r>
      <w:ins w:id="599" w:author="Raphael Malyankar" w:date="2023-08-31T20:29:00Z">
        <w:r w:rsidR="00C64C79">
          <w:t>s</w:t>
        </w:r>
      </w:ins>
      <w:r w:rsidRPr="00D56521">
        <w:t xml:space="preserve"> include</w:t>
      </w:r>
      <w:del w:id="600" w:author="Raphael Malyankar" w:date="2023-08-31T20:29:00Z">
        <w:r w:rsidRPr="00D56521" w:rsidDel="00C64C79">
          <w:delText>s</w:delText>
        </w:r>
      </w:del>
      <w:r w:rsidRPr="00D56521">
        <w:t xml:space="preserve"> multiple products for use in navigation</w:t>
      </w:r>
      <w:del w:id="601" w:author="Raphael Malyankar" w:date="2023-08-31T15:32:00Z">
        <w:r w:rsidRPr="00D56521" w:rsidDel="00391671">
          <w:delText>s</w:delText>
        </w:r>
      </w:del>
      <w:r w:rsidRPr="00D56521">
        <w:t xml:space="preserve"> systems.</w:t>
      </w:r>
      <w:r w:rsidR="00BB4E9F">
        <w:t xml:space="preserve"> </w:t>
      </w:r>
      <w:r w:rsidR="00C64C79">
        <w:t>They were</w:t>
      </w:r>
      <w:r w:rsidR="0007117E">
        <w:t xml:space="preserve"> introduced in IMO MSC 530(106) and </w:t>
      </w:r>
      <w:r w:rsidR="00BB4E9F">
        <w:t xml:space="preserve">update the </w:t>
      </w:r>
      <w:r w:rsidR="00B840E1">
        <w:t xml:space="preserve">previous </w:t>
      </w:r>
      <w:r w:rsidR="00BB4E9F">
        <w:t xml:space="preserve">concept of SENC </w:t>
      </w:r>
      <w:r w:rsidR="00B840E1">
        <w:t xml:space="preserve">defined </w:t>
      </w:r>
      <w:r w:rsidR="00BB4E9F">
        <w:t>in IMO MSC.232(82).</w:t>
      </w:r>
    </w:p>
    <w:p w14:paraId="069FEDAA" w14:textId="12835BF0" w:rsidR="00826285" w:rsidRPr="00D56521" w:rsidRDefault="00826285" w:rsidP="00AA0332">
      <w:pPr>
        <w:spacing w:after="120" w:line="240" w:lineRule="auto"/>
        <w:jc w:val="both"/>
      </w:pPr>
      <w:r w:rsidRPr="00D56521">
        <w:t>IMO MSC.</w:t>
      </w:r>
      <w:r w:rsidR="002514B8">
        <w:t>530(106)</w:t>
      </w:r>
      <w:r w:rsidRPr="00D56521">
        <w:t xml:space="preserve"> defines Electronic Navigational Chart (ENC)</w:t>
      </w:r>
      <w:r w:rsidR="00391671">
        <w:t>, Electronic Navigational Data Service (ENDS),</w:t>
      </w:r>
      <w:r w:rsidRPr="00D56521">
        <w:t xml:space="preserve"> and System </w:t>
      </w:r>
      <w:r w:rsidR="00EA38B6">
        <w:t>Database</w:t>
      </w:r>
      <w:r w:rsidRPr="00D56521">
        <w:t xml:space="preserve"> as follows:</w:t>
      </w:r>
    </w:p>
    <w:p w14:paraId="406D53B9" w14:textId="334950EB" w:rsidR="00826285" w:rsidRDefault="00826285" w:rsidP="00AA0332">
      <w:pPr>
        <w:pStyle w:val="BlockQuote"/>
        <w:spacing w:after="120" w:line="240" w:lineRule="auto"/>
        <w:jc w:val="both"/>
      </w:pPr>
      <w:r w:rsidRPr="00D56521">
        <w:t xml:space="preserve">3.2 Electronic Navigational Chart (ENC) means the database, standardized as to content, structure and format, issued for use with ECDIS by or on the authority of a Government, authorized </w:t>
      </w:r>
      <w:r w:rsidR="00BB4E9F">
        <w:t>h</w:t>
      </w:r>
      <w:r w:rsidRPr="00D56521">
        <w:t xml:space="preserve">ydrographic </w:t>
      </w:r>
      <w:r w:rsidR="00BB4E9F">
        <w:t>o</w:t>
      </w:r>
      <w:r w:rsidRPr="00D56521">
        <w:t>ffice or other relevant government institution, and conform</w:t>
      </w:r>
      <w:r w:rsidR="00BB4E9F">
        <w:t>ing</w:t>
      </w:r>
      <w:r w:rsidRPr="00D56521">
        <w:t xml:space="preserve"> to IHO standards. The ENC contains all the </w:t>
      </w:r>
      <w:r w:rsidR="00BB4E9F">
        <w:t xml:space="preserve">nautical </w:t>
      </w:r>
      <w:r w:rsidRPr="00D56521">
        <w:t>chart information necessary for safe navigation.</w:t>
      </w:r>
    </w:p>
    <w:p w14:paraId="5591E742" w14:textId="4CC9B201" w:rsidR="003D4621" w:rsidRPr="00D56521" w:rsidRDefault="003D4621" w:rsidP="003D4621">
      <w:pPr>
        <w:pStyle w:val="BlockQuote"/>
        <w:spacing w:after="120" w:line="240" w:lineRule="auto"/>
        <w:jc w:val="both"/>
      </w:pPr>
      <w:r w:rsidRPr="00D56521">
        <w:t xml:space="preserve">3.3 Electronic Navigational </w:t>
      </w:r>
      <w:r>
        <w:t>Data Service</w:t>
      </w:r>
      <w:r w:rsidRPr="00D56521">
        <w:t xml:space="preserve"> (</w:t>
      </w:r>
      <w:r>
        <w:t>ENDS</w:t>
      </w:r>
      <w:r w:rsidRPr="00D56521">
        <w:t xml:space="preserve">) means a </w:t>
      </w:r>
      <w:r>
        <w:t xml:space="preserve">special-purpose </w:t>
      </w:r>
      <w:r w:rsidRPr="00D56521">
        <w:t xml:space="preserve">database, </w:t>
      </w:r>
      <w:r>
        <w:t>compiled from nautical chart and nautical publication data,</w:t>
      </w:r>
      <w:r w:rsidRPr="003D4621">
        <w:t xml:space="preserve"> standardized as to content, structure and format</w:t>
      </w:r>
      <w:r>
        <w:t xml:space="preserve">, </w:t>
      </w:r>
      <w:r w:rsidRPr="003D4621">
        <w:t>issued for use with ECDIS by or on the authority of a Government, authorized hydrographic office or other relevant government institution, and conforming to IHO standard</w:t>
      </w:r>
      <w:r>
        <w:t>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D56521" w:rsidRDefault="00826285" w:rsidP="00AA0332">
      <w:pPr>
        <w:pStyle w:val="BlockQuote"/>
        <w:spacing w:after="120" w:line="240" w:lineRule="auto"/>
        <w:jc w:val="both"/>
      </w:pPr>
      <w:r w:rsidRPr="00D56521">
        <w:t>3.</w:t>
      </w:r>
      <w:r w:rsidR="00391671">
        <w:t>4</w:t>
      </w:r>
      <w:r w:rsidRPr="00D56521">
        <w:t xml:space="preserve"> System </w:t>
      </w:r>
      <w:r w:rsidR="00391671">
        <w:t>Database</w:t>
      </w:r>
      <w:r w:rsidRPr="00D56521">
        <w:t xml:space="preserve"> means a database, in the manufacturer</w:t>
      </w:r>
      <w:r w:rsidRPr="00D56521">
        <w:rPr>
          <w:rFonts w:cs="Arial"/>
        </w:rPr>
        <w:t>’</w:t>
      </w:r>
      <w:r w:rsidRPr="00D56521">
        <w:t xml:space="preserve">s internal ECDIS format, resulting from the lossless transformation of the </w:t>
      </w:r>
      <w:r w:rsidR="00391671">
        <w:t>ENDS</w:t>
      </w:r>
      <w:r w:rsidRPr="00D56521">
        <w:t xml:space="preserve"> contents and its updates. It is this database that is accessed by ECDIS for the display generation and other navigational functions, and is equivalent to up-to-date </w:t>
      </w:r>
      <w:r w:rsidR="00391671">
        <w:t>ENDS</w:t>
      </w:r>
      <w:r w:rsidRPr="00D56521">
        <w:t>.</w:t>
      </w:r>
    </w:p>
    <w:p w14:paraId="23B6E7F5" w14:textId="486753A3" w:rsidR="00E71512" w:rsidRPr="00884FFF" w:rsidRDefault="00CD41C5" w:rsidP="00AA0332">
      <w:pPr>
        <w:pStyle w:val="BlockQuote"/>
        <w:spacing w:after="120" w:line="240" w:lineRule="auto"/>
        <w:ind w:left="0"/>
        <w:jc w:val="both"/>
        <w:rPr>
          <w:i w:val="0"/>
          <w:iCs w:val="0"/>
        </w:rPr>
      </w:pPr>
      <w:bookmarkStart w:id="602" w:name="_Hlk171083846"/>
      <w:r>
        <w:rPr>
          <w:i w:val="0"/>
          <w:iCs w:val="0"/>
        </w:rPr>
        <w:t>The</w:t>
      </w:r>
      <w:r w:rsidR="0007117E" w:rsidRPr="00F2390C">
        <w:rPr>
          <w:i w:val="0"/>
          <w:iCs w:val="0"/>
        </w:rPr>
        <w:t xml:space="preserve"> System Database </w:t>
      </w:r>
      <w:r>
        <w:rPr>
          <w:i w:val="0"/>
          <w:iCs w:val="0"/>
        </w:rPr>
        <w:t xml:space="preserve">is </w:t>
      </w:r>
      <w:r w:rsidR="0007117E" w:rsidRPr="00F2390C">
        <w:rPr>
          <w:i w:val="0"/>
          <w:iCs w:val="0"/>
        </w:rPr>
        <w:t xml:space="preserve">compiled from </w:t>
      </w:r>
      <w:r>
        <w:rPr>
          <w:i w:val="0"/>
          <w:iCs w:val="0"/>
        </w:rPr>
        <w:t xml:space="preserve">one or more </w:t>
      </w:r>
      <w:r w:rsidR="0007117E" w:rsidRPr="00F2390C">
        <w:rPr>
          <w:i w:val="0"/>
          <w:iCs w:val="0"/>
        </w:rPr>
        <w:t>S-100-based products</w:t>
      </w:r>
      <w:r>
        <w:rPr>
          <w:i w:val="0"/>
          <w:iCs w:val="0"/>
        </w:rPr>
        <w:t xml:space="preserve"> and/or S-57 based products</w:t>
      </w:r>
      <w:bookmarkEnd w:id="602"/>
      <w:r w:rsidR="0007117E" w:rsidRPr="00F2390C">
        <w:rPr>
          <w:i w:val="0"/>
          <w:iCs w:val="0"/>
        </w:rPr>
        <w:t>.</w:t>
      </w:r>
    </w:p>
    <w:p w14:paraId="11B34173" w14:textId="77777777" w:rsidR="00826285" w:rsidRPr="00D56521" w:rsidRDefault="00826285" w:rsidP="00F2390C">
      <w:pPr>
        <w:pStyle w:val="Heading2"/>
      </w:pPr>
      <w:bookmarkStart w:id="603" w:name="_Ref98329076"/>
      <w:bookmarkStart w:id="604" w:name="_Ref98339151"/>
      <w:bookmarkStart w:id="605" w:name="_Ref98339270"/>
      <w:bookmarkStart w:id="606" w:name="_Toc144421208"/>
      <w:r w:rsidRPr="00D56521">
        <w:t>ECDIS concept, limitations, and challenges</w:t>
      </w:r>
      <w:bookmarkEnd w:id="603"/>
      <w:bookmarkEnd w:id="604"/>
      <w:bookmarkEnd w:id="605"/>
      <w:bookmarkEnd w:id="606"/>
    </w:p>
    <w:p w14:paraId="2C9C6850" w14:textId="490F9535" w:rsidR="0053774B" w:rsidRDefault="0053774B" w:rsidP="00AA0332">
      <w:pPr>
        <w:spacing w:after="120" w:line="240" w:lineRule="auto"/>
        <w:jc w:val="both"/>
      </w:pPr>
      <w:r>
        <w:t xml:space="preserve">IMO MSC 530(106) also defines </w:t>
      </w:r>
      <w:r w:rsidRPr="0053774B">
        <w:t>Electronic Chart Display and Information System (ECDIS)</w:t>
      </w:r>
      <w:r>
        <w:t>:</w:t>
      </w:r>
    </w:p>
    <w:p w14:paraId="6076448B" w14:textId="53E44D58" w:rsidR="00F14ED1" w:rsidRPr="0053774B" w:rsidRDefault="0053774B" w:rsidP="00F2390C">
      <w:pPr>
        <w:pStyle w:val="BlockQuote"/>
      </w:pPr>
      <w:r w:rsidRPr="0053774B">
        <w:t xml:space="preserve">3.1 </w:t>
      </w:r>
      <w:r w:rsidR="00F14ED1" w:rsidRPr="0053774B">
        <w:t xml:space="preserve">Electronic Chart Display and Information System (ECDIS) </w:t>
      </w:r>
      <w:r w:rsidRPr="0053774B">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D56521" w:rsidRDefault="00F14ED1" w:rsidP="00AA0332">
      <w:pPr>
        <w:spacing w:after="120" w:line="240" w:lineRule="auto"/>
        <w:jc w:val="both"/>
      </w:pPr>
      <w:r w:rsidRPr="00D56521">
        <w:t xml:space="preserve">The following </w:t>
      </w:r>
      <w:r w:rsidR="00384F14" w:rsidRPr="00D56521">
        <w:t xml:space="preserve">list explains more of the </w:t>
      </w:r>
      <w:r w:rsidR="000C6BB9">
        <w:t xml:space="preserve">ECDIS </w:t>
      </w:r>
      <w:r w:rsidR="00384F14" w:rsidRPr="00D56521">
        <w:t>concept in detail and provides information about certain limitations.</w:t>
      </w:r>
    </w:p>
    <w:p w14:paraId="3FAF299D" w14:textId="6ABFFF92" w:rsidR="00F14ED1" w:rsidRPr="00D56521" w:rsidRDefault="00F14ED1" w:rsidP="00AE2737">
      <w:pPr>
        <w:pStyle w:val="ListParagraph"/>
        <w:numPr>
          <w:ilvl w:val="0"/>
          <w:numId w:val="37"/>
        </w:numPr>
        <w:spacing w:after="120" w:line="240" w:lineRule="auto"/>
        <w:jc w:val="both"/>
      </w:pPr>
      <w:r w:rsidRPr="00D56521">
        <w:t xml:space="preserve">ENC is an integral part of ECDIS and therefore </w:t>
      </w:r>
      <w:r w:rsidR="00EE7A3D" w:rsidRPr="00D56521">
        <w:t>is</w:t>
      </w:r>
      <w:r w:rsidRPr="00D56521">
        <w:t xml:space="preserve"> defined as the base layer for the portrayal harmonisation framework. Additional layers </w:t>
      </w:r>
      <w:r w:rsidR="00EE7A3D" w:rsidRPr="00D56521">
        <w:t>are</w:t>
      </w:r>
      <w:r w:rsidRPr="00D56521">
        <w:t xml:space="preserve"> classified as two main types, additional information to that of the ENC or enhanced information to that of the ENC. Additional information </w:t>
      </w:r>
      <w:r w:rsidR="00EE7A3D" w:rsidRPr="00D56521">
        <w:t>is</w:t>
      </w:r>
      <w:r w:rsidRPr="00D56521">
        <w:t xml:space="preserve"> information that is not contained in the ENC, while enhanced information are layers that contain improved, detailed or higher resolution information than the ENC.</w:t>
      </w:r>
    </w:p>
    <w:p w14:paraId="3DDC35EA" w14:textId="63A32B44" w:rsidR="00F14ED1" w:rsidRPr="00D56521" w:rsidRDefault="00F14ED1" w:rsidP="00AE2737">
      <w:pPr>
        <w:pStyle w:val="ListParagraph"/>
        <w:numPr>
          <w:ilvl w:val="0"/>
          <w:numId w:val="37"/>
        </w:numPr>
        <w:spacing w:after="120" w:line="240" w:lineRule="auto"/>
        <w:jc w:val="both"/>
      </w:pPr>
      <w:r w:rsidRPr="00D56521">
        <w:t xml:space="preserve">ECDIS, used together with official data, [is] accepted as complying with the up-to-date </w:t>
      </w:r>
      <w:r w:rsidR="00C0149A">
        <w:t xml:space="preserve">nautical </w:t>
      </w:r>
      <w:r w:rsidRPr="00D56521">
        <w:t>chart</w:t>
      </w:r>
      <w:r w:rsidR="00C0149A">
        <w:t xml:space="preserve"> and nautical publications</w:t>
      </w:r>
      <w:r w:rsidRPr="00D56521">
        <w:t xml:space="preserve"> carriage requirement required by regulation V/19 </w:t>
      </w:r>
      <w:r w:rsidR="00C0149A">
        <w:t xml:space="preserve">and V/17 </w:t>
      </w:r>
      <w:r w:rsidRPr="00D56521">
        <w:t>of the 1974 SOLAS Convention amended in 2009. Electronic chart systems not meeting these ECDIS specifications of IHO and IMO, or ECDIS using non-official data, are known as ECS (Electronic Chart Systems).</w:t>
      </w:r>
    </w:p>
    <w:p w14:paraId="1043F4CA" w14:textId="582E580D" w:rsidR="000F49BE" w:rsidRPr="00D56521" w:rsidRDefault="000F49BE" w:rsidP="00AE2737">
      <w:pPr>
        <w:pStyle w:val="ListParagraph"/>
        <w:numPr>
          <w:ilvl w:val="0"/>
          <w:numId w:val="37"/>
        </w:numPr>
        <w:spacing w:after="120" w:line="240" w:lineRule="auto"/>
        <w:jc w:val="both"/>
      </w:pPr>
      <w:r w:rsidRPr="00D56521">
        <w:t>Chart information may be used in conjunction with a radar overlay on ECDIS. Integration of tracked radar targets provided for collision avoidance radar (ARPA)</w:t>
      </w:r>
      <w:r w:rsidR="009E196A">
        <w:t xml:space="preserve"> or</w:t>
      </w:r>
      <w:del w:id="607" w:author="jonathan pritchard" w:date="2024-05-21T09:51:00Z" w16du:dateUtc="2024-05-21T08:51:00Z">
        <w:r w:rsidRPr="00D56521" w:rsidDel="009E196A">
          <w:delText>,</w:delText>
        </w:r>
      </w:del>
      <w:r w:rsidRPr="00D56521">
        <w:t xml:space="preserve"> targets </w:t>
      </w:r>
      <w:r w:rsidR="00C0149A">
        <w:t>reported</w:t>
      </w:r>
      <w:r w:rsidR="00C0149A" w:rsidRPr="00D56521">
        <w:t xml:space="preserve"> </w:t>
      </w:r>
      <w:r w:rsidRPr="00D56521">
        <w:t xml:space="preserve">by AIS (Automatic Identification System) </w:t>
      </w:r>
      <w:r w:rsidR="009E196A">
        <w:t xml:space="preserve">can be integrated </w:t>
      </w:r>
      <w:r w:rsidRPr="00D56521">
        <w:t xml:space="preserve">into the ECDIS display, as well as other navigational information </w:t>
      </w:r>
      <w:r w:rsidR="009E196A">
        <w:t xml:space="preserve">which </w:t>
      </w:r>
      <w:r w:rsidRPr="00D56521">
        <w:t xml:space="preserve">may be added to the ECDIS display. With the advent of S-100, </w:t>
      </w:r>
      <w:r w:rsidRPr="00D56521">
        <w:lastRenderedPageBreak/>
        <w:t xml:space="preserve">additional types of data may also be occasionally added to the ECDIS display, especially high-density bathymetry, surface current and water levels data or predictions, maritime safety information (MSI), and </w:t>
      </w:r>
      <w:r w:rsidR="00A82152" w:rsidRPr="00D56521">
        <w:t>under keel</w:t>
      </w:r>
      <w:r w:rsidRPr="00D56521">
        <w:t xml:space="preserve"> clearance area data. </w:t>
      </w:r>
    </w:p>
    <w:p w14:paraId="48E7AF0A" w14:textId="45897088" w:rsidR="00F14ED1" w:rsidRPr="00D56521" w:rsidRDefault="00817467" w:rsidP="00AE2737">
      <w:pPr>
        <w:pStyle w:val="ListParagraph"/>
        <w:numPr>
          <w:ilvl w:val="0"/>
          <w:numId w:val="37"/>
        </w:numPr>
        <w:spacing w:after="120" w:line="240" w:lineRule="auto"/>
        <w:jc w:val="both"/>
      </w:pPr>
      <w:r w:rsidRPr="00D56521">
        <w:t>Colours and symbols defined in the S-101 portrayal catalogue are conceptually based on the symbology of conventional paper charts. However, d</w:t>
      </w:r>
      <w:r w:rsidR="00F14ED1" w:rsidRPr="00D5652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D56521" w:rsidRDefault="00F14ED1" w:rsidP="00AE2737">
      <w:pPr>
        <w:pStyle w:val="ListParagraph"/>
        <w:numPr>
          <w:ilvl w:val="0"/>
          <w:numId w:val="37"/>
        </w:numPr>
        <w:spacing w:after="120" w:line="240" w:lineRule="auto"/>
        <w:jc w:val="both"/>
      </w:pPr>
      <w:r w:rsidRPr="00D56521">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D56521">
        <w:t>, therefore there is a potentially greater reliance on metadata covering data quality and precision in a digital navigation context</w:t>
      </w:r>
    </w:p>
    <w:p w14:paraId="697348F9" w14:textId="5BA21529" w:rsidR="00F14ED1" w:rsidRPr="00D56521" w:rsidRDefault="00F14ED1" w:rsidP="00AE2737">
      <w:pPr>
        <w:pStyle w:val="ListParagraph"/>
        <w:numPr>
          <w:ilvl w:val="0"/>
          <w:numId w:val="37"/>
        </w:numPr>
        <w:spacing w:after="120" w:line="240" w:lineRule="auto"/>
        <w:jc w:val="both"/>
      </w:pPr>
      <w:r w:rsidRPr="00D56521">
        <w:t>The display categories specified in the IMO Performance Standards and the IHO priorities of the various types of chart information (</w:t>
      </w:r>
      <w:r w:rsidR="00C0149A">
        <w:t>alerts</w:t>
      </w:r>
      <w:r w:rsidRPr="00D56521">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D56521" w:rsidRDefault="00A355E2" w:rsidP="00AE2737">
      <w:pPr>
        <w:pStyle w:val="ListParagraph"/>
        <w:numPr>
          <w:ilvl w:val="0"/>
          <w:numId w:val="37"/>
        </w:numPr>
        <w:spacing w:after="120" w:line="240" w:lineRule="auto"/>
        <w:jc w:val="both"/>
      </w:pPr>
      <w:r w:rsidRPr="00D56521">
        <w:t>For definition of ‘single operator action’ and ‘simple operator action’, see IMO MSC.252(83)</w:t>
      </w:r>
      <w:r w:rsidR="00C05060" w:rsidRPr="00D56521">
        <w:t>.</w:t>
      </w:r>
    </w:p>
    <w:p w14:paraId="0CB22476" w14:textId="307751B2" w:rsidR="00F14ED1" w:rsidRPr="00D56521" w:rsidRDefault="00F14ED1" w:rsidP="00AE2737">
      <w:pPr>
        <w:pStyle w:val="ListParagraph"/>
        <w:numPr>
          <w:ilvl w:val="0"/>
          <w:numId w:val="37"/>
        </w:numPr>
        <w:spacing w:after="120" w:line="240" w:lineRule="auto"/>
        <w:jc w:val="both"/>
      </w:pPr>
      <w:r w:rsidRPr="00D56521">
        <w:t xml:space="preserve">In the initial period of S-100 roll-out, S-100 compatible ECDIS </w:t>
      </w:r>
      <w:r w:rsidR="007005BC">
        <w:t>will</w:t>
      </w:r>
      <w:r w:rsidRPr="00D56521">
        <w:t xml:space="preserve"> be “dual-fuel” in that they will have both S-57 and S-101 ENCs</w:t>
      </w:r>
      <w:r w:rsidR="007005BC">
        <w:t xml:space="preserve"> (see:</w:t>
      </w:r>
      <w:del w:id="608" w:author="jonathan pritchard" w:date="2024-07-06T12:34:00Z" w16du:dateUtc="2024-07-06T11:34:00Z">
        <w:r w:rsidR="007005BC" w:rsidDel="00776736">
          <w:delText xml:space="preserve"> </w:delText>
        </w:r>
      </w:del>
      <w:ins w:id="609" w:author="jonathan pritchard" w:date="2024-07-06T12:35:00Z" w16du:dateUtc="2024-07-06T11:35:00Z">
        <w:r w:rsidR="00776736">
          <w:fldChar w:fldCharType="begin"/>
        </w:r>
        <w:r w:rsidR="00776736">
          <w:instrText xml:space="preserve"> REF _Ref171161739 \r \h </w:instrText>
        </w:r>
      </w:ins>
      <w:r w:rsidR="00776736">
        <w:fldChar w:fldCharType="separate"/>
      </w:r>
      <w:ins w:id="610" w:author="jonathan pritchard" w:date="2024-07-06T12:35:00Z" w16du:dateUtc="2024-07-06T11:35:00Z">
        <w:r w:rsidR="00776736">
          <w:t>C-18</w:t>
        </w:r>
        <w:r w:rsidR="00776736">
          <w:fldChar w:fldCharType="end"/>
        </w:r>
      </w:ins>
      <w:r w:rsidR="007005BC">
        <w:t>)</w:t>
      </w:r>
      <w:r w:rsidRPr="00D56521">
        <w:t xml:space="preserve">. It is possible that there will be situations where the navigation screen </w:t>
      </w:r>
      <w:r w:rsidR="007005BC">
        <w:t>will</w:t>
      </w:r>
      <w:r w:rsidRPr="00D56521">
        <w:t xml:space="preserve"> display both S-57 and S-101 ENCs. The user experience aspects of such situations are discussed in Clause </w:t>
      </w:r>
      <w:r w:rsidRPr="00D56521">
        <w:fldChar w:fldCharType="begin"/>
      </w:r>
      <w:r w:rsidRPr="00D56521">
        <w:instrText xml:space="preserve"> REF _Ref45143486 \r \h </w:instrText>
      </w:r>
      <w:r w:rsidR="00AA0332" w:rsidRPr="00D56521">
        <w:instrText xml:space="preserve"> \* MERGEFORMAT </w:instrText>
      </w:r>
      <w:r w:rsidRPr="00D56521">
        <w:fldChar w:fldCharType="separate"/>
      </w:r>
      <w:r w:rsidR="00832978">
        <w:t>C-18</w:t>
      </w:r>
      <w:r w:rsidRPr="00D56521">
        <w:fldChar w:fldCharType="end"/>
      </w:r>
      <w:r w:rsidRPr="00D56521">
        <w:t>.</w:t>
      </w:r>
    </w:p>
    <w:p w14:paraId="446AD1CE" w14:textId="70BD1673" w:rsidR="00D259B2" w:rsidRPr="00D56521" w:rsidRDefault="00D259B2" w:rsidP="00AA0332">
      <w:pPr>
        <w:spacing w:after="120" w:line="240" w:lineRule="auto"/>
        <w:jc w:val="both"/>
      </w:pPr>
      <w:r w:rsidRPr="00D56521">
        <w:t>T</w:t>
      </w:r>
      <w:r w:rsidR="00E4413A" w:rsidRPr="00D56521">
        <w:t xml:space="preserve">he versatility of ECDIS </w:t>
      </w:r>
      <w:r w:rsidRPr="00D56521">
        <w:t>poses several challenges for ECDIS display design. These challenges are discussed</w:t>
      </w:r>
      <w:r w:rsidR="00E4413A" w:rsidRPr="00D56521">
        <w:t xml:space="preserve"> below.</w:t>
      </w:r>
    </w:p>
    <w:p w14:paraId="0DB67739" w14:textId="437D9931" w:rsidR="00994DB8" w:rsidRPr="00D56521" w:rsidRDefault="00994DB8" w:rsidP="00AA0332">
      <w:pPr>
        <w:spacing w:after="60" w:line="240" w:lineRule="auto"/>
        <w:jc w:val="both"/>
      </w:pPr>
      <w:r w:rsidRPr="00D56521">
        <w:t xml:space="preserve">The diversity of information </w:t>
      </w:r>
      <w:r w:rsidR="003C366A" w:rsidRPr="00D56521">
        <w:t xml:space="preserve">displayed on an ECDIS </w:t>
      </w:r>
      <w:r w:rsidRPr="00D56521">
        <w:t>may include:</w:t>
      </w:r>
    </w:p>
    <w:p w14:paraId="2120BDF2" w14:textId="344AB687" w:rsidR="003C366A" w:rsidRPr="00D56521" w:rsidRDefault="00994DB8" w:rsidP="00AE2737">
      <w:pPr>
        <w:pStyle w:val="ListParagraph"/>
        <w:numPr>
          <w:ilvl w:val="0"/>
          <w:numId w:val="14"/>
        </w:numPr>
        <w:spacing w:after="60" w:line="240" w:lineRule="auto"/>
        <w:jc w:val="both"/>
      </w:pPr>
      <w:r w:rsidRPr="00D56521">
        <w:t xml:space="preserve">physical chart information, </w:t>
      </w:r>
      <w:r w:rsidR="003C366A" w:rsidRPr="00D56521">
        <w:t>f</w:t>
      </w:r>
      <w:r w:rsidRPr="00D56521">
        <w:t>or example, c</w:t>
      </w:r>
      <w:r w:rsidR="00A82152" w:rsidRPr="00D56521">
        <w:t>oastline, depth contours, buoys;</w:t>
      </w:r>
    </w:p>
    <w:p w14:paraId="5BC1ECE3" w14:textId="5DD07530" w:rsidR="00994DB8" w:rsidRPr="00D56521" w:rsidRDefault="00994DB8" w:rsidP="00AE2737">
      <w:pPr>
        <w:pStyle w:val="ListParagraph"/>
        <w:numPr>
          <w:ilvl w:val="0"/>
          <w:numId w:val="14"/>
        </w:numPr>
        <w:spacing w:after="60" w:line="240" w:lineRule="auto"/>
        <w:jc w:val="both"/>
      </w:pPr>
      <w:r w:rsidRPr="00D56521">
        <w:t xml:space="preserve">traffic routeing; </w:t>
      </w:r>
      <w:r w:rsidR="00A82152" w:rsidRPr="00D56521">
        <w:t>specified areas; cautions; etc.;</w:t>
      </w:r>
    </w:p>
    <w:p w14:paraId="39A9A193" w14:textId="496F5F07" w:rsidR="00994DB8" w:rsidRPr="00D56521" w:rsidRDefault="00994DB8" w:rsidP="00AE2737">
      <w:pPr>
        <w:pStyle w:val="ListParagraph"/>
        <w:numPr>
          <w:ilvl w:val="0"/>
          <w:numId w:val="14"/>
        </w:numPr>
        <w:spacing w:after="60" w:line="240" w:lineRule="auto"/>
        <w:jc w:val="both"/>
      </w:pPr>
      <w:r w:rsidRPr="00D56521">
        <w:t>supplementary HO in</w:t>
      </w:r>
      <w:r w:rsidR="00A82152" w:rsidRPr="00D56521">
        <w:t>formation from light list, etc.;</w:t>
      </w:r>
    </w:p>
    <w:p w14:paraId="3BA84777" w14:textId="426AA011" w:rsidR="00994DB8" w:rsidRPr="00D56521" w:rsidRDefault="00994DB8" w:rsidP="00AE2737">
      <w:pPr>
        <w:pStyle w:val="ListParagraph"/>
        <w:numPr>
          <w:ilvl w:val="0"/>
          <w:numId w:val="14"/>
        </w:numPr>
        <w:spacing w:after="60" w:line="240" w:lineRule="auto"/>
        <w:jc w:val="both"/>
      </w:pPr>
      <w:r w:rsidRPr="00D56521">
        <w:t>mariner's notes; additional local chart information; manufacturer's inf</w:t>
      </w:r>
      <w:r w:rsidR="00A82152" w:rsidRPr="00D56521">
        <w:t>ormation;</w:t>
      </w:r>
    </w:p>
    <w:p w14:paraId="41CA6983" w14:textId="75A9E43E" w:rsidR="00994DB8" w:rsidRPr="00D56521" w:rsidRDefault="00994DB8" w:rsidP="00AE2737">
      <w:pPr>
        <w:pStyle w:val="ListParagraph"/>
        <w:numPr>
          <w:ilvl w:val="0"/>
          <w:numId w:val="14"/>
        </w:numPr>
        <w:spacing w:after="60" w:line="240" w:lineRule="auto"/>
        <w:jc w:val="both"/>
      </w:pPr>
      <w:r w:rsidRPr="00D56521">
        <w:t>chartwork such as planned route; electronic bear</w:t>
      </w:r>
      <w:r w:rsidR="00A82152" w:rsidRPr="00D56521">
        <w:t>ing lines and range rings; etc.;</w:t>
      </w:r>
    </w:p>
    <w:p w14:paraId="01667619" w14:textId="3E7F4AAF" w:rsidR="003C366A" w:rsidRPr="00D56521" w:rsidRDefault="00994DB8" w:rsidP="00AE2737">
      <w:pPr>
        <w:pStyle w:val="ListParagraph"/>
        <w:numPr>
          <w:ilvl w:val="0"/>
          <w:numId w:val="14"/>
        </w:numPr>
        <w:spacing w:after="60" w:line="240" w:lineRule="auto"/>
        <w:jc w:val="both"/>
      </w:pPr>
      <w:r w:rsidRPr="00D56521">
        <w:t>own ship's position and velocity vector; ship's head and rate of turn;</w:t>
      </w:r>
      <w:r w:rsidR="003C366A" w:rsidRPr="00D56521">
        <w:t xml:space="preserve"> past track;</w:t>
      </w:r>
    </w:p>
    <w:p w14:paraId="3492452C" w14:textId="2E430851" w:rsidR="00994DB8" w:rsidRPr="00D56521" w:rsidRDefault="00994DB8" w:rsidP="00AE2737">
      <w:pPr>
        <w:pStyle w:val="ListParagraph"/>
        <w:numPr>
          <w:ilvl w:val="0"/>
          <w:numId w:val="14"/>
        </w:numPr>
        <w:spacing w:after="60" w:line="240" w:lineRule="auto"/>
        <w:jc w:val="both"/>
      </w:pPr>
      <w:r w:rsidRPr="00D56521">
        <w:t>fix accuracy, or position check fr</w:t>
      </w:r>
      <w:r w:rsidR="00A82152" w:rsidRPr="00D56521">
        <w:t>om secondary positioning system;</w:t>
      </w:r>
    </w:p>
    <w:p w14:paraId="6A747123" w14:textId="5BF57AF8" w:rsidR="00994DB8" w:rsidRPr="00D56521" w:rsidRDefault="00994DB8" w:rsidP="00AE2737">
      <w:pPr>
        <w:pStyle w:val="ListParagraph"/>
        <w:numPr>
          <w:ilvl w:val="0"/>
          <w:numId w:val="14"/>
        </w:numPr>
        <w:spacing w:after="60" w:line="240" w:lineRule="auto"/>
        <w:jc w:val="both"/>
      </w:pPr>
      <w:r w:rsidRPr="00D56521">
        <w:t>possibly, ship</w:t>
      </w:r>
      <w:ins w:id="611" w:author="jonathan pritchard" w:date="2024-01-15T10:48:00Z">
        <w:r w:rsidR="009A245C">
          <w:t xml:space="preserve"> </w:t>
        </w:r>
      </w:ins>
      <w:r w:rsidRPr="00D56521">
        <w:t>handling options, based on ship</w:t>
      </w:r>
      <w:del w:id="612" w:author="jonathan pritchard" w:date="2024-01-15T10:49:00Z">
        <w:r w:rsidRPr="00D56521" w:rsidDel="009A245C">
          <w:delText>'</w:delText>
        </w:r>
      </w:del>
      <w:ins w:id="613" w:author="jonathan pritchard" w:date="2024-01-15T10:49:00Z">
        <w:r w:rsidR="009A245C">
          <w:t>’</w:t>
        </w:r>
      </w:ins>
      <w:r w:rsidRPr="00D56521">
        <w:t>s characteristics, alphanumeric navigation information (ship</w:t>
      </w:r>
      <w:del w:id="614" w:author="jonathan pritchard" w:date="2024-01-15T10:49:00Z">
        <w:r w:rsidRPr="00D56521" w:rsidDel="009A245C">
          <w:delText>'</w:delText>
        </w:r>
      </w:del>
      <w:ins w:id="615" w:author="jonathan pritchard" w:date="2024-01-15T10:49:00Z">
        <w:r w:rsidR="009A245C">
          <w:t>’</w:t>
        </w:r>
      </w:ins>
      <w:r w:rsidRPr="00D56521">
        <w:t>s latitude, lo</w:t>
      </w:r>
      <w:r w:rsidR="00A82152" w:rsidRPr="00D56521">
        <w:t>ngitude, heading, course, etc.);</w:t>
      </w:r>
    </w:p>
    <w:p w14:paraId="102548D9" w14:textId="241A27B8" w:rsidR="00994DB8" w:rsidRPr="00D56521" w:rsidRDefault="00994DB8" w:rsidP="00AE2737">
      <w:pPr>
        <w:pStyle w:val="ListParagraph"/>
        <w:numPr>
          <w:ilvl w:val="0"/>
          <w:numId w:val="14"/>
        </w:numPr>
        <w:spacing w:after="60" w:line="240" w:lineRule="auto"/>
        <w:jc w:val="both"/>
      </w:pPr>
      <w:r w:rsidRPr="00D56521">
        <w:t>informati</w:t>
      </w:r>
      <w:r w:rsidR="00A82152" w:rsidRPr="00D56521">
        <w:t>on from radar and other sensors;</w:t>
      </w:r>
    </w:p>
    <w:p w14:paraId="01686D59" w14:textId="353B33E6" w:rsidR="00994DB8" w:rsidRPr="00D56521" w:rsidRDefault="00A82152" w:rsidP="00AE2737">
      <w:pPr>
        <w:pStyle w:val="ListParagraph"/>
        <w:numPr>
          <w:ilvl w:val="0"/>
          <w:numId w:val="14"/>
        </w:numPr>
        <w:spacing w:after="60" w:line="240" w:lineRule="auto"/>
        <w:jc w:val="both"/>
      </w:pPr>
      <w:r w:rsidRPr="00D56521">
        <w:t>information from AIS;</w:t>
      </w:r>
    </w:p>
    <w:p w14:paraId="1E37B1DF" w14:textId="7A66FE11" w:rsidR="00994DB8" w:rsidRPr="00D56521" w:rsidRDefault="00994DB8" w:rsidP="00AE2737">
      <w:pPr>
        <w:pStyle w:val="ListParagraph"/>
        <w:numPr>
          <w:ilvl w:val="0"/>
          <w:numId w:val="14"/>
        </w:numPr>
        <w:spacing w:after="60" w:line="240" w:lineRule="auto"/>
        <w:jc w:val="both"/>
      </w:pPr>
      <w:r w:rsidRPr="00D56521">
        <w:t xml:space="preserve">navigational indications and </w:t>
      </w:r>
      <w:r w:rsidR="00C0149A">
        <w:t>alerts</w:t>
      </w:r>
      <w:r w:rsidR="00C0149A" w:rsidRPr="00D56521">
        <w:t xml:space="preserve"> </w:t>
      </w:r>
      <w:r w:rsidRPr="00D56521">
        <w:t>generated by ECDI</w:t>
      </w:r>
      <w:r w:rsidR="00A82152" w:rsidRPr="00D56521">
        <w:t>S;</w:t>
      </w:r>
    </w:p>
    <w:p w14:paraId="59AF76E0" w14:textId="33C6A40B" w:rsidR="00994DB8" w:rsidRPr="00D56521" w:rsidRDefault="00994DB8" w:rsidP="00AE2737">
      <w:pPr>
        <w:pStyle w:val="ListParagraph"/>
        <w:numPr>
          <w:ilvl w:val="0"/>
          <w:numId w:val="14"/>
        </w:numPr>
        <w:spacing w:after="60" w:line="240" w:lineRule="auto"/>
        <w:jc w:val="both"/>
      </w:pPr>
      <w:r w:rsidRPr="00D56521">
        <w:t xml:space="preserve">possibly, telemetered information from shore authorities </w:t>
      </w:r>
      <w:r w:rsidR="00A82152" w:rsidRPr="00D56521">
        <w:t>(traffic, real-time tides etc.);</w:t>
      </w:r>
    </w:p>
    <w:p w14:paraId="3B7063ED" w14:textId="40082DE8" w:rsidR="00994DB8" w:rsidRPr="00D56521" w:rsidRDefault="00A82152" w:rsidP="00AE2737">
      <w:pPr>
        <w:pStyle w:val="ListParagraph"/>
        <w:numPr>
          <w:ilvl w:val="0"/>
          <w:numId w:val="14"/>
        </w:numPr>
        <w:spacing w:after="60" w:line="240" w:lineRule="auto"/>
        <w:jc w:val="both"/>
      </w:pPr>
      <w:r w:rsidRPr="00D56521">
        <w:t>possibly, ice information;</w:t>
      </w:r>
    </w:p>
    <w:p w14:paraId="61B65682" w14:textId="6ED2594D" w:rsidR="00994DB8" w:rsidRPr="00D56521" w:rsidRDefault="00994DB8" w:rsidP="00AE2737">
      <w:pPr>
        <w:pStyle w:val="ListParagraph"/>
        <w:numPr>
          <w:ilvl w:val="0"/>
          <w:numId w:val="14"/>
        </w:numPr>
        <w:spacing w:after="60" w:line="240" w:lineRule="auto"/>
        <w:jc w:val="both"/>
      </w:pPr>
      <w:r w:rsidRPr="00D56521">
        <w:t>reminders (</w:t>
      </w:r>
      <w:r w:rsidR="003560A4" w:rsidRPr="00D56521">
        <w:t>f</w:t>
      </w:r>
      <w:r w:rsidRPr="00D56521">
        <w:t>or example,</w:t>
      </w:r>
      <w:r w:rsidR="00A82152" w:rsidRPr="00D56521">
        <w:t xml:space="preserve"> time to contact pilot station);</w:t>
      </w:r>
    </w:p>
    <w:p w14:paraId="2B21AA25" w14:textId="55979AE3" w:rsidR="00994DB8" w:rsidRPr="00D56521" w:rsidRDefault="00994DB8" w:rsidP="00AE2737">
      <w:pPr>
        <w:pStyle w:val="ListParagraph"/>
        <w:numPr>
          <w:ilvl w:val="0"/>
          <w:numId w:val="14"/>
        </w:numPr>
        <w:spacing w:after="120" w:line="240" w:lineRule="auto"/>
        <w:ind w:left="714" w:hanging="357"/>
        <w:jc w:val="both"/>
      </w:pPr>
      <w:r w:rsidRPr="00D56521">
        <w:t>possibly, messages from other displays.</w:t>
      </w:r>
    </w:p>
    <w:p w14:paraId="382AF88C" w14:textId="77777777" w:rsidR="00994DB8" w:rsidRPr="00D56521" w:rsidRDefault="00994DB8" w:rsidP="00AA0332">
      <w:pPr>
        <w:spacing w:after="60" w:line="240" w:lineRule="auto"/>
        <w:jc w:val="both"/>
      </w:pPr>
      <w:r w:rsidRPr="00D56521">
        <w:t>The flexibility of portrayal may include:</w:t>
      </w:r>
    </w:p>
    <w:p w14:paraId="638DE162" w14:textId="32232547" w:rsidR="00994DB8" w:rsidRPr="00D56521" w:rsidRDefault="00994DB8" w:rsidP="00AE2737">
      <w:pPr>
        <w:pStyle w:val="ListParagraph"/>
        <w:numPr>
          <w:ilvl w:val="0"/>
          <w:numId w:val="13"/>
        </w:numPr>
        <w:spacing w:after="60" w:line="240" w:lineRule="auto"/>
        <w:jc w:val="both"/>
      </w:pPr>
      <w:r w:rsidRPr="00D56521">
        <w:t>displaying/removing various types of chart and non-chart information,</w:t>
      </w:r>
    </w:p>
    <w:p w14:paraId="550C543A" w14:textId="341DD2B4" w:rsidR="00994DB8" w:rsidRPr="00D56521" w:rsidRDefault="00994DB8" w:rsidP="00AE2737">
      <w:pPr>
        <w:pStyle w:val="ListParagraph"/>
        <w:numPr>
          <w:ilvl w:val="0"/>
          <w:numId w:val="13"/>
        </w:numPr>
        <w:spacing w:after="60" w:line="240" w:lineRule="auto"/>
        <w:jc w:val="both"/>
      </w:pPr>
      <w:r w:rsidRPr="00D56521">
        <w:t xml:space="preserve">selecting standard chart display or a thinned out display, and </w:t>
      </w:r>
      <w:r w:rsidR="009C5B8C" w:rsidRPr="00D56521">
        <w:t xml:space="preserve">either paper chart symbols </w:t>
      </w:r>
      <w:r w:rsidRPr="00D56521">
        <w:t>or simplified symbols,</w:t>
      </w:r>
    </w:p>
    <w:p w14:paraId="550816ED" w14:textId="6CDB4F89" w:rsidR="00994DB8" w:rsidRPr="00D56521" w:rsidRDefault="00994DB8" w:rsidP="00AE2737">
      <w:pPr>
        <w:pStyle w:val="ListParagraph"/>
        <w:numPr>
          <w:ilvl w:val="0"/>
          <w:numId w:val="13"/>
        </w:numPr>
        <w:spacing w:after="60" w:line="240" w:lineRule="auto"/>
        <w:jc w:val="both"/>
      </w:pPr>
      <w:r w:rsidRPr="00D56521">
        <w:t>using cursor interrogation for further detail,</w:t>
      </w:r>
    </w:p>
    <w:p w14:paraId="3264647B" w14:textId="4FBBD54C" w:rsidR="00994DB8" w:rsidRPr="00D56521" w:rsidRDefault="00994DB8" w:rsidP="00AE2737">
      <w:pPr>
        <w:pStyle w:val="ListParagraph"/>
        <w:numPr>
          <w:ilvl w:val="0"/>
          <w:numId w:val="13"/>
        </w:numPr>
        <w:spacing w:after="60" w:line="240" w:lineRule="auto"/>
        <w:jc w:val="both"/>
      </w:pPr>
      <w:r w:rsidRPr="00D56521">
        <w:t>overlaying/removing radar video or radar target information (in order to: confirm ship</w:t>
      </w:r>
      <w:r w:rsidR="009A245C">
        <w:t>’</w:t>
      </w:r>
      <w:r w:rsidRPr="00D56521">
        <w:t>s positioning; aid radar interpretation; show the entire navigation situation on one screen),</w:t>
      </w:r>
    </w:p>
    <w:p w14:paraId="506F891E" w14:textId="53B85C24" w:rsidR="00994DB8" w:rsidRPr="00D56521" w:rsidRDefault="00994DB8" w:rsidP="00AE2737">
      <w:pPr>
        <w:pStyle w:val="ListParagraph"/>
        <w:numPr>
          <w:ilvl w:val="0"/>
          <w:numId w:val="13"/>
        </w:numPr>
        <w:spacing w:after="60" w:line="240" w:lineRule="auto"/>
        <w:jc w:val="both"/>
      </w:pPr>
      <w:r w:rsidRPr="00D56521">
        <w:lastRenderedPageBreak/>
        <w:t>overlaying/removing various other sensor information, or information telemetered from shore,</w:t>
      </w:r>
    </w:p>
    <w:p w14:paraId="61EC13D8" w14:textId="01A6A31A" w:rsidR="00994DB8" w:rsidRPr="00D56521" w:rsidRDefault="00994DB8" w:rsidP="00AE2737">
      <w:pPr>
        <w:pStyle w:val="ListParagraph"/>
        <w:numPr>
          <w:ilvl w:val="0"/>
          <w:numId w:val="13"/>
        </w:numPr>
        <w:spacing w:after="60" w:line="240" w:lineRule="auto"/>
        <w:jc w:val="both"/>
      </w:pPr>
      <w:r w:rsidRPr="00D56521">
        <w:t>changing the scale or orientation of the display,</w:t>
      </w:r>
    </w:p>
    <w:p w14:paraId="38C23E67" w14:textId="031417D5" w:rsidR="00994DB8" w:rsidRPr="00D56521" w:rsidRDefault="00994DB8" w:rsidP="00AE2737">
      <w:pPr>
        <w:pStyle w:val="ListParagraph"/>
        <w:numPr>
          <w:ilvl w:val="0"/>
          <w:numId w:val="13"/>
        </w:numPr>
        <w:spacing w:after="60" w:line="240" w:lineRule="auto"/>
        <w:jc w:val="both"/>
      </w:pPr>
      <w:r w:rsidRPr="00D56521">
        <w:t>selecting true motion or relative motion,</w:t>
      </w:r>
    </w:p>
    <w:p w14:paraId="0EE0D5B4" w14:textId="0385D920" w:rsidR="00994DB8" w:rsidRPr="00D56521" w:rsidRDefault="00994DB8" w:rsidP="00AE2737">
      <w:pPr>
        <w:pStyle w:val="ListParagraph"/>
        <w:numPr>
          <w:ilvl w:val="0"/>
          <w:numId w:val="13"/>
        </w:numPr>
        <w:spacing w:after="60" w:line="240" w:lineRule="auto"/>
        <w:jc w:val="both"/>
      </w:pPr>
      <w:r w:rsidRPr="00D56521">
        <w:t>changing screen layout with windowed displays, text information in the margins, etc.,</w:t>
      </w:r>
    </w:p>
    <w:p w14:paraId="62731D86" w14:textId="606F17D5" w:rsidR="00994DB8" w:rsidRPr="00D56521" w:rsidRDefault="00994DB8" w:rsidP="00AE2737">
      <w:pPr>
        <w:pStyle w:val="ListParagraph"/>
        <w:numPr>
          <w:ilvl w:val="0"/>
          <w:numId w:val="13"/>
        </w:numPr>
        <w:spacing w:after="60" w:line="240" w:lineRule="auto"/>
        <w:jc w:val="both"/>
      </w:pPr>
      <w:r w:rsidRPr="00D56521">
        <w:t>possibility of pull-down menus and other operator interaction devices being alongside the operational navigation display and so interacting with it,</w:t>
      </w:r>
    </w:p>
    <w:p w14:paraId="7540944A" w14:textId="0E20C1C1" w:rsidR="00994DB8" w:rsidRPr="00D56521" w:rsidRDefault="00994DB8" w:rsidP="00AE2737">
      <w:pPr>
        <w:pStyle w:val="ListParagraph"/>
        <w:numPr>
          <w:ilvl w:val="0"/>
          <w:numId w:val="13"/>
        </w:numPr>
        <w:spacing w:after="60" w:line="240" w:lineRule="auto"/>
        <w:jc w:val="both"/>
      </w:pPr>
      <w:r w:rsidRPr="00D56521">
        <w:t xml:space="preserve">giving navigation and chart warnings such as </w:t>
      </w:r>
      <w:ins w:id="616" w:author="jonathan pritchard" w:date="2024-01-15T10:49:00Z">
        <w:r w:rsidR="009A245C">
          <w:t>“</w:t>
        </w:r>
      </w:ins>
      <w:r w:rsidRPr="00D56521">
        <w:t>too close approach to safety contour</w:t>
      </w:r>
      <w:ins w:id="617" w:author="jonathan pritchard" w:date="2024-01-15T10:49:00Z">
        <w:r w:rsidR="009A245C">
          <w:t>”</w:t>
        </w:r>
      </w:ins>
      <w:r w:rsidRPr="00D56521">
        <w:t xml:space="preserve">; </w:t>
      </w:r>
      <w:del w:id="618" w:author="jonathan pritchard" w:date="2024-01-15T10:49:00Z">
        <w:r w:rsidRPr="00D56521" w:rsidDel="009A245C">
          <w:delText>"</w:delText>
        </w:r>
      </w:del>
      <w:r w:rsidR="009A245C">
        <w:t>“</w:t>
      </w:r>
      <w:r w:rsidRPr="00D56521">
        <w:t>about to enter prohibited area</w:t>
      </w:r>
      <w:del w:id="619" w:author="jonathan pritchard" w:date="2024-01-15T10:49:00Z">
        <w:r w:rsidRPr="00D56521" w:rsidDel="009A245C">
          <w:delText>"</w:delText>
        </w:r>
      </w:del>
      <w:r w:rsidR="009A245C">
        <w:t>”</w:t>
      </w:r>
      <w:r w:rsidRPr="00D56521">
        <w:t xml:space="preserve">; </w:t>
      </w:r>
      <w:del w:id="620" w:author="jonathan pritchard" w:date="2024-01-15T10:49:00Z">
        <w:r w:rsidRPr="00D56521" w:rsidDel="009A245C">
          <w:delText>"</w:delText>
        </w:r>
      </w:del>
      <w:r w:rsidR="009A245C">
        <w:t>“</w:t>
      </w:r>
      <w:r w:rsidRPr="00D56521">
        <w:t>overscale display</w:t>
      </w:r>
      <w:del w:id="621" w:author="jonathan pritchard" w:date="2024-01-15T10:49:00Z">
        <w:r w:rsidRPr="00D56521" w:rsidDel="009A245C">
          <w:delText>"</w:delText>
        </w:r>
      </w:del>
      <w:ins w:id="622" w:author="jonathan pritchard" w:date="2024-01-15T10:49:00Z">
        <w:r w:rsidR="009A245C">
          <w:t>”</w:t>
        </w:r>
      </w:ins>
      <w:r w:rsidRPr="00D56521">
        <w:t xml:space="preserve">; </w:t>
      </w:r>
      <w:del w:id="623" w:author="jonathan pritchard" w:date="2024-01-15T10:49:00Z">
        <w:r w:rsidRPr="00D56521" w:rsidDel="009A245C">
          <w:delText>"</w:delText>
        </w:r>
      </w:del>
      <w:ins w:id="624" w:author="jonathan pritchard" w:date="2024-01-15T10:49:00Z">
        <w:r w:rsidR="009A245C">
          <w:t>“</w:t>
        </w:r>
      </w:ins>
      <w:r w:rsidRPr="00D56521">
        <w:t>more detailed (larger scale) data available</w:t>
      </w:r>
      <w:del w:id="625" w:author="jonathan pritchard" w:date="2024-01-15T10:49:00Z">
        <w:r w:rsidRPr="00D56521" w:rsidDel="009A245C">
          <w:delText>"</w:delText>
        </w:r>
      </w:del>
      <w:r w:rsidR="009A245C">
        <w:t>”</w:t>
      </w:r>
      <w:r w:rsidRPr="00D56521">
        <w:t>; etc.,</w:t>
      </w:r>
    </w:p>
    <w:p w14:paraId="4985C954" w14:textId="1FFAC939" w:rsidR="00994DB8" w:rsidRPr="00D56521" w:rsidRDefault="00994DB8" w:rsidP="00AE2737">
      <w:pPr>
        <w:pStyle w:val="ListParagraph"/>
        <w:numPr>
          <w:ilvl w:val="0"/>
          <w:numId w:val="13"/>
        </w:numPr>
        <w:spacing w:after="60" w:line="240" w:lineRule="auto"/>
        <w:jc w:val="both"/>
      </w:pPr>
      <w:r w:rsidRPr="00D56521">
        <w:t>possibly, a diagrammatic representation of a computer evaluation of grounding danger,</w:t>
      </w:r>
    </w:p>
    <w:p w14:paraId="2C896B77" w14:textId="2D3EDD58" w:rsidR="00994DB8" w:rsidRPr="00D56521" w:rsidRDefault="00994DB8" w:rsidP="00AE2737">
      <w:pPr>
        <w:pStyle w:val="ListParagraph"/>
        <w:numPr>
          <w:ilvl w:val="0"/>
          <w:numId w:val="13"/>
        </w:numPr>
        <w:spacing w:after="120" w:line="240" w:lineRule="auto"/>
        <w:ind w:left="714" w:hanging="357"/>
        <w:jc w:val="both"/>
      </w:pPr>
      <w:r w:rsidRPr="00D56521">
        <w:t>possibly, a diagrammatic representation of the immediate vicinity of the ship to aid in close quarters manoeuvring,</w:t>
      </w:r>
    </w:p>
    <w:p w14:paraId="5B659B61" w14:textId="2F936ACE" w:rsidR="003C366A" w:rsidRPr="00D56521" w:rsidRDefault="00FE25F2" w:rsidP="00214B3A">
      <w:pPr>
        <w:pStyle w:val="Heading3"/>
      </w:pPr>
      <w:bookmarkStart w:id="626" w:name="_Toc144421209"/>
      <w:r w:rsidRPr="00D56521">
        <w:t>Depth Related Functionality</w:t>
      </w:r>
      <w:bookmarkEnd w:id="626"/>
    </w:p>
    <w:p w14:paraId="24F56AB2" w14:textId="7D7272EC" w:rsidR="003E7E2E" w:rsidRPr="00796161" w:rsidRDefault="003E7E2E" w:rsidP="00AA0332">
      <w:pPr>
        <w:spacing w:after="120" w:line="240" w:lineRule="auto"/>
        <w:jc w:val="both"/>
        <w:rPr>
          <w:ins w:id="627" w:author="jonathan pritchard" w:date="2024-07-05T17:04:00Z" w16du:dateUtc="2024-07-05T16:04:00Z"/>
          <w:b/>
          <w:bCs/>
        </w:rPr>
      </w:pPr>
      <w:ins w:id="628" w:author="jonathan pritchard" w:date="2024-07-05T17:04:00Z" w16du:dateUtc="2024-07-05T16:04:00Z">
        <w:r>
          <w:t>S-10</w:t>
        </w:r>
      </w:ins>
      <w:ins w:id="629" w:author="jonathan pritchard" w:date="2024-07-05T17:05:00Z" w16du:dateUtc="2024-07-05T16:05:00Z">
        <w:r>
          <w:t xml:space="preserve">0 ECDIS allows Water Levels to be </w:t>
        </w:r>
      </w:ins>
      <w:ins w:id="630" w:author="jonathan pritchard" w:date="2024-07-05T17:10:00Z" w16du:dateUtc="2024-07-05T16:10:00Z">
        <w:r w:rsidR="00EF57B5">
          <w:t xml:space="preserve">automatically </w:t>
        </w:r>
      </w:ins>
      <w:ins w:id="631" w:author="jonathan pritchard" w:date="2024-07-05T17:05:00Z" w16du:dateUtc="2024-07-05T16:05:00Z">
        <w:r>
          <w:t xml:space="preserve">adjusted </w:t>
        </w:r>
        <w:r w:rsidR="00EF57B5">
          <w:t>using an interoperable combination of S-101, S-102 and S-104 data</w:t>
        </w:r>
      </w:ins>
      <w:ins w:id="632" w:author="jonathan pritchard" w:date="2024-07-05T17:10:00Z" w16du:dateUtc="2024-07-05T16:10:00Z">
        <w:r w:rsidR="00EF57B5">
          <w:t>, both for monit</w:t>
        </w:r>
      </w:ins>
      <w:ins w:id="633" w:author="jonathan pritchard" w:date="2024-07-05T17:11:00Z" w16du:dateUtc="2024-07-05T16:11:00Z">
        <w:r w:rsidR="00EF57B5">
          <w:t>oring and planning purposes</w:t>
        </w:r>
      </w:ins>
      <w:ins w:id="634" w:author="jonathan pritchard" w:date="2024-07-05T17:05:00Z" w16du:dateUtc="2024-07-05T16:05:00Z">
        <w:r w:rsidR="00EF57B5">
          <w:t>. This is described fu</w:t>
        </w:r>
      </w:ins>
      <w:ins w:id="635" w:author="jonathan pritchard" w:date="2024-07-05T17:11:00Z" w16du:dateUtc="2024-07-05T16:11:00Z">
        <w:r w:rsidR="00EF57B5">
          <w:t>lly in appendix C-2</w:t>
        </w:r>
      </w:ins>
      <w:ins w:id="636" w:author="jonathan pritchard" w:date="2024-07-05T17:05:00Z" w16du:dateUtc="2024-07-05T16:05:00Z">
        <w:r w:rsidR="00EF57B5">
          <w:rPr>
            <w:b/>
            <w:bCs/>
          </w:rPr>
          <w:t>.</w:t>
        </w:r>
      </w:ins>
    </w:p>
    <w:p w14:paraId="45753222" w14:textId="77777777" w:rsidR="00FE25F2" w:rsidRPr="00D56521" w:rsidRDefault="00FE25F2" w:rsidP="00AA0332">
      <w:pPr>
        <w:spacing w:after="120" w:line="240" w:lineRule="auto"/>
        <w:jc w:val="both"/>
      </w:pPr>
    </w:p>
    <w:p w14:paraId="14CF2A04" w14:textId="763337A2" w:rsidR="00756F7F" w:rsidRPr="00D56521" w:rsidRDefault="00756F7F" w:rsidP="00F2390C">
      <w:pPr>
        <w:pStyle w:val="Heading2"/>
      </w:pPr>
      <w:bookmarkStart w:id="637" w:name="_Toc144421210"/>
      <w:r w:rsidRPr="00D56521">
        <w:t>I</w:t>
      </w:r>
      <w:r w:rsidR="000F49BE" w:rsidRPr="00D56521">
        <w:t>ntegrated Navigation System (INS)</w:t>
      </w:r>
      <w:r w:rsidR="004C242A" w:rsidRPr="00D56521">
        <w:t xml:space="preserve"> concept, limitations and challenges</w:t>
      </w:r>
      <w:bookmarkEnd w:id="637"/>
    </w:p>
    <w:p w14:paraId="4EEC7D3F" w14:textId="654798F8" w:rsidR="00F301B4" w:rsidRPr="00D56521" w:rsidRDefault="00DC5AC7" w:rsidP="00AA0332">
      <w:pPr>
        <w:spacing w:after="120" w:line="240" w:lineRule="auto"/>
        <w:jc w:val="both"/>
      </w:pPr>
      <w:r w:rsidRPr="00D56521">
        <w:t>The concept of</w:t>
      </w:r>
      <w:r w:rsidR="0046008B" w:rsidRPr="00D56521">
        <w:t xml:space="preserve"> an </w:t>
      </w:r>
      <w:r w:rsidR="00531DC0" w:rsidRPr="00D56521">
        <w:t>Integrated Navigation System</w:t>
      </w:r>
      <w:r w:rsidR="0046008B" w:rsidRPr="00D56521">
        <w:t xml:space="preserve"> (INS</w:t>
      </w:r>
      <w:r w:rsidR="00531DC0" w:rsidRPr="00D56521">
        <w:t>)</w:t>
      </w:r>
      <w:r w:rsidRPr="00D56521">
        <w:t xml:space="preserve"> is outlined in the IMO Performance Standards </w:t>
      </w:r>
      <w:r w:rsidRPr="00796161">
        <w:t>MSC 252(83). INS</w:t>
      </w:r>
      <w:r w:rsidRPr="00D56521">
        <w:t xml:space="preserve"> workstations have multifunctional displays providing at least route monitoring and collision avoidance functions, and may provide manual or automatic navigation control functions. In addition to </w:t>
      </w:r>
      <w:r w:rsidR="00340F2E" w:rsidRPr="00D56521">
        <w:t>these functions, an INS generally also provide route planning, navigation control data and status, and alert management functions. INS integrate sources, data, and displays into one navigation system.</w:t>
      </w:r>
      <w:r w:rsidR="003E4127" w:rsidRPr="00D56521">
        <w:t xml:space="preserve"> An INS may consist of multiple task stations.</w:t>
      </w:r>
    </w:p>
    <w:p w14:paraId="17D52E79" w14:textId="2C65F462" w:rsidR="00F301B4" w:rsidRPr="00D56521" w:rsidRDefault="00F301B4" w:rsidP="00AA0332">
      <w:pPr>
        <w:spacing w:after="120" w:line="240" w:lineRule="auto"/>
        <w:jc w:val="both"/>
      </w:pPr>
      <w:r w:rsidRPr="00D56521">
        <w:t xml:space="preserve">Since the concept of ECDIS is included in the INS concept, the </w:t>
      </w:r>
      <w:r w:rsidR="005A38FD" w:rsidRPr="00D56521">
        <w:t xml:space="preserve">principle described in </w:t>
      </w:r>
      <w:r w:rsidR="00E9513D" w:rsidRPr="00D56521">
        <w:t xml:space="preserve">clause </w:t>
      </w:r>
      <w:r w:rsidR="003F3390" w:rsidRPr="00D56521">
        <w:rPr>
          <w:highlight w:val="yellow"/>
        </w:rPr>
        <w:fldChar w:fldCharType="begin"/>
      </w:r>
      <w:r w:rsidR="003F3390" w:rsidRPr="00D56521">
        <w:instrText xml:space="preserve"> REF _Ref45055302 \r \h </w:instrText>
      </w:r>
      <w:r w:rsidR="00AA0332" w:rsidRPr="00D56521">
        <w:rPr>
          <w:highlight w:val="yellow"/>
        </w:rPr>
        <w:instrText xml:space="preserve"> \* MERGEFORMAT </w:instrText>
      </w:r>
      <w:r w:rsidR="003F3390" w:rsidRPr="00D56521">
        <w:rPr>
          <w:highlight w:val="yellow"/>
        </w:rPr>
      </w:r>
      <w:r w:rsidR="003F3390" w:rsidRPr="00D56521">
        <w:rPr>
          <w:highlight w:val="yellow"/>
        </w:rPr>
        <w:fldChar w:fldCharType="separate"/>
      </w:r>
      <w:r w:rsidR="00832978">
        <w:t>C-6.1.1</w:t>
      </w:r>
      <w:r w:rsidR="003F3390" w:rsidRPr="00D56521">
        <w:rPr>
          <w:highlight w:val="yellow"/>
        </w:rPr>
        <w:fldChar w:fldCharType="end"/>
      </w:r>
      <w:r w:rsidR="005A38FD" w:rsidRPr="00D56521">
        <w:t xml:space="preserve"> of </w:t>
      </w:r>
      <w:r w:rsidR="00E22B8A" w:rsidRPr="00D56521">
        <w:t xml:space="preserve">having </w:t>
      </w:r>
      <w:r w:rsidR="005A38FD" w:rsidRPr="00D56521">
        <w:t>ENC</w:t>
      </w:r>
      <w:r w:rsidR="006B6670" w:rsidRPr="00D56521">
        <w:t xml:space="preserve"> as</w:t>
      </w:r>
      <w:r w:rsidR="005A38FD" w:rsidRPr="00D56521">
        <w:t xml:space="preserve"> the base layer applies </w:t>
      </w:r>
      <w:r w:rsidR="009A245C">
        <w:t>–</w:t>
      </w:r>
      <w:r w:rsidR="005A38FD" w:rsidRPr="00D56521">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D56521" w:rsidRDefault="00A3539D" w:rsidP="00AA0332">
      <w:pPr>
        <w:spacing w:after="120" w:line="240" w:lineRule="auto"/>
        <w:jc w:val="both"/>
      </w:pPr>
      <w:r w:rsidRPr="00D56521">
        <w:t>The considerations related to portrayal</w:t>
      </w:r>
      <w:r w:rsidR="00B252DF">
        <w:t xml:space="preserve"> that are in addition to the requirements already embedded in the INS standards </w:t>
      </w:r>
      <w:r w:rsidRPr="00D56521">
        <w:t>are outlined below:</w:t>
      </w:r>
    </w:p>
    <w:p w14:paraId="0F973999" w14:textId="0EC9C7BD" w:rsidR="008555ED" w:rsidRPr="00D56521" w:rsidRDefault="00596C8A" w:rsidP="00AE2737">
      <w:pPr>
        <w:pStyle w:val="ListParagraph"/>
        <w:numPr>
          <w:ilvl w:val="0"/>
          <w:numId w:val="11"/>
        </w:numPr>
        <w:spacing w:after="120" w:line="240" w:lineRule="auto"/>
        <w:jc w:val="both"/>
      </w:pPr>
      <w:r w:rsidRPr="00D56521">
        <w:t xml:space="preserve">An INS may substitute </w:t>
      </w:r>
      <w:r w:rsidR="002C40AA" w:rsidRPr="00D56521">
        <w:t xml:space="preserve">under </w:t>
      </w:r>
      <w:r w:rsidRPr="00D56521">
        <w:t>some carriage requirements for</w:t>
      </w:r>
      <w:r w:rsidR="002C40AA" w:rsidRPr="00D56521">
        <w:t xml:space="preserve"> certain</w:t>
      </w:r>
      <w:r w:rsidRPr="00D56521">
        <w:t xml:space="preserve"> navigational equipment. </w:t>
      </w:r>
      <w:r w:rsidR="002C5B24" w:rsidRPr="00D56521">
        <w:t xml:space="preserve">The INS is required to </w:t>
      </w:r>
      <w:r w:rsidR="009D54A5" w:rsidRPr="00D56521">
        <w:t>fulfil</w:t>
      </w:r>
      <w:r w:rsidR="002C5B24" w:rsidRPr="00D56521">
        <w:t xml:space="preserve"> the requirements for </w:t>
      </w:r>
      <w:r w:rsidR="00A9378A" w:rsidRPr="00D56521">
        <w:t xml:space="preserve">the </w:t>
      </w:r>
      <w:r w:rsidR="002C5B24" w:rsidRPr="00D56521">
        <w:t>system</w:t>
      </w:r>
      <w:r w:rsidRPr="00D56521">
        <w:t>s</w:t>
      </w:r>
      <w:r w:rsidR="002C5B24" w:rsidRPr="00D56521">
        <w:t xml:space="preserve"> it replaces. For example, an INS component used for the tasks of route monitoring and route planning must meet the requirements for an ECDIS, which are described </w:t>
      </w:r>
      <w:r w:rsidR="00A11D96">
        <w:t xml:space="preserve">in </w:t>
      </w:r>
      <w:r w:rsidR="002C5B24" w:rsidRPr="00D56521">
        <w:t xml:space="preserve">IMO MSC </w:t>
      </w:r>
      <w:r w:rsidR="00F00C10">
        <w:t>530(106)</w:t>
      </w:r>
      <w:r w:rsidR="002C5B24" w:rsidRPr="00D56521">
        <w:t>. This means that</w:t>
      </w:r>
      <w:r w:rsidR="001861CA" w:rsidRPr="00D56521">
        <w:t xml:space="preserve"> </w:t>
      </w:r>
      <w:r w:rsidR="00616CF7" w:rsidRPr="00D56521">
        <w:t xml:space="preserve">the portrayal and user interaction considerations for an ECDIS described in </w:t>
      </w:r>
      <w:r w:rsidR="00222A25" w:rsidRPr="00D56521">
        <w:fldChar w:fldCharType="begin"/>
      </w:r>
      <w:r w:rsidR="00222A25" w:rsidRPr="00D56521">
        <w:instrText xml:space="preserve"> REF _Ref98339151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630C8C" w:rsidRPr="00D56521">
        <w:t xml:space="preserve"> </w:t>
      </w:r>
      <w:r w:rsidR="00616CF7" w:rsidRPr="00D56521">
        <w:t>apply to the workstation playing the role of an ECDIS.</w:t>
      </w:r>
    </w:p>
    <w:p w14:paraId="20E5D429" w14:textId="76768467" w:rsidR="00456780" w:rsidRPr="00D56521" w:rsidRDefault="00456780" w:rsidP="00AE2737">
      <w:pPr>
        <w:pStyle w:val="ListParagraph"/>
        <w:numPr>
          <w:ilvl w:val="0"/>
          <w:numId w:val="11"/>
        </w:numPr>
        <w:spacing w:after="120" w:line="240" w:lineRule="auto"/>
        <w:jc w:val="both"/>
      </w:pPr>
      <w:r w:rsidRPr="00D56521">
        <w:t xml:space="preserve">All tasks of an INS should use the same electronic chart data and other </w:t>
      </w:r>
      <w:r w:rsidR="002C40AA" w:rsidRPr="00D56521">
        <w:t xml:space="preserve">S-100 </w:t>
      </w:r>
      <w:r w:rsidRPr="00D56521">
        <w:t xml:space="preserve">navigational databases such as routes, maps, tide information. If ENCs are available, they </w:t>
      </w:r>
      <w:r w:rsidR="00A11D96">
        <w:t xml:space="preserve">should </w:t>
      </w:r>
      <w:r w:rsidRPr="00D56521">
        <w:t xml:space="preserve">be used as </w:t>
      </w:r>
      <w:r w:rsidR="008555ED" w:rsidRPr="00D56521">
        <w:t>a</w:t>
      </w:r>
      <w:r w:rsidRPr="00D56521">
        <w:t xml:space="preserve"> common data source for INS.</w:t>
      </w:r>
    </w:p>
    <w:p w14:paraId="328B1A2A" w14:textId="23DE0F64" w:rsidR="00274A00" w:rsidRPr="00D56521" w:rsidRDefault="001B6486" w:rsidP="00AA0332">
      <w:pPr>
        <w:spacing w:after="120" w:line="240" w:lineRule="auto"/>
        <w:jc w:val="both"/>
      </w:pPr>
      <w:r w:rsidRPr="00D56521">
        <w:t xml:space="preserve">IMO Performance Standards (MSC.252(83)) state that </w:t>
      </w:r>
      <w:r w:rsidR="001D151B" w:rsidRPr="00D56521">
        <w:t xml:space="preserve">for each task it is used for, </w:t>
      </w:r>
      <w:r w:rsidRPr="00D56521">
        <w:t xml:space="preserve">the INS should fulfil the relevant modules of </w:t>
      </w:r>
      <w:r w:rsidR="001D151B" w:rsidRPr="00D56521">
        <w:t xml:space="preserve">the </w:t>
      </w:r>
      <w:r w:rsidRPr="00D56521">
        <w:t xml:space="preserve">performance standards for standalone </w:t>
      </w:r>
      <w:r w:rsidR="001D151B" w:rsidRPr="00D56521">
        <w:t xml:space="preserve">equipment for the task. </w:t>
      </w:r>
      <w:r w:rsidR="00693FE3" w:rsidRPr="00D56521">
        <w:t>A</w:t>
      </w:r>
      <w:r w:rsidR="00E91941" w:rsidRPr="00D56521">
        <w:t>n INS</w:t>
      </w:r>
      <w:r w:rsidR="00693FE3" w:rsidRPr="00D56521">
        <w:t xml:space="preserve"> display being used </w:t>
      </w:r>
      <w:r w:rsidR="00E91941" w:rsidRPr="00D56521">
        <w:t>for route monitoring</w:t>
      </w:r>
      <w:r w:rsidR="00693FE3" w:rsidRPr="00D56521">
        <w:t xml:space="preserve"> will be subject to </w:t>
      </w:r>
      <w:r w:rsidR="001D151B" w:rsidRPr="00D56521">
        <w:t xml:space="preserve">the ECDIS performance standards, and therefore the relevant INS display will have </w:t>
      </w:r>
      <w:r w:rsidR="006079F2" w:rsidRPr="00D56521">
        <w:t xml:space="preserve">largely </w:t>
      </w:r>
      <w:r w:rsidR="00693FE3" w:rsidRPr="00D56521">
        <w:t>the same limitations and challenges</w:t>
      </w:r>
      <w:r w:rsidR="00506AB6" w:rsidRPr="00D56521">
        <w:t xml:space="preserve"> </w:t>
      </w:r>
      <w:r w:rsidR="00E91941" w:rsidRPr="00D56521">
        <w:t xml:space="preserve">described </w:t>
      </w:r>
      <w:r w:rsidR="00506AB6" w:rsidRPr="00D56521">
        <w:t xml:space="preserve">in clause </w:t>
      </w:r>
      <w:r w:rsidR="00222A25" w:rsidRPr="00D56521">
        <w:fldChar w:fldCharType="begin"/>
      </w:r>
      <w:r w:rsidR="00222A25" w:rsidRPr="00D56521">
        <w:instrText xml:space="preserve"> REF _Ref98339270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E91941" w:rsidRPr="00D56521">
        <w:t xml:space="preserve">. </w:t>
      </w:r>
      <w:r w:rsidR="001D151B" w:rsidRPr="00D56521">
        <w:t>T</w:t>
      </w:r>
      <w:r w:rsidR="00274A00" w:rsidRPr="00D56521">
        <w:t>he potential availability of other workstations</w:t>
      </w:r>
      <w:r w:rsidR="001D151B" w:rsidRPr="00D56521">
        <w:t xml:space="preserve"> in an INS allows manufacturers somewhat more flexibility in designing solutions</w:t>
      </w:r>
      <w:r w:rsidR="00274A00" w:rsidRPr="00D56521">
        <w:t xml:space="preserve">, but </w:t>
      </w:r>
      <w:r w:rsidR="001D151B" w:rsidRPr="00D56521">
        <w:t>this is limited</w:t>
      </w:r>
      <w:r w:rsidR="00274A00" w:rsidRPr="00D56521">
        <w:t xml:space="preserve"> by human factors </w:t>
      </w:r>
      <w:r w:rsidR="001D151B" w:rsidRPr="00D56521">
        <w:t>constraints</w:t>
      </w:r>
      <w:r w:rsidR="00274A00" w:rsidRPr="00D56521">
        <w:t xml:space="preserve"> </w:t>
      </w:r>
      <w:r w:rsidR="00C32116" w:rsidRPr="00D56521">
        <w:t>related</w:t>
      </w:r>
      <w:r w:rsidR="00274A00" w:rsidRPr="00D56521">
        <w:t xml:space="preserve"> to </w:t>
      </w:r>
      <w:r w:rsidR="00C32116" w:rsidRPr="00D56521">
        <w:t xml:space="preserve">compatibility and </w:t>
      </w:r>
      <w:r w:rsidR="00274A00" w:rsidRPr="00D56521">
        <w:t>divided attention.</w:t>
      </w:r>
    </w:p>
    <w:p w14:paraId="44DF9A44" w14:textId="59F2BDEA" w:rsidR="005E3407" w:rsidRPr="00D56521" w:rsidRDefault="00E91941" w:rsidP="00AA0332">
      <w:pPr>
        <w:spacing w:after="120" w:line="240" w:lineRule="auto"/>
        <w:jc w:val="both"/>
      </w:pPr>
      <w:r w:rsidRPr="00D56521">
        <w:t>Given the complexity of the issues</w:t>
      </w:r>
      <w:r w:rsidR="000A0E8A" w:rsidRPr="00D56521">
        <w:t xml:space="preserve"> and the necessity for compatibility</w:t>
      </w:r>
      <w:r w:rsidRPr="00D56521">
        <w:t>,</w:t>
      </w:r>
      <w:r w:rsidR="00C32116" w:rsidRPr="00D56521">
        <w:t xml:space="preserve"> this document does not distinguish between</w:t>
      </w:r>
      <w:r w:rsidR="00E42E7A" w:rsidRPr="00D56521">
        <w:t xml:space="preserve"> INS </w:t>
      </w:r>
      <w:r w:rsidR="00C32116" w:rsidRPr="00D56521">
        <w:t>and</w:t>
      </w:r>
      <w:r w:rsidR="00E42E7A" w:rsidRPr="00D56521">
        <w:t xml:space="preserve"> ECDIS </w:t>
      </w:r>
      <w:r w:rsidR="00C32116" w:rsidRPr="00D56521">
        <w:t xml:space="preserve">displays for the purpose of harmonised portrayal. If the data products are shown on the same </w:t>
      </w:r>
      <w:r w:rsidR="000A0E8A" w:rsidRPr="00D56521">
        <w:t>screen</w:t>
      </w:r>
      <w:r w:rsidR="00C32116" w:rsidRPr="00D56521">
        <w:t xml:space="preserve">, the </w:t>
      </w:r>
      <w:r w:rsidR="000A0E8A" w:rsidRPr="00D56521">
        <w:t xml:space="preserve">same rules apply for INS and ECDIS displays, and the </w:t>
      </w:r>
      <w:r w:rsidR="00C32116" w:rsidRPr="00D56521">
        <w:t>treatment should be the same</w:t>
      </w:r>
      <w:r w:rsidR="000A0E8A" w:rsidRPr="00D56521">
        <w:t xml:space="preserve"> for INS as for ECDIS. If the data products are on different INS screens, the treatment should be compatible </w:t>
      </w:r>
      <w:r w:rsidR="006365CF" w:rsidRPr="00D56521">
        <w:t>in the sense of</w:t>
      </w:r>
      <w:r w:rsidR="000A0E8A" w:rsidRPr="00D56521">
        <w:t xml:space="preserve"> the guidelines in IMO Circ.1609.</w:t>
      </w:r>
    </w:p>
    <w:p w14:paraId="229285C2" w14:textId="77777777" w:rsidR="008B2D61" w:rsidRPr="00D56521" w:rsidRDefault="008B2D61" w:rsidP="00AA0332">
      <w:pPr>
        <w:spacing w:after="120" w:line="240" w:lineRule="auto"/>
        <w:jc w:val="both"/>
      </w:pPr>
    </w:p>
    <w:p w14:paraId="51CF5AE2" w14:textId="1E8F48F3" w:rsidR="00B268EF" w:rsidRPr="00D56521" w:rsidRDefault="00793684" w:rsidP="00F2390C">
      <w:pPr>
        <w:pStyle w:val="Heading1"/>
      </w:pPr>
      <w:bookmarkStart w:id="638" w:name="_Toc38936212"/>
      <w:bookmarkStart w:id="639" w:name="_Toc40990404"/>
      <w:bookmarkStart w:id="640" w:name="_Toc41235015"/>
      <w:bookmarkStart w:id="641" w:name="_Toc41235059"/>
      <w:bookmarkStart w:id="642" w:name="_Toc38936213"/>
      <w:bookmarkStart w:id="643" w:name="_Toc40990405"/>
      <w:bookmarkStart w:id="644" w:name="_Toc41235016"/>
      <w:bookmarkStart w:id="645" w:name="_Toc41235060"/>
      <w:bookmarkStart w:id="646" w:name="_Toc144421211"/>
      <w:bookmarkEnd w:id="638"/>
      <w:bookmarkEnd w:id="639"/>
      <w:bookmarkEnd w:id="640"/>
      <w:bookmarkEnd w:id="641"/>
      <w:bookmarkEnd w:id="642"/>
      <w:bookmarkEnd w:id="643"/>
      <w:bookmarkEnd w:id="644"/>
      <w:bookmarkEnd w:id="645"/>
      <w:r w:rsidRPr="00D56521">
        <w:t>User Interface Design</w:t>
      </w:r>
      <w:bookmarkEnd w:id="646"/>
    </w:p>
    <w:p w14:paraId="5681FAC0" w14:textId="00D054DE" w:rsidR="00793684" w:rsidRPr="00D56521" w:rsidRDefault="00793684" w:rsidP="00F2390C">
      <w:pPr>
        <w:pStyle w:val="Heading2"/>
      </w:pPr>
      <w:bookmarkStart w:id="647" w:name="_Toc144421212"/>
      <w:r w:rsidRPr="00D56521">
        <w:t>General principles</w:t>
      </w:r>
      <w:bookmarkEnd w:id="647"/>
    </w:p>
    <w:p w14:paraId="01770754" w14:textId="0570624D" w:rsidR="00150922" w:rsidRPr="00D56521" w:rsidRDefault="00E5289F" w:rsidP="00AA0332">
      <w:pPr>
        <w:spacing w:after="120" w:line="240" w:lineRule="auto"/>
        <w:jc w:val="both"/>
      </w:pPr>
      <w:r w:rsidRPr="00D56521">
        <w:t xml:space="preserve">The guidelines in </w:t>
      </w:r>
      <w:r w:rsidR="00B268EF" w:rsidRPr="00D56521">
        <w:t xml:space="preserve">IMO </w:t>
      </w:r>
      <w:r w:rsidR="00357C86">
        <w:t xml:space="preserve"> MSC.1/</w:t>
      </w:r>
      <w:r w:rsidR="00A11D96">
        <w:t>Circ</w:t>
      </w:r>
      <w:r w:rsidR="00357C86">
        <w:t>.1609</w:t>
      </w:r>
      <w:r w:rsidR="00B268EF" w:rsidRPr="00D56521">
        <w:t xml:space="preserve"> (Guidelines for the </w:t>
      </w:r>
      <w:r w:rsidR="009471F7" w:rsidRPr="00D56521">
        <w:t>Standardization of User Interface Design for Navigational Equipment</w:t>
      </w:r>
      <w:r w:rsidR="00B268EF" w:rsidRPr="00D56521">
        <w:t xml:space="preserve">) </w:t>
      </w:r>
      <w:r w:rsidRPr="00D56521">
        <w:t>appl</w:t>
      </w:r>
      <w:r w:rsidR="00B252DF">
        <w:t>y</w:t>
      </w:r>
      <w:r w:rsidRPr="00D56521">
        <w:t xml:space="preserve"> to the design of user interfaces for navigation systems</w:t>
      </w:r>
      <w:r w:rsidR="00B252DF">
        <w:t xml:space="preserve"> such as ECDIS and INS</w:t>
      </w:r>
      <w:r w:rsidR="00B268EF" w:rsidRPr="00D56521">
        <w:t>.</w:t>
      </w:r>
      <w:r w:rsidR="00CF001C" w:rsidRPr="00D56521">
        <w:t xml:space="preserve"> The general principles are described in </w:t>
      </w:r>
      <w:r w:rsidR="00357C86">
        <w:t xml:space="preserve"> MSC.1/</w:t>
      </w:r>
      <w:r w:rsidR="00796161">
        <w:t>Circ</w:t>
      </w:r>
      <w:r w:rsidR="00357C86">
        <w:t>.1609</w:t>
      </w:r>
      <w:r w:rsidR="00CF001C" w:rsidRPr="00D56521">
        <w:t xml:space="preserve"> and </w:t>
      </w:r>
      <w:r w:rsidR="00277A81">
        <w:t xml:space="preserve">are </w:t>
      </w:r>
      <w:r w:rsidR="00C45369" w:rsidRPr="00D56521">
        <w:t xml:space="preserve">summarised </w:t>
      </w:r>
      <w:r w:rsidR="00CF001C" w:rsidRPr="00D56521">
        <w:t>in S-100 Part 16A.</w:t>
      </w:r>
    </w:p>
    <w:p w14:paraId="7F508C90" w14:textId="6C845A0A" w:rsidR="00633B2D" w:rsidRPr="00D56521" w:rsidRDefault="00633B2D" w:rsidP="00AA0332">
      <w:pPr>
        <w:spacing w:after="120" w:line="240" w:lineRule="auto"/>
        <w:jc w:val="both"/>
      </w:pPr>
    </w:p>
    <w:p w14:paraId="75EBAE05" w14:textId="696B554F" w:rsidR="00150922" w:rsidRPr="00776736" w:rsidRDefault="00150922" w:rsidP="00F2390C">
      <w:pPr>
        <w:pStyle w:val="Heading2"/>
        <w:rPr>
          <w:strike/>
          <w:rPrChange w:id="648" w:author="jonathan pritchard" w:date="2024-07-06T12:30:00Z" w16du:dateUtc="2024-07-06T11:30:00Z">
            <w:rPr/>
          </w:rPrChange>
        </w:rPr>
      </w:pPr>
      <w:bookmarkStart w:id="649" w:name="_Toc144421213"/>
      <w:r w:rsidRPr="00776736">
        <w:rPr>
          <w:strike/>
          <w:rPrChange w:id="650" w:author="jonathan pritchard" w:date="2024-07-06T12:30:00Z" w16du:dateUtc="2024-07-06T11:30:00Z">
            <w:rPr/>
          </w:rPrChange>
        </w:rPr>
        <w:t xml:space="preserve">User </w:t>
      </w:r>
      <w:r w:rsidR="00F93CD6" w:rsidRPr="00776736">
        <w:rPr>
          <w:strike/>
          <w:rPrChange w:id="651" w:author="jonathan pritchard" w:date="2024-07-06T12:30:00Z" w16du:dateUtc="2024-07-06T11:30:00Z">
            <w:rPr/>
          </w:rPrChange>
        </w:rPr>
        <w:t>interface elements</w:t>
      </w:r>
      <w:bookmarkEnd w:id="649"/>
      <w:ins w:id="652" w:author="jonathan pritchard" w:date="2024-07-05T15:27:00Z" w16du:dateUtc="2024-07-05T14:27:00Z">
        <w:r w:rsidR="005123AD" w:rsidRPr="00776736">
          <w:rPr>
            <w:strike/>
            <w:rPrChange w:id="653" w:author="jonathan pritchard" w:date="2024-07-06T12:30:00Z" w16du:dateUtc="2024-07-06T11:30:00Z">
              <w:rPr/>
            </w:rPrChange>
          </w:rPr>
          <w:t xml:space="preserve"> </w:t>
        </w:r>
      </w:ins>
      <w:ins w:id="654" w:author="jonathan pritchard" w:date="2024-07-05T17:13:00Z" w16du:dateUtc="2024-07-05T16:13:00Z">
        <w:r w:rsidR="00796161" w:rsidRPr="00776736">
          <w:rPr>
            <w:strike/>
            <w:rPrChange w:id="655" w:author="jonathan pritchard" w:date="2024-07-06T12:30:00Z" w16du:dateUtc="2024-07-06T11:30:00Z">
              <w:rPr/>
            </w:rPrChange>
          </w:rPr>
          <w:t>Deleted</w:t>
        </w:r>
      </w:ins>
    </w:p>
    <w:p w14:paraId="3367E527" w14:textId="77777777" w:rsidR="00B63F00" w:rsidRPr="00D56521" w:rsidRDefault="00B63F00" w:rsidP="004E61EE">
      <w:pPr>
        <w:spacing w:after="120" w:line="240" w:lineRule="auto"/>
        <w:jc w:val="both"/>
      </w:pPr>
    </w:p>
    <w:p w14:paraId="5F1E6A0A" w14:textId="5F0E85A1" w:rsidR="00E12CDB" w:rsidRPr="00D56521" w:rsidRDefault="000D6C8D" w:rsidP="00F2390C">
      <w:pPr>
        <w:pStyle w:val="Heading1"/>
      </w:pPr>
      <w:bookmarkStart w:id="656" w:name="_Toc47708006"/>
      <w:bookmarkStart w:id="657" w:name="_Toc144421214"/>
      <w:bookmarkEnd w:id="656"/>
      <w:r w:rsidRPr="00D56521">
        <w:t>Data</w:t>
      </w:r>
      <w:r w:rsidR="00E12CDB" w:rsidRPr="00D56521">
        <w:t xml:space="preserve"> </w:t>
      </w:r>
      <w:r w:rsidRPr="00D56521">
        <w:t>L</w:t>
      </w:r>
      <w:r w:rsidR="00E12CDB" w:rsidRPr="00D56521">
        <w:t>ayers</w:t>
      </w:r>
      <w:bookmarkEnd w:id="657"/>
    </w:p>
    <w:p w14:paraId="4B235664" w14:textId="6B279079" w:rsidR="004F7A62" w:rsidRPr="00D56521" w:rsidDel="00796161" w:rsidRDefault="004F7A62" w:rsidP="00AA0332">
      <w:pPr>
        <w:spacing w:after="120" w:line="240" w:lineRule="auto"/>
        <w:jc w:val="both"/>
        <w:rPr>
          <w:del w:id="658" w:author="jonathan pritchard" w:date="2024-07-05T17:14:00Z" w16du:dateUtc="2024-07-05T16:14:00Z"/>
        </w:rPr>
      </w:pPr>
    </w:p>
    <w:p w14:paraId="77DB75E3" w14:textId="39CA3488" w:rsidR="00D60E7E" w:rsidRPr="00D56521" w:rsidRDefault="00B55D04" w:rsidP="00F2390C">
      <w:pPr>
        <w:pStyle w:val="Heading2"/>
      </w:pPr>
      <w:bookmarkStart w:id="659" w:name="_Ref45143574"/>
      <w:bookmarkStart w:id="660" w:name="_Toc144421215"/>
      <w:r w:rsidRPr="00D56521">
        <w:t>D</w:t>
      </w:r>
      <w:r w:rsidR="00960834" w:rsidRPr="00D56521">
        <w:t xml:space="preserve">ata </w:t>
      </w:r>
      <w:r w:rsidR="008549AF" w:rsidRPr="00D56521">
        <w:t>products and information layers</w:t>
      </w:r>
      <w:bookmarkEnd w:id="659"/>
      <w:bookmarkEnd w:id="660"/>
    </w:p>
    <w:p w14:paraId="130C22D9" w14:textId="0D0BF85D" w:rsidR="00B55D04" w:rsidRPr="00D56521" w:rsidRDefault="00B55D04" w:rsidP="00F2390C">
      <w:pPr>
        <w:pStyle w:val="Heading3"/>
      </w:pPr>
      <w:bookmarkStart w:id="661" w:name="_Ref45055302"/>
      <w:bookmarkStart w:id="662" w:name="_Ref45211567"/>
      <w:bookmarkStart w:id="663" w:name="_Toc144421216"/>
      <w:r w:rsidRPr="00D56521">
        <w:t>Basic product</w:t>
      </w:r>
      <w:r w:rsidR="00FD4A8D">
        <w:t xml:space="preserve"> specifications</w:t>
      </w:r>
      <w:r w:rsidRPr="00D56521">
        <w:t xml:space="preserve"> and layers</w:t>
      </w:r>
      <w:bookmarkEnd w:id="661"/>
      <w:bookmarkEnd w:id="662"/>
      <w:bookmarkEnd w:id="663"/>
    </w:p>
    <w:p w14:paraId="431C6DD0" w14:textId="7206793A" w:rsidR="0083356D" w:rsidRPr="00D56521" w:rsidRDefault="00C8199B" w:rsidP="00AA0332">
      <w:pPr>
        <w:spacing w:after="60" w:line="240" w:lineRule="auto"/>
        <w:jc w:val="both"/>
      </w:pPr>
      <w:r w:rsidRPr="00D56521">
        <w:t xml:space="preserve">Navigation displays such as the ECDIS main screen </w:t>
      </w:r>
      <w:r w:rsidR="00960834" w:rsidRPr="00214B3A">
        <w:rPr>
          <w:b/>
          <w:bCs/>
        </w:rPr>
        <w:t>must</w:t>
      </w:r>
      <w:r w:rsidRPr="00214B3A">
        <w:rPr>
          <w:b/>
          <w:bCs/>
        </w:rPr>
        <w:t xml:space="preserve"> </w:t>
      </w:r>
      <w:r w:rsidR="00960834" w:rsidRPr="00D56521">
        <w:t>be able to</w:t>
      </w:r>
      <w:r w:rsidRPr="00D56521">
        <w:t xml:space="preserve"> </w:t>
      </w:r>
      <w:r w:rsidR="00656888" w:rsidRPr="00D56521">
        <w:t>display</w:t>
      </w:r>
      <w:r w:rsidR="00480BC0">
        <w:t xml:space="preserve"> at least</w:t>
      </w:r>
      <w:r w:rsidR="00656888" w:rsidRPr="00D56521">
        <w:t xml:space="preserve"> </w:t>
      </w:r>
      <w:r w:rsidRPr="00D56521">
        <w:t xml:space="preserve">the following data </w:t>
      </w:r>
      <w:r w:rsidR="002D6394">
        <w:t>products</w:t>
      </w:r>
      <w:r w:rsidRPr="00D56521">
        <w:t>:</w:t>
      </w:r>
    </w:p>
    <w:p w14:paraId="2530DFEE" w14:textId="4AD6B535" w:rsidR="00A07CCD" w:rsidRPr="00D56521" w:rsidRDefault="00C8199B" w:rsidP="00FD4A8D">
      <w:pPr>
        <w:pStyle w:val="ListParagraph"/>
        <w:numPr>
          <w:ilvl w:val="0"/>
          <w:numId w:val="16"/>
        </w:numPr>
        <w:spacing w:after="60" w:line="240" w:lineRule="auto"/>
        <w:jc w:val="both"/>
      </w:pPr>
      <w:r w:rsidRPr="00D56521">
        <w:t xml:space="preserve">S-101 ENC data as the base layer, </w:t>
      </w:r>
      <w:r w:rsidR="00FD4A8D">
        <w:t xml:space="preserve">alongside </w:t>
      </w:r>
      <w:r w:rsidRPr="00D56521">
        <w:t xml:space="preserve">S-57 </w:t>
      </w:r>
      <w:r w:rsidR="006E3B34" w:rsidRPr="00D56521">
        <w:t xml:space="preserve">ENC </w:t>
      </w:r>
      <w:r w:rsidRPr="00D56521">
        <w:t xml:space="preserve">data </w:t>
      </w:r>
    </w:p>
    <w:p w14:paraId="42DBF5D0" w14:textId="227CAA79" w:rsidR="00656888" w:rsidRPr="00D56521" w:rsidRDefault="00656888" w:rsidP="00AE2737">
      <w:pPr>
        <w:pStyle w:val="ListParagraph"/>
        <w:numPr>
          <w:ilvl w:val="0"/>
          <w:numId w:val="16"/>
        </w:numPr>
        <w:spacing w:after="60" w:line="240" w:lineRule="auto"/>
        <w:jc w:val="both"/>
      </w:pPr>
      <w:r w:rsidRPr="00D56521">
        <w:t xml:space="preserve">S-102 </w:t>
      </w:r>
      <w:r w:rsidR="001A3D58" w:rsidRPr="00D56521">
        <w:t>Bathymetric Surfac</w:t>
      </w:r>
      <w:r w:rsidR="00497BDA" w:rsidRPr="00D56521">
        <w:t>e</w:t>
      </w:r>
      <w:r w:rsidR="000F2A6A" w:rsidRPr="00D56521">
        <w:t>;</w:t>
      </w:r>
    </w:p>
    <w:p w14:paraId="68E23E6B" w14:textId="7C60AE59" w:rsidR="001A3D58" w:rsidRPr="00D56521" w:rsidRDefault="001A3D58" w:rsidP="00AE2737">
      <w:pPr>
        <w:pStyle w:val="ListParagraph"/>
        <w:numPr>
          <w:ilvl w:val="0"/>
          <w:numId w:val="16"/>
        </w:numPr>
        <w:spacing w:after="60" w:line="240" w:lineRule="auto"/>
        <w:jc w:val="both"/>
      </w:pPr>
      <w:r w:rsidRPr="00D56521">
        <w:t>S-104 Water Level inf</w:t>
      </w:r>
      <w:r w:rsidR="000F2A6A" w:rsidRPr="00D56521">
        <w:t>ormation for Surface Navigation;</w:t>
      </w:r>
    </w:p>
    <w:p w14:paraId="7058595E" w14:textId="33AD79EF" w:rsidR="00656888" w:rsidRPr="00D56521" w:rsidRDefault="00656888" w:rsidP="00AE2737">
      <w:pPr>
        <w:pStyle w:val="ListParagraph"/>
        <w:numPr>
          <w:ilvl w:val="0"/>
          <w:numId w:val="16"/>
        </w:numPr>
        <w:spacing w:after="60" w:line="240" w:lineRule="auto"/>
        <w:jc w:val="both"/>
      </w:pPr>
      <w:r w:rsidRPr="00D56521">
        <w:t xml:space="preserve">S-111 </w:t>
      </w:r>
      <w:r w:rsidR="001A3D58" w:rsidRPr="00D56521">
        <w:t>S</w:t>
      </w:r>
      <w:r w:rsidRPr="00D56521">
        <w:t xml:space="preserve">urface </w:t>
      </w:r>
      <w:r w:rsidR="001A3D58" w:rsidRPr="00D56521">
        <w:t>C</w:t>
      </w:r>
      <w:r w:rsidRPr="00D56521">
        <w:t>urrent</w:t>
      </w:r>
      <w:r w:rsidR="001A3D58" w:rsidRPr="00D56521">
        <w:t>s</w:t>
      </w:r>
      <w:r w:rsidR="000F2A6A" w:rsidRPr="00D56521">
        <w:t>;</w:t>
      </w:r>
    </w:p>
    <w:p w14:paraId="1802341C" w14:textId="1EEFCD15" w:rsidR="001A3D58" w:rsidRPr="00D56521" w:rsidRDefault="000F2A6A" w:rsidP="00AE2737">
      <w:pPr>
        <w:pStyle w:val="ListParagraph"/>
        <w:numPr>
          <w:ilvl w:val="0"/>
          <w:numId w:val="16"/>
        </w:numPr>
        <w:spacing w:after="60" w:line="240" w:lineRule="auto"/>
        <w:jc w:val="both"/>
      </w:pPr>
      <w:r w:rsidRPr="00D56521">
        <w:t>S-124 Navigational Warnings;</w:t>
      </w:r>
    </w:p>
    <w:p w14:paraId="79926DAB" w14:textId="143BE9DE" w:rsidR="001A3D58" w:rsidRPr="00D56521" w:rsidRDefault="000F2A6A" w:rsidP="00AE2737">
      <w:pPr>
        <w:pStyle w:val="ListParagraph"/>
        <w:numPr>
          <w:ilvl w:val="0"/>
          <w:numId w:val="16"/>
        </w:numPr>
        <w:spacing w:after="60" w:line="240" w:lineRule="auto"/>
        <w:jc w:val="both"/>
      </w:pPr>
      <w:r w:rsidRPr="00D56521">
        <w:t xml:space="preserve">S-129 </w:t>
      </w:r>
      <w:proofErr w:type="spellStart"/>
      <w:r w:rsidRPr="00D56521">
        <w:t>Underkeel</w:t>
      </w:r>
      <w:proofErr w:type="spellEnd"/>
      <w:r w:rsidRPr="00D56521">
        <w:t xml:space="preserve"> Clearance;</w:t>
      </w:r>
    </w:p>
    <w:p w14:paraId="69ACAE3B" w14:textId="77777777" w:rsidR="00796161" w:rsidRDefault="00497BDA" w:rsidP="00796161">
      <w:pPr>
        <w:pStyle w:val="ListParagraph"/>
        <w:numPr>
          <w:ilvl w:val="0"/>
          <w:numId w:val="16"/>
        </w:numPr>
        <w:spacing w:after="120" w:line="240" w:lineRule="auto"/>
        <w:jc w:val="both"/>
      </w:pPr>
      <w:r w:rsidRPr="00D56521">
        <w:t>S-421 Route Plan.</w:t>
      </w:r>
    </w:p>
    <w:p w14:paraId="7ED01226" w14:textId="096458DA" w:rsidR="00796161" w:rsidRDefault="00796161" w:rsidP="00796161">
      <w:pPr>
        <w:pStyle w:val="ListParagraph"/>
        <w:numPr>
          <w:ilvl w:val="0"/>
          <w:numId w:val="16"/>
        </w:numPr>
        <w:spacing w:after="120" w:line="240" w:lineRule="auto"/>
        <w:jc w:val="both"/>
      </w:pPr>
      <w:r>
        <w:t>S-128 Catalogue of Nautical Products</w:t>
      </w:r>
    </w:p>
    <w:p w14:paraId="1DDD05E1" w14:textId="77777777" w:rsidR="00796161" w:rsidRDefault="00796161" w:rsidP="00796161">
      <w:pPr>
        <w:pStyle w:val="ListParagraph"/>
        <w:spacing w:after="120" w:line="240" w:lineRule="auto"/>
        <w:jc w:val="both"/>
      </w:pPr>
    </w:p>
    <w:p w14:paraId="2AA0EF74" w14:textId="76329AB1" w:rsidR="00D60E7E" w:rsidRPr="00D56521" w:rsidRDefault="00B55D04" w:rsidP="00B42F17">
      <w:pPr>
        <w:pStyle w:val="Heading3"/>
      </w:pPr>
      <w:bookmarkStart w:id="664" w:name="_Ref45055480"/>
      <w:bookmarkStart w:id="665" w:name="_Ref45211570"/>
      <w:bookmarkStart w:id="666" w:name="_Toc144421217"/>
      <w:r w:rsidRPr="00D56521">
        <w:t xml:space="preserve">Other </w:t>
      </w:r>
      <w:r w:rsidR="008549AF" w:rsidRPr="00D56521">
        <w:t>data products</w:t>
      </w:r>
      <w:bookmarkEnd w:id="664"/>
      <w:bookmarkEnd w:id="665"/>
      <w:bookmarkEnd w:id="666"/>
    </w:p>
    <w:p w14:paraId="3209FFF3" w14:textId="2B56230B" w:rsidR="001A3D58" w:rsidRPr="00D56521" w:rsidRDefault="00796161" w:rsidP="00AA0332">
      <w:pPr>
        <w:spacing w:after="60" w:line="240" w:lineRule="auto"/>
        <w:jc w:val="both"/>
      </w:pPr>
      <w:r>
        <w:t xml:space="preserve">The intention is that in future editions of this document, when operational product specifications are published by IHO, </w:t>
      </w:r>
      <w:r w:rsidR="00960834" w:rsidRPr="00D56521">
        <w:t xml:space="preserve">navigation </w:t>
      </w:r>
      <w:r w:rsidR="008549AF" w:rsidRPr="00D56521">
        <w:t>displays such as the ECDIS main screen</w:t>
      </w:r>
      <w:r w:rsidR="00960834" w:rsidRPr="00D56521">
        <w:t xml:space="preserve"> </w:t>
      </w:r>
      <w:r>
        <w:t xml:space="preserve">will </w:t>
      </w:r>
      <w:r w:rsidR="00EE7A3D" w:rsidRPr="00D56521">
        <w:t>allow the mariner to toggle the display of the following data products</w:t>
      </w:r>
      <w:del w:id="667" w:author="jonathan pritchard" w:date="2024-07-05T17:19:00Z" w16du:dateUtc="2024-07-05T16:19:00Z">
        <w:r w:rsidR="00180BAF" w:rsidRPr="00D56521" w:rsidDel="00796161">
          <w:delText>:</w:delText>
        </w:r>
      </w:del>
    </w:p>
    <w:p w14:paraId="638A72EC" w14:textId="26B8CC63" w:rsidR="00A4729C" w:rsidRPr="00D56521" w:rsidRDefault="00A4729C" w:rsidP="00AE2737">
      <w:pPr>
        <w:pStyle w:val="ListParagraph"/>
        <w:numPr>
          <w:ilvl w:val="0"/>
          <w:numId w:val="17"/>
        </w:numPr>
        <w:spacing w:after="60" w:line="240" w:lineRule="auto"/>
        <w:jc w:val="both"/>
      </w:pPr>
      <w:r w:rsidRPr="00D56521">
        <w:t>S-122 Marine Protected Areas</w:t>
      </w:r>
      <w:r w:rsidR="000F2A6A" w:rsidRPr="00D56521">
        <w:t>;</w:t>
      </w:r>
    </w:p>
    <w:p w14:paraId="08C77765" w14:textId="1445706F" w:rsidR="00497BDA" w:rsidRDefault="00A4729C" w:rsidP="00AE2737">
      <w:pPr>
        <w:pStyle w:val="ListParagraph"/>
        <w:numPr>
          <w:ilvl w:val="0"/>
          <w:numId w:val="17"/>
        </w:numPr>
        <w:spacing w:after="60" w:line="240" w:lineRule="auto"/>
        <w:jc w:val="both"/>
        <w:rPr>
          <w:ins w:id="668" w:author="jonathan pritchard" w:date="2024-07-05T15:42:00Z" w16du:dateUtc="2024-07-05T14:42:00Z"/>
        </w:rPr>
      </w:pPr>
      <w:r w:rsidRPr="00D56521">
        <w:t xml:space="preserve">S-123 </w:t>
      </w:r>
      <w:r w:rsidR="000F2A6A" w:rsidRPr="00D56521">
        <w:t>Marine Radio Services;</w:t>
      </w:r>
    </w:p>
    <w:p w14:paraId="45AD7D6E" w14:textId="2E4AA9D6" w:rsidR="007D45C3" w:rsidRDefault="007D45C3" w:rsidP="00AE2737">
      <w:pPr>
        <w:pStyle w:val="ListParagraph"/>
        <w:numPr>
          <w:ilvl w:val="0"/>
          <w:numId w:val="17"/>
        </w:numPr>
        <w:spacing w:after="60" w:line="240" w:lineRule="auto"/>
        <w:jc w:val="both"/>
        <w:rPr>
          <w:ins w:id="669" w:author="jonathan pritchard" w:date="2024-07-06T12:30:00Z" w16du:dateUtc="2024-07-06T11:30:00Z"/>
        </w:rPr>
      </w:pPr>
      <w:ins w:id="670" w:author="jonathan pritchard" w:date="2024-07-05T15:42:00Z" w16du:dateUtc="2024-07-05T14:42:00Z">
        <w:r>
          <w:t>S-125</w:t>
        </w:r>
      </w:ins>
      <w:ins w:id="671" w:author="jonathan pritchard" w:date="2024-07-05T15:50:00Z" w16du:dateUtc="2024-07-05T14:50:00Z">
        <w:r w:rsidR="002D6394">
          <w:t xml:space="preserve"> </w:t>
        </w:r>
      </w:ins>
      <w:ins w:id="672" w:author="jonathan pritchard" w:date="2024-07-06T12:30:00Z" w16du:dateUtc="2024-07-06T11:30:00Z">
        <w:r w:rsidR="00776736">
          <w:t>Marine Aids to Navigation</w:t>
        </w:r>
      </w:ins>
    </w:p>
    <w:p w14:paraId="1E5EFECA" w14:textId="334EA504" w:rsidR="00776736" w:rsidRPr="00D56521" w:rsidRDefault="00776736" w:rsidP="00AE2737">
      <w:pPr>
        <w:pStyle w:val="ListParagraph"/>
        <w:numPr>
          <w:ilvl w:val="0"/>
          <w:numId w:val="17"/>
        </w:numPr>
        <w:spacing w:after="60" w:line="240" w:lineRule="auto"/>
        <w:jc w:val="both"/>
      </w:pPr>
      <w:ins w:id="673" w:author="jonathan pritchard" w:date="2024-07-06T12:30:00Z" w16du:dateUtc="2024-07-06T11:30:00Z">
        <w:r>
          <w:t>S-126 Physical En</w:t>
        </w:r>
      </w:ins>
      <w:ins w:id="674" w:author="jonathan pritchard" w:date="2024-07-06T12:31:00Z" w16du:dateUtc="2024-07-06T11:31:00Z">
        <w:r>
          <w:t>vironment</w:t>
        </w:r>
      </w:ins>
    </w:p>
    <w:p w14:paraId="1E591681" w14:textId="0D27E0D7" w:rsidR="005A185A" w:rsidRDefault="000F2A6A" w:rsidP="00AE2737">
      <w:pPr>
        <w:pStyle w:val="ListParagraph"/>
        <w:numPr>
          <w:ilvl w:val="0"/>
          <w:numId w:val="17"/>
        </w:numPr>
        <w:spacing w:after="60" w:line="240" w:lineRule="auto"/>
        <w:jc w:val="both"/>
        <w:rPr>
          <w:ins w:id="675" w:author="jonathan pritchard" w:date="2024-07-05T15:42:00Z" w16du:dateUtc="2024-07-05T14:42:00Z"/>
        </w:rPr>
      </w:pPr>
      <w:r w:rsidRPr="00D56521">
        <w:t>S-127 Marine Traffic Management;</w:t>
      </w:r>
    </w:p>
    <w:p w14:paraId="4FD66DDE" w14:textId="266BBA87" w:rsidR="007D45C3" w:rsidRDefault="007D45C3" w:rsidP="00AE2737">
      <w:pPr>
        <w:pStyle w:val="ListParagraph"/>
        <w:numPr>
          <w:ilvl w:val="0"/>
          <w:numId w:val="17"/>
        </w:numPr>
        <w:spacing w:after="60" w:line="240" w:lineRule="auto"/>
        <w:jc w:val="both"/>
        <w:rPr>
          <w:ins w:id="676" w:author="jonathan pritchard" w:date="2024-07-06T12:32:00Z" w16du:dateUtc="2024-07-06T11:32:00Z"/>
        </w:rPr>
      </w:pPr>
      <w:ins w:id="677" w:author="jonathan pritchard" w:date="2024-07-05T15:42:00Z" w16du:dateUtc="2024-07-05T14:42:00Z">
        <w:r>
          <w:t>S-131</w:t>
        </w:r>
      </w:ins>
      <w:ins w:id="678" w:author="jonathan pritchard" w:date="2024-07-05T17:19:00Z" w16du:dateUtc="2024-07-05T16:19:00Z">
        <w:r w:rsidR="00796161">
          <w:t xml:space="preserve"> Marine Harbour Infrastructure.</w:t>
        </w:r>
      </w:ins>
    </w:p>
    <w:p w14:paraId="52CFF01E" w14:textId="1505A543" w:rsidR="00776736" w:rsidRDefault="00776736" w:rsidP="00AE2737">
      <w:pPr>
        <w:pStyle w:val="ListParagraph"/>
        <w:numPr>
          <w:ilvl w:val="0"/>
          <w:numId w:val="17"/>
        </w:numPr>
        <w:spacing w:after="60" w:line="240" w:lineRule="auto"/>
        <w:jc w:val="both"/>
        <w:rPr>
          <w:ins w:id="679" w:author="jonathan pritchard" w:date="2024-07-06T12:32:00Z" w16du:dateUtc="2024-07-06T11:32:00Z"/>
        </w:rPr>
      </w:pPr>
      <w:ins w:id="680" w:author="jonathan pritchard" w:date="2024-07-06T12:33:00Z" w16du:dateUtc="2024-07-06T11:33:00Z">
        <w:r w:rsidRPr="00776736">
          <w:t>WMO S-411 Dynamic Ice Information</w:t>
        </w:r>
      </w:ins>
    </w:p>
    <w:p w14:paraId="69C2D57B" w14:textId="2EB78E04" w:rsidR="00776736" w:rsidRPr="00D56521" w:rsidRDefault="00776736" w:rsidP="00AE2737">
      <w:pPr>
        <w:pStyle w:val="ListParagraph"/>
        <w:numPr>
          <w:ilvl w:val="0"/>
          <w:numId w:val="17"/>
        </w:numPr>
        <w:spacing w:after="60" w:line="240" w:lineRule="auto"/>
        <w:jc w:val="both"/>
      </w:pPr>
      <w:ins w:id="681" w:author="jonathan pritchard" w:date="2024-07-06T12:32:00Z" w16du:dateUtc="2024-07-06T11:32:00Z">
        <w:r w:rsidRPr="00776736">
          <w:t>WMO S-412- Marine Weather Warnings</w:t>
        </w:r>
      </w:ins>
    </w:p>
    <w:p w14:paraId="408E69DF" w14:textId="77777777" w:rsidR="000F2A6A" w:rsidRPr="00D56521" w:rsidRDefault="000F2A6A" w:rsidP="00AA0332">
      <w:pPr>
        <w:spacing w:after="120" w:line="240" w:lineRule="auto"/>
        <w:jc w:val="both"/>
      </w:pPr>
    </w:p>
    <w:p w14:paraId="0AB41732" w14:textId="15705105" w:rsidR="00A36C96" w:rsidRPr="00D56521" w:rsidRDefault="00740F24" w:rsidP="00B42F17">
      <w:pPr>
        <w:pStyle w:val="Heading2"/>
      </w:pPr>
      <w:bookmarkStart w:id="682" w:name="_Ref42642169"/>
      <w:bookmarkStart w:id="683" w:name="_Toc144421220"/>
      <w:r w:rsidRPr="00D56521">
        <w:t>Mitigation of d</w:t>
      </w:r>
      <w:r w:rsidR="00A36C96" w:rsidRPr="00D56521">
        <w:t>ata overload</w:t>
      </w:r>
      <w:bookmarkEnd w:id="682"/>
      <w:bookmarkEnd w:id="683"/>
    </w:p>
    <w:p w14:paraId="63D55338" w14:textId="0AB39A00" w:rsidR="000F52FA" w:rsidRDefault="0040028C" w:rsidP="00AA0332">
      <w:pPr>
        <w:spacing w:after="120" w:line="240" w:lineRule="auto"/>
        <w:jc w:val="both"/>
      </w:pPr>
      <w:r w:rsidRPr="00D56521">
        <w:t>E</w:t>
      </w:r>
      <w:r w:rsidR="00A36C96" w:rsidRPr="00D56521">
        <w:t xml:space="preserve">ach additional </w:t>
      </w:r>
      <w:r w:rsidRPr="00D56521">
        <w:t xml:space="preserve">data </w:t>
      </w:r>
      <w:r w:rsidR="00A36C96" w:rsidRPr="00D56521">
        <w:t>layer multiplies clutter and the potential for hiding critical information. General user interface principles as well as IMO guidance (</w:t>
      </w:r>
      <w:r w:rsidR="00FD4A8D">
        <w:t xml:space="preserve">MSC.191(79), </w:t>
      </w:r>
      <w:r w:rsidR="004D05F1" w:rsidRPr="00D56521">
        <w:t>MSC</w:t>
      </w:r>
      <w:r w:rsidR="00357C86">
        <w:t>.1/Circ</w:t>
      </w:r>
      <w:r w:rsidR="00A36C96" w:rsidRPr="00D56521">
        <w:t>1609) recommend avoiding cluttering screens with too much information.</w:t>
      </w:r>
      <w:r w:rsidR="00740F24" w:rsidRPr="00D56521">
        <w:t xml:space="preserve"> </w:t>
      </w:r>
      <w:r w:rsidR="00796161">
        <w:t xml:space="preserve">The standardised mechanism for reducing clutter is the S-98 interoperability mechanism, described in outlined in </w:t>
      </w:r>
      <w:del w:id="684" w:author="jonathan pritchard" w:date="2024-07-05T17:23:00Z" w16du:dateUtc="2024-07-05T16:23:00Z">
        <w:r w:rsidR="00796161" w:rsidDel="00796161">
          <w:fldChar w:fldCharType="begin"/>
        </w:r>
        <w:r w:rsidR="00796161" w:rsidDel="00796161">
          <w:delInstrText xml:space="preserve"> REF _Ref171092510 \h </w:delInstrText>
        </w:r>
        <w:r w:rsidR="00000000">
          <w:fldChar w:fldCharType="separate"/>
        </w:r>
        <w:r w:rsidR="00796161" w:rsidDel="00796161">
          <w:fldChar w:fldCharType="end"/>
        </w:r>
      </w:del>
      <w:ins w:id="685" w:author="jonathan pritchard" w:date="2024-07-05T17:23:00Z" w16du:dateUtc="2024-07-05T16:23:00Z">
        <w:r w:rsidR="00796161">
          <w:fldChar w:fldCharType="begin"/>
        </w:r>
        <w:r w:rsidR="00796161">
          <w:instrText xml:space="preserve"> REF _Ref41928217 \r \h </w:instrText>
        </w:r>
      </w:ins>
      <w:r w:rsidR="00796161">
        <w:fldChar w:fldCharType="separate"/>
      </w:r>
      <w:ins w:id="686" w:author="jonathan pritchard" w:date="2024-07-05T17:23:00Z" w16du:dateUtc="2024-07-05T16:23:00Z">
        <w:r w:rsidR="00796161">
          <w:t>C-8</w:t>
        </w:r>
        <w:r w:rsidR="00796161">
          <w:fldChar w:fldCharType="end"/>
        </w:r>
      </w:ins>
    </w:p>
    <w:p w14:paraId="4AA9B1D3" w14:textId="5E1FBBA3" w:rsidR="0040028C" w:rsidRPr="00D56521" w:rsidRDefault="004D00EC" w:rsidP="00AA0332">
      <w:pPr>
        <w:spacing w:after="120" w:line="240" w:lineRule="auto"/>
        <w:jc w:val="both"/>
      </w:pPr>
      <w:r w:rsidRPr="00D56521">
        <w:lastRenderedPageBreak/>
        <w:t xml:space="preserve">Detection </w:t>
      </w:r>
      <w:r w:rsidR="00D242A8" w:rsidRPr="00D56521">
        <w:t xml:space="preserve">of </w:t>
      </w:r>
      <w:r w:rsidRPr="00D56521">
        <w:t>and response</w:t>
      </w:r>
      <w:r w:rsidR="00A36C96" w:rsidRPr="00D56521">
        <w:t xml:space="preserve"> </w:t>
      </w:r>
      <w:r w:rsidR="00D242A8" w:rsidRPr="00D56521">
        <w:t xml:space="preserve">to possible data overload </w:t>
      </w:r>
      <w:r w:rsidRPr="00D56521">
        <w:t>should</w:t>
      </w:r>
      <w:r w:rsidR="00A36C96" w:rsidRPr="00D56521">
        <w:t xml:space="preserve"> be guided by the role </w:t>
      </w:r>
      <w:r w:rsidR="002A7FC8" w:rsidRPr="00D56521">
        <w:t>a particular system</w:t>
      </w:r>
      <w:r w:rsidRPr="00D56521">
        <w:t xml:space="preserve"> is playing</w:t>
      </w:r>
      <w:r w:rsidR="002A7FC8" w:rsidRPr="00D56521">
        <w:t xml:space="preserve"> at the moment (e.g., a display being used </w:t>
      </w:r>
      <w:r w:rsidR="001D168B" w:rsidRPr="00D56521">
        <w:t>for planning may be able to treat potential overloading in a laxer manner than</w:t>
      </w:r>
      <w:r w:rsidR="002A7FC8" w:rsidRPr="00D56521">
        <w:t xml:space="preserve"> navigation display</w:t>
      </w:r>
      <w:r w:rsidR="001D168B" w:rsidRPr="00D56521">
        <w:t>s being used for route monitoring and collision avoidance</w:t>
      </w:r>
      <w:r w:rsidRPr="00D56521">
        <w:t>)</w:t>
      </w:r>
      <w:r w:rsidR="002A7FC8" w:rsidRPr="00D56521">
        <w:t>.</w:t>
      </w:r>
      <w:r w:rsidR="008878F3" w:rsidRPr="00D56521">
        <w:t xml:space="preserve"> </w:t>
      </w:r>
      <w:r w:rsidR="00D242A8" w:rsidRPr="00D56521">
        <w:t xml:space="preserve">See clause </w:t>
      </w:r>
      <w:r w:rsidR="00D242A8" w:rsidRPr="00D56521">
        <w:fldChar w:fldCharType="begin"/>
      </w:r>
      <w:r w:rsidR="00D242A8" w:rsidRPr="00D56521">
        <w:instrText xml:space="preserve"> REF _Ref42642060 \n \h </w:instrText>
      </w:r>
      <w:r w:rsidR="00AA0332" w:rsidRPr="00D56521">
        <w:instrText xml:space="preserve"> \* MERGEFORMAT </w:instrText>
      </w:r>
      <w:r w:rsidR="00D242A8" w:rsidRPr="00D56521">
        <w:fldChar w:fldCharType="separate"/>
      </w:r>
      <w:r w:rsidR="00832978">
        <w:t>C-8.3.10</w:t>
      </w:r>
      <w:r w:rsidR="00D242A8" w:rsidRPr="00D56521">
        <w:fldChar w:fldCharType="end"/>
      </w:r>
      <w:r w:rsidR="00D242A8" w:rsidRPr="00D56521">
        <w:t xml:space="preserve"> for user interface recommendations relating to possible data overload</w:t>
      </w:r>
      <w:r w:rsidR="0040028C" w:rsidRPr="00D56521">
        <w:t>.</w:t>
      </w:r>
    </w:p>
    <w:p w14:paraId="11F8FE8E" w14:textId="77777777" w:rsidR="000F2A6A" w:rsidRPr="00D56521" w:rsidRDefault="000F2A6A" w:rsidP="00AA0332">
      <w:pPr>
        <w:spacing w:after="120" w:line="240" w:lineRule="auto"/>
        <w:jc w:val="both"/>
      </w:pPr>
    </w:p>
    <w:p w14:paraId="4E08DACA" w14:textId="0DDABD6F" w:rsidR="005A03D0" w:rsidRPr="00D56521" w:rsidRDefault="004A2B46" w:rsidP="00214B3A">
      <w:pPr>
        <w:pStyle w:val="Heading1"/>
      </w:pPr>
      <w:bookmarkStart w:id="687" w:name="_Toc144421221"/>
      <w:r w:rsidRPr="00D56521">
        <w:t>P</w:t>
      </w:r>
      <w:r w:rsidR="005A03D0" w:rsidRPr="00D56521">
        <w:t xml:space="preserve">ortrayal </w:t>
      </w:r>
      <w:r w:rsidRPr="00D56521">
        <w:t>P</w:t>
      </w:r>
      <w:r w:rsidR="005A03D0" w:rsidRPr="00D56521">
        <w:t>rocess</w:t>
      </w:r>
      <w:r w:rsidR="00F53FBA" w:rsidRPr="00D56521">
        <w:t xml:space="preserve">, </w:t>
      </w:r>
      <w:r w:rsidRPr="00D56521">
        <w:t>Catalogue Elements</w:t>
      </w:r>
      <w:r w:rsidR="00F53FBA" w:rsidRPr="00D56521">
        <w:t>, and Alerting</w:t>
      </w:r>
      <w:bookmarkEnd w:id="687"/>
    </w:p>
    <w:p w14:paraId="3A3C63D8" w14:textId="5C22A73B" w:rsidR="00161C04" w:rsidRPr="00D56521" w:rsidRDefault="00D85A9D" w:rsidP="00AA0332">
      <w:pPr>
        <w:spacing w:after="120" w:line="240" w:lineRule="auto"/>
        <w:jc w:val="both"/>
      </w:pPr>
      <w:r w:rsidRPr="00D56521">
        <w:t>This section provides a brief</w:t>
      </w:r>
      <w:r w:rsidR="00235FD2">
        <w:t>, informative</w:t>
      </w:r>
      <w:r w:rsidRPr="00D56521">
        <w:t xml:space="preserve"> summary of the </w:t>
      </w:r>
      <w:r w:rsidR="00235FD2">
        <w:t xml:space="preserve">S-100 </w:t>
      </w:r>
      <w:r w:rsidRPr="00D56521">
        <w:t>portrayal process</w:t>
      </w:r>
      <w:r w:rsidR="008F0427" w:rsidRPr="00D56521">
        <w:t xml:space="preserve">, </w:t>
      </w:r>
      <w:r w:rsidRPr="00D56521">
        <w:t xml:space="preserve">the main elements of </w:t>
      </w:r>
      <w:r w:rsidR="000F2A6A" w:rsidRPr="00D56521">
        <w:t>P</w:t>
      </w:r>
      <w:r w:rsidRPr="00D56521">
        <w:t>ortrayal</w:t>
      </w:r>
      <w:r w:rsidR="008F0427" w:rsidRPr="00D56521">
        <w:t xml:space="preserve"> </w:t>
      </w:r>
      <w:r w:rsidR="000F2A6A" w:rsidRPr="00D56521">
        <w:t>C</w:t>
      </w:r>
      <w:r w:rsidRPr="00D56521">
        <w:t>atalogues</w:t>
      </w:r>
      <w:r w:rsidR="008F0427" w:rsidRPr="00D56521">
        <w:t>, and the alert model</w:t>
      </w:r>
      <w:r w:rsidRPr="00D56521">
        <w:t xml:space="preserve">. More details </w:t>
      </w:r>
      <w:r w:rsidR="00161C04" w:rsidRPr="00D56521">
        <w:t xml:space="preserve">about the process and definitions of </w:t>
      </w:r>
      <w:r w:rsidR="000F2A6A" w:rsidRPr="00D56521">
        <w:t>P</w:t>
      </w:r>
      <w:r w:rsidR="00161C04" w:rsidRPr="00D56521">
        <w:t xml:space="preserve">ortrayal </w:t>
      </w:r>
      <w:r w:rsidR="000F2A6A" w:rsidRPr="00D56521">
        <w:t>C</w:t>
      </w:r>
      <w:r w:rsidR="00161C04" w:rsidRPr="00D56521">
        <w:t>atalogue elements</w:t>
      </w:r>
      <w:r w:rsidR="008F0427" w:rsidRPr="00D56521">
        <w:t xml:space="preserve"> and the alerting model</w:t>
      </w:r>
      <w:r w:rsidR="00161C04" w:rsidRPr="00D56521">
        <w:t xml:space="preserve"> </w:t>
      </w:r>
      <w:r w:rsidRPr="00D56521">
        <w:t>are available in S-100 Parts 9 and 9a.</w:t>
      </w:r>
    </w:p>
    <w:p w14:paraId="72A3851D" w14:textId="79B6CA36" w:rsidR="00D85A9D" w:rsidRPr="00D56521" w:rsidRDefault="00161C04" w:rsidP="00AA0332">
      <w:pPr>
        <w:spacing w:after="120" w:line="240" w:lineRule="auto"/>
        <w:jc w:val="both"/>
      </w:pPr>
      <w:r w:rsidRPr="00D56521">
        <w:t>Later sections of the present document describe how the portrayal elements should be used in an ECDIS implementation.</w:t>
      </w:r>
    </w:p>
    <w:p w14:paraId="30CBE76E" w14:textId="77777777" w:rsidR="000F2A6A" w:rsidRPr="00D56521" w:rsidRDefault="000F2A6A" w:rsidP="00AA0332">
      <w:pPr>
        <w:spacing w:after="120" w:line="240" w:lineRule="auto"/>
        <w:jc w:val="both"/>
      </w:pPr>
    </w:p>
    <w:p w14:paraId="45051FF8" w14:textId="22BD27D4" w:rsidR="00EE220D" w:rsidRPr="00D56521" w:rsidRDefault="00EE220D" w:rsidP="00214B3A">
      <w:pPr>
        <w:pStyle w:val="Heading2"/>
      </w:pPr>
      <w:bookmarkStart w:id="688" w:name="_Toc144421222"/>
      <w:r w:rsidRPr="00D56521">
        <w:t>Overview of the portrayal process</w:t>
      </w:r>
      <w:bookmarkEnd w:id="688"/>
    </w:p>
    <w:p w14:paraId="594685A0" w14:textId="108EC759" w:rsidR="005543C4" w:rsidRPr="00D56521" w:rsidRDefault="00A10FE8" w:rsidP="00AA0332">
      <w:pPr>
        <w:spacing w:after="120" w:line="240" w:lineRule="auto"/>
        <w:jc w:val="both"/>
      </w:pPr>
      <w:r w:rsidRPr="00D56521">
        <w:t xml:space="preserve">The system has </w:t>
      </w:r>
      <w:r w:rsidR="00D5076B" w:rsidRPr="00D56521">
        <w:t>f</w:t>
      </w:r>
      <w:r w:rsidRPr="00D56521">
        <w:t xml:space="preserve">eature data within its internal database that needs to be portrayed. The System Portrayal Engine transforms the </w:t>
      </w:r>
      <w:r w:rsidR="00D5076B" w:rsidRPr="00D56521">
        <w:t>f</w:t>
      </w:r>
      <w:r w:rsidRPr="00D56521">
        <w:t>eature data into drawing instructions</w:t>
      </w:r>
      <w:r w:rsidR="00D5076B" w:rsidRPr="00D56521">
        <w:t xml:space="preserve"> according to the portrayal rules defined in the </w:t>
      </w:r>
      <w:r w:rsidR="000F2A6A" w:rsidRPr="00D56521">
        <w:t>P</w:t>
      </w:r>
      <w:r w:rsidR="00D5076B" w:rsidRPr="00D56521">
        <w:t xml:space="preserve">ortrayal </w:t>
      </w:r>
      <w:r w:rsidR="000F2A6A" w:rsidRPr="00D56521">
        <w:t>C</w:t>
      </w:r>
      <w:r w:rsidR="00D5076B" w:rsidRPr="00D56521">
        <w:t>atalogue</w:t>
      </w:r>
      <w:r w:rsidRPr="00D56521">
        <w:t xml:space="preserve">. </w:t>
      </w:r>
      <w:r w:rsidR="00341B76" w:rsidRPr="00D56521">
        <w:t xml:space="preserve">The drawing instructions are intermediate data used by the rendering engine to produce the </w:t>
      </w:r>
      <w:r w:rsidR="009D54A5" w:rsidRPr="00D56521">
        <w:t>portrayal</w:t>
      </w:r>
      <w:r w:rsidR="00341B76" w:rsidRPr="00D56521">
        <w:t xml:space="preserve"> output. </w:t>
      </w:r>
      <w:r w:rsidRPr="00D56521">
        <w:t xml:space="preserve">Drawing instructions include such things as references to symbol definitions, priority and filtering information. </w:t>
      </w:r>
      <w:r w:rsidR="00BE7352" w:rsidRPr="00D56521">
        <w:t xml:space="preserve">The symbol definitions contain the details of all graphical elements used for the portrayal. </w:t>
      </w:r>
      <w:r w:rsidRPr="00D56521">
        <w:t>The drawing instructions are processed by the rendering engine to produce the final display</w:t>
      </w:r>
      <w:r w:rsidR="00BE7352" w:rsidRPr="00D56521">
        <w:t xml:space="preserve"> according to the output device</w:t>
      </w:r>
      <w:r w:rsidRPr="00D56521">
        <w:t>.</w:t>
      </w:r>
    </w:p>
    <w:p w14:paraId="50A05D19" w14:textId="3E9D2B65" w:rsidR="00293CE9" w:rsidRPr="00D56521" w:rsidRDefault="005543C4" w:rsidP="00AA0332">
      <w:pPr>
        <w:spacing w:after="120" w:line="240" w:lineRule="auto"/>
        <w:jc w:val="both"/>
      </w:pPr>
      <w:r w:rsidRPr="00D56521">
        <w:t>S-</w:t>
      </w:r>
      <w:r w:rsidR="00A5400C" w:rsidRPr="00D56521">
        <w:t>100 describes</w:t>
      </w:r>
      <w:r w:rsidRPr="00D56521">
        <w:t xml:space="preserve"> </w:t>
      </w:r>
      <w:r w:rsidR="00653147" w:rsidRPr="00D56521">
        <w:t xml:space="preserve">two different portrayal mechanisms, one based on </w:t>
      </w:r>
      <w:r w:rsidRPr="00D56521">
        <w:t xml:space="preserve">XSLT </w:t>
      </w:r>
      <w:r w:rsidR="00653147" w:rsidRPr="00D56521">
        <w:t xml:space="preserve">templates </w:t>
      </w:r>
      <w:r w:rsidRPr="00D56521">
        <w:t xml:space="preserve">and </w:t>
      </w:r>
      <w:r w:rsidR="00653147" w:rsidRPr="00D56521">
        <w:t xml:space="preserve">the other on a scripting </w:t>
      </w:r>
      <w:r w:rsidR="009D54A5" w:rsidRPr="00D56521">
        <w:t>architecture</w:t>
      </w:r>
      <w:r w:rsidR="00653147" w:rsidRPr="00D56521">
        <w:t xml:space="preserve"> based on </w:t>
      </w:r>
      <w:r w:rsidRPr="00D56521">
        <w:t xml:space="preserve">Lua. </w:t>
      </w:r>
      <w:r w:rsidR="00D5076B" w:rsidRPr="00D56521">
        <w:t xml:space="preserve">The </w:t>
      </w:r>
      <w:r w:rsidR="00653147" w:rsidRPr="00D56521">
        <w:t>basic</w:t>
      </w:r>
      <w:r w:rsidR="00D5076B" w:rsidRPr="00D56521">
        <w:t xml:space="preserve"> portrayal process is </w:t>
      </w:r>
      <w:r w:rsidR="00653147" w:rsidRPr="00D56521">
        <w:t xml:space="preserve">the same for both, and is </w:t>
      </w:r>
      <w:r w:rsidR="00D5076B" w:rsidRPr="00D56521">
        <w:t>described in S-100 Part 9</w:t>
      </w:r>
      <w:r w:rsidRPr="00D56521">
        <w:t xml:space="preserve">; variations </w:t>
      </w:r>
      <w:r w:rsidR="005870DC" w:rsidRPr="00D56521">
        <w:t xml:space="preserve">to the process and input/output that are </w:t>
      </w:r>
      <w:r w:rsidRPr="00D56521">
        <w:t xml:space="preserve">required for Lua </w:t>
      </w:r>
      <w:r w:rsidR="00A5400C" w:rsidRPr="00D56521">
        <w:t>P</w:t>
      </w:r>
      <w:r w:rsidRPr="00D56521">
        <w:t xml:space="preserve">ortrayal </w:t>
      </w:r>
      <w:r w:rsidR="00A5400C" w:rsidRPr="00D56521">
        <w:t>C</w:t>
      </w:r>
      <w:r w:rsidRPr="00D56521">
        <w:t xml:space="preserve">atalogues are described in Part </w:t>
      </w:r>
      <w:r w:rsidR="00D5076B" w:rsidRPr="00D56521">
        <w:t>9a.</w:t>
      </w:r>
      <w:ins w:id="689" w:author="jonathan pritchard" w:date="2024-05-20T15:51:00Z" w16du:dateUtc="2024-05-20T14:51:00Z">
        <w:r w:rsidR="00F42EC6">
          <w:t xml:space="preserve"> </w:t>
        </w:r>
      </w:ins>
    </w:p>
    <w:p w14:paraId="7B1DB2A3" w14:textId="2C4DB90B" w:rsidR="00D5076B" w:rsidRPr="00D56521" w:rsidRDefault="00EC339B" w:rsidP="00AA0332">
      <w:pPr>
        <w:spacing w:after="120" w:line="240" w:lineRule="auto"/>
        <w:jc w:val="both"/>
      </w:pPr>
      <w:r w:rsidRPr="00D56521">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D56521">
        <w:t>catalogue.</w:t>
      </w:r>
      <w:proofErr w:type="spellEnd"/>
      <w:r w:rsidR="00127A99" w:rsidRPr="00D56521">
        <w:t xml:space="preserve"> </w:t>
      </w:r>
      <w:r w:rsidR="00D5076B" w:rsidRPr="00D56521">
        <w:t>Interoperability processing is described in S-100 Part 16 and S-98.</w:t>
      </w:r>
      <w:r w:rsidR="001E273F" w:rsidRPr="00D56521">
        <w:t xml:space="preserve"> </w:t>
      </w:r>
    </w:p>
    <w:p w14:paraId="3CC0A134" w14:textId="304131C7" w:rsidR="001E273F" w:rsidRPr="00D56521" w:rsidRDefault="001E273F" w:rsidP="00AA0332">
      <w:pPr>
        <w:spacing w:after="120" w:line="240" w:lineRule="auto"/>
        <w:jc w:val="both"/>
      </w:pPr>
      <w:r w:rsidRPr="00D56521">
        <w:t xml:space="preserve">In the absence of interoperability, portrayal is as described in S-100 Part 9. When interoperability is activated the portrayal is modified as specified by the </w:t>
      </w:r>
      <w:r w:rsidR="00A5400C" w:rsidRPr="00D56521">
        <w:t>I</w:t>
      </w:r>
      <w:r w:rsidRPr="00D56521">
        <w:t xml:space="preserve">nteroperability </w:t>
      </w:r>
      <w:r w:rsidR="00A5400C" w:rsidRPr="00D56521">
        <w:t>C</w:t>
      </w:r>
      <w:r w:rsidRPr="00D56521">
        <w:t>atalogue. Interoperability processing is described in S-100 Part 16 and S-98.</w:t>
      </w:r>
    </w:p>
    <w:p w14:paraId="40746E8B" w14:textId="77777777" w:rsidR="001E273F" w:rsidRPr="00D56521" w:rsidRDefault="001E273F" w:rsidP="00AA0332">
      <w:pPr>
        <w:spacing w:after="120" w:line="240" w:lineRule="auto"/>
        <w:jc w:val="both"/>
      </w:pPr>
    </w:p>
    <w:p w14:paraId="2268938B" w14:textId="425F845E" w:rsidR="00EE220D" w:rsidRDefault="00EE220D" w:rsidP="00B42F17">
      <w:pPr>
        <w:pStyle w:val="Heading2"/>
      </w:pPr>
      <w:bookmarkStart w:id="690" w:name="_Toc144421223"/>
      <w:r w:rsidRPr="00D56521">
        <w:t>Elements of portrayal catalogues</w:t>
      </w:r>
      <w:bookmarkEnd w:id="690"/>
      <w:r w:rsidR="009A245C">
        <w:t xml:space="preserve"> </w:t>
      </w:r>
    </w:p>
    <w:p w14:paraId="770B1E54" w14:textId="7B4D34F4" w:rsidR="00B42F17" w:rsidRPr="00B42F17" w:rsidRDefault="00B42F17" w:rsidP="00214B3A">
      <w:r>
        <w:t xml:space="preserve">Much of the content of this section is included for information as it is described </w:t>
      </w:r>
      <w:r w:rsidR="00E4260A">
        <w:t xml:space="preserve">definitively </w:t>
      </w:r>
      <w:r>
        <w:t>in S-100 Part 9 and Part 9a already.</w:t>
      </w:r>
      <w:r w:rsidR="009F2D40">
        <w:t xml:space="preserve"> </w:t>
      </w:r>
    </w:p>
    <w:p w14:paraId="4107A5FA" w14:textId="52C37A4A" w:rsidR="00EE62F6" w:rsidRPr="00D56521" w:rsidRDefault="00EE62F6" w:rsidP="00B42F17">
      <w:pPr>
        <w:pStyle w:val="Heading3"/>
      </w:pPr>
      <w:bookmarkStart w:id="691" w:name="_Toc144421224"/>
      <w:proofErr w:type="spellStart"/>
      <w:r w:rsidRPr="00024B10">
        <w:t>Pixmaps</w:t>
      </w:r>
      <w:bookmarkEnd w:id="691"/>
      <w:proofErr w:type="spellEnd"/>
    </w:p>
    <w:p w14:paraId="30373C0E" w14:textId="6F92C22F" w:rsidR="00EE62F6" w:rsidRPr="00D56521" w:rsidRDefault="0016682D" w:rsidP="00A52928">
      <w:pPr>
        <w:spacing w:after="120" w:line="240" w:lineRule="auto"/>
        <w:jc w:val="both"/>
      </w:pPr>
      <w:proofErr w:type="spellStart"/>
      <w:r w:rsidRPr="00D56521">
        <w:t>Pixmaps</w:t>
      </w:r>
      <w:proofErr w:type="spellEnd"/>
      <w:r w:rsidRPr="00D56521">
        <w:t xml:space="preserve"> can be used for defining pattern fills for areas that are not sufficiently described to be symbolised, or for which no symbol exists in the </w:t>
      </w:r>
      <w:r w:rsidR="00A5400C" w:rsidRPr="00D56521">
        <w:t>IHO Geospatial Information (</w:t>
      </w:r>
      <w:r w:rsidRPr="00D56521">
        <w:t>GI</w:t>
      </w:r>
      <w:r w:rsidR="00A5400C" w:rsidRPr="00D56521">
        <w:t>)</w:t>
      </w:r>
      <w:r w:rsidRPr="00D56521">
        <w:t xml:space="preserve"> </w:t>
      </w:r>
      <w:r w:rsidR="00A5400C" w:rsidRPr="00D56521">
        <w:t>R</w:t>
      </w:r>
      <w:r w:rsidRPr="00D56521">
        <w:t>egistry.</w:t>
      </w:r>
    </w:p>
    <w:p w14:paraId="7D90C3D8" w14:textId="54B51F00" w:rsidR="00EE220D" w:rsidRPr="00D56521" w:rsidRDefault="00EE220D" w:rsidP="00B42F17">
      <w:pPr>
        <w:pStyle w:val="Heading3"/>
      </w:pPr>
      <w:bookmarkStart w:id="692" w:name="_Toc144421225"/>
      <w:r w:rsidRPr="00D56521">
        <w:t xml:space="preserve">Colour </w:t>
      </w:r>
      <w:r w:rsidR="00E75C72" w:rsidRPr="00D56521">
        <w:t>c</w:t>
      </w:r>
      <w:r w:rsidRPr="00D56521">
        <w:t xml:space="preserve">oding </w:t>
      </w:r>
      <w:r w:rsidR="00E75C72" w:rsidRPr="00D56521">
        <w:t>s</w:t>
      </w:r>
      <w:r w:rsidRPr="00D56521">
        <w:t>cheme</w:t>
      </w:r>
      <w:bookmarkEnd w:id="692"/>
    </w:p>
    <w:p w14:paraId="267A8B73" w14:textId="63CEB3C1" w:rsidR="00693E3B" w:rsidRPr="00D56521" w:rsidRDefault="00EE220D" w:rsidP="00A52928">
      <w:pPr>
        <w:spacing w:after="120" w:line="240" w:lineRule="auto"/>
        <w:jc w:val="both"/>
      </w:pPr>
      <w:r w:rsidRPr="00D56521">
        <w:t xml:space="preserve">The </w:t>
      </w:r>
      <w:r w:rsidR="00A5400C" w:rsidRPr="00D56521">
        <w:t>P</w:t>
      </w:r>
      <w:r w:rsidR="00A52928" w:rsidRPr="00D56521">
        <w:t>or</w:t>
      </w:r>
      <w:r w:rsidRPr="00D56521">
        <w:t xml:space="preserve">trayal </w:t>
      </w:r>
      <w:r w:rsidR="00A5400C" w:rsidRPr="00D56521">
        <w:t>C</w:t>
      </w:r>
      <w:r w:rsidRPr="00D56521">
        <w:t xml:space="preserve">atalogue uses a colour scheme, which classifies colours by their usage. Each colour usage is represented by a </w:t>
      </w:r>
      <w:r w:rsidR="00B02248" w:rsidRPr="00D56521">
        <w:t>five-</w:t>
      </w:r>
      <w:r w:rsidRPr="00D56521">
        <w:t xml:space="preserve">letter colour token. Each colour token corresponds to a colour definition given in CIE </w:t>
      </w:r>
      <w:r w:rsidR="005E0B00" w:rsidRPr="00D56521">
        <w:t>and</w:t>
      </w:r>
      <w:r w:rsidR="001036AA" w:rsidRPr="00D56521">
        <w:t>/or</w:t>
      </w:r>
      <w:r w:rsidR="005E0B00" w:rsidRPr="00D56521">
        <w:t xml:space="preserve"> sRGB </w:t>
      </w:r>
      <w:r w:rsidRPr="00D56521">
        <w:t>coordinates in one of a set of colour</w:t>
      </w:r>
      <w:r w:rsidR="00632B95" w:rsidRPr="00D56521">
        <w:t>s</w:t>
      </w:r>
      <w:r w:rsidR="00693E3B" w:rsidRPr="00D56521">
        <w:t xml:space="preserve">; each set is intended </w:t>
      </w:r>
      <w:r w:rsidRPr="00D56521">
        <w:t xml:space="preserve">for </w:t>
      </w:r>
      <w:r w:rsidR="00693E3B" w:rsidRPr="00D56521">
        <w:t xml:space="preserve">a </w:t>
      </w:r>
      <w:r w:rsidRPr="00D56521">
        <w:t xml:space="preserve">different bridge lighting condition. Each </w:t>
      </w:r>
      <w:r w:rsidR="00693E3B" w:rsidRPr="00D56521">
        <w:t>such set of colours</w:t>
      </w:r>
      <w:r w:rsidRPr="00D56521">
        <w:t xml:space="preserve"> is referred to as a “</w:t>
      </w:r>
      <w:r w:rsidR="00632B95" w:rsidRPr="00D56521">
        <w:t>palette</w:t>
      </w:r>
      <w:r w:rsidRPr="00D56521">
        <w:t xml:space="preserve">” </w:t>
      </w:r>
      <w:r w:rsidR="00693E3B" w:rsidRPr="00D56521">
        <w:t xml:space="preserve">and is generally identified by a descriptive name, </w:t>
      </w:r>
      <w:r w:rsidRPr="00D56521">
        <w:t>such as “Day-Bright”, “Dusk” and “Night”.</w:t>
      </w:r>
      <w:r w:rsidR="00693E3B" w:rsidRPr="00D56521">
        <w:t xml:space="preserve"> </w:t>
      </w:r>
      <w:r w:rsidR="00524263" w:rsidRPr="00D56521">
        <w:t>A particular colour token is often assigned different CIE/sRGB coordinates in different palettes (especially day/night/dusk palettes).</w:t>
      </w:r>
    </w:p>
    <w:p w14:paraId="6C14DC41" w14:textId="28CDD67B" w:rsidR="00693E3B" w:rsidRPr="00D56521" w:rsidRDefault="00693E3B" w:rsidP="00A52928">
      <w:pPr>
        <w:spacing w:after="120" w:line="240" w:lineRule="auto"/>
        <w:jc w:val="both"/>
      </w:pPr>
      <w:r w:rsidRPr="00D56521">
        <w:lastRenderedPageBreak/>
        <w:t>A “colour profile”, as the term is used in S-100, is a collection of different palettes</w:t>
      </w:r>
      <w:r w:rsidR="00524263" w:rsidRPr="00D56521">
        <w:t xml:space="preserve"> within a single XML file</w:t>
      </w:r>
      <w:r w:rsidRPr="00D56521">
        <w:t>.</w:t>
      </w:r>
      <w:r w:rsidR="00524263" w:rsidRPr="00D56521">
        <w:t xml:space="preserve"> An ECDIS </w:t>
      </w:r>
      <w:r w:rsidR="00796161">
        <w:t>makes</w:t>
      </w:r>
      <w:r w:rsidR="00796161" w:rsidRPr="00D56521">
        <w:t xml:space="preserve"> </w:t>
      </w:r>
      <w:r w:rsidR="00524263" w:rsidRPr="00D56521">
        <w:t xml:space="preserve">palettes for day, night, and dusk conditions available on the </w:t>
      </w:r>
      <w:r w:rsidR="00B02248" w:rsidRPr="00D56521">
        <w:t>system</w:t>
      </w:r>
      <w:r w:rsidR="002759B2" w:rsidRPr="00D56521">
        <w:t xml:space="preserve"> (MSC </w:t>
      </w:r>
      <w:r w:rsidR="00F00C10">
        <w:t>530(106)</w:t>
      </w:r>
      <w:r w:rsidR="002759B2" w:rsidRPr="00D56521">
        <w:t xml:space="preserve"> / A10.4</w:t>
      </w:r>
      <w:r w:rsidR="00524263" w:rsidRPr="00D56521">
        <w:t xml:space="preserve">. </w:t>
      </w:r>
    </w:p>
    <w:p w14:paraId="28A36B57" w14:textId="766DABD8" w:rsidR="00EE220D" w:rsidRPr="00D56521" w:rsidRDefault="00EE220D" w:rsidP="00A52928">
      <w:pPr>
        <w:spacing w:after="120" w:line="240" w:lineRule="auto"/>
        <w:jc w:val="both"/>
      </w:pPr>
      <w:r w:rsidRPr="00D56521">
        <w:t>Symbols, fill styles and line styles refer to the colour tables by using the standardized colour tokens as part of the symbol definition.</w:t>
      </w:r>
    </w:p>
    <w:p w14:paraId="5884DCA9" w14:textId="79E45B71" w:rsidR="00EE220D" w:rsidRPr="00D56521" w:rsidRDefault="00EE220D" w:rsidP="00A13F5A">
      <w:pPr>
        <w:pStyle w:val="Heading3"/>
      </w:pPr>
      <w:bookmarkStart w:id="693" w:name="_Toc144421226"/>
      <w:r w:rsidRPr="00D56521">
        <w:t>Symbols</w:t>
      </w:r>
      <w:bookmarkEnd w:id="693"/>
    </w:p>
    <w:p w14:paraId="07A4A7BC" w14:textId="0D6DD631" w:rsidR="00EE62F6"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 xml:space="preserve">atalogue </w:t>
      </w:r>
      <w:r w:rsidR="00A5400C" w:rsidRPr="00D56521">
        <w:t>provides a</w:t>
      </w:r>
      <w:r w:rsidRPr="00D56521">
        <w:t xml:space="preserve"> set of symbols</w:t>
      </w:r>
      <w:r w:rsidR="00796161">
        <w:t xml:space="preserve">. </w:t>
      </w:r>
      <w:r w:rsidRPr="00D56521">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D56521" w:rsidRDefault="00EE220D" w:rsidP="00A13F5A">
      <w:pPr>
        <w:pStyle w:val="Heading3"/>
      </w:pPr>
      <w:bookmarkStart w:id="694" w:name="_Toc144421227"/>
      <w:r w:rsidRPr="00D56521">
        <w:t xml:space="preserve">Area </w:t>
      </w:r>
      <w:r w:rsidR="00E75C72" w:rsidRPr="00D56521">
        <w:t>f</w:t>
      </w:r>
      <w:r w:rsidRPr="00D56521">
        <w:t>ills</w:t>
      </w:r>
      <w:bookmarkEnd w:id="694"/>
    </w:p>
    <w:p w14:paraId="4CF4D796" w14:textId="7DE89462" w:rsidR="00EE220D"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D56521">
        <w:t xml:space="preserve"> Fill patterns or centred area symbols </w:t>
      </w:r>
      <w:r w:rsidR="00D802E7" w:rsidRPr="00D56521">
        <w:t>may</w:t>
      </w:r>
      <w:r w:rsidR="00015341" w:rsidRPr="00D56521">
        <w:t xml:space="preserve"> be used to symbolize the case when the entire display window lies within an area.</w:t>
      </w:r>
    </w:p>
    <w:p w14:paraId="08F3641F" w14:textId="1109FD5E" w:rsidR="00771A11"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provides two options for area boundaries, referred to as “plain” and “symbolised”.</w:t>
      </w:r>
    </w:p>
    <w:p w14:paraId="67FF6690" w14:textId="4245EF78" w:rsidR="00EE220D" w:rsidRPr="00D56521" w:rsidRDefault="00EE220D" w:rsidP="00A52928">
      <w:pPr>
        <w:spacing w:after="120" w:line="240" w:lineRule="auto"/>
        <w:jc w:val="both"/>
      </w:pPr>
      <w:r w:rsidRPr="00D56521">
        <w:t>Cent</w:t>
      </w:r>
      <w:r w:rsidR="00771A11" w:rsidRPr="00D56521">
        <w:t>r</w:t>
      </w:r>
      <w:r w:rsidRPr="00D56521">
        <w:t xml:space="preserve">ed symbols </w:t>
      </w:r>
      <w:r w:rsidR="009F2D40">
        <w:t xml:space="preserve">are </w:t>
      </w:r>
      <w:r w:rsidRPr="00D56521">
        <w:t xml:space="preserve">used with symbolized boundaries to symbolize the case when the entire display window lies within an area. </w:t>
      </w:r>
    </w:p>
    <w:p w14:paraId="4C0E90AE" w14:textId="3949ADA0" w:rsidR="00EE220D" w:rsidRPr="00D56521" w:rsidRDefault="00EE220D" w:rsidP="00A52928">
      <w:pPr>
        <w:spacing w:after="120" w:line="240" w:lineRule="auto"/>
        <w:jc w:val="both"/>
      </w:pPr>
      <w:r w:rsidRPr="00D56521">
        <w:t xml:space="preserve">Area boundaries </w:t>
      </w:r>
      <w:r w:rsidR="00771A11" w:rsidRPr="00D56521">
        <w:t>should</w:t>
      </w:r>
      <w:r w:rsidRPr="00D56521">
        <w:t xml:space="preserve"> not be visible on the edge of the display window when the display window is enclosed by an area</w:t>
      </w:r>
      <w:r w:rsidR="005E0B00" w:rsidRPr="00D56521">
        <w:t>.</w:t>
      </w:r>
      <w:r w:rsidR="00771A11" w:rsidRPr="00D56521">
        <w:t xml:space="preserve"> Howeve</w:t>
      </w:r>
      <w:r w:rsidR="00B87412" w:rsidRPr="00D56521">
        <w:t>r</w:t>
      </w:r>
      <w:r w:rsidR="00771A11" w:rsidRPr="00D56521">
        <w:t>, if the boundary is actually on the edge of the display window, it should be visible.</w:t>
      </w:r>
    </w:p>
    <w:p w14:paraId="5A96A5B2" w14:textId="69BD56BF" w:rsidR="006F4147" w:rsidRPr="00D56521" w:rsidRDefault="006F4147" w:rsidP="00A52928">
      <w:pPr>
        <w:spacing w:after="120" w:line="240" w:lineRule="auto"/>
        <w:jc w:val="both"/>
      </w:pPr>
      <w:r w:rsidRPr="00D56521">
        <w:t>In the context of S-100 area fills effect surface geometry portrayal.</w:t>
      </w:r>
    </w:p>
    <w:p w14:paraId="65D15267" w14:textId="5386D25C" w:rsidR="00EE220D" w:rsidRPr="00D56521" w:rsidRDefault="00EE220D" w:rsidP="00A13F5A">
      <w:pPr>
        <w:pStyle w:val="Heading3"/>
      </w:pPr>
      <w:bookmarkStart w:id="695" w:name="_Toc144421228"/>
      <w:r w:rsidRPr="00D56521">
        <w:t xml:space="preserve">Line </w:t>
      </w:r>
      <w:r w:rsidR="00E75C72" w:rsidRPr="00D56521">
        <w:t>s</w:t>
      </w:r>
      <w:r w:rsidRPr="00D56521">
        <w:t>tyles</w:t>
      </w:r>
      <w:bookmarkEnd w:id="695"/>
    </w:p>
    <w:p w14:paraId="4BB6FCEF" w14:textId="1798C1B4" w:rsidR="00F346C8"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uses two types of line styles: simple line styles and complex line styles. Simple line styles are solid, dashed or dotted lines with varying colour and thickness</w:t>
      </w:r>
      <w:r w:rsidR="00F346C8" w:rsidRPr="00D56521">
        <w:t xml:space="preserve"> (width or stroke width)</w:t>
      </w:r>
      <w:r w:rsidRPr="00D56521">
        <w:t>. Complex</w:t>
      </w:r>
      <w:r w:rsidR="00F346C8" w:rsidRPr="00D56521">
        <w:t xml:space="preserve"> (or “composit</w:t>
      </w:r>
      <w:r w:rsidR="000071F4" w:rsidRPr="00D56521">
        <w:t>e”)</w:t>
      </w:r>
      <w:r w:rsidRPr="00D56521">
        <w:t xml:space="preserve"> line styles are composed of repeating line patterns.</w:t>
      </w:r>
    </w:p>
    <w:p w14:paraId="2A53288A" w14:textId="0C165F7B" w:rsidR="00EE220D" w:rsidRPr="00D56521" w:rsidRDefault="00F346C8" w:rsidP="00A52928">
      <w:pPr>
        <w:spacing w:after="120" w:line="240" w:lineRule="auto"/>
        <w:jc w:val="both"/>
      </w:pPr>
      <w:r w:rsidRPr="00D56521">
        <w:t xml:space="preserve">Simple line styles are generally described by continuity, width, and colour. The full specification of a simple line style may also include other elements such as dash interval, cap and join types (see S-100 </w:t>
      </w:r>
      <w:r w:rsidR="00A5400C" w:rsidRPr="00D56521">
        <w:t xml:space="preserve">clauses </w:t>
      </w:r>
      <w:r w:rsidRPr="00D56521">
        <w:t xml:space="preserve">9-12.4 and 9a-11.2.2.3), defaults for which may be set in the </w:t>
      </w:r>
      <w:r w:rsidR="00A5400C" w:rsidRPr="00D56521">
        <w:t>P</w:t>
      </w:r>
      <w:r w:rsidRPr="00D56521">
        <w:t xml:space="preserve">ortrayal </w:t>
      </w:r>
      <w:r w:rsidR="00A5400C" w:rsidRPr="00D56521">
        <w:t>C</w:t>
      </w:r>
      <w:r w:rsidRPr="00D56521">
        <w:t>atalogue. Complex line styles consist of additional elements, described in S-100 9-12.4 and 9a-11.2.2.3.</w:t>
      </w:r>
    </w:p>
    <w:p w14:paraId="00564AF7" w14:textId="5159AAA1" w:rsidR="006F4147" w:rsidRPr="00D56521" w:rsidRDefault="00D91128" w:rsidP="00A52928">
      <w:pPr>
        <w:spacing w:after="120" w:line="240" w:lineRule="auto"/>
        <w:jc w:val="both"/>
      </w:pPr>
      <w:r w:rsidRPr="00D56521">
        <w:t xml:space="preserve">Complex </w:t>
      </w:r>
      <w:proofErr w:type="spellStart"/>
      <w:r w:rsidRPr="00D56521">
        <w:t>linestyles</w:t>
      </w:r>
      <w:proofErr w:type="spellEnd"/>
      <w:r w:rsidRPr="00D56521">
        <w:t xml:space="preserve"> may be one-sided (symbols, text, etc., which are part of the line extend to only one side of the line) or two-sided (symbols, text, etc. extend on both sides of the line).</w:t>
      </w:r>
    </w:p>
    <w:p w14:paraId="3D9CAF97" w14:textId="118BAADF" w:rsidR="006F4147" w:rsidRPr="00776736" w:rsidDel="00776736" w:rsidRDefault="006F4147" w:rsidP="00A52928">
      <w:pPr>
        <w:spacing w:after="120" w:line="240" w:lineRule="auto"/>
        <w:jc w:val="both"/>
        <w:rPr>
          <w:del w:id="696" w:author="jonathan pritchard" w:date="2024-07-06T12:29:00Z" w16du:dateUtc="2024-07-06T11:29:00Z"/>
          <w:rPrChange w:id="697" w:author="jonathan pritchard" w:date="2024-07-06T12:30:00Z" w16du:dateUtc="2024-07-06T11:30:00Z">
            <w:rPr>
              <w:del w:id="698" w:author="jonathan pritchard" w:date="2024-07-06T12:29:00Z" w16du:dateUtc="2024-07-06T11:29:00Z"/>
              <w:b/>
              <w:bCs/>
            </w:rPr>
          </w:rPrChange>
        </w:rPr>
      </w:pPr>
      <w:commentRangeStart w:id="699"/>
      <w:r w:rsidRPr="00776736">
        <w:t xml:space="preserve">In the context of S-100 line styles </w:t>
      </w:r>
      <w:ins w:id="700" w:author="jonathan pritchard" w:date="2024-07-05T12:22:00Z" w16du:dateUtc="2024-07-05T11:22:00Z">
        <w:r w:rsidR="00C9656E" w:rsidRPr="00776736">
          <w:t>a</w:t>
        </w:r>
      </w:ins>
      <w:r w:rsidRPr="00776736">
        <w:t>ffect curve geometry portrayal.</w:t>
      </w:r>
      <w:commentRangeEnd w:id="699"/>
      <w:r w:rsidR="00024B10" w:rsidRPr="00776736">
        <w:rPr>
          <w:rStyle w:val="CommentReference"/>
        </w:rPr>
        <w:commentReference w:id="699"/>
      </w:r>
    </w:p>
    <w:p w14:paraId="193EEE8D" w14:textId="62693605" w:rsidR="00776736" w:rsidRPr="00796161" w:rsidRDefault="00776736" w:rsidP="00A52928">
      <w:pPr>
        <w:spacing w:after="120" w:line="240" w:lineRule="auto"/>
        <w:jc w:val="both"/>
        <w:rPr>
          <w:b/>
          <w:bCs/>
        </w:rPr>
      </w:pPr>
      <w:r>
        <w:rPr>
          <w:b/>
          <w:bCs/>
        </w:rPr>
        <w:t>[insert image and guidance on ensuring line styles don’t conflict [TSM paper as agreed]</w:t>
      </w:r>
    </w:p>
    <w:p w14:paraId="2178DA33" w14:textId="77777777" w:rsidR="00235FD2" w:rsidRPr="00D56521" w:rsidRDefault="00235FD2" w:rsidP="00A52928">
      <w:pPr>
        <w:spacing w:after="120" w:line="240" w:lineRule="auto"/>
        <w:jc w:val="both"/>
      </w:pPr>
    </w:p>
    <w:p w14:paraId="5346F7EB" w14:textId="158E6EF4" w:rsidR="00EE220D" w:rsidRPr="00D56521" w:rsidRDefault="00EE220D" w:rsidP="00A13F5A">
      <w:pPr>
        <w:pStyle w:val="Heading3"/>
      </w:pPr>
      <w:bookmarkStart w:id="701" w:name="_Toc144421229"/>
      <w:r w:rsidRPr="00D56521">
        <w:t>Text</w:t>
      </w:r>
      <w:bookmarkEnd w:id="701"/>
    </w:p>
    <w:p w14:paraId="0AACE70B" w14:textId="57F8CB10" w:rsidR="005147D3" w:rsidRPr="00D56521" w:rsidRDefault="00EE220D" w:rsidP="00A52928">
      <w:pPr>
        <w:spacing w:after="120" w:line="240" w:lineRule="auto"/>
        <w:jc w:val="both"/>
      </w:pPr>
      <w:r w:rsidRPr="00D56521">
        <w:t xml:space="preserve">S-101 </w:t>
      </w:r>
      <w:r w:rsidR="00632B95" w:rsidRPr="00D56521">
        <w:t xml:space="preserve">and other </w:t>
      </w:r>
      <w:r w:rsidR="00013183" w:rsidRPr="00D56521">
        <w:t>P</w:t>
      </w:r>
      <w:r w:rsidR="00632B95" w:rsidRPr="00D56521">
        <w:t xml:space="preserve">roduct </w:t>
      </w:r>
      <w:r w:rsidR="00013183" w:rsidRPr="00D56521">
        <w:t>S</w:t>
      </w:r>
      <w:r w:rsidR="00632B95" w:rsidRPr="00D56521">
        <w:t xml:space="preserve">pecifications </w:t>
      </w:r>
      <w:r w:rsidR="00796161">
        <w:t xml:space="preserve">may </w:t>
      </w:r>
      <w:r w:rsidRPr="00D56521">
        <w:t xml:space="preserve">utilize a cartographic feature called </w:t>
      </w:r>
      <w:proofErr w:type="spellStart"/>
      <w:r w:rsidRPr="00D56521">
        <w:rPr>
          <w:b/>
          <w:bCs/>
        </w:rPr>
        <w:t>TextPlacement</w:t>
      </w:r>
      <w:proofErr w:type="spellEnd"/>
      <w:r w:rsidRPr="00D56521">
        <w:t xml:space="preserve"> that is used in association </w:t>
      </w:r>
      <w:r w:rsidR="003E6ABC" w:rsidRPr="00D56521">
        <w:t xml:space="preserve">with a feature to optimise placement of </w:t>
      </w:r>
      <w:r w:rsidR="000E02CA" w:rsidRPr="00D56521">
        <w:t>labels (</w:t>
      </w:r>
      <w:r w:rsidR="00796161">
        <w:t>usually</w:t>
      </w:r>
      <w:r w:rsidR="000E02CA" w:rsidRPr="00D56521">
        <w:t>, either</w:t>
      </w:r>
      <w:r w:rsidR="003E6ABC" w:rsidRPr="00D56521">
        <w:t xml:space="preserve"> feature name or light characteristic</w:t>
      </w:r>
      <w:r w:rsidR="0035590F" w:rsidRPr="00D56521">
        <w:t xml:space="preserve"> description string</w:t>
      </w:r>
      <w:r w:rsidR="000E02CA" w:rsidRPr="00D56521">
        <w:t>)</w:t>
      </w:r>
      <w:r w:rsidRPr="00D56521">
        <w:t>.</w:t>
      </w:r>
    </w:p>
    <w:p w14:paraId="64A1DEA4" w14:textId="34F2A0C6" w:rsidR="00EE220D" w:rsidRPr="00D56521" w:rsidRDefault="00EE220D" w:rsidP="00A52928">
      <w:pPr>
        <w:spacing w:after="60" w:line="240" w:lineRule="auto"/>
        <w:jc w:val="both"/>
      </w:pPr>
      <w:r w:rsidRPr="00D56521">
        <w:t xml:space="preserve">There are </w:t>
      </w:r>
      <w:r w:rsidR="000E504B" w:rsidRPr="00D56521">
        <w:t>three</w:t>
      </w:r>
      <w:r w:rsidRPr="00D56521">
        <w:t xml:space="preserve"> types of text instruction</w:t>
      </w:r>
      <w:r w:rsidR="0018654C" w:rsidRPr="00D56521">
        <w:t>s possible in portrayal catalogues:</w:t>
      </w:r>
    </w:p>
    <w:p w14:paraId="30E7257A" w14:textId="02DF986F" w:rsidR="00EE220D" w:rsidRPr="00D56521" w:rsidRDefault="00EE220D" w:rsidP="00AE2737">
      <w:pPr>
        <w:pStyle w:val="ListParagraph"/>
        <w:numPr>
          <w:ilvl w:val="0"/>
          <w:numId w:val="28"/>
        </w:numPr>
        <w:spacing w:after="60" w:line="240" w:lineRule="auto"/>
        <w:jc w:val="both"/>
      </w:pPr>
      <w:r w:rsidRPr="00D56521">
        <w:t>Text relative to a point</w:t>
      </w:r>
      <w:r w:rsidR="00013183" w:rsidRPr="00D56521">
        <w:t>;</w:t>
      </w:r>
    </w:p>
    <w:p w14:paraId="2E958260" w14:textId="0A8B766C" w:rsidR="00EE220D" w:rsidRPr="00D56521" w:rsidRDefault="00EE220D" w:rsidP="00AE2737">
      <w:pPr>
        <w:pStyle w:val="ListParagraph"/>
        <w:numPr>
          <w:ilvl w:val="0"/>
          <w:numId w:val="28"/>
        </w:numPr>
        <w:spacing w:after="60" w:line="240" w:lineRule="auto"/>
        <w:jc w:val="both"/>
      </w:pPr>
      <w:r w:rsidRPr="00D56521">
        <w:t xml:space="preserve">Text that will be drawn along a </w:t>
      </w:r>
      <w:r w:rsidR="006F4A2D" w:rsidRPr="00D56521">
        <w:t>line</w:t>
      </w:r>
      <w:r w:rsidR="00013183" w:rsidRPr="00D56521">
        <w:t>; and</w:t>
      </w:r>
    </w:p>
    <w:p w14:paraId="2B796CE1" w14:textId="2D4F5CB4" w:rsidR="000E504B" w:rsidRPr="00D56521" w:rsidRDefault="000E504B" w:rsidP="00AE2737">
      <w:pPr>
        <w:pStyle w:val="ListParagraph"/>
        <w:numPr>
          <w:ilvl w:val="0"/>
          <w:numId w:val="28"/>
        </w:numPr>
        <w:spacing w:after="120" w:line="240" w:lineRule="auto"/>
        <w:ind w:left="714" w:hanging="357"/>
        <w:jc w:val="both"/>
      </w:pPr>
      <w:r w:rsidRPr="00D56521">
        <w:t>Text placed relative to an area</w:t>
      </w:r>
      <w:r w:rsidR="00F52B91" w:rsidRPr="00D56521">
        <w:t xml:space="preserve"> uses a</w:t>
      </w:r>
      <w:r w:rsidRPr="00D56521">
        <w:t xml:space="preserve"> </w:t>
      </w:r>
      <w:r w:rsidR="0036405F" w:rsidRPr="00D56521">
        <w:t xml:space="preserve">local </w:t>
      </w:r>
      <w:r w:rsidR="00F52B91" w:rsidRPr="00D56521">
        <w:t>coordinate reference system</w:t>
      </w:r>
      <w:r w:rsidRPr="00D56521">
        <w:t>. Note that this can cause the text to be drawn at multiple locations.</w:t>
      </w:r>
    </w:p>
    <w:p w14:paraId="5C61C395" w14:textId="22F5E089" w:rsidR="000E504B" w:rsidRPr="00D56521" w:rsidRDefault="000E504B" w:rsidP="00A52928">
      <w:pPr>
        <w:spacing w:after="120" w:line="240" w:lineRule="auto"/>
        <w:jc w:val="both"/>
      </w:pPr>
      <w:r w:rsidRPr="00D56521">
        <w:lastRenderedPageBreak/>
        <w:t xml:space="preserve">However, explicit cartographic placement along curves </w:t>
      </w:r>
      <w:r w:rsidR="0036405F" w:rsidRPr="00D56521">
        <w:t>or</w:t>
      </w:r>
      <w:r w:rsidRPr="00D56521">
        <w:t xml:space="preserve"> relative to </w:t>
      </w:r>
      <w:r w:rsidR="0036405F" w:rsidRPr="00D56521">
        <w:t>area/local CRS</w:t>
      </w:r>
      <w:r w:rsidRPr="00D56521">
        <w:t xml:space="preserve"> cannot be explicitly encoded in S-101 datasets</w:t>
      </w:r>
      <w:r w:rsidR="0036405F" w:rsidRPr="00D56521">
        <w:t>, though it can be encoded in portrayal rules</w:t>
      </w:r>
      <w:r w:rsidR="00A31B6A" w:rsidRPr="00D56521">
        <w:t xml:space="preserve"> in a </w:t>
      </w:r>
      <w:r w:rsidR="00013183" w:rsidRPr="00D56521">
        <w:t>P</w:t>
      </w:r>
      <w:r w:rsidR="00A31B6A" w:rsidRPr="00D56521">
        <w:t xml:space="preserve">ortrayal </w:t>
      </w:r>
      <w:r w:rsidR="00013183" w:rsidRPr="00D56521">
        <w:t>C</w:t>
      </w:r>
      <w:r w:rsidR="00A31B6A" w:rsidRPr="00D56521">
        <w:t>atalogue</w:t>
      </w:r>
      <w:r w:rsidR="00F94BEA" w:rsidRPr="00D56521">
        <w:t xml:space="preserve"> (S-100 </w:t>
      </w:r>
      <w:r w:rsidR="00013183" w:rsidRPr="00D56521">
        <w:t xml:space="preserve">Part 9a, clause </w:t>
      </w:r>
      <w:r w:rsidR="00F94BEA" w:rsidRPr="00D56521">
        <w:t>9a-11.2)</w:t>
      </w:r>
      <w:r w:rsidR="0036405F" w:rsidRPr="00D56521">
        <w:t>.</w:t>
      </w:r>
    </w:p>
    <w:p w14:paraId="1BD346E4" w14:textId="2D5FB27E" w:rsidR="00EE62F6" w:rsidRPr="00D56521" w:rsidRDefault="00EE62F6" w:rsidP="00A13F5A">
      <w:pPr>
        <w:pStyle w:val="Heading3"/>
      </w:pPr>
      <w:bookmarkStart w:id="702" w:name="_Ref44530594"/>
      <w:bookmarkStart w:id="703" w:name="_Toc144421230"/>
      <w:r w:rsidRPr="00D56521">
        <w:t>Style sheets</w:t>
      </w:r>
      <w:bookmarkEnd w:id="702"/>
      <w:bookmarkEnd w:id="703"/>
    </w:p>
    <w:p w14:paraId="19C41B51" w14:textId="2B600ACF" w:rsidR="005A1FAB" w:rsidRPr="00D56521" w:rsidRDefault="005E1A41" w:rsidP="00A52928">
      <w:pPr>
        <w:spacing w:after="120" w:line="240" w:lineRule="auto"/>
        <w:jc w:val="both"/>
      </w:pPr>
      <w:r w:rsidRPr="00D56521">
        <w:t>Cascading Style Sheets (</w:t>
      </w:r>
      <w:r w:rsidR="009C1FE6" w:rsidRPr="00D56521">
        <w:t>CSS</w:t>
      </w:r>
      <w:r w:rsidRPr="00D56521">
        <w:t>)</w:t>
      </w:r>
      <w:r w:rsidR="009C1FE6" w:rsidRPr="00D56521">
        <w:t xml:space="preserve"> </w:t>
      </w:r>
      <w:r w:rsidRPr="00D56521">
        <w:t>files</w:t>
      </w:r>
      <w:r w:rsidR="009C1FE6" w:rsidRPr="00D56521">
        <w:t xml:space="preserve"> are used to </w:t>
      </w:r>
      <w:r w:rsidRPr="00D56521">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D56521" w:rsidRDefault="00AD002E" w:rsidP="00A52928">
      <w:pPr>
        <w:spacing w:after="120" w:line="240" w:lineRule="auto"/>
        <w:jc w:val="both"/>
      </w:pPr>
      <w:r w:rsidRPr="00D56521">
        <w:t xml:space="preserve">In principle, any style attribute can be set in a CSS file, but the CSS files in IHO </w:t>
      </w:r>
      <w:r w:rsidR="00A52928" w:rsidRPr="00D56521">
        <w:t>P</w:t>
      </w:r>
      <w:r w:rsidRPr="00D56521">
        <w:t xml:space="preserve">ortrayal </w:t>
      </w:r>
      <w:r w:rsidR="00A52928" w:rsidRPr="00D56521">
        <w:t>C</w:t>
      </w:r>
      <w:r w:rsidRPr="00D56521">
        <w:t xml:space="preserve">atalogues will affect </w:t>
      </w:r>
      <w:r w:rsidR="00D32F9E" w:rsidRPr="00D56521">
        <w:t xml:space="preserve">only </w:t>
      </w:r>
      <w:r w:rsidRPr="00D56521">
        <w:t xml:space="preserve">a limited set of style attributes, namely, stroke and fill colours, line cap and join styles. Note also that </w:t>
      </w:r>
      <w:r w:rsidR="00D32F9E" w:rsidRPr="00D56521">
        <w:t>the style precedence rules will affect whether the style attribute in a CSS file will actually be applied to a displayed elemen</w:t>
      </w:r>
      <w:r w:rsidR="00305A91" w:rsidRPr="00D56521">
        <w:t>t</w:t>
      </w:r>
      <w:r w:rsidR="00D32F9E" w:rsidRPr="00D56521">
        <w:t xml:space="preserve">. </w:t>
      </w:r>
    </w:p>
    <w:p w14:paraId="54F228CF" w14:textId="77777777" w:rsidR="001534DA" w:rsidRPr="00D56521" w:rsidRDefault="001534DA" w:rsidP="00A13F5A">
      <w:pPr>
        <w:pStyle w:val="Heading3"/>
      </w:pPr>
      <w:bookmarkStart w:id="704" w:name="_Toc144421231"/>
      <w:r w:rsidRPr="00D56521">
        <w:t>Display planes</w:t>
      </w:r>
      <w:bookmarkEnd w:id="704"/>
    </w:p>
    <w:p w14:paraId="691481A3" w14:textId="5E6149FD" w:rsidR="001534DA" w:rsidRPr="00D56521" w:rsidRDefault="001534DA" w:rsidP="00A52928">
      <w:pPr>
        <w:spacing w:after="120" w:line="240" w:lineRule="auto"/>
        <w:jc w:val="both"/>
      </w:pPr>
      <w:r w:rsidRPr="00D56521">
        <w:t xml:space="preserve">Display planes are used to split the output of the portrayal functions into </w:t>
      </w:r>
      <w:r w:rsidR="002C40AA" w:rsidRPr="00D56521">
        <w:t xml:space="preserve">mutually exclusive </w:t>
      </w:r>
      <w:r w:rsidRPr="00D56521">
        <w:t>lists. An example of this is the separation of chart information drawn under a radar image and chart information drawn over a radar image.</w:t>
      </w:r>
    </w:p>
    <w:p w14:paraId="38B77A89" w14:textId="39230FAC" w:rsidR="00EE220D" w:rsidRPr="00D56521" w:rsidRDefault="00EE220D" w:rsidP="00A13F5A">
      <w:pPr>
        <w:pStyle w:val="Heading3"/>
      </w:pPr>
      <w:bookmarkStart w:id="705" w:name="_Toc144421232"/>
      <w:r w:rsidRPr="00D56521">
        <w:t xml:space="preserve">Display </w:t>
      </w:r>
      <w:r w:rsidR="00E75C72" w:rsidRPr="00D56521">
        <w:t>p</w:t>
      </w:r>
      <w:r w:rsidRPr="00D56521">
        <w:t>riorities</w:t>
      </w:r>
      <w:bookmarkEnd w:id="705"/>
    </w:p>
    <w:p w14:paraId="71E4B58E" w14:textId="25F9488C" w:rsidR="00EE220D" w:rsidRPr="00D56521" w:rsidRDefault="00EE220D" w:rsidP="00A52928">
      <w:pPr>
        <w:spacing w:after="120" w:line="240" w:lineRule="auto"/>
        <w:jc w:val="both"/>
      </w:pPr>
      <w:r w:rsidRPr="00D56521">
        <w:t>Displa</w:t>
      </w:r>
      <w:r w:rsidR="00FD56DB" w:rsidRPr="00D56521">
        <w:t>y</w:t>
      </w:r>
      <w:r w:rsidRPr="00D56521">
        <w:t xml:space="preserve"> priorities</w:t>
      </w:r>
      <w:r w:rsidR="00FD56DB" w:rsidRPr="00D56521">
        <w:t xml:space="preserve"> </w:t>
      </w:r>
      <w:r w:rsidRPr="00D56521">
        <w:t>control the order in which the output of the portrayal functions is processed by the rendering engine. Priorities with smaller numerical values will be processed first.</w:t>
      </w:r>
      <w:r w:rsidR="001534DA" w:rsidRPr="00D56521">
        <w:t xml:space="preserve"> </w:t>
      </w:r>
    </w:p>
    <w:p w14:paraId="14A3326E" w14:textId="2B7F5FB2" w:rsidR="001534DA" w:rsidRPr="00D56521" w:rsidRDefault="00EE220D" w:rsidP="00A52928">
      <w:pPr>
        <w:spacing w:after="120" w:line="240" w:lineRule="auto"/>
        <w:jc w:val="both"/>
      </w:pPr>
      <w:r w:rsidRPr="00D56521">
        <w:t xml:space="preserve">The display priority </w:t>
      </w:r>
      <w:r w:rsidR="00E4260A">
        <w:t>is</w:t>
      </w:r>
      <w:r w:rsidRPr="00D56521">
        <w:t xml:space="preserve"> a value between '</w:t>
      </w:r>
      <w:r w:rsidR="00E2144D" w:rsidRPr="00D56521">
        <w:t>0</w:t>
      </w:r>
      <w:r w:rsidRPr="00D56521">
        <w:t>0' and '9</w:t>
      </w:r>
      <w:r w:rsidR="00E2144D" w:rsidRPr="00D56521">
        <w:t>9</w:t>
      </w:r>
      <w:r w:rsidRPr="00D56521">
        <w:t>'</w:t>
      </w:r>
      <w:r w:rsidR="008939E5" w:rsidRPr="00D56521">
        <w:t xml:space="preserve"> (see </w:t>
      </w:r>
      <w:r w:rsidR="008939E5" w:rsidRPr="00D56521">
        <w:fldChar w:fldCharType="begin"/>
      </w:r>
      <w:r w:rsidR="008939E5" w:rsidRPr="00D56521">
        <w:instrText xml:space="preserve"> REF _Ref45730568 \h </w:instrText>
      </w:r>
      <w:r w:rsidR="00A52928" w:rsidRPr="00D56521">
        <w:instrText xml:space="preserve"> \* MERGEFORMAT </w:instrText>
      </w:r>
      <w:r w:rsidR="008939E5" w:rsidRPr="00D56521">
        <w:fldChar w:fldCharType="separate"/>
      </w:r>
      <w:r w:rsidR="00832978" w:rsidRPr="00D56521">
        <w:t>Table C-</w:t>
      </w:r>
      <w:r w:rsidR="00832978">
        <w:t>9</w:t>
      </w:r>
      <w:r w:rsidR="008939E5" w:rsidRPr="00D56521">
        <w:fldChar w:fldCharType="end"/>
      </w:r>
      <w:r w:rsidR="008939E5" w:rsidRPr="00D56521">
        <w:t>)</w:t>
      </w:r>
      <w:r w:rsidRPr="00D56521">
        <w:t>, where '</w:t>
      </w:r>
      <w:r w:rsidR="00AC177D" w:rsidRPr="00D56521">
        <w:t>9</w:t>
      </w:r>
      <w:r w:rsidRPr="00D56521">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t>are</w:t>
      </w:r>
      <w:r w:rsidRPr="00D56521">
        <w:t xml:space="preserve"> drawn on top of both. If the display priority is still equal among features of the same type of geometry (curve, surface or point) the given sequence in the data structure of the </w:t>
      </w:r>
      <w:r w:rsidR="00292CD6">
        <w:t>System Database</w:t>
      </w:r>
      <w:r w:rsidRPr="00D56521">
        <w:t xml:space="preserve">, or some other neutral criterion, </w:t>
      </w:r>
      <w:r w:rsidR="00E4260A">
        <w:t>should</w:t>
      </w:r>
      <w:r w:rsidR="00E4260A" w:rsidRPr="00D56521">
        <w:t xml:space="preserve"> </w:t>
      </w:r>
      <w:r w:rsidRPr="00D56521">
        <w:t>be used for a decision as to which feature is drawn on top.</w:t>
      </w:r>
    </w:p>
    <w:p w14:paraId="3F8EE081" w14:textId="069AF58F" w:rsidR="001534DA" w:rsidRPr="00D56521" w:rsidRDefault="001534DA" w:rsidP="00A52928">
      <w:pPr>
        <w:spacing w:after="120" w:line="240" w:lineRule="auto"/>
        <w:jc w:val="both"/>
      </w:pPr>
      <w:r w:rsidRPr="00D56521">
        <w:t>Display priorities are also called “drawing priorities” in S-100</w:t>
      </w:r>
      <w:r w:rsidR="009015B8" w:rsidRPr="00D56521">
        <w:t xml:space="preserve"> Parts 9 and 9a</w:t>
      </w:r>
      <w:r w:rsidRPr="00D56521">
        <w:t>.</w:t>
      </w:r>
    </w:p>
    <w:p w14:paraId="7041130F" w14:textId="77777777" w:rsidR="009015B8" w:rsidRPr="00D56521" w:rsidRDefault="009015B8" w:rsidP="00A13F5A">
      <w:pPr>
        <w:pStyle w:val="Heading3"/>
      </w:pPr>
      <w:bookmarkStart w:id="706" w:name="_Toc144421233"/>
      <w:r w:rsidRPr="00D56521">
        <w:t>Viewing groups</w:t>
      </w:r>
      <w:bookmarkEnd w:id="706"/>
    </w:p>
    <w:p w14:paraId="0B851E7D" w14:textId="76371EE4" w:rsidR="009015B8" w:rsidRPr="00D56521" w:rsidRDefault="009015B8" w:rsidP="00025127">
      <w:pPr>
        <w:spacing w:after="120" w:line="240" w:lineRule="auto"/>
        <w:jc w:val="both"/>
      </w:pPr>
      <w:r w:rsidRPr="00D56521">
        <w:t xml:space="preserve">The viewing group controls the content of the display.  It provides an on/off switch in the </w:t>
      </w:r>
      <w:r w:rsidR="00025127" w:rsidRPr="00D56521">
        <w:t>P</w:t>
      </w:r>
      <w:r w:rsidRPr="00D56521">
        <w:t xml:space="preserve">ortrayal </w:t>
      </w:r>
      <w:r w:rsidR="00025127" w:rsidRPr="00D56521">
        <w:t>C</w:t>
      </w:r>
      <w:r w:rsidRPr="00D56521">
        <w:t>atalogue for any drawing instruction assigned to the corresponding viewing group.</w:t>
      </w:r>
    </w:p>
    <w:p w14:paraId="7AB45B2A" w14:textId="77777777" w:rsidR="009015B8" w:rsidRPr="00D56521" w:rsidRDefault="009015B8" w:rsidP="00A13F5A">
      <w:pPr>
        <w:pStyle w:val="Heading3"/>
      </w:pPr>
      <w:bookmarkStart w:id="707" w:name="_Toc144421234"/>
      <w:r w:rsidRPr="00D56521">
        <w:t>Viewing group layers</w:t>
      </w:r>
      <w:bookmarkEnd w:id="707"/>
    </w:p>
    <w:p w14:paraId="741A45A1" w14:textId="5C562614" w:rsidR="009015B8" w:rsidRPr="00D56521" w:rsidRDefault="009015B8" w:rsidP="00025127">
      <w:pPr>
        <w:spacing w:after="120" w:line="240" w:lineRule="auto"/>
        <w:jc w:val="both"/>
      </w:pPr>
      <w:r w:rsidRPr="00D56521">
        <w:t xml:space="preserve">A viewing group layer defines a collection of viewing groups whose visibility can be simultaneously toggled </w:t>
      </w:r>
      <w:r w:rsidR="00726B15">
        <w:t xml:space="preserve">on/off </w:t>
      </w:r>
      <w:r w:rsidRPr="00D56521">
        <w:t>by an application.</w:t>
      </w:r>
    </w:p>
    <w:p w14:paraId="27901759" w14:textId="77777777" w:rsidR="009015B8" w:rsidRPr="00D56521" w:rsidRDefault="009015B8" w:rsidP="00A13F5A">
      <w:pPr>
        <w:pStyle w:val="Heading3"/>
      </w:pPr>
      <w:bookmarkStart w:id="708" w:name="_Toc144421235"/>
      <w:r w:rsidRPr="00D56521">
        <w:t>Display modes</w:t>
      </w:r>
      <w:bookmarkEnd w:id="708"/>
    </w:p>
    <w:p w14:paraId="5DDC8ADF" w14:textId="477781A7" w:rsidR="009015B8" w:rsidRPr="00D56521" w:rsidRDefault="009015B8" w:rsidP="00025127">
      <w:pPr>
        <w:spacing w:after="120" w:line="240" w:lineRule="auto"/>
        <w:jc w:val="both"/>
      </w:pPr>
      <w:r w:rsidRPr="00D56521">
        <w:t xml:space="preserve">A display mode defines a collection of viewing group layers which can be simultaneously toggled </w:t>
      </w:r>
      <w:r w:rsidR="00726B15">
        <w:t xml:space="preserve">on/off </w:t>
      </w:r>
      <w:r w:rsidRPr="00D56521">
        <w:t>by an application.</w:t>
      </w:r>
    </w:p>
    <w:p w14:paraId="64BDD7E1" w14:textId="63180416" w:rsidR="00EE220D" w:rsidRPr="00D56521" w:rsidRDefault="00EE220D" w:rsidP="00A13F5A">
      <w:pPr>
        <w:pStyle w:val="Heading3"/>
      </w:pPr>
      <w:bookmarkStart w:id="709" w:name="_Toc144421236"/>
      <w:r w:rsidRPr="00D56521">
        <w:t>Foundation mode</w:t>
      </w:r>
      <w:bookmarkEnd w:id="709"/>
    </w:p>
    <w:p w14:paraId="2B619DBB" w14:textId="13E5E33F" w:rsidR="00EE62F6" w:rsidRPr="00D56521" w:rsidRDefault="0016682D" w:rsidP="00025127">
      <w:pPr>
        <w:spacing w:line="240" w:lineRule="auto"/>
        <w:jc w:val="both"/>
      </w:pPr>
      <w:r w:rsidRPr="00D56521">
        <w:t xml:space="preserve">The foundation mode defines </w:t>
      </w:r>
      <w:r w:rsidR="00F02835" w:rsidRPr="00D56521">
        <w:t>a collection</w:t>
      </w:r>
      <w:r w:rsidRPr="00D56521">
        <w:t xml:space="preserve"> of viewing groups that forms the foundation of the portrayal and cannot be removed from the display.</w:t>
      </w:r>
      <w:r w:rsidR="00811D5B" w:rsidRPr="00D56521">
        <w:t xml:space="preserve"> The content of these viewing groups should comply with Display Base rules in IMO MSC.</w:t>
      </w:r>
      <w:r w:rsidR="002514B8">
        <w:t>530(106)</w:t>
      </w:r>
      <w:r w:rsidR="00F00C10">
        <w:t xml:space="preserve"> Appendix 2</w:t>
      </w:r>
      <w:r w:rsidR="00811D5B" w:rsidRPr="00D56521">
        <w:t>.</w:t>
      </w:r>
    </w:p>
    <w:p w14:paraId="078C71DF" w14:textId="77777777" w:rsidR="00341B76" w:rsidRPr="00D56521" w:rsidRDefault="00341B76" w:rsidP="00A13F5A">
      <w:pPr>
        <w:pStyle w:val="Heading3"/>
      </w:pPr>
      <w:bookmarkStart w:id="710" w:name="_Toc144421237"/>
      <w:r w:rsidRPr="00D56521">
        <w:t>Rules</w:t>
      </w:r>
      <w:bookmarkEnd w:id="710"/>
    </w:p>
    <w:p w14:paraId="31F932D5" w14:textId="4A0D838B" w:rsidR="00341B76" w:rsidRPr="00D56521" w:rsidRDefault="00341B76" w:rsidP="00025127">
      <w:pPr>
        <w:spacing w:after="120" w:line="240" w:lineRule="auto"/>
        <w:jc w:val="both"/>
      </w:pPr>
      <w:r w:rsidRPr="00D56521">
        <w:t>A portrayal rule is a set of machine processable statements that describes the transformation of feature data into drawing instructions.</w:t>
      </w:r>
    </w:p>
    <w:p w14:paraId="781F4D7F" w14:textId="6B71EA2C" w:rsidR="00EE220D" w:rsidRPr="00D56521" w:rsidRDefault="00EE220D" w:rsidP="00A13F5A">
      <w:pPr>
        <w:pStyle w:val="Heading3"/>
      </w:pPr>
      <w:bookmarkStart w:id="711" w:name="_Ref44796990"/>
      <w:bookmarkStart w:id="712" w:name="_Toc144421238"/>
      <w:r w:rsidRPr="00D56521">
        <w:t>Context</w:t>
      </w:r>
      <w:bookmarkEnd w:id="711"/>
      <w:bookmarkEnd w:id="712"/>
    </w:p>
    <w:p w14:paraId="5D382614" w14:textId="3A652FC2" w:rsidR="00EE62F6" w:rsidRPr="00D56521" w:rsidRDefault="005E6352" w:rsidP="00025127">
      <w:pPr>
        <w:spacing w:after="120" w:line="240" w:lineRule="auto"/>
        <w:jc w:val="both"/>
      </w:pPr>
      <w:r w:rsidRPr="00D56521">
        <w:t>The c</w:t>
      </w:r>
      <w:r w:rsidR="00F02835" w:rsidRPr="00D56521">
        <w:t>ontext is a set of parameters passed into portrayal processing at the top level</w:t>
      </w:r>
      <w:r w:rsidR="00ED1CFC" w:rsidRPr="00D56521">
        <w:t>. Context parameters are</w:t>
      </w:r>
      <w:r w:rsidR="00F02835" w:rsidRPr="00D56521">
        <w:t xml:space="preserve"> access</w:t>
      </w:r>
      <w:r w:rsidRPr="00D56521">
        <w:t>ible</w:t>
      </w:r>
      <w:r w:rsidR="00F02835" w:rsidRPr="00D56521">
        <w:t xml:space="preserve"> </w:t>
      </w:r>
      <w:r w:rsidR="00ED1CFC" w:rsidRPr="00D56521">
        <w:t xml:space="preserve">only </w:t>
      </w:r>
      <w:r w:rsidR="007F70B8" w:rsidRPr="00D56521">
        <w:t>in processing rules in the same</w:t>
      </w:r>
      <w:r w:rsidR="00ED1CFC" w:rsidRPr="00D56521">
        <w:t xml:space="preserve"> portrayal catalogue, </w:t>
      </w:r>
      <w:r w:rsidR="007F70B8" w:rsidRPr="00D56521">
        <w:t>but can be accessed by</w:t>
      </w:r>
      <w:r w:rsidR="00F02835" w:rsidRPr="00D56521">
        <w:t xml:space="preserve"> any of the </w:t>
      </w:r>
      <w:r w:rsidRPr="00D56521">
        <w:t>rules</w:t>
      </w:r>
      <w:r w:rsidR="00ED1CFC" w:rsidRPr="00D56521">
        <w:t xml:space="preserve"> in th</w:t>
      </w:r>
      <w:r w:rsidR="007F70B8" w:rsidRPr="00D56521">
        <w:t>at</w:t>
      </w:r>
      <w:r w:rsidR="00ED1CFC" w:rsidRPr="00D56521">
        <w:t xml:space="preserve"> portrayal </w:t>
      </w:r>
      <w:proofErr w:type="spellStart"/>
      <w:r w:rsidR="00ED1CFC" w:rsidRPr="00D56521">
        <w:t>catalogue</w:t>
      </w:r>
      <w:r w:rsidR="00F02835" w:rsidRPr="00D56521">
        <w:t>.</w:t>
      </w:r>
      <w:proofErr w:type="spellEnd"/>
      <w:r w:rsidR="00F02835" w:rsidRPr="00D56521">
        <w:t xml:space="preserve"> These parameters can be </w:t>
      </w:r>
      <w:r w:rsidR="007F70B8" w:rsidRPr="00D56521">
        <w:t>used</w:t>
      </w:r>
      <w:r w:rsidR="00F02835" w:rsidRPr="00D56521">
        <w:t xml:space="preserve"> to provide </w:t>
      </w:r>
      <w:r w:rsidR="00F02835" w:rsidRPr="00D56521">
        <w:lastRenderedPageBreak/>
        <w:t xml:space="preserve">contextual information </w:t>
      </w:r>
      <w:r w:rsidRPr="00D56521">
        <w:t xml:space="preserve">to the execution of </w:t>
      </w:r>
      <w:r w:rsidR="00F02835" w:rsidRPr="00D56521">
        <w:t>transformation</w:t>
      </w:r>
      <w:r w:rsidRPr="00D56521">
        <w:t xml:space="preserve"> rules in portrayal processing.</w:t>
      </w:r>
      <w:r w:rsidR="00ED1CFC" w:rsidRPr="00D56521">
        <w:t xml:space="preserve"> Examples are settings of depth values for the safety depth, shallow and deep contours.</w:t>
      </w:r>
    </w:p>
    <w:p w14:paraId="41290E08" w14:textId="19CB469F" w:rsidR="0018654C" w:rsidRPr="00D56521" w:rsidRDefault="0018654C" w:rsidP="00A13F5A">
      <w:pPr>
        <w:pStyle w:val="Heading3"/>
      </w:pPr>
      <w:bookmarkStart w:id="713" w:name="_Toc144421239"/>
      <w:r w:rsidRPr="00D56521">
        <w:t>Validity times</w:t>
      </w:r>
      <w:bookmarkEnd w:id="713"/>
    </w:p>
    <w:p w14:paraId="2660FB02" w14:textId="645307F0" w:rsidR="00EA650D" w:rsidRPr="00D56521" w:rsidRDefault="00321DBC" w:rsidP="00025127">
      <w:pPr>
        <w:spacing w:after="120" w:line="240" w:lineRule="auto"/>
        <w:jc w:val="both"/>
      </w:pPr>
      <w:r w:rsidRPr="00D56521">
        <w:t xml:space="preserve">Drawing instructions can be designated as being valid only during a </w:t>
      </w:r>
      <w:r w:rsidR="009D54A5" w:rsidRPr="00D56521">
        <w:t>specified</w:t>
      </w:r>
      <w:r w:rsidRPr="00D56521">
        <w:t xml:space="preserve"> interval</w:t>
      </w:r>
      <w:r w:rsidR="007249A3" w:rsidRPr="00D56521">
        <w:t>, which may be open-ended at either beginning or end, or a single time point (with beginning and end the same). Intervals may be specified in terms of date, time (of day), or date-time endpoints.</w:t>
      </w:r>
    </w:p>
    <w:p w14:paraId="04678F46" w14:textId="13311BF6" w:rsidR="007249A3" w:rsidRPr="00D56521" w:rsidRDefault="007249A3" w:rsidP="00025127">
      <w:pPr>
        <w:spacing w:after="120" w:line="240" w:lineRule="auto"/>
        <w:jc w:val="both"/>
      </w:pPr>
      <w:r w:rsidRPr="00D56521">
        <w:t>The start and end instants are defined by their date/time component of the smallest granularity. For example, if the end instant is specified</w:t>
      </w:r>
      <w:r w:rsidR="007B14DE" w:rsidRPr="00D56521">
        <w:t xml:space="preserve"> </w:t>
      </w:r>
      <w:r w:rsidR="00BA119C" w:rsidRPr="00D56521">
        <w:t>a date without a time of day</w:t>
      </w:r>
      <w:r w:rsidR="007B14DE" w:rsidRPr="00D56521">
        <w:t>, and the interval is “right-closed”</w:t>
      </w:r>
      <w:r w:rsidRPr="00D56521">
        <w:t xml:space="preserve">, the end instant is </w:t>
      </w:r>
      <w:r w:rsidR="00BA119C" w:rsidRPr="00D56521">
        <w:t xml:space="preserve">midnight </w:t>
      </w:r>
      <w:r w:rsidR="007B14DE" w:rsidRPr="00D56521">
        <w:t xml:space="preserve">at the end of the specified day </w:t>
      </w:r>
      <w:r w:rsidR="00BA119C" w:rsidRPr="00D56521">
        <w:t xml:space="preserve">(240000 in ISO 8601 </w:t>
      </w:r>
      <w:r w:rsidR="007B14DE" w:rsidRPr="00D56521">
        <w:t>terms</w:t>
      </w:r>
      <w:r w:rsidR="00BA119C" w:rsidRPr="00D56521">
        <w:t>)</w:t>
      </w:r>
      <w:r w:rsidRPr="00D56521">
        <w:t>.</w:t>
      </w:r>
      <w:r w:rsidR="00BA119C" w:rsidRPr="00D56521">
        <w:t xml:space="preserve"> This is consistent with </w:t>
      </w:r>
      <w:r w:rsidR="007B14DE" w:rsidRPr="00D56521">
        <w:t xml:space="preserve">the </w:t>
      </w:r>
      <w:r w:rsidR="00BA119C" w:rsidRPr="00D56521">
        <w:t xml:space="preserve">S-100 treatment of </w:t>
      </w:r>
      <w:proofErr w:type="spellStart"/>
      <w:r w:rsidR="00BA119C" w:rsidRPr="00D56521">
        <w:rPr>
          <w:i/>
          <w:iCs/>
        </w:rPr>
        <w:t>dateStart</w:t>
      </w:r>
      <w:proofErr w:type="spellEnd"/>
      <w:r w:rsidR="00BA119C" w:rsidRPr="00D56521">
        <w:t xml:space="preserve"> and </w:t>
      </w:r>
      <w:proofErr w:type="spellStart"/>
      <w:r w:rsidR="00BA119C" w:rsidRPr="00D56521">
        <w:rPr>
          <w:i/>
          <w:iCs/>
        </w:rPr>
        <w:t>dateEnd</w:t>
      </w:r>
      <w:proofErr w:type="spellEnd"/>
      <w:r w:rsidR="00BA119C" w:rsidRPr="00D56521">
        <w:t xml:space="preserve"> attributes (see S-100 Part 3 </w:t>
      </w:r>
      <w:r w:rsidR="007B14DE" w:rsidRPr="00D56521">
        <w:t>clause 3-8</w:t>
      </w:r>
      <w:r w:rsidR="001970B6" w:rsidRPr="00D56521">
        <w:t>-3</w:t>
      </w:r>
      <w:r w:rsidR="007B14DE" w:rsidRPr="00D56521">
        <w:t xml:space="preserve"> (Interpretation of models of time intervals and period), but note that the open/closed nature of the interval </w:t>
      </w:r>
      <w:r w:rsidR="00D65B60" w:rsidRPr="00D56521">
        <w:t>affects</w:t>
      </w:r>
      <w:r w:rsidR="007B14DE" w:rsidRPr="00D56521">
        <w:t xml:space="preserve"> the interpretation</w:t>
      </w:r>
      <w:r w:rsidR="00550A8B" w:rsidRPr="00D56521">
        <w:t xml:space="preserve"> for Part 9 time intervals</w:t>
      </w:r>
      <w:r w:rsidR="007B14DE" w:rsidRPr="00D56521">
        <w:t xml:space="preserve"> </w:t>
      </w:r>
      <w:r w:rsidR="00550A8B" w:rsidRPr="00D56521">
        <w:t>—</w:t>
      </w:r>
      <w:r w:rsidR="007B14DE" w:rsidRPr="00D56521">
        <w:t xml:space="preserve"> if the same </w:t>
      </w:r>
      <w:r w:rsidR="00D65B60" w:rsidRPr="00D56521">
        <w:t>interval</w:t>
      </w:r>
      <w:r w:rsidR="007B14DE" w:rsidRPr="00D56521">
        <w:t xml:space="preserve"> is specified as “right-open” the </w:t>
      </w:r>
      <w:r w:rsidR="00BA1F6C">
        <w:t>start</w:t>
      </w:r>
      <w:r w:rsidR="00BA1F6C" w:rsidRPr="00D56521">
        <w:t xml:space="preserve"> </w:t>
      </w:r>
      <w:r w:rsidR="007B14DE" w:rsidRPr="00D56521">
        <w:t>time point is midnight at the beginning of the specified day (000000 in ISO 8601 terms).</w:t>
      </w:r>
    </w:p>
    <w:p w14:paraId="6B51C525" w14:textId="77777777" w:rsidR="00025127" w:rsidRPr="00D56521" w:rsidRDefault="00025127" w:rsidP="00025127">
      <w:pPr>
        <w:spacing w:after="120" w:line="240" w:lineRule="auto"/>
        <w:jc w:val="both"/>
      </w:pPr>
    </w:p>
    <w:p w14:paraId="1501D4A7" w14:textId="427C8187" w:rsidR="0018654C" w:rsidRPr="00D56521" w:rsidRDefault="00EA650D" w:rsidP="00A13F5A">
      <w:pPr>
        <w:pStyle w:val="Heading2"/>
      </w:pPr>
      <w:bookmarkStart w:id="714" w:name="_Toc144421240"/>
      <w:r w:rsidRPr="00D56521">
        <w:t>Alerts</w:t>
      </w:r>
      <w:bookmarkEnd w:id="714"/>
    </w:p>
    <w:p w14:paraId="72134CB6" w14:textId="68A032DA" w:rsidR="001E273F" w:rsidRPr="00D56521" w:rsidRDefault="001E273F" w:rsidP="00025127">
      <w:pPr>
        <w:pStyle w:val="ISOChange"/>
        <w:spacing w:before="60" w:after="60" w:line="240" w:lineRule="auto"/>
        <w:jc w:val="both"/>
        <w:rPr>
          <w:sz w:val="20"/>
        </w:rPr>
      </w:pPr>
      <w:r w:rsidRPr="00D56521">
        <w:rPr>
          <w:sz w:val="20"/>
        </w:rPr>
        <w:t xml:space="preserve">The </w:t>
      </w:r>
      <w:r w:rsidR="003B3F16" w:rsidRPr="00D56521">
        <w:rPr>
          <w:sz w:val="20"/>
        </w:rPr>
        <w:t>A</w:t>
      </w:r>
      <w:r w:rsidRPr="00D56521">
        <w:rPr>
          <w:sz w:val="20"/>
        </w:rPr>
        <w:t xml:space="preserve">lerts </w:t>
      </w:r>
      <w:r w:rsidR="003B3F16" w:rsidRPr="00D56521">
        <w:rPr>
          <w:sz w:val="20"/>
        </w:rPr>
        <w:t>C</w:t>
      </w:r>
      <w:r w:rsidRPr="00D56521">
        <w:rPr>
          <w:sz w:val="20"/>
        </w:rPr>
        <w:t xml:space="preserve">atalogue is a component of the </w:t>
      </w:r>
      <w:r w:rsidR="003B3F16" w:rsidRPr="00D56521">
        <w:rPr>
          <w:sz w:val="20"/>
        </w:rPr>
        <w:t>P</w:t>
      </w:r>
      <w:r w:rsidRPr="00D56521">
        <w:rPr>
          <w:sz w:val="20"/>
        </w:rPr>
        <w:t xml:space="preserve">ortrayal </w:t>
      </w:r>
      <w:r w:rsidR="003B3F16" w:rsidRPr="00D56521">
        <w:rPr>
          <w:sz w:val="20"/>
        </w:rPr>
        <w:t>C</w:t>
      </w:r>
      <w:r w:rsidRPr="00D56521">
        <w:rPr>
          <w:sz w:val="20"/>
        </w:rPr>
        <w:t>atalogue; it describes each alert event along with its associated message(s) and highlighting rules.</w:t>
      </w:r>
    </w:p>
    <w:p w14:paraId="6972D5F4" w14:textId="77677B17" w:rsidR="001E273F" w:rsidRPr="00D56521" w:rsidRDefault="001E273F" w:rsidP="00025127">
      <w:pPr>
        <w:pStyle w:val="ISOChange"/>
        <w:spacing w:before="60" w:after="60" w:line="240" w:lineRule="auto"/>
        <w:jc w:val="both"/>
        <w:rPr>
          <w:sz w:val="20"/>
        </w:rPr>
      </w:pPr>
      <w:r w:rsidRPr="00D56521">
        <w:rPr>
          <w:sz w:val="20"/>
        </w:rPr>
        <w:t xml:space="preserve">The alerting model allows product developers to associate alerts with features (optionally satisfying specified conditions on attribute values) by encoding rules in the </w:t>
      </w:r>
      <w:r w:rsidR="003B3F16" w:rsidRPr="00D56521">
        <w:rPr>
          <w:sz w:val="20"/>
        </w:rPr>
        <w:t>P</w:t>
      </w:r>
      <w:r w:rsidRPr="00D56521">
        <w:rPr>
          <w:sz w:val="20"/>
        </w:rPr>
        <w:t xml:space="preserve">ortrayal </w:t>
      </w:r>
      <w:r w:rsidR="003B3F16" w:rsidRPr="00D56521">
        <w:rPr>
          <w:sz w:val="20"/>
        </w:rPr>
        <w:t>C</w:t>
      </w:r>
      <w:r w:rsidRPr="00D56521">
        <w:rPr>
          <w:sz w:val="20"/>
        </w:rPr>
        <w:t>atalogue.</w:t>
      </w:r>
    </w:p>
    <w:p w14:paraId="561D74F3" w14:textId="1015384D" w:rsidR="0083356D" w:rsidRPr="00D56521" w:rsidRDefault="001E273F" w:rsidP="00025127">
      <w:pPr>
        <w:spacing w:line="240" w:lineRule="auto"/>
        <w:jc w:val="both"/>
      </w:pPr>
      <w:r w:rsidRPr="00D56521">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t>alerts</w:t>
      </w:r>
      <w:r w:rsidRPr="00D56521">
        <w:t>, warnings, cautions, or indications as described in IMO MSC.252(83)</w:t>
      </w:r>
      <w:r w:rsidR="003B3F16" w:rsidRPr="00D56521">
        <w:t>.</w:t>
      </w:r>
    </w:p>
    <w:p w14:paraId="57EA06A8" w14:textId="77777777" w:rsidR="003B3F16" w:rsidRPr="00D56521" w:rsidRDefault="003B3F16" w:rsidP="00025127">
      <w:pPr>
        <w:spacing w:line="240" w:lineRule="auto"/>
        <w:jc w:val="both"/>
      </w:pPr>
    </w:p>
    <w:p w14:paraId="00B3F6FF" w14:textId="5AF01D03" w:rsidR="000A5F45" w:rsidRPr="00D56521" w:rsidRDefault="000D6C8D" w:rsidP="00A13F5A">
      <w:pPr>
        <w:pStyle w:val="Heading1"/>
      </w:pPr>
      <w:bookmarkStart w:id="715" w:name="_Ref41928217"/>
      <w:bookmarkStart w:id="716" w:name="_Toc144421241"/>
      <w:bookmarkStart w:id="717" w:name="_Ref171092510"/>
      <w:r w:rsidRPr="00D56521">
        <w:t>I</w:t>
      </w:r>
      <w:r w:rsidR="000A5F45" w:rsidRPr="00D56521">
        <w:t>nteroperability</w:t>
      </w:r>
      <w:bookmarkEnd w:id="715"/>
      <w:bookmarkEnd w:id="716"/>
      <w:ins w:id="718" w:author="jonathan pritchard" w:date="2024-07-05T16:27:00Z" w16du:dateUtc="2024-07-05T15:27:00Z">
        <w:r w:rsidR="008D0923">
          <w:t xml:space="preserve"> </w:t>
        </w:r>
      </w:ins>
      <w:bookmarkEnd w:id="717"/>
    </w:p>
    <w:p w14:paraId="4628D9A4" w14:textId="1E832F78" w:rsidR="00E86DEF" w:rsidRPr="00D56521" w:rsidRDefault="007010D8" w:rsidP="003B3F16">
      <w:pPr>
        <w:spacing w:after="120" w:line="240" w:lineRule="auto"/>
        <w:jc w:val="both"/>
      </w:pPr>
      <w:r w:rsidRPr="00D56521">
        <w:t xml:space="preserve">Ensuring visual interoperability in the presence of simultaneously displayed layers is an important aspect of user interfaces for navigation screens. IHO Publication S-98 </w:t>
      </w:r>
      <w:r w:rsidR="00453CB3" w:rsidRPr="00D56521">
        <w:t xml:space="preserve">(Data Product Interoperability in S-100 Navigation Systems) </w:t>
      </w:r>
      <w:r w:rsidRPr="00D56521">
        <w:t xml:space="preserve">specifies the structure of </w:t>
      </w:r>
      <w:r w:rsidR="00796161">
        <w:t>an</w:t>
      </w:r>
      <w:r w:rsidRPr="00D56521">
        <w:t xml:space="preserve"> interoperability catalogue </w:t>
      </w:r>
      <w:r w:rsidR="00796161">
        <w:t xml:space="preserve">to be used </w:t>
      </w:r>
      <w:r w:rsidRPr="00D56521">
        <w:t>for ECDIS and INS.</w:t>
      </w:r>
      <w:r w:rsidR="00796161">
        <w:t xml:space="preserve"> This is currently unpublished by IHO and </w:t>
      </w:r>
      <w:r w:rsidR="00D14F95">
        <w:t xml:space="preserve">there is no current requirement for its implementation in </w:t>
      </w:r>
      <w:r w:rsidR="00776736">
        <w:t>ECDIS</w:t>
      </w:r>
      <w:r w:rsidR="00D14F95">
        <w:t xml:space="preserve">. Other mechanisms for interoperability between product specifications exist and are defined </w:t>
      </w:r>
      <w:r w:rsidR="00776736">
        <w:t xml:space="preserve">in </w:t>
      </w:r>
      <w:r w:rsidR="00D14F95">
        <w:t>this document.</w:t>
      </w:r>
    </w:p>
    <w:p w14:paraId="7F805FF0" w14:textId="4B372611" w:rsidR="00776736" w:rsidRDefault="00796161" w:rsidP="003B3F16">
      <w:pPr>
        <w:spacing w:after="120" w:line="240" w:lineRule="auto"/>
        <w:jc w:val="both"/>
        <w:rPr>
          <w:ins w:id="719" w:author="jonathan pritchard" w:date="2024-07-06T12:26:00Z" w16du:dateUtc="2024-07-06T11:26:00Z"/>
        </w:rPr>
      </w:pPr>
      <w:r>
        <w:t>When published</w:t>
      </w:r>
      <w:r w:rsidR="00D14F95">
        <w:t xml:space="preserve"> by the IHO </w:t>
      </w:r>
      <w:r w:rsidR="00E86DEF" w:rsidRPr="00D56521">
        <w:t xml:space="preserve">the </w:t>
      </w:r>
      <w:r w:rsidR="003B3F16" w:rsidRPr="00D56521">
        <w:t>I</w:t>
      </w:r>
      <w:r w:rsidR="00E86DEF" w:rsidRPr="00D56521">
        <w:t xml:space="preserve">nteroperability </w:t>
      </w:r>
      <w:r w:rsidR="003B3F16" w:rsidRPr="00D56521">
        <w:t>C</w:t>
      </w:r>
      <w:r w:rsidR="00E86DEF" w:rsidRPr="00D56521">
        <w:t xml:space="preserve">atalogue </w:t>
      </w:r>
      <w:r w:rsidR="00660050" w:rsidRPr="00D56521">
        <w:t xml:space="preserve">will provide a normative </w:t>
      </w:r>
      <w:r w:rsidR="003B3F16" w:rsidRPr="00D56521">
        <w:t>I</w:t>
      </w:r>
      <w:r w:rsidR="00660050" w:rsidRPr="00D56521">
        <w:t xml:space="preserve">nteroperability </w:t>
      </w:r>
      <w:r w:rsidR="003B3F16" w:rsidRPr="00D56521">
        <w:t>C</w:t>
      </w:r>
      <w:r w:rsidR="00660050" w:rsidRPr="00D56521">
        <w:t xml:space="preserve">atalogue for </w:t>
      </w:r>
      <w:r w:rsidR="00D14F95">
        <w:t xml:space="preserve">S-100 </w:t>
      </w:r>
      <w:r w:rsidR="00660050" w:rsidRPr="00D56521">
        <w:t>ECDIS</w:t>
      </w:r>
      <w:r w:rsidR="00776736">
        <w:t xml:space="preserve"> and the published IHO product specifications. Therefore, a </w:t>
      </w:r>
      <w:ins w:id="720" w:author="jonathan pritchard" w:date="2024-07-17T08:01:00Z" w16du:dateUtc="2024-07-17T07:01:00Z">
        <w:r w:rsidR="00330D8D">
          <w:t>detai</w:t>
        </w:r>
      </w:ins>
      <w:ins w:id="721" w:author="jonathan pritchard" w:date="2024-07-17T08:02:00Z" w16du:dateUtc="2024-07-17T07:02:00Z">
        <w:r w:rsidR="00330D8D">
          <w:t xml:space="preserve">led </w:t>
        </w:r>
      </w:ins>
      <w:r w:rsidR="00776736">
        <w:t>requirement for its implementation will be contained in a future edition of this document</w:t>
      </w:r>
      <w:r w:rsidR="00D14F95">
        <w:t xml:space="preserve">. </w:t>
      </w:r>
    </w:p>
    <w:p w14:paraId="55559AFB" w14:textId="54D9D60A" w:rsidR="00776736" w:rsidRDefault="00776736" w:rsidP="00776736">
      <w:pPr>
        <w:spacing w:after="120" w:line="240" w:lineRule="auto"/>
        <w:jc w:val="both"/>
      </w:pPr>
      <w:r>
        <w:t>S-98 provides, as a minimum for S-100 ECDIS, two levels of interoperability allowing data layers in different products to be interleaved or substituted within the display. It is intended, in a future edition of this document, to also provide user interface requirements for end user control of the visual interoperability.</w:t>
      </w:r>
    </w:p>
    <w:p w14:paraId="75DB62C5" w14:textId="79A1E7BB" w:rsidR="00D14F95" w:rsidRDefault="00D14F95" w:rsidP="003B3F16">
      <w:pPr>
        <w:spacing w:after="120" w:line="240" w:lineRule="auto"/>
        <w:jc w:val="both"/>
        <w:rPr>
          <w:ins w:id="722" w:author="jonathan pritchard" w:date="2024-07-05T17:39:00Z" w16du:dateUtc="2024-07-05T16:39:00Z"/>
        </w:rPr>
      </w:pPr>
      <w:r>
        <w:t>S</w:t>
      </w:r>
      <w:r w:rsidR="00E86DEF" w:rsidRPr="00D56521">
        <w:t xml:space="preserve">-98 </w:t>
      </w:r>
      <w:r>
        <w:t xml:space="preserve">itself also </w:t>
      </w:r>
      <w:r w:rsidR="00E86DEF" w:rsidRPr="00D56521">
        <w:t>permits extensions</w:t>
      </w:r>
      <w:r w:rsidR="00B65CAE" w:rsidRPr="00D56521">
        <w:t xml:space="preserve">, </w:t>
      </w:r>
      <w:r w:rsidR="00E86DEF" w:rsidRPr="00D56521">
        <w:t>substitutes</w:t>
      </w:r>
      <w:r w:rsidR="006A193F" w:rsidRPr="00D56521">
        <w:t xml:space="preserve"> and customizations</w:t>
      </w:r>
      <w:r w:rsidR="00B65CAE" w:rsidRPr="00D56521">
        <w:t xml:space="preserve"> provided</w:t>
      </w:r>
      <w:r w:rsidR="006A193F" w:rsidRPr="00D56521">
        <w:t xml:space="preserve"> the minimum functions provided by the IHO </w:t>
      </w:r>
      <w:r w:rsidR="003B3F16" w:rsidRPr="00D56521">
        <w:t>C</w:t>
      </w:r>
      <w:r w:rsidR="006A193F" w:rsidRPr="00D56521">
        <w:t xml:space="preserve">atalogue are maintained and </w:t>
      </w:r>
      <w:r w:rsidR="00B65CAE" w:rsidRPr="00D56521">
        <w:t>interoperability</w:t>
      </w:r>
      <w:r w:rsidR="006A193F" w:rsidRPr="00D56521">
        <w:t xml:space="preserve"> is not degraded</w:t>
      </w:r>
      <w:r w:rsidR="00B65CAE" w:rsidRPr="00D56521">
        <w:t xml:space="preserve"> (S-98 </w:t>
      </w:r>
      <w:r w:rsidR="003B3F16" w:rsidRPr="00D56521">
        <w:rPr>
          <w:rFonts w:cs="Arial"/>
        </w:rPr>
        <w:t>clauses</w:t>
      </w:r>
      <w:r w:rsidR="00B65CAE" w:rsidRPr="00D56521">
        <w:t> 12.1.1–12.1.3).</w:t>
      </w:r>
      <w:r>
        <w:t xml:space="preserve"> </w:t>
      </w:r>
    </w:p>
    <w:p w14:paraId="73B5EE23" w14:textId="13BFC113" w:rsidR="00B268EF" w:rsidRPr="00D56521" w:rsidRDefault="00B268EF" w:rsidP="00E670D9">
      <w:pPr>
        <w:spacing w:after="120" w:line="240" w:lineRule="auto"/>
        <w:jc w:val="both"/>
      </w:pPr>
    </w:p>
    <w:p w14:paraId="6B79B010" w14:textId="77777777" w:rsidR="00314CAB" w:rsidRDefault="00314CAB">
      <w:pPr>
        <w:rPr>
          <w:ins w:id="723" w:author="jonathan pritchard" w:date="2024-07-05T16:45:00Z" w16du:dateUtc="2024-07-05T15:45:00Z"/>
          <w:rFonts w:eastAsia="Times New Roman"/>
          <w:b/>
          <w:bCs/>
          <w:sz w:val="24"/>
        </w:rPr>
      </w:pPr>
      <w:bookmarkStart w:id="724" w:name="_Ref49380568"/>
      <w:bookmarkStart w:id="725" w:name="_Toc144421255"/>
      <w:ins w:id="726" w:author="jonathan pritchard" w:date="2024-07-05T16:45:00Z" w16du:dateUtc="2024-07-05T15:45:00Z">
        <w:r>
          <w:br w:type="page"/>
        </w:r>
      </w:ins>
    </w:p>
    <w:p w14:paraId="6D762915" w14:textId="43B75661" w:rsidR="00BC555A" w:rsidRPr="00D56521" w:rsidRDefault="00FD648E" w:rsidP="00A13F5A">
      <w:pPr>
        <w:pStyle w:val="Heading1"/>
      </w:pPr>
      <w:r w:rsidRPr="00D56521">
        <w:lastRenderedPageBreak/>
        <w:t>Display Organisation</w:t>
      </w:r>
      <w:r w:rsidR="00A80530" w:rsidRPr="00D56521">
        <w:t xml:space="preserve"> and Operation</w:t>
      </w:r>
      <w:bookmarkEnd w:id="724"/>
      <w:bookmarkEnd w:id="725"/>
    </w:p>
    <w:p w14:paraId="501C6929" w14:textId="7DAEDB8F" w:rsidR="00D37328" w:rsidRPr="00D56521" w:rsidRDefault="00D37328" w:rsidP="00A13F5A">
      <w:pPr>
        <w:pStyle w:val="Heading2"/>
        <w:rPr>
          <w:noProof/>
        </w:rPr>
      </w:pPr>
      <w:bookmarkStart w:id="727" w:name="_Toc38829553"/>
      <w:bookmarkStart w:id="728" w:name="_Toc38830056"/>
      <w:bookmarkStart w:id="729" w:name="_Ref49480223"/>
      <w:bookmarkStart w:id="730" w:name="_Ref49480231"/>
      <w:bookmarkStart w:id="731" w:name="_Toc144421256"/>
      <w:bookmarkStart w:id="732" w:name="_Hlk167438924"/>
      <w:bookmarkEnd w:id="727"/>
      <w:bookmarkEnd w:id="728"/>
      <w:r w:rsidRPr="00D56521">
        <w:rPr>
          <w:noProof/>
        </w:rPr>
        <w:t xml:space="preserve">Display of </w:t>
      </w:r>
      <w:r w:rsidR="00950DDE" w:rsidRPr="00D56521">
        <w:rPr>
          <w:noProof/>
        </w:rPr>
        <w:t>non-</w:t>
      </w:r>
      <w:r w:rsidR="00716B39" w:rsidRPr="00D56521">
        <w:rPr>
          <w:noProof/>
        </w:rPr>
        <w:t>S-100</w:t>
      </w:r>
      <w:r w:rsidR="00950DDE" w:rsidRPr="00D56521">
        <w:rPr>
          <w:noProof/>
        </w:rPr>
        <w:t xml:space="preserve"> </w:t>
      </w:r>
      <w:r w:rsidRPr="00D56521">
        <w:rPr>
          <w:noProof/>
        </w:rPr>
        <w:t>information</w:t>
      </w:r>
      <w:bookmarkEnd w:id="729"/>
      <w:bookmarkEnd w:id="730"/>
      <w:bookmarkEnd w:id="731"/>
    </w:p>
    <w:p w14:paraId="5BAD6E9F" w14:textId="6D2ECC98" w:rsidR="00950DDE" w:rsidRPr="00D56521" w:rsidRDefault="00950DDE" w:rsidP="000A225C">
      <w:pPr>
        <w:spacing w:after="120" w:line="240" w:lineRule="auto"/>
        <w:jc w:val="both"/>
      </w:pPr>
      <w:r w:rsidRPr="00D56521">
        <w:t>This clause describes the display of information that</w:t>
      </w:r>
      <w:r w:rsidR="000E2927" w:rsidRPr="00D56521">
        <w:t xml:space="preserve"> is not from </w:t>
      </w:r>
      <w:r w:rsidR="00BD265F" w:rsidRPr="00D56521">
        <w:t xml:space="preserve">official </w:t>
      </w:r>
      <w:r w:rsidR="000E2927" w:rsidRPr="00D56521">
        <w:t xml:space="preserve">S-100-based data products, </w:t>
      </w:r>
      <w:r w:rsidR="003E01E1" w:rsidRPr="00D56521">
        <w:t xml:space="preserve">S-57, </w:t>
      </w:r>
      <w:r w:rsidR="000E2927" w:rsidRPr="00D56521">
        <w:t>radar, or AIS</w:t>
      </w:r>
      <w:r w:rsidRPr="00D56521">
        <w:t>.</w:t>
      </w:r>
    </w:p>
    <w:p w14:paraId="44751AA1" w14:textId="13F891AE" w:rsidR="0084606B" w:rsidRPr="00D56521" w:rsidRDefault="0084606B" w:rsidP="00A13F5A">
      <w:pPr>
        <w:pStyle w:val="Heading3"/>
        <w:rPr>
          <w:noProof/>
        </w:rPr>
      </w:pPr>
      <w:bookmarkStart w:id="733" w:name="_Ref49482794"/>
      <w:bookmarkStart w:id="734" w:name="_Toc144421257"/>
      <w:r w:rsidRPr="00D56521">
        <w:rPr>
          <w:noProof/>
        </w:rPr>
        <w:t xml:space="preserve">Distinguishing between </w:t>
      </w:r>
      <w:r w:rsidR="0052443F" w:rsidRPr="00D56521">
        <w:rPr>
          <w:noProof/>
        </w:rPr>
        <w:t xml:space="preserve">official </w:t>
      </w:r>
      <w:r w:rsidRPr="00D56521">
        <w:rPr>
          <w:noProof/>
        </w:rPr>
        <w:t>data and additional data</w:t>
      </w:r>
      <w:bookmarkEnd w:id="733"/>
      <w:bookmarkEnd w:id="734"/>
    </w:p>
    <w:p w14:paraId="1154DFC2" w14:textId="650C5348" w:rsidR="00783066" w:rsidRPr="00D56521" w:rsidRDefault="00783066" w:rsidP="000A225C">
      <w:pPr>
        <w:spacing w:after="120" w:line="240" w:lineRule="auto"/>
        <w:jc w:val="both"/>
        <w:rPr>
          <w:noProof/>
        </w:rPr>
      </w:pPr>
      <w:r w:rsidRPr="00D56521">
        <w:rPr>
          <w:noProof/>
        </w:rPr>
        <w:t xml:space="preserve">IMO </w:t>
      </w:r>
      <w:r w:rsidR="004F2E02" w:rsidRPr="00D56521">
        <w:rPr>
          <w:noProof/>
        </w:rPr>
        <w:t>Performance Standards (MSC</w:t>
      </w:r>
      <w:r w:rsidRPr="00D56521">
        <w:rPr>
          <w:noProof/>
        </w:rPr>
        <w:t>.</w:t>
      </w:r>
      <w:r w:rsidR="006C0054">
        <w:rPr>
          <w:noProof/>
        </w:rPr>
        <w:t>530</w:t>
      </w:r>
      <w:r w:rsidRPr="00D56521">
        <w:rPr>
          <w:noProof/>
        </w:rPr>
        <w:t>(</w:t>
      </w:r>
      <w:r w:rsidR="006C0054">
        <w:rPr>
          <w:noProof/>
        </w:rPr>
        <w:t>106</w:t>
      </w:r>
      <w:r w:rsidRPr="00D56521">
        <w:rPr>
          <w:noProof/>
        </w:rPr>
        <w:t>) section 1.5</w:t>
      </w:r>
      <w:r w:rsidR="004F2E02" w:rsidRPr="00D56521">
        <w:rPr>
          <w:noProof/>
        </w:rPr>
        <w:t>)</w:t>
      </w:r>
      <w:r w:rsidRPr="00D56521">
        <w:rPr>
          <w:noProof/>
        </w:rPr>
        <w:t xml:space="preserve"> states that ECDIS should enable the mariner to execute</w:t>
      </w:r>
      <w:r w:rsidR="0084606B" w:rsidRPr="00D56521">
        <w:rPr>
          <w:noProof/>
        </w:rPr>
        <w:t xml:space="preserve"> all</w:t>
      </w:r>
      <w:r w:rsidRPr="00D56521">
        <w:rPr>
          <w:noProof/>
        </w:rPr>
        <w:t xml:space="preserve"> </w:t>
      </w:r>
      <w:r w:rsidR="0084606B" w:rsidRPr="00D56521">
        <w:rPr>
          <w:noProof/>
        </w:rPr>
        <w:t>route planning, route monitoring, and positioning</w:t>
      </w:r>
      <w:r w:rsidRPr="00D56521">
        <w:rPr>
          <w:noProof/>
        </w:rPr>
        <w:t xml:space="preserve"> </w:t>
      </w:r>
      <w:commentRangeStart w:id="735"/>
      <w:commentRangeEnd w:id="735"/>
      <w:r w:rsidR="00776DD2">
        <w:rPr>
          <w:rStyle w:val="CommentReference"/>
        </w:rPr>
        <w:commentReference w:id="735"/>
      </w:r>
      <w:r w:rsidRPr="00D56521">
        <w:rPr>
          <w:noProof/>
        </w:rPr>
        <w:t>and section</w:t>
      </w:r>
      <w:ins w:id="736" w:author="Raphael Malyankar" w:date="2023-08-31T16:03:00Z">
        <w:r w:rsidR="00FC3D18">
          <w:rPr>
            <w:noProof/>
          </w:rPr>
          <w:t>s</w:t>
        </w:r>
      </w:ins>
      <w:r w:rsidRPr="00D56521">
        <w:rPr>
          <w:noProof/>
        </w:rPr>
        <w:t xml:space="preserve"> 3.3</w:t>
      </w:r>
      <w:r w:rsidR="00FC3D18">
        <w:rPr>
          <w:noProof/>
        </w:rPr>
        <w:t>-3.4</w:t>
      </w:r>
      <w:r w:rsidRPr="00D56521">
        <w:rPr>
          <w:noProof/>
        </w:rPr>
        <w:t xml:space="preserve"> </w:t>
      </w:r>
      <w:r w:rsidR="00FC3D18">
        <w:rPr>
          <w:noProof/>
        </w:rPr>
        <w:t>mean</w:t>
      </w:r>
      <w:r w:rsidR="00FC3D18" w:rsidRPr="00D56521">
        <w:rPr>
          <w:noProof/>
        </w:rPr>
        <w:t xml:space="preserve"> </w:t>
      </w:r>
      <w:r w:rsidRPr="00D56521">
        <w:rPr>
          <w:noProof/>
        </w:rPr>
        <w:t xml:space="preserve">that the </w:t>
      </w:r>
      <w:r w:rsidR="00FC3D18">
        <w:rPr>
          <w:noProof/>
        </w:rPr>
        <w:t xml:space="preserve">ENDS and </w:t>
      </w:r>
      <w:r w:rsidR="006C0054">
        <w:rPr>
          <w:noProof/>
        </w:rPr>
        <w:t>System Database</w:t>
      </w:r>
      <w:r w:rsidR="006C0054" w:rsidRPr="00D56521">
        <w:rPr>
          <w:noProof/>
        </w:rPr>
        <w:t xml:space="preserve"> </w:t>
      </w:r>
      <w:r w:rsidRPr="00D56521">
        <w:rPr>
          <w:noProof/>
        </w:rPr>
        <w:t xml:space="preserve">may contain information from </w:t>
      </w:r>
      <w:r w:rsidR="00FC3D18">
        <w:rPr>
          <w:noProof/>
        </w:rPr>
        <w:t>nautical publications as well as</w:t>
      </w:r>
      <w:r w:rsidRPr="00D56521">
        <w:rPr>
          <w:noProof/>
        </w:rPr>
        <w:t xml:space="preserve"> ENCs. This specification requires that ECDIS </w:t>
      </w:r>
      <w:r w:rsidR="00330D8D" w:rsidRPr="0023731C">
        <w:rPr>
          <w:noProof/>
        </w:rPr>
        <w:t>must</w:t>
      </w:r>
      <w:r w:rsidR="00330D8D">
        <w:rPr>
          <w:noProof/>
        </w:rPr>
        <w:t xml:space="preserve"> </w:t>
      </w:r>
      <w:r w:rsidRPr="00D56521">
        <w:rPr>
          <w:noProof/>
        </w:rPr>
        <w:t xml:space="preserve">distinguish between </w:t>
      </w:r>
      <w:r w:rsidR="0052443F" w:rsidRPr="00D56521">
        <w:rPr>
          <w:noProof/>
        </w:rPr>
        <w:t xml:space="preserve">official </w:t>
      </w:r>
      <w:r w:rsidRPr="00D56521">
        <w:rPr>
          <w:noProof/>
        </w:rPr>
        <w:t xml:space="preserve">data and </w:t>
      </w:r>
      <w:r w:rsidR="004D4D27" w:rsidRPr="00D56521">
        <w:rPr>
          <w:noProof/>
        </w:rPr>
        <w:t xml:space="preserve">such </w:t>
      </w:r>
      <w:r w:rsidRPr="00D56521">
        <w:rPr>
          <w:noProof/>
        </w:rPr>
        <w:t>additional data from users (mariners) and manufacturers. The colour and symbol usage for mariners</w:t>
      </w:r>
      <w:r w:rsidR="00227CF3" w:rsidRPr="00D56521">
        <w:rPr>
          <w:noProof/>
        </w:rPr>
        <w:t>’</w:t>
      </w:r>
      <w:r w:rsidRPr="00D56521">
        <w:rPr>
          <w:noProof/>
        </w:rPr>
        <w:t xml:space="preserve"> and manufacturers</w:t>
      </w:r>
      <w:r w:rsidR="00227CF3" w:rsidRPr="00D56521">
        <w:rPr>
          <w:noProof/>
        </w:rPr>
        <w:t>’</w:t>
      </w:r>
      <w:r w:rsidRPr="00D56521">
        <w:rPr>
          <w:noProof/>
        </w:rPr>
        <w:t xml:space="preserve"> data </w:t>
      </w:r>
      <w:r w:rsidR="002D6873" w:rsidRPr="00D56521">
        <w:rPr>
          <w:noProof/>
        </w:rPr>
        <w:t xml:space="preserve">in the IHO GI Registry and the </w:t>
      </w:r>
      <w:r w:rsidR="004A36E8" w:rsidRPr="00D56521">
        <w:rPr>
          <w:noProof/>
        </w:rPr>
        <w:t>P</w:t>
      </w:r>
      <w:r w:rsidR="002D6873" w:rsidRPr="00D56521">
        <w:rPr>
          <w:noProof/>
        </w:rPr>
        <w:t xml:space="preserve">ortrayal </w:t>
      </w:r>
      <w:r w:rsidR="004A36E8" w:rsidRPr="00D56521">
        <w:rPr>
          <w:noProof/>
        </w:rPr>
        <w:t>C</w:t>
      </w:r>
      <w:r w:rsidR="002D6873" w:rsidRPr="00D56521">
        <w:rPr>
          <w:noProof/>
        </w:rPr>
        <w:t>atalogues for S-100 data products are</w:t>
      </w:r>
      <w:r w:rsidRPr="00D56521">
        <w:rPr>
          <w:noProof/>
        </w:rPr>
        <w:t xml:space="preserve"> designed to implement this while ensuring the display remains clear and uncluttered.</w:t>
      </w:r>
    </w:p>
    <w:p w14:paraId="76FB6FD1" w14:textId="759395C2" w:rsidR="00307E58" w:rsidRDefault="001473C0" w:rsidP="000A225C">
      <w:pPr>
        <w:spacing w:after="120" w:line="240" w:lineRule="auto"/>
        <w:jc w:val="both"/>
        <w:rPr>
          <w:noProof/>
        </w:rPr>
      </w:pPr>
      <w:r>
        <w:rPr>
          <w:noProof/>
        </w:rPr>
        <w:t>The o</w:t>
      </w:r>
      <w:r w:rsidR="00DC2AC5">
        <w:rPr>
          <w:noProof/>
        </w:rPr>
        <w:t xml:space="preserve">fficial </w:t>
      </w:r>
      <w:r>
        <w:rPr>
          <w:noProof/>
        </w:rPr>
        <w:t xml:space="preserve">status of </w:t>
      </w:r>
      <w:r w:rsidR="00DC2AC5">
        <w:rPr>
          <w:noProof/>
        </w:rPr>
        <w:t xml:space="preserve">data delivered to the ECDIS </w:t>
      </w:r>
      <w:r>
        <w:rPr>
          <w:noProof/>
        </w:rPr>
        <w:t xml:space="preserve">is </w:t>
      </w:r>
      <w:r w:rsidR="00DC2AC5">
        <w:rPr>
          <w:noProof/>
        </w:rPr>
        <w:t>defined by the value of a role</w:t>
      </w:r>
      <w:r>
        <w:rPr>
          <w:noProof/>
        </w:rPr>
        <w:t>. This is</w:t>
      </w:r>
      <w:r w:rsidR="00DC2AC5">
        <w:rPr>
          <w:noProof/>
        </w:rPr>
        <w:t xml:space="preserve"> encoded in the </w:t>
      </w:r>
      <w:r w:rsidR="00850829">
        <w:rPr>
          <w:noProof/>
        </w:rPr>
        <w:t>ST</w:t>
      </w:r>
      <w:r w:rsidR="00DC2AC5">
        <w:rPr>
          <w:noProof/>
        </w:rPr>
        <w:t xml:space="preserve"> field of the X.509 certificate referenced in the mandatory digitial signature accompanying </w:t>
      </w:r>
      <w:r>
        <w:rPr>
          <w:noProof/>
        </w:rPr>
        <w:t>content in the exchange set catalogue</w:t>
      </w:r>
      <w:r w:rsidR="00DC2AC5">
        <w:rPr>
          <w:noProof/>
        </w:rPr>
        <w:t>. Digi</w:t>
      </w:r>
      <w:r>
        <w:rPr>
          <w:noProof/>
        </w:rPr>
        <w:t>t</w:t>
      </w:r>
      <w:r w:rsidR="00DC2AC5">
        <w:rPr>
          <w:noProof/>
        </w:rPr>
        <w:t xml:space="preserve">al signatures are mandatory for any data imported into the ECDIS, whether official or not. The </w:t>
      </w:r>
      <w:r w:rsidR="00850829">
        <w:rPr>
          <w:noProof/>
        </w:rPr>
        <w:t>mandatory fields within every authenticating certificate are defined as:</w:t>
      </w:r>
    </w:p>
    <w:p w14:paraId="2BF2027A" w14:textId="77777777" w:rsidR="00850829" w:rsidRPr="00A13F5A" w:rsidRDefault="00850829" w:rsidP="00850829">
      <w:pPr>
        <w:numPr>
          <w:ilvl w:val="0"/>
          <w:numId w:val="110"/>
        </w:numPr>
        <w:spacing w:after="0" w:line="240" w:lineRule="auto"/>
        <w:jc w:val="both"/>
        <w:rPr>
          <w:rFonts w:cs="Arial"/>
        </w:rPr>
      </w:pPr>
      <w:r w:rsidRPr="00A13F5A">
        <w:rPr>
          <w:rFonts w:cs="Arial"/>
          <w:b/>
          <w:bCs/>
        </w:rPr>
        <w:t>C</w:t>
      </w:r>
      <w:r w:rsidRPr="00A13F5A">
        <w:rPr>
          <w:rFonts w:cs="Arial"/>
        </w:rPr>
        <w:t xml:space="preserve"> (Country) = ISO Country Code of state making request</w:t>
      </w:r>
    </w:p>
    <w:p w14:paraId="7E55DCC1" w14:textId="65C2EEEE" w:rsidR="00850829" w:rsidRPr="00A13F5A" w:rsidRDefault="00850829" w:rsidP="00850829">
      <w:pPr>
        <w:numPr>
          <w:ilvl w:val="0"/>
          <w:numId w:val="110"/>
        </w:numPr>
        <w:spacing w:after="0" w:line="240" w:lineRule="auto"/>
        <w:jc w:val="both"/>
        <w:rPr>
          <w:rFonts w:cs="Arial"/>
        </w:rPr>
      </w:pPr>
      <w:r w:rsidRPr="00A13F5A">
        <w:rPr>
          <w:rFonts w:cs="Arial"/>
          <w:b/>
          <w:bCs/>
        </w:rPr>
        <w:t>ST</w:t>
      </w:r>
      <w:r w:rsidRPr="00A13F5A">
        <w:rPr>
          <w:rFonts w:cs="Arial"/>
        </w:rPr>
        <w:t xml:space="preserve"> (State or Province) = A code reflecting the role of the </w:t>
      </w:r>
      <w:r w:rsidR="009A245C">
        <w:rPr>
          <w:rFonts w:cs="Arial"/>
        </w:rPr>
        <w:t>signing entity</w:t>
      </w:r>
      <w:r w:rsidR="001473C0">
        <w:rPr>
          <w:rFonts w:cs="Arial"/>
        </w:rPr>
        <w:t xml:space="preserve"> (below)</w:t>
      </w:r>
    </w:p>
    <w:p w14:paraId="3F02E188" w14:textId="57D5B660" w:rsidR="00850829" w:rsidRPr="00A13F5A" w:rsidRDefault="00850829" w:rsidP="00850829">
      <w:pPr>
        <w:numPr>
          <w:ilvl w:val="0"/>
          <w:numId w:val="110"/>
        </w:numPr>
        <w:spacing w:after="0" w:line="240" w:lineRule="auto"/>
        <w:jc w:val="both"/>
        <w:rPr>
          <w:rFonts w:cs="Arial"/>
        </w:rPr>
      </w:pPr>
      <w:r w:rsidRPr="00A13F5A">
        <w:rPr>
          <w:rFonts w:cs="Arial"/>
          <w:b/>
          <w:bCs/>
        </w:rPr>
        <w:t>O</w:t>
      </w:r>
      <w:r w:rsidRPr="00A13F5A">
        <w:rPr>
          <w:rFonts w:cs="Arial"/>
        </w:rPr>
        <w:t xml:space="preserve"> (Organisation) = member state organisation name (text)</w:t>
      </w:r>
      <w:r w:rsidR="009A245C">
        <w:rPr>
          <w:rFonts w:cs="Arial"/>
        </w:rPr>
        <w:t xml:space="preserve"> or other organisation name</w:t>
      </w:r>
    </w:p>
    <w:p w14:paraId="6C92FD57" w14:textId="62AF86F3" w:rsidR="00850829" w:rsidRPr="00A13F5A" w:rsidRDefault="00850829" w:rsidP="00850829">
      <w:pPr>
        <w:numPr>
          <w:ilvl w:val="0"/>
          <w:numId w:val="110"/>
        </w:numPr>
        <w:spacing w:after="0" w:line="240" w:lineRule="auto"/>
        <w:jc w:val="both"/>
        <w:rPr>
          <w:rFonts w:cs="Arial"/>
        </w:rPr>
      </w:pPr>
      <w:r w:rsidRPr="00A13F5A">
        <w:rPr>
          <w:rFonts w:cs="Arial"/>
          <w:b/>
          <w:bCs/>
        </w:rPr>
        <w:t>CN</w:t>
      </w:r>
      <w:r w:rsidRPr="00A13F5A">
        <w:rPr>
          <w:rFonts w:cs="Arial"/>
        </w:rPr>
        <w:t xml:space="preserve"> (Common Name) =  IHO data producer code integer and alpha code (as part of a colon separated MRN), e.g. </w:t>
      </w:r>
      <w:r w:rsidRPr="00A13F5A">
        <w:rPr>
          <w:rFonts w:cs="Arial"/>
          <w:b/>
          <w:bCs/>
        </w:rPr>
        <w:t>urn:mrn:iho:aa:181</w:t>
      </w:r>
      <w:r w:rsidRPr="00A13F5A">
        <w:rPr>
          <w:rFonts w:cs="Arial"/>
        </w:rPr>
        <w:t xml:space="preserve">0 or </w:t>
      </w:r>
      <w:r w:rsidRPr="00A13F5A">
        <w:rPr>
          <w:rFonts w:cs="Arial"/>
          <w:b/>
          <w:bCs/>
        </w:rPr>
        <w:t>urn:mrn:iho:GB:540</w:t>
      </w:r>
      <w:r w:rsidRPr="00A13F5A">
        <w:rPr>
          <w:rFonts w:ascii="Arial Narrow" w:hAnsi="Arial Narrow"/>
          <w:i/>
          <w:iCs/>
        </w:rPr>
        <w:t xml:space="preserve">. For datasets the CN data producer integer and alpha code must match those contained in the </w:t>
      </w:r>
      <w:r w:rsidR="001473C0">
        <w:rPr>
          <w:rFonts w:cs="Arial"/>
        </w:rPr>
        <w:t xml:space="preserve">corresponding </w:t>
      </w:r>
      <w:r w:rsidRPr="00A13F5A">
        <w:rPr>
          <w:rFonts w:cs="Arial"/>
        </w:rPr>
        <w:t>dataset and its CATALOG.XML entry.</w:t>
      </w:r>
    </w:p>
    <w:p w14:paraId="03B9DB1F" w14:textId="77777777" w:rsidR="00850829" w:rsidRPr="00A13F5A" w:rsidRDefault="00850829" w:rsidP="00A13F5A">
      <w:pPr>
        <w:spacing w:after="0" w:line="240" w:lineRule="auto"/>
        <w:jc w:val="both"/>
        <w:rPr>
          <w:rFonts w:ascii="Arial Narrow" w:hAnsi="Arial Narrow"/>
        </w:rPr>
      </w:pPr>
    </w:p>
    <w:p w14:paraId="4A8D13DC" w14:textId="00C9C7EA" w:rsidR="00850829" w:rsidRDefault="00850829" w:rsidP="000A225C">
      <w:pPr>
        <w:spacing w:after="120" w:line="240" w:lineRule="auto"/>
        <w:jc w:val="both"/>
        <w:rPr>
          <w:noProof/>
        </w:rPr>
      </w:pPr>
      <w:r>
        <w:rPr>
          <w:noProof/>
        </w:rPr>
        <w:t xml:space="preserve">For ECDIS, the ST code </w:t>
      </w:r>
      <w:r w:rsidR="009A245C">
        <w:rPr>
          <w:noProof/>
        </w:rPr>
        <w:t>holding</w:t>
      </w:r>
      <w:r>
        <w:rPr>
          <w:noProof/>
        </w:rPr>
        <w:t xml:space="preserve"> the role determine</w:t>
      </w:r>
      <w:r w:rsidR="009A245C">
        <w:rPr>
          <w:noProof/>
        </w:rPr>
        <w:t>s</w:t>
      </w:r>
      <w:r>
        <w:rPr>
          <w:noProof/>
        </w:rPr>
        <w:t xml:space="preserve"> whether a dataset</w:t>
      </w:r>
      <w:r w:rsidR="001473C0">
        <w:rPr>
          <w:noProof/>
        </w:rPr>
        <w:t xml:space="preserve"> or supporting resources</w:t>
      </w:r>
      <w:r>
        <w:rPr>
          <w:noProof/>
        </w:rPr>
        <w:t xml:space="preserve"> is unofficial or official. The following codes are supported by the IHO data protection scheme:</w:t>
      </w:r>
    </w:p>
    <w:p w14:paraId="464AFD69" w14:textId="6D6EE902" w:rsidR="00DC2AC5" w:rsidRDefault="00850829" w:rsidP="00DC2AC5">
      <w:pPr>
        <w:pStyle w:val="ListParagraph"/>
        <w:numPr>
          <w:ilvl w:val="0"/>
          <w:numId w:val="109"/>
        </w:numPr>
        <w:spacing w:after="120" w:line="240" w:lineRule="auto"/>
        <w:jc w:val="both"/>
        <w:rPr>
          <w:noProof/>
        </w:rPr>
      </w:pPr>
      <w:r>
        <w:rPr>
          <w:noProof/>
        </w:rPr>
        <w:t xml:space="preserve">For </w:t>
      </w:r>
      <w:r w:rsidR="00DC2AC5">
        <w:rPr>
          <w:noProof/>
        </w:rPr>
        <w:t>S-100 datasets</w:t>
      </w:r>
      <w:r w:rsidR="001473C0">
        <w:rPr>
          <w:noProof/>
        </w:rPr>
        <w:t xml:space="preserve"> or supporting resources</w:t>
      </w:r>
      <w:r>
        <w:rPr>
          <w:noProof/>
        </w:rPr>
        <w:t xml:space="preserve"> the following roles define official data.</w:t>
      </w:r>
    </w:p>
    <w:p w14:paraId="06346FFD" w14:textId="718CCA15" w:rsidR="00DC2AC5" w:rsidRDefault="00DC2AC5" w:rsidP="00A13F5A">
      <w:pPr>
        <w:pStyle w:val="ListParagraph"/>
        <w:numPr>
          <w:ilvl w:val="1"/>
          <w:numId w:val="109"/>
        </w:numPr>
        <w:spacing w:after="120" w:line="240" w:lineRule="auto"/>
        <w:jc w:val="both"/>
        <w:rPr>
          <w:noProof/>
        </w:rPr>
      </w:pPr>
      <w:r w:rsidRPr="00A13F5A">
        <w:rPr>
          <w:b/>
          <w:bCs/>
          <w:noProof/>
        </w:rPr>
        <w:t>DATA_PRODUCER</w:t>
      </w:r>
      <w:r>
        <w:rPr>
          <w:noProof/>
        </w:rPr>
        <w:t xml:space="preserve"> Data Producers - producing data content for live navigation under SOLAS. This data is "official"</w:t>
      </w:r>
    </w:p>
    <w:p w14:paraId="65B719F6" w14:textId="212E6529" w:rsidR="00DC2AC5" w:rsidRDefault="00DC2AC5" w:rsidP="00A13F5A">
      <w:pPr>
        <w:pStyle w:val="ListParagraph"/>
        <w:numPr>
          <w:ilvl w:val="1"/>
          <w:numId w:val="109"/>
        </w:numPr>
        <w:spacing w:after="120" w:line="240" w:lineRule="auto"/>
        <w:jc w:val="both"/>
        <w:rPr>
          <w:noProof/>
        </w:rPr>
      </w:pPr>
      <w:r w:rsidRPr="00A13F5A">
        <w:rPr>
          <w:b/>
          <w:bCs/>
          <w:noProof/>
        </w:rPr>
        <w:t>DATA_AGGREGATOR</w:t>
      </w:r>
      <w:r>
        <w:rPr>
          <w:noProof/>
        </w:rPr>
        <w:t xml:space="preserve"> RENCs/Aggregators - validate, distribute and (sometimes) digitally sign data on behalf of their members. These organisations do not create data content but can </w:t>
      </w:r>
      <w:r w:rsidR="001473C0">
        <w:rPr>
          <w:noProof/>
        </w:rPr>
        <w:t>sign</w:t>
      </w:r>
      <w:r>
        <w:rPr>
          <w:noProof/>
        </w:rPr>
        <w:t xml:space="preserve"> data</w:t>
      </w:r>
      <w:r w:rsidR="001473C0">
        <w:rPr>
          <w:noProof/>
        </w:rPr>
        <w:t xml:space="preserve"> </w:t>
      </w:r>
      <w:r>
        <w:rPr>
          <w:noProof/>
        </w:rPr>
        <w:t xml:space="preserve">as </w:t>
      </w:r>
      <w:r w:rsidR="001473C0">
        <w:rPr>
          <w:noProof/>
        </w:rPr>
        <w:t>“</w:t>
      </w:r>
      <w:r>
        <w:rPr>
          <w:noProof/>
        </w:rPr>
        <w:t>official</w:t>
      </w:r>
      <w:r w:rsidR="001473C0">
        <w:rPr>
          <w:noProof/>
        </w:rPr>
        <w:t>”</w:t>
      </w:r>
    </w:p>
    <w:p w14:paraId="025B062D" w14:textId="3B3B90A9" w:rsidR="00DC2AC5" w:rsidRDefault="00DC2AC5" w:rsidP="00DC2AC5">
      <w:pPr>
        <w:pStyle w:val="ListParagraph"/>
        <w:numPr>
          <w:ilvl w:val="0"/>
          <w:numId w:val="109"/>
        </w:numPr>
        <w:spacing w:after="120" w:line="240" w:lineRule="auto"/>
        <w:jc w:val="both"/>
        <w:rPr>
          <w:noProof/>
        </w:rPr>
      </w:pPr>
      <w:r>
        <w:rPr>
          <w:noProof/>
        </w:rPr>
        <w:t>S-128 datasets used for ECDIS Update Status reports.</w:t>
      </w:r>
      <w:r w:rsidR="004D381D">
        <w:rPr>
          <w:noProof/>
        </w:rPr>
        <w:t xml:space="preserve"> These datasets may also be authenticated by:</w:t>
      </w:r>
    </w:p>
    <w:p w14:paraId="3C6BEF93" w14:textId="273ABAAC" w:rsidR="00DC2AC5" w:rsidRDefault="00DC2AC5" w:rsidP="00A13F5A">
      <w:pPr>
        <w:pStyle w:val="ListParagraph"/>
        <w:numPr>
          <w:ilvl w:val="1"/>
          <w:numId w:val="109"/>
        </w:numPr>
        <w:spacing w:after="120" w:line="240" w:lineRule="auto"/>
        <w:jc w:val="both"/>
        <w:rPr>
          <w:noProof/>
        </w:rPr>
      </w:pPr>
      <w:r w:rsidRPr="00A13F5A">
        <w:rPr>
          <w:b/>
          <w:bCs/>
          <w:noProof/>
        </w:rPr>
        <w:t>AGGREGATOR</w:t>
      </w:r>
      <w:r>
        <w:rPr>
          <w:noProof/>
        </w:rPr>
        <w:t xml:space="preserve"> S-128 producers </w:t>
      </w:r>
      <w:r w:rsidR="001473C0">
        <w:rPr>
          <w:noProof/>
        </w:rPr>
        <w:t>–</w:t>
      </w:r>
      <w:r>
        <w:rPr>
          <w:noProof/>
        </w:rPr>
        <w:t xml:space="preserve"> aggregate data together for the purposes of running a service for end users. </w:t>
      </w:r>
      <w:commentRangeStart w:id="737"/>
      <w:r w:rsidR="00F53D1F" w:rsidRPr="00F53D1F">
        <w:rPr>
          <w:noProof/>
        </w:rPr>
        <w:t>They create and digitally sign S-128 datasets which support their service offering and the production of update status reports</w:t>
      </w:r>
      <w:commentRangeEnd w:id="737"/>
      <w:r w:rsidR="00F53D1F">
        <w:rPr>
          <w:rStyle w:val="CommentReference"/>
        </w:rPr>
        <w:commentReference w:id="737"/>
      </w:r>
    </w:p>
    <w:p w14:paraId="64820AC8" w14:textId="15FCBF4F" w:rsidR="00DC2AC5" w:rsidRDefault="00DC2AC5" w:rsidP="00DC2AC5">
      <w:pPr>
        <w:pStyle w:val="ListParagraph"/>
        <w:numPr>
          <w:ilvl w:val="0"/>
          <w:numId w:val="109"/>
        </w:numPr>
        <w:spacing w:after="120" w:line="240" w:lineRule="auto"/>
        <w:jc w:val="both"/>
        <w:rPr>
          <w:noProof/>
        </w:rPr>
      </w:pPr>
      <w:r>
        <w:rPr>
          <w:noProof/>
        </w:rPr>
        <w:t>Catalogues</w:t>
      </w:r>
    </w:p>
    <w:p w14:paraId="13F0CDEA" w14:textId="2627BD15" w:rsidR="00DC2AC5" w:rsidRDefault="00DC2AC5" w:rsidP="00DC2AC5">
      <w:pPr>
        <w:pStyle w:val="ListParagraph"/>
        <w:numPr>
          <w:ilvl w:val="1"/>
          <w:numId w:val="109"/>
        </w:numPr>
        <w:spacing w:after="120" w:line="240" w:lineRule="auto"/>
        <w:jc w:val="both"/>
        <w:rPr>
          <w:noProof/>
        </w:rPr>
      </w:pPr>
      <w:r w:rsidRPr="00A13F5A">
        <w:rPr>
          <w:b/>
          <w:bCs/>
          <w:noProof/>
        </w:rPr>
        <w:t>SCHEME_ADMINISTRATOR</w:t>
      </w:r>
      <w:r>
        <w:rPr>
          <w:noProof/>
        </w:rPr>
        <w:t xml:space="preserve"> The Scheme Administrator</w:t>
      </w:r>
      <w:r w:rsidR="001473C0">
        <w:rPr>
          <w:noProof/>
        </w:rPr>
        <w:t>, the IHO. Only digitally signed catalogues with a certificate authenticated by the scheme administrator may be loaded onto the ECDIS.</w:t>
      </w:r>
    </w:p>
    <w:p w14:paraId="29680794" w14:textId="5FD9F5CD" w:rsidR="00DC2AC5" w:rsidRDefault="001473C0" w:rsidP="00DC2AC5">
      <w:pPr>
        <w:spacing w:after="120" w:line="240" w:lineRule="auto"/>
        <w:jc w:val="both"/>
        <w:rPr>
          <w:noProof/>
        </w:rPr>
      </w:pPr>
      <w:r>
        <w:rPr>
          <w:noProof/>
        </w:rPr>
        <w:t>ST field</w:t>
      </w:r>
      <w:r w:rsidR="00DC2AC5">
        <w:rPr>
          <w:noProof/>
        </w:rPr>
        <w:t xml:space="preserve"> values using the role </w:t>
      </w:r>
      <w:r w:rsidR="00DC2AC5" w:rsidRPr="00A13F5A">
        <w:rPr>
          <w:b/>
          <w:bCs/>
          <w:noProof/>
        </w:rPr>
        <w:t>OTHER_DATA_PRODUCER</w:t>
      </w:r>
      <w:r w:rsidR="00DC2AC5">
        <w:rPr>
          <w:noProof/>
        </w:rPr>
        <w:t xml:space="preserve"> </w:t>
      </w:r>
      <w:r>
        <w:rPr>
          <w:noProof/>
        </w:rPr>
        <w:t xml:space="preserve">(or any other value, or those not conforming to the CN MRN format above) represent data or catalogue content which is </w:t>
      </w:r>
      <w:r w:rsidR="00DC2AC5" w:rsidRPr="00DC2AC5">
        <w:rPr>
          <w:noProof/>
        </w:rPr>
        <w:t>"unofficial"</w:t>
      </w:r>
      <w:r w:rsidR="00DC2AC5">
        <w:rPr>
          <w:noProof/>
        </w:rPr>
        <w:t>.</w:t>
      </w:r>
    </w:p>
    <w:bookmarkEnd w:id="732"/>
    <w:p w14:paraId="2420741D" w14:textId="77777777" w:rsidR="00EF51C7" w:rsidRDefault="00EF51C7" w:rsidP="000A225C">
      <w:pPr>
        <w:spacing w:after="120" w:line="240" w:lineRule="auto"/>
        <w:jc w:val="both"/>
        <w:rPr>
          <w:noProof/>
        </w:rPr>
      </w:pPr>
    </w:p>
    <w:p w14:paraId="3C511A72" w14:textId="5929108D" w:rsidR="00783066" w:rsidRPr="0023731C" w:rsidRDefault="0023731C" w:rsidP="00A13F5A">
      <w:pPr>
        <w:pStyle w:val="Heading3"/>
        <w:rPr>
          <w:strike/>
          <w:noProof/>
        </w:rPr>
      </w:pPr>
      <w:ins w:id="738" w:author="jonathan pritchard" w:date="2024-07-18T12:31:00Z" w16du:dateUtc="2024-07-18T11:31:00Z">
        <w:r>
          <w:rPr>
            <w:strike/>
            <w:noProof/>
          </w:rPr>
          <w:lastRenderedPageBreak/>
          <w:t>Deleted</w:t>
        </w:r>
      </w:ins>
    </w:p>
    <w:p w14:paraId="536F932A" w14:textId="056BC76A" w:rsidR="0097577E" w:rsidRPr="0023731C" w:rsidRDefault="0023731C" w:rsidP="00A13F5A">
      <w:pPr>
        <w:pStyle w:val="Heading3"/>
        <w:rPr>
          <w:strike/>
          <w:noProof/>
        </w:rPr>
      </w:pPr>
      <w:ins w:id="739" w:author="jonathan pritchard" w:date="2024-07-18T12:32:00Z" w16du:dateUtc="2024-07-18T11:32:00Z">
        <w:r w:rsidRPr="0023731C">
          <w:rPr>
            <w:strike/>
            <w:noProof/>
          </w:rPr>
          <w:t>Deleted</w:t>
        </w:r>
      </w:ins>
    </w:p>
    <w:p w14:paraId="32CFD955" w14:textId="3D339409" w:rsidR="00282925" w:rsidRPr="00D56521" w:rsidRDefault="00282925" w:rsidP="00A13F5A">
      <w:pPr>
        <w:pStyle w:val="Heading3"/>
        <w:rPr>
          <w:noProof/>
        </w:rPr>
      </w:pPr>
      <w:bookmarkStart w:id="740" w:name="_Ref49484794"/>
      <w:bookmarkStart w:id="741" w:name="_Toc144421260"/>
      <w:commentRangeStart w:id="742"/>
      <w:r w:rsidRPr="00D56521">
        <w:rPr>
          <w:noProof/>
        </w:rPr>
        <w:t>Supplemental display items</w:t>
      </w:r>
      <w:bookmarkEnd w:id="740"/>
      <w:bookmarkEnd w:id="741"/>
      <w:commentRangeEnd w:id="742"/>
      <w:r w:rsidR="0023731C">
        <w:rPr>
          <w:rStyle w:val="CommentReference"/>
          <w:b w:val="0"/>
          <w:bCs w:val="0"/>
        </w:rPr>
        <w:commentReference w:id="742"/>
      </w:r>
    </w:p>
    <w:p w14:paraId="0F2601E8" w14:textId="6351C858" w:rsidR="00282925" w:rsidRPr="00D56521" w:rsidRDefault="00282925" w:rsidP="00101E07">
      <w:pPr>
        <w:spacing w:after="60" w:line="240" w:lineRule="auto"/>
        <w:jc w:val="both"/>
        <w:rPr>
          <w:noProof/>
        </w:rPr>
      </w:pPr>
      <w:r w:rsidRPr="00D56521">
        <w:rPr>
          <w:noProof/>
        </w:rPr>
        <w:t xml:space="preserve">The following information </w:t>
      </w:r>
      <w:commentRangeStart w:id="743"/>
      <w:commentRangeStart w:id="744"/>
      <w:r w:rsidR="0023731C">
        <w:rPr>
          <w:noProof/>
        </w:rPr>
        <w:t>must</w:t>
      </w:r>
      <w:r w:rsidR="0023731C" w:rsidRPr="00D56521">
        <w:rPr>
          <w:noProof/>
        </w:rPr>
        <w:t xml:space="preserve"> </w:t>
      </w:r>
      <w:commentRangeEnd w:id="744"/>
      <w:r w:rsidR="00B33381">
        <w:rPr>
          <w:rStyle w:val="CommentReference"/>
        </w:rPr>
        <w:commentReference w:id="744"/>
      </w:r>
      <w:commentRangeEnd w:id="743"/>
      <w:r w:rsidR="00491401">
        <w:rPr>
          <w:rStyle w:val="CommentReference"/>
        </w:rPr>
        <w:commentReference w:id="743"/>
      </w:r>
      <w:r w:rsidRPr="00D56521">
        <w:rPr>
          <w:noProof/>
        </w:rPr>
        <w:t>be shown on demand</w:t>
      </w:r>
    </w:p>
    <w:p w14:paraId="4023EA09" w14:textId="355ECA21" w:rsidR="00282925" w:rsidRPr="00D56521" w:rsidRDefault="00282925" w:rsidP="00AE2737">
      <w:pPr>
        <w:pStyle w:val="ListParagraph"/>
        <w:numPr>
          <w:ilvl w:val="0"/>
          <w:numId w:val="25"/>
        </w:numPr>
        <w:spacing w:after="60" w:line="240" w:lineRule="auto"/>
        <w:jc w:val="both"/>
        <w:rPr>
          <w:noProof/>
        </w:rPr>
      </w:pPr>
      <w:r w:rsidRPr="00D56521">
        <w:rPr>
          <w:noProof/>
        </w:rPr>
        <w:t>Positional data and time;</w:t>
      </w:r>
    </w:p>
    <w:p w14:paraId="3CD6436C" w14:textId="38232470"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egend</w:t>
      </w:r>
      <w:r w:rsidR="008C77AA">
        <w:rPr>
          <w:noProof/>
        </w:rPr>
        <w:t xml:space="preserve"> (See </w:t>
      </w:r>
      <w:r w:rsidR="008C77AA">
        <w:rPr>
          <w:noProof/>
        </w:rPr>
        <w:fldChar w:fldCharType="begin"/>
      </w:r>
      <w:r w:rsidR="008C77AA">
        <w:rPr>
          <w:noProof/>
        </w:rPr>
        <w:instrText xml:space="preserve"> REF _Ref167188547 \r \h </w:instrText>
      </w:r>
      <w:r w:rsidR="008C77AA">
        <w:rPr>
          <w:noProof/>
        </w:rPr>
      </w:r>
      <w:r w:rsidR="008C77AA">
        <w:rPr>
          <w:noProof/>
        </w:rPr>
        <w:fldChar w:fldCharType="separate"/>
      </w:r>
      <w:r w:rsidR="008C77AA">
        <w:rPr>
          <w:noProof/>
        </w:rPr>
        <w:t>C-9.1.6</w:t>
      </w:r>
      <w:r w:rsidR="008C77AA">
        <w:rPr>
          <w:noProof/>
        </w:rPr>
        <w:fldChar w:fldCharType="end"/>
      </w:r>
      <w:r w:rsidR="008C77AA">
        <w:rPr>
          <w:noProof/>
        </w:rPr>
        <w:t>)</w:t>
      </w:r>
      <w:r w:rsidR="00282925" w:rsidRPr="00D56521">
        <w:rPr>
          <w:noProof/>
        </w:rPr>
        <w:t>;</w:t>
      </w:r>
    </w:p>
    <w:p w14:paraId="02E54C26" w14:textId="1267363C" w:rsidR="00282925" w:rsidRPr="00D56521" w:rsidRDefault="000D5648" w:rsidP="00AE2737">
      <w:pPr>
        <w:pStyle w:val="ListParagraph"/>
        <w:numPr>
          <w:ilvl w:val="0"/>
          <w:numId w:val="25"/>
        </w:numPr>
        <w:spacing w:after="60" w:line="240" w:lineRule="auto"/>
        <w:jc w:val="both"/>
        <w:rPr>
          <w:noProof/>
        </w:rPr>
      </w:pPr>
      <w:r w:rsidRPr="00D56521">
        <w:rPr>
          <w:noProof/>
        </w:rPr>
        <w:t>F</w:t>
      </w:r>
      <w:r w:rsidR="00282925" w:rsidRPr="00D56521">
        <w:rPr>
          <w:noProof/>
        </w:rPr>
        <w:t>eature description and associated attributes (result of "cursor query") in human readable language; textual information from ENC, for example, dataset name, compilation date, date of issue;</w:t>
      </w:r>
    </w:p>
    <w:p w14:paraId="31A6ECFA" w14:textId="1979021F" w:rsidR="00282925" w:rsidRPr="00D56521" w:rsidRDefault="000D5648" w:rsidP="00AE2737">
      <w:pPr>
        <w:pStyle w:val="ListParagraph"/>
        <w:numPr>
          <w:ilvl w:val="0"/>
          <w:numId w:val="25"/>
        </w:numPr>
        <w:spacing w:after="60" w:line="240" w:lineRule="auto"/>
        <w:jc w:val="both"/>
        <w:rPr>
          <w:noProof/>
        </w:rPr>
      </w:pPr>
      <w:r w:rsidRPr="00D56521">
        <w:rPr>
          <w:noProof/>
        </w:rPr>
        <w:t>R</w:t>
      </w:r>
      <w:r w:rsidR="00282925" w:rsidRPr="00D56521">
        <w:rPr>
          <w:noProof/>
        </w:rPr>
        <w:t>ecord of updates</w:t>
      </w:r>
      <w:r w:rsidR="00114C67" w:rsidRPr="00D56521">
        <w:rPr>
          <w:noProof/>
        </w:rPr>
        <w:t xml:space="preserve"> for </w:t>
      </w:r>
      <w:r w:rsidR="007E517F" w:rsidRPr="00D56521">
        <w:rPr>
          <w:noProof/>
        </w:rPr>
        <w:t>all</w:t>
      </w:r>
      <w:r w:rsidR="00114C67" w:rsidRPr="00D56521">
        <w:rPr>
          <w:noProof/>
        </w:rPr>
        <w:t xml:space="preserve"> data products</w:t>
      </w:r>
      <w:r w:rsidR="00282925" w:rsidRPr="00D56521">
        <w:rPr>
          <w:noProof/>
        </w:rPr>
        <w:t>;</w:t>
      </w:r>
    </w:p>
    <w:p w14:paraId="226031CA" w14:textId="67502F9F" w:rsidR="00282925" w:rsidRPr="00D56521" w:rsidRDefault="00282925" w:rsidP="00AE2737">
      <w:pPr>
        <w:pStyle w:val="ListParagraph"/>
        <w:numPr>
          <w:ilvl w:val="0"/>
          <w:numId w:val="25"/>
        </w:numPr>
        <w:spacing w:after="60" w:line="240" w:lineRule="auto"/>
        <w:jc w:val="both"/>
        <w:rPr>
          <w:noProof/>
        </w:rPr>
      </w:pPr>
      <w:r w:rsidRPr="00D56521">
        <w:rPr>
          <w:noProof/>
        </w:rPr>
        <w:t>ECDIS Chart 1</w:t>
      </w:r>
      <w:r w:rsidR="00491401">
        <w:rPr>
          <w:noProof/>
        </w:rPr>
        <w:t xml:space="preserve">, </w:t>
      </w:r>
      <w:r w:rsidR="00491401" w:rsidRPr="00D56521">
        <w:rPr>
          <w:noProof/>
        </w:rPr>
        <w:t>Black adjust symbol for contrast adjustment</w:t>
      </w:r>
      <w:r w:rsidR="00330D8D">
        <w:rPr>
          <w:noProof/>
        </w:rPr>
        <w:t xml:space="preserve"> and colour differenti</w:t>
      </w:r>
      <w:r w:rsidR="00FE79BD">
        <w:rPr>
          <w:noProof/>
        </w:rPr>
        <w:t>atio</w:t>
      </w:r>
      <w:r w:rsidR="00330D8D">
        <w:rPr>
          <w:noProof/>
        </w:rPr>
        <w:t xml:space="preserve">n diagram </w:t>
      </w:r>
      <w:r w:rsidR="003222A6">
        <w:rPr>
          <w:noProof/>
        </w:rPr>
        <w:t xml:space="preserve"> (available from IHO S-164)</w:t>
      </w:r>
      <w:r w:rsidRPr="00D56521">
        <w:rPr>
          <w:noProof/>
        </w:rPr>
        <w:t>;</w:t>
      </w:r>
      <w:r w:rsidR="000D5648" w:rsidRPr="00D56521">
        <w:rPr>
          <w:noProof/>
        </w:rPr>
        <w:t>L</w:t>
      </w:r>
      <w:r w:rsidRPr="00D56521">
        <w:rPr>
          <w:noProof/>
        </w:rPr>
        <w:t>ist of categories which are removed from Standard Display;</w:t>
      </w:r>
    </w:p>
    <w:p w14:paraId="7EC2FCF3" w14:textId="5AD3FD38" w:rsidR="00282925" w:rsidRPr="00D56521" w:rsidRDefault="00282925" w:rsidP="00AE2737">
      <w:pPr>
        <w:pStyle w:val="ListParagraph"/>
        <w:numPr>
          <w:ilvl w:val="0"/>
          <w:numId w:val="25"/>
        </w:numPr>
        <w:spacing w:after="60" w:line="240" w:lineRule="auto"/>
        <w:jc w:val="both"/>
        <w:rPr>
          <w:noProof/>
        </w:rPr>
      </w:pPr>
      <w:commentRangeStart w:id="745"/>
      <w:commentRangeStart w:id="746"/>
      <w:r w:rsidRPr="00D56521">
        <w:rPr>
          <w:noProof/>
        </w:rPr>
        <w:t>Edition</w:t>
      </w:r>
      <w:r w:rsidR="00BC1553" w:rsidRPr="00D56521">
        <w:rPr>
          <w:noProof/>
        </w:rPr>
        <w:t xml:space="preserve"> and update</w:t>
      </w:r>
      <w:r w:rsidRPr="00D56521">
        <w:rPr>
          <w:noProof/>
        </w:rPr>
        <w:t xml:space="preserve"> number</w:t>
      </w:r>
      <w:r w:rsidR="00114C67" w:rsidRPr="00D56521">
        <w:rPr>
          <w:noProof/>
        </w:rPr>
        <w:t>s</w:t>
      </w:r>
      <w:r w:rsidRPr="00D56521">
        <w:rPr>
          <w:noProof/>
        </w:rPr>
        <w:t xml:space="preserve"> of S-101 </w:t>
      </w:r>
      <w:r w:rsidR="00114C67" w:rsidRPr="00D56521">
        <w:rPr>
          <w:noProof/>
        </w:rPr>
        <w:t>and</w:t>
      </w:r>
      <w:r w:rsidR="00BC1553" w:rsidRPr="00D56521">
        <w:rPr>
          <w:noProof/>
        </w:rPr>
        <w:t xml:space="preserve"> </w:t>
      </w:r>
      <w:r w:rsidR="00114C67" w:rsidRPr="00D56521">
        <w:rPr>
          <w:noProof/>
        </w:rPr>
        <w:t xml:space="preserve">other </w:t>
      </w:r>
      <w:r w:rsidRPr="00D56521">
        <w:rPr>
          <w:noProof/>
        </w:rPr>
        <w:t>Product</w:t>
      </w:r>
      <w:r w:rsidR="007B5DE0" w:rsidRPr="00D56521">
        <w:rPr>
          <w:noProof/>
        </w:rPr>
        <w:t>s</w:t>
      </w:r>
      <w:r w:rsidRPr="00D56521">
        <w:rPr>
          <w:noProof/>
        </w:rPr>
        <w:t xml:space="preserve"> in use</w:t>
      </w:r>
      <w:r w:rsidR="00114C67" w:rsidRPr="00D56521">
        <w:rPr>
          <w:noProof/>
        </w:rPr>
        <w:t>;</w:t>
      </w:r>
      <w:commentRangeEnd w:id="745"/>
      <w:r w:rsidR="00330D8D">
        <w:rPr>
          <w:rStyle w:val="CommentReference"/>
        </w:rPr>
        <w:commentReference w:id="745"/>
      </w:r>
      <w:commentRangeEnd w:id="746"/>
      <w:r w:rsidR="0023731C">
        <w:rPr>
          <w:rStyle w:val="CommentReference"/>
        </w:rPr>
        <w:commentReference w:id="746"/>
      </w:r>
    </w:p>
    <w:p w14:paraId="73238D0E" w14:textId="77777777" w:rsidR="00A13F5A" w:rsidRDefault="00A13F5A" w:rsidP="00A13F5A">
      <w:pPr>
        <w:spacing w:after="120" w:line="240" w:lineRule="auto"/>
        <w:jc w:val="both"/>
        <w:rPr>
          <w:ins w:id="747" w:author="jonathan pritchard" w:date="2024-05-28T08:27:00Z" w16du:dateUtc="2024-05-28T07:27:00Z"/>
          <w:b/>
          <w:bCs/>
          <w:noProof/>
        </w:rPr>
      </w:pPr>
    </w:p>
    <w:p w14:paraId="622BFA03" w14:textId="77777777" w:rsidR="00A13F5A" w:rsidRPr="00A13F5A" w:rsidRDefault="00A13F5A" w:rsidP="00A13F5A">
      <w:pPr>
        <w:spacing w:after="120" w:line="240" w:lineRule="auto"/>
        <w:jc w:val="both"/>
        <w:rPr>
          <w:b/>
          <w:bCs/>
          <w:noProof/>
        </w:rPr>
      </w:pPr>
    </w:p>
    <w:p w14:paraId="6C7C9B73" w14:textId="47BE8EA5" w:rsidR="00282925" w:rsidRPr="00D56521" w:rsidRDefault="00282925" w:rsidP="00A13F5A">
      <w:pPr>
        <w:pStyle w:val="Heading3"/>
        <w:rPr>
          <w:noProof/>
        </w:rPr>
      </w:pPr>
      <w:bookmarkStart w:id="748" w:name="_Toc144421261"/>
      <w:r w:rsidRPr="00D56521">
        <w:rPr>
          <w:noProof/>
        </w:rPr>
        <w:t>Units</w:t>
      </w:r>
      <w:bookmarkEnd w:id="748"/>
    </w:p>
    <w:p w14:paraId="4C68B880" w14:textId="6F135D3E" w:rsidR="00282925" w:rsidRDefault="00282925" w:rsidP="000D5648">
      <w:pPr>
        <w:spacing w:after="60" w:line="240" w:lineRule="auto"/>
        <w:jc w:val="both"/>
        <w:rPr>
          <w:ins w:id="749" w:author="jonathan pritchard" w:date="2024-01-15T10:53:00Z"/>
          <w:noProof/>
        </w:rPr>
      </w:pPr>
      <w:r w:rsidRPr="00D56521">
        <w:rPr>
          <w:noProof/>
        </w:rPr>
        <w:t xml:space="preserve">The units listed below </w:t>
      </w:r>
      <w:commentRangeStart w:id="750"/>
      <w:commentRangeStart w:id="751"/>
      <w:r w:rsidR="0023731C">
        <w:rPr>
          <w:noProof/>
        </w:rPr>
        <w:t>must</w:t>
      </w:r>
      <w:r w:rsidR="0023731C" w:rsidRPr="00D56521">
        <w:rPr>
          <w:noProof/>
        </w:rPr>
        <w:t xml:space="preserve"> </w:t>
      </w:r>
      <w:commentRangeEnd w:id="751"/>
      <w:r w:rsidR="00330D8D">
        <w:rPr>
          <w:rStyle w:val="CommentReference"/>
        </w:rPr>
        <w:commentReference w:id="751"/>
      </w:r>
      <w:commentRangeEnd w:id="750"/>
      <w:r w:rsidR="005D7C82">
        <w:rPr>
          <w:rStyle w:val="CommentReference"/>
        </w:rPr>
        <w:commentReference w:id="750"/>
      </w:r>
      <w:r w:rsidRPr="00D56521">
        <w:rPr>
          <w:noProof/>
        </w:rPr>
        <w:t>be</w:t>
      </w:r>
      <w:r w:rsidR="005D7C82">
        <w:rPr>
          <w:noProof/>
        </w:rPr>
        <w:t xml:space="preserve"> available, at least, on demand</w:t>
      </w:r>
      <w:r w:rsidR="0023731C">
        <w:rPr>
          <w:noProof/>
        </w:rPr>
        <w:t xml:space="preserve"> and</w:t>
      </w:r>
      <w:r w:rsidRPr="00D56521">
        <w:rPr>
          <w:noProof/>
        </w:rPr>
        <w:t xml:space="preserve"> indicated in the display legend</w:t>
      </w:r>
      <w:r w:rsidR="0023731C">
        <w:rPr>
          <w:noProof/>
        </w:rPr>
        <w:t>. Equivalent values using other units may also be shown</w:t>
      </w:r>
      <w:r w:rsidRPr="00D56521">
        <w:rPr>
          <w:noProof/>
        </w:rPr>
        <w:t>:</w:t>
      </w:r>
    </w:p>
    <w:p w14:paraId="0E92503E" w14:textId="77777777" w:rsidR="009A245C" w:rsidRPr="00D56521" w:rsidRDefault="009A245C" w:rsidP="000D5648">
      <w:pPr>
        <w:spacing w:after="60" w:line="240" w:lineRule="auto"/>
        <w:jc w:val="both"/>
        <w:rPr>
          <w:noProof/>
        </w:rPr>
      </w:pPr>
    </w:p>
    <w:p w14:paraId="4BFD66C9" w14:textId="7282F912" w:rsidR="00282925" w:rsidRPr="00D56521" w:rsidRDefault="00282925" w:rsidP="000D5648">
      <w:pPr>
        <w:spacing w:after="60" w:line="240" w:lineRule="auto"/>
        <w:ind w:left="720"/>
        <w:jc w:val="both"/>
        <w:rPr>
          <w:noProof/>
        </w:rPr>
      </w:pPr>
      <w:r w:rsidRPr="00D56521">
        <w:rPr>
          <w:noProof/>
        </w:rPr>
        <w:t>Position:</w:t>
      </w:r>
      <w:r w:rsidRPr="00D56521">
        <w:rPr>
          <w:noProof/>
        </w:rPr>
        <w:tab/>
      </w:r>
      <w:r w:rsidR="000D5648" w:rsidRPr="00D56521">
        <w:rPr>
          <w:noProof/>
        </w:rPr>
        <w:t>L</w:t>
      </w:r>
      <w:r w:rsidRPr="00D56521">
        <w:rPr>
          <w:noProof/>
        </w:rPr>
        <w:t>atitude and longitude in degrees, minutes and decimal minutes.</w:t>
      </w:r>
    </w:p>
    <w:p w14:paraId="3604B341" w14:textId="24BD03BD" w:rsidR="00282925" w:rsidRPr="00D56521" w:rsidRDefault="00282925" w:rsidP="000D5648">
      <w:pPr>
        <w:spacing w:after="60" w:line="240" w:lineRule="auto"/>
        <w:ind w:left="720"/>
        <w:jc w:val="both"/>
        <w:rPr>
          <w:noProof/>
        </w:rPr>
      </w:pPr>
      <w:r w:rsidRPr="00D56521">
        <w:rPr>
          <w:noProof/>
        </w:rPr>
        <w:t>Depth:</w:t>
      </w:r>
      <w:r w:rsidRPr="00D56521">
        <w:rPr>
          <w:noProof/>
        </w:rPr>
        <w:tab/>
      </w:r>
      <w:r w:rsidRPr="00D56521">
        <w:rPr>
          <w:noProof/>
        </w:rPr>
        <w:tab/>
      </w:r>
      <w:r w:rsidR="000D5648" w:rsidRPr="00D56521">
        <w:rPr>
          <w:noProof/>
        </w:rPr>
        <w:t>M</w:t>
      </w:r>
      <w:r w:rsidRPr="00D56521">
        <w:rPr>
          <w:noProof/>
        </w:rPr>
        <w:t>etres and decimetres.</w:t>
      </w:r>
    </w:p>
    <w:p w14:paraId="3A7246E0" w14:textId="34EB064E" w:rsidR="00282925" w:rsidRPr="00D56521" w:rsidRDefault="00282925" w:rsidP="000D5648">
      <w:pPr>
        <w:spacing w:after="60" w:line="240" w:lineRule="auto"/>
        <w:ind w:left="720"/>
        <w:jc w:val="both"/>
        <w:rPr>
          <w:noProof/>
        </w:rPr>
      </w:pPr>
      <w:r w:rsidRPr="00D56521">
        <w:rPr>
          <w:noProof/>
        </w:rPr>
        <w:t>Height:</w:t>
      </w:r>
      <w:r w:rsidRPr="00D56521">
        <w:rPr>
          <w:noProof/>
        </w:rPr>
        <w:tab/>
      </w:r>
      <w:r w:rsidRPr="00D56521">
        <w:rPr>
          <w:noProof/>
        </w:rPr>
        <w:tab/>
      </w:r>
      <w:r w:rsidR="000D5648" w:rsidRPr="00D56521">
        <w:rPr>
          <w:noProof/>
        </w:rPr>
        <w:t>M</w:t>
      </w:r>
      <w:r w:rsidRPr="00D56521">
        <w:rPr>
          <w:noProof/>
        </w:rPr>
        <w:t>etres.</w:t>
      </w:r>
    </w:p>
    <w:p w14:paraId="594F2F41" w14:textId="4E2B752F" w:rsidR="00282925" w:rsidRPr="00D56521" w:rsidRDefault="00282925" w:rsidP="000D5648">
      <w:pPr>
        <w:spacing w:after="60" w:line="240" w:lineRule="auto"/>
        <w:ind w:left="720"/>
        <w:jc w:val="both"/>
        <w:rPr>
          <w:noProof/>
        </w:rPr>
      </w:pPr>
      <w:r w:rsidRPr="00D56521">
        <w:rPr>
          <w:noProof/>
        </w:rPr>
        <w:t>Distance:</w:t>
      </w:r>
      <w:r w:rsidRPr="00D56521">
        <w:rPr>
          <w:noProof/>
        </w:rPr>
        <w:tab/>
      </w:r>
      <w:r w:rsidR="000D5648" w:rsidRPr="00D56521">
        <w:rPr>
          <w:noProof/>
        </w:rPr>
        <w:t>Nautical miles and decimal miles;</w:t>
      </w:r>
      <w:r w:rsidRPr="00D56521">
        <w:rPr>
          <w:noProof/>
        </w:rPr>
        <w:t xml:space="preserve"> or metres.</w:t>
      </w:r>
    </w:p>
    <w:p w14:paraId="74731C84" w14:textId="5DC1DAE2" w:rsidR="00282925" w:rsidRPr="00D56521" w:rsidRDefault="00282925" w:rsidP="000D5648">
      <w:pPr>
        <w:spacing w:after="120" w:line="240" w:lineRule="auto"/>
        <w:ind w:left="720"/>
        <w:jc w:val="both"/>
        <w:rPr>
          <w:noProof/>
        </w:rPr>
      </w:pPr>
      <w:r w:rsidRPr="00D56521">
        <w:rPr>
          <w:noProof/>
        </w:rPr>
        <w:t>Speed:</w:t>
      </w:r>
      <w:r w:rsidRPr="00D56521">
        <w:rPr>
          <w:noProof/>
        </w:rPr>
        <w:tab/>
      </w:r>
      <w:r w:rsidRPr="00D56521">
        <w:rPr>
          <w:noProof/>
        </w:rPr>
        <w:tab/>
      </w:r>
      <w:r w:rsidR="000D5648" w:rsidRPr="00D56521">
        <w:rPr>
          <w:noProof/>
        </w:rPr>
        <w:t>K</w:t>
      </w:r>
      <w:r w:rsidRPr="00D56521">
        <w:rPr>
          <w:noProof/>
        </w:rPr>
        <w:t>nots and decimal knots.</w:t>
      </w:r>
    </w:p>
    <w:p w14:paraId="1FA1CC56" w14:textId="71B74E3E" w:rsidR="00282925" w:rsidRPr="00D56521" w:rsidRDefault="00282925" w:rsidP="00A13F5A">
      <w:pPr>
        <w:pStyle w:val="Heading3"/>
        <w:rPr>
          <w:noProof/>
        </w:rPr>
      </w:pPr>
      <w:bookmarkStart w:id="752" w:name="_Toc144421262"/>
      <w:bookmarkStart w:id="753" w:name="_Ref167188547"/>
      <w:commentRangeStart w:id="754"/>
      <w:commentRangeStart w:id="755"/>
      <w:commentRangeStart w:id="756"/>
      <w:r w:rsidRPr="00D56521">
        <w:rPr>
          <w:noProof/>
        </w:rPr>
        <w:t>Legend</w:t>
      </w:r>
      <w:bookmarkEnd w:id="752"/>
      <w:bookmarkEnd w:id="753"/>
      <w:commentRangeEnd w:id="754"/>
      <w:r w:rsidR="00330D8D">
        <w:rPr>
          <w:rStyle w:val="CommentReference"/>
          <w:b w:val="0"/>
          <w:bCs w:val="0"/>
        </w:rPr>
        <w:commentReference w:id="754"/>
      </w:r>
      <w:commentRangeEnd w:id="755"/>
      <w:commentRangeEnd w:id="756"/>
      <w:r w:rsidR="0023731C">
        <w:rPr>
          <w:rStyle w:val="CommentReference"/>
          <w:b w:val="0"/>
          <w:bCs w:val="0"/>
        </w:rPr>
        <w:commentReference w:id="756"/>
      </w:r>
      <w:r w:rsidR="00A82EF8">
        <w:rPr>
          <w:rStyle w:val="CommentReference"/>
          <w:b w:val="0"/>
          <w:bCs w:val="0"/>
        </w:rPr>
        <w:commentReference w:id="755"/>
      </w:r>
    </w:p>
    <w:p w14:paraId="51852F08" w14:textId="7C3DE939" w:rsidR="00282925" w:rsidRPr="00D56521" w:rsidRDefault="00282925" w:rsidP="000D5648">
      <w:pPr>
        <w:spacing w:after="60" w:line="240" w:lineRule="auto"/>
        <w:jc w:val="both"/>
        <w:rPr>
          <w:noProof/>
        </w:rPr>
      </w:pPr>
      <w:r w:rsidRPr="00D56521">
        <w:rPr>
          <w:noProof/>
        </w:rPr>
        <w:t xml:space="preserve">A standard legend of general information relating to the area displayed, applicable to the position selected by the mariner, </w:t>
      </w:r>
      <w:r w:rsidR="0023731C">
        <w:rPr>
          <w:noProof/>
        </w:rPr>
        <w:t>must</w:t>
      </w:r>
      <w:r w:rsidR="0023731C" w:rsidRPr="00D56521">
        <w:rPr>
          <w:noProof/>
        </w:rPr>
        <w:t xml:space="preserve"> </w:t>
      </w:r>
      <w:commentRangeStart w:id="757"/>
      <w:commentRangeEnd w:id="757"/>
      <w:r w:rsidR="00330D8D">
        <w:rPr>
          <w:rStyle w:val="CommentReference"/>
        </w:rPr>
        <w:commentReference w:id="757"/>
      </w:r>
      <w:r w:rsidRPr="00D56521">
        <w:rPr>
          <w:noProof/>
        </w:rPr>
        <w:t xml:space="preserve">be shown on a graphic or text display. This legend </w:t>
      </w:r>
      <w:commentRangeStart w:id="758"/>
      <w:commentRangeStart w:id="759"/>
      <w:r w:rsidRPr="00D56521">
        <w:rPr>
          <w:noProof/>
        </w:rPr>
        <w:t xml:space="preserve">should </w:t>
      </w:r>
      <w:commentRangeEnd w:id="758"/>
      <w:r w:rsidR="00330D8D">
        <w:rPr>
          <w:rStyle w:val="CommentReference"/>
        </w:rPr>
        <w:commentReference w:id="758"/>
      </w:r>
      <w:commentRangeEnd w:id="759"/>
      <w:r w:rsidR="005D7C82">
        <w:rPr>
          <w:rStyle w:val="CommentReference"/>
        </w:rPr>
        <w:commentReference w:id="759"/>
      </w:r>
      <w:r w:rsidRPr="00D56521">
        <w:rPr>
          <w:noProof/>
        </w:rPr>
        <w:t>contain at minimum</w:t>
      </w:r>
      <w:r w:rsidR="00A82EF8">
        <w:rPr>
          <w:noProof/>
        </w:rPr>
        <w:t xml:space="preserve"> (and, as applicable)</w:t>
      </w:r>
      <w:r w:rsidRPr="00D56521">
        <w:rPr>
          <w:noProof/>
        </w:rPr>
        <w:t>:</w:t>
      </w:r>
    </w:p>
    <w:p w14:paraId="6AFA77F0" w14:textId="6388805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depth</w:t>
      </w:r>
      <w:r w:rsidRPr="00D56521">
        <w:rPr>
          <w:noProof/>
        </w:rPr>
        <w:t>;</w:t>
      </w:r>
      <w:r w:rsidR="00282925" w:rsidRPr="00D56521">
        <w:rPr>
          <w:noProof/>
        </w:rPr>
        <w:t xml:space="preserve"> </w:t>
      </w:r>
    </w:p>
    <w:p w14:paraId="6D88AC52" w14:textId="4A709C2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height</w:t>
      </w:r>
      <w:r w:rsidRPr="00D56521">
        <w:rPr>
          <w:noProof/>
        </w:rPr>
        <w:t>;</w:t>
      </w:r>
    </w:p>
    <w:p w14:paraId="6D082FAC" w14:textId="37B564EF" w:rsidR="00282925" w:rsidRPr="0023731C" w:rsidRDefault="00D21916" w:rsidP="00AE2737">
      <w:pPr>
        <w:pStyle w:val="ListParagraph"/>
        <w:numPr>
          <w:ilvl w:val="0"/>
          <w:numId w:val="24"/>
        </w:numPr>
        <w:spacing w:after="60" w:line="240" w:lineRule="auto"/>
        <w:jc w:val="both"/>
        <w:rPr>
          <w:noProof/>
        </w:rPr>
      </w:pPr>
      <w:r w:rsidRPr="0023731C">
        <w:rPr>
          <w:noProof/>
        </w:rPr>
        <w:t>S</w:t>
      </w:r>
      <w:r w:rsidR="00282925" w:rsidRPr="0023731C">
        <w:rPr>
          <w:noProof/>
        </w:rPr>
        <w:t>cale of display; in addition overscale indication where appropriate</w:t>
      </w:r>
      <w:r w:rsidRPr="0023731C">
        <w:rPr>
          <w:noProof/>
        </w:rPr>
        <w:t>;</w:t>
      </w:r>
    </w:p>
    <w:p w14:paraId="714820AE" w14:textId="4B4B2542"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ata quality indicator</w:t>
      </w:r>
      <w:r w:rsidRPr="00D56521">
        <w:rPr>
          <w:noProof/>
        </w:rPr>
        <w:t>;</w:t>
      </w:r>
    </w:p>
    <w:p w14:paraId="5262694B" w14:textId="78869757"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 xml:space="preserve">ounding/vertical </w:t>
      </w:r>
      <w:commentRangeStart w:id="760"/>
      <w:r w:rsidR="00282925" w:rsidRPr="00D56521">
        <w:rPr>
          <w:noProof/>
        </w:rPr>
        <w:t>datum</w:t>
      </w:r>
      <w:commentRangeEnd w:id="760"/>
      <w:r w:rsidR="00330D8D">
        <w:rPr>
          <w:rStyle w:val="CommentReference"/>
        </w:rPr>
        <w:commentReference w:id="760"/>
      </w:r>
      <w:r w:rsidRPr="00D56521">
        <w:rPr>
          <w:noProof/>
        </w:rPr>
        <w:t>;</w:t>
      </w:r>
    </w:p>
    <w:p w14:paraId="36654E3F" w14:textId="71B89A38" w:rsidR="00282925" w:rsidRPr="00D56521" w:rsidRDefault="00D21916" w:rsidP="00AE2737">
      <w:pPr>
        <w:pStyle w:val="ListParagraph"/>
        <w:numPr>
          <w:ilvl w:val="0"/>
          <w:numId w:val="24"/>
        </w:numPr>
        <w:spacing w:after="60" w:line="240" w:lineRule="auto"/>
        <w:jc w:val="both"/>
        <w:rPr>
          <w:noProof/>
        </w:rPr>
      </w:pPr>
      <w:r w:rsidRPr="00D56521">
        <w:rPr>
          <w:noProof/>
        </w:rPr>
        <w:t>H</w:t>
      </w:r>
      <w:r w:rsidR="00282925" w:rsidRPr="00D56521">
        <w:rPr>
          <w:noProof/>
        </w:rPr>
        <w:t>orizontal datum</w:t>
      </w:r>
      <w:r w:rsidRPr="00D56521">
        <w:rPr>
          <w:noProof/>
        </w:rPr>
        <w:t>;</w:t>
      </w:r>
    </w:p>
    <w:p w14:paraId="749A0303" w14:textId="23A4E68C" w:rsidR="00282925" w:rsidRPr="00D56521" w:rsidRDefault="00D21916" w:rsidP="00AE2737">
      <w:pPr>
        <w:pStyle w:val="ListParagraph"/>
        <w:numPr>
          <w:ilvl w:val="0"/>
          <w:numId w:val="24"/>
        </w:numPr>
        <w:spacing w:after="60" w:line="240" w:lineRule="auto"/>
        <w:jc w:val="both"/>
        <w:rPr>
          <w:noProof/>
        </w:rPr>
      </w:pPr>
      <w:commentRangeStart w:id="761"/>
      <w:commentRangeStart w:id="762"/>
      <w:r w:rsidRPr="00D56521">
        <w:rPr>
          <w:noProof/>
        </w:rPr>
        <w:t>T</w:t>
      </w:r>
      <w:r w:rsidR="00282925" w:rsidRPr="00D56521">
        <w:rPr>
          <w:noProof/>
        </w:rPr>
        <w:t>he value of the safety depth if used</w:t>
      </w:r>
      <w:r w:rsidRPr="00D56521">
        <w:rPr>
          <w:noProof/>
        </w:rPr>
        <w:t>;</w:t>
      </w:r>
    </w:p>
    <w:p w14:paraId="6D2D259C" w14:textId="004F5EBF"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contour selected by the mariner, as well as the value of the safety contour displayed (which may be different from that selected by the mariner)</w:t>
      </w:r>
      <w:r w:rsidRPr="00D56521">
        <w:rPr>
          <w:noProof/>
        </w:rPr>
        <w:t>;</w:t>
      </w:r>
      <w:commentRangeEnd w:id="761"/>
      <w:r w:rsidR="008C77AA">
        <w:rPr>
          <w:rStyle w:val="CommentReference"/>
        </w:rPr>
        <w:commentReference w:id="761"/>
      </w:r>
      <w:commentRangeEnd w:id="762"/>
      <w:r w:rsidR="008C77AA">
        <w:rPr>
          <w:rStyle w:val="CommentReference"/>
        </w:rPr>
        <w:commentReference w:id="762"/>
      </w:r>
    </w:p>
    <w:p w14:paraId="03C782F4" w14:textId="4BF65289" w:rsidR="00282925" w:rsidRPr="00D56521" w:rsidRDefault="00D21916" w:rsidP="00AE2737">
      <w:pPr>
        <w:pStyle w:val="ListParagraph"/>
        <w:numPr>
          <w:ilvl w:val="0"/>
          <w:numId w:val="24"/>
        </w:numPr>
        <w:spacing w:after="60" w:line="240" w:lineRule="auto"/>
        <w:jc w:val="both"/>
        <w:rPr>
          <w:noProof/>
        </w:rPr>
      </w:pPr>
      <w:r w:rsidRPr="00D56521">
        <w:rPr>
          <w:noProof/>
        </w:rPr>
        <w:t>M</w:t>
      </w:r>
      <w:r w:rsidR="00282925" w:rsidRPr="00D56521">
        <w:rPr>
          <w:noProof/>
        </w:rPr>
        <w:t>agnetic variation</w:t>
      </w:r>
      <w:r w:rsidRPr="00D56521">
        <w:rPr>
          <w:noProof/>
        </w:rPr>
        <w:t>;</w:t>
      </w:r>
    </w:p>
    <w:p w14:paraId="0C469B3B" w14:textId="473B937E"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ate and number of last update</w:t>
      </w:r>
      <w:r w:rsidR="00E50600" w:rsidRPr="00D56521">
        <w:rPr>
          <w:noProof/>
        </w:rPr>
        <w:t>(s)</w:t>
      </w:r>
      <w:r w:rsidR="00282925" w:rsidRPr="00D56521">
        <w:rPr>
          <w:noProof/>
        </w:rPr>
        <w:t xml:space="preserve"> affecting the datasets currently in use</w:t>
      </w:r>
      <w:r w:rsidRPr="00D56521">
        <w:rPr>
          <w:noProof/>
        </w:rPr>
        <w:t>;</w:t>
      </w:r>
    </w:p>
    <w:p w14:paraId="0C88DAE4" w14:textId="782EAFA8" w:rsidR="00282925" w:rsidRPr="00D56521" w:rsidRDefault="00D21916" w:rsidP="00AE2737">
      <w:pPr>
        <w:pStyle w:val="ListParagraph"/>
        <w:numPr>
          <w:ilvl w:val="0"/>
          <w:numId w:val="24"/>
        </w:numPr>
        <w:spacing w:after="60" w:line="240" w:lineRule="auto"/>
        <w:jc w:val="both"/>
        <w:rPr>
          <w:noProof/>
        </w:rPr>
      </w:pPr>
      <w:r w:rsidRPr="00D56521">
        <w:rPr>
          <w:noProof/>
        </w:rPr>
        <w:t>E</w:t>
      </w:r>
      <w:r w:rsidR="00282925" w:rsidRPr="00D56521">
        <w:rPr>
          <w:noProof/>
        </w:rPr>
        <w:t xml:space="preserve">dition number and date of issue of the </w:t>
      </w:r>
      <w:r w:rsidR="00E50600" w:rsidRPr="00D56521">
        <w:rPr>
          <w:noProof/>
        </w:rPr>
        <w:t>datasets</w:t>
      </w:r>
      <w:r w:rsidRPr="00D56521">
        <w:rPr>
          <w:noProof/>
        </w:rPr>
        <w:t>;</w:t>
      </w:r>
    </w:p>
    <w:p w14:paraId="20418F7F" w14:textId="3215BAEA" w:rsidR="00282925" w:rsidRPr="0023731C" w:rsidRDefault="00D21916" w:rsidP="00AE2737">
      <w:pPr>
        <w:pStyle w:val="ListParagraph"/>
        <w:numPr>
          <w:ilvl w:val="0"/>
          <w:numId w:val="24"/>
        </w:numPr>
        <w:spacing w:after="120" w:line="240" w:lineRule="auto"/>
        <w:jc w:val="both"/>
        <w:rPr>
          <w:noProof/>
        </w:rPr>
      </w:pPr>
      <w:r w:rsidRPr="0023731C">
        <w:rPr>
          <w:noProof/>
        </w:rPr>
        <w:t>C</w:t>
      </w:r>
      <w:r w:rsidR="00282925" w:rsidRPr="0023731C">
        <w:rPr>
          <w:noProof/>
        </w:rPr>
        <w:t>hart projection</w:t>
      </w:r>
      <w:r w:rsidRPr="0023731C">
        <w:rPr>
          <w:noProof/>
        </w:rPr>
        <w:t>.</w:t>
      </w:r>
    </w:p>
    <w:p w14:paraId="69DEB4E5" w14:textId="06B078A8" w:rsidR="00C23499" w:rsidRPr="00D56521" w:rsidRDefault="00C23499" w:rsidP="000D5648">
      <w:pPr>
        <w:spacing w:after="120" w:line="240" w:lineRule="auto"/>
        <w:jc w:val="both"/>
        <w:rPr>
          <w:noProof/>
        </w:rPr>
      </w:pPr>
      <w:commentRangeStart w:id="763"/>
      <w:r w:rsidRPr="00D56521">
        <w:rPr>
          <w:noProof/>
        </w:rPr>
        <w:t xml:space="preserve">See </w:t>
      </w:r>
      <w:r w:rsidR="00D21916" w:rsidRPr="00D56521">
        <w:rPr>
          <w:noProof/>
        </w:rPr>
        <w:t xml:space="preserve">clause </w:t>
      </w:r>
      <w:r w:rsidRPr="00D56521">
        <w:rPr>
          <w:noProof/>
        </w:rPr>
        <w:fldChar w:fldCharType="begin"/>
      </w:r>
      <w:r w:rsidRPr="00D56521">
        <w:rPr>
          <w:noProof/>
        </w:rPr>
        <w:instrText xml:space="preserve"> REF _Ref48912766 \r \h </w:instrText>
      </w:r>
      <w:r w:rsidR="000D5648" w:rsidRPr="00D56521">
        <w:rPr>
          <w:noProof/>
        </w:rPr>
        <w:instrText xml:space="preserve"> \* MERGEFORMAT </w:instrText>
      </w:r>
      <w:r w:rsidRPr="00D56521">
        <w:rPr>
          <w:noProof/>
        </w:rPr>
      </w:r>
      <w:r w:rsidRPr="00D56521">
        <w:rPr>
          <w:noProof/>
        </w:rPr>
        <w:fldChar w:fldCharType="separate"/>
      </w:r>
      <w:r w:rsidR="00832978">
        <w:rPr>
          <w:noProof/>
        </w:rPr>
        <w:t>C-12.10.3</w:t>
      </w:r>
      <w:r w:rsidRPr="00D56521">
        <w:rPr>
          <w:noProof/>
        </w:rPr>
        <w:fldChar w:fldCharType="end"/>
      </w:r>
      <w:r w:rsidRPr="00D56521">
        <w:rPr>
          <w:noProof/>
        </w:rPr>
        <w:t xml:space="preserve"> for details about the listed items.</w:t>
      </w:r>
      <w:commentRangeEnd w:id="763"/>
      <w:r w:rsidR="008C77AA">
        <w:rPr>
          <w:rStyle w:val="CommentReference"/>
        </w:rPr>
        <w:commentReference w:id="763"/>
      </w:r>
    </w:p>
    <w:p w14:paraId="2089B6EB" w14:textId="37B9A97B" w:rsidR="00A1368A" w:rsidRPr="00D56521" w:rsidRDefault="004560D9" w:rsidP="000D5648">
      <w:pPr>
        <w:spacing w:after="120" w:line="240" w:lineRule="auto"/>
        <w:jc w:val="both"/>
        <w:rPr>
          <w:noProof/>
        </w:rPr>
      </w:pPr>
      <w:r w:rsidRPr="00D56521">
        <w:rPr>
          <w:noProof/>
        </w:rPr>
        <w:t>Since</w:t>
      </w:r>
      <w:r w:rsidR="00E50600" w:rsidRPr="00D56521">
        <w:rPr>
          <w:noProof/>
        </w:rPr>
        <w:t xml:space="preserve"> attempting to display all the above items for all </w:t>
      </w:r>
      <w:r w:rsidR="0040571C" w:rsidRPr="00D56521">
        <w:rPr>
          <w:noProof/>
        </w:rPr>
        <w:t xml:space="preserve">displayed </w:t>
      </w:r>
      <w:r w:rsidR="00E50600" w:rsidRPr="00D56521">
        <w:rPr>
          <w:noProof/>
        </w:rPr>
        <w:t>data</w:t>
      </w:r>
      <w:r w:rsidR="0040571C" w:rsidRPr="00D56521">
        <w:rPr>
          <w:noProof/>
        </w:rPr>
        <w:t xml:space="preserve"> products</w:t>
      </w:r>
      <w:r w:rsidR="00E50600" w:rsidRPr="00D56521">
        <w:rPr>
          <w:noProof/>
        </w:rPr>
        <w:t xml:space="preserve"> may lead to an unduly large legend, m</w:t>
      </w:r>
      <w:r w:rsidR="005015F8" w:rsidRPr="00D56521">
        <w:rPr>
          <w:noProof/>
        </w:rPr>
        <w:t xml:space="preserve">anufacturers </w:t>
      </w:r>
      <w:r w:rsidR="005015F8" w:rsidRPr="0023731C">
        <w:rPr>
          <w:noProof/>
        </w:rPr>
        <w:t xml:space="preserve">may </w:t>
      </w:r>
      <w:r w:rsidRPr="0023731C">
        <w:rPr>
          <w:noProof/>
        </w:rPr>
        <w:t>suppress</w:t>
      </w:r>
      <w:r w:rsidR="005015F8" w:rsidRPr="0023731C">
        <w:rPr>
          <w:noProof/>
        </w:rPr>
        <w:t xml:space="preserve"> </w:t>
      </w:r>
      <w:r w:rsidR="00E87BF4" w:rsidRPr="0023731C">
        <w:rPr>
          <w:noProof/>
        </w:rPr>
        <w:t>information from data</w:t>
      </w:r>
      <w:r w:rsidR="0040571C" w:rsidRPr="0023731C">
        <w:rPr>
          <w:noProof/>
        </w:rPr>
        <w:t xml:space="preserve"> products</w:t>
      </w:r>
      <w:r w:rsidR="00E87BF4" w:rsidRPr="0023731C">
        <w:rPr>
          <w:noProof/>
        </w:rPr>
        <w:t xml:space="preserve"> other than ENC</w:t>
      </w:r>
      <w:r w:rsidR="0040571C" w:rsidRPr="0023731C">
        <w:rPr>
          <w:noProof/>
        </w:rPr>
        <w:t>s</w:t>
      </w:r>
      <w:r w:rsidR="00E50600" w:rsidRPr="00D56521">
        <w:rPr>
          <w:noProof/>
        </w:rPr>
        <w:t xml:space="preserve">. If this </w:t>
      </w:r>
      <w:r w:rsidRPr="00D56521">
        <w:rPr>
          <w:noProof/>
        </w:rPr>
        <w:t xml:space="preserve">is </w:t>
      </w:r>
      <w:r w:rsidR="00E50600" w:rsidRPr="00D56521">
        <w:rPr>
          <w:noProof/>
        </w:rPr>
        <w:t xml:space="preserve">done, the </w:t>
      </w:r>
      <w:r w:rsidRPr="00D56521">
        <w:rPr>
          <w:noProof/>
        </w:rPr>
        <w:t xml:space="preserve">suppressed </w:t>
      </w:r>
      <w:r w:rsidR="00E50600" w:rsidRPr="00D56521">
        <w:rPr>
          <w:noProof/>
        </w:rPr>
        <w:t>information</w:t>
      </w:r>
      <w:r w:rsidR="00E87BF4" w:rsidRPr="00D56521">
        <w:rPr>
          <w:noProof/>
        </w:rPr>
        <w:t xml:space="preserve"> should be available </w:t>
      </w:r>
      <w:r w:rsidR="005015F8" w:rsidRPr="00D56521">
        <w:rPr>
          <w:noProof/>
        </w:rPr>
        <w:t>through</w:t>
      </w:r>
      <w:r w:rsidR="00E87BF4" w:rsidRPr="00D56521">
        <w:rPr>
          <w:noProof/>
        </w:rPr>
        <w:t xml:space="preserve"> simple operator action</w:t>
      </w:r>
      <w:r w:rsidRPr="00D56521">
        <w:rPr>
          <w:noProof/>
        </w:rPr>
        <w:t>,</w:t>
      </w:r>
      <w:r w:rsidR="00E87BF4" w:rsidRPr="00D56521">
        <w:rPr>
          <w:noProof/>
        </w:rPr>
        <w:t xml:space="preserve"> </w:t>
      </w:r>
      <w:r w:rsidR="0040571C" w:rsidRPr="00D56521">
        <w:rPr>
          <w:noProof/>
        </w:rPr>
        <w:t>such as a</w:t>
      </w:r>
      <w:r w:rsidR="00E87BF4" w:rsidRPr="00D56521">
        <w:rPr>
          <w:noProof/>
        </w:rPr>
        <w:t xml:space="preserve"> temporar</w:t>
      </w:r>
      <w:r w:rsidR="0040571C" w:rsidRPr="00D56521">
        <w:rPr>
          <w:noProof/>
        </w:rPr>
        <w:t>y</w:t>
      </w:r>
      <w:r w:rsidR="00E87BF4" w:rsidRPr="00D56521">
        <w:rPr>
          <w:noProof/>
        </w:rPr>
        <w:t xml:space="preserve"> expansion of the legend activated by clicking on a target</w:t>
      </w:r>
      <w:r w:rsidR="005015F8" w:rsidRPr="00D56521">
        <w:rPr>
          <w:noProof/>
        </w:rPr>
        <w:t xml:space="preserve"> in the legend. (</w:t>
      </w:r>
      <w:r w:rsidR="00E50600" w:rsidRPr="00D56521">
        <w:rPr>
          <w:noProof/>
        </w:rPr>
        <w:t xml:space="preserve">Note that some of </w:t>
      </w:r>
      <w:r w:rsidR="00E50600" w:rsidRPr="00D56521">
        <w:rPr>
          <w:noProof/>
        </w:rPr>
        <w:lastRenderedPageBreak/>
        <w:t>the items will be the same for all data products - in particular, u</w:t>
      </w:r>
      <w:r w:rsidR="005015F8" w:rsidRPr="00D56521">
        <w:rPr>
          <w:noProof/>
        </w:rPr>
        <w:t>nits and datums should be</w:t>
      </w:r>
      <w:r w:rsidR="00E50600" w:rsidRPr="00D56521">
        <w:rPr>
          <w:noProof/>
        </w:rPr>
        <w:t xml:space="preserve"> the same</w:t>
      </w:r>
      <w:r w:rsidRPr="00D56521">
        <w:rPr>
          <w:noProof/>
        </w:rPr>
        <w:t xml:space="preserve"> for all products</w:t>
      </w:r>
      <w:r w:rsidR="00E50600" w:rsidRPr="00D56521">
        <w:rPr>
          <w:noProof/>
        </w:rPr>
        <w:t xml:space="preserve">, or converted to present the same display result, </w:t>
      </w:r>
      <w:r w:rsidRPr="00D56521">
        <w:rPr>
          <w:noProof/>
        </w:rPr>
        <w:t xml:space="preserve">in order </w:t>
      </w:r>
      <w:r w:rsidR="00E50600" w:rsidRPr="00D56521">
        <w:rPr>
          <w:noProof/>
        </w:rPr>
        <w:t>to reduce the chances of user error.)</w:t>
      </w:r>
    </w:p>
    <w:p w14:paraId="0B2C28CA" w14:textId="77777777" w:rsidR="00143BD1" w:rsidRPr="00D56521" w:rsidRDefault="00143BD1" w:rsidP="000D5648">
      <w:pPr>
        <w:spacing w:after="120" w:line="240" w:lineRule="auto"/>
        <w:jc w:val="both"/>
        <w:rPr>
          <w:noProof/>
        </w:rPr>
      </w:pPr>
    </w:p>
    <w:p w14:paraId="6CE2E102" w14:textId="39263643" w:rsidR="00145602" w:rsidRPr="00D56521" w:rsidRDefault="00145602" w:rsidP="00214B3A">
      <w:pPr>
        <w:pStyle w:val="Heading2"/>
        <w:rPr>
          <w:noProof/>
        </w:rPr>
      </w:pPr>
      <w:bookmarkStart w:id="764" w:name="_Toc144421263"/>
      <w:commentRangeStart w:id="765"/>
      <w:commentRangeStart w:id="766"/>
      <w:commentRangeStart w:id="767"/>
      <w:r w:rsidRPr="00D56521">
        <w:rPr>
          <w:noProof/>
        </w:rPr>
        <w:t>Priority of information</w:t>
      </w:r>
      <w:bookmarkEnd w:id="764"/>
      <w:commentRangeEnd w:id="765"/>
      <w:r w:rsidR="00E66D12">
        <w:rPr>
          <w:rStyle w:val="CommentReference"/>
          <w:rFonts w:eastAsia="MS Mincho"/>
          <w:b w:val="0"/>
          <w:bCs w:val="0"/>
        </w:rPr>
        <w:commentReference w:id="765"/>
      </w:r>
      <w:commentRangeEnd w:id="766"/>
      <w:r w:rsidR="00DB6416">
        <w:rPr>
          <w:rStyle w:val="CommentReference"/>
          <w:rFonts w:eastAsia="MS Mincho"/>
          <w:b w:val="0"/>
          <w:bCs w:val="0"/>
        </w:rPr>
        <w:commentReference w:id="766"/>
      </w:r>
      <w:r w:rsidR="009A245C">
        <w:rPr>
          <w:noProof/>
        </w:rPr>
        <w:t xml:space="preserve"> [</w:t>
      </w:r>
      <w:r w:rsidR="0064471E">
        <w:rPr>
          <w:noProof/>
        </w:rPr>
        <w:t>Informative</w:t>
      </w:r>
      <w:r w:rsidR="009A245C">
        <w:rPr>
          <w:noProof/>
        </w:rPr>
        <w:t>]</w:t>
      </w:r>
    </w:p>
    <w:p w14:paraId="48C6DDC4" w14:textId="7F00C2B6" w:rsidR="00145602" w:rsidRPr="00D56521" w:rsidRDefault="00950DDE" w:rsidP="00214B3A">
      <w:pPr>
        <w:pStyle w:val="Heading3"/>
        <w:rPr>
          <w:noProof/>
        </w:rPr>
      </w:pPr>
      <w:bookmarkStart w:id="768" w:name="_Toc144421264"/>
      <w:r w:rsidRPr="00D56521">
        <w:rPr>
          <w:noProof/>
        </w:rPr>
        <w:t>Priority layers</w:t>
      </w:r>
      <w:bookmarkEnd w:id="768"/>
    </w:p>
    <w:p w14:paraId="46C1AD56" w14:textId="3B1BF07F" w:rsidR="00766D80" w:rsidRPr="00D56521" w:rsidRDefault="00766D80" w:rsidP="00D21916">
      <w:pPr>
        <w:spacing w:after="120" w:line="240" w:lineRule="auto"/>
        <w:jc w:val="both"/>
        <w:rPr>
          <w:noProof/>
        </w:rPr>
      </w:pPr>
      <w:r w:rsidRPr="00D56521">
        <w:rPr>
          <w:noProof/>
        </w:rPr>
        <w:t xml:space="preserve">The IMO </w:t>
      </w:r>
      <w:r w:rsidR="00180D76" w:rsidRPr="00D56521">
        <w:rPr>
          <w:noProof/>
        </w:rPr>
        <w:t>Performance Standard</w:t>
      </w:r>
      <w:r w:rsidRPr="00D56521">
        <w:rPr>
          <w:noProof/>
        </w:rPr>
        <w:t xml:space="preserve"> divides </w:t>
      </w:r>
      <w:r w:rsidR="00C60446">
        <w:rPr>
          <w:noProof/>
        </w:rPr>
        <w:t>System Database</w:t>
      </w:r>
      <w:r w:rsidR="00C60446" w:rsidRPr="00D56521">
        <w:rPr>
          <w:noProof/>
        </w:rPr>
        <w:t xml:space="preserve"> </w:t>
      </w:r>
      <w:r w:rsidRPr="00D56521">
        <w:rPr>
          <w:noProof/>
        </w:rPr>
        <w:t>information into three categories that determine what data is to be on the display: Display Base (always present on the display); Standard Display (the default display); and Other Information (displayed on demand). (</w:t>
      </w:r>
      <w:r w:rsidR="00A10D31" w:rsidRPr="00D56521">
        <w:rPr>
          <w:noProof/>
        </w:rPr>
        <w:t>MSC</w:t>
      </w:r>
      <w:r w:rsidR="00180D76" w:rsidRPr="00D56521">
        <w:rPr>
          <w:noProof/>
        </w:rPr>
        <w:t>.</w:t>
      </w:r>
      <w:r w:rsidR="00C60446">
        <w:rPr>
          <w:noProof/>
        </w:rPr>
        <w:t>530(106)</w:t>
      </w:r>
      <w:r w:rsidR="00180D76" w:rsidRPr="00D56521">
        <w:rPr>
          <w:noProof/>
        </w:rPr>
        <w:t>,</w:t>
      </w:r>
      <w:r w:rsidRPr="00D56521">
        <w:rPr>
          <w:noProof/>
        </w:rPr>
        <w:t xml:space="preserve"> Appendix 2).</w:t>
      </w:r>
      <w:commentRangeEnd w:id="767"/>
      <w:r w:rsidR="00F24086">
        <w:rPr>
          <w:rStyle w:val="CommentReference"/>
        </w:rPr>
        <w:commentReference w:id="767"/>
      </w:r>
    </w:p>
    <w:p w14:paraId="66385328" w14:textId="0346E7C5" w:rsidR="00766D80" w:rsidRPr="00D56521" w:rsidRDefault="00766D80" w:rsidP="00D21916">
      <w:pPr>
        <w:spacing w:after="60" w:line="240" w:lineRule="auto"/>
        <w:jc w:val="both"/>
        <w:rPr>
          <w:noProof/>
        </w:rPr>
      </w:pPr>
      <w:r w:rsidRPr="00D56521">
        <w:rPr>
          <w:noProof/>
        </w:rPr>
        <w:t xml:space="preserve">There are </w:t>
      </w:r>
      <w:r w:rsidR="00CC0C0A">
        <w:rPr>
          <w:noProof/>
        </w:rPr>
        <w:t>9</w:t>
      </w:r>
      <w:ins w:id="769" w:author="jonathan pritchard" w:date="2024-07-17T15:38:00Z" w16du:dateUtc="2024-07-17T14:38:00Z">
        <w:r w:rsidR="00CC0C0A" w:rsidRPr="00D56521">
          <w:rPr>
            <w:noProof/>
          </w:rPr>
          <w:t xml:space="preserve"> </w:t>
        </w:r>
      </w:ins>
      <w:r w:rsidR="003500C0" w:rsidRPr="00D56521">
        <w:rPr>
          <w:noProof/>
        </w:rPr>
        <w:t xml:space="preserve">basic </w:t>
      </w:r>
      <w:r w:rsidRPr="00D56521">
        <w:rPr>
          <w:noProof/>
        </w:rPr>
        <w:t xml:space="preserve">priority </w:t>
      </w:r>
      <w:commentRangeStart w:id="770"/>
      <w:r w:rsidRPr="00D56521">
        <w:rPr>
          <w:noProof/>
        </w:rPr>
        <w:t xml:space="preserve">layers </w:t>
      </w:r>
      <w:commentRangeEnd w:id="770"/>
      <w:r w:rsidR="005E1EEA">
        <w:rPr>
          <w:rStyle w:val="CommentReference"/>
        </w:rPr>
        <w:commentReference w:id="770"/>
      </w:r>
      <w:r w:rsidRPr="00D56521">
        <w:rPr>
          <w:noProof/>
        </w:rPr>
        <w:t>for the drawing sequence of the data on the display</w:t>
      </w:r>
      <w:r w:rsidR="006A14CA" w:rsidRPr="00D56521">
        <w:rPr>
          <w:noProof/>
        </w:rPr>
        <w:t>, ordered from higher to lower priorities in the list below</w:t>
      </w:r>
      <w:r w:rsidRPr="00D56521">
        <w:rPr>
          <w:noProof/>
        </w:rPr>
        <w:t>:</w:t>
      </w:r>
    </w:p>
    <w:p w14:paraId="0521478B" w14:textId="7FD3DA0B" w:rsidR="00766D80" w:rsidRPr="00D56521" w:rsidRDefault="00766D80" w:rsidP="00AE2737">
      <w:pPr>
        <w:pStyle w:val="ListParagraph"/>
        <w:numPr>
          <w:ilvl w:val="0"/>
          <w:numId w:val="26"/>
        </w:numPr>
        <w:spacing w:after="60" w:line="240" w:lineRule="auto"/>
        <w:jc w:val="both"/>
        <w:rPr>
          <w:noProof/>
        </w:rPr>
      </w:pPr>
      <w:commentRangeStart w:id="771"/>
      <w:r w:rsidRPr="00D56521">
        <w:rPr>
          <w:noProof/>
        </w:rPr>
        <w:t xml:space="preserve">ECDIS visual </w:t>
      </w:r>
      <w:r w:rsidR="00C0149A">
        <w:rPr>
          <w:noProof/>
        </w:rPr>
        <w:t>alerts</w:t>
      </w:r>
      <w:r w:rsidRPr="00D56521">
        <w:rPr>
          <w:noProof/>
        </w:rPr>
        <w:t>/indications (</w:t>
      </w:r>
      <w:r w:rsidR="00143BD1" w:rsidRPr="00D56521">
        <w:rPr>
          <w:noProof/>
        </w:rPr>
        <w:t>for example</w:t>
      </w:r>
      <w:r w:rsidRPr="00D56521">
        <w:rPr>
          <w:noProof/>
        </w:rPr>
        <w:t xml:space="preserve"> caution, overscale)</w:t>
      </w:r>
      <w:r w:rsidR="00143BD1" w:rsidRPr="00D56521">
        <w:rPr>
          <w:noProof/>
        </w:rPr>
        <w:t>;</w:t>
      </w:r>
      <w:commentRangeEnd w:id="771"/>
      <w:r w:rsidR="00DB6416">
        <w:rPr>
          <w:rStyle w:val="CommentReference"/>
        </w:rPr>
        <w:commentReference w:id="771"/>
      </w:r>
    </w:p>
    <w:p w14:paraId="044051C0" w14:textId="7AB1B251" w:rsidR="00766D80" w:rsidRPr="00D56521" w:rsidRDefault="00070EBA" w:rsidP="00AE2737">
      <w:pPr>
        <w:pStyle w:val="ListParagraph"/>
        <w:numPr>
          <w:ilvl w:val="0"/>
          <w:numId w:val="26"/>
        </w:numPr>
        <w:spacing w:after="60" w:line="240" w:lineRule="auto"/>
        <w:jc w:val="both"/>
        <w:rPr>
          <w:noProof/>
        </w:rPr>
      </w:pPr>
      <w:r w:rsidRPr="00D56521">
        <w:rPr>
          <w:noProof/>
        </w:rPr>
        <w:t>O</w:t>
      </w:r>
      <w:r w:rsidR="00AB326E" w:rsidRPr="00D56521">
        <w:rPr>
          <w:noProof/>
        </w:rPr>
        <w:t>fficial</w:t>
      </w:r>
      <w:r w:rsidR="00766D80" w:rsidRPr="00D56521">
        <w:rPr>
          <w:noProof/>
        </w:rPr>
        <w:t xml:space="preserve">-data: </w:t>
      </w:r>
      <w:r w:rsidR="00143BD1" w:rsidRPr="00D56521">
        <w:rPr>
          <w:noProof/>
        </w:rPr>
        <w:t>P</w:t>
      </w:r>
      <w:r w:rsidR="00766D80" w:rsidRPr="00D56521">
        <w:rPr>
          <w:noProof/>
        </w:rPr>
        <w:t>oints/</w:t>
      </w:r>
      <w:r w:rsidR="00206711">
        <w:rPr>
          <w:noProof/>
        </w:rPr>
        <w:t>Curves</w:t>
      </w:r>
      <w:r w:rsidR="00206711" w:rsidRPr="00D56521">
        <w:rPr>
          <w:noProof/>
        </w:rPr>
        <w:t xml:space="preserve"> </w:t>
      </w:r>
      <w:r w:rsidR="00766D80" w:rsidRPr="00D56521">
        <w:rPr>
          <w:noProof/>
        </w:rPr>
        <w:t xml:space="preserve">and </w:t>
      </w:r>
      <w:r w:rsidR="00206711">
        <w:rPr>
          <w:noProof/>
        </w:rPr>
        <w:t>Surfaces</w:t>
      </w:r>
      <w:r w:rsidR="00766D80" w:rsidRPr="00D56521">
        <w:rPr>
          <w:noProof/>
        </w:rPr>
        <w:t xml:space="preserve"> + official updates</w:t>
      </w:r>
      <w:r w:rsidR="00143BD1" w:rsidRPr="00D56521">
        <w:rPr>
          <w:noProof/>
        </w:rPr>
        <w:t>;</w:t>
      </w:r>
    </w:p>
    <w:p w14:paraId="62D64BD3" w14:textId="37C8865D" w:rsidR="00766D80" w:rsidRPr="00D56521" w:rsidRDefault="006A14CA" w:rsidP="00AE2737">
      <w:pPr>
        <w:pStyle w:val="ListParagraph"/>
        <w:numPr>
          <w:ilvl w:val="0"/>
          <w:numId w:val="26"/>
        </w:numPr>
        <w:spacing w:after="60" w:line="240" w:lineRule="auto"/>
        <w:jc w:val="both"/>
        <w:rPr>
          <w:noProof/>
        </w:rPr>
      </w:pPr>
      <w:r w:rsidRPr="00D56521">
        <w:rPr>
          <w:noProof/>
        </w:rPr>
        <w:t>Notices to Mariners</w:t>
      </w:r>
      <w:r w:rsidR="00766D80" w:rsidRPr="00D56521">
        <w:rPr>
          <w:noProof/>
        </w:rPr>
        <w:t>, manual input and Navigational Warnings</w:t>
      </w:r>
      <w:r w:rsidR="00143BD1" w:rsidRPr="00D56521">
        <w:rPr>
          <w:noProof/>
        </w:rPr>
        <w:t>;</w:t>
      </w:r>
    </w:p>
    <w:p w14:paraId="5DECF270" w14:textId="22D77647"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 xml:space="preserve">-caution (ENC </w:t>
      </w:r>
      <w:r w:rsidRPr="00D56521">
        <w:rPr>
          <w:noProof/>
        </w:rPr>
        <w:t xml:space="preserve">and other </w:t>
      </w:r>
      <w:r w:rsidR="00766D80" w:rsidRPr="00D56521">
        <w:rPr>
          <w:noProof/>
        </w:rPr>
        <w:t>cautions)</w:t>
      </w:r>
      <w:r w:rsidR="00143BD1" w:rsidRPr="00D56521">
        <w:rPr>
          <w:noProof/>
        </w:rPr>
        <w:t>;</w:t>
      </w:r>
    </w:p>
    <w:p w14:paraId="17799F26" w14:textId="3EE14920"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-colour-fill area data</w:t>
      </w:r>
      <w:r w:rsidR="00143BD1" w:rsidRPr="00D56521">
        <w:rPr>
          <w:noProof/>
        </w:rPr>
        <w:t>;</w:t>
      </w:r>
    </w:p>
    <w:p w14:paraId="05DEA13F" w14:textId="63BF2777" w:rsidR="00766D80" w:rsidRPr="00D56521" w:rsidRDefault="00070EBA" w:rsidP="00AE2737">
      <w:pPr>
        <w:pStyle w:val="ListParagraph"/>
        <w:numPr>
          <w:ilvl w:val="0"/>
          <w:numId w:val="26"/>
        </w:numPr>
        <w:spacing w:after="60" w:line="240" w:lineRule="auto"/>
        <w:jc w:val="both"/>
        <w:rPr>
          <w:noProof/>
        </w:rPr>
      </w:pPr>
      <w:r w:rsidRPr="00D56521">
        <w:rPr>
          <w:noProof/>
        </w:rPr>
        <w:t xml:space="preserve">Official </w:t>
      </w:r>
      <w:r w:rsidR="00766D80" w:rsidRPr="00D56521">
        <w:rPr>
          <w:noProof/>
        </w:rPr>
        <w:t>on demand data</w:t>
      </w:r>
      <w:r w:rsidR="009C687B" w:rsidRPr="00D56521">
        <w:rPr>
          <w:noProof/>
        </w:rPr>
        <w:t xml:space="preserve"> (for example, water levels, surface currents</w:t>
      </w:r>
      <w:r w:rsidR="00241F2D" w:rsidRPr="00D56521">
        <w:rPr>
          <w:noProof/>
        </w:rPr>
        <w:t>, underkeel clearance</w:t>
      </w:r>
      <w:r w:rsidR="009C687B" w:rsidRPr="00D56521">
        <w:rPr>
          <w:noProof/>
        </w:rPr>
        <w:t>)</w:t>
      </w:r>
      <w:r w:rsidR="00143BD1" w:rsidRPr="00D56521">
        <w:rPr>
          <w:noProof/>
        </w:rPr>
        <w:t>;</w:t>
      </w:r>
    </w:p>
    <w:p w14:paraId="523B8910" w14:textId="3759EE14" w:rsidR="00766D80" w:rsidRPr="00D56521" w:rsidRDefault="00766D80" w:rsidP="00AE2737">
      <w:pPr>
        <w:pStyle w:val="ListParagraph"/>
        <w:numPr>
          <w:ilvl w:val="0"/>
          <w:numId w:val="26"/>
        </w:numPr>
        <w:spacing w:after="60" w:line="240" w:lineRule="auto"/>
        <w:jc w:val="both"/>
        <w:rPr>
          <w:noProof/>
        </w:rPr>
      </w:pPr>
      <w:r w:rsidRPr="00D56521">
        <w:rPr>
          <w:noProof/>
        </w:rPr>
        <w:t xml:space="preserve">Radar </w:t>
      </w:r>
      <w:r w:rsidR="00070EBA" w:rsidRPr="00D56521">
        <w:rPr>
          <w:noProof/>
        </w:rPr>
        <w:t xml:space="preserve">and AIS </w:t>
      </w:r>
      <w:r w:rsidRPr="00D56521">
        <w:rPr>
          <w:noProof/>
        </w:rPr>
        <w:t>information</w:t>
      </w:r>
      <w:r w:rsidR="00143BD1" w:rsidRPr="00D56521">
        <w:rPr>
          <w:noProof/>
        </w:rPr>
        <w:t>;</w:t>
      </w:r>
    </w:p>
    <w:p w14:paraId="6DC259CA" w14:textId="100F33AF" w:rsidR="00766D80" w:rsidRPr="00D56521" w:rsidRDefault="00766D80" w:rsidP="00AE2737">
      <w:pPr>
        <w:pStyle w:val="ListParagraph"/>
        <w:numPr>
          <w:ilvl w:val="0"/>
          <w:numId w:val="26"/>
        </w:numPr>
        <w:spacing w:after="60" w:line="240" w:lineRule="auto"/>
        <w:jc w:val="both"/>
        <w:rPr>
          <w:noProof/>
        </w:rPr>
      </w:pPr>
      <w:r w:rsidRPr="00D56521">
        <w:rPr>
          <w:noProof/>
        </w:rPr>
        <w:t xml:space="preserve">Mariners data: </w:t>
      </w:r>
      <w:r w:rsidR="00143BD1" w:rsidRPr="00D56521">
        <w:rPr>
          <w:noProof/>
        </w:rPr>
        <w:t>P</w:t>
      </w:r>
      <w:r w:rsidRPr="00D56521">
        <w:rPr>
          <w:noProof/>
        </w:rPr>
        <w:t>oints/lines and areas</w:t>
      </w:r>
      <w:r w:rsidR="00143BD1" w:rsidRPr="00D56521">
        <w:rPr>
          <w:noProof/>
        </w:rPr>
        <w:t>;</w:t>
      </w:r>
    </w:p>
    <w:p w14:paraId="6096233B" w14:textId="22BA3418" w:rsidR="00766D80" w:rsidRPr="00D56521" w:rsidRDefault="00766D80" w:rsidP="00AE2737">
      <w:pPr>
        <w:pStyle w:val="ListParagraph"/>
        <w:numPr>
          <w:ilvl w:val="0"/>
          <w:numId w:val="26"/>
        </w:numPr>
        <w:spacing w:after="120" w:line="240" w:lineRule="auto"/>
        <w:jc w:val="both"/>
        <w:rPr>
          <w:noProof/>
        </w:rPr>
      </w:pPr>
      <w:r w:rsidRPr="00D56521">
        <w:rPr>
          <w:noProof/>
        </w:rPr>
        <w:t>Mariners colour-fill area data</w:t>
      </w:r>
      <w:r w:rsidR="00143BD1" w:rsidRPr="00D56521">
        <w:rPr>
          <w:noProof/>
        </w:rPr>
        <w:t>.</w:t>
      </w:r>
    </w:p>
    <w:p w14:paraId="30788176" w14:textId="7F00C993" w:rsidR="00766D80" w:rsidRPr="00D56521" w:rsidRDefault="00766D80" w:rsidP="00D21916">
      <w:pPr>
        <w:spacing w:after="120" w:line="240" w:lineRule="auto"/>
        <w:jc w:val="both"/>
        <w:rPr>
          <w:noProof/>
        </w:rPr>
      </w:pPr>
      <w:r w:rsidRPr="00D56521">
        <w:rPr>
          <w:noProof/>
        </w:rPr>
        <w:t>This list is not intended to indicate a drawing sequence, but to specify that the information content of category n+1 must not obscure the information content of category n, or any higher</w:t>
      </w:r>
      <w:r w:rsidR="006A14CA" w:rsidRPr="00D56521">
        <w:rPr>
          <w:noProof/>
        </w:rPr>
        <w:t>-priority</w:t>
      </w:r>
      <w:r w:rsidRPr="00D56521">
        <w:rPr>
          <w:noProof/>
        </w:rPr>
        <w:t xml:space="preserve"> category (n-1 etc.).</w:t>
      </w:r>
    </w:p>
    <w:p w14:paraId="5C0C09B2" w14:textId="6E6FF95B" w:rsidR="00950DDE" w:rsidRPr="00D56521" w:rsidRDefault="00950DDE" w:rsidP="00214B3A">
      <w:pPr>
        <w:pStyle w:val="Heading3"/>
        <w:rPr>
          <w:noProof/>
        </w:rPr>
      </w:pPr>
      <w:bookmarkStart w:id="772" w:name="_Toc144421265"/>
      <w:r w:rsidRPr="00D56521">
        <w:rPr>
          <w:noProof/>
        </w:rPr>
        <w:t>Radar priority</w:t>
      </w:r>
      <w:bookmarkEnd w:id="772"/>
    </w:p>
    <w:p w14:paraId="20A6E0E4" w14:textId="348A2637" w:rsidR="00F757E9" w:rsidRPr="00D56521" w:rsidRDefault="00317940" w:rsidP="00143BD1">
      <w:pPr>
        <w:spacing w:after="120" w:line="240" w:lineRule="auto"/>
        <w:jc w:val="both"/>
      </w:pPr>
      <w:r w:rsidRPr="00D56521">
        <w:t xml:space="preserve">Radar priority for a given display plane is described by the </w:t>
      </w:r>
      <w:r w:rsidRPr="00D56521">
        <w:rPr>
          <w:i/>
        </w:rPr>
        <w:t>order</w:t>
      </w:r>
      <w:r w:rsidRPr="00D56521">
        <w:t xml:space="preserve"> attribute within the </w:t>
      </w:r>
      <w:r w:rsidR="00143BD1" w:rsidRPr="00D56521">
        <w:t>P</w:t>
      </w:r>
      <w:r w:rsidRPr="00D56521">
        <w:t xml:space="preserve">ortrayal </w:t>
      </w:r>
      <w:r w:rsidR="00143BD1" w:rsidRPr="00D56521">
        <w:t>C</w:t>
      </w:r>
      <w:r w:rsidRPr="00D56521">
        <w:t>atalogue</w:t>
      </w:r>
      <w:r w:rsidR="003058FB" w:rsidRPr="00D56521">
        <w:rPr>
          <w:noProof/>
        </w:rPr>
        <w:t>.</w:t>
      </w:r>
    </w:p>
    <w:p w14:paraId="65D47B20" w14:textId="5A6E166A" w:rsidR="00F757E9" w:rsidRPr="00D56521" w:rsidRDefault="00F757E9" w:rsidP="00143BD1">
      <w:pPr>
        <w:spacing w:after="120" w:line="240" w:lineRule="auto"/>
        <w:jc w:val="both"/>
      </w:pPr>
      <w:proofErr w:type="spellStart"/>
      <w:r w:rsidRPr="00D56521">
        <w:rPr>
          <w:i/>
        </w:rPr>
        <w:t>RadarOverlay</w:t>
      </w:r>
      <w:proofErr w:type="spellEnd"/>
      <w:r w:rsidRPr="00D56521">
        <w:t xml:space="preserve"> </w:t>
      </w:r>
      <w:r w:rsidR="00143BD1" w:rsidRPr="00206711">
        <w:t>P</w:t>
      </w:r>
      <w:r w:rsidRPr="00206711">
        <w:t xml:space="preserve">ortrayal </w:t>
      </w:r>
      <w:r w:rsidR="00143BD1" w:rsidRPr="00206711">
        <w:t>C</w:t>
      </w:r>
      <w:r w:rsidRPr="00206711">
        <w:t>atalogue context parameters must be updated</w:t>
      </w:r>
      <w:r w:rsidRPr="00D56521">
        <w:t xml:space="preserve"> whenever the radar image is toggled on or off.</w:t>
      </w:r>
    </w:p>
    <w:p w14:paraId="5E652A53" w14:textId="03299035" w:rsidR="00F757E9" w:rsidRPr="00D56521" w:rsidRDefault="00F757E9" w:rsidP="00143BD1">
      <w:pPr>
        <w:spacing w:after="120" w:line="240" w:lineRule="auto"/>
        <w:jc w:val="both"/>
      </w:pPr>
      <w:commentRangeStart w:id="773"/>
      <w:r w:rsidRPr="00D56521">
        <w:t xml:space="preserve">When present, the radar image should be written over </w:t>
      </w:r>
      <w:r w:rsidR="00143BD1" w:rsidRPr="00D56521">
        <w:t>P</w:t>
      </w:r>
      <w:r w:rsidRPr="00D56521">
        <w:t xml:space="preserve">ortrayal </w:t>
      </w:r>
      <w:r w:rsidR="00143BD1" w:rsidRPr="00D56521">
        <w:t>C</w:t>
      </w:r>
      <w:r w:rsidRPr="00D56521">
        <w:t xml:space="preserve">atalogue display planes with a negative </w:t>
      </w:r>
      <w:r w:rsidRPr="00D56521">
        <w:rPr>
          <w:i/>
        </w:rPr>
        <w:t>order</w:t>
      </w:r>
      <w:r w:rsidR="00143BD1" w:rsidRPr="00D56521">
        <w:t xml:space="preserve"> attribute;</w:t>
      </w:r>
      <w:r w:rsidRPr="00D56521">
        <w:t xml:space="preserve"> and below display planes with a positive </w:t>
      </w:r>
      <w:r w:rsidRPr="00D56521">
        <w:rPr>
          <w:i/>
        </w:rPr>
        <w:t>order</w:t>
      </w:r>
      <w:r w:rsidRPr="00D56521">
        <w:t xml:space="preserve"> attribute.</w:t>
      </w:r>
    </w:p>
    <w:p w14:paraId="3290A7F2" w14:textId="1F74CCF8" w:rsidR="00F757E9" w:rsidRPr="00D56521" w:rsidRDefault="00F757E9" w:rsidP="00143BD1">
      <w:pPr>
        <w:spacing w:after="120" w:line="240" w:lineRule="auto"/>
        <w:jc w:val="both"/>
      </w:pPr>
      <w:r w:rsidRPr="00D56521">
        <w:t xml:space="preserve">Opaque area fills should generally be assigned to display planes with negative </w:t>
      </w:r>
      <w:r w:rsidRPr="00D56521">
        <w:rPr>
          <w:i/>
          <w:iCs/>
        </w:rPr>
        <w:t>order</w:t>
      </w:r>
      <w:r w:rsidRPr="00D56521">
        <w:t xml:space="preserve"> attributes so that they do not obscure the radar image.</w:t>
      </w:r>
    </w:p>
    <w:p w14:paraId="5EE807CE" w14:textId="45087FE2" w:rsidR="00F757E9" w:rsidRPr="00D56521" w:rsidRDefault="00F757E9" w:rsidP="00143BD1">
      <w:pPr>
        <w:spacing w:after="120" w:line="240" w:lineRule="auto"/>
        <w:jc w:val="both"/>
      </w:pPr>
      <w:r w:rsidRPr="00D56521">
        <w:t xml:space="preserve">Symbolization of curves and points should generally be assigned to display planes with positive </w:t>
      </w:r>
      <w:r w:rsidRPr="00D56521">
        <w:rPr>
          <w:i/>
          <w:iCs/>
        </w:rPr>
        <w:t>order</w:t>
      </w:r>
      <w:r w:rsidRPr="00D56521">
        <w:t xml:space="preserve"> attributes so that they are not obscured by the radar image.</w:t>
      </w:r>
      <w:commentRangeEnd w:id="773"/>
      <w:r w:rsidR="00546060">
        <w:rPr>
          <w:rStyle w:val="CommentReference"/>
        </w:rPr>
        <w:commentReference w:id="773"/>
      </w:r>
    </w:p>
    <w:p w14:paraId="721ED3AB" w14:textId="6CF640FA" w:rsidR="00F757E9" w:rsidRPr="00D56521" w:rsidRDefault="00F757E9" w:rsidP="00143BD1">
      <w:pPr>
        <w:spacing w:after="120" w:line="240" w:lineRule="auto"/>
        <w:jc w:val="both"/>
      </w:pPr>
      <w:r w:rsidRPr="00D56521">
        <w:t>In order to meet the requirements of IMO MSC.</w:t>
      </w:r>
      <w:r w:rsidR="00F00C10">
        <w:t>530(106)</w:t>
      </w:r>
      <w:r w:rsidRPr="00D56521">
        <w:t xml:space="preserve"> section 11.4.</w:t>
      </w:r>
      <w:r w:rsidR="00F00C10">
        <w:t>17</w:t>
      </w:r>
      <w:r w:rsidRPr="00D56521">
        <w:t xml:space="preserve"> to adjust the ship’s position, the ECDIS may incorporate the capability of temporarily changing the radar image priority during the adjustment.</w:t>
      </w:r>
    </w:p>
    <w:p w14:paraId="44666395" w14:textId="77777777" w:rsidR="003E7798" w:rsidRPr="00D56521" w:rsidRDefault="003E7798" w:rsidP="00143BD1">
      <w:pPr>
        <w:spacing w:after="120" w:line="240" w:lineRule="auto"/>
        <w:jc w:val="both"/>
      </w:pPr>
    </w:p>
    <w:p w14:paraId="185B1853" w14:textId="2134D336" w:rsidR="00145602" w:rsidRPr="005C568A" w:rsidRDefault="005C568A" w:rsidP="00214B3A">
      <w:pPr>
        <w:pStyle w:val="Heading2"/>
        <w:rPr>
          <w:strike/>
          <w:noProof/>
        </w:rPr>
      </w:pPr>
      <w:r w:rsidRPr="005C568A">
        <w:rPr>
          <w:strike/>
          <w:noProof/>
        </w:rPr>
        <w:t>Deleted</w:t>
      </w:r>
    </w:p>
    <w:p w14:paraId="1BBE9707" w14:textId="5B17A1C6" w:rsidR="00411D24" w:rsidRPr="00D56521" w:rsidRDefault="00411D24" w:rsidP="00FC1D77">
      <w:pPr>
        <w:spacing w:after="120" w:line="240" w:lineRule="auto"/>
        <w:jc w:val="both"/>
        <w:rPr>
          <w:noProof/>
        </w:rPr>
      </w:pPr>
    </w:p>
    <w:p w14:paraId="277EB38D" w14:textId="77777777" w:rsidR="00411D24" w:rsidRPr="00D56521" w:rsidRDefault="00411D24" w:rsidP="00FC1D77">
      <w:pPr>
        <w:spacing w:after="120" w:line="240" w:lineRule="auto"/>
        <w:jc w:val="both"/>
        <w:rPr>
          <w:noProof/>
        </w:rPr>
      </w:pPr>
    </w:p>
    <w:p w14:paraId="5FC2805A" w14:textId="7096663F" w:rsidR="001F0B39" w:rsidRPr="00206711" w:rsidRDefault="00206711" w:rsidP="00214B3A">
      <w:pPr>
        <w:pStyle w:val="Heading2"/>
        <w:rPr>
          <w:strike/>
          <w:noProof/>
        </w:rPr>
      </w:pPr>
      <w:r>
        <w:rPr>
          <w:strike/>
          <w:noProof/>
        </w:rPr>
        <w:t>Deleted</w:t>
      </w:r>
    </w:p>
    <w:p w14:paraId="43708997" w14:textId="77777777" w:rsidR="00FB4E8F" w:rsidRPr="00D56521" w:rsidRDefault="00FB4E8F" w:rsidP="00FB4E8F">
      <w:pPr>
        <w:spacing w:after="120" w:line="240" w:lineRule="auto"/>
        <w:jc w:val="both"/>
        <w:rPr>
          <w:noProof/>
        </w:rPr>
      </w:pPr>
    </w:p>
    <w:p w14:paraId="270815D7" w14:textId="2D659CB8" w:rsidR="00A87E32" w:rsidRPr="0096759C" w:rsidRDefault="00206711" w:rsidP="00214B3A">
      <w:pPr>
        <w:pStyle w:val="Heading2"/>
        <w:rPr>
          <w:strike/>
          <w:noProof/>
          <w:rPrChange w:id="774" w:author="jonathan pritchard" w:date="2024-07-17T16:16:00Z" w16du:dateUtc="2024-07-17T15:16:00Z">
            <w:rPr>
              <w:noProof/>
            </w:rPr>
          </w:rPrChange>
        </w:rPr>
      </w:pPr>
      <w:r>
        <w:rPr>
          <w:strike/>
          <w:noProof/>
        </w:rPr>
        <w:lastRenderedPageBreak/>
        <w:t>Deleted.</w:t>
      </w:r>
    </w:p>
    <w:p w14:paraId="5D77D97A" w14:textId="34B5D526" w:rsidR="00597729" w:rsidRPr="00D56521" w:rsidRDefault="00597729" w:rsidP="001B472C">
      <w:pPr>
        <w:spacing w:after="120" w:line="240" w:lineRule="auto"/>
      </w:pPr>
    </w:p>
    <w:p w14:paraId="3CBDC296" w14:textId="77777777" w:rsidR="001B472C" w:rsidRPr="00D56521" w:rsidRDefault="001B472C" w:rsidP="001B472C">
      <w:pPr>
        <w:spacing w:after="120" w:line="240" w:lineRule="auto"/>
      </w:pPr>
    </w:p>
    <w:p w14:paraId="2326463F" w14:textId="281992A0" w:rsidR="00B0258E" w:rsidRPr="0096759C" w:rsidRDefault="00206711" w:rsidP="00214B3A">
      <w:pPr>
        <w:pStyle w:val="Heading2"/>
        <w:rPr>
          <w:strike/>
          <w:noProof/>
          <w:rPrChange w:id="775" w:author="jonathan pritchard" w:date="2024-07-17T16:21:00Z" w16du:dateUtc="2024-07-17T15:21:00Z">
            <w:rPr>
              <w:noProof/>
            </w:rPr>
          </w:rPrChange>
        </w:rPr>
      </w:pPr>
      <w:r>
        <w:rPr>
          <w:strike/>
          <w:noProof/>
        </w:rPr>
        <w:t>Deleted</w:t>
      </w:r>
    </w:p>
    <w:p w14:paraId="203FC7ED" w14:textId="77777777" w:rsidR="009B0403" w:rsidRPr="00D56521" w:rsidRDefault="009B0403" w:rsidP="009B0403">
      <w:pPr>
        <w:spacing w:after="120" w:line="240" w:lineRule="auto"/>
        <w:jc w:val="both"/>
        <w:rPr>
          <w:noProof/>
        </w:rPr>
      </w:pPr>
    </w:p>
    <w:p w14:paraId="2DFBF473" w14:textId="77777777" w:rsidR="004C64D4" w:rsidRPr="00D56521" w:rsidRDefault="004C64D4" w:rsidP="00214B3A">
      <w:pPr>
        <w:pStyle w:val="Heading2"/>
        <w:rPr>
          <w:noProof/>
        </w:rPr>
      </w:pPr>
      <w:bookmarkStart w:id="776" w:name="_Ref49427616"/>
      <w:bookmarkStart w:id="777" w:name="_Toc144421280"/>
      <w:bookmarkStart w:id="778" w:name="_Ref44795999"/>
      <w:r w:rsidRPr="00D56521">
        <w:rPr>
          <w:noProof/>
        </w:rPr>
        <w:t>Displaying ECDIS updates</w:t>
      </w:r>
      <w:bookmarkEnd w:id="776"/>
      <w:bookmarkEnd w:id="777"/>
    </w:p>
    <w:p w14:paraId="35DDA46A" w14:textId="412B85E7" w:rsidR="004C64D4" w:rsidRPr="00D56521" w:rsidRDefault="004C64D4" w:rsidP="009B0403">
      <w:pPr>
        <w:spacing w:after="120" w:line="240" w:lineRule="auto"/>
        <w:jc w:val="both"/>
        <w:rPr>
          <w:noProof/>
        </w:rPr>
      </w:pPr>
      <w:r w:rsidRPr="00D56521">
        <w:rPr>
          <w:noProof/>
        </w:rPr>
        <w:t xml:space="preserve">The strategy for displaying ECDIS updates is derived from the IMO Performance Standard </w:t>
      </w:r>
      <w:r w:rsidR="00776DD2">
        <w:rPr>
          <w:noProof/>
        </w:rPr>
        <w:t>MSC</w:t>
      </w:r>
      <w:r w:rsidRPr="00D56521">
        <w:rPr>
          <w:noProof/>
        </w:rPr>
        <w:t>.</w:t>
      </w:r>
      <w:r w:rsidR="00F00C10">
        <w:rPr>
          <w:noProof/>
        </w:rPr>
        <w:t>530(106)</w:t>
      </w:r>
      <w:r w:rsidRPr="00D56521">
        <w:rPr>
          <w:noProof/>
        </w:rPr>
        <w:t xml:space="preserve">. The citations below are to sections in that </w:t>
      </w:r>
      <w:r w:rsidR="009B0403" w:rsidRPr="00D56521">
        <w:rPr>
          <w:noProof/>
        </w:rPr>
        <w:t>S</w:t>
      </w:r>
      <w:r w:rsidRPr="00D56521">
        <w:rPr>
          <w:noProof/>
        </w:rPr>
        <w:t>tandard.</w:t>
      </w:r>
    </w:p>
    <w:p w14:paraId="12F938AC" w14:textId="560FEC2B" w:rsidR="004C64D4" w:rsidRPr="00D56521" w:rsidRDefault="00A10D31" w:rsidP="009B0403">
      <w:pPr>
        <w:spacing w:after="120" w:line="240" w:lineRule="auto"/>
        <w:ind w:left="2160" w:hanging="2160"/>
        <w:jc w:val="both"/>
        <w:rPr>
          <w:noProof/>
        </w:rPr>
      </w:pPr>
      <w:commentRangeStart w:id="779"/>
      <w:r w:rsidRPr="00D56521">
        <w:rPr>
          <w:noProof/>
        </w:rPr>
        <w:t>MSC</w:t>
      </w:r>
      <w:r w:rsidR="004C64D4" w:rsidRPr="00D56521">
        <w:rPr>
          <w:noProof/>
        </w:rPr>
        <w:t>.</w:t>
      </w:r>
      <w:r w:rsidR="00F00C10">
        <w:rPr>
          <w:noProof/>
        </w:rPr>
        <w:t>530(106)</w:t>
      </w:r>
      <w:r w:rsidR="004C64D4" w:rsidRPr="00D56521">
        <w:rPr>
          <w:noProof/>
        </w:rPr>
        <w:t xml:space="preserve"> </w:t>
      </w:r>
      <w:commentRangeStart w:id="780"/>
      <w:r w:rsidR="00F00C10">
        <w:rPr>
          <w:noProof/>
        </w:rPr>
        <w:t>4.4,</w:t>
      </w:r>
      <w:commentRangeEnd w:id="780"/>
      <w:r w:rsidR="00831F8F">
        <w:rPr>
          <w:rStyle w:val="CommentReference"/>
        </w:rPr>
        <w:commentReference w:id="780"/>
      </w:r>
      <w:r w:rsidR="004C64D4" w:rsidRPr="00D56521">
        <w:rPr>
          <w:noProof/>
        </w:rPr>
        <w:tab/>
        <w:t xml:space="preserve">Automatic and semi-automatic updates: </w:t>
      </w:r>
      <w:r w:rsidR="009B0403" w:rsidRPr="00D56521">
        <w:rPr>
          <w:noProof/>
        </w:rPr>
        <w:t>T</w:t>
      </w:r>
      <w:r w:rsidR="004C64D4" w:rsidRPr="00D56521">
        <w:rPr>
          <w:noProof/>
        </w:rPr>
        <w:t xml:space="preserve">hese </w:t>
      </w:r>
      <w:commentRangeStart w:id="781"/>
      <w:r w:rsidR="004C64D4" w:rsidRPr="0096759C">
        <w:rPr>
          <w:noProof/>
          <w:highlight w:val="yellow"/>
          <w:rPrChange w:id="782" w:author="jonathan pritchard" w:date="2024-07-17T16:23:00Z" w16du:dateUtc="2024-07-17T15:23:00Z">
            <w:rPr>
              <w:noProof/>
            </w:rPr>
          </w:rPrChange>
        </w:rPr>
        <w:t xml:space="preserve">should </w:t>
      </w:r>
      <w:commentRangeEnd w:id="781"/>
      <w:r w:rsidR="0096759C" w:rsidRPr="0096759C">
        <w:rPr>
          <w:rStyle w:val="CommentReference"/>
          <w:highlight w:val="yellow"/>
          <w:rPrChange w:id="783" w:author="jonathan pritchard" w:date="2024-07-17T16:23:00Z" w16du:dateUtc="2024-07-17T15:23:00Z">
            <w:rPr>
              <w:rStyle w:val="CommentReference"/>
            </w:rPr>
          </w:rPrChange>
        </w:rPr>
        <w:commentReference w:id="781"/>
      </w:r>
      <w:r w:rsidR="004C64D4" w:rsidRPr="00D56521">
        <w:rPr>
          <w:noProof/>
        </w:rPr>
        <w:t>be displayed in the same manner as ENC information, using standard colours and symbols.</w:t>
      </w:r>
      <w:commentRangeEnd w:id="779"/>
      <w:r w:rsidR="009F2EFF">
        <w:rPr>
          <w:rStyle w:val="CommentReference"/>
        </w:rPr>
        <w:commentReference w:id="779"/>
      </w:r>
    </w:p>
    <w:p w14:paraId="7DFFE0DE" w14:textId="466E7258" w:rsidR="004C64D4" w:rsidRPr="00D56521" w:rsidRDefault="00A10D31" w:rsidP="009B0403">
      <w:pPr>
        <w:spacing w:after="120" w:line="240" w:lineRule="auto"/>
        <w:ind w:left="2160" w:hanging="2160"/>
        <w:jc w:val="both"/>
        <w:rPr>
          <w:noProof/>
        </w:rPr>
      </w:pPr>
      <w:r w:rsidRPr="00D56521">
        <w:rPr>
          <w:noProof/>
        </w:rPr>
        <w:t>MSC.</w:t>
      </w:r>
      <w:r w:rsidR="00F00C10">
        <w:rPr>
          <w:noProof/>
        </w:rPr>
        <w:t>530(106)</w:t>
      </w:r>
      <w:r w:rsidR="004C64D4" w:rsidRPr="00D56521">
        <w:rPr>
          <w:noProof/>
        </w:rPr>
        <w:t xml:space="preserve"> 4.</w:t>
      </w:r>
      <w:r w:rsidR="00776DD2">
        <w:rPr>
          <w:noProof/>
        </w:rPr>
        <w:t>5</w:t>
      </w:r>
      <w:r w:rsidR="004C64D4" w:rsidRPr="00D56521">
        <w:rPr>
          <w:noProof/>
        </w:rPr>
        <w:tab/>
        <w:t>Manual updates</w:t>
      </w:r>
      <w:r w:rsidR="004A2268" w:rsidRPr="00D56521">
        <w:rPr>
          <w:noProof/>
        </w:rPr>
        <w:t xml:space="preserve"> </w:t>
      </w:r>
      <w:r w:rsidR="005C568A">
        <w:rPr>
          <w:noProof/>
        </w:rPr>
        <w:t>must</w:t>
      </w:r>
      <w:r w:rsidR="005C568A" w:rsidRPr="00D56521">
        <w:rPr>
          <w:noProof/>
        </w:rPr>
        <w:t xml:space="preserve"> </w:t>
      </w:r>
      <w:r w:rsidR="004A2268" w:rsidRPr="00D56521">
        <w:rPr>
          <w:noProof/>
        </w:rPr>
        <w:t xml:space="preserve">be distinguished as specified in </w:t>
      </w:r>
      <w:r w:rsidR="009B0403" w:rsidRPr="00D56521">
        <w:rPr>
          <w:noProof/>
        </w:rPr>
        <w:t xml:space="preserve">clause </w:t>
      </w:r>
      <w:r w:rsidR="004A2268" w:rsidRPr="00D56521">
        <w:rPr>
          <w:noProof/>
        </w:rPr>
        <w:t>C-14.11</w:t>
      </w:r>
    </w:p>
    <w:p w14:paraId="5C62A24D" w14:textId="6BA37577"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w:t>
      </w:r>
      <w:r w:rsidR="00F00C10">
        <w:rPr>
          <w:noProof/>
        </w:rPr>
        <w:t>530(106)</w:t>
      </w:r>
      <w:r w:rsidR="004C64D4" w:rsidRPr="00D56521">
        <w:rPr>
          <w:noProof/>
        </w:rPr>
        <w:t xml:space="preserve"> 4.</w:t>
      </w:r>
      <w:r w:rsidR="00776DD2">
        <w:rPr>
          <w:noProof/>
        </w:rPr>
        <w:t>7</w:t>
      </w:r>
      <w:r w:rsidR="004C64D4" w:rsidRPr="00D56521">
        <w:rPr>
          <w:noProof/>
        </w:rPr>
        <w:tab/>
        <w:t xml:space="preserve">The mariner </w:t>
      </w:r>
      <w:r w:rsidR="005C568A">
        <w:rPr>
          <w:noProof/>
        </w:rPr>
        <w:t>must</w:t>
      </w:r>
      <w:r w:rsidR="005C568A" w:rsidRPr="00D56521">
        <w:rPr>
          <w:noProof/>
        </w:rPr>
        <w:t xml:space="preserve"> </w:t>
      </w:r>
      <w:r w:rsidR="004C64D4" w:rsidRPr="00D56521">
        <w:rPr>
          <w:noProof/>
        </w:rPr>
        <w:t xml:space="preserve">be able to display updates for review as described in </w:t>
      </w:r>
      <w:r w:rsidR="009B0403" w:rsidRPr="00D56521">
        <w:rPr>
          <w:noProof/>
        </w:rPr>
        <w:t xml:space="preserve">clauses </w:t>
      </w:r>
      <w:r w:rsidR="004C64D4" w:rsidRPr="00D56521">
        <w:rPr>
          <w:noProof/>
        </w:rPr>
        <w:fldChar w:fldCharType="begin"/>
      </w:r>
      <w:r w:rsidR="004C64D4" w:rsidRPr="00D56521">
        <w:rPr>
          <w:noProof/>
        </w:rPr>
        <w:instrText xml:space="preserve"> REF _Ref43155418 \n \h </w:instrText>
      </w:r>
      <w:r w:rsidR="009B0403" w:rsidRPr="00D56521">
        <w:rPr>
          <w:noProof/>
        </w:rPr>
        <w:instrText xml:space="preserve"> \* MERGEFORMAT </w:instrText>
      </w:r>
      <w:r w:rsidR="004C64D4" w:rsidRPr="00D56521">
        <w:rPr>
          <w:noProof/>
        </w:rPr>
      </w:r>
      <w:r w:rsidR="004C64D4" w:rsidRPr="00D56521">
        <w:rPr>
          <w:noProof/>
        </w:rPr>
        <w:fldChar w:fldCharType="separate"/>
      </w:r>
      <w:r w:rsidR="00832978">
        <w:rPr>
          <w:noProof/>
        </w:rPr>
        <w:t>C-9.7.1</w:t>
      </w:r>
      <w:r w:rsidR="004C64D4" w:rsidRPr="00D56521">
        <w:rPr>
          <w:noProof/>
        </w:rPr>
        <w:fldChar w:fldCharType="end"/>
      </w:r>
      <w:r w:rsidR="004C64D4" w:rsidRPr="00D56521">
        <w:rPr>
          <w:noProof/>
        </w:rPr>
        <w:t xml:space="preserve"> and </w:t>
      </w:r>
      <w:r w:rsidR="004C64D4" w:rsidRPr="00D56521">
        <w:rPr>
          <w:noProof/>
        </w:rPr>
        <w:fldChar w:fldCharType="begin"/>
      </w:r>
      <w:r w:rsidR="004C64D4" w:rsidRPr="00D56521">
        <w:rPr>
          <w:noProof/>
        </w:rPr>
        <w:instrText xml:space="preserve"> REF _Ref43155422 \n \h </w:instrText>
      </w:r>
      <w:r w:rsidR="004C64D4" w:rsidRPr="00D56521">
        <w:rPr>
          <w:noProof/>
        </w:rPr>
      </w:r>
      <w:r w:rsidR="004C64D4" w:rsidRPr="00D56521">
        <w:rPr>
          <w:noProof/>
        </w:rPr>
        <w:fldChar w:fldCharType="separate"/>
      </w:r>
      <w:r w:rsidR="00832978">
        <w:rPr>
          <w:noProof/>
        </w:rPr>
        <w:t>C-9.7.2</w:t>
      </w:r>
      <w:r w:rsidR="004C64D4" w:rsidRPr="00D56521">
        <w:rPr>
          <w:noProof/>
        </w:rPr>
        <w:fldChar w:fldCharType="end"/>
      </w:r>
      <w:r w:rsidR="004C64D4" w:rsidRPr="00D56521">
        <w:rPr>
          <w:noProof/>
        </w:rPr>
        <w:t>.</w:t>
      </w:r>
    </w:p>
    <w:p w14:paraId="4EF95557" w14:textId="41B71588" w:rsidR="004C64D4" w:rsidRPr="00D56521" w:rsidRDefault="005C568A" w:rsidP="00214B3A">
      <w:pPr>
        <w:pStyle w:val="Heading3"/>
        <w:rPr>
          <w:noProof/>
        </w:rPr>
      </w:pPr>
      <w:r>
        <w:rPr>
          <w:noProof/>
        </w:rPr>
        <w:t>Update Information</w:t>
      </w:r>
    </w:p>
    <w:p w14:paraId="4E4BBDA0" w14:textId="19561069" w:rsidR="004C64D4" w:rsidRPr="00D56521" w:rsidRDefault="004C64D4" w:rsidP="009B0403">
      <w:pPr>
        <w:spacing w:after="120" w:line="240" w:lineRule="auto"/>
        <w:jc w:val="both"/>
        <w:rPr>
          <w:noProof/>
        </w:rPr>
      </w:pPr>
      <w:commentRangeStart w:id="784"/>
      <w:commentRangeStart w:id="785"/>
      <w:commentRangeStart w:id="786"/>
      <w:r w:rsidRPr="00D56521">
        <w:rPr>
          <w:noProof/>
        </w:rPr>
        <w:t xml:space="preserve">The S-101 </w:t>
      </w:r>
      <w:r w:rsidR="009B0403" w:rsidRPr="00D56521">
        <w:rPr>
          <w:noProof/>
        </w:rPr>
        <w:t>F</w:t>
      </w:r>
      <w:r w:rsidRPr="00D56521">
        <w:rPr>
          <w:noProof/>
        </w:rPr>
        <w:t xml:space="preserve">eature </w:t>
      </w:r>
      <w:r w:rsidR="009B0403" w:rsidRPr="00D56521">
        <w:rPr>
          <w:noProof/>
        </w:rPr>
        <w:t>C</w:t>
      </w:r>
      <w:r w:rsidRPr="00D56521">
        <w:rPr>
          <w:noProof/>
        </w:rPr>
        <w:t xml:space="preserve">atalogue provides encoders with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that is used to represent a change to the information shown.</w:t>
      </w:r>
    </w:p>
    <w:p w14:paraId="5802743B" w14:textId="143FA114" w:rsidR="00776DD2" w:rsidRDefault="004C64D4" w:rsidP="009B0403">
      <w:pPr>
        <w:spacing w:after="120" w:line="240" w:lineRule="auto"/>
        <w:jc w:val="both"/>
        <w:rPr>
          <w:ins w:id="787" w:author="jonathan pritchard" w:date="2024-07-17T16:24:00Z" w16du:dateUtc="2024-07-17T15:24:00Z"/>
          <w:noProof/>
        </w:rPr>
      </w:pPr>
      <w:r w:rsidRPr="00D56521">
        <w:rPr>
          <w:noProof/>
        </w:rPr>
        <w:t>EXAMPLE:  The ENC update contains updates to various features that adjoined the feature th</w:t>
      </w:r>
      <w:r w:rsidR="009B0403" w:rsidRPr="00D56521">
        <w:rPr>
          <w:noProof/>
        </w:rPr>
        <w:t xml:space="preserve">at was actually updated. </w:t>
      </w:r>
      <w:r w:rsidRPr="00D56521">
        <w:rPr>
          <w:noProof/>
        </w:rPr>
        <w:t xml:space="preserve">In this case, the producer will use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to indicate the actual feature that was affected and a brief description of the changes.</w:t>
      </w:r>
      <w:commentRangeEnd w:id="784"/>
      <w:r w:rsidR="00776DD2">
        <w:rPr>
          <w:rStyle w:val="CommentReference"/>
        </w:rPr>
        <w:commentReference w:id="784"/>
      </w:r>
      <w:commentRangeEnd w:id="785"/>
      <w:r w:rsidR="00B022AA">
        <w:rPr>
          <w:rStyle w:val="CommentReference"/>
        </w:rPr>
        <w:commentReference w:id="785"/>
      </w:r>
      <w:commentRangeEnd w:id="786"/>
      <w:r w:rsidR="00397A11">
        <w:rPr>
          <w:rStyle w:val="CommentReference"/>
        </w:rPr>
        <w:commentReference w:id="786"/>
      </w:r>
    </w:p>
    <w:p w14:paraId="4B47C362" w14:textId="246DB2CB" w:rsidR="00397A11" w:rsidRPr="005C568A" w:rsidRDefault="00397A11" w:rsidP="009B0403">
      <w:pPr>
        <w:spacing w:after="120" w:line="240" w:lineRule="auto"/>
        <w:jc w:val="both"/>
        <w:rPr>
          <w:i/>
          <w:iCs/>
          <w:noProof/>
        </w:rPr>
      </w:pPr>
      <w:r w:rsidRPr="005C568A">
        <w:rPr>
          <w:i/>
          <w:iCs/>
          <w:noProof/>
        </w:rPr>
        <w:t>[Describe Update Information intention]</w:t>
      </w:r>
    </w:p>
    <w:p w14:paraId="57605055" w14:textId="033DD13F" w:rsidR="004C64D4" w:rsidRPr="00D56521" w:rsidRDefault="004C64D4" w:rsidP="00214B3A">
      <w:pPr>
        <w:pStyle w:val="Heading3"/>
        <w:rPr>
          <w:noProof/>
        </w:rPr>
      </w:pPr>
      <w:bookmarkStart w:id="788" w:name="_Ref43155422"/>
      <w:bookmarkStart w:id="789" w:name="_Toc144421282"/>
      <w:r w:rsidRPr="00D56521">
        <w:rPr>
          <w:noProof/>
        </w:rPr>
        <w:t>Manual updates</w:t>
      </w:r>
      <w:bookmarkEnd w:id="788"/>
      <w:bookmarkEnd w:id="789"/>
    </w:p>
    <w:p w14:paraId="24F69F60" w14:textId="04280207" w:rsidR="004C64D4" w:rsidRPr="00D56521" w:rsidRDefault="004C64D4" w:rsidP="009B0403">
      <w:pPr>
        <w:spacing w:after="120" w:line="240" w:lineRule="auto"/>
        <w:jc w:val="both"/>
        <w:rPr>
          <w:noProof/>
        </w:rPr>
      </w:pPr>
      <w:r w:rsidRPr="00D56521">
        <w:rPr>
          <w:noProof/>
        </w:rPr>
        <w:t xml:space="preserve">The manual updates </w:t>
      </w:r>
      <w:commentRangeStart w:id="790"/>
      <w:commentRangeStart w:id="791"/>
      <w:r w:rsidRPr="00D56521">
        <w:rPr>
          <w:noProof/>
        </w:rPr>
        <w:t xml:space="preserve">should </w:t>
      </w:r>
      <w:commentRangeEnd w:id="790"/>
      <w:r w:rsidR="00B022AA">
        <w:rPr>
          <w:rStyle w:val="CommentReference"/>
        </w:rPr>
        <w:commentReference w:id="790"/>
      </w:r>
      <w:commentRangeEnd w:id="791"/>
      <w:r w:rsidR="003839E3">
        <w:rPr>
          <w:rStyle w:val="CommentReference"/>
        </w:rPr>
        <w:commentReference w:id="791"/>
      </w:r>
      <w:r w:rsidRPr="00D56521">
        <w:rPr>
          <w:noProof/>
        </w:rPr>
        <w:t xml:space="preserve">be distinguishable from </w:t>
      </w:r>
      <w:r w:rsidR="009F2A8E" w:rsidRPr="00D56521">
        <w:rPr>
          <w:noProof/>
        </w:rPr>
        <w:t xml:space="preserve">official </w:t>
      </w:r>
      <w:r w:rsidRPr="00D56521">
        <w:rPr>
          <w:noProof/>
        </w:rPr>
        <w:t>information and its official updates.</w:t>
      </w:r>
    </w:p>
    <w:p w14:paraId="05CF681F" w14:textId="77777777" w:rsidR="009B0403" w:rsidRPr="00D56521" w:rsidRDefault="009B0403" w:rsidP="009B0403">
      <w:pPr>
        <w:spacing w:after="120" w:line="240" w:lineRule="auto"/>
        <w:jc w:val="both"/>
        <w:rPr>
          <w:noProof/>
        </w:rPr>
      </w:pPr>
    </w:p>
    <w:p w14:paraId="4A3A326D" w14:textId="4604F477" w:rsidR="00CE0733" w:rsidRPr="00D56521" w:rsidRDefault="00CE0733" w:rsidP="00214B3A">
      <w:pPr>
        <w:pStyle w:val="Heading2"/>
        <w:rPr>
          <w:noProof/>
        </w:rPr>
      </w:pPr>
      <w:bookmarkStart w:id="792" w:name="_Ref45240945"/>
      <w:bookmarkStart w:id="793" w:name="_Toc144421283"/>
      <w:commentRangeStart w:id="794"/>
      <w:commentRangeStart w:id="795"/>
      <w:r w:rsidRPr="00D56521">
        <w:rPr>
          <w:noProof/>
        </w:rPr>
        <w:t>Display functions</w:t>
      </w:r>
      <w:bookmarkEnd w:id="778"/>
      <w:bookmarkEnd w:id="792"/>
      <w:bookmarkEnd w:id="793"/>
      <w:commentRangeEnd w:id="794"/>
      <w:r w:rsidR="00F24086">
        <w:rPr>
          <w:rStyle w:val="CommentReference"/>
          <w:rFonts w:eastAsia="MS Mincho"/>
          <w:b w:val="0"/>
          <w:bCs w:val="0"/>
        </w:rPr>
        <w:commentReference w:id="794"/>
      </w:r>
      <w:commentRangeEnd w:id="795"/>
      <w:r w:rsidR="00E31B18">
        <w:rPr>
          <w:rStyle w:val="CommentReference"/>
          <w:rFonts w:eastAsia="MS Mincho"/>
          <w:b w:val="0"/>
          <w:bCs w:val="0"/>
        </w:rPr>
        <w:commentReference w:id="795"/>
      </w:r>
    </w:p>
    <w:p w14:paraId="043981D4" w14:textId="0975A0D1" w:rsidR="00AA714E" w:rsidRDefault="00AA714E" w:rsidP="009B0403">
      <w:pPr>
        <w:spacing w:after="120" w:line="240" w:lineRule="auto"/>
        <w:jc w:val="both"/>
        <w:rPr>
          <w:ins w:id="796" w:author="jonathan pritchard" w:date="2024-07-18T15:37:00Z" w16du:dateUtc="2024-07-18T14:37:00Z"/>
          <w:noProof/>
        </w:rPr>
      </w:pPr>
      <w:commentRangeStart w:id="797"/>
      <w:ins w:id="798" w:author="jonathan pritchard" w:date="2024-07-18T15:37:00Z" w16du:dateUtc="2024-07-18T14:37:00Z">
        <w:r>
          <w:rPr>
            <w:noProof/>
          </w:rPr>
          <w:t>The Portrayal Catalogue defines a number of Independent Mariner Selections and Conte</w:t>
        </w:r>
      </w:ins>
      <w:ins w:id="799" w:author="jonathan pritchard" w:date="2024-07-18T15:38:00Z" w16du:dateUtc="2024-07-18T14:38:00Z">
        <w:r>
          <w:rPr>
            <w:noProof/>
          </w:rPr>
          <w:t>xt Parameters. These must all be implemented and exposed to the end user through the user interface. Many of these may have been implemented for existing (S-57) ECDIS</w:t>
        </w:r>
      </w:ins>
      <w:ins w:id="800" w:author="jonathan pritchard" w:date="2024-07-18T15:40:00Z" w16du:dateUtc="2024-07-18T14:40:00Z">
        <w:r>
          <w:rPr>
            <w:noProof/>
          </w:rPr>
          <w:t xml:space="preserve">, for example Four Depth Shades, </w:t>
        </w:r>
      </w:ins>
      <w:ins w:id="801" w:author="jonathan pritchard" w:date="2024-07-18T15:41:00Z" w16du:dateUtc="2024-07-18T14:41:00Z">
        <w:r>
          <w:rPr>
            <w:noProof/>
          </w:rPr>
          <w:t>Contour Labels and viewing of Accuracy patterns. I</w:t>
        </w:r>
      </w:ins>
      <w:ins w:id="802" w:author="jonathan pritchard" w:date="2024-07-18T15:39:00Z" w16du:dateUtc="2024-07-18T14:39:00Z">
        <w:r>
          <w:rPr>
            <w:noProof/>
          </w:rPr>
          <w:t>mple</w:t>
        </w:r>
      </w:ins>
      <w:ins w:id="803" w:author="jonathan pritchard" w:date="2024-07-18T15:41:00Z" w16du:dateUtc="2024-07-18T14:41:00Z">
        <w:r>
          <w:rPr>
            <w:noProof/>
          </w:rPr>
          <w:t>m</w:t>
        </w:r>
      </w:ins>
      <w:ins w:id="804" w:author="jonathan pritchard" w:date="2024-07-18T15:39:00Z" w16du:dateUtc="2024-07-18T14:39:00Z">
        <w:r>
          <w:rPr>
            <w:noProof/>
          </w:rPr>
          <w:t xml:space="preserve">entation </w:t>
        </w:r>
      </w:ins>
      <w:ins w:id="805" w:author="jonathan pritchard" w:date="2024-07-18T15:38:00Z" w16du:dateUtc="2024-07-18T14:38:00Z">
        <w:r>
          <w:rPr>
            <w:noProof/>
          </w:rPr>
          <w:t>should therefore be harmonised</w:t>
        </w:r>
      </w:ins>
      <w:ins w:id="806" w:author="jonathan pritchard" w:date="2024-07-18T15:39:00Z" w16du:dateUtc="2024-07-18T14:39:00Z">
        <w:r>
          <w:rPr>
            <w:noProof/>
          </w:rPr>
          <w:t xml:space="preserve"> to provide a harmonised user interface. </w:t>
        </w:r>
      </w:ins>
      <w:commentRangeEnd w:id="797"/>
      <w:ins w:id="807" w:author="jonathan pritchard" w:date="2024-07-18T15:42:00Z" w16du:dateUtc="2024-07-18T14:42:00Z">
        <w:r>
          <w:rPr>
            <w:rStyle w:val="CommentReference"/>
          </w:rPr>
          <w:commentReference w:id="797"/>
        </w:r>
      </w:ins>
    </w:p>
    <w:p w14:paraId="43A8AAE8" w14:textId="4F4BD61F" w:rsidR="003B02BE" w:rsidRPr="00DD654C" w:rsidRDefault="003B02BE" w:rsidP="003B02BE">
      <w:pPr>
        <w:spacing w:after="120" w:line="240" w:lineRule="auto"/>
        <w:jc w:val="both"/>
        <w:rPr>
          <w:ins w:id="808" w:author="jonathan pritchard" w:date="2024-07-17T16:54:00Z" w16du:dateUtc="2024-07-17T15:54:00Z"/>
          <w:i/>
          <w:iCs/>
          <w:noProof/>
        </w:rPr>
      </w:pPr>
      <w:ins w:id="809" w:author="jonathan pritchard" w:date="2024-07-17T16:56:00Z" w16du:dateUtc="2024-07-17T15:56:00Z">
        <w:r w:rsidRPr="00DD654C">
          <w:rPr>
            <w:i/>
            <w:iCs/>
            <w:noProof/>
          </w:rPr>
          <w:t>[164 tests</w:t>
        </w:r>
      </w:ins>
      <w:ins w:id="810" w:author="jonathan pritchard" w:date="2024-07-18T15:40:00Z" w16du:dateUtc="2024-07-18T14:40:00Z">
        <w:r w:rsidR="00AA714E" w:rsidRPr="00DD654C">
          <w:rPr>
            <w:i/>
            <w:iCs/>
            <w:noProof/>
          </w:rPr>
          <w:t xml:space="preserve"> for this clause?</w:t>
        </w:r>
      </w:ins>
      <w:ins w:id="811" w:author="jonathan pritchard" w:date="2024-07-17T16:56:00Z" w16du:dateUtc="2024-07-17T15:56:00Z">
        <w:r w:rsidRPr="00DD654C">
          <w:rPr>
            <w:i/>
            <w:iCs/>
            <w:noProof/>
          </w:rPr>
          <w:t>]</w:t>
        </w:r>
      </w:ins>
    </w:p>
    <w:p w14:paraId="5691A282" w14:textId="77777777" w:rsidR="00702918" w:rsidRPr="00D56521" w:rsidRDefault="00702918" w:rsidP="00FE0DAE">
      <w:pPr>
        <w:spacing w:after="120" w:line="240" w:lineRule="auto"/>
        <w:jc w:val="both"/>
      </w:pPr>
    </w:p>
    <w:p w14:paraId="0D05C4BD" w14:textId="36521834" w:rsidR="000002BE" w:rsidRPr="00D56521" w:rsidRDefault="000002BE" w:rsidP="00BE68E8">
      <w:pPr>
        <w:pStyle w:val="Heading1"/>
      </w:pPr>
      <w:bookmarkStart w:id="812" w:name="_Toc46655801"/>
      <w:bookmarkStart w:id="813" w:name="_Toc46659185"/>
      <w:bookmarkStart w:id="814" w:name="_Toc46659364"/>
      <w:bookmarkStart w:id="815" w:name="_Toc47457004"/>
      <w:bookmarkStart w:id="816" w:name="_Toc47574675"/>
      <w:bookmarkStart w:id="817" w:name="_Toc47618735"/>
      <w:bookmarkStart w:id="818" w:name="_Toc47651153"/>
      <w:bookmarkStart w:id="819" w:name="_Toc47708078"/>
      <w:bookmarkStart w:id="820" w:name="_Toc47708340"/>
      <w:bookmarkStart w:id="821" w:name="_Toc47708574"/>
      <w:bookmarkStart w:id="822" w:name="_Toc47711981"/>
      <w:bookmarkStart w:id="823" w:name="_Toc46655802"/>
      <w:bookmarkStart w:id="824" w:name="_Toc46659186"/>
      <w:bookmarkStart w:id="825" w:name="_Toc46659365"/>
      <w:bookmarkStart w:id="826" w:name="_Toc47457005"/>
      <w:bookmarkStart w:id="827" w:name="_Toc47574676"/>
      <w:bookmarkStart w:id="828" w:name="_Toc47618736"/>
      <w:bookmarkStart w:id="829" w:name="_Toc47651154"/>
      <w:bookmarkStart w:id="830" w:name="_Toc47708079"/>
      <w:bookmarkStart w:id="831" w:name="_Toc47708341"/>
      <w:bookmarkStart w:id="832" w:name="_Toc47708575"/>
      <w:bookmarkStart w:id="833" w:name="_Toc47711982"/>
      <w:bookmarkStart w:id="834" w:name="_Toc46655803"/>
      <w:bookmarkStart w:id="835" w:name="_Toc46659187"/>
      <w:bookmarkStart w:id="836" w:name="_Toc46659366"/>
      <w:bookmarkStart w:id="837" w:name="_Toc47457006"/>
      <w:bookmarkStart w:id="838" w:name="_Toc47574677"/>
      <w:bookmarkStart w:id="839" w:name="_Toc47618737"/>
      <w:bookmarkStart w:id="840" w:name="_Toc47651155"/>
      <w:bookmarkStart w:id="841" w:name="_Toc47708080"/>
      <w:bookmarkStart w:id="842" w:name="_Toc47708342"/>
      <w:bookmarkStart w:id="843" w:name="_Toc47708576"/>
      <w:bookmarkStart w:id="844" w:name="_Toc47711983"/>
      <w:bookmarkStart w:id="845" w:name="_Toc144421284"/>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r w:rsidRPr="00D56521">
        <w:t>General Rules for Symbols and Text</w:t>
      </w:r>
      <w:bookmarkEnd w:id="845"/>
    </w:p>
    <w:p w14:paraId="31594813" w14:textId="77777777" w:rsidR="000002BE" w:rsidRPr="00D56521" w:rsidRDefault="000002BE" w:rsidP="00214B3A">
      <w:pPr>
        <w:pStyle w:val="Heading2"/>
        <w:rPr>
          <w:noProof/>
        </w:rPr>
      </w:pPr>
      <w:bookmarkStart w:id="846" w:name="_Ref49475956"/>
      <w:bookmarkStart w:id="847" w:name="_Toc144421285"/>
      <w:r w:rsidRPr="00D56521">
        <w:rPr>
          <w:noProof/>
        </w:rPr>
        <w:t>Symbol Specifications</w:t>
      </w:r>
      <w:bookmarkEnd w:id="846"/>
      <w:bookmarkEnd w:id="847"/>
    </w:p>
    <w:p w14:paraId="492ECA55" w14:textId="377D3014" w:rsidR="000002BE" w:rsidRPr="00D56521" w:rsidRDefault="000002BE" w:rsidP="003B31CC">
      <w:pPr>
        <w:spacing w:after="120" w:line="240" w:lineRule="auto"/>
        <w:jc w:val="both"/>
        <w:rPr>
          <w:noProof/>
        </w:rPr>
      </w:pPr>
      <w:r w:rsidRPr="00D56521">
        <w:rPr>
          <w:noProof/>
        </w:rPr>
        <w:t>All symbols are specified in the Portrayal Catalogue for the respective Product Specifications</w:t>
      </w:r>
      <w:r w:rsidR="00D957CD" w:rsidRPr="00D56521">
        <w:rPr>
          <w:noProof/>
        </w:rPr>
        <w:t xml:space="preserve"> and are defined according to </w:t>
      </w:r>
      <w:r w:rsidR="00D957CD" w:rsidRPr="005C568A">
        <w:rPr>
          <w:noProof/>
        </w:rPr>
        <w:t xml:space="preserve">S-100 Part 9 appendix </w:t>
      </w:r>
      <w:r w:rsidR="002F3CE7" w:rsidRPr="005C568A">
        <w:rPr>
          <w:noProof/>
        </w:rPr>
        <w:t>B</w:t>
      </w:r>
      <w:r w:rsidR="00163B19" w:rsidRPr="005C568A">
        <w:rPr>
          <w:noProof/>
        </w:rPr>
        <w:t>.</w:t>
      </w:r>
    </w:p>
    <w:p w14:paraId="2314F905" w14:textId="1872BA98" w:rsidR="000002BE" w:rsidRPr="00D56521" w:rsidRDefault="000002BE" w:rsidP="003B31CC">
      <w:pPr>
        <w:spacing w:after="120" w:line="240" w:lineRule="auto"/>
        <w:jc w:val="both"/>
        <w:rPr>
          <w:noProof/>
        </w:rPr>
      </w:pPr>
      <w:r w:rsidRPr="00D56521">
        <w:rPr>
          <w:noProof/>
        </w:rPr>
        <w:t>Some feature classes do not have a symbol (</w:t>
      </w:r>
      <w:r w:rsidR="0064536C" w:rsidRPr="00D56521">
        <w:rPr>
          <w:noProof/>
        </w:rPr>
        <w:t>f</w:t>
      </w:r>
      <w:r w:rsidRPr="00D56521">
        <w:rPr>
          <w:noProof/>
        </w:rPr>
        <w:t xml:space="preserve">or example, territorial sea). Such "no symbol" </w:t>
      </w:r>
      <w:r w:rsidR="003B31CC" w:rsidRPr="00D56521">
        <w:rPr>
          <w:noProof/>
        </w:rPr>
        <w:t>features</w:t>
      </w:r>
      <w:r w:rsidRPr="00D56521">
        <w:rPr>
          <w:noProof/>
        </w:rPr>
        <w:t xml:space="preserve"> may be picked up by cursor interrogation of the area.</w:t>
      </w:r>
    </w:p>
    <w:p w14:paraId="3F4D54E8" w14:textId="0663B543" w:rsidR="000002BE" w:rsidRPr="00D56521" w:rsidRDefault="000002BE" w:rsidP="003B31CC">
      <w:pPr>
        <w:spacing w:after="120" w:line="240" w:lineRule="auto"/>
        <w:jc w:val="both"/>
        <w:rPr>
          <w:noProof/>
        </w:rPr>
      </w:pPr>
      <w:r w:rsidRPr="00D56521">
        <w:rPr>
          <w:noProof/>
        </w:rPr>
        <w:t>Some features are symbolised differently depending on circumstances (for example the symbol for a contour depends on whether it is the safety contour)</w:t>
      </w:r>
      <w:r w:rsidR="007B6F32" w:rsidRPr="00D56521">
        <w:rPr>
          <w:noProof/>
        </w:rPr>
        <w:t>.</w:t>
      </w:r>
    </w:p>
    <w:p w14:paraId="046D1D68" w14:textId="77777777" w:rsidR="003B31CC" w:rsidRPr="00D56521" w:rsidRDefault="003B31CC" w:rsidP="003B31CC">
      <w:pPr>
        <w:spacing w:after="120" w:line="240" w:lineRule="auto"/>
        <w:jc w:val="both"/>
        <w:rPr>
          <w:noProof/>
        </w:rPr>
      </w:pPr>
    </w:p>
    <w:p w14:paraId="14BF1815" w14:textId="714AED14" w:rsidR="000002BE" w:rsidRPr="00D56521" w:rsidRDefault="00AA714E" w:rsidP="00214B3A">
      <w:pPr>
        <w:pStyle w:val="Heading2"/>
        <w:rPr>
          <w:noProof/>
        </w:rPr>
      </w:pPr>
      <w:bookmarkStart w:id="848" w:name="_Ref49261612"/>
      <w:bookmarkStart w:id="849" w:name="_Toc144421286"/>
      <w:r>
        <w:rPr>
          <w:noProof/>
        </w:rPr>
        <w:lastRenderedPageBreak/>
        <w:t>R</w:t>
      </w:r>
      <w:r w:rsidR="006C24DF" w:rsidRPr="00D56521">
        <w:rPr>
          <w:noProof/>
        </w:rPr>
        <w:t xml:space="preserve">eproduction </w:t>
      </w:r>
      <w:r w:rsidR="000002BE" w:rsidRPr="00D56521">
        <w:rPr>
          <w:noProof/>
        </w:rPr>
        <w:t>of lines, symbols</w:t>
      </w:r>
      <w:r w:rsidR="006C24DF" w:rsidRPr="00D56521">
        <w:rPr>
          <w:noProof/>
        </w:rPr>
        <w:t xml:space="preserve"> and </w:t>
      </w:r>
      <w:r w:rsidR="000002BE" w:rsidRPr="00D56521">
        <w:rPr>
          <w:noProof/>
        </w:rPr>
        <w:t>text</w:t>
      </w:r>
      <w:bookmarkEnd w:id="848"/>
      <w:bookmarkEnd w:id="849"/>
      <w:ins w:id="850" w:author="jonathan pritchard" w:date="2024-07-17T17:02:00Z" w16du:dateUtc="2024-07-17T16:02:00Z">
        <w:r w:rsidR="003B02BE">
          <w:rPr>
            <w:noProof/>
          </w:rPr>
          <w:t xml:space="preserve"> </w:t>
        </w:r>
      </w:ins>
    </w:p>
    <w:p w14:paraId="1EBBC62A" w14:textId="7C446DD6" w:rsidR="0057617F" w:rsidRPr="00D56521" w:rsidRDefault="0057617F" w:rsidP="00214B3A">
      <w:pPr>
        <w:pStyle w:val="Heading3"/>
      </w:pPr>
      <w:bookmarkStart w:id="851" w:name="_Toc144421287"/>
      <w:r w:rsidRPr="00D56521">
        <w:t xml:space="preserve">Introduction </w:t>
      </w:r>
      <w:r w:rsidR="00AA714E">
        <w:t>[I</w:t>
      </w:r>
      <w:r w:rsidRPr="00D56521">
        <w:t>nformative</w:t>
      </w:r>
      <w:r w:rsidR="00AA714E">
        <w:t>]</w:t>
      </w:r>
      <w:bookmarkEnd w:id="851"/>
    </w:p>
    <w:p w14:paraId="0850FA0D" w14:textId="77777777" w:rsidR="00CE4EA0" w:rsidRPr="00D56521" w:rsidRDefault="0057617F" w:rsidP="003B31CC">
      <w:pPr>
        <w:spacing w:after="120" w:line="240" w:lineRule="auto"/>
        <w:jc w:val="both"/>
        <w:rPr>
          <w:noProof/>
        </w:rPr>
      </w:pPr>
      <w:r w:rsidRPr="00D56521">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56521" w:rsidRDefault="0057617F" w:rsidP="003B31CC">
      <w:pPr>
        <w:spacing w:after="120" w:line="240" w:lineRule="auto"/>
        <w:jc w:val="both"/>
        <w:rPr>
          <w:noProof/>
        </w:rPr>
      </w:pPr>
      <w:r w:rsidRPr="00D56521">
        <w:rPr>
          <w:noProof/>
        </w:rPr>
        <w:t xml:space="preserve">Human factors experts </w:t>
      </w:r>
      <w:r w:rsidR="00DD1E0E" w:rsidRPr="00D56521">
        <w:rPr>
          <w:noProof/>
        </w:rPr>
        <w:t xml:space="preserve">recommend </w:t>
      </w:r>
      <w:r w:rsidRPr="00D56521">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56521" w:rsidRDefault="00CE4EA0" w:rsidP="003B31CC">
      <w:pPr>
        <w:spacing w:after="120" w:line="240" w:lineRule="auto"/>
        <w:jc w:val="both"/>
        <w:rPr>
          <w:noProof/>
        </w:rPr>
      </w:pPr>
      <w:r w:rsidRPr="00D56521">
        <w:rPr>
          <w:noProof/>
        </w:rPr>
        <w:t xml:space="preserve">For clear representation, symbols require a minimum number of screen units (pixels), depending on their complexity. A simple chart symbol of </w:t>
      </w:r>
      <w:r w:rsidR="00EF20F6" w:rsidRPr="00D56521">
        <w:rPr>
          <w:noProof/>
        </w:rPr>
        <w:t>height</w:t>
      </w:r>
      <w:r w:rsidRPr="00D56521">
        <w:rPr>
          <w:noProof/>
        </w:rPr>
        <w:t xml:space="preserve"> 4mm should extend </w:t>
      </w:r>
      <w:r w:rsidR="00ED17BE" w:rsidRPr="00D56521">
        <w:rPr>
          <w:noProof/>
        </w:rPr>
        <w:t>at least</w:t>
      </w:r>
      <w:r w:rsidR="00EF20F6" w:rsidRPr="00D56521">
        <w:rPr>
          <w:noProof/>
        </w:rPr>
        <w:t xml:space="preserve"> </w:t>
      </w:r>
      <w:r w:rsidRPr="00D56521">
        <w:rPr>
          <w:noProof/>
        </w:rPr>
        <w:t xml:space="preserve">13 pixels for a screen that </w:t>
      </w:r>
      <w:r w:rsidR="005C43B2" w:rsidRPr="00D56521">
        <w:rPr>
          <w:noProof/>
        </w:rPr>
        <w:t xml:space="preserve">just </w:t>
      </w:r>
      <w:r w:rsidRPr="00D56521">
        <w:rPr>
          <w:noProof/>
        </w:rPr>
        <w:t xml:space="preserve">meets the </w:t>
      </w:r>
      <w:r w:rsidR="00EF20F6" w:rsidRPr="00D56521">
        <w:rPr>
          <w:noProof/>
        </w:rPr>
        <w:t>current</w:t>
      </w:r>
      <w:r w:rsidRPr="00D56521">
        <w:rPr>
          <w:noProof/>
        </w:rPr>
        <w:t xml:space="preserve"> minimum standards for chart display size and resolution</w:t>
      </w:r>
      <w:r w:rsidR="00EF20F6" w:rsidRPr="00D56521">
        <w:rPr>
          <w:noProof/>
        </w:rPr>
        <w:t xml:space="preserve"> (clause </w:t>
      </w:r>
      <w:r w:rsidR="00EF20F6" w:rsidRPr="00D56521">
        <w:rPr>
          <w:noProof/>
        </w:rPr>
        <w:fldChar w:fldCharType="begin"/>
      </w:r>
      <w:r w:rsidR="00EF20F6" w:rsidRPr="00D56521">
        <w:rPr>
          <w:noProof/>
        </w:rPr>
        <w:instrText xml:space="preserve"> REF _Ref47552331 \r \h </w:instrText>
      </w:r>
      <w:r w:rsidR="003B31CC" w:rsidRPr="00D56521">
        <w:rPr>
          <w:noProof/>
        </w:rPr>
        <w:instrText xml:space="preserve"> \* MERGEFORMAT </w:instrText>
      </w:r>
      <w:r w:rsidR="00EF20F6" w:rsidRPr="00D56521">
        <w:rPr>
          <w:noProof/>
        </w:rPr>
      </w:r>
      <w:r w:rsidR="00EF20F6" w:rsidRPr="00D56521">
        <w:rPr>
          <w:noProof/>
        </w:rPr>
        <w:fldChar w:fldCharType="separate"/>
      </w:r>
      <w:r w:rsidR="00832978">
        <w:rPr>
          <w:noProof/>
        </w:rPr>
        <w:t>C-20.1</w:t>
      </w:r>
      <w:r w:rsidR="00EF20F6" w:rsidRPr="00D56521">
        <w:rPr>
          <w:noProof/>
        </w:rPr>
        <w:fldChar w:fldCharType="end"/>
      </w:r>
      <w:r w:rsidR="00EF20F6" w:rsidRPr="00D56521">
        <w:rPr>
          <w:noProof/>
        </w:rPr>
        <w:t>)</w:t>
      </w:r>
      <w:r w:rsidRPr="00D56521">
        <w:rPr>
          <w:noProof/>
        </w:rPr>
        <w:t>.</w:t>
      </w:r>
    </w:p>
    <w:p w14:paraId="27621210" w14:textId="39EBE816" w:rsidR="008A2A98" w:rsidRPr="00D56521" w:rsidRDefault="008A2A98" w:rsidP="003B31CC">
      <w:pPr>
        <w:spacing w:after="120" w:line="240" w:lineRule="auto"/>
        <w:jc w:val="both"/>
      </w:pPr>
      <w:r w:rsidRPr="00D56521">
        <w:t>The minimum resolution is defined by IEC 61174 and/or IEC 62288</w:t>
      </w:r>
      <w:r w:rsidR="00F26A0C" w:rsidRPr="00D56521">
        <w:t>.</w:t>
      </w:r>
    </w:p>
    <w:p w14:paraId="670F2D6F" w14:textId="611C4FEC" w:rsidR="0057617F" w:rsidRPr="00D56521" w:rsidRDefault="007764D1" w:rsidP="00214B3A">
      <w:pPr>
        <w:pStyle w:val="Heading3"/>
      </w:pPr>
      <w:bookmarkStart w:id="852" w:name="_Ref49150167"/>
      <w:bookmarkStart w:id="853" w:name="_Toc144421288"/>
      <w:commentRangeStart w:id="854"/>
      <w:r>
        <w:t>Minimum Requirement</w:t>
      </w:r>
      <w:r w:rsidRPr="00D56521">
        <w:t xml:space="preserve"> </w:t>
      </w:r>
      <w:r w:rsidR="0057617F" w:rsidRPr="00D56521">
        <w:t>for size and resolution</w:t>
      </w:r>
      <w:bookmarkEnd w:id="852"/>
      <w:bookmarkEnd w:id="853"/>
      <w:ins w:id="855" w:author="jonathan pritchard" w:date="2024-07-17T17:02:00Z" w16du:dateUtc="2024-07-17T16:02:00Z">
        <w:r w:rsidR="003B02BE">
          <w:t xml:space="preserve"> </w:t>
        </w:r>
      </w:ins>
      <w:commentRangeEnd w:id="854"/>
      <w:ins w:id="856" w:author="jonathan pritchard" w:date="2024-07-18T15:43:00Z" w16du:dateUtc="2024-07-18T14:43:00Z">
        <w:r w:rsidR="000D1BBD">
          <w:rPr>
            <w:rStyle w:val="CommentReference"/>
            <w:b w:val="0"/>
            <w:bCs w:val="0"/>
          </w:rPr>
          <w:commentReference w:id="854"/>
        </w:r>
      </w:ins>
    </w:p>
    <w:p w14:paraId="6EE48F74" w14:textId="47B58C67" w:rsidR="0057617F" w:rsidRPr="00D56521" w:rsidRDefault="006C24DF" w:rsidP="00F26A0C">
      <w:pPr>
        <w:spacing w:after="120" w:line="240" w:lineRule="auto"/>
        <w:jc w:val="both"/>
        <w:rPr>
          <w:noProof/>
        </w:rPr>
      </w:pPr>
      <w:r w:rsidRPr="00D56521">
        <w:rPr>
          <w:noProof/>
        </w:rPr>
        <w:t>Lines, s</w:t>
      </w:r>
      <w:r w:rsidR="007B6F32" w:rsidRPr="00D56521">
        <w:rPr>
          <w:noProof/>
        </w:rPr>
        <w:t>ymbols and text should be large enough that they can be easily interpreted at the operational viewing distance.</w:t>
      </w:r>
      <w:r w:rsidR="00F9629F" w:rsidRPr="00D56521">
        <w:t xml:space="preserve"> </w:t>
      </w:r>
      <w:r w:rsidR="00F9629F" w:rsidRPr="00D56521">
        <w:rPr>
          <w:noProof/>
        </w:rPr>
        <w:t>Also, for clear representation, symbols require a minimum number of screen units (pixels), depending on their complexity. Th</w:t>
      </w:r>
      <w:r w:rsidR="00E4155F" w:rsidRPr="00D56521">
        <w:rPr>
          <w:noProof/>
        </w:rPr>
        <w:t>e ensuing requirements for size in absolute and pixel terms are described in this clause.</w:t>
      </w:r>
      <w:ins w:id="857" w:author="jonathan pritchard" w:date="2024-07-17T17:16:00Z" w16du:dateUtc="2024-07-17T16:16:00Z">
        <w:r w:rsidR="00BA014B">
          <w:rPr>
            <w:noProof/>
          </w:rPr>
          <w:t xml:space="preserve"> [this is PS developer?]</w:t>
        </w:r>
      </w:ins>
    </w:p>
    <w:p w14:paraId="3869EDC9" w14:textId="023CFEA5" w:rsidR="005C5BBE" w:rsidRPr="00D56521" w:rsidRDefault="005C5BBE" w:rsidP="00F26A0C">
      <w:pPr>
        <w:spacing w:after="120" w:line="240" w:lineRule="auto"/>
        <w:jc w:val="both"/>
        <w:rPr>
          <w:noProof/>
        </w:rPr>
      </w:pPr>
      <w:r w:rsidRPr="00D56521">
        <w:rPr>
          <w:noProof/>
        </w:rPr>
        <w:t xml:space="preserve">The minimum sizes for all symbols </w:t>
      </w:r>
      <w:del w:id="858" w:author="jonathan pritchard" w:date="2024-07-17T17:05:00Z" w16du:dateUtc="2024-07-17T16:05:00Z">
        <w:r w:rsidRPr="00D56521" w:rsidDel="007764D1">
          <w:rPr>
            <w:noProof/>
          </w:rPr>
          <w:delText xml:space="preserve">should </w:delText>
        </w:r>
      </w:del>
      <w:ins w:id="859" w:author="jonathan pritchard" w:date="2024-07-17T17:05:00Z" w16du:dateUtc="2024-07-17T16:05:00Z">
        <w:r w:rsidR="007764D1">
          <w:rPr>
            <w:noProof/>
          </w:rPr>
          <w:t>must</w:t>
        </w:r>
        <w:r w:rsidR="007764D1" w:rsidRPr="00D56521">
          <w:rPr>
            <w:noProof/>
          </w:rPr>
          <w:t xml:space="preserve"> </w:t>
        </w:r>
      </w:ins>
      <w:r w:rsidRPr="00D56521">
        <w:rPr>
          <w:noProof/>
        </w:rPr>
        <w:t xml:space="preserve">be as </w:t>
      </w:r>
      <w:del w:id="860" w:author="jonathan pritchard" w:date="2024-07-17T17:06:00Z" w16du:dateUtc="2024-07-17T16:06:00Z">
        <w:r w:rsidRPr="00D56521" w:rsidDel="007764D1">
          <w:rPr>
            <w:noProof/>
          </w:rPr>
          <w:delText xml:space="preserve">shown </w:delText>
        </w:r>
      </w:del>
      <w:ins w:id="861" w:author="jonathan pritchard" w:date="2024-07-17T17:06:00Z" w16du:dateUtc="2024-07-17T16:06:00Z">
        <w:r w:rsidR="007764D1">
          <w:rPr>
            <w:noProof/>
          </w:rPr>
          <w:t>defined</w:t>
        </w:r>
        <w:r w:rsidR="007764D1" w:rsidRPr="00D56521">
          <w:rPr>
            <w:noProof/>
          </w:rPr>
          <w:t xml:space="preserve"> </w:t>
        </w:r>
      </w:ins>
      <w:r w:rsidRPr="00D56521">
        <w:rPr>
          <w:noProof/>
        </w:rPr>
        <w:t xml:space="preserve">in the </w:t>
      </w:r>
      <w:r w:rsidR="00F26A0C" w:rsidRPr="00D56521">
        <w:rPr>
          <w:noProof/>
        </w:rPr>
        <w:t>P</w:t>
      </w:r>
      <w:r w:rsidRPr="00D56521">
        <w:rPr>
          <w:noProof/>
        </w:rPr>
        <w:t xml:space="preserve">ortrayal </w:t>
      </w:r>
      <w:r w:rsidR="00F26A0C" w:rsidRPr="00D56521">
        <w:rPr>
          <w:noProof/>
        </w:rPr>
        <w:t>C</w:t>
      </w:r>
      <w:r w:rsidRPr="00D56521">
        <w:rPr>
          <w:noProof/>
        </w:rPr>
        <w:t>atalogue.</w:t>
      </w:r>
    </w:p>
    <w:p w14:paraId="6DFE20BE" w14:textId="3C231A50" w:rsidR="007B6F32" w:rsidRPr="00D56521" w:rsidRDefault="007B6F32" w:rsidP="00F26A0C">
      <w:pPr>
        <w:spacing w:after="120" w:line="240" w:lineRule="auto"/>
        <w:jc w:val="both"/>
        <w:rPr>
          <w:noProof/>
        </w:rPr>
      </w:pPr>
      <w:r w:rsidRPr="00D56521">
        <w:rPr>
          <w:noProof/>
        </w:rPr>
        <w:t xml:space="preserve">Enough "picture units" (pixels) must be used to draw small features and symbols clearly and allow viewers to distinguish similar symbols. </w:t>
      </w:r>
      <w:r w:rsidR="007E041F" w:rsidRPr="00D56521">
        <w:rPr>
          <w:noProof/>
        </w:rPr>
        <w:t xml:space="preserve"> </w:t>
      </w:r>
      <w:r w:rsidRPr="00D56521">
        <w:rPr>
          <w:noProof/>
        </w:rPr>
        <w:t xml:space="preserve">Symbols </w:t>
      </w:r>
      <w:del w:id="862" w:author="jonathan pritchard" w:date="2024-07-17T17:07:00Z" w16du:dateUtc="2024-07-17T16:07:00Z">
        <w:r w:rsidRPr="00D56521" w:rsidDel="007764D1">
          <w:rPr>
            <w:noProof/>
          </w:rPr>
          <w:delText xml:space="preserve">should </w:delText>
        </w:r>
      </w:del>
      <w:ins w:id="863" w:author="jonathan pritchard" w:date="2024-07-17T17:07:00Z" w16du:dateUtc="2024-07-17T16:07:00Z">
        <w:r w:rsidR="007764D1">
          <w:rPr>
            <w:noProof/>
          </w:rPr>
          <w:t>must</w:t>
        </w:r>
        <w:r w:rsidR="007764D1" w:rsidRPr="00D56521">
          <w:rPr>
            <w:noProof/>
          </w:rPr>
          <w:t xml:space="preserve"> </w:t>
        </w:r>
      </w:ins>
      <w:r w:rsidR="007E041F" w:rsidRPr="00D56521">
        <w:rPr>
          <w:noProof/>
        </w:rPr>
        <w:t xml:space="preserve">therefore </w:t>
      </w:r>
      <w:r w:rsidRPr="00D56521">
        <w:rPr>
          <w:noProof/>
        </w:rPr>
        <w:t>always be drawn with at least the same number of pixels as are required to draw the symbol at the size defined in the Portrayal Catalogue for the minimum resolution and minimum chart display area.</w:t>
      </w:r>
    </w:p>
    <w:p w14:paraId="0A984587" w14:textId="60E4346A" w:rsidR="005612DD" w:rsidRPr="00D56521" w:rsidRDefault="005612DD" w:rsidP="00F26A0C">
      <w:pPr>
        <w:spacing w:after="120" w:line="240" w:lineRule="auto"/>
        <w:jc w:val="both"/>
        <w:rPr>
          <w:noProof/>
        </w:rPr>
      </w:pPr>
      <w:r w:rsidRPr="00D56521">
        <w:rPr>
          <w:noProof/>
        </w:rPr>
        <w:t>NOTE (informative): This requirement means the minimum height in pixels of a symbol is: (symbol height in mm) divided by the "pixel size" for the minimum size chart display</w:t>
      </w:r>
      <w:r w:rsidR="00A83A93" w:rsidRPr="00D56521">
        <w:rPr>
          <w:noProof/>
        </w:rPr>
        <w:t xml:space="preserve"> (see clause </w:t>
      </w:r>
      <w:r w:rsidR="00A83A93" w:rsidRPr="00D56521">
        <w:rPr>
          <w:noProof/>
        </w:rPr>
        <w:fldChar w:fldCharType="begin"/>
      </w:r>
      <w:r w:rsidR="00A83A93" w:rsidRPr="00D56521">
        <w:rPr>
          <w:noProof/>
        </w:rPr>
        <w:instrText xml:space="preserve"> REF _Ref47552325 \r \h </w:instrText>
      </w:r>
      <w:r w:rsidR="00F26A0C" w:rsidRPr="00D56521">
        <w:rPr>
          <w:noProof/>
        </w:rPr>
        <w:instrText xml:space="preserve"> \* MERGEFORMAT </w:instrText>
      </w:r>
      <w:r w:rsidR="00A83A93" w:rsidRPr="00D56521">
        <w:rPr>
          <w:noProof/>
        </w:rPr>
      </w:r>
      <w:r w:rsidR="00A83A93" w:rsidRPr="00D56521">
        <w:rPr>
          <w:noProof/>
        </w:rPr>
        <w:fldChar w:fldCharType="separate"/>
      </w:r>
      <w:r w:rsidR="00832978">
        <w:rPr>
          <w:noProof/>
        </w:rPr>
        <w:t>C-20.1</w:t>
      </w:r>
      <w:r w:rsidR="00A83A93" w:rsidRPr="00D56521">
        <w:rPr>
          <w:noProof/>
        </w:rPr>
        <w:fldChar w:fldCharType="end"/>
      </w:r>
      <w:r w:rsidR="00A83A93" w:rsidRPr="00D56521">
        <w:rPr>
          <w:noProof/>
        </w:rPr>
        <w:t>).</w:t>
      </w:r>
    </w:p>
    <w:p w14:paraId="22C9C83A" w14:textId="5894D79E" w:rsidR="00C90427" w:rsidRPr="00D56521" w:rsidRDefault="00C90427" w:rsidP="00F26A0C">
      <w:pPr>
        <w:spacing w:after="120" w:line="240" w:lineRule="auto"/>
        <w:jc w:val="both"/>
        <w:rPr>
          <w:noProof/>
        </w:rPr>
      </w:pPr>
      <w:r w:rsidRPr="00D56521">
        <w:rPr>
          <w:noProof/>
        </w:rPr>
        <w:t>The CHKSYM01 symbol may be used for comparison; this symbol should measure 5mm</w:t>
      </w:r>
      <w:r w:rsidRPr="00D56521">
        <w:rPr>
          <w:rFonts w:cs="Arial"/>
          <w:noProof/>
        </w:rPr>
        <w:t>×</w:t>
      </w:r>
      <w:r w:rsidRPr="00D56521">
        <w:rPr>
          <w:noProof/>
        </w:rPr>
        <w:t>5mm when displayed at its nominal size (</w:t>
      </w:r>
      <w:r w:rsidR="009563D7" w:rsidRPr="00D56521">
        <w:rPr>
          <w:noProof/>
        </w:rPr>
        <w:t>that is</w:t>
      </w:r>
      <w:r w:rsidRPr="00D56521">
        <w:rPr>
          <w:noProof/>
        </w:rPr>
        <w:t>, scaled to 100%), within the tolerance specified by the IEC testing standard (recommended tolerance: 1 physical pixel width in each of the X and Y dimensions).</w:t>
      </w:r>
    </w:p>
    <w:p w14:paraId="0F148F4A" w14:textId="14E53E0B" w:rsidR="00C90427" w:rsidRDefault="00C90427" w:rsidP="00F26A0C">
      <w:pPr>
        <w:spacing w:after="120" w:line="240" w:lineRule="auto"/>
        <w:jc w:val="both"/>
        <w:rPr>
          <w:ins w:id="864" w:author="jonathan pritchard" w:date="2024-07-17T17:17:00Z" w16du:dateUtc="2024-07-17T16:17:00Z"/>
          <w:noProof/>
        </w:rPr>
      </w:pPr>
      <w:r w:rsidRPr="00D56521">
        <w:rPr>
          <w:noProof/>
        </w:rPr>
        <w:t>Since the CHKSYM01 symbol is quite small for the purpose of on-site system configuration by ordinary users, manufacturers may use an enlarged version or an equivalent method for that purpose.</w:t>
      </w:r>
    </w:p>
    <w:p w14:paraId="04E66076" w14:textId="6EBE46F2" w:rsidR="00BA014B" w:rsidRPr="00D56521" w:rsidRDefault="00BA014B" w:rsidP="00F26A0C">
      <w:pPr>
        <w:spacing w:after="120" w:line="240" w:lineRule="auto"/>
        <w:jc w:val="both"/>
        <w:rPr>
          <w:noProof/>
        </w:rPr>
      </w:pPr>
      <w:ins w:id="865" w:author="jonathan pritchard" w:date="2024-07-17T17:17:00Z" w16du:dateUtc="2024-07-17T16:17:00Z">
        <w:r>
          <w:rPr>
            <w:noProof/>
          </w:rPr>
          <w:t>[refer to Section 20, and requirements to be satisfied, note that PS developers define symbol</w:t>
        </w:r>
      </w:ins>
      <w:ins w:id="866" w:author="jonathan pritchard" w:date="2024-07-17T17:18:00Z" w16du:dateUtc="2024-07-17T16:18:00Z">
        <w:r>
          <w:rPr>
            <w:noProof/>
          </w:rPr>
          <w:t>s</w:t>
        </w:r>
      </w:ins>
      <w:ins w:id="867" w:author="jonathan pritchard" w:date="2024-07-17T17:17:00Z" w16du:dateUtc="2024-07-17T16:17:00Z">
        <w:r>
          <w:rPr>
            <w:noProof/>
          </w:rPr>
          <w:t>]</w:t>
        </w:r>
      </w:ins>
    </w:p>
    <w:p w14:paraId="137D44DE" w14:textId="20A60D1E" w:rsidR="006C24DF" w:rsidRPr="00BA014B" w:rsidRDefault="005C568A" w:rsidP="00214B3A">
      <w:pPr>
        <w:pStyle w:val="Heading3"/>
        <w:rPr>
          <w:strike/>
          <w:noProof/>
          <w:rPrChange w:id="868" w:author="jonathan pritchard" w:date="2024-07-17T17:23:00Z" w16du:dateUtc="2024-07-17T16:23:00Z">
            <w:rPr>
              <w:noProof/>
            </w:rPr>
          </w:rPrChange>
        </w:rPr>
      </w:pPr>
      <w:r>
        <w:rPr>
          <w:strike/>
          <w:noProof/>
        </w:rPr>
        <w:t>Deleted</w:t>
      </w:r>
    </w:p>
    <w:p w14:paraId="35784550" w14:textId="5BA8BC0B" w:rsidR="009C7148" w:rsidRPr="005C568A" w:rsidRDefault="009C7148" w:rsidP="009563D7">
      <w:pPr>
        <w:spacing w:after="120" w:line="240" w:lineRule="auto"/>
        <w:jc w:val="both"/>
        <w:rPr>
          <w:strike/>
          <w:noProof/>
        </w:rPr>
      </w:pPr>
    </w:p>
    <w:p w14:paraId="6C57FEC5" w14:textId="162A4C29" w:rsidR="003B4494" w:rsidRPr="00D56521" w:rsidRDefault="003B4494" w:rsidP="00214B3A">
      <w:pPr>
        <w:pStyle w:val="Heading3"/>
        <w:rPr>
          <w:noProof/>
        </w:rPr>
      </w:pPr>
      <w:bookmarkStart w:id="869" w:name="_Toc144421290"/>
      <w:r w:rsidRPr="00D56521">
        <w:rPr>
          <w:noProof/>
        </w:rPr>
        <w:t>Zooming</w:t>
      </w:r>
      <w:bookmarkEnd w:id="869"/>
    </w:p>
    <w:p w14:paraId="7988C8D3" w14:textId="01B1CBE6" w:rsidR="003B4494" w:rsidRPr="00D56521" w:rsidRDefault="003B4494" w:rsidP="009563D7">
      <w:pPr>
        <w:spacing w:after="120" w:line="240" w:lineRule="auto"/>
        <w:jc w:val="both"/>
        <w:rPr>
          <w:noProof/>
        </w:rPr>
      </w:pPr>
      <w:r w:rsidRPr="00D56521">
        <w:rPr>
          <w:noProof/>
        </w:rPr>
        <w:t xml:space="preserve">When the display scale is enlarged by zooming in, it </w:t>
      </w:r>
      <w:commentRangeStart w:id="870"/>
      <w:commentRangeStart w:id="871"/>
      <w:commentRangeStart w:id="872"/>
      <w:r w:rsidR="008537AD">
        <w:rPr>
          <w:noProof/>
        </w:rPr>
        <w:t>must</w:t>
      </w:r>
      <w:r w:rsidR="008537AD" w:rsidRPr="00D56521">
        <w:rPr>
          <w:noProof/>
        </w:rPr>
        <w:t xml:space="preserve"> </w:t>
      </w:r>
      <w:commentRangeEnd w:id="872"/>
      <w:r w:rsidR="00B21C1F">
        <w:rPr>
          <w:rStyle w:val="CommentReference"/>
        </w:rPr>
        <w:commentReference w:id="872"/>
      </w:r>
      <w:commentRangeEnd w:id="870"/>
      <w:r w:rsidR="00B21C1F">
        <w:rPr>
          <w:rStyle w:val="CommentReference"/>
        </w:rPr>
        <w:commentReference w:id="870"/>
      </w:r>
      <w:commentRangeEnd w:id="871"/>
      <w:r w:rsidR="00BA014B">
        <w:rPr>
          <w:rStyle w:val="CommentReference"/>
        </w:rPr>
        <w:commentReference w:id="871"/>
      </w:r>
      <w:r w:rsidRPr="00D56521">
        <w:rPr>
          <w:noProof/>
        </w:rPr>
        <w:t xml:space="preserve">be possible to hold symbol size constant. The same applies to text. Symbol and text size </w:t>
      </w:r>
      <w:r w:rsidR="008537AD">
        <w:rPr>
          <w:noProof/>
        </w:rPr>
        <w:t>must</w:t>
      </w:r>
      <w:r w:rsidR="008537AD" w:rsidRPr="00D56521">
        <w:rPr>
          <w:noProof/>
        </w:rPr>
        <w:t xml:space="preserve"> </w:t>
      </w:r>
      <w:r w:rsidRPr="00D56521">
        <w:rPr>
          <w:noProof/>
        </w:rPr>
        <w:t>never be decreased when zooming out</w:t>
      </w:r>
      <w:r w:rsidR="009563D7" w:rsidRPr="00D56521">
        <w:rPr>
          <w:noProof/>
        </w:rPr>
        <w:t>.</w:t>
      </w:r>
    </w:p>
    <w:p w14:paraId="04FEBF77" w14:textId="77777777" w:rsidR="009563D7" w:rsidRPr="00D56521" w:rsidRDefault="009563D7" w:rsidP="009563D7">
      <w:pPr>
        <w:spacing w:after="120" w:line="240" w:lineRule="auto"/>
        <w:jc w:val="both"/>
        <w:rPr>
          <w:noProof/>
        </w:rPr>
      </w:pPr>
    </w:p>
    <w:p w14:paraId="580AE247" w14:textId="4BA0A692" w:rsidR="00D106C3" w:rsidRPr="008537AD" w:rsidRDefault="005C568A" w:rsidP="00214B3A">
      <w:pPr>
        <w:pStyle w:val="Heading2"/>
        <w:rPr>
          <w:strike/>
          <w:noProof/>
          <w:rPrChange w:id="873" w:author="jonathan pritchard" w:date="2024-07-17T17:25:00Z" w16du:dateUtc="2024-07-17T16:25:00Z">
            <w:rPr>
              <w:noProof/>
            </w:rPr>
          </w:rPrChange>
        </w:rPr>
      </w:pPr>
      <w:r>
        <w:rPr>
          <w:strike/>
          <w:noProof/>
        </w:rPr>
        <w:t>Deleted</w:t>
      </w:r>
    </w:p>
    <w:p w14:paraId="07A644D3" w14:textId="77777777" w:rsidR="00AA02E7" w:rsidRPr="00D56521" w:rsidRDefault="00AA02E7" w:rsidP="009563D7">
      <w:pPr>
        <w:spacing w:after="120" w:line="240" w:lineRule="auto"/>
        <w:jc w:val="both"/>
        <w:rPr>
          <w:noProof/>
        </w:rPr>
      </w:pPr>
    </w:p>
    <w:p w14:paraId="1D5AC28A" w14:textId="023D5F91" w:rsidR="000002BE" w:rsidRPr="008537AD" w:rsidRDefault="005C568A" w:rsidP="00214B3A">
      <w:pPr>
        <w:pStyle w:val="Heading2"/>
        <w:rPr>
          <w:strike/>
          <w:noProof/>
          <w:rPrChange w:id="874" w:author="jonathan pritchard" w:date="2024-07-17T17:27:00Z" w16du:dateUtc="2024-07-17T16:27:00Z">
            <w:rPr>
              <w:noProof/>
            </w:rPr>
          </w:rPrChange>
        </w:rPr>
      </w:pPr>
      <w:r>
        <w:rPr>
          <w:strike/>
          <w:noProof/>
        </w:rPr>
        <w:t>Deleted (apart from North Arrow para)</w:t>
      </w:r>
    </w:p>
    <w:p w14:paraId="0F125F4C" w14:textId="77CBD017" w:rsidR="000002BE" w:rsidRPr="009C2EC8" w:rsidRDefault="000002BE" w:rsidP="00AA02E7">
      <w:pPr>
        <w:spacing w:after="120" w:line="240" w:lineRule="auto"/>
        <w:jc w:val="both"/>
        <w:rPr>
          <w:strike/>
          <w:noProof/>
          <w:rPrChange w:id="875" w:author="jonathan pritchard" w:date="2024-07-18T15:30:00Z" w16du:dateUtc="2024-07-18T14:30:00Z">
            <w:rPr>
              <w:noProof/>
            </w:rPr>
          </w:rPrChange>
        </w:rPr>
      </w:pPr>
      <w:commentRangeStart w:id="876"/>
      <w:commentRangeStart w:id="877"/>
      <w:r w:rsidRPr="009C2EC8">
        <w:rPr>
          <w:strike/>
          <w:noProof/>
          <w:rPrChange w:id="878" w:author="jonathan pritchard" w:date="2024-07-18T15:30:00Z" w16du:dateUtc="2024-07-18T14:30:00Z">
            <w:rPr>
              <w:noProof/>
            </w:rPr>
          </w:rPrChange>
        </w:rPr>
        <w:t xml:space="preserve">The north arrow </w:t>
      </w:r>
      <w:r w:rsidR="008537AD" w:rsidRPr="009C2EC8">
        <w:rPr>
          <w:strike/>
          <w:noProof/>
          <w:rPrChange w:id="879" w:author="jonathan pritchard" w:date="2024-07-18T15:30:00Z" w16du:dateUtc="2024-07-18T14:30:00Z">
            <w:rPr>
              <w:noProof/>
            </w:rPr>
          </w:rPrChange>
        </w:rPr>
        <w:t>must be</w:t>
      </w:r>
      <w:r w:rsidRPr="009C2EC8">
        <w:rPr>
          <w:strike/>
          <w:noProof/>
          <w:rPrChange w:id="880" w:author="jonathan pritchard" w:date="2024-07-18T15:30:00Z" w16du:dateUtc="2024-07-18T14:30:00Z">
            <w:rPr>
              <w:noProof/>
            </w:rPr>
          </w:rPrChange>
        </w:rPr>
        <w:t xml:space="preserve"> on the display, as part of the IMO Performance Standards Display Base.</w:t>
      </w:r>
      <w:commentRangeEnd w:id="876"/>
      <w:r w:rsidR="008537AD" w:rsidRPr="009C2EC8">
        <w:rPr>
          <w:rStyle w:val="CommentReference"/>
          <w:strike/>
          <w:rPrChange w:id="881" w:author="jonathan pritchard" w:date="2024-07-18T15:30:00Z" w16du:dateUtc="2024-07-18T14:30:00Z">
            <w:rPr>
              <w:rStyle w:val="CommentReference"/>
            </w:rPr>
          </w:rPrChange>
        </w:rPr>
        <w:commentReference w:id="876"/>
      </w:r>
      <w:commentRangeEnd w:id="877"/>
      <w:r w:rsidR="009C2EC8">
        <w:rPr>
          <w:rStyle w:val="CommentReference"/>
        </w:rPr>
        <w:commentReference w:id="877"/>
      </w:r>
    </w:p>
    <w:p w14:paraId="334ADDEC" w14:textId="77777777" w:rsidR="00AA02E7" w:rsidRPr="00D56521" w:rsidRDefault="00AA02E7" w:rsidP="00AA02E7">
      <w:pPr>
        <w:spacing w:after="120" w:line="240" w:lineRule="auto"/>
        <w:jc w:val="both"/>
        <w:rPr>
          <w:noProof/>
        </w:rPr>
      </w:pPr>
    </w:p>
    <w:p w14:paraId="3C443EB2" w14:textId="5C56D32A" w:rsidR="0004119A" w:rsidRPr="00D56521" w:rsidRDefault="00363AAD" w:rsidP="00214B3A">
      <w:pPr>
        <w:pStyle w:val="Heading2"/>
        <w:rPr>
          <w:noProof/>
        </w:rPr>
      </w:pPr>
      <w:bookmarkStart w:id="882" w:name="_Toc144421293"/>
      <w:r w:rsidRPr="00D56521">
        <w:rPr>
          <w:noProof/>
        </w:rPr>
        <w:lastRenderedPageBreak/>
        <w:t>Common text information</w:t>
      </w:r>
      <w:r w:rsidR="0004119A" w:rsidRPr="00D56521">
        <w:rPr>
          <w:noProof/>
        </w:rPr>
        <w:t xml:space="preserve"> attributes</w:t>
      </w:r>
      <w:bookmarkEnd w:id="882"/>
    </w:p>
    <w:p w14:paraId="445F29A4" w14:textId="55D5A1FD" w:rsidR="0004119A" w:rsidRPr="00D56521" w:rsidRDefault="0004119A" w:rsidP="00AA02E7">
      <w:pPr>
        <w:spacing w:after="120" w:line="240" w:lineRule="auto"/>
        <w:jc w:val="both"/>
      </w:pPr>
      <w:r w:rsidRPr="00D56521">
        <w:t xml:space="preserve">Several </w:t>
      </w:r>
      <w:r w:rsidR="00AA02E7" w:rsidRPr="00D56521">
        <w:t>P</w:t>
      </w:r>
      <w:r w:rsidRPr="00D56521">
        <w:t xml:space="preserve">roduct </w:t>
      </w:r>
      <w:r w:rsidR="00AA02E7" w:rsidRPr="00D56521">
        <w:t>S</w:t>
      </w:r>
      <w:r w:rsidRPr="00D56521">
        <w:t>pecifications use similar structure</w:t>
      </w:r>
      <w:r w:rsidR="00F340F3" w:rsidRPr="00D56521">
        <w:t>s</w:t>
      </w:r>
      <w:r w:rsidRPr="00D56521">
        <w:t xml:space="preserve"> for feature names and information attributes</w:t>
      </w:r>
      <w:r w:rsidR="00721ED4" w:rsidRPr="00D56521">
        <w:t xml:space="preserve">. The following </w:t>
      </w:r>
      <w:commentRangeStart w:id="883"/>
      <w:commentRangeStart w:id="884"/>
      <w:r w:rsidR="00363AAD" w:rsidRPr="00D56521">
        <w:t>guidelines</w:t>
      </w:r>
      <w:r w:rsidR="00721ED4" w:rsidRPr="00D56521">
        <w:t xml:space="preserve"> </w:t>
      </w:r>
      <w:commentRangeEnd w:id="883"/>
      <w:r w:rsidR="009A245C">
        <w:rPr>
          <w:rStyle w:val="CommentReference"/>
        </w:rPr>
        <w:commentReference w:id="883"/>
      </w:r>
      <w:commentRangeEnd w:id="884"/>
      <w:r w:rsidR="00AA4838">
        <w:rPr>
          <w:rStyle w:val="CommentReference"/>
        </w:rPr>
        <w:commentReference w:id="884"/>
      </w:r>
      <w:r w:rsidR="00721ED4" w:rsidRPr="00D56521">
        <w:t>should be used when this document</w:t>
      </w:r>
      <w:r w:rsidR="00363AAD" w:rsidRPr="00D56521">
        <w:t xml:space="preserve"> mentions</w:t>
      </w:r>
      <w:r w:rsidR="00721ED4" w:rsidRPr="00D56521">
        <w:t xml:space="preserve"> displaying the “feature name”</w:t>
      </w:r>
      <w:r w:rsidR="00363AAD" w:rsidRPr="00D56521">
        <w:t xml:space="preserve"> or</w:t>
      </w:r>
      <w:r w:rsidR="00721ED4" w:rsidRPr="00D56521">
        <w:t xml:space="preserve"> “information” attributes.</w:t>
      </w:r>
    </w:p>
    <w:p w14:paraId="5EA18345" w14:textId="4162CC32" w:rsidR="000A7AFE" w:rsidRPr="00D56521" w:rsidRDefault="000A7AFE" w:rsidP="00214B3A">
      <w:pPr>
        <w:pStyle w:val="Heading3"/>
      </w:pPr>
      <w:bookmarkStart w:id="885" w:name="_Toc144421294"/>
      <w:commentRangeStart w:id="886"/>
      <w:commentRangeStart w:id="887"/>
      <w:commentRangeStart w:id="888"/>
      <w:r w:rsidRPr="00D56521">
        <w:t>Feature names</w:t>
      </w:r>
      <w:bookmarkEnd w:id="885"/>
      <w:commentRangeEnd w:id="886"/>
      <w:r w:rsidR="00E31B18">
        <w:rPr>
          <w:rStyle w:val="CommentReference"/>
          <w:b w:val="0"/>
          <w:bCs w:val="0"/>
        </w:rPr>
        <w:commentReference w:id="886"/>
      </w:r>
      <w:commentRangeEnd w:id="887"/>
      <w:r w:rsidR="00411D24">
        <w:rPr>
          <w:rStyle w:val="CommentReference"/>
          <w:b w:val="0"/>
          <w:bCs w:val="0"/>
        </w:rPr>
        <w:commentReference w:id="887"/>
      </w:r>
      <w:commentRangeEnd w:id="888"/>
      <w:r w:rsidR="00AA4838">
        <w:rPr>
          <w:rStyle w:val="CommentReference"/>
          <w:b w:val="0"/>
          <w:bCs w:val="0"/>
        </w:rPr>
        <w:commentReference w:id="888"/>
      </w:r>
    </w:p>
    <w:p w14:paraId="6CF3F217" w14:textId="3878342E" w:rsidR="0004119A" w:rsidRPr="00D56521" w:rsidRDefault="00721ED4" w:rsidP="00AA02E7">
      <w:pPr>
        <w:spacing w:after="120" w:line="240" w:lineRule="auto"/>
        <w:jc w:val="both"/>
      </w:pPr>
      <w:commentRangeStart w:id="889"/>
      <w:r w:rsidRPr="00D56521">
        <w:t>Attribute “feature name”</w:t>
      </w:r>
      <w:r w:rsidR="007F21D9" w:rsidRPr="00D56521">
        <w:t xml:space="preserve"> </w:t>
      </w:r>
      <w:r w:rsidR="001D504B" w:rsidRPr="00D56521">
        <w:t>(</w:t>
      </w:r>
      <w:r w:rsidR="007F21D9" w:rsidRPr="00D56521">
        <w:rPr>
          <w:i/>
          <w:iCs/>
        </w:rPr>
        <w:t>featureName</w:t>
      </w:r>
      <w:r w:rsidR="001D504B" w:rsidRPr="00D56521">
        <w:t>)</w:t>
      </w:r>
      <w:r w:rsidR="000A7AFE" w:rsidRPr="00D56521">
        <w:t xml:space="preserve"> </w:t>
      </w:r>
      <w:r w:rsidRPr="00D56521">
        <w:t>is a complex attribute consisting of the mandatory sub-attribute “name”</w:t>
      </w:r>
      <w:r w:rsidR="0011580C" w:rsidRPr="00D56521">
        <w:t xml:space="preserve"> (the actual name of the feature)</w:t>
      </w:r>
      <w:r w:rsidRPr="00D56521">
        <w:t xml:space="preserve"> and sub-attributes “language” and “display name”.</w:t>
      </w:r>
      <w:r w:rsidR="007F21D9" w:rsidRPr="00D56521">
        <w:t xml:space="preserve"> </w:t>
      </w:r>
      <w:r w:rsidR="004D23A1" w:rsidRPr="00D56521">
        <w:t xml:space="preserve">The sub-attribute “display name” is a </w:t>
      </w:r>
      <w:proofErr w:type="spellStart"/>
      <w:r w:rsidR="004D23A1" w:rsidRPr="00D56521">
        <w:t>boolean</w:t>
      </w:r>
      <w:proofErr w:type="spellEnd"/>
      <w:r w:rsidR="004D23A1" w:rsidRPr="00D56521">
        <w:t xml:space="preserve"> indicating </w:t>
      </w:r>
      <w:r w:rsidR="001D504B" w:rsidRPr="00D56521">
        <w:t xml:space="preserve">which </w:t>
      </w:r>
      <w:r w:rsidR="0011580C" w:rsidRPr="00D56521">
        <w:t xml:space="preserve">one </w:t>
      </w:r>
      <w:r w:rsidR="001D504B" w:rsidRPr="00D56521">
        <w:t xml:space="preserve">of multiple instances </w:t>
      </w:r>
      <w:r w:rsidR="0011580C" w:rsidRPr="00D56521">
        <w:t xml:space="preserve">(in the same feature) </w:t>
      </w:r>
      <w:r w:rsidR="001D504B" w:rsidRPr="00D56521">
        <w:t xml:space="preserve">of </w:t>
      </w:r>
      <w:r w:rsidR="0011580C" w:rsidRPr="00D56521">
        <w:t xml:space="preserve">the complex attribute </w:t>
      </w:r>
      <w:r w:rsidR="0011580C" w:rsidRPr="00D56521">
        <w:rPr>
          <w:i/>
          <w:iCs/>
        </w:rPr>
        <w:t>featureName</w:t>
      </w:r>
      <w:r w:rsidR="0011580C" w:rsidRPr="00D56521">
        <w:t xml:space="preserve"> should be displayed. Only one instance of </w:t>
      </w:r>
      <w:r w:rsidR="0011580C" w:rsidRPr="00D56521">
        <w:rPr>
          <w:i/>
          <w:iCs/>
        </w:rPr>
        <w:t>featureName</w:t>
      </w:r>
      <w:r w:rsidR="0011580C" w:rsidRPr="00D56521">
        <w:t xml:space="preserve"> </w:t>
      </w:r>
      <w:r w:rsidR="009D54A5" w:rsidRPr="00D56521">
        <w:t>attribute</w:t>
      </w:r>
      <w:r w:rsidR="0011580C" w:rsidRPr="00D56521">
        <w:t xml:space="preserve"> of a feature can have </w:t>
      </w:r>
      <w:proofErr w:type="spellStart"/>
      <w:r w:rsidR="0011580C" w:rsidRPr="00D56521">
        <w:rPr>
          <w:i/>
          <w:iCs/>
        </w:rPr>
        <w:t>displayName</w:t>
      </w:r>
      <w:proofErr w:type="spellEnd"/>
      <w:r w:rsidR="0011580C" w:rsidRPr="00D56521">
        <w:t>=TRUE.</w:t>
      </w:r>
      <w:r w:rsidR="004D23A1" w:rsidRPr="00D56521">
        <w:t xml:space="preserve"> </w:t>
      </w:r>
      <w:r w:rsidR="0011580C" w:rsidRPr="00D56521">
        <w:t>Selecting which</w:t>
      </w:r>
      <w:r w:rsidR="007F21D9" w:rsidRPr="00D56521">
        <w:t xml:space="preserve"> </w:t>
      </w:r>
      <w:r w:rsidR="00AA02E7" w:rsidRPr="00D56521">
        <w:t xml:space="preserve">instance of </w:t>
      </w:r>
      <w:r w:rsidR="007F21D9" w:rsidRPr="00D56521">
        <w:t xml:space="preserve">the </w:t>
      </w:r>
      <w:r w:rsidR="007F21D9" w:rsidRPr="00D56521">
        <w:rPr>
          <w:i/>
          <w:iCs/>
        </w:rPr>
        <w:t>featureName</w:t>
      </w:r>
      <w:r w:rsidR="004D23A1" w:rsidRPr="00D56521">
        <w:t xml:space="preserve"> attribute should take into account the </w:t>
      </w:r>
      <w:r w:rsidR="0011580C" w:rsidRPr="00D56521">
        <w:t>value of</w:t>
      </w:r>
      <w:r w:rsidR="007F21D9" w:rsidRPr="00D56521">
        <w:t xml:space="preserve"> </w:t>
      </w:r>
      <w:proofErr w:type="spellStart"/>
      <w:r w:rsidR="0011580C" w:rsidRPr="00D56521">
        <w:rPr>
          <w:i/>
          <w:iCs/>
        </w:rPr>
        <w:t>displayName</w:t>
      </w:r>
      <w:proofErr w:type="spellEnd"/>
      <w:r w:rsidR="00454CC1" w:rsidRPr="00D56521">
        <w:t>.</w:t>
      </w:r>
      <w:commentRangeEnd w:id="889"/>
      <w:r w:rsidR="00B21C1F">
        <w:rPr>
          <w:rStyle w:val="CommentReference"/>
        </w:rPr>
        <w:commentReference w:id="889"/>
      </w:r>
    </w:p>
    <w:p w14:paraId="586501BB" w14:textId="4F4988C6" w:rsidR="000A7AFE" w:rsidRPr="00D56521" w:rsidRDefault="004D0AE3" w:rsidP="00214B3A">
      <w:pPr>
        <w:pStyle w:val="Heading3"/>
      </w:pPr>
      <w:bookmarkStart w:id="890" w:name="_Toc144421295"/>
      <w:commentRangeStart w:id="891"/>
      <w:commentRangeStart w:id="892"/>
      <w:r w:rsidRPr="00D56521">
        <w:t>Generic attribute</w:t>
      </w:r>
      <w:r w:rsidR="00363AAD" w:rsidRPr="00D56521">
        <w:t xml:space="preserve"> </w:t>
      </w:r>
      <w:r w:rsidRPr="00D56521">
        <w:t>“</w:t>
      </w:r>
      <w:r w:rsidR="00363AAD" w:rsidRPr="00D56521">
        <w:t>information</w:t>
      </w:r>
      <w:r w:rsidRPr="00D56521">
        <w:t>”</w:t>
      </w:r>
      <w:bookmarkEnd w:id="890"/>
      <w:commentRangeEnd w:id="891"/>
      <w:r w:rsidR="00E31B18">
        <w:rPr>
          <w:rStyle w:val="CommentReference"/>
          <w:b w:val="0"/>
          <w:bCs w:val="0"/>
        </w:rPr>
        <w:commentReference w:id="891"/>
      </w:r>
      <w:commentRangeEnd w:id="892"/>
      <w:r w:rsidR="009A245C">
        <w:rPr>
          <w:rStyle w:val="CommentReference"/>
          <w:b w:val="0"/>
          <w:bCs w:val="0"/>
        </w:rPr>
        <w:commentReference w:id="892"/>
      </w:r>
    </w:p>
    <w:p w14:paraId="6E6D2B09" w14:textId="1B1126AE" w:rsidR="007255C3" w:rsidRPr="00D56521" w:rsidRDefault="007255C3" w:rsidP="00F91862">
      <w:pPr>
        <w:spacing w:after="60" w:line="240" w:lineRule="auto"/>
        <w:jc w:val="both"/>
      </w:pPr>
      <w:r w:rsidRPr="00D56521">
        <w:t>Attribute “</w:t>
      </w:r>
      <w:r w:rsidRPr="00D56521">
        <w:rPr>
          <w:i/>
          <w:iCs/>
        </w:rPr>
        <w:t>information</w:t>
      </w:r>
      <w:r w:rsidRPr="00D56521">
        <w:t>” is a complex attribute consisting of the following sub-attributes:</w:t>
      </w:r>
    </w:p>
    <w:p w14:paraId="513BB1F7" w14:textId="6FD84E4A" w:rsidR="007255C3" w:rsidRPr="00D56521" w:rsidRDefault="007255C3" w:rsidP="00AE2737">
      <w:pPr>
        <w:pStyle w:val="ListParagraph"/>
        <w:numPr>
          <w:ilvl w:val="0"/>
          <w:numId w:val="32"/>
        </w:numPr>
        <w:spacing w:after="60" w:line="240" w:lineRule="auto"/>
        <w:jc w:val="both"/>
      </w:pPr>
      <w:commentRangeStart w:id="893"/>
      <w:commentRangeStart w:id="894"/>
      <w:proofErr w:type="spellStart"/>
      <w:r w:rsidRPr="00D56521">
        <w:rPr>
          <w:i/>
          <w:iCs/>
        </w:rPr>
        <w:t>file</w:t>
      </w:r>
      <w:r w:rsidR="006B4F8B" w:rsidRPr="00D56521">
        <w:rPr>
          <w:i/>
          <w:iCs/>
        </w:rPr>
        <w:t>L</w:t>
      </w:r>
      <w:r w:rsidRPr="00D56521">
        <w:rPr>
          <w:i/>
          <w:iCs/>
        </w:rPr>
        <w:t>ocator</w:t>
      </w:r>
      <w:proofErr w:type="spellEnd"/>
      <w:r w:rsidR="006B4F8B" w:rsidRPr="00D56521">
        <w:t xml:space="preserve">: </w:t>
      </w:r>
      <w:r w:rsidR="00AA02E7" w:rsidRPr="00D56521">
        <w:t>I</w:t>
      </w:r>
      <w:r w:rsidR="006B4F8B" w:rsidRPr="00D56521">
        <w:t xml:space="preserve">ndicator for location of text within the file named by </w:t>
      </w:r>
      <w:proofErr w:type="spellStart"/>
      <w:r w:rsidR="006B4F8B" w:rsidRPr="00D56521">
        <w:rPr>
          <w:i/>
          <w:iCs/>
        </w:rPr>
        <w:t>fileReference</w:t>
      </w:r>
      <w:proofErr w:type="spellEnd"/>
      <w:r w:rsidR="00AA02E7" w:rsidRPr="00D56521">
        <w:rPr>
          <w:iCs/>
        </w:rPr>
        <w:t>;</w:t>
      </w:r>
      <w:commentRangeEnd w:id="893"/>
      <w:r w:rsidR="00B21C1F">
        <w:rPr>
          <w:rStyle w:val="CommentReference"/>
        </w:rPr>
        <w:commentReference w:id="893"/>
      </w:r>
      <w:commentRangeEnd w:id="894"/>
      <w:r w:rsidR="00B11F1D">
        <w:rPr>
          <w:rStyle w:val="CommentReference"/>
        </w:rPr>
        <w:commentReference w:id="894"/>
      </w:r>
    </w:p>
    <w:p w14:paraId="7A273279" w14:textId="5F85D676" w:rsidR="007255C3" w:rsidRPr="00D56521" w:rsidRDefault="007255C3" w:rsidP="00AE2737">
      <w:pPr>
        <w:pStyle w:val="ListParagraph"/>
        <w:numPr>
          <w:ilvl w:val="0"/>
          <w:numId w:val="32"/>
        </w:numPr>
        <w:spacing w:after="60" w:line="240" w:lineRule="auto"/>
        <w:jc w:val="both"/>
      </w:pPr>
      <w:proofErr w:type="spellStart"/>
      <w:r w:rsidRPr="00D56521">
        <w:rPr>
          <w:i/>
          <w:iCs/>
        </w:rPr>
        <w:t>file</w:t>
      </w:r>
      <w:r w:rsidR="006B4F8B" w:rsidRPr="00D56521">
        <w:rPr>
          <w:i/>
          <w:iCs/>
        </w:rPr>
        <w:t>R</w:t>
      </w:r>
      <w:r w:rsidRPr="00D56521">
        <w:rPr>
          <w:i/>
          <w:iCs/>
        </w:rPr>
        <w:t>eference</w:t>
      </w:r>
      <w:proofErr w:type="spellEnd"/>
      <w:r w:rsidR="006B4F8B" w:rsidRPr="00D56521">
        <w:t xml:space="preserve">: </w:t>
      </w:r>
      <w:r w:rsidR="00AA02E7" w:rsidRPr="00D56521">
        <w:t>N</w:t>
      </w:r>
      <w:r w:rsidR="006B4F8B" w:rsidRPr="00D56521">
        <w:t>ame of text file</w:t>
      </w:r>
      <w:r w:rsidR="00AA02E7" w:rsidRPr="00D56521">
        <w:t>;</w:t>
      </w:r>
    </w:p>
    <w:p w14:paraId="4CC8371B" w14:textId="26B5091D" w:rsidR="007255C3" w:rsidRPr="00D56521" w:rsidRDefault="007255C3" w:rsidP="00AE2737">
      <w:pPr>
        <w:pStyle w:val="ListParagraph"/>
        <w:numPr>
          <w:ilvl w:val="0"/>
          <w:numId w:val="32"/>
        </w:numPr>
        <w:spacing w:after="60" w:line="240" w:lineRule="auto"/>
        <w:jc w:val="both"/>
      </w:pPr>
      <w:r w:rsidRPr="00D56521">
        <w:rPr>
          <w:i/>
          <w:iCs/>
        </w:rPr>
        <w:t>headline</w:t>
      </w:r>
      <w:r w:rsidR="006B4F8B" w:rsidRPr="00D56521">
        <w:t xml:space="preserve">: </w:t>
      </w:r>
      <w:r w:rsidR="00F91862" w:rsidRPr="00D56521">
        <w:t>H</w:t>
      </w:r>
      <w:r w:rsidR="006B4F8B" w:rsidRPr="00D56521">
        <w:t xml:space="preserve">eading relevant to the content in co-attribute “text” or the file named by </w:t>
      </w:r>
      <w:proofErr w:type="spellStart"/>
      <w:r w:rsidR="006B4F8B" w:rsidRPr="00D56521">
        <w:rPr>
          <w:i/>
          <w:iCs/>
        </w:rPr>
        <w:t>fileReference</w:t>
      </w:r>
      <w:proofErr w:type="spellEnd"/>
      <w:r w:rsidR="004D0AE3" w:rsidRPr="00D56521">
        <w:t xml:space="preserve"> (specifically, the section indicated by </w:t>
      </w:r>
      <w:proofErr w:type="spellStart"/>
      <w:r w:rsidR="004D0AE3" w:rsidRPr="00D56521">
        <w:rPr>
          <w:i/>
          <w:iCs/>
        </w:rPr>
        <w:t>fileLocator</w:t>
      </w:r>
      <w:proofErr w:type="spellEnd"/>
      <w:r w:rsidR="004D0AE3" w:rsidRPr="00D56521">
        <w:t>, if used).</w:t>
      </w:r>
      <w:r w:rsidR="000C5D35" w:rsidRPr="00D56521">
        <w:t xml:space="preserve"> The length of “headline” will generally be much shorter than “text”.</w:t>
      </w:r>
    </w:p>
    <w:p w14:paraId="37F6D70F" w14:textId="404792C8" w:rsidR="007255C3" w:rsidRPr="00D56521" w:rsidRDefault="007255C3" w:rsidP="00AE2737">
      <w:pPr>
        <w:pStyle w:val="ListParagraph"/>
        <w:numPr>
          <w:ilvl w:val="0"/>
          <w:numId w:val="32"/>
        </w:numPr>
        <w:spacing w:after="60" w:line="240" w:lineRule="auto"/>
        <w:jc w:val="both"/>
      </w:pPr>
      <w:r w:rsidRPr="00D56521">
        <w:rPr>
          <w:i/>
          <w:iCs/>
        </w:rPr>
        <w:t>language</w:t>
      </w:r>
      <w:r w:rsidR="004D0AE3" w:rsidRPr="00D56521">
        <w:t>: The language</w:t>
      </w:r>
      <w:r w:rsidR="00F91862" w:rsidRPr="00D56521">
        <w:t xml:space="preserve"> of the text or referenced file;</w:t>
      </w:r>
    </w:p>
    <w:p w14:paraId="7C05AFBC" w14:textId="7C428D69" w:rsidR="007255C3" w:rsidRPr="00D56521" w:rsidRDefault="007255C3" w:rsidP="00AE2737">
      <w:pPr>
        <w:pStyle w:val="ListParagraph"/>
        <w:numPr>
          <w:ilvl w:val="0"/>
          <w:numId w:val="32"/>
        </w:numPr>
        <w:spacing w:after="120" w:line="240" w:lineRule="auto"/>
        <w:jc w:val="both"/>
      </w:pPr>
      <w:r w:rsidRPr="00D56521">
        <w:rPr>
          <w:i/>
          <w:iCs/>
        </w:rPr>
        <w:t>text</w:t>
      </w:r>
      <w:r w:rsidR="004D0AE3" w:rsidRPr="00D56521">
        <w:t>: A text string providing the information content.</w:t>
      </w:r>
    </w:p>
    <w:p w14:paraId="0BD0ED7F" w14:textId="5310F509" w:rsidR="00363AAD" w:rsidRPr="00D56521" w:rsidRDefault="006B4F8B" w:rsidP="00F91862">
      <w:pPr>
        <w:spacing w:after="120" w:line="240" w:lineRule="auto"/>
        <w:jc w:val="both"/>
      </w:pPr>
      <w:commentRangeStart w:id="895"/>
      <w:r w:rsidRPr="00D56521">
        <w:t>At least one of “</w:t>
      </w:r>
      <w:proofErr w:type="spellStart"/>
      <w:r w:rsidRPr="00D56521">
        <w:rPr>
          <w:i/>
          <w:iCs/>
        </w:rPr>
        <w:t>fileReference</w:t>
      </w:r>
      <w:proofErr w:type="spellEnd"/>
      <w:r w:rsidRPr="00D56521">
        <w:t>” or “</w:t>
      </w:r>
      <w:r w:rsidRPr="00D56521">
        <w:rPr>
          <w:i/>
          <w:iCs/>
        </w:rPr>
        <w:t>text</w:t>
      </w:r>
      <w:r w:rsidRPr="00D56521">
        <w:t>” must be populated</w:t>
      </w:r>
      <w:r w:rsidR="004D0AE3" w:rsidRPr="00D56521">
        <w:t xml:space="preserve"> (usually only one of the two)</w:t>
      </w:r>
      <w:r w:rsidRPr="00D56521">
        <w:t>.</w:t>
      </w:r>
      <w:commentRangeEnd w:id="895"/>
      <w:r w:rsidR="00B11F1D">
        <w:rPr>
          <w:rStyle w:val="CommentReference"/>
        </w:rPr>
        <w:commentReference w:id="895"/>
      </w:r>
    </w:p>
    <w:p w14:paraId="6F4D75A5" w14:textId="3547C1C3" w:rsidR="00D106C3" w:rsidRPr="00D56521" w:rsidRDefault="004D0AE3" w:rsidP="00F91862">
      <w:pPr>
        <w:spacing w:after="120" w:line="240" w:lineRule="auto"/>
        <w:jc w:val="both"/>
      </w:pPr>
      <w:r w:rsidRPr="00D56521">
        <w:t xml:space="preserve">If </w:t>
      </w:r>
      <w:r w:rsidRPr="00D56521">
        <w:rPr>
          <w:i/>
          <w:iCs/>
        </w:rPr>
        <w:t>headline</w:t>
      </w:r>
      <w:r w:rsidRPr="00D56521">
        <w:t xml:space="preserve"> is populated, it </w:t>
      </w:r>
      <w:del w:id="896" w:author="jonathan pritchard" w:date="2024-05-29T01:37:00Z" w16du:dateUtc="2024-05-29T00:37:00Z">
        <w:r w:rsidR="000C5D35" w:rsidRPr="00D56521" w:rsidDel="00214B3A">
          <w:delText xml:space="preserve">can </w:delText>
        </w:r>
      </w:del>
      <w:ins w:id="897" w:author="jonathan pritchard" w:date="2024-05-29T01:37:00Z" w16du:dateUtc="2024-05-29T00:37:00Z">
        <w:r w:rsidR="00214B3A">
          <w:t>may</w:t>
        </w:r>
        <w:r w:rsidR="00214B3A" w:rsidRPr="00D56521">
          <w:t xml:space="preserve"> </w:t>
        </w:r>
      </w:ins>
      <w:r w:rsidR="000C5D35" w:rsidRPr="00D56521">
        <w:t xml:space="preserve">be used </w:t>
      </w:r>
      <w:r w:rsidR="007F7A34" w:rsidRPr="00D56521">
        <w:t xml:space="preserve">as needed by the manufacturer, for example as </w:t>
      </w:r>
      <w:r w:rsidR="000C5D35" w:rsidRPr="00D56521">
        <w:t xml:space="preserve">a short title in a collapsible sidebar, </w:t>
      </w:r>
      <w:r w:rsidR="007F7A34" w:rsidRPr="00D56521">
        <w:t xml:space="preserve">collapsible </w:t>
      </w:r>
      <w:r w:rsidR="000C5D35" w:rsidRPr="00D56521">
        <w:t xml:space="preserve">menu item, </w:t>
      </w:r>
      <w:r w:rsidR="007F7A34" w:rsidRPr="00D56521">
        <w:t>etc.</w:t>
      </w:r>
      <w:r w:rsidR="00F91862" w:rsidRPr="00D56521">
        <w:t>;</w:t>
      </w:r>
      <w:r w:rsidR="0099129A" w:rsidRPr="00D56521">
        <w:t xml:space="preserve"> or as a paragraph heading </w:t>
      </w:r>
      <w:r w:rsidR="007F7A34" w:rsidRPr="00D56521">
        <w:t>for</w:t>
      </w:r>
      <w:r w:rsidR="0099129A" w:rsidRPr="00D56521">
        <w:t xml:space="preserve"> the longer </w:t>
      </w:r>
      <w:r w:rsidR="007F7A34" w:rsidRPr="00D56521">
        <w:t>content</w:t>
      </w:r>
      <w:r w:rsidR="0099129A" w:rsidRPr="00D56521">
        <w:t xml:space="preserve"> in attribute text or the content of the file named by </w:t>
      </w:r>
      <w:proofErr w:type="spellStart"/>
      <w:r w:rsidR="0099129A" w:rsidRPr="00D56521">
        <w:rPr>
          <w:i/>
          <w:iCs/>
        </w:rPr>
        <w:t>fileReference</w:t>
      </w:r>
      <w:proofErr w:type="spellEnd"/>
      <w:r w:rsidR="00D106C3" w:rsidRPr="00D56521">
        <w:t>.</w:t>
      </w:r>
    </w:p>
    <w:p w14:paraId="3F6766EE" w14:textId="77777777" w:rsidR="00F91862" w:rsidRPr="00D56521" w:rsidRDefault="00F91862" w:rsidP="00F91862">
      <w:pPr>
        <w:spacing w:after="120" w:line="240" w:lineRule="auto"/>
        <w:jc w:val="both"/>
      </w:pPr>
    </w:p>
    <w:p w14:paraId="01EE79C3" w14:textId="5A70B5F9" w:rsidR="00CB627A" w:rsidRPr="00D56521" w:rsidRDefault="00CB627A" w:rsidP="00214B3A">
      <w:pPr>
        <w:pStyle w:val="Heading2"/>
      </w:pPr>
      <w:bookmarkStart w:id="898" w:name="_Toc144421296"/>
      <w:r w:rsidRPr="00D56521">
        <w:t>Queries</w:t>
      </w:r>
      <w:bookmarkEnd w:id="898"/>
    </w:p>
    <w:p w14:paraId="0E38433B" w14:textId="78FD7A50" w:rsidR="00CB627A" w:rsidRPr="00D56521" w:rsidRDefault="00CB627A" w:rsidP="00F91862">
      <w:pPr>
        <w:spacing w:after="120" w:line="240" w:lineRule="auto"/>
        <w:jc w:val="both"/>
      </w:pPr>
      <w:commentRangeStart w:id="899"/>
      <w:commentRangeStart w:id="900"/>
      <w:commentRangeStart w:id="901"/>
      <w:r w:rsidRPr="00D56521">
        <w:t xml:space="preserve">ECDIS must be capable of performing spatial queries on ENC and other data during import and symbolisation. Spatial query </w:t>
      </w:r>
      <w:r w:rsidR="007B2BE1" w:rsidRPr="00D56521">
        <w:t>is defined</w:t>
      </w:r>
      <w:r w:rsidRPr="00D56521">
        <w:t xml:space="preserve"> as </w:t>
      </w:r>
      <w:r w:rsidR="007B2BE1" w:rsidRPr="00D56521">
        <w:t xml:space="preserve">the ability </w:t>
      </w:r>
      <w:r w:rsidRPr="00D56521">
        <w:t xml:space="preserve">to inspect </w:t>
      </w:r>
      <w:r w:rsidR="007B2BE1" w:rsidRPr="00D56521">
        <w:t>geo</w:t>
      </w:r>
      <w:r w:rsidRPr="00D56521">
        <w:t>graphical position and numerical value of spatial coordinates associated with a charted feature.  Spatial query could be available by means of cursor pick or as an independent function.</w:t>
      </w:r>
      <w:commentRangeEnd w:id="899"/>
      <w:r w:rsidR="00E31B18">
        <w:rPr>
          <w:rStyle w:val="CommentReference"/>
        </w:rPr>
        <w:commentReference w:id="899"/>
      </w:r>
      <w:commentRangeEnd w:id="900"/>
      <w:r w:rsidR="00962051">
        <w:rPr>
          <w:rStyle w:val="CommentReference"/>
        </w:rPr>
        <w:commentReference w:id="900"/>
      </w:r>
      <w:commentRangeEnd w:id="901"/>
      <w:r w:rsidR="005C568A">
        <w:rPr>
          <w:rStyle w:val="CommentReference"/>
        </w:rPr>
        <w:commentReference w:id="901"/>
      </w:r>
    </w:p>
    <w:p w14:paraId="56C0BC4F" w14:textId="77777777" w:rsidR="00052602" w:rsidRPr="00D56521" w:rsidRDefault="00052602" w:rsidP="00F91862">
      <w:pPr>
        <w:spacing w:after="120" w:line="240" w:lineRule="auto"/>
        <w:jc w:val="both"/>
      </w:pPr>
    </w:p>
    <w:p w14:paraId="1FA3DD8F" w14:textId="61DD11FA" w:rsidR="00F355AD" w:rsidRPr="00D56521" w:rsidRDefault="00F355AD" w:rsidP="00BE68E8">
      <w:pPr>
        <w:pStyle w:val="Heading1"/>
        <w:rPr>
          <w:noProof/>
        </w:rPr>
      </w:pPr>
      <w:bookmarkStart w:id="902" w:name="_Toc46655819"/>
      <w:bookmarkStart w:id="903" w:name="_Toc46659203"/>
      <w:bookmarkStart w:id="904" w:name="_Toc46659382"/>
      <w:bookmarkStart w:id="905" w:name="_Toc47457023"/>
      <w:bookmarkStart w:id="906" w:name="_Toc47574699"/>
      <w:bookmarkStart w:id="907" w:name="_Toc47618759"/>
      <w:bookmarkStart w:id="908" w:name="_Toc47651177"/>
      <w:bookmarkStart w:id="909" w:name="_Toc47708102"/>
      <w:bookmarkStart w:id="910" w:name="_Toc47708364"/>
      <w:bookmarkStart w:id="911" w:name="_Toc47708598"/>
      <w:bookmarkStart w:id="912" w:name="_Toc144421297"/>
      <w:bookmarkEnd w:id="902"/>
      <w:bookmarkEnd w:id="903"/>
      <w:bookmarkEnd w:id="904"/>
      <w:bookmarkEnd w:id="905"/>
      <w:bookmarkEnd w:id="906"/>
      <w:bookmarkEnd w:id="907"/>
      <w:bookmarkEnd w:id="908"/>
      <w:bookmarkEnd w:id="909"/>
      <w:bookmarkEnd w:id="910"/>
      <w:bookmarkEnd w:id="911"/>
      <w:commentRangeStart w:id="913"/>
      <w:commentRangeStart w:id="914"/>
      <w:r w:rsidRPr="00D56521">
        <w:rPr>
          <w:noProof/>
        </w:rPr>
        <w:t>Text</w:t>
      </w:r>
      <w:r w:rsidR="00007DC7" w:rsidRPr="00D56521">
        <w:rPr>
          <w:noProof/>
        </w:rPr>
        <w:t xml:space="preserve"> and Graphics</w:t>
      </w:r>
      <w:bookmarkEnd w:id="912"/>
      <w:commentRangeEnd w:id="913"/>
      <w:r w:rsidR="009A4F79">
        <w:rPr>
          <w:rStyle w:val="CommentReference"/>
          <w:rFonts w:eastAsia="MS Mincho"/>
          <w:b w:val="0"/>
          <w:bCs w:val="0"/>
        </w:rPr>
        <w:commentReference w:id="913"/>
      </w:r>
      <w:commentRangeEnd w:id="914"/>
      <w:r w:rsidR="00DE2FFE">
        <w:rPr>
          <w:rStyle w:val="CommentReference"/>
          <w:rFonts w:eastAsia="MS Mincho"/>
          <w:b w:val="0"/>
          <w:bCs w:val="0"/>
        </w:rPr>
        <w:commentReference w:id="914"/>
      </w:r>
    </w:p>
    <w:p w14:paraId="12BBF4C9" w14:textId="241B50CC" w:rsidR="007D243B" w:rsidRPr="00D56521" w:rsidRDefault="007D243B" w:rsidP="00214B3A">
      <w:pPr>
        <w:pStyle w:val="Heading2"/>
        <w:rPr>
          <w:noProof/>
        </w:rPr>
      </w:pPr>
      <w:bookmarkStart w:id="915" w:name="_Toc144421298"/>
      <w:r w:rsidRPr="00D56521">
        <w:rPr>
          <w:noProof/>
        </w:rPr>
        <w:t>Text as part of the display</w:t>
      </w:r>
      <w:bookmarkEnd w:id="915"/>
    </w:p>
    <w:p w14:paraId="4FAA8E52" w14:textId="77777777" w:rsidR="007D243B" w:rsidRPr="00D56521" w:rsidRDefault="007D243B" w:rsidP="00F91862">
      <w:pPr>
        <w:spacing w:after="120" w:line="240" w:lineRule="auto"/>
        <w:jc w:val="both"/>
        <w:rPr>
          <w:noProof/>
        </w:rPr>
      </w:pPr>
      <w:r w:rsidRPr="00D56521">
        <w:rPr>
          <w:noProof/>
        </w:rPr>
        <w:t>Text information should be used on the route monitoring display only when unavoidable, since it has to be written large to be readable and so causes clutter.</w:t>
      </w:r>
    </w:p>
    <w:p w14:paraId="5D22CEAE" w14:textId="7190FDD2" w:rsidR="007D243B" w:rsidRPr="00856722" w:rsidRDefault="007D243B" w:rsidP="00F91862">
      <w:pPr>
        <w:spacing w:after="120" w:line="240" w:lineRule="auto"/>
        <w:jc w:val="both"/>
        <w:rPr>
          <w:ins w:id="916" w:author="jonathan pritchard" w:date="2024-07-18T15:10:00Z" w16du:dateUtc="2024-07-18T14:10:00Z"/>
          <w:strike/>
          <w:noProof/>
          <w:rPrChange w:id="917" w:author="jonathan pritchard" w:date="2024-07-18T15:13:00Z" w16du:dateUtc="2024-07-18T14:13:00Z">
            <w:rPr>
              <w:ins w:id="918" w:author="jonathan pritchard" w:date="2024-07-18T15:10:00Z" w16du:dateUtc="2024-07-18T14:10:00Z"/>
              <w:noProof/>
            </w:rPr>
          </w:rPrChange>
        </w:rPr>
      </w:pPr>
      <w:commentRangeStart w:id="919"/>
      <w:commentRangeStart w:id="920"/>
      <w:r w:rsidRPr="00856722">
        <w:rPr>
          <w:strike/>
          <w:noProof/>
          <w:rPrChange w:id="921" w:author="jonathan pritchard" w:date="2024-07-18T15:13:00Z" w16du:dateUtc="2024-07-18T14:13:00Z">
            <w:rPr>
              <w:noProof/>
            </w:rPr>
          </w:rPrChange>
        </w:rPr>
        <w:t xml:space="preserve">The complex attribute </w:t>
      </w:r>
      <w:r w:rsidRPr="00856722">
        <w:rPr>
          <w:i/>
          <w:iCs/>
          <w:strike/>
          <w:noProof/>
          <w:rPrChange w:id="922" w:author="jonathan pritchard" w:date="2024-07-18T15:13:00Z" w16du:dateUtc="2024-07-18T14:13:00Z">
            <w:rPr>
              <w:i/>
              <w:iCs/>
              <w:noProof/>
            </w:rPr>
          </w:rPrChange>
        </w:rPr>
        <w:t>featureName</w:t>
      </w:r>
      <w:r w:rsidRPr="00856722">
        <w:rPr>
          <w:strike/>
          <w:noProof/>
          <w:rPrChange w:id="923" w:author="jonathan pritchard" w:date="2024-07-18T15:13:00Z" w16du:dateUtc="2024-07-18T14:13:00Z">
            <w:rPr>
              <w:noProof/>
            </w:rPr>
          </w:rPrChange>
        </w:rPr>
        <w:t xml:space="preserve"> has a Boolean sub-attribute </w:t>
      </w:r>
      <w:r w:rsidRPr="00856722">
        <w:rPr>
          <w:i/>
          <w:iCs/>
          <w:strike/>
          <w:noProof/>
          <w:rPrChange w:id="924" w:author="jonathan pritchard" w:date="2024-07-18T15:13:00Z" w16du:dateUtc="2024-07-18T14:13:00Z">
            <w:rPr>
              <w:i/>
              <w:iCs/>
              <w:noProof/>
            </w:rPr>
          </w:rPrChange>
        </w:rPr>
        <w:t>displayName</w:t>
      </w:r>
      <w:r w:rsidR="00F91862" w:rsidRPr="00856722">
        <w:rPr>
          <w:strike/>
          <w:noProof/>
          <w:rPrChange w:id="925" w:author="jonathan pritchard" w:date="2024-07-18T15:13:00Z" w16du:dateUtc="2024-07-18T14:13:00Z">
            <w:rPr>
              <w:noProof/>
            </w:rPr>
          </w:rPrChange>
        </w:rPr>
        <w:t xml:space="preserve">. </w:t>
      </w:r>
      <w:r w:rsidRPr="00856722">
        <w:rPr>
          <w:strike/>
          <w:noProof/>
          <w:rPrChange w:id="926" w:author="jonathan pritchard" w:date="2024-07-18T15:13:00Z" w16du:dateUtc="2024-07-18T14:13:00Z">
            <w:rPr>
              <w:noProof/>
            </w:rPr>
          </w:rPrChange>
        </w:rPr>
        <w:t xml:space="preserve">When the ENC data is encoded with a </w:t>
      </w:r>
      <w:r w:rsidRPr="00856722">
        <w:rPr>
          <w:i/>
          <w:iCs/>
          <w:strike/>
          <w:noProof/>
          <w:rPrChange w:id="927" w:author="jonathan pritchard" w:date="2024-07-18T15:13:00Z" w16du:dateUtc="2024-07-18T14:13:00Z">
            <w:rPr>
              <w:i/>
              <w:iCs/>
              <w:noProof/>
            </w:rPr>
          </w:rPrChange>
        </w:rPr>
        <w:t>displayName</w:t>
      </w:r>
      <w:r w:rsidRPr="00856722">
        <w:rPr>
          <w:strike/>
          <w:noProof/>
          <w:rPrChange w:id="928" w:author="jonathan pritchard" w:date="2024-07-18T15:13:00Z" w16du:dateUtc="2024-07-18T14:13:00Z">
            <w:rPr>
              <w:noProof/>
            </w:rPr>
          </w:rPrChange>
        </w:rPr>
        <w:t xml:space="preserve"> as </w:t>
      </w:r>
      <w:r w:rsidR="00744455" w:rsidRPr="00856722">
        <w:rPr>
          <w:strike/>
          <w:noProof/>
          <w:rPrChange w:id="929" w:author="jonathan pritchard" w:date="2024-07-18T15:13:00Z" w16du:dateUtc="2024-07-18T14:13:00Z">
            <w:rPr>
              <w:noProof/>
            </w:rPr>
          </w:rPrChange>
        </w:rPr>
        <w:t xml:space="preserve">TRUE </w:t>
      </w:r>
      <w:r w:rsidRPr="00856722">
        <w:rPr>
          <w:strike/>
          <w:noProof/>
          <w:rPrChange w:id="930" w:author="jonathan pritchard" w:date="2024-07-18T15:13:00Z" w16du:dateUtc="2024-07-18T14:13:00Z">
            <w:rPr>
              <w:noProof/>
            </w:rPr>
          </w:rPrChange>
        </w:rPr>
        <w:t>then it is intended for that</w:t>
      </w:r>
      <w:r w:rsidR="00744455" w:rsidRPr="00856722">
        <w:rPr>
          <w:strike/>
          <w:noProof/>
          <w:rPrChange w:id="931" w:author="jonathan pritchard" w:date="2024-07-18T15:13:00Z" w16du:dateUtc="2024-07-18T14:13:00Z">
            <w:rPr>
              <w:noProof/>
            </w:rPr>
          </w:rPrChange>
        </w:rPr>
        <w:t xml:space="preserve"> instance of</w:t>
      </w:r>
      <w:r w:rsidRPr="00856722">
        <w:rPr>
          <w:strike/>
          <w:noProof/>
          <w:rPrChange w:id="932" w:author="jonathan pritchard" w:date="2024-07-18T15:13:00Z" w16du:dateUtc="2024-07-18T14:13:00Z">
            <w:rPr>
              <w:noProof/>
            </w:rPr>
          </w:rPrChange>
        </w:rPr>
        <w:t xml:space="preserve"> </w:t>
      </w:r>
      <w:r w:rsidRPr="00856722">
        <w:rPr>
          <w:i/>
          <w:iCs/>
          <w:strike/>
          <w:noProof/>
          <w:rPrChange w:id="933" w:author="jonathan pritchard" w:date="2024-07-18T15:13:00Z" w16du:dateUtc="2024-07-18T14:13:00Z">
            <w:rPr>
              <w:i/>
              <w:iCs/>
              <w:noProof/>
            </w:rPr>
          </w:rPrChange>
        </w:rPr>
        <w:t>featureName</w:t>
      </w:r>
      <w:r w:rsidR="00F91862" w:rsidRPr="00856722">
        <w:rPr>
          <w:strike/>
          <w:noProof/>
          <w:rPrChange w:id="934" w:author="jonathan pritchard" w:date="2024-07-18T15:13:00Z" w16du:dateUtc="2024-07-18T14:13:00Z">
            <w:rPr>
              <w:noProof/>
            </w:rPr>
          </w:rPrChange>
        </w:rPr>
        <w:t xml:space="preserve"> to be displayed on the ECDIS. </w:t>
      </w:r>
      <w:r w:rsidRPr="00856722">
        <w:rPr>
          <w:strike/>
          <w:noProof/>
          <w:rPrChange w:id="935" w:author="jonathan pritchard" w:date="2024-07-18T15:13:00Z" w16du:dateUtc="2024-07-18T14:13:00Z">
            <w:rPr>
              <w:noProof/>
            </w:rPr>
          </w:rPrChange>
        </w:rPr>
        <w:t>This is intended to declutter much of</w:t>
      </w:r>
      <w:r w:rsidR="00F91862" w:rsidRPr="00856722">
        <w:rPr>
          <w:strike/>
          <w:noProof/>
          <w:rPrChange w:id="936" w:author="jonathan pritchard" w:date="2024-07-18T15:13:00Z" w16du:dateUtc="2024-07-18T14:13:00Z">
            <w:rPr>
              <w:noProof/>
            </w:rPr>
          </w:rPrChange>
        </w:rPr>
        <w:t xml:space="preserve"> the text display on an ECDIS. </w:t>
      </w:r>
      <w:r w:rsidRPr="00856722">
        <w:rPr>
          <w:strike/>
          <w:noProof/>
          <w:rPrChange w:id="937" w:author="jonathan pritchard" w:date="2024-07-18T15:13:00Z" w16du:dateUtc="2024-07-18T14:13:00Z">
            <w:rPr>
              <w:noProof/>
            </w:rPr>
          </w:rPrChange>
        </w:rPr>
        <w:t xml:space="preserve">The other alternative </w:t>
      </w:r>
      <w:r w:rsidRPr="00856722">
        <w:rPr>
          <w:i/>
          <w:iCs/>
          <w:strike/>
          <w:noProof/>
          <w:rPrChange w:id="938" w:author="jonathan pritchard" w:date="2024-07-18T15:13:00Z" w16du:dateUtc="2024-07-18T14:13:00Z">
            <w:rPr>
              <w:i/>
              <w:iCs/>
              <w:noProof/>
            </w:rPr>
          </w:rPrChange>
        </w:rPr>
        <w:t>featureName</w:t>
      </w:r>
      <w:r w:rsidRPr="00856722">
        <w:rPr>
          <w:strike/>
          <w:noProof/>
          <w:rPrChange w:id="939" w:author="jonathan pritchard" w:date="2024-07-18T15:13:00Z" w16du:dateUtc="2024-07-18T14:13:00Z">
            <w:rPr>
              <w:noProof/>
            </w:rPr>
          </w:rPrChange>
        </w:rPr>
        <w:t xml:space="preserve">s must be able to be queried by the </w:t>
      </w:r>
      <w:r w:rsidR="00F91862" w:rsidRPr="00856722">
        <w:rPr>
          <w:strike/>
          <w:noProof/>
          <w:rPrChange w:id="940" w:author="jonathan pritchard" w:date="2024-07-18T15:13:00Z" w16du:dateUtc="2024-07-18T14:13:00Z">
            <w:rPr>
              <w:noProof/>
            </w:rPr>
          </w:rPrChange>
        </w:rPr>
        <w:t>ECDIS P</w:t>
      </w:r>
      <w:r w:rsidRPr="00856722">
        <w:rPr>
          <w:strike/>
          <w:noProof/>
          <w:rPrChange w:id="941" w:author="jonathan pritchard" w:date="2024-07-18T15:13:00Z" w16du:dateUtc="2024-07-18T14:13:00Z">
            <w:rPr>
              <w:noProof/>
            </w:rPr>
          </w:rPrChange>
        </w:rPr>
        <w:t xml:space="preserve">ick </w:t>
      </w:r>
      <w:r w:rsidR="00F91862" w:rsidRPr="00856722">
        <w:rPr>
          <w:strike/>
          <w:noProof/>
          <w:rPrChange w:id="942" w:author="jonathan pritchard" w:date="2024-07-18T15:13:00Z" w16du:dateUtc="2024-07-18T14:13:00Z">
            <w:rPr>
              <w:noProof/>
            </w:rPr>
          </w:rPrChange>
        </w:rPr>
        <w:t>R</w:t>
      </w:r>
      <w:r w:rsidRPr="00856722">
        <w:rPr>
          <w:strike/>
          <w:noProof/>
          <w:rPrChange w:id="943" w:author="jonathan pritchard" w:date="2024-07-18T15:13:00Z" w16du:dateUtc="2024-07-18T14:13:00Z">
            <w:rPr>
              <w:noProof/>
            </w:rPr>
          </w:rPrChange>
        </w:rPr>
        <w:t>eport.</w:t>
      </w:r>
      <w:commentRangeEnd w:id="919"/>
      <w:r w:rsidR="00BB0BEC" w:rsidRPr="00856722">
        <w:rPr>
          <w:rStyle w:val="CommentReference"/>
          <w:strike/>
          <w:rPrChange w:id="944" w:author="jonathan pritchard" w:date="2024-07-18T15:13:00Z" w16du:dateUtc="2024-07-18T14:13:00Z">
            <w:rPr>
              <w:rStyle w:val="CommentReference"/>
            </w:rPr>
          </w:rPrChange>
        </w:rPr>
        <w:commentReference w:id="919"/>
      </w:r>
      <w:commentRangeEnd w:id="920"/>
      <w:r w:rsidR="00962051" w:rsidRPr="00856722">
        <w:rPr>
          <w:rStyle w:val="CommentReference"/>
          <w:strike/>
          <w:rPrChange w:id="945" w:author="jonathan pritchard" w:date="2024-07-18T15:13:00Z" w16du:dateUtc="2024-07-18T14:13:00Z">
            <w:rPr>
              <w:rStyle w:val="CommentReference"/>
            </w:rPr>
          </w:rPrChange>
        </w:rPr>
        <w:commentReference w:id="920"/>
      </w:r>
    </w:p>
    <w:p w14:paraId="636D8ACB" w14:textId="3DF442A9" w:rsidR="005C568A" w:rsidRPr="00D56521" w:rsidRDefault="00B11F1D" w:rsidP="00F91862">
      <w:pPr>
        <w:spacing w:after="120" w:line="240" w:lineRule="auto"/>
        <w:jc w:val="both"/>
        <w:rPr>
          <w:noProof/>
        </w:rPr>
      </w:pPr>
      <w:ins w:id="946" w:author="jonathan pritchard" w:date="2024-07-19T12:00:00Z" w16du:dateUtc="2024-07-19T11:00:00Z">
        <w:r>
          <w:rPr>
            <w:noProof/>
          </w:rPr>
          <w:t xml:space="preserve">[Proposed (informative) text] </w:t>
        </w:r>
      </w:ins>
      <w:commentRangeStart w:id="947"/>
      <w:ins w:id="948" w:author="jonathan pritchard" w:date="2024-07-18T15:11:00Z" w16du:dateUtc="2024-07-18T14:11:00Z">
        <w:r w:rsidR="005C568A">
          <w:rPr>
            <w:noProof/>
          </w:rPr>
          <w:t xml:space="preserve">Features may have a number of featureName attributes. </w:t>
        </w:r>
      </w:ins>
      <w:ins w:id="949" w:author="jonathan pritchard" w:date="2024-07-18T15:10:00Z" w16du:dateUtc="2024-07-18T14:10:00Z">
        <w:r w:rsidR="005C568A" w:rsidRPr="00D56521">
          <w:rPr>
            <w:noProof/>
          </w:rPr>
          <w:t xml:space="preserve">The complex attribute </w:t>
        </w:r>
        <w:r w:rsidR="005C568A" w:rsidRPr="00D56521">
          <w:rPr>
            <w:i/>
            <w:iCs/>
            <w:noProof/>
          </w:rPr>
          <w:t>featureName</w:t>
        </w:r>
        <w:r w:rsidR="005C568A" w:rsidRPr="00D56521">
          <w:rPr>
            <w:noProof/>
          </w:rPr>
          <w:t xml:space="preserve"> has a sub-attribute </w:t>
        </w:r>
        <w:r w:rsidR="005C568A">
          <w:rPr>
            <w:i/>
            <w:iCs/>
            <w:noProof/>
          </w:rPr>
          <w:t>nameUsage</w:t>
        </w:r>
      </w:ins>
      <w:ins w:id="950" w:author="jonathan pritchard" w:date="2024-07-18T15:11:00Z" w16du:dateUtc="2024-07-18T14:11:00Z">
        <w:r w:rsidR="005C568A">
          <w:rPr>
            <w:noProof/>
          </w:rPr>
          <w:t xml:space="preserve"> which controls which of the names is </w:t>
        </w:r>
      </w:ins>
      <w:ins w:id="951" w:author="jonathan pritchard" w:date="2024-07-18T15:12:00Z" w16du:dateUtc="2024-07-18T14:12:00Z">
        <w:r w:rsidR="00EB42C3">
          <w:rPr>
            <w:noProof/>
          </w:rPr>
          <w:t xml:space="preserve">shown on the ECDIS display. Other names </w:t>
        </w:r>
      </w:ins>
      <w:ins w:id="952" w:author="jonathan pritchard" w:date="2024-07-18T15:13:00Z" w16du:dateUtc="2024-07-18T14:13:00Z">
        <w:r w:rsidR="00856722">
          <w:rPr>
            <w:noProof/>
          </w:rPr>
          <w:t>must be made</w:t>
        </w:r>
      </w:ins>
      <w:ins w:id="953" w:author="jonathan pritchard" w:date="2024-07-18T15:12:00Z" w16du:dateUtc="2024-07-18T14:12:00Z">
        <w:r w:rsidR="00EB42C3">
          <w:rPr>
            <w:noProof/>
          </w:rPr>
          <w:t xml:space="preserve"> available through the ECDIS Pick Report. Those names without nameUsage </w:t>
        </w:r>
      </w:ins>
      <w:ins w:id="954" w:author="jonathan pritchard" w:date="2024-07-18T15:13:00Z" w16du:dateUtc="2024-07-18T14:13:00Z">
        <w:r w:rsidR="00856722">
          <w:rPr>
            <w:noProof/>
          </w:rPr>
          <w:t>must</w:t>
        </w:r>
      </w:ins>
      <w:ins w:id="955" w:author="jonathan pritchard" w:date="2024-07-18T15:12:00Z" w16du:dateUtc="2024-07-18T14:12:00Z">
        <w:r w:rsidR="00EB42C3">
          <w:rPr>
            <w:noProof/>
          </w:rPr>
          <w:t xml:space="preserve"> only </w:t>
        </w:r>
      </w:ins>
      <w:ins w:id="956" w:author="jonathan pritchard" w:date="2024-07-18T15:13:00Z" w16du:dateUtc="2024-07-18T14:13:00Z">
        <w:r w:rsidR="00856722">
          <w:rPr>
            <w:noProof/>
          </w:rPr>
          <w:t xml:space="preserve">be </w:t>
        </w:r>
      </w:ins>
      <w:ins w:id="957" w:author="jonathan pritchard" w:date="2024-07-18T15:12:00Z" w16du:dateUtc="2024-07-18T14:12:00Z">
        <w:r w:rsidR="00EB42C3">
          <w:rPr>
            <w:noProof/>
          </w:rPr>
          <w:t>accessed through the Pick Report.</w:t>
        </w:r>
      </w:ins>
      <w:commentRangeEnd w:id="947"/>
      <w:ins w:id="958" w:author="jonathan pritchard" w:date="2024-07-18T15:13:00Z" w16du:dateUtc="2024-07-18T14:13:00Z">
        <w:r w:rsidR="00856722">
          <w:rPr>
            <w:rStyle w:val="CommentReference"/>
          </w:rPr>
          <w:commentReference w:id="947"/>
        </w:r>
      </w:ins>
    </w:p>
    <w:p w14:paraId="1B5FE2D2" w14:textId="385D52BD" w:rsidR="007D243B" w:rsidRPr="00D56521" w:rsidRDefault="007D243B" w:rsidP="00F91862">
      <w:pPr>
        <w:spacing w:after="120" w:line="240" w:lineRule="auto"/>
        <w:jc w:val="both"/>
        <w:rPr>
          <w:noProof/>
        </w:rPr>
      </w:pPr>
      <w:r w:rsidRPr="00D56521">
        <w:rPr>
          <w:noProof/>
        </w:rPr>
        <w:t xml:space="preserve">Soundings are treated by the </w:t>
      </w:r>
      <w:r w:rsidR="00F91862" w:rsidRPr="00D56521">
        <w:rPr>
          <w:noProof/>
        </w:rPr>
        <w:t>P</w:t>
      </w:r>
      <w:r w:rsidRPr="00D56521">
        <w:rPr>
          <w:noProof/>
        </w:rPr>
        <w:t xml:space="preserve">ortrayal </w:t>
      </w:r>
      <w:r w:rsidR="00F91862" w:rsidRPr="00D56521">
        <w:rPr>
          <w:noProof/>
        </w:rPr>
        <w:t>C</w:t>
      </w:r>
      <w:r w:rsidRPr="00D56521">
        <w:rPr>
          <w:noProof/>
        </w:rPr>
        <w:t>atalogue as symbols to ensure they are legible and correctly located.</w:t>
      </w:r>
    </w:p>
    <w:p w14:paraId="488D648F" w14:textId="77777777" w:rsidR="007D243B" w:rsidRPr="00D56521" w:rsidRDefault="007D243B" w:rsidP="00F91862">
      <w:pPr>
        <w:spacing w:after="60" w:line="240" w:lineRule="auto"/>
        <w:jc w:val="both"/>
        <w:rPr>
          <w:noProof/>
        </w:rPr>
      </w:pPr>
      <w:r w:rsidRPr="00D56521">
        <w:rPr>
          <w:noProof/>
        </w:rPr>
        <w:t>In addition the following guidance should be used for text:</w:t>
      </w:r>
    </w:p>
    <w:p w14:paraId="7357ACB8" w14:textId="515BFC73" w:rsidR="007D243B" w:rsidRPr="00D56521" w:rsidRDefault="007D243B" w:rsidP="00AE2737">
      <w:pPr>
        <w:pStyle w:val="ListParagraph"/>
        <w:numPr>
          <w:ilvl w:val="0"/>
          <w:numId w:val="30"/>
        </w:numPr>
        <w:spacing w:after="60" w:line="240" w:lineRule="auto"/>
        <w:jc w:val="both"/>
        <w:rPr>
          <w:noProof/>
        </w:rPr>
      </w:pPr>
      <w:r w:rsidRPr="00D56521">
        <w:rPr>
          <w:noProof/>
        </w:rPr>
        <w:lastRenderedPageBreak/>
        <w:t>Text is normally coloured black, to give best readability under all light conditions.</w:t>
      </w:r>
    </w:p>
    <w:p w14:paraId="058A08D5" w14:textId="44AAACDE" w:rsidR="007D243B" w:rsidRPr="00D56521" w:rsidRDefault="007D243B" w:rsidP="00AE2737">
      <w:pPr>
        <w:pStyle w:val="ListParagraph"/>
        <w:numPr>
          <w:ilvl w:val="0"/>
          <w:numId w:val="30"/>
        </w:numPr>
        <w:spacing w:after="60" w:line="240" w:lineRule="auto"/>
        <w:jc w:val="both"/>
        <w:rPr>
          <w:noProof/>
        </w:rPr>
      </w:pPr>
      <w:r w:rsidRPr="00D56521">
        <w:rPr>
          <w:noProof/>
        </w:rPr>
        <w:t>Text should only be displayed when the feature it applies to is displayed.</w:t>
      </w:r>
    </w:p>
    <w:p w14:paraId="1B817BC5" w14:textId="10B773FA" w:rsidR="007D243B" w:rsidRPr="00D56521" w:rsidRDefault="007D243B" w:rsidP="00AE2737">
      <w:pPr>
        <w:pStyle w:val="ListParagraph"/>
        <w:numPr>
          <w:ilvl w:val="0"/>
          <w:numId w:val="30"/>
        </w:numPr>
        <w:spacing w:after="60" w:line="240" w:lineRule="auto"/>
        <w:jc w:val="both"/>
        <w:rPr>
          <w:noProof/>
        </w:rPr>
      </w:pPr>
      <w:r w:rsidRPr="00D56521">
        <w:rPr>
          <w:noProof/>
        </w:rPr>
        <w:t xml:space="preserve">Text should always have </w:t>
      </w:r>
      <w:r w:rsidR="007E4319" w:rsidRPr="00D56521">
        <w:rPr>
          <w:noProof/>
        </w:rPr>
        <w:t xml:space="preserve">sufficiently high </w:t>
      </w:r>
      <w:r w:rsidR="00E2144D" w:rsidRPr="00D56521">
        <w:rPr>
          <w:noProof/>
        </w:rPr>
        <w:t>drawing</w:t>
      </w:r>
      <w:r w:rsidRPr="00D56521">
        <w:rPr>
          <w:noProof/>
        </w:rPr>
        <w:t xml:space="preserve"> priority, to ensure it is readable, independent of the feature it applies to.</w:t>
      </w:r>
    </w:p>
    <w:p w14:paraId="5175E45F" w14:textId="572E7350" w:rsidR="007D243B" w:rsidRPr="00D56521" w:rsidRDefault="007D243B" w:rsidP="00AE2737">
      <w:pPr>
        <w:pStyle w:val="ListParagraph"/>
        <w:numPr>
          <w:ilvl w:val="0"/>
          <w:numId w:val="30"/>
        </w:numPr>
        <w:spacing w:after="120" w:line="240" w:lineRule="auto"/>
        <w:jc w:val="both"/>
        <w:rPr>
          <w:noProof/>
        </w:rPr>
      </w:pPr>
      <w:r w:rsidRPr="00D56521">
        <w:rPr>
          <w:noProof/>
        </w:rPr>
        <w:t xml:space="preserve">The manufacturer should provide the capability to select </w:t>
      </w:r>
      <w:r w:rsidR="00450D40" w:rsidRPr="00D56521">
        <w:rPr>
          <w:noProof/>
        </w:rPr>
        <w:t>“</w:t>
      </w:r>
      <w:r w:rsidRPr="00D56521">
        <w:rPr>
          <w:noProof/>
        </w:rPr>
        <w:t>Important Text</w:t>
      </w:r>
      <w:r w:rsidR="00450D40" w:rsidRPr="00D56521">
        <w:rPr>
          <w:noProof/>
        </w:rPr>
        <w:t>”</w:t>
      </w:r>
      <w:r w:rsidRPr="00D56521">
        <w:rPr>
          <w:noProof/>
        </w:rPr>
        <w:t xml:space="preserve"> and </w:t>
      </w:r>
      <w:r w:rsidR="00450D40" w:rsidRPr="00D56521">
        <w:rPr>
          <w:noProof/>
        </w:rPr>
        <w:t>“</w:t>
      </w:r>
      <w:r w:rsidRPr="00D56521">
        <w:rPr>
          <w:noProof/>
        </w:rPr>
        <w:t>Other Text</w:t>
      </w:r>
      <w:r w:rsidR="00450D40" w:rsidRPr="00D56521">
        <w:rPr>
          <w:noProof/>
        </w:rPr>
        <w:t>”</w:t>
      </w:r>
      <w:r w:rsidRPr="00D56521">
        <w:rPr>
          <w:noProof/>
        </w:rPr>
        <w:t>, and they may also provide further text groupings if they so wish.</w:t>
      </w:r>
    </w:p>
    <w:p w14:paraId="137297DF" w14:textId="58174E66" w:rsidR="007D243B" w:rsidRPr="00D56521" w:rsidRDefault="007D243B" w:rsidP="00F91862">
      <w:pPr>
        <w:spacing w:after="120" w:line="240" w:lineRule="auto"/>
        <w:jc w:val="both"/>
        <w:rPr>
          <w:noProof/>
        </w:rPr>
      </w:pPr>
      <w:r w:rsidRPr="00D56521">
        <w:rPr>
          <w:noProof/>
        </w:rPr>
        <w:t xml:space="preserve">The display of text must be controlled independently of the display of the feature it applies to and the Mariner must have full control over the display of text. </w:t>
      </w:r>
    </w:p>
    <w:p w14:paraId="6F3BFFB6" w14:textId="77777777" w:rsidR="00F91862" w:rsidRPr="00D56521" w:rsidRDefault="00F91862" w:rsidP="00F91862">
      <w:pPr>
        <w:spacing w:after="120" w:line="240" w:lineRule="auto"/>
        <w:jc w:val="both"/>
        <w:rPr>
          <w:noProof/>
        </w:rPr>
      </w:pPr>
    </w:p>
    <w:p w14:paraId="2E3901E1" w14:textId="1D51AC65" w:rsidR="007D243B" w:rsidRPr="00D56521" w:rsidRDefault="001F2CFE" w:rsidP="00214B3A">
      <w:pPr>
        <w:pStyle w:val="Heading2"/>
        <w:rPr>
          <w:noProof/>
        </w:rPr>
      </w:pPr>
      <w:bookmarkStart w:id="959" w:name="_Toc144421299"/>
      <w:bookmarkStart w:id="960" w:name="_Ref46675037"/>
      <w:commentRangeStart w:id="961"/>
      <w:commentRangeStart w:id="962"/>
      <w:commentRangeStart w:id="963"/>
      <w:r w:rsidRPr="00D56521">
        <w:rPr>
          <w:noProof/>
        </w:rPr>
        <w:t>Viewing groups used for t</w:t>
      </w:r>
      <w:r w:rsidR="007D243B" w:rsidRPr="00D56521">
        <w:rPr>
          <w:noProof/>
        </w:rPr>
        <w:t>ext</w:t>
      </w:r>
      <w:bookmarkEnd w:id="959"/>
      <w:ins w:id="964" w:author="jonathan pritchard" w:date="2024-01-17T15:33:00Z">
        <w:r w:rsidR="009A4F79">
          <w:rPr>
            <w:noProof/>
          </w:rPr>
          <w:t xml:space="preserve"> </w:t>
        </w:r>
      </w:ins>
      <w:r w:rsidR="007D243B" w:rsidRPr="00D56521">
        <w:rPr>
          <w:noProof/>
        </w:rPr>
        <w:t xml:space="preserve"> </w:t>
      </w:r>
      <w:bookmarkEnd w:id="960"/>
      <w:commentRangeEnd w:id="961"/>
      <w:r w:rsidR="00E31B18">
        <w:rPr>
          <w:rStyle w:val="CommentReference"/>
          <w:rFonts w:eastAsia="MS Mincho"/>
          <w:b w:val="0"/>
          <w:bCs w:val="0"/>
        </w:rPr>
        <w:commentReference w:id="961"/>
      </w:r>
      <w:commentRangeEnd w:id="962"/>
      <w:commentRangeEnd w:id="963"/>
      <w:r w:rsidR="00214B3A">
        <w:rPr>
          <w:rStyle w:val="CommentReference"/>
          <w:rFonts w:eastAsia="MS Mincho"/>
          <w:b w:val="0"/>
          <w:bCs w:val="0"/>
        </w:rPr>
        <w:commentReference w:id="962"/>
      </w:r>
      <w:r w:rsidR="00831F8F">
        <w:rPr>
          <w:rStyle w:val="CommentReference"/>
          <w:rFonts w:eastAsia="MS Mincho"/>
          <w:b w:val="0"/>
          <w:bCs w:val="0"/>
        </w:rPr>
        <w:commentReference w:id="963"/>
      </w:r>
    </w:p>
    <w:p w14:paraId="3498957B" w14:textId="7B701749" w:rsidR="00537C3C" w:rsidRDefault="00632C0D" w:rsidP="00F91862">
      <w:pPr>
        <w:spacing w:after="120" w:line="240" w:lineRule="auto"/>
        <w:jc w:val="both"/>
        <w:rPr>
          <w:ins w:id="965" w:author="jonathan pritchard" w:date="2024-05-29T01:39:00Z" w16du:dateUtc="2024-05-29T00:39:00Z"/>
        </w:rPr>
      </w:pPr>
      <w:r w:rsidRPr="00D56521">
        <w:t xml:space="preserve">Viewing groups for text are listed in </w:t>
      </w:r>
      <w:r w:rsidRPr="00D56521">
        <w:fldChar w:fldCharType="begin"/>
      </w:r>
      <w:r w:rsidRPr="00D56521">
        <w:instrText xml:space="preserve"> REF _Ref44337723 \h </w:instrText>
      </w:r>
      <w:r w:rsidR="00F91862" w:rsidRPr="00D56521">
        <w:instrText xml:space="preserve"> \* MERGEFORMAT </w:instrText>
      </w:r>
      <w:r w:rsidRPr="00D56521">
        <w:fldChar w:fldCharType="separate"/>
      </w:r>
      <w:r w:rsidR="00832978" w:rsidRPr="00D56521">
        <w:t>Table C-</w:t>
      </w:r>
      <w:r w:rsidR="00832978">
        <w:t>17</w:t>
      </w:r>
      <w:r w:rsidRPr="00D56521">
        <w:fldChar w:fldCharType="end"/>
      </w:r>
      <w:r w:rsidR="00F91862" w:rsidRPr="00D56521">
        <w:t xml:space="preserve"> below</w:t>
      </w:r>
      <w:r w:rsidRPr="00D56521">
        <w:t>.</w:t>
      </w:r>
      <w:ins w:id="966" w:author="jonathan pritchard" w:date="2024-05-29T01:38:00Z" w16du:dateUtc="2024-05-29T00:38:00Z">
        <w:r w:rsidR="00214B3A">
          <w:t xml:space="preserve"> The content of these tables is purely informative as the</w:t>
        </w:r>
      </w:ins>
      <w:ins w:id="967" w:author="jonathan pritchard" w:date="2024-05-29T01:39:00Z" w16du:dateUtc="2024-05-29T00:39:00Z">
        <w:r w:rsidR="00214B3A">
          <w:t>ir precise specification, fulfilling the mandatory requirements are contained within the published Portrayal Catalogue(s).</w:t>
        </w:r>
      </w:ins>
    </w:p>
    <w:p w14:paraId="18451741" w14:textId="77777777" w:rsidR="00214B3A" w:rsidRPr="00D56521" w:rsidRDefault="00214B3A" w:rsidP="00F91862">
      <w:pPr>
        <w:spacing w:after="120" w:line="240" w:lineRule="auto"/>
        <w:jc w:val="both"/>
      </w:pPr>
    </w:p>
    <w:tbl>
      <w:tblPr>
        <w:tblStyle w:val="TableGrid"/>
        <w:tblW w:w="0" w:type="auto"/>
        <w:tblCellMar>
          <w:left w:w="115" w:type="dxa"/>
          <w:right w:w="115" w:type="dxa"/>
        </w:tblCellMar>
        <w:tblLook w:val="04A0" w:firstRow="1" w:lastRow="0" w:firstColumn="1" w:lastColumn="0" w:noHBand="0" w:noVBand="1"/>
      </w:tblPr>
      <w:tblGrid>
        <w:gridCol w:w="1345"/>
        <w:gridCol w:w="3870"/>
        <w:gridCol w:w="3881"/>
      </w:tblGrid>
      <w:tr w:rsidR="00B7572A" w:rsidRPr="00D56521" w14:paraId="4DD9AAA4" w14:textId="77777777" w:rsidTr="00F91862">
        <w:trPr>
          <w:cantSplit/>
          <w:tblHeader/>
        </w:trPr>
        <w:tc>
          <w:tcPr>
            <w:tcW w:w="1345" w:type="dxa"/>
            <w:shd w:val="clear" w:color="auto" w:fill="BFBFBF" w:themeFill="background1" w:themeFillShade="BF"/>
          </w:tcPr>
          <w:p w14:paraId="13539D8E" w14:textId="641A3BA4" w:rsidR="005342F1" w:rsidRPr="00D56521" w:rsidRDefault="001F2CFE" w:rsidP="00F91862">
            <w:pPr>
              <w:spacing w:before="60" w:after="60"/>
              <w:rPr>
                <w:b/>
                <w:bCs/>
                <w:noProof/>
              </w:rPr>
            </w:pPr>
            <w:r w:rsidRPr="00D56521">
              <w:rPr>
                <w:b/>
                <w:bCs/>
                <w:noProof/>
              </w:rPr>
              <w:t>Viewing Group</w:t>
            </w:r>
          </w:p>
        </w:tc>
        <w:tc>
          <w:tcPr>
            <w:tcW w:w="3870" w:type="dxa"/>
            <w:shd w:val="clear" w:color="auto" w:fill="BFBFBF" w:themeFill="background1" w:themeFillShade="BF"/>
          </w:tcPr>
          <w:p w14:paraId="09D0021E" w14:textId="1129232C" w:rsidR="005342F1" w:rsidRPr="00D56521" w:rsidRDefault="001F2CFE" w:rsidP="00F91862">
            <w:pPr>
              <w:spacing w:before="60" w:after="60"/>
              <w:rPr>
                <w:b/>
                <w:bCs/>
                <w:noProof/>
              </w:rPr>
            </w:pPr>
            <w:r w:rsidRPr="00D56521">
              <w:rPr>
                <w:b/>
                <w:bCs/>
                <w:noProof/>
              </w:rPr>
              <w:t>Description</w:t>
            </w:r>
          </w:p>
        </w:tc>
        <w:tc>
          <w:tcPr>
            <w:tcW w:w="3881" w:type="dxa"/>
            <w:shd w:val="clear" w:color="auto" w:fill="BFBFBF" w:themeFill="background1" w:themeFillShade="BF"/>
          </w:tcPr>
          <w:p w14:paraId="4202120B" w14:textId="77777777" w:rsidR="005342F1" w:rsidRPr="00D56521" w:rsidRDefault="005342F1" w:rsidP="00F91862">
            <w:pPr>
              <w:spacing w:before="60" w:after="60"/>
              <w:rPr>
                <w:b/>
                <w:bCs/>
                <w:noProof/>
              </w:rPr>
            </w:pPr>
            <w:r w:rsidRPr="00D56521">
              <w:rPr>
                <w:b/>
                <w:bCs/>
                <w:noProof/>
              </w:rPr>
              <w:t>S-101 Features and Attributes</w:t>
            </w:r>
          </w:p>
          <w:p w14:paraId="0BEDEEDA" w14:textId="0E81AF2B" w:rsidR="00BD565A" w:rsidRPr="00D56521" w:rsidRDefault="00BD565A" w:rsidP="00F91862">
            <w:pPr>
              <w:spacing w:before="60" w:after="60"/>
              <w:rPr>
                <w:noProof/>
              </w:rPr>
            </w:pPr>
            <w:r w:rsidRPr="00D56521">
              <w:rPr>
                <w:noProof/>
              </w:rPr>
              <w:t>(</w:t>
            </w:r>
            <w:r w:rsidR="0086746B" w:rsidRPr="00D56521">
              <w:rPr>
                <w:noProof/>
              </w:rPr>
              <w:t xml:space="preserve">attributes in lower case; </w:t>
            </w:r>
            <w:r w:rsidRPr="00D56521">
              <w:rPr>
                <w:noProof/>
              </w:rPr>
              <w:t>indentation indicates attribute or sub-attribute)</w:t>
            </w:r>
          </w:p>
        </w:tc>
      </w:tr>
      <w:tr w:rsidR="00B7572A" w:rsidRPr="00D56521" w14:paraId="7D6B7BBE" w14:textId="77777777" w:rsidTr="00F91862">
        <w:trPr>
          <w:cantSplit/>
        </w:trPr>
        <w:tc>
          <w:tcPr>
            <w:tcW w:w="1345" w:type="dxa"/>
          </w:tcPr>
          <w:p w14:paraId="3274302B" w14:textId="77777777" w:rsidR="005342F1" w:rsidRPr="00D56521" w:rsidRDefault="005342F1" w:rsidP="00F91862">
            <w:pPr>
              <w:spacing w:before="60" w:after="60"/>
              <w:rPr>
                <w:noProof/>
              </w:rPr>
            </w:pPr>
            <w:r w:rsidRPr="00D56521">
              <w:rPr>
                <w:noProof/>
              </w:rPr>
              <w:t>00-10</w:t>
            </w:r>
          </w:p>
        </w:tc>
        <w:tc>
          <w:tcPr>
            <w:tcW w:w="3870" w:type="dxa"/>
          </w:tcPr>
          <w:p w14:paraId="2E68AC40" w14:textId="77777777" w:rsidR="005342F1" w:rsidRPr="00D56521" w:rsidRDefault="005342F1" w:rsidP="00F91862">
            <w:pPr>
              <w:spacing w:before="60" w:after="60"/>
              <w:rPr>
                <w:noProof/>
              </w:rPr>
            </w:pPr>
            <w:r w:rsidRPr="00D56521">
              <w:rPr>
                <w:noProof/>
              </w:rPr>
              <w:t>reserved for future assignment by IHO.</w:t>
            </w:r>
          </w:p>
        </w:tc>
        <w:tc>
          <w:tcPr>
            <w:tcW w:w="3881" w:type="dxa"/>
          </w:tcPr>
          <w:p w14:paraId="00A4E9CC" w14:textId="77777777" w:rsidR="005342F1" w:rsidRPr="00D56521" w:rsidRDefault="005342F1" w:rsidP="00F91862">
            <w:pPr>
              <w:spacing w:before="60" w:after="60"/>
              <w:rPr>
                <w:noProof/>
              </w:rPr>
            </w:pPr>
          </w:p>
        </w:tc>
      </w:tr>
      <w:tr w:rsidR="005342F1" w:rsidRPr="00D56521" w14:paraId="19DD0856" w14:textId="77777777" w:rsidTr="00F91862">
        <w:trPr>
          <w:cantSplit/>
        </w:trPr>
        <w:tc>
          <w:tcPr>
            <w:tcW w:w="0" w:type="auto"/>
            <w:gridSpan w:val="3"/>
            <w:shd w:val="clear" w:color="auto" w:fill="D9D9D9" w:themeFill="background1" w:themeFillShade="D9"/>
          </w:tcPr>
          <w:p w14:paraId="074F008F" w14:textId="5DE091E7" w:rsidR="005342F1" w:rsidRPr="00D56521" w:rsidRDefault="005342F1" w:rsidP="00F91862">
            <w:pPr>
              <w:spacing w:before="60" w:after="60"/>
              <w:rPr>
                <w:b/>
                <w:bCs/>
                <w:i/>
                <w:iCs/>
                <w:noProof/>
              </w:rPr>
            </w:pPr>
            <w:r w:rsidRPr="00D56521">
              <w:rPr>
                <w:b/>
                <w:bCs/>
                <w:noProof/>
              </w:rPr>
              <w:t>IMPORTANT</w:t>
            </w:r>
            <w:r w:rsidRPr="00D56521">
              <w:rPr>
                <w:b/>
                <w:bCs/>
                <w:i/>
                <w:iCs/>
                <w:noProof/>
              </w:rPr>
              <w:t xml:space="preserve"> </w:t>
            </w:r>
            <w:r w:rsidRPr="00D56521">
              <w:rPr>
                <w:b/>
                <w:bCs/>
                <w:noProof/>
              </w:rPr>
              <w:t>Text</w:t>
            </w:r>
          </w:p>
        </w:tc>
      </w:tr>
      <w:tr w:rsidR="00B7572A" w:rsidRPr="00D56521" w14:paraId="2830ABFE" w14:textId="77777777" w:rsidTr="00F91862">
        <w:trPr>
          <w:cantSplit/>
        </w:trPr>
        <w:tc>
          <w:tcPr>
            <w:tcW w:w="1345" w:type="dxa"/>
          </w:tcPr>
          <w:p w14:paraId="4F959CFD" w14:textId="77777777" w:rsidR="005342F1" w:rsidRPr="00D56521" w:rsidRDefault="005342F1" w:rsidP="00F91862">
            <w:pPr>
              <w:spacing w:before="60" w:after="60"/>
              <w:rPr>
                <w:noProof/>
              </w:rPr>
            </w:pPr>
            <w:r w:rsidRPr="00D56521">
              <w:rPr>
                <w:noProof/>
              </w:rPr>
              <w:t>10</w:t>
            </w:r>
          </w:p>
        </w:tc>
        <w:tc>
          <w:tcPr>
            <w:tcW w:w="3870" w:type="dxa"/>
          </w:tcPr>
          <w:p w14:paraId="39B47645" w14:textId="77777777" w:rsidR="005342F1" w:rsidRPr="00D56521" w:rsidRDefault="005342F1" w:rsidP="00F91862">
            <w:pPr>
              <w:spacing w:before="60" w:after="60"/>
              <w:rPr>
                <w:noProof/>
              </w:rPr>
            </w:pPr>
          </w:p>
        </w:tc>
        <w:tc>
          <w:tcPr>
            <w:tcW w:w="3881" w:type="dxa"/>
          </w:tcPr>
          <w:p w14:paraId="5B29FF2B" w14:textId="77777777" w:rsidR="005342F1" w:rsidRPr="00D56521" w:rsidRDefault="005342F1" w:rsidP="00F91862">
            <w:pPr>
              <w:spacing w:before="60" w:after="60"/>
              <w:rPr>
                <w:noProof/>
              </w:rPr>
            </w:pPr>
          </w:p>
        </w:tc>
      </w:tr>
      <w:tr w:rsidR="00F53593" w:rsidRPr="00D56521" w14:paraId="3B4ECFBC" w14:textId="77777777" w:rsidTr="00F91862">
        <w:trPr>
          <w:cantSplit/>
        </w:trPr>
        <w:tc>
          <w:tcPr>
            <w:tcW w:w="1345" w:type="dxa"/>
            <w:vMerge w:val="restart"/>
          </w:tcPr>
          <w:p w14:paraId="6E42FB9F" w14:textId="77777777" w:rsidR="00F53593" w:rsidRPr="00D56521" w:rsidRDefault="00F53593" w:rsidP="00F91862">
            <w:pPr>
              <w:spacing w:before="60" w:after="60"/>
              <w:rPr>
                <w:noProof/>
              </w:rPr>
            </w:pPr>
            <w:r w:rsidRPr="00D56521">
              <w:rPr>
                <w:noProof/>
              </w:rPr>
              <w:t>11</w:t>
            </w:r>
          </w:p>
        </w:tc>
        <w:tc>
          <w:tcPr>
            <w:tcW w:w="3870" w:type="dxa"/>
          </w:tcPr>
          <w:p w14:paraId="1ABC067D" w14:textId="77777777" w:rsidR="00F53593" w:rsidRPr="00D56521" w:rsidRDefault="00F53593" w:rsidP="00F91862">
            <w:pPr>
              <w:spacing w:before="60" w:after="60"/>
              <w:rPr>
                <w:noProof/>
              </w:rPr>
            </w:pPr>
            <w:r w:rsidRPr="00D56521">
              <w:rPr>
                <w:noProof/>
              </w:rPr>
              <w:t>Vertical Clearance of Fixed Spans</w:t>
            </w:r>
          </w:p>
        </w:tc>
        <w:tc>
          <w:tcPr>
            <w:tcW w:w="3881" w:type="dxa"/>
          </w:tcPr>
          <w:p w14:paraId="741467D4" w14:textId="52951784" w:rsidR="00F53593" w:rsidRPr="00D56521" w:rsidRDefault="00F53593" w:rsidP="00F31355">
            <w:pPr>
              <w:spacing w:before="60"/>
              <w:rPr>
                <w:noProof/>
              </w:rPr>
            </w:pPr>
            <w:r w:rsidRPr="00D56521">
              <w:rPr>
                <w:noProof/>
              </w:rPr>
              <w:t>Span Fixed</w:t>
            </w:r>
          </w:p>
          <w:p w14:paraId="2CAC65D5" w14:textId="3636EAFA" w:rsidR="00F53593" w:rsidRPr="00D56521" w:rsidRDefault="00F53593" w:rsidP="00F31355">
            <w:pPr>
              <w:rPr>
                <w:noProof/>
              </w:rPr>
            </w:pPr>
            <w:r w:rsidRPr="00D56521">
              <w:rPr>
                <w:noProof/>
              </w:rPr>
              <w:t xml:space="preserve">    vertical clearance fixed</w:t>
            </w:r>
          </w:p>
          <w:p w14:paraId="3A51A979" w14:textId="255DF861" w:rsidR="00F53593" w:rsidRPr="00D56521" w:rsidRDefault="00F53593" w:rsidP="00F31355">
            <w:pPr>
              <w:spacing w:after="60"/>
              <w:rPr>
                <w:noProof/>
              </w:rPr>
            </w:pPr>
            <w:r w:rsidRPr="00D56521">
              <w:rPr>
                <w:noProof/>
              </w:rPr>
              <w:t xml:space="preserve">        vertical clearance value </w:t>
            </w:r>
          </w:p>
        </w:tc>
      </w:tr>
      <w:tr w:rsidR="00F53593" w:rsidRPr="00D56521" w14:paraId="60D5941B" w14:textId="77777777" w:rsidTr="00F91862">
        <w:trPr>
          <w:cantSplit/>
        </w:trPr>
        <w:tc>
          <w:tcPr>
            <w:tcW w:w="1345" w:type="dxa"/>
            <w:vMerge/>
          </w:tcPr>
          <w:p w14:paraId="59844619" w14:textId="77777777" w:rsidR="00F53593" w:rsidRPr="00D56521" w:rsidRDefault="00F53593" w:rsidP="00F91862">
            <w:pPr>
              <w:spacing w:before="60" w:after="60"/>
              <w:rPr>
                <w:noProof/>
              </w:rPr>
            </w:pPr>
          </w:p>
        </w:tc>
        <w:tc>
          <w:tcPr>
            <w:tcW w:w="3870" w:type="dxa"/>
          </w:tcPr>
          <w:p w14:paraId="42820F03" w14:textId="77777777" w:rsidR="00F53593" w:rsidRPr="00D56521" w:rsidRDefault="00F53593" w:rsidP="00F91862">
            <w:pPr>
              <w:spacing w:before="60" w:after="60"/>
              <w:rPr>
                <w:noProof/>
              </w:rPr>
            </w:pPr>
            <w:r w:rsidRPr="00D56521">
              <w:rPr>
                <w:noProof/>
              </w:rPr>
              <w:t>Vertical Clearance of Open Spans</w:t>
            </w:r>
          </w:p>
        </w:tc>
        <w:tc>
          <w:tcPr>
            <w:tcW w:w="3881" w:type="dxa"/>
          </w:tcPr>
          <w:p w14:paraId="6CDF3F8D" w14:textId="77777777" w:rsidR="00F53593" w:rsidRPr="00D56521" w:rsidRDefault="00F53593" w:rsidP="00F31355">
            <w:pPr>
              <w:spacing w:before="60"/>
              <w:rPr>
                <w:noProof/>
              </w:rPr>
            </w:pPr>
            <w:r w:rsidRPr="00D56521">
              <w:rPr>
                <w:noProof/>
              </w:rPr>
              <w:t>Span Opening</w:t>
            </w:r>
          </w:p>
          <w:p w14:paraId="544BC5E5" w14:textId="16DB1782" w:rsidR="00F53593" w:rsidRPr="00D56521" w:rsidRDefault="00F53593" w:rsidP="00F31355">
            <w:pPr>
              <w:rPr>
                <w:noProof/>
              </w:rPr>
            </w:pPr>
            <w:r w:rsidRPr="00D56521">
              <w:rPr>
                <w:noProof/>
              </w:rPr>
              <w:t xml:space="preserve">    vertical clearance closed</w:t>
            </w:r>
          </w:p>
          <w:p w14:paraId="16CEED17" w14:textId="03A5DCD7" w:rsidR="00F53593" w:rsidRPr="00D56521" w:rsidRDefault="00F53593" w:rsidP="00F31355">
            <w:pPr>
              <w:rPr>
                <w:noProof/>
              </w:rPr>
            </w:pPr>
            <w:r w:rsidRPr="00D56521">
              <w:rPr>
                <w:noProof/>
              </w:rPr>
              <w:t xml:space="preserve">        </w:t>
            </w:r>
            <w:r w:rsidR="007F1AFC" w:rsidRPr="00D56521">
              <w:rPr>
                <w:noProof/>
              </w:rPr>
              <w:t xml:space="preserve">vertical </w:t>
            </w:r>
            <w:r w:rsidRPr="00D56521">
              <w:rPr>
                <w:noProof/>
              </w:rPr>
              <w:t>clearance value</w:t>
            </w:r>
          </w:p>
          <w:p w14:paraId="567D7D1A" w14:textId="6DBA5150" w:rsidR="00F53593" w:rsidRPr="00D56521" w:rsidRDefault="00F53593" w:rsidP="00F31355">
            <w:pPr>
              <w:rPr>
                <w:noProof/>
              </w:rPr>
            </w:pPr>
            <w:r w:rsidRPr="00D56521">
              <w:rPr>
                <w:noProof/>
              </w:rPr>
              <w:t xml:space="preserve">    vertical clearance open</w:t>
            </w:r>
          </w:p>
          <w:p w14:paraId="1286CF71" w14:textId="0D15D231" w:rsidR="00F53593" w:rsidRPr="00D56521" w:rsidRDefault="00F53593" w:rsidP="00F31355">
            <w:pPr>
              <w:spacing w:after="60"/>
              <w:rPr>
                <w:noProof/>
              </w:rPr>
            </w:pPr>
            <w:r w:rsidRPr="00D56521">
              <w:rPr>
                <w:noProof/>
              </w:rPr>
              <w:t xml:space="preserve">        </w:t>
            </w:r>
            <w:r w:rsidR="007F1AFC" w:rsidRPr="00D56521">
              <w:rPr>
                <w:noProof/>
              </w:rPr>
              <w:t xml:space="preserve">vertical </w:t>
            </w:r>
            <w:r w:rsidRPr="00D56521">
              <w:rPr>
                <w:noProof/>
              </w:rPr>
              <w:t>clearance value</w:t>
            </w:r>
          </w:p>
        </w:tc>
      </w:tr>
      <w:tr w:rsidR="00F53593" w:rsidRPr="00D56521" w14:paraId="177204CC" w14:textId="77777777" w:rsidTr="00F91862">
        <w:trPr>
          <w:cantSplit/>
        </w:trPr>
        <w:tc>
          <w:tcPr>
            <w:tcW w:w="1345" w:type="dxa"/>
            <w:vMerge/>
          </w:tcPr>
          <w:p w14:paraId="7C9FC538" w14:textId="77777777" w:rsidR="00F53593" w:rsidRPr="00D56521" w:rsidRDefault="00F53593" w:rsidP="00F91862">
            <w:pPr>
              <w:spacing w:before="60" w:after="60"/>
              <w:rPr>
                <w:noProof/>
              </w:rPr>
            </w:pPr>
          </w:p>
        </w:tc>
        <w:tc>
          <w:tcPr>
            <w:tcW w:w="3870" w:type="dxa"/>
          </w:tcPr>
          <w:p w14:paraId="185DE763" w14:textId="77777777" w:rsidR="00F53593" w:rsidRPr="00D56521" w:rsidRDefault="00F53593" w:rsidP="00F91862">
            <w:pPr>
              <w:spacing w:before="60" w:after="60"/>
              <w:rPr>
                <w:noProof/>
              </w:rPr>
            </w:pPr>
            <w:r w:rsidRPr="00D56521">
              <w:rPr>
                <w:noProof/>
              </w:rPr>
              <w:t xml:space="preserve">Vertical Clearance of Overhead Cable </w:t>
            </w:r>
          </w:p>
        </w:tc>
        <w:tc>
          <w:tcPr>
            <w:tcW w:w="3881" w:type="dxa"/>
          </w:tcPr>
          <w:p w14:paraId="0541F755" w14:textId="77777777" w:rsidR="00F53593" w:rsidRPr="00D56521" w:rsidRDefault="00F53593" w:rsidP="00F31355">
            <w:pPr>
              <w:spacing w:before="60"/>
              <w:rPr>
                <w:noProof/>
              </w:rPr>
            </w:pPr>
            <w:r w:rsidRPr="00D56521">
              <w:rPr>
                <w:noProof/>
              </w:rPr>
              <w:t>Cable Overhead</w:t>
            </w:r>
          </w:p>
          <w:p w14:paraId="56CD975A" w14:textId="5484B9BF" w:rsidR="00F53593" w:rsidRPr="00D56521" w:rsidRDefault="00F53593" w:rsidP="00F31355">
            <w:pPr>
              <w:rPr>
                <w:noProof/>
              </w:rPr>
            </w:pPr>
            <w:r w:rsidRPr="00D56521">
              <w:rPr>
                <w:noProof/>
              </w:rPr>
              <w:t xml:space="preserve">    vertical clearance fixed</w:t>
            </w:r>
          </w:p>
          <w:p w14:paraId="755766B2" w14:textId="192D4A1D" w:rsidR="00F53593" w:rsidRPr="00D56521" w:rsidRDefault="00F53593" w:rsidP="00F31355">
            <w:pPr>
              <w:rPr>
                <w:noProof/>
              </w:rPr>
            </w:pPr>
            <w:r w:rsidRPr="00D56521">
              <w:rPr>
                <w:noProof/>
              </w:rPr>
              <w:t xml:space="preserve">        </w:t>
            </w:r>
            <w:r w:rsidR="008C600E" w:rsidRPr="00D56521">
              <w:rPr>
                <w:noProof/>
              </w:rPr>
              <w:t xml:space="preserve">vertical </w:t>
            </w:r>
            <w:r w:rsidRPr="00D56521">
              <w:rPr>
                <w:noProof/>
              </w:rPr>
              <w:t>clearance value</w:t>
            </w:r>
          </w:p>
          <w:p w14:paraId="1F379AF3" w14:textId="6EA02B88" w:rsidR="00F53593" w:rsidRPr="00D56521" w:rsidRDefault="00F53593" w:rsidP="00F31355">
            <w:pPr>
              <w:rPr>
                <w:noProof/>
              </w:rPr>
            </w:pPr>
            <w:r w:rsidRPr="00D56521">
              <w:rPr>
                <w:noProof/>
              </w:rPr>
              <w:t xml:space="preserve">    vertical clearance safe</w:t>
            </w:r>
          </w:p>
          <w:p w14:paraId="6582861F" w14:textId="798109BB"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738BC344" w14:textId="77777777" w:rsidTr="00F91862">
        <w:trPr>
          <w:cantSplit/>
        </w:trPr>
        <w:tc>
          <w:tcPr>
            <w:tcW w:w="1345" w:type="dxa"/>
            <w:vMerge/>
          </w:tcPr>
          <w:p w14:paraId="0C2EB9AA" w14:textId="77777777" w:rsidR="00F53593" w:rsidRPr="00D56521" w:rsidRDefault="00F53593" w:rsidP="00F91862">
            <w:pPr>
              <w:spacing w:before="60" w:after="60"/>
              <w:rPr>
                <w:noProof/>
              </w:rPr>
            </w:pPr>
          </w:p>
        </w:tc>
        <w:tc>
          <w:tcPr>
            <w:tcW w:w="3870" w:type="dxa"/>
          </w:tcPr>
          <w:p w14:paraId="77956108" w14:textId="77777777" w:rsidR="00F53593" w:rsidRPr="00D56521" w:rsidRDefault="00F53593" w:rsidP="00F91862">
            <w:pPr>
              <w:spacing w:before="60" w:after="60"/>
              <w:rPr>
                <w:noProof/>
              </w:rPr>
            </w:pPr>
            <w:r w:rsidRPr="00D56521">
              <w:rPr>
                <w:noProof/>
              </w:rPr>
              <w:t>Vertical Clearance of Overhead Pipeline</w:t>
            </w:r>
          </w:p>
        </w:tc>
        <w:tc>
          <w:tcPr>
            <w:tcW w:w="3881" w:type="dxa"/>
          </w:tcPr>
          <w:p w14:paraId="01329823" w14:textId="23DAC5C2" w:rsidR="00F53593" w:rsidRPr="00D56521" w:rsidRDefault="00F53593" w:rsidP="00F31355">
            <w:pPr>
              <w:spacing w:before="60"/>
              <w:rPr>
                <w:noProof/>
              </w:rPr>
            </w:pPr>
            <w:r w:rsidRPr="00D56521">
              <w:rPr>
                <w:noProof/>
              </w:rPr>
              <w:t>Pipeline Overhead</w:t>
            </w:r>
          </w:p>
          <w:p w14:paraId="4A1236C7" w14:textId="31EE4E5B" w:rsidR="00F53593" w:rsidRPr="00D56521" w:rsidRDefault="00F53593" w:rsidP="00F31355">
            <w:pPr>
              <w:rPr>
                <w:noProof/>
              </w:rPr>
            </w:pPr>
            <w:r w:rsidRPr="00D56521">
              <w:rPr>
                <w:noProof/>
              </w:rPr>
              <w:t xml:space="preserve">    vertical clearance fixed</w:t>
            </w:r>
          </w:p>
          <w:p w14:paraId="38B86B8A" w14:textId="665F4AE9"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0C639FFC" w14:textId="77777777" w:rsidTr="00F91862">
        <w:trPr>
          <w:cantSplit/>
        </w:trPr>
        <w:tc>
          <w:tcPr>
            <w:tcW w:w="1345" w:type="dxa"/>
            <w:vMerge/>
          </w:tcPr>
          <w:p w14:paraId="53CF038F" w14:textId="77777777" w:rsidR="00F53593" w:rsidRPr="00D56521" w:rsidRDefault="00F53593" w:rsidP="00F91862">
            <w:pPr>
              <w:spacing w:before="60" w:after="60"/>
              <w:rPr>
                <w:noProof/>
              </w:rPr>
            </w:pPr>
          </w:p>
        </w:tc>
        <w:tc>
          <w:tcPr>
            <w:tcW w:w="3870" w:type="dxa"/>
          </w:tcPr>
          <w:p w14:paraId="47C86887" w14:textId="77777777" w:rsidR="00F53593" w:rsidRPr="00D56521" w:rsidRDefault="00F53593" w:rsidP="00F91862">
            <w:pPr>
              <w:spacing w:before="60" w:after="60"/>
              <w:rPr>
                <w:noProof/>
              </w:rPr>
            </w:pPr>
            <w:r w:rsidRPr="00D56521">
              <w:rPr>
                <w:noProof/>
              </w:rPr>
              <w:t>Vertical Clearance of Conveyor</w:t>
            </w:r>
          </w:p>
        </w:tc>
        <w:tc>
          <w:tcPr>
            <w:tcW w:w="3881" w:type="dxa"/>
          </w:tcPr>
          <w:p w14:paraId="3591DBBD" w14:textId="77777777" w:rsidR="00F53593" w:rsidRPr="00D56521" w:rsidRDefault="00F53593" w:rsidP="00F31355">
            <w:pPr>
              <w:spacing w:before="60"/>
              <w:rPr>
                <w:noProof/>
              </w:rPr>
            </w:pPr>
            <w:r w:rsidRPr="00D56521">
              <w:rPr>
                <w:noProof/>
              </w:rPr>
              <w:t>Conveyer</w:t>
            </w:r>
          </w:p>
          <w:p w14:paraId="7115E46D" w14:textId="7A50C4E1" w:rsidR="00F53593" w:rsidRPr="00D56521" w:rsidRDefault="00F53593" w:rsidP="00F31355">
            <w:pPr>
              <w:rPr>
                <w:noProof/>
              </w:rPr>
            </w:pPr>
            <w:r w:rsidRPr="00D56521">
              <w:rPr>
                <w:noProof/>
              </w:rPr>
              <w:t xml:space="preserve">    vertical clearance fixed</w:t>
            </w:r>
          </w:p>
          <w:p w14:paraId="6E5EEC3D" w14:textId="730AE2A6"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964588" w:rsidRPr="00D56521" w14:paraId="1DDB6F63" w14:textId="77777777" w:rsidTr="00F91862">
        <w:trPr>
          <w:cantSplit/>
        </w:trPr>
        <w:tc>
          <w:tcPr>
            <w:tcW w:w="1345" w:type="dxa"/>
            <w:vMerge/>
          </w:tcPr>
          <w:p w14:paraId="064EAFAB" w14:textId="77777777" w:rsidR="00964588" w:rsidRPr="00D56521" w:rsidRDefault="00964588" w:rsidP="00F91862">
            <w:pPr>
              <w:spacing w:before="60" w:after="60"/>
              <w:rPr>
                <w:noProof/>
              </w:rPr>
            </w:pPr>
          </w:p>
        </w:tc>
        <w:tc>
          <w:tcPr>
            <w:tcW w:w="3870" w:type="dxa"/>
            <w:vMerge w:val="restart"/>
          </w:tcPr>
          <w:p w14:paraId="13B5F1FD" w14:textId="3F8BF42B" w:rsidR="00964588" w:rsidRPr="00D56521" w:rsidRDefault="00964588" w:rsidP="00F91862">
            <w:pPr>
              <w:spacing w:before="60" w:after="60"/>
              <w:rPr>
                <w:noProof/>
              </w:rPr>
            </w:pPr>
            <w:r w:rsidRPr="00D56521">
              <w:rPr>
                <w:noProof/>
              </w:rPr>
              <w:t>Vertical Clearance of structures over navigable water</w:t>
            </w:r>
          </w:p>
        </w:tc>
        <w:tc>
          <w:tcPr>
            <w:tcW w:w="3881" w:type="dxa"/>
          </w:tcPr>
          <w:p w14:paraId="0DA628D7" w14:textId="0922E44C" w:rsidR="00964588" w:rsidRPr="00D56521" w:rsidRDefault="00964588" w:rsidP="00F31355">
            <w:pPr>
              <w:spacing w:before="60"/>
              <w:rPr>
                <w:noProof/>
              </w:rPr>
            </w:pPr>
            <w:r w:rsidRPr="00D56521">
              <w:rPr>
                <w:noProof/>
              </w:rPr>
              <w:t xml:space="preserve">Building (with </w:t>
            </w:r>
            <w:r w:rsidRPr="00D56521">
              <w:rPr>
                <w:i/>
                <w:iCs/>
                <w:noProof/>
              </w:rPr>
              <w:t>in the water</w:t>
            </w:r>
            <w:r w:rsidRPr="00D56521">
              <w:rPr>
                <w:noProof/>
              </w:rPr>
              <w:t xml:space="preserve"> = TRUE)</w:t>
            </w:r>
          </w:p>
          <w:p w14:paraId="3026E547" w14:textId="7FF3DF20" w:rsidR="00964588" w:rsidRPr="00D56521" w:rsidRDefault="00964588" w:rsidP="00F31355">
            <w:pPr>
              <w:rPr>
                <w:noProof/>
              </w:rPr>
            </w:pPr>
            <w:r w:rsidRPr="00D56521">
              <w:rPr>
                <w:noProof/>
              </w:rPr>
              <w:t xml:space="preserve">    vertical clearance fixed</w:t>
            </w:r>
          </w:p>
          <w:p w14:paraId="46113999" w14:textId="4DCF40BD" w:rsidR="00964588" w:rsidRPr="00D56521" w:rsidRDefault="00964588" w:rsidP="00F31355">
            <w:pPr>
              <w:spacing w:after="60"/>
              <w:rPr>
                <w:noProof/>
              </w:rPr>
            </w:pPr>
            <w:r w:rsidRPr="00D56521">
              <w:rPr>
                <w:noProof/>
              </w:rPr>
              <w:t xml:space="preserve">        vertical clearance value</w:t>
            </w:r>
          </w:p>
        </w:tc>
      </w:tr>
      <w:tr w:rsidR="00964588" w:rsidRPr="00D56521" w14:paraId="0BFDD874" w14:textId="77777777" w:rsidTr="00F91862">
        <w:trPr>
          <w:cantSplit/>
        </w:trPr>
        <w:tc>
          <w:tcPr>
            <w:tcW w:w="1345" w:type="dxa"/>
            <w:vMerge/>
          </w:tcPr>
          <w:p w14:paraId="547EFC8A" w14:textId="77777777" w:rsidR="00964588" w:rsidRPr="00D56521" w:rsidRDefault="00964588" w:rsidP="00F91862">
            <w:pPr>
              <w:spacing w:before="60" w:after="60"/>
              <w:rPr>
                <w:noProof/>
              </w:rPr>
            </w:pPr>
          </w:p>
        </w:tc>
        <w:tc>
          <w:tcPr>
            <w:tcW w:w="3870" w:type="dxa"/>
            <w:vMerge/>
          </w:tcPr>
          <w:p w14:paraId="26AB29DA" w14:textId="4FDD557B" w:rsidR="00964588" w:rsidRPr="00D56521" w:rsidRDefault="00964588" w:rsidP="00F91862">
            <w:pPr>
              <w:spacing w:before="60" w:after="60"/>
              <w:rPr>
                <w:noProof/>
              </w:rPr>
            </w:pPr>
          </w:p>
        </w:tc>
        <w:tc>
          <w:tcPr>
            <w:tcW w:w="3881" w:type="dxa"/>
          </w:tcPr>
          <w:p w14:paraId="553C570C" w14:textId="34576FB3" w:rsidR="00964588" w:rsidRPr="00D56521" w:rsidRDefault="00964588" w:rsidP="00F31355">
            <w:pPr>
              <w:spacing w:before="60"/>
              <w:rPr>
                <w:noProof/>
              </w:rPr>
            </w:pPr>
            <w:r w:rsidRPr="00D56521">
              <w:rPr>
                <w:noProof/>
              </w:rPr>
              <w:t xml:space="preserve">Wind Turbine (with </w:t>
            </w:r>
            <w:r w:rsidRPr="00D56521">
              <w:rPr>
                <w:i/>
                <w:iCs/>
                <w:noProof/>
              </w:rPr>
              <w:t>in the water</w:t>
            </w:r>
            <w:r w:rsidRPr="00D56521">
              <w:rPr>
                <w:noProof/>
              </w:rPr>
              <w:t xml:space="preserve"> = TRUE)</w:t>
            </w:r>
          </w:p>
          <w:p w14:paraId="44186F45" w14:textId="77777777" w:rsidR="00964588" w:rsidRPr="00D56521" w:rsidRDefault="00964588" w:rsidP="00F31355">
            <w:pPr>
              <w:rPr>
                <w:noProof/>
              </w:rPr>
            </w:pPr>
            <w:r w:rsidRPr="00D56521">
              <w:rPr>
                <w:noProof/>
              </w:rPr>
              <w:t xml:space="preserve">    vertical clearance fixed</w:t>
            </w:r>
          </w:p>
          <w:p w14:paraId="0F71635E" w14:textId="78716FE5" w:rsidR="00964588" w:rsidRPr="00D56521" w:rsidRDefault="00964588" w:rsidP="00F31355">
            <w:pPr>
              <w:spacing w:after="60"/>
              <w:rPr>
                <w:noProof/>
              </w:rPr>
            </w:pPr>
            <w:r w:rsidRPr="00D56521">
              <w:rPr>
                <w:noProof/>
              </w:rPr>
              <w:t xml:space="preserve">        vertical clearance value</w:t>
            </w:r>
          </w:p>
        </w:tc>
      </w:tr>
      <w:tr w:rsidR="00964588" w:rsidRPr="00D56521" w14:paraId="04DE5329" w14:textId="77777777" w:rsidTr="00F91862">
        <w:trPr>
          <w:cantSplit/>
        </w:trPr>
        <w:tc>
          <w:tcPr>
            <w:tcW w:w="1345" w:type="dxa"/>
            <w:vMerge/>
          </w:tcPr>
          <w:p w14:paraId="1B4A951C" w14:textId="77777777" w:rsidR="00964588" w:rsidRPr="00D56521" w:rsidRDefault="00964588" w:rsidP="00F91862">
            <w:pPr>
              <w:spacing w:before="60" w:after="60"/>
              <w:rPr>
                <w:noProof/>
              </w:rPr>
            </w:pPr>
          </w:p>
        </w:tc>
        <w:tc>
          <w:tcPr>
            <w:tcW w:w="3870" w:type="dxa"/>
            <w:vMerge/>
          </w:tcPr>
          <w:p w14:paraId="17471722" w14:textId="77777777" w:rsidR="00964588" w:rsidRPr="00D56521" w:rsidRDefault="00964588" w:rsidP="00F91862">
            <w:pPr>
              <w:spacing w:before="60" w:after="60"/>
              <w:rPr>
                <w:noProof/>
              </w:rPr>
            </w:pPr>
          </w:p>
        </w:tc>
        <w:tc>
          <w:tcPr>
            <w:tcW w:w="3881" w:type="dxa"/>
          </w:tcPr>
          <w:p w14:paraId="58AA9769" w14:textId="2AD07A82" w:rsidR="00964588" w:rsidRPr="00D56521" w:rsidRDefault="00964588" w:rsidP="00F31355">
            <w:pPr>
              <w:spacing w:before="60"/>
              <w:rPr>
                <w:noProof/>
              </w:rPr>
            </w:pPr>
            <w:r w:rsidRPr="00D56521">
              <w:rPr>
                <w:noProof/>
              </w:rPr>
              <w:t xml:space="preserve">Crane (with </w:t>
            </w:r>
            <w:r w:rsidRPr="00D56521">
              <w:rPr>
                <w:i/>
                <w:iCs/>
                <w:noProof/>
              </w:rPr>
              <w:t>in the water</w:t>
            </w:r>
            <w:r w:rsidRPr="00D56521">
              <w:rPr>
                <w:noProof/>
              </w:rPr>
              <w:t xml:space="preserve"> = TRUE)</w:t>
            </w:r>
          </w:p>
          <w:p w14:paraId="237F7E79" w14:textId="77777777" w:rsidR="00964588" w:rsidRPr="00D56521" w:rsidRDefault="00964588" w:rsidP="00F31355">
            <w:pPr>
              <w:rPr>
                <w:noProof/>
              </w:rPr>
            </w:pPr>
            <w:r w:rsidRPr="00D56521">
              <w:rPr>
                <w:noProof/>
              </w:rPr>
              <w:t xml:space="preserve">    vertical clearance fixed</w:t>
            </w:r>
          </w:p>
          <w:p w14:paraId="1D4F4387" w14:textId="6D23ADF0" w:rsidR="00964588" w:rsidRPr="00D56521" w:rsidRDefault="00964588" w:rsidP="00F31355">
            <w:pPr>
              <w:spacing w:after="60"/>
              <w:rPr>
                <w:noProof/>
              </w:rPr>
            </w:pPr>
            <w:r w:rsidRPr="00D56521">
              <w:rPr>
                <w:noProof/>
              </w:rPr>
              <w:t xml:space="preserve">        vertical clearance value</w:t>
            </w:r>
          </w:p>
        </w:tc>
      </w:tr>
      <w:tr w:rsidR="00F53593" w:rsidRPr="00D56521" w14:paraId="34D5C617" w14:textId="77777777" w:rsidTr="00F91862">
        <w:trPr>
          <w:cantSplit/>
        </w:trPr>
        <w:tc>
          <w:tcPr>
            <w:tcW w:w="1345" w:type="dxa"/>
            <w:vMerge/>
          </w:tcPr>
          <w:p w14:paraId="64FD3573" w14:textId="77777777" w:rsidR="00F53593" w:rsidRPr="00D56521" w:rsidRDefault="00F53593" w:rsidP="00F91862">
            <w:pPr>
              <w:spacing w:before="60" w:after="60"/>
              <w:rPr>
                <w:noProof/>
              </w:rPr>
            </w:pPr>
          </w:p>
        </w:tc>
        <w:tc>
          <w:tcPr>
            <w:tcW w:w="3870" w:type="dxa"/>
          </w:tcPr>
          <w:p w14:paraId="60F871BD" w14:textId="77777777" w:rsidR="00F53593" w:rsidRPr="00D56521" w:rsidRDefault="00F53593" w:rsidP="00F91862">
            <w:pPr>
              <w:spacing w:before="60" w:after="60"/>
              <w:rPr>
                <w:noProof/>
              </w:rPr>
            </w:pPr>
            <w:r w:rsidRPr="00D56521">
              <w:rPr>
                <w:noProof/>
              </w:rPr>
              <w:t>Bearing of Navline</w:t>
            </w:r>
          </w:p>
        </w:tc>
        <w:tc>
          <w:tcPr>
            <w:tcW w:w="3881" w:type="dxa"/>
          </w:tcPr>
          <w:p w14:paraId="4BEE3D43" w14:textId="77777777" w:rsidR="00F53593" w:rsidRPr="00D56521" w:rsidRDefault="00F53593" w:rsidP="00F31355">
            <w:pPr>
              <w:spacing w:before="60"/>
              <w:rPr>
                <w:noProof/>
              </w:rPr>
            </w:pPr>
            <w:r w:rsidRPr="00D56521">
              <w:rPr>
                <w:noProof/>
              </w:rPr>
              <w:t>Navigation Line</w:t>
            </w:r>
          </w:p>
          <w:p w14:paraId="282A4CE7" w14:textId="77777777" w:rsidR="00F53593" w:rsidRPr="00D56521" w:rsidRDefault="00F53593" w:rsidP="00F31355">
            <w:pPr>
              <w:rPr>
                <w:noProof/>
              </w:rPr>
            </w:pPr>
            <w:r w:rsidRPr="00D56521">
              <w:rPr>
                <w:noProof/>
              </w:rPr>
              <w:t xml:space="preserve">    orientation</w:t>
            </w:r>
          </w:p>
          <w:p w14:paraId="36304E41" w14:textId="757E6E03" w:rsidR="00EE4AB4" w:rsidRPr="00D56521" w:rsidRDefault="00EE4AB4" w:rsidP="00F31355">
            <w:pPr>
              <w:spacing w:after="60"/>
              <w:rPr>
                <w:noProof/>
              </w:rPr>
            </w:pPr>
            <w:r w:rsidRPr="00D56521">
              <w:rPr>
                <w:noProof/>
              </w:rPr>
              <w:t xml:space="preserve">        orientation value</w:t>
            </w:r>
          </w:p>
        </w:tc>
      </w:tr>
      <w:tr w:rsidR="00F53593" w:rsidRPr="00D56521" w14:paraId="32DB2F58" w14:textId="77777777" w:rsidTr="00F91862">
        <w:trPr>
          <w:cantSplit/>
        </w:trPr>
        <w:tc>
          <w:tcPr>
            <w:tcW w:w="1345" w:type="dxa"/>
            <w:vMerge/>
          </w:tcPr>
          <w:p w14:paraId="081D236C" w14:textId="77777777" w:rsidR="00F53593" w:rsidRPr="00D56521" w:rsidRDefault="00F53593" w:rsidP="00F91862">
            <w:pPr>
              <w:spacing w:before="60" w:after="60"/>
              <w:rPr>
                <w:noProof/>
              </w:rPr>
            </w:pPr>
          </w:p>
        </w:tc>
        <w:tc>
          <w:tcPr>
            <w:tcW w:w="3870" w:type="dxa"/>
          </w:tcPr>
          <w:p w14:paraId="60E48926" w14:textId="77777777" w:rsidR="00F53593" w:rsidRPr="00D56521" w:rsidRDefault="00F53593" w:rsidP="00F91862">
            <w:pPr>
              <w:spacing w:before="60" w:after="60"/>
              <w:rPr>
                <w:noProof/>
              </w:rPr>
            </w:pPr>
            <w:r w:rsidRPr="00D56521">
              <w:rPr>
                <w:noProof/>
              </w:rPr>
              <w:t>Recommended Route</w:t>
            </w:r>
          </w:p>
        </w:tc>
        <w:tc>
          <w:tcPr>
            <w:tcW w:w="3881" w:type="dxa"/>
          </w:tcPr>
          <w:p w14:paraId="15650C91" w14:textId="77777777" w:rsidR="00F53593" w:rsidRPr="00D56521" w:rsidRDefault="00F53593" w:rsidP="00F31355">
            <w:pPr>
              <w:spacing w:before="60"/>
              <w:rPr>
                <w:noProof/>
              </w:rPr>
            </w:pPr>
            <w:r w:rsidRPr="00D56521">
              <w:rPr>
                <w:noProof/>
              </w:rPr>
              <w:t>Recommended Route Centreline</w:t>
            </w:r>
          </w:p>
          <w:p w14:paraId="3A6E695F" w14:textId="6407A084" w:rsidR="00EE4AB4" w:rsidRPr="00D56521" w:rsidRDefault="00EE4AB4" w:rsidP="00F31355">
            <w:pPr>
              <w:spacing w:after="60"/>
              <w:rPr>
                <w:noProof/>
              </w:rPr>
            </w:pPr>
            <w:r w:rsidRPr="00D56521">
              <w:rPr>
                <w:noProof/>
              </w:rPr>
              <w:t xml:space="preserve">    orientation value</w:t>
            </w:r>
          </w:p>
        </w:tc>
      </w:tr>
      <w:tr w:rsidR="00F53593" w:rsidRPr="00D56521" w14:paraId="31949E92" w14:textId="77777777" w:rsidTr="00F91862">
        <w:trPr>
          <w:cantSplit/>
        </w:trPr>
        <w:tc>
          <w:tcPr>
            <w:tcW w:w="1345" w:type="dxa"/>
            <w:vMerge/>
          </w:tcPr>
          <w:p w14:paraId="1DB419BD" w14:textId="77777777" w:rsidR="00F53593" w:rsidRPr="00D56521" w:rsidRDefault="00F53593" w:rsidP="00F91862">
            <w:pPr>
              <w:spacing w:before="60" w:after="60"/>
              <w:rPr>
                <w:noProof/>
              </w:rPr>
            </w:pPr>
          </w:p>
        </w:tc>
        <w:tc>
          <w:tcPr>
            <w:tcW w:w="3870" w:type="dxa"/>
          </w:tcPr>
          <w:p w14:paraId="214C282D" w14:textId="77777777" w:rsidR="00F53593" w:rsidRPr="00D56521" w:rsidRDefault="00F53593" w:rsidP="00F91862">
            <w:pPr>
              <w:spacing w:before="60" w:after="60"/>
              <w:rPr>
                <w:noProof/>
              </w:rPr>
            </w:pPr>
            <w:r w:rsidRPr="00D56521">
              <w:rPr>
                <w:noProof/>
              </w:rPr>
              <w:t>Deep Water Route Centreline Line</w:t>
            </w:r>
          </w:p>
        </w:tc>
        <w:tc>
          <w:tcPr>
            <w:tcW w:w="3881" w:type="dxa"/>
          </w:tcPr>
          <w:p w14:paraId="6A7F480A" w14:textId="77777777" w:rsidR="00F53593" w:rsidRPr="00D56521" w:rsidRDefault="00F53593" w:rsidP="00064673">
            <w:pPr>
              <w:spacing w:before="60"/>
              <w:rPr>
                <w:noProof/>
              </w:rPr>
            </w:pPr>
            <w:r w:rsidRPr="00D56521">
              <w:rPr>
                <w:noProof/>
              </w:rPr>
              <w:t>Deepwater Route Centreline</w:t>
            </w:r>
          </w:p>
          <w:p w14:paraId="01AE08E3" w14:textId="0652B1A9" w:rsidR="00C62E98" w:rsidRPr="00D56521" w:rsidRDefault="00C62E98" w:rsidP="00064673">
            <w:pPr>
              <w:spacing w:after="60"/>
              <w:rPr>
                <w:noProof/>
              </w:rPr>
            </w:pPr>
            <w:r w:rsidRPr="00D56521">
              <w:rPr>
                <w:noProof/>
              </w:rPr>
              <w:t xml:space="preserve">    orientation value</w:t>
            </w:r>
          </w:p>
        </w:tc>
      </w:tr>
      <w:tr w:rsidR="00F53593" w:rsidRPr="00D56521" w14:paraId="339443A5" w14:textId="77777777" w:rsidTr="00F91862">
        <w:trPr>
          <w:cantSplit/>
        </w:trPr>
        <w:tc>
          <w:tcPr>
            <w:tcW w:w="1345" w:type="dxa"/>
            <w:vMerge/>
          </w:tcPr>
          <w:p w14:paraId="2D940479" w14:textId="77777777" w:rsidR="00F53593" w:rsidRPr="00D56521" w:rsidRDefault="00F53593" w:rsidP="00F91862">
            <w:pPr>
              <w:spacing w:before="60" w:after="60"/>
              <w:rPr>
                <w:noProof/>
              </w:rPr>
            </w:pPr>
          </w:p>
        </w:tc>
        <w:tc>
          <w:tcPr>
            <w:tcW w:w="3870" w:type="dxa"/>
          </w:tcPr>
          <w:p w14:paraId="227C5E74" w14:textId="77777777" w:rsidR="00F53593" w:rsidRPr="00D56521" w:rsidRDefault="00F53593" w:rsidP="00F91862">
            <w:pPr>
              <w:spacing w:before="60" w:after="60"/>
              <w:rPr>
                <w:noProof/>
              </w:rPr>
            </w:pPr>
            <w:r w:rsidRPr="00D56521">
              <w:rPr>
                <w:noProof/>
              </w:rPr>
              <w:t>Recommended Track</w:t>
            </w:r>
          </w:p>
        </w:tc>
        <w:tc>
          <w:tcPr>
            <w:tcW w:w="3881" w:type="dxa"/>
          </w:tcPr>
          <w:p w14:paraId="65EFD058" w14:textId="77777777" w:rsidR="00F53593" w:rsidRPr="00D56521" w:rsidRDefault="00F53593" w:rsidP="00064673">
            <w:pPr>
              <w:spacing w:before="60"/>
              <w:rPr>
                <w:noProof/>
              </w:rPr>
            </w:pPr>
            <w:r w:rsidRPr="00D56521">
              <w:rPr>
                <w:noProof/>
              </w:rPr>
              <w:t>Recommended Track</w:t>
            </w:r>
          </w:p>
          <w:p w14:paraId="184044B9" w14:textId="1672403D" w:rsidR="00C62E98" w:rsidRPr="00D56521" w:rsidRDefault="00C62E98" w:rsidP="00064673">
            <w:pPr>
              <w:spacing w:after="60"/>
              <w:rPr>
                <w:noProof/>
              </w:rPr>
            </w:pPr>
            <w:r w:rsidRPr="00D56521">
              <w:rPr>
                <w:noProof/>
              </w:rPr>
              <w:t xml:space="preserve">    orientation value</w:t>
            </w:r>
          </w:p>
        </w:tc>
      </w:tr>
      <w:tr w:rsidR="00F53593" w:rsidRPr="00D56521" w14:paraId="307F8873" w14:textId="77777777" w:rsidTr="00F91862">
        <w:trPr>
          <w:cantSplit/>
        </w:trPr>
        <w:tc>
          <w:tcPr>
            <w:tcW w:w="1345" w:type="dxa"/>
            <w:vMerge/>
          </w:tcPr>
          <w:p w14:paraId="59F3E66F" w14:textId="77777777" w:rsidR="00F53593" w:rsidRPr="00D56521" w:rsidRDefault="00F53593" w:rsidP="00F91862">
            <w:pPr>
              <w:spacing w:before="60" w:after="60"/>
              <w:rPr>
                <w:noProof/>
              </w:rPr>
            </w:pPr>
          </w:p>
        </w:tc>
        <w:tc>
          <w:tcPr>
            <w:tcW w:w="3870" w:type="dxa"/>
          </w:tcPr>
          <w:p w14:paraId="7CDC13D3" w14:textId="77777777" w:rsidR="00F53593" w:rsidRPr="00D56521" w:rsidRDefault="00F53593" w:rsidP="00F91862">
            <w:pPr>
              <w:spacing w:before="60" w:after="60"/>
              <w:rPr>
                <w:noProof/>
              </w:rPr>
            </w:pPr>
            <w:r w:rsidRPr="00D56521">
              <w:rPr>
                <w:noProof/>
              </w:rPr>
              <w:t>Name and Communications Channel of Radio Calling-In Point</w:t>
            </w:r>
          </w:p>
        </w:tc>
        <w:tc>
          <w:tcPr>
            <w:tcW w:w="3881" w:type="dxa"/>
          </w:tcPr>
          <w:p w14:paraId="526EA2E5" w14:textId="0E25384A" w:rsidR="00F53593" w:rsidRPr="00D56521" w:rsidRDefault="00F53593" w:rsidP="00064673">
            <w:pPr>
              <w:spacing w:before="60"/>
              <w:rPr>
                <w:noProof/>
              </w:rPr>
            </w:pPr>
            <w:r w:rsidRPr="00D56521">
              <w:rPr>
                <w:noProof/>
              </w:rPr>
              <w:t>Radio Calling In Point</w:t>
            </w:r>
          </w:p>
          <w:p w14:paraId="7ACFDBE2" w14:textId="503E9AC6" w:rsidR="00F53593" w:rsidRPr="00D56521" w:rsidRDefault="00F53593" w:rsidP="00064673">
            <w:pPr>
              <w:rPr>
                <w:noProof/>
              </w:rPr>
            </w:pPr>
            <w:r w:rsidRPr="00D56521">
              <w:rPr>
                <w:noProof/>
              </w:rPr>
              <w:t xml:space="preserve">    feature name</w:t>
            </w:r>
          </w:p>
          <w:p w14:paraId="21F18E40" w14:textId="666E57AA" w:rsidR="00F53593" w:rsidRPr="00D56521" w:rsidRDefault="00F53593" w:rsidP="00064673">
            <w:pPr>
              <w:spacing w:after="60"/>
              <w:rPr>
                <w:noProof/>
              </w:rPr>
            </w:pPr>
            <w:r w:rsidRPr="00D56521">
              <w:rPr>
                <w:noProof/>
              </w:rPr>
              <w:t xml:space="preserve">    communications channel</w:t>
            </w:r>
          </w:p>
        </w:tc>
      </w:tr>
      <w:tr w:rsidR="000F7CFE" w:rsidRPr="00D56521" w14:paraId="28F386A7" w14:textId="77777777" w:rsidTr="00F91862">
        <w:trPr>
          <w:cantSplit/>
        </w:trPr>
        <w:tc>
          <w:tcPr>
            <w:tcW w:w="0" w:type="auto"/>
            <w:gridSpan w:val="3"/>
            <w:shd w:val="clear" w:color="auto" w:fill="D9D9D9" w:themeFill="background1" w:themeFillShade="D9"/>
          </w:tcPr>
          <w:p w14:paraId="31C68BF2" w14:textId="1756623C" w:rsidR="000F7CFE" w:rsidRPr="00D56521" w:rsidRDefault="000F7CFE" w:rsidP="00F91862">
            <w:pPr>
              <w:spacing w:before="60" w:after="60"/>
              <w:rPr>
                <w:b/>
                <w:bCs/>
                <w:noProof/>
              </w:rPr>
            </w:pPr>
            <w:r w:rsidRPr="00D56521">
              <w:rPr>
                <w:b/>
                <w:bCs/>
                <w:noProof/>
              </w:rPr>
              <w:t>Other Text</w:t>
            </w:r>
          </w:p>
        </w:tc>
      </w:tr>
      <w:tr w:rsidR="00B7572A" w:rsidRPr="00D56521" w14:paraId="7D7F250F" w14:textId="77777777" w:rsidTr="00F91862">
        <w:trPr>
          <w:cantSplit/>
        </w:trPr>
        <w:tc>
          <w:tcPr>
            <w:tcW w:w="1345" w:type="dxa"/>
          </w:tcPr>
          <w:p w14:paraId="27A2717B" w14:textId="77777777" w:rsidR="005342F1" w:rsidRPr="00D56521" w:rsidRDefault="005342F1" w:rsidP="00F91862">
            <w:pPr>
              <w:spacing w:before="60" w:after="60"/>
              <w:rPr>
                <w:noProof/>
              </w:rPr>
            </w:pPr>
            <w:r w:rsidRPr="00D56521">
              <w:rPr>
                <w:noProof/>
              </w:rPr>
              <w:t>20</w:t>
            </w:r>
          </w:p>
        </w:tc>
        <w:tc>
          <w:tcPr>
            <w:tcW w:w="3870" w:type="dxa"/>
          </w:tcPr>
          <w:p w14:paraId="1DE83D06" w14:textId="77777777" w:rsidR="005342F1" w:rsidRPr="00D56521" w:rsidRDefault="005342F1" w:rsidP="00F91862">
            <w:pPr>
              <w:spacing w:before="60" w:after="60"/>
              <w:rPr>
                <w:noProof/>
              </w:rPr>
            </w:pPr>
          </w:p>
        </w:tc>
        <w:tc>
          <w:tcPr>
            <w:tcW w:w="3881" w:type="dxa"/>
          </w:tcPr>
          <w:p w14:paraId="7179D1A3" w14:textId="77777777" w:rsidR="005342F1" w:rsidRPr="00D56521" w:rsidRDefault="005342F1" w:rsidP="00F91862">
            <w:pPr>
              <w:spacing w:before="60" w:after="60"/>
              <w:rPr>
                <w:noProof/>
              </w:rPr>
            </w:pPr>
          </w:p>
        </w:tc>
      </w:tr>
      <w:tr w:rsidR="006436F5" w:rsidRPr="00D56521" w14:paraId="02E397B5" w14:textId="77777777" w:rsidTr="00F91862">
        <w:trPr>
          <w:cantSplit/>
        </w:trPr>
        <w:tc>
          <w:tcPr>
            <w:tcW w:w="1345" w:type="dxa"/>
            <w:vMerge w:val="restart"/>
          </w:tcPr>
          <w:p w14:paraId="719F24F2" w14:textId="4F362D23" w:rsidR="006436F5" w:rsidRPr="00D56521" w:rsidRDefault="006436F5" w:rsidP="00F91862">
            <w:pPr>
              <w:spacing w:before="60" w:after="60"/>
              <w:rPr>
                <w:noProof/>
              </w:rPr>
            </w:pPr>
            <w:r w:rsidRPr="00D56521">
              <w:rPr>
                <w:noProof/>
              </w:rPr>
              <w:t>21</w:t>
            </w:r>
          </w:p>
        </w:tc>
        <w:tc>
          <w:tcPr>
            <w:tcW w:w="3870" w:type="dxa"/>
            <w:shd w:val="clear" w:color="auto" w:fill="D9D9D9" w:themeFill="background1" w:themeFillShade="D9"/>
          </w:tcPr>
          <w:p w14:paraId="015939BD" w14:textId="5879A4AC" w:rsidR="006436F5" w:rsidRPr="00D56521" w:rsidRDefault="006436F5" w:rsidP="00F91862">
            <w:pPr>
              <w:spacing w:before="60" w:after="60"/>
              <w:rPr>
                <w:noProof/>
              </w:rPr>
            </w:pPr>
            <w:r w:rsidRPr="00D56521">
              <w:rPr>
                <w:noProof/>
              </w:rPr>
              <w:t>Names for position reporting</w:t>
            </w:r>
          </w:p>
        </w:tc>
        <w:tc>
          <w:tcPr>
            <w:tcW w:w="3881" w:type="dxa"/>
            <w:shd w:val="clear" w:color="auto" w:fill="D9D9D9" w:themeFill="background1" w:themeFillShade="D9"/>
          </w:tcPr>
          <w:p w14:paraId="5708AD0C" w14:textId="77777777" w:rsidR="006436F5" w:rsidRPr="00D56521" w:rsidRDefault="006436F5" w:rsidP="00F91862">
            <w:pPr>
              <w:spacing w:before="60" w:after="60"/>
              <w:rPr>
                <w:noProof/>
              </w:rPr>
            </w:pPr>
          </w:p>
        </w:tc>
      </w:tr>
      <w:tr w:rsidR="006436F5" w:rsidRPr="00D56521" w14:paraId="33A33C07" w14:textId="77777777" w:rsidTr="00F91862">
        <w:trPr>
          <w:cantSplit/>
        </w:trPr>
        <w:tc>
          <w:tcPr>
            <w:tcW w:w="1345" w:type="dxa"/>
            <w:vMerge/>
          </w:tcPr>
          <w:p w14:paraId="11BDB12E" w14:textId="760C4168" w:rsidR="006436F5" w:rsidRPr="00D56521" w:rsidRDefault="006436F5" w:rsidP="00F91862">
            <w:pPr>
              <w:spacing w:before="60" w:after="60"/>
              <w:rPr>
                <w:noProof/>
              </w:rPr>
            </w:pPr>
          </w:p>
        </w:tc>
        <w:tc>
          <w:tcPr>
            <w:tcW w:w="3870" w:type="dxa"/>
          </w:tcPr>
          <w:p w14:paraId="3542E796" w14:textId="77777777" w:rsidR="006436F5" w:rsidRPr="00D56521" w:rsidRDefault="006436F5" w:rsidP="00F91862">
            <w:pPr>
              <w:spacing w:before="60" w:after="60"/>
              <w:rPr>
                <w:noProof/>
              </w:rPr>
            </w:pPr>
            <w:r w:rsidRPr="00D56521">
              <w:rPr>
                <w:noProof/>
              </w:rPr>
              <w:t>Name or Number of Buoys</w:t>
            </w:r>
          </w:p>
        </w:tc>
        <w:tc>
          <w:tcPr>
            <w:tcW w:w="3881" w:type="dxa"/>
          </w:tcPr>
          <w:p w14:paraId="48EA8665" w14:textId="3B4410F6" w:rsidR="006436F5" w:rsidRPr="00D56521" w:rsidRDefault="006436F5" w:rsidP="00064673">
            <w:pPr>
              <w:spacing w:before="60"/>
              <w:rPr>
                <w:noProof/>
              </w:rPr>
            </w:pPr>
            <w:r w:rsidRPr="00D56521">
              <w:rPr>
                <w:noProof/>
              </w:rPr>
              <w:t>Buoy (all types)</w:t>
            </w:r>
          </w:p>
          <w:p w14:paraId="62BB2FF8" w14:textId="67A4FA24" w:rsidR="006436F5" w:rsidRPr="00D56521" w:rsidRDefault="006436F5" w:rsidP="00064673">
            <w:pPr>
              <w:spacing w:after="60"/>
              <w:rPr>
                <w:noProof/>
              </w:rPr>
            </w:pPr>
            <w:r w:rsidRPr="00D56521">
              <w:rPr>
                <w:noProof/>
              </w:rPr>
              <w:t xml:space="preserve">    feature name</w:t>
            </w:r>
          </w:p>
        </w:tc>
      </w:tr>
      <w:tr w:rsidR="006436F5" w:rsidRPr="00D56521" w14:paraId="67CA2124" w14:textId="77777777" w:rsidTr="00F91862">
        <w:trPr>
          <w:cantSplit/>
        </w:trPr>
        <w:tc>
          <w:tcPr>
            <w:tcW w:w="1345" w:type="dxa"/>
            <w:vMerge/>
          </w:tcPr>
          <w:p w14:paraId="1842A6B2" w14:textId="77777777" w:rsidR="006436F5" w:rsidRPr="00D56521" w:rsidRDefault="006436F5" w:rsidP="00F91862">
            <w:pPr>
              <w:spacing w:before="60" w:after="60"/>
              <w:rPr>
                <w:noProof/>
              </w:rPr>
            </w:pPr>
          </w:p>
        </w:tc>
        <w:tc>
          <w:tcPr>
            <w:tcW w:w="3870" w:type="dxa"/>
          </w:tcPr>
          <w:p w14:paraId="5001BF73" w14:textId="77777777" w:rsidR="006436F5" w:rsidRPr="00D56521" w:rsidRDefault="006436F5" w:rsidP="00F91862">
            <w:pPr>
              <w:spacing w:before="60" w:after="60"/>
              <w:rPr>
                <w:noProof/>
              </w:rPr>
            </w:pPr>
            <w:r w:rsidRPr="00D56521">
              <w:rPr>
                <w:noProof/>
              </w:rPr>
              <w:t>Name or Number of Beacons</w:t>
            </w:r>
          </w:p>
        </w:tc>
        <w:tc>
          <w:tcPr>
            <w:tcW w:w="3881" w:type="dxa"/>
          </w:tcPr>
          <w:p w14:paraId="28766E20" w14:textId="145B3BC4" w:rsidR="006436F5" w:rsidRPr="00D56521" w:rsidRDefault="006436F5" w:rsidP="00064673">
            <w:pPr>
              <w:spacing w:before="60"/>
              <w:rPr>
                <w:noProof/>
              </w:rPr>
            </w:pPr>
            <w:r w:rsidRPr="00D56521">
              <w:rPr>
                <w:noProof/>
              </w:rPr>
              <w:t>Beacon (all types)</w:t>
            </w:r>
          </w:p>
          <w:p w14:paraId="6E1A6EE0" w14:textId="7F876ABB" w:rsidR="006436F5" w:rsidRPr="00D56521" w:rsidRDefault="006436F5" w:rsidP="00064673">
            <w:pPr>
              <w:spacing w:after="60"/>
              <w:rPr>
                <w:noProof/>
              </w:rPr>
            </w:pPr>
            <w:r w:rsidRPr="00D56521">
              <w:rPr>
                <w:noProof/>
              </w:rPr>
              <w:t xml:space="preserve">    feature name</w:t>
            </w:r>
          </w:p>
        </w:tc>
      </w:tr>
      <w:tr w:rsidR="006436F5" w:rsidRPr="00D56521" w14:paraId="0C5F045E" w14:textId="77777777" w:rsidTr="00F91862">
        <w:trPr>
          <w:cantSplit/>
        </w:trPr>
        <w:tc>
          <w:tcPr>
            <w:tcW w:w="1345" w:type="dxa"/>
            <w:vMerge/>
          </w:tcPr>
          <w:p w14:paraId="50664C53" w14:textId="77777777" w:rsidR="006436F5" w:rsidRPr="00D56521" w:rsidRDefault="006436F5" w:rsidP="00F91862">
            <w:pPr>
              <w:spacing w:before="60" w:after="60"/>
              <w:rPr>
                <w:noProof/>
              </w:rPr>
            </w:pPr>
          </w:p>
        </w:tc>
        <w:tc>
          <w:tcPr>
            <w:tcW w:w="3870" w:type="dxa"/>
          </w:tcPr>
          <w:p w14:paraId="7F8AFBB8" w14:textId="77777777" w:rsidR="006436F5" w:rsidRPr="00D56521" w:rsidRDefault="006436F5" w:rsidP="00F91862">
            <w:pPr>
              <w:spacing w:before="60" w:after="60"/>
              <w:rPr>
                <w:noProof/>
              </w:rPr>
            </w:pPr>
            <w:r w:rsidRPr="00D56521">
              <w:rPr>
                <w:noProof/>
              </w:rPr>
              <w:t>Name or Number Daymarks</w:t>
            </w:r>
          </w:p>
        </w:tc>
        <w:tc>
          <w:tcPr>
            <w:tcW w:w="3881" w:type="dxa"/>
          </w:tcPr>
          <w:p w14:paraId="3CA430D4" w14:textId="77777777" w:rsidR="006436F5" w:rsidRPr="00D56521" w:rsidRDefault="006436F5" w:rsidP="00064673">
            <w:pPr>
              <w:spacing w:before="60"/>
              <w:rPr>
                <w:noProof/>
              </w:rPr>
            </w:pPr>
            <w:r w:rsidRPr="00D56521">
              <w:rPr>
                <w:noProof/>
              </w:rPr>
              <w:t>Daymark</w:t>
            </w:r>
          </w:p>
          <w:p w14:paraId="11E7AD72" w14:textId="0613C835" w:rsidR="006436F5" w:rsidRPr="00D56521" w:rsidRDefault="006436F5" w:rsidP="00064673">
            <w:pPr>
              <w:spacing w:after="60"/>
              <w:rPr>
                <w:noProof/>
              </w:rPr>
            </w:pPr>
            <w:r w:rsidRPr="00D56521">
              <w:rPr>
                <w:noProof/>
              </w:rPr>
              <w:t xml:space="preserve">    feature name</w:t>
            </w:r>
          </w:p>
        </w:tc>
      </w:tr>
      <w:tr w:rsidR="006436F5" w:rsidRPr="00D56521" w14:paraId="343FB947" w14:textId="77777777" w:rsidTr="00F91862">
        <w:trPr>
          <w:cantSplit/>
        </w:trPr>
        <w:tc>
          <w:tcPr>
            <w:tcW w:w="1345" w:type="dxa"/>
            <w:vMerge/>
          </w:tcPr>
          <w:p w14:paraId="34373E3A" w14:textId="77777777" w:rsidR="006436F5" w:rsidRPr="00D56521" w:rsidRDefault="006436F5" w:rsidP="00F91862">
            <w:pPr>
              <w:spacing w:before="60" w:after="60"/>
              <w:rPr>
                <w:noProof/>
              </w:rPr>
            </w:pPr>
          </w:p>
        </w:tc>
        <w:tc>
          <w:tcPr>
            <w:tcW w:w="3870" w:type="dxa"/>
          </w:tcPr>
          <w:p w14:paraId="465AF3C3" w14:textId="77777777" w:rsidR="006436F5" w:rsidRPr="00D56521" w:rsidRDefault="006436F5" w:rsidP="00F91862">
            <w:pPr>
              <w:spacing w:before="60" w:after="60"/>
              <w:rPr>
                <w:noProof/>
              </w:rPr>
            </w:pPr>
            <w:r w:rsidRPr="00D56521">
              <w:rPr>
                <w:noProof/>
              </w:rPr>
              <w:t>Name or Number Light Vessel</w:t>
            </w:r>
          </w:p>
        </w:tc>
        <w:tc>
          <w:tcPr>
            <w:tcW w:w="3881" w:type="dxa"/>
          </w:tcPr>
          <w:p w14:paraId="4A1DD4D9" w14:textId="77777777" w:rsidR="006436F5" w:rsidRPr="00D56521" w:rsidRDefault="006436F5" w:rsidP="00064673">
            <w:pPr>
              <w:spacing w:before="60"/>
              <w:rPr>
                <w:noProof/>
              </w:rPr>
            </w:pPr>
            <w:r w:rsidRPr="00D56521">
              <w:rPr>
                <w:noProof/>
              </w:rPr>
              <w:t>Light Vessel</w:t>
            </w:r>
          </w:p>
          <w:p w14:paraId="2A465EA0" w14:textId="22FDA6AA" w:rsidR="006436F5" w:rsidRPr="00D56521" w:rsidRDefault="006436F5" w:rsidP="00064673">
            <w:pPr>
              <w:spacing w:after="60"/>
              <w:rPr>
                <w:noProof/>
              </w:rPr>
            </w:pPr>
            <w:r w:rsidRPr="00D56521">
              <w:rPr>
                <w:noProof/>
              </w:rPr>
              <w:t xml:space="preserve">    feature name</w:t>
            </w:r>
          </w:p>
        </w:tc>
      </w:tr>
      <w:tr w:rsidR="006436F5" w:rsidRPr="00D56521" w14:paraId="166CCFAF" w14:textId="77777777" w:rsidTr="00F91862">
        <w:trPr>
          <w:cantSplit/>
        </w:trPr>
        <w:tc>
          <w:tcPr>
            <w:tcW w:w="1345" w:type="dxa"/>
            <w:vMerge/>
          </w:tcPr>
          <w:p w14:paraId="0BB39962" w14:textId="77777777" w:rsidR="006436F5" w:rsidRPr="00D56521" w:rsidRDefault="006436F5" w:rsidP="00F91862">
            <w:pPr>
              <w:spacing w:before="60" w:after="60"/>
              <w:rPr>
                <w:noProof/>
              </w:rPr>
            </w:pPr>
          </w:p>
        </w:tc>
        <w:tc>
          <w:tcPr>
            <w:tcW w:w="3870" w:type="dxa"/>
          </w:tcPr>
          <w:p w14:paraId="04100E1C" w14:textId="77777777" w:rsidR="006436F5" w:rsidRPr="00D56521" w:rsidRDefault="006436F5" w:rsidP="00F91862">
            <w:pPr>
              <w:spacing w:before="60" w:after="60"/>
              <w:rPr>
                <w:noProof/>
              </w:rPr>
            </w:pPr>
            <w:r w:rsidRPr="00D56521">
              <w:rPr>
                <w:noProof/>
              </w:rPr>
              <w:t>Name or Number Light Float</w:t>
            </w:r>
          </w:p>
        </w:tc>
        <w:tc>
          <w:tcPr>
            <w:tcW w:w="3881" w:type="dxa"/>
          </w:tcPr>
          <w:p w14:paraId="1C455608" w14:textId="77777777" w:rsidR="006436F5" w:rsidRPr="00D56521" w:rsidRDefault="006436F5" w:rsidP="00064673">
            <w:pPr>
              <w:spacing w:before="60"/>
              <w:rPr>
                <w:noProof/>
              </w:rPr>
            </w:pPr>
            <w:r w:rsidRPr="00D56521">
              <w:rPr>
                <w:noProof/>
              </w:rPr>
              <w:t>Light Float</w:t>
            </w:r>
          </w:p>
          <w:p w14:paraId="76FA02EA" w14:textId="7588CF75" w:rsidR="006436F5" w:rsidRPr="00D56521" w:rsidRDefault="006436F5" w:rsidP="00064673">
            <w:pPr>
              <w:spacing w:after="60"/>
              <w:rPr>
                <w:noProof/>
              </w:rPr>
            </w:pPr>
            <w:r w:rsidRPr="00D56521">
              <w:rPr>
                <w:noProof/>
              </w:rPr>
              <w:t xml:space="preserve">    feature name</w:t>
            </w:r>
          </w:p>
        </w:tc>
      </w:tr>
      <w:tr w:rsidR="006436F5" w:rsidRPr="00D56521" w14:paraId="6A11ABD6" w14:textId="77777777" w:rsidTr="00F91862">
        <w:trPr>
          <w:cantSplit/>
        </w:trPr>
        <w:tc>
          <w:tcPr>
            <w:tcW w:w="1345" w:type="dxa"/>
            <w:vMerge/>
          </w:tcPr>
          <w:p w14:paraId="67681974" w14:textId="77777777" w:rsidR="006436F5" w:rsidRPr="00D56521" w:rsidRDefault="006436F5" w:rsidP="00F91862">
            <w:pPr>
              <w:spacing w:before="60" w:after="60"/>
              <w:rPr>
                <w:noProof/>
              </w:rPr>
            </w:pPr>
          </w:p>
        </w:tc>
        <w:tc>
          <w:tcPr>
            <w:tcW w:w="3870" w:type="dxa"/>
          </w:tcPr>
          <w:p w14:paraId="1FA56FC7" w14:textId="77777777" w:rsidR="006436F5" w:rsidRPr="00D56521" w:rsidRDefault="006436F5" w:rsidP="00F91862">
            <w:pPr>
              <w:spacing w:before="60" w:after="60"/>
              <w:rPr>
                <w:noProof/>
              </w:rPr>
            </w:pPr>
            <w:r w:rsidRPr="00D56521">
              <w:rPr>
                <w:noProof/>
              </w:rPr>
              <w:t>Name or Number Offshore Platform</w:t>
            </w:r>
          </w:p>
        </w:tc>
        <w:tc>
          <w:tcPr>
            <w:tcW w:w="3881" w:type="dxa"/>
          </w:tcPr>
          <w:p w14:paraId="4B14549D" w14:textId="77777777" w:rsidR="006436F5" w:rsidRPr="00D56521" w:rsidRDefault="006436F5" w:rsidP="00064673">
            <w:pPr>
              <w:spacing w:before="60"/>
              <w:rPr>
                <w:noProof/>
              </w:rPr>
            </w:pPr>
            <w:r w:rsidRPr="00D56521">
              <w:rPr>
                <w:noProof/>
              </w:rPr>
              <w:t>Offshore Platform</w:t>
            </w:r>
          </w:p>
          <w:p w14:paraId="28BDE9B4" w14:textId="0759BE72" w:rsidR="006436F5" w:rsidRPr="00D56521" w:rsidRDefault="006436F5" w:rsidP="00064673">
            <w:pPr>
              <w:spacing w:after="60"/>
              <w:rPr>
                <w:noProof/>
              </w:rPr>
            </w:pPr>
            <w:r w:rsidRPr="00D56521">
              <w:rPr>
                <w:noProof/>
              </w:rPr>
              <w:t xml:space="preserve">    feature name</w:t>
            </w:r>
          </w:p>
        </w:tc>
      </w:tr>
      <w:tr w:rsidR="00B7572A" w:rsidRPr="00D56521" w14:paraId="7ABE692F" w14:textId="77777777" w:rsidTr="00F91862">
        <w:trPr>
          <w:cantSplit/>
        </w:trPr>
        <w:tc>
          <w:tcPr>
            <w:tcW w:w="1345" w:type="dxa"/>
          </w:tcPr>
          <w:p w14:paraId="42FA2D46" w14:textId="77777777" w:rsidR="005342F1" w:rsidRPr="00D56521" w:rsidRDefault="005342F1" w:rsidP="00F91862">
            <w:pPr>
              <w:spacing w:before="60" w:after="60"/>
              <w:rPr>
                <w:noProof/>
              </w:rPr>
            </w:pPr>
            <w:r w:rsidRPr="00D56521">
              <w:rPr>
                <w:noProof/>
              </w:rPr>
              <w:t>22</w:t>
            </w:r>
          </w:p>
        </w:tc>
        <w:tc>
          <w:tcPr>
            <w:tcW w:w="3870" w:type="dxa"/>
          </w:tcPr>
          <w:p w14:paraId="12A7ABED" w14:textId="77777777" w:rsidR="005342F1" w:rsidRPr="00D56521" w:rsidRDefault="005342F1" w:rsidP="00F91862">
            <w:pPr>
              <w:spacing w:before="60" w:after="60"/>
              <w:rPr>
                <w:noProof/>
              </w:rPr>
            </w:pPr>
            <w:r w:rsidRPr="00D56521">
              <w:rPr>
                <w:noProof/>
              </w:rPr>
              <w:t>NA (Not Allocated)</w:t>
            </w:r>
          </w:p>
        </w:tc>
        <w:tc>
          <w:tcPr>
            <w:tcW w:w="3881" w:type="dxa"/>
          </w:tcPr>
          <w:p w14:paraId="457B603D" w14:textId="77777777" w:rsidR="005342F1" w:rsidRPr="00D56521" w:rsidRDefault="005342F1" w:rsidP="00F91862">
            <w:pPr>
              <w:spacing w:before="60" w:after="60"/>
              <w:rPr>
                <w:noProof/>
              </w:rPr>
            </w:pPr>
          </w:p>
        </w:tc>
      </w:tr>
      <w:tr w:rsidR="00B7572A" w:rsidRPr="00D56521" w14:paraId="35BE81A4" w14:textId="77777777" w:rsidTr="00F91862">
        <w:trPr>
          <w:cantSplit/>
        </w:trPr>
        <w:tc>
          <w:tcPr>
            <w:tcW w:w="1345" w:type="dxa"/>
          </w:tcPr>
          <w:p w14:paraId="75D62EA0" w14:textId="77777777" w:rsidR="005342F1" w:rsidRPr="00D56521" w:rsidRDefault="005342F1" w:rsidP="00F91862">
            <w:pPr>
              <w:spacing w:before="60" w:after="60"/>
              <w:rPr>
                <w:noProof/>
              </w:rPr>
            </w:pPr>
            <w:r w:rsidRPr="00D56521">
              <w:rPr>
                <w:noProof/>
              </w:rPr>
              <w:t>23</w:t>
            </w:r>
          </w:p>
        </w:tc>
        <w:tc>
          <w:tcPr>
            <w:tcW w:w="3870" w:type="dxa"/>
          </w:tcPr>
          <w:p w14:paraId="34C7A863" w14:textId="77777777" w:rsidR="005342F1" w:rsidRPr="00D56521" w:rsidRDefault="005342F1" w:rsidP="00F91862">
            <w:pPr>
              <w:spacing w:before="60" w:after="60"/>
              <w:rPr>
                <w:noProof/>
              </w:rPr>
            </w:pPr>
            <w:r w:rsidRPr="00D56521">
              <w:rPr>
                <w:noProof/>
              </w:rPr>
              <w:t xml:space="preserve">Light Description String  </w:t>
            </w:r>
          </w:p>
        </w:tc>
        <w:tc>
          <w:tcPr>
            <w:tcW w:w="3881" w:type="dxa"/>
          </w:tcPr>
          <w:p w14:paraId="6A93A5F8" w14:textId="6C051143" w:rsidR="005342F1" w:rsidRPr="00D56521" w:rsidRDefault="00460E37" w:rsidP="00F91862">
            <w:pPr>
              <w:spacing w:before="60" w:after="60"/>
              <w:rPr>
                <w:noProof/>
              </w:rPr>
            </w:pPr>
            <w:r w:rsidRPr="00D56521">
              <w:rPr>
                <w:noProof/>
              </w:rPr>
              <w:t xml:space="preserve">(various </w:t>
            </w:r>
            <w:r w:rsidR="008174A8" w:rsidRPr="00D56521">
              <w:rPr>
                <w:noProof/>
              </w:rPr>
              <w:t>features and attributes)</w:t>
            </w:r>
          </w:p>
        </w:tc>
      </w:tr>
      <w:tr w:rsidR="00EC69B8" w:rsidRPr="00D56521" w14:paraId="4A340FAE" w14:textId="77777777" w:rsidTr="003B1910">
        <w:trPr>
          <w:cantSplit/>
          <w:trHeight w:val="710"/>
        </w:trPr>
        <w:tc>
          <w:tcPr>
            <w:tcW w:w="1345" w:type="dxa"/>
          </w:tcPr>
          <w:p w14:paraId="6880325D" w14:textId="77777777" w:rsidR="00EC69B8" w:rsidRPr="00D56521" w:rsidRDefault="00EC69B8" w:rsidP="00EC69B8">
            <w:pPr>
              <w:spacing w:before="60" w:after="60"/>
              <w:rPr>
                <w:noProof/>
              </w:rPr>
            </w:pPr>
            <w:r w:rsidRPr="00D56521">
              <w:rPr>
                <w:noProof/>
              </w:rPr>
              <w:t>24</w:t>
            </w:r>
          </w:p>
        </w:tc>
        <w:tc>
          <w:tcPr>
            <w:tcW w:w="3870" w:type="dxa"/>
          </w:tcPr>
          <w:p w14:paraId="1919060F" w14:textId="26169F6B" w:rsidR="00EC69B8" w:rsidRPr="00D56521" w:rsidRDefault="00EC69B8" w:rsidP="00EC69B8">
            <w:pPr>
              <w:spacing w:before="60" w:after="60"/>
              <w:rPr>
                <w:noProof/>
              </w:rPr>
            </w:pPr>
            <w:r w:rsidRPr="00D56521">
              <w:rPr>
                <w:noProof/>
              </w:rPr>
              <w:t xml:space="preserve">Note on chart data (INFORM) or nautical publication (TXTDSC)  </w:t>
            </w:r>
          </w:p>
        </w:tc>
        <w:tc>
          <w:tcPr>
            <w:tcW w:w="3881" w:type="dxa"/>
          </w:tcPr>
          <w:p w14:paraId="56867E8C" w14:textId="77777777" w:rsidR="00EC69B8" w:rsidRPr="00D56521" w:rsidRDefault="00EC69B8" w:rsidP="00EC69B8">
            <w:pPr>
              <w:spacing w:before="60"/>
              <w:rPr>
                <w:noProof/>
              </w:rPr>
            </w:pPr>
            <w:r w:rsidRPr="00D56521">
              <w:rPr>
                <w:noProof/>
              </w:rPr>
              <w:t>information</w:t>
            </w:r>
          </w:p>
          <w:p w14:paraId="00B1AFE8" w14:textId="77777777" w:rsidR="00EC69B8" w:rsidRPr="00D56521" w:rsidRDefault="00EC69B8" w:rsidP="00EC69B8">
            <w:pPr>
              <w:rPr>
                <w:noProof/>
              </w:rPr>
            </w:pPr>
            <w:r w:rsidRPr="00D56521">
              <w:rPr>
                <w:noProof/>
              </w:rPr>
              <w:t xml:space="preserve">   language</w:t>
            </w:r>
          </w:p>
          <w:p w14:paraId="700A32FB" w14:textId="3BB6121A" w:rsidR="00EC69B8" w:rsidRPr="00D56521" w:rsidRDefault="00EC69B8" w:rsidP="00EC69B8">
            <w:pPr>
              <w:spacing w:after="60"/>
              <w:rPr>
                <w:noProof/>
              </w:rPr>
            </w:pPr>
            <w:r w:rsidRPr="00D56521">
              <w:rPr>
                <w:noProof/>
              </w:rPr>
              <w:t xml:space="preserve">   text or fileReference</w:t>
            </w:r>
          </w:p>
        </w:tc>
      </w:tr>
      <w:tr w:rsidR="00B7572A" w:rsidRPr="00D56521" w14:paraId="0896113A" w14:textId="77777777" w:rsidTr="00F91862">
        <w:trPr>
          <w:cantSplit/>
        </w:trPr>
        <w:tc>
          <w:tcPr>
            <w:tcW w:w="1345" w:type="dxa"/>
          </w:tcPr>
          <w:p w14:paraId="4A4A68F7" w14:textId="77777777" w:rsidR="005342F1" w:rsidRPr="00D56521" w:rsidRDefault="005342F1" w:rsidP="00F91862">
            <w:pPr>
              <w:spacing w:before="60" w:after="60"/>
              <w:rPr>
                <w:noProof/>
              </w:rPr>
            </w:pPr>
            <w:r w:rsidRPr="00D56521">
              <w:rPr>
                <w:noProof/>
              </w:rPr>
              <w:t>25</w:t>
            </w:r>
          </w:p>
        </w:tc>
        <w:tc>
          <w:tcPr>
            <w:tcW w:w="3870" w:type="dxa"/>
          </w:tcPr>
          <w:p w14:paraId="23A9B502" w14:textId="77777777" w:rsidR="005342F1" w:rsidRPr="00D56521" w:rsidRDefault="005342F1" w:rsidP="00F91862">
            <w:pPr>
              <w:spacing w:before="60" w:after="60"/>
              <w:rPr>
                <w:noProof/>
              </w:rPr>
            </w:pPr>
            <w:r w:rsidRPr="00D56521">
              <w:rPr>
                <w:noProof/>
              </w:rPr>
              <w:t>Nature of Seabed</w:t>
            </w:r>
          </w:p>
        </w:tc>
        <w:tc>
          <w:tcPr>
            <w:tcW w:w="3881" w:type="dxa"/>
          </w:tcPr>
          <w:p w14:paraId="45F32E93" w14:textId="77777777" w:rsidR="006B1506" w:rsidRPr="00D56521" w:rsidRDefault="005342F1" w:rsidP="00064673">
            <w:pPr>
              <w:spacing w:before="60"/>
              <w:rPr>
                <w:noProof/>
              </w:rPr>
            </w:pPr>
            <w:r w:rsidRPr="00D56521">
              <w:rPr>
                <w:noProof/>
              </w:rPr>
              <w:t>Seabed Area</w:t>
            </w:r>
          </w:p>
          <w:p w14:paraId="70E3C205" w14:textId="5D84583F" w:rsidR="006B1506" w:rsidRPr="00D56521" w:rsidRDefault="00254614" w:rsidP="003A618E">
            <w:pPr>
              <w:rPr>
                <w:noProof/>
              </w:rPr>
            </w:pPr>
            <w:r w:rsidRPr="00D56521">
              <w:rPr>
                <w:noProof/>
              </w:rPr>
              <w:t xml:space="preserve">    surface characteristics</w:t>
            </w:r>
          </w:p>
          <w:p w14:paraId="4091C912" w14:textId="096C869F" w:rsidR="005342F1" w:rsidRPr="00D56521" w:rsidRDefault="00254614" w:rsidP="003A618E">
            <w:pPr>
              <w:spacing w:after="60"/>
              <w:rPr>
                <w:noProof/>
              </w:rPr>
            </w:pPr>
            <w:r w:rsidRPr="00D56521">
              <w:rPr>
                <w:noProof/>
              </w:rPr>
              <w:t xml:space="preserve">        nature of surface</w:t>
            </w:r>
          </w:p>
        </w:tc>
      </w:tr>
      <w:tr w:rsidR="00B7572A" w:rsidRPr="00D56521" w14:paraId="5A19E6C4" w14:textId="77777777" w:rsidTr="00F91862">
        <w:trPr>
          <w:cantSplit/>
        </w:trPr>
        <w:tc>
          <w:tcPr>
            <w:tcW w:w="1345" w:type="dxa"/>
            <w:vMerge w:val="restart"/>
          </w:tcPr>
          <w:p w14:paraId="001F86E9" w14:textId="77777777" w:rsidR="003C5D61" w:rsidRPr="00D56521" w:rsidRDefault="003C5D61" w:rsidP="00F91862">
            <w:pPr>
              <w:spacing w:before="60" w:after="60"/>
              <w:rPr>
                <w:noProof/>
              </w:rPr>
            </w:pPr>
            <w:r w:rsidRPr="00D56521">
              <w:rPr>
                <w:noProof/>
              </w:rPr>
              <w:t>26</w:t>
            </w:r>
          </w:p>
        </w:tc>
        <w:tc>
          <w:tcPr>
            <w:tcW w:w="3870" w:type="dxa"/>
            <w:vMerge w:val="restart"/>
          </w:tcPr>
          <w:p w14:paraId="54874BE5" w14:textId="77777777" w:rsidR="003C5D61" w:rsidRPr="00D56521" w:rsidRDefault="003C5D61" w:rsidP="00F91862">
            <w:pPr>
              <w:spacing w:before="60" w:after="60"/>
              <w:rPr>
                <w:noProof/>
              </w:rPr>
            </w:pPr>
            <w:r w:rsidRPr="00D56521">
              <w:rPr>
                <w:noProof/>
              </w:rPr>
              <w:t xml:space="preserve">Geographic Names </w:t>
            </w:r>
          </w:p>
        </w:tc>
        <w:tc>
          <w:tcPr>
            <w:tcW w:w="3881" w:type="dxa"/>
          </w:tcPr>
          <w:p w14:paraId="3DAD241D" w14:textId="77777777" w:rsidR="003C5D61" w:rsidRPr="00D56521" w:rsidRDefault="003C5D61" w:rsidP="003A618E">
            <w:pPr>
              <w:spacing w:before="60"/>
              <w:rPr>
                <w:noProof/>
              </w:rPr>
            </w:pPr>
            <w:r w:rsidRPr="00D56521">
              <w:rPr>
                <w:noProof/>
              </w:rPr>
              <w:t>Anchorage Area</w:t>
            </w:r>
          </w:p>
          <w:p w14:paraId="65777352" w14:textId="0759A198" w:rsidR="003C5D61" w:rsidRPr="00D56521" w:rsidRDefault="00254614" w:rsidP="003A618E">
            <w:pPr>
              <w:spacing w:after="60"/>
              <w:rPr>
                <w:noProof/>
              </w:rPr>
            </w:pPr>
            <w:r w:rsidRPr="00D56521">
              <w:rPr>
                <w:noProof/>
              </w:rPr>
              <w:t xml:space="preserve">    feature name</w:t>
            </w:r>
          </w:p>
        </w:tc>
      </w:tr>
      <w:tr w:rsidR="00B7572A" w:rsidRPr="00D56521" w14:paraId="7D9C382E" w14:textId="77777777" w:rsidTr="00F91862">
        <w:trPr>
          <w:cantSplit/>
        </w:trPr>
        <w:tc>
          <w:tcPr>
            <w:tcW w:w="1345" w:type="dxa"/>
            <w:vMerge/>
          </w:tcPr>
          <w:p w14:paraId="2EB6D1E8" w14:textId="77777777" w:rsidR="003C5D61" w:rsidRPr="00D56521" w:rsidRDefault="003C5D61" w:rsidP="00F91862">
            <w:pPr>
              <w:spacing w:before="60" w:after="60"/>
              <w:rPr>
                <w:noProof/>
              </w:rPr>
            </w:pPr>
          </w:p>
        </w:tc>
        <w:tc>
          <w:tcPr>
            <w:tcW w:w="3870" w:type="dxa"/>
            <w:vMerge/>
          </w:tcPr>
          <w:p w14:paraId="369F8FEB" w14:textId="77777777" w:rsidR="003C5D61" w:rsidRPr="00D56521" w:rsidRDefault="003C5D61" w:rsidP="00F91862">
            <w:pPr>
              <w:spacing w:before="60" w:after="60"/>
              <w:rPr>
                <w:noProof/>
              </w:rPr>
            </w:pPr>
          </w:p>
        </w:tc>
        <w:tc>
          <w:tcPr>
            <w:tcW w:w="3881" w:type="dxa"/>
          </w:tcPr>
          <w:p w14:paraId="33BEA7A4" w14:textId="77777777" w:rsidR="003C5D61" w:rsidRPr="00D56521" w:rsidRDefault="003C5D61" w:rsidP="003A618E">
            <w:pPr>
              <w:spacing w:before="60"/>
              <w:rPr>
                <w:noProof/>
              </w:rPr>
            </w:pPr>
            <w:r w:rsidRPr="00D56521">
              <w:rPr>
                <w:noProof/>
              </w:rPr>
              <w:t>Bridge</w:t>
            </w:r>
          </w:p>
          <w:p w14:paraId="2260EDA9" w14:textId="66221D2C" w:rsidR="003C5D61" w:rsidRPr="00D56521" w:rsidRDefault="00254614" w:rsidP="003A618E">
            <w:pPr>
              <w:spacing w:after="60"/>
              <w:rPr>
                <w:noProof/>
              </w:rPr>
            </w:pPr>
            <w:r w:rsidRPr="00D56521">
              <w:rPr>
                <w:noProof/>
              </w:rPr>
              <w:t xml:space="preserve">    feature name</w:t>
            </w:r>
          </w:p>
        </w:tc>
      </w:tr>
      <w:tr w:rsidR="00B7572A" w:rsidRPr="00D56521" w14:paraId="0D569814" w14:textId="77777777" w:rsidTr="00F91862">
        <w:trPr>
          <w:cantSplit/>
        </w:trPr>
        <w:tc>
          <w:tcPr>
            <w:tcW w:w="1345" w:type="dxa"/>
            <w:vMerge/>
          </w:tcPr>
          <w:p w14:paraId="6D24339F" w14:textId="77777777" w:rsidR="003C5D61" w:rsidRPr="00D56521" w:rsidRDefault="003C5D61" w:rsidP="00F91862">
            <w:pPr>
              <w:spacing w:before="60" w:after="60"/>
              <w:rPr>
                <w:noProof/>
              </w:rPr>
            </w:pPr>
          </w:p>
        </w:tc>
        <w:tc>
          <w:tcPr>
            <w:tcW w:w="3870" w:type="dxa"/>
            <w:vMerge/>
          </w:tcPr>
          <w:p w14:paraId="20DD3ECB" w14:textId="77777777" w:rsidR="003C5D61" w:rsidRPr="00D56521" w:rsidRDefault="003C5D61" w:rsidP="00F91862">
            <w:pPr>
              <w:spacing w:before="60" w:after="60"/>
              <w:rPr>
                <w:noProof/>
              </w:rPr>
            </w:pPr>
          </w:p>
        </w:tc>
        <w:tc>
          <w:tcPr>
            <w:tcW w:w="3881" w:type="dxa"/>
          </w:tcPr>
          <w:p w14:paraId="38A048E6" w14:textId="77777777" w:rsidR="003C5D61" w:rsidRPr="00D56521" w:rsidRDefault="003C5D61" w:rsidP="003A618E">
            <w:pPr>
              <w:spacing w:before="60"/>
              <w:rPr>
                <w:noProof/>
              </w:rPr>
            </w:pPr>
            <w:r w:rsidRPr="00D56521">
              <w:rPr>
                <w:noProof/>
              </w:rPr>
              <w:t>Builtup Area</w:t>
            </w:r>
          </w:p>
          <w:p w14:paraId="62BEB81A" w14:textId="3CC77D01" w:rsidR="003C5D61" w:rsidRPr="00D56521" w:rsidRDefault="00254614" w:rsidP="003A618E">
            <w:pPr>
              <w:spacing w:after="60"/>
              <w:rPr>
                <w:noProof/>
              </w:rPr>
            </w:pPr>
            <w:r w:rsidRPr="00D56521">
              <w:rPr>
                <w:noProof/>
              </w:rPr>
              <w:t xml:space="preserve">    feature name</w:t>
            </w:r>
          </w:p>
        </w:tc>
      </w:tr>
      <w:tr w:rsidR="00B7572A" w:rsidRPr="00D56521" w14:paraId="697E8AB4" w14:textId="77777777" w:rsidTr="00F91862">
        <w:trPr>
          <w:cantSplit/>
        </w:trPr>
        <w:tc>
          <w:tcPr>
            <w:tcW w:w="1345" w:type="dxa"/>
            <w:vMerge/>
          </w:tcPr>
          <w:p w14:paraId="4E14F0CF" w14:textId="77777777" w:rsidR="003C5D61" w:rsidRPr="00D56521" w:rsidRDefault="003C5D61" w:rsidP="00F91862">
            <w:pPr>
              <w:spacing w:before="60" w:after="60"/>
              <w:rPr>
                <w:noProof/>
              </w:rPr>
            </w:pPr>
          </w:p>
        </w:tc>
        <w:tc>
          <w:tcPr>
            <w:tcW w:w="3870" w:type="dxa"/>
            <w:vMerge/>
          </w:tcPr>
          <w:p w14:paraId="14672239" w14:textId="77777777" w:rsidR="003C5D61" w:rsidRPr="00D56521" w:rsidRDefault="003C5D61" w:rsidP="00F91862">
            <w:pPr>
              <w:spacing w:before="60" w:after="60"/>
              <w:rPr>
                <w:noProof/>
              </w:rPr>
            </w:pPr>
          </w:p>
        </w:tc>
        <w:tc>
          <w:tcPr>
            <w:tcW w:w="3881" w:type="dxa"/>
          </w:tcPr>
          <w:p w14:paraId="409BD765" w14:textId="77777777" w:rsidR="003C5D61" w:rsidRPr="00D56521" w:rsidRDefault="003C5D61" w:rsidP="003A618E">
            <w:pPr>
              <w:spacing w:before="60"/>
              <w:rPr>
                <w:noProof/>
              </w:rPr>
            </w:pPr>
            <w:r w:rsidRPr="00D56521">
              <w:rPr>
                <w:noProof/>
              </w:rPr>
              <w:t>Building Single</w:t>
            </w:r>
          </w:p>
          <w:p w14:paraId="5398A332" w14:textId="6B5506BD" w:rsidR="003C5D61" w:rsidRPr="00D56521" w:rsidRDefault="00254614" w:rsidP="00987562">
            <w:pPr>
              <w:spacing w:after="60"/>
              <w:rPr>
                <w:noProof/>
              </w:rPr>
            </w:pPr>
            <w:r w:rsidRPr="00D56521">
              <w:rPr>
                <w:noProof/>
              </w:rPr>
              <w:t xml:space="preserve">    feature name</w:t>
            </w:r>
          </w:p>
        </w:tc>
      </w:tr>
      <w:tr w:rsidR="00B7572A" w:rsidRPr="00D56521" w14:paraId="04EB75F6" w14:textId="77777777" w:rsidTr="00F91862">
        <w:trPr>
          <w:cantSplit/>
        </w:trPr>
        <w:tc>
          <w:tcPr>
            <w:tcW w:w="1345" w:type="dxa"/>
            <w:vMerge/>
          </w:tcPr>
          <w:p w14:paraId="369BFA53" w14:textId="77777777" w:rsidR="003C5D61" w:rsidRPr="00D56521" w:rsidRDefault="003C5D61" w:rsidP="00F91862">
            <w:pPr>
              <w:spacing w:before="60" w:after="60"/>
              <w:rPr>
                <w:noProof/>
              </w:rPr>
            </w:pPr>
          </w:p>
        </w:tc>
        <w:tc>
          <w:tcPr>
            <w:tcW w:w="3870" w:type="dxa"/>
            <w:vMerge/>
          </w:tcPr>
          <w:p w14:paraId="18DF2150" w14:textId="77777777" w:rsidR="003C5D61" w:rsidRPr="00D56521" w:rsidRDefault="003C5D61" w:rsidP="00F91862">
            <w:pPr>
              <w:spacing w:before="60" w:after="60"/>
              <w:rPr>
                <w:noProof/>
              </w:rPr>
            </w:pPr>
          </w:p>
        </w:tc>
        <w:tc>
          <w:tcPr>
            <w:tcW w:w="3881" w:type="dxa"/>
          </w:tcPr>
          <w:p w14:paraId="56B8E9D4" w14:textId="77777777" w:rsidR="003C5D61" w:rsidRPr="00D56521" w:rsidRDefault="003C5D61" w:rsidP="00987562">
            <w:pPr>
              <w:spacing w:before="60"/>
              <w:rPr>
                <w:noProof/>
              </w:rPr>
            </w:pPr>
            <w:r w:rsidRPr="00D56521">
              <w:rPr>
                <w:noProof/>
              </w:rPr>
              <w:t>Dock Area</w:t>
            </w:r>
          </w:p>
          <w:p w14:paraId="430DC7C3" w14:textId="02BD15CB" w:rsidR="003C5D61" w:rsidRPr="00D56521" w:rsidRDefault="00254614" w:rsidP="00987562">
            <w:pPr>
              <w:spacing w:after="60"/>
              <w:rPr>
                <w:noProof/>
              </w:rPr>
            </w:pPr>
            <w:r w:rsidRPr="00D56521">
              <w:rPr>
                <w:noProof/>
              </w:rPr>
              <w:t xml:space="preserve">    feature name</w:t>
            </w:r>
          </w:p>
        </w:tc>
      </w:tr>
      <w:tr w:rsidR="00B7572A" w:rsidRPr="00D56521" w14:paraId="0BCBA77B" w14:textId="77777777" w:rsidTr="00F91862">
        <w:trPr>
          <w:cantSplit/>
        </w:trPr>
        <w:tc>
          <w:tcPr>
            <w:tcW w:w="1345" w:type="dxa"/>
            <w:vMerge/>
          </w:tcPr>
          <w:p w14:paraId="58191644" w14:textId="77777777" w:rsidR="003C5D61" w:rsidRPr="00D56521" w:rsidRDefault="003C5D61" w:rsidP="00F91862">
            <w:pPr>
              <w:spacing w:before="60" w:after="60"/>
              <w:rPr>
                <w:noProof/>
              </w:rPr>
            </w:pPr>
          </w:p>
        </w:tc>
        <w:tc>
          <w:tcPr>
            <w:tcW w:w="3870" w:type="dxa"/>
            <w:vMerge/>
          </w:tcPr>
          <w:p w14:paraId="55780C81" w14:textId="77777777" w:rsidR="003C5D61" w:rsidRPr="00D56521" w:rsidRDefault="003C5D61" w:rsidP="00F91862">
            <w:pPr>
              <w:spacing w:before="60" w:after="60"/>
              <w:rPr>
                <w:noProof/>
              </w:rPr>
            </w:pPr>
          </w:p>
        </w:tc>
        <w:tc>
          <w:tcPr>
            <w:tcW w:w="3881" w:type="dxa"/>
          </w:tcPr>
          <w:p w14:paraId="4225A660" w14:textId="77777777" w:rsidR="003C5D61" w:rsidRPr="00D56521" w:rsidRDefault="003C5D61" w:rsidP="00987562">
            <w:pPr>
              <w:spacing w:before="60"/>
              <w:rPr>
                <w:noProof/>
              </w:rPr>
            </w:pPr>
            <w:r w:rsidRPr="00D56521">
              <w:rPr>
                <w:noProof/>
              </w:rPr>
              <w:t>Fairway</w:t>
            </w:r>
          </w:p>
          <w:p w14:paraId="79848B4C" w14:textId="305639C0" w:rsidR="003C5D61" w:rsidRPr="00D56521" w:rsidRDefault="00254614" w:rsidP="00987562">
            <w:pPr>
              <w:spacing w:after="60"/>
              <w:rPr>
                <w:noProof/>
              </w:rPr>
            </w:pPr>
            <w:r w:rsidRPr="00D56521">
              <w:rPr>
                <w:noProof/>
              </w:rPr>
              <w:t xml:space="preserve">    feature name</w:t>
            </w:r>
          </w:p>
        </w:tc>
      </w:tr>
      <w:tr w:rsidR="00B7572A" w:rsidRPr="00D56521" w14:paraId="5687DEBD" w14:textId="77777777" w:rsidTr="00F91862">
        <w:trPr>
          <w:cantSplit/>
        </w:trPr>
        <w:tc>
          <w:tcPr>
            <w:tcW w:w="1345" w:type="dxa"/>
            <w:vMerge/>
          </w:tcPr>
          <w:p w14:paraId="1EE4D28E" w14:textId="77777777" w:rsidR="003C5D61" w:rsidRPr="00D56521" w:rsidRDefault="003C5D61" w:rsidP="00F91862">
            <w:pPr>
              <w:spacing w:before="60" w:after="60"/>
              <w:rPr>
                <w:noProof/>
              </w:rPr>
            </w:pPr>
          </w:p>
        </w:tc>
        <w:tc>
          <w:tcPr>
            <w:tcW w:w="3870" w:type="dxa"/>
            <w:vMerge/>
          </w:tcPr>
          <w:p w14:paraId="4B6E6641" w14:textId="77777777" w:rsidR="003C5D61" w:rsidRPr="00D56521" w:rsidRDefault="003C5D61" w:rsidP="00F91862">
            <w:pPr>
              <w:spacing w:before="60" w:after="60"/>
              <w:rPr>
                <w:noProof/>
              </w:rPr>
            </w:pPr>
          </w:p>
        </w:tc>
        <w:tc>
          <w:tcPr>
            <w:tcW w:w="3881" w:type="dxa"/>
          </w:tcPr>
          <w:p w14:paraId="59977845" w14:textId="77777777" w:rsidR="003C5D61" w:rsidRPr="00D56521" w:rsidRDefault="003C5D61" w:rsidP="00987562">
            <w:pPr>
              <w:spacing w:before="60"/>
              <w:rPr>
                <w:noProof/>
              </w:rPr>
            </w:pPr>
            <w:r w:rsidRPr="00D56521">
              <w:rPr>
                <w:noProof/>
              </w:rPr>
              <w:t>Landarea</w:t>
            </w:r>
          </w:p>
          <w:p w14:paraId="6555AF31" w14:textId="28155968" w:rsidR="003C5D61" w:rsidRPr="00D56521" w:rsidRDefault="00254614" w:rsidP="00987562">
            <w:pPr>
              <w:spacing w:after="60"/>
              <w:rPr>
                <w:noProof/>
              </w:rPr>
            </w:pPr>
            <w:r w:rsidRPr="00D56521">
              <w:rPr>
                <w:noProof/>
              </w:rPr>
              <w:t xml:space="preserve">    feature name</w:t>
            </w:r>
          </w:p>
        </w:tc>
      </w:tr>
      <w:tr w:rsidR="00B7572A" w:rsidRPr="00D56521" w14:paraId="03FB5BEE" w14:textId="77777777" w:rsidTr="00F91862">
        <w:trPr>
          <w:cantSplit/>
        </w:trPr>
        <w:tc>
          <w:tcPr>
            <w:tcW w:w="1345" w:type="dxa"/>
            <w:vMerge/>
          </w:tcPr>
          <w:p w14:paraId="3578D13A" w14:textId="77777777" w:rsidR="003C5D61" w:rsidRPr="00D56521" w:rsidRDefault="003C5D61" w:rsidP="00F91862">
            <w:pPr>
              <w:spacing w:before="60" w:after="60"/>
              <w:rPr>
                <w:noProof/>
              </w:rPr>
            </w:pPr>
          </w:p>
        </w:tc>
        <w:tc>
          <w:tcPr>
            <w:tcW w:w="3870" w:type="dxa"/>
            <w:vMerge/>
          </w:tcPr>
          <w:p w14:paraId="76FF6C5E" w14:textId="77777777" w:rsidR="003C5D61" w:rsidRPr="00D56521" w:rsidRDefault="003C5D61" w:rsidP="00F91862">
            <w:pPr>
              <w:spacing w:before="60" w:after="60"/>
              <w:rPr>
                <w:noProof/>
              </w:rPr>
            </w:pPr>
          </w:p>
        </w:tc>
        <w:tc>
          <w:tcPr>
            <w:tcW w:w="3881" w:type="dxa"/>
          </w:tcPr>
          <w:p w14:paraId="4EF12459" w14:textId="77777777" w:rsidR="003C5D61" w:rsidRPr="00D56521" w:rsidRDefault="003C5D61" w:rsidP="00987562">
            <w:pPr>
              <w:spacing w:before="60"/>
              <w:rPr>
                <w:noProof/>
              </w:rPr>
            </w:pPr>
            <w:r w:rsidRPr="00D56521">
              <w:rPr>
                <w:noProof/>
              </w:rPr>
              <w:t>Landmark</w:t>
            </w:r>
          </w:p>
          <w:p w14:paraId="3FED4B3C" w14:textId="1BA01537" w:rsidR="003C5D61" w:rsidRPr="00D56521" w:rsidRDefault="00254614" w:rsidP="00987562">
            <w:pPr>
              <w:spacing w:after="60"/>
              <w:rPr>
                <w:noProof/>
              </w:rPr>
            </w:pPr>
            <w:r w:rsidRPr="00D56521">
              <w:rPr>
                <w:noProof/>
              </w:rPr>
              <w:t xml:space="preserve">    feature name</w:t>
            </w:r>
          </w:p>
        </w:tc>
      </w:tr>
      <w:tr w:rsidR="00B7572A" w:rsidRPr="00D56521" w14:paraId="11008919" w14:textId="77777777" w:rsidTr="00F91862">
        <w:trPr>
          <w:cantSplit/>
        </w:trPr>
        <w:tc>
          <w:tcPr>
            <w:tcW w:w="1345" w:type="dxa"/>
            <w:vMerge/>
          </w:tcPr>
          <w:p w14:paraId="5D026418" w14:textId="77777777" w:rsidR="003C5D61" w:rsidRPr="00D56521" w:rsidRDefault="003C5D61" w:rsidP="00F91862">
            <w:pPr>
              <w:spacing w:before="60" w:after="60"/>
              <w:rPr>
                <w:noProof/>
              </w:rPr>
            </w:pPr>
          </w:p>
        </w:tc>
        <w:tc>
          <w:tcPr>
            <w:tcW w:w="3870" w:type="dxa"/>
            <w:vMerge/>
          </w:tcPr>
          <w:p w14:paraId="3FC6D41F" w14:textId="77777777" w:rsidR="003C5D61" w:rsidRPr="00D56521" w:rsidRDefault="003C5D61" w:rsidP="00F91862">
            <w:pPr>
              <w:spacing w:before="60" w:after="60"/>
              <w:rPr>
                <w:noProof/>
              </w:rPr>
            </w:pPr>
          </w:p>
        </w:tc>
        <w:tc>
          <w:tcPr>
            <w:tcW w:w="3881" w:type="dxa"/>
          </w:tcPr>
          <w:p w14:paraId="59580F4D" w14:textId="77777777" w:rsidR="003C5D61" w:rsidRPr="00D56521" w:rsidRDefault="003C5D61" w:rsidP="00987562">
            <w:pPr>
              <w:spacing w:before="60"/>
              <w:rPr>
                <w:noProof/>
              </w:rPr>
            </w:pPr>
            <w:r w:rsidRPr="00D56521">
              <w:rPr>
                <w:noProof/>
              </w:rPr>
              <w:t>Land Region</w:t>
            </w:r>
          </w:p>
          <w:p w14:paraId="49C47636" w14:textId="353EC59A" w:rsidR="003C5D61" w:rsidRPr="00D56521" w:rsidRDefault="00254614" w:rsidP="00987562">
            <w:pPr>
              <w:spacing w:after="60"/>
              <w:rPr>
                <w:noProof/>
              </w:rPr>
            </w:pPr>
            <w:r w:rsidRPr="00D56521">
              <w:rPr>
                <w:noProof/>
              </w:rPr>
              <w:t xml:space="preserve">    feature name</w:t>
            </w:r>
          </w:p>
        </w:tc>
      </w:tr>
      <w:tr w:rsidR="00B7572A" w:rsidRPr="00D56521" w14:paraId="53FBC5C4" w14:textId="77777777" w:rsidTr="00F91862">
        <w:trPr>
          <w:cantSplit/>
        </w:trPr>
        <w:tc>
          <w:tcPr>
            <w:tcW w:w="1345" w:type="dxa"/>
            <w:vMerge/>
          </w:tcPr>
          <w:p w14:paraId="5C98383B" w14:textId="77777777" w:rsidR="003C5D61" w:rsidRPr="00D56521" w:rsidRDefault="003C5D61" w:rsidP="00F91862">
            <w:pPr>
              <w:spacing w:before="60" w:after="60"/>
              <w:rPr>
                <w:noProof/>
              </w:rPr>
            </w:pPr>
          </w:p>
        </w:tc>
        <w:tc>
          <w:tcPr>
            <w:tcW w:w="3870" w:type="dxa"/>
            <w:vMerge/>
          </w:tcPr>
          <w:p w14:paraId="56B21975" w14:textId="77777777" w:rsidR="003C5D61" w:rsidRPr="00D56521" w:rsidRDefault="003C5D61" w:rsidP="00F91862">
            <w:pPr>
              <w:spacing w:before="60" w:after="60"/>
              <w:rPr>
                <w:noProof/>
              </w:rPr>
            </w:pPr>
          </w:p>
        </w:tc>
        <w:tc>
          <w:tcPr>
            <w:tcW w:w="3881" w:type="dxa"/>
          </w:tcPr>
          <w:p w14:paraId="3004EFAC" w14:textId="2A8D95CF" w:rsidR="003C5D61" w:rsidRPr="00D56521" w:rsidRDefault="003C5D61" w:rsidP="00987562">
            <w:pPr>
              <w:spacing w:before="60"/>
              <w:rPr>
                <w:noProof/>
              </w:rPr>
            </w:pPr>
            <w:r w:rsidRPr="00D56521">
              <w:rPr>
                <w:noProof/>
              </w:rPr>
              <w:t>Sea Area/Named Water Area</w:t>
            </w:r>
          </w:p>
          <w:p w14:paraId="0987782C" w14:textId="4873EFB3" w:rsidR="003C5D61" w:rsidRPr="00D56521" w:rsidRDefault="00254614" w:rsidP="00987562">
            <w:pPr>
              <w:spacing w:after="60"/>
              <w:rPr>
                <w:noProof/>
              </w:rPr>
            </w:pPr>
            <w:r w:rsidRPr="00D56521">
              <w:rPr>
                <w:noProof/>
              </w:rPr>
              <w:t xml:space="preserve">    feature name</w:t>
            </w:r>
          </w:p>
        </w:tc>
      </w:tr>
      <w:tr w:rsidR="00B7572A" w:rsidRPr="00D56521" w14:paraId="4A1A618F" w14:textId="77777777" w:rsidTr="00F91862">
        <w:trPr>
          <w:cantSplit/>
        </w:trPr>
        <w:tc>
          <w:tcPr>
            <w:tcW w:w="1345" w:type="dxa"/>
            <w:vMerge/>
          </w:tcPr>
          <w:p w14:paraId="7CDEC28C" w14:textId="77777777" w:rsidR="003C5D61" w:rsidRPr="00D56521" w:rsidRDefault="003C5D61" w:rsidP="00F91862">
            <w:pPr>
              <w:spacing w:before="60" w:after="60"/>
              <w:rPr>
                <w:noProof/>
              </w:rPr>
            </w:pPr>
          </w:p>
        </w:tc>
        <w:tc>
          <w:tcPr>
            <w:tcW w:w="3870" w:type="dxa"/>
            <w:vMerge/>
          </w:tcPr>
          <w:p w14:paraId="08DA669B" w14:textId="77777777" w:rsidR="003C5D61" w:rsidRPr="00D56521" w:rsidRDefault="003C5D61" w:rsidP="00F91862">
            <w:pPr>
              <w:spacing w:before="60" w:after="60"/>
              <w:rPr>
                <w:noProof/>
              </w:rPr>
            </w:pPr>
          </w:p>
        </w:tc>
        <w:tc>
          <w:tcPr>
            <w:tcW w:w="3881" w:type="dxa"/>
          </w:tcPr>
          <w:p w14:paraId="15A58F71" w14:textId="77777777" w:rsidR="003C5D61" w:rsidRPr="00D56521" w:rsidRDefault="003C5D61" w:rsidP="00987562">
            <w:pPr>
              <w:spacing w:before="60"/>
              <w:rPr>
                <w:noProof/>
              </w:rPr>
            </w:pPr>
            <w:r w:rsidRPr="00D56521">
              <w:rPr>
                <w:noProof/>
              </w:rPr>
              <w:t>Tideway</w:t>
            </w:r>
          </w:p>
          <w:p w14:paraId="3D9EF198" w14:textId="6B9EF245" w:rsidR="003C5D61" w:rsidRPr="00D56521" w:rsidRDefault="00254614" w:rsidP="00987562">
            <w:pPr>
              <w:spacing w:after="60"/>
              <w:rPr>
                <w:noProof/>
              </w:rPr>
            </w:pPr>
            <w:r w:rsidRPr="00D56521">
              <w:rPr>
                <w:noProof/>
              </w:rPr>
              <w:t xml:space="preserve">    feature name</w:t>
            </w:r>
          </w:p>
        </w:tc>
      </w:tr>
      <w:tr w:rsidR="00B7572A" w:rsidRPr="00D56521" w14:paraId="1B20683F" w14:textId="77777777" w:rsidTr="00F91862">
        <w:trPr>
          <w:cantSplit/>
        </w:trPr>
        <w:tc>
          <w:tcPr>
            <w:tcW w:w="1345" w:type="dxa"/>
            <w:vMerge/>
          </w:tcPr>
          <w:p w14:paraId="711D92F2" w14:textId="77777777" w:rsidR="003C5D61" w:rsidRPr="00D56521" w:rsidRDefault="003C5D61" w:rsidP="00F91862">
            <w:pPr>
              <w:spacing w:before="60" w:after="60"/>
              <w:rPr>
                <w:noProof/>
              </w:rPr>
            </w:pPr>
          </w:p>
        </w:tc>
        <w:tc>
          <w:tcPr>
            <w:tcW w:w="3870" w:type="dxa"/>
            <w:vMerge/>
          </w:tcPr>
          <w:p w14:paraId="169B529D" w14:textId="77777777" w:rsidR="003C5D61" w:rsidRPr="00D56521" w:rsidRDefault="003C5D61" w:rsidP="00F91862">
            <w:pPr>
              <w:spacing w:before="60" w:after="60"/>
              <w:rPr>
                <w:noProof/>
              </w:rPr>
            </w:pPr>
          </w:p>
        </w:tc>
        <w:tc>
          <w:tcPr>
            <w:tcW w:w="3881" w:type="dxa"/>
          </w:tcPr>
          <w:p w14:paraId="71DBE124" w14:textId="77777777" w:rsidR="003C5D61" w:rsidRPr="00D56521" w:rsidRDefault="003C5D61" w:rsidP="00987562">
            <w:pPr>
              <w:spacing w:before="60"/>
              <w:rPr>
                <w:noProof/>
              </w:rPr>
            </w:pPr>
            <w:r w:rsidRPr="00D56521">
              <w:rPr>
                <w:noProof/>
              </w:rPr>
              <w:t>Pilot Boarding Place</w:t>
            </w:r>
          </w:p>
          <w:p w14:paraId="5FBD1EE2" w14:textId="1942A198" w:rsidR="003C5D61" w:rsidRPr="00D56521" w:rsidRDefault="00254614" w:rsidP="00987562">
            <w:pPr>
              <w:spacing w:after="60"/>
              <w:rPr>
                <w:noProof/>
              </w:rPr>
            </w:pPr>
            <w:r w:rsidRPr="00D56521">
              <w:rPr>
                <w:noProof/>
              </w:rPr>
              <w:t xml:space="preserve">    feature name</w:t>
            </w:r>
          </w:p>
        </w:tc>
      </w:tr>
      <w:tr w:rsidR="00F53593" w:rsidRPr="00D56521" w14:paraId="01849575" w14:textId="77777777" w:rsidTr="00F91862">
        <w:trPr>
          <w:cantSplit/>
        </w:trPr>
        <w:tc>
          <w:tcPr>
            <w:tcW w:w="1345" w:type="dxa"/>
            <w:vMerge w:val="restart"/>
          </w:tcPr>
          <w:p w14:paraId="454BF19C" w14:textId="77777777" w:rsidR="00F53593" w:rsidRPr="00D56521" w:rsidRDefault="00F53593" w:rsidP="00F91862">
            <w:pPr>
              <w:spacing w:before="60" w:after="60"/>
              <w:rPr>
                <w:noProof/>
              </w:rPr>
            </w:pPr>
            <w:r w:rsidRPr="00D56521">
              <w:rPr>
                <w:noProof/>
              </w:rPr>
              <w:t>27</w:t>
            </w:r>
          </w:p>
        </w:tc>
        <w:tc>
          <w:tcPr>
            <w:tcW w:w="3870" w:type="dxa"/>
          </w:tcPr>
          <w:p w14:paraId="0D80B468" w14:textId="77777777" w:rsidR="00F53593" w:rsidRPr="00D56521" w:rsidRDefault="00F53593" w:rsidP="00F91862">
            <w:pPr>
              <w:spacing w:before="60" w:after="60"/>
              <w:rPr>
                <w:noProof/>
              </w:rPr>
            </w:pPr>
            <w:r w:rsidRPr="00D56521">
              <w:rPr>
                <w:noProof/>
              </w:rPr>
              <w:t>Value of Magnetic Variation</w:t>
            </w:r>
          </w:p>
        </w:tc>
        <w:tc>
          <w:tcPr>
            <w:tcW w:w="3881" w:type="dxa"/>
          </w:tcPr>
          <w:p w14:paraId="72EC3AFE" w14:textId="77777777" w:rsidR="00F53593" w:rsidRPr="00D56521" w:rsidRDefault="00F53593" w:rsidP="00987562">
            <w:pPr>
              <w:spacing w:before="60"/>
              <w:rPr>
                <w:noProof/>
              </w:rPr>
            </w:pPr>
            <w:r w:rsidRPr="00D56521">
              <w:rPr>
                <w:noProof/>
              </w:rPr>
              <w:t>Magnetic Variation</w:t>
            </w:r>
          </w:p>
          <w:p w14:paraId="1D95BF3E" w14:textId="7B00C823" w:rsidR="00F53593" w:rsidRPr="00D56521" w:rsidRDefault="00F53593" w:rsidP="00987562">
            <w:pPr>
              <w:spacing w:after="60"/>
              <w:rPr>
                <w:noProof/>
              </w:rPr>
            </w:pPr>
            <w:r w:rsidRPr="00D56521">
              <w:rPr>
                <w:noProof/>
              </w:rPr>
              <w:t xml:space="preserve">    value of magnetic variation</w:t>
            </w:r>
          </w:p>
        </w:tc>
      </w:tr>
      <w:tr w:rsidR="00F53593" w:rsidRPr="00D56521" w14:paraId="717628A2" w14:textId="77777777" w:rsidTr="00F91862">
        <w:trPr>
          <w:cantSplit/>
        </w:trPr>
        <w:tc>
          <w:tcPr>
            <w:tcW w:w="1345" w:type="dxa"/>
            <w:vMerge/>
          </w:tcPr>
          <w:p w14:paraId="56665E8D" w14:textId="77777777" w:rsidR="00F53593" w:rsidRPr="00D56521" w:rsidRDefault="00F53593" w:rsidP="00F91862">
            <w:pPr>
              <w:spacing w:before="60" w:after="60"/>
              <w:rPr>
                <w:noProof/>
              </w:rPr>
            </w:pPr>
          </w:p>
        </w:tc>
        <w:tc>
          <w:tcPr>
            <w:tcW w:w="3870" w:type="dxa"/>
          </w:tcPr>
          <w:p w14:paraId="30463824" w14:textId="77777777" w:rsidR="00F53593" w:rsidRPr="00D56521" w:rsidRDefault="00F53593" w:rsidP="00F91862">
            <w:pPr>
              <w:spacing w:before="60" w:after="60"/>
              <w:rPr>
                <w:noProof/>
              </w:rPr>
            </w:pPr>
            <w:r w:rsidRPr="00D56521">
              <w:rPr>
                <w:noProof/>
              </w:rPr>
              <w:t>Value of Swept Depth</w:t>
            </w:r>
          </w:p>
        </w:tc>
        <w:tc>
          <w:tcPr>
            <w:tcW w:w="3881" w:type="dxa"/>
          </w:tcPr>
          <w:p w14:paraId="04B1448E" w14:textId="77777777" w:rsidR="00F53593" w:rsidRPr="00D56521" w:rsidRDefault="00F53593" w:rsidP="00987562">
            <w:pPr>
              <w:spacing w:before="60"/>
              <w:rPr>
                <w:noProof/>
              </w:rPr>
            </w:pPr>
            <w:r w:rsidRPr="00D56521">
              <w:rPr>
                <w:noProof/>
              </w:rPr>
              <w:t>Swept Area</w:t>
            </w:r>
          </w:p>
          <w:p w14:paraId="10E4981F" w14:textId="09080DDF" w:rsidR="00F53593" w:rsidRPr="00D56521" w:rsidRDefault="00F53593" w:rsidP="00987562">
            <w:pPr>
              <w:spacing w:after="60"/>
              <w:rPr>
                <w:noProof/>
              </w:rPr>
            </w:pPr>
            <w:r w:rsidRPr="00D56521">
              <w:rPr>
                <w:noProof/>
              </w:rPr>
              <w:t xml:space="preserve">    depth range minimum value</w:t>
            </w:r>
          </w:p>
        </w:tc>
      </w:tr>
      <w:tr w:rsidR="00B7572A" w:rsidRPr="00D56521" w14:paraId="10BDE275" w14:textId="77777777" w:rsidTr="00F91862">
        <w:trPr>
          <w:cantSplit/>
        </w:trPr>
        <w:tc>
          <w:tcPr>
            <w:tcW w:w="1345" w:type="dxa"/>
          </w:tcPr>
          <w:p w14:paraId="5D01C96F" w14:textId="77777777" w:rsidR="005342F1" w:rsidRPr="00D56521" w:rsidRDefault="005342F1" w:rsidP="00F91862">
            <w:pPr>
              <w:spacing w:before="60" w:after="60"/>
              <w:rPr>
                <w:noProof/>
              </w:rPr>
            </w:pPr>
            <w:r w:rsidRPr="00D56521">
              <w:rPr>
                <w:noProof/>
              </w:rPr>
              <w:t>28</w:t>
            </w:r>
          </w:p>
        </w:tc>
        <w:tc>
          <w:tcPr>
            <w:tcW w:w="3870" w:type="dxa"/>
          </w:tcPr>
          <w:p w14:paraId="28998775" w14:textId="79B06EB3" w:rsidR="005342F1" w:rsidRPr="00D56521" w:rsidRDefault="005342F1" w:rsidP="00F91862">
            <w:pPr>
              <w:spacing w:before="60" w:after="60"/>
              <w:rPr>
                <w:noProof/>
              </w:rPr>
            </w:pPr>
            <w:r w:rsidRPr="00D56521">
              <w:rPr>
                <w:noProof/>
              </w:rPr>
              <w:t>Height of Islet Or Land Feature</w:t>
            </w:r>
          </w:p>
        </w:tc>
        <w:tc>
          <w:tcPr>
            <w:tcW w:w="3881" w:type="dxa"/>
          </w:tcPr>
          <w:p w14:paraId="09B592DB" w14:textId="4AABE651" w:rsidR="003C5D61" w:rsidRPr="00D56521" w:rsidRDefault="005342F1" w:rsidP="00987562">
            <w:pPr>
              <w:spacing w:before="60"/>
              <w:rPr>
                <w:noProof/>
              </w:rPr>
            </w:pPr>
            <w:r w:rsidRPr="00D56521">
              <w:rPr>
                <w:noProof/>
              </w:rPr>
              <w:t>Land</w:t>
            </w:r>
            <w:r w:rsidR="00E40E8E" w:rsidRPr="00D56521">
              <w:rPr>
                <w:noProof/>
              </w:rPr>
              <w:t xml:space="preserve"> A</w:t>
            </w:r>
            <w:r w:rsidRPr="00D56521">
              <w:rPr>
                <w:noProof/>
              </w:rPr>
              <w:t>rea</w:t>
            </w:r>
          </w:p>
          <w:p w14:paraId="24EE6F11" w14:textId="43D6529C" w:rsidR="005342F1" w:rsidRPr="00D56521" w:rsidRDefault="00254614" w:rsidP="00987562">
            <w:pPr>
              <w:spacing w:after="60"/>
              <w:rPr>
                <w:noProof/>
              </w:rPr>
            </w:pPr>
            <w:r w:rsidRPr="00D56521">
              <w:rPr>
                <w:noProof/>
              </w:rPr>
              <w:t xml:space="preserve">    height</w:t>
            </w:r>
          </w:p>
        </w:tc>
      </w:tr>
      <w:tr w:rsidR="00F53593" w:rsidRPr="00D56521" w14:paraId="77A5D6DA" w14:textId="77777777" w:rsidTr="00F91862">
        <w:trPr>
          <w:cantSplit/>
        </w:trPr>
        <w:tc>
          <w:tcPr>
            <w:tcW w:w="1345" w:type="dxa"/>
            <w:vMerge w:val="restart"/>
          </w:tcPr>
          <w:p w14:paraId="5FA552FB" w14:textId="77777777" w:rsidR="00F53593" w:rsidRPr="00D56521" w:rsidRDefault="00F53593" w:rsidP="00F91862">
            <w:pPr>
              <w:spacing w:before="60" w:after="60"/>
              <w:rPr>
                <w:noProof/>
              </w:rPr>
            </w:pPr>
            <w:r w:rsidRPr="00D56521">
              <w:rPr>
                <w:noProof/>
              </w:rPr>
              <w:t xml:space="preserve">29 </w:t>
            </w:r>
          </w:p>
        </w:tc>
        <w:tc>
          <w:tcPr>
            <w:tcW w:w="3870" w:type="dxa"/>
            <w:vMerge w:val="restart"/>
          </w:tcPr>
          <w:p w14:paraId="646D5507" w14:textId="10515143" w:rsidR="00F53593" w:rsidRPr="00D56521" w:rsidRDefault="00F53593" w:rsidP="00F91862">
            <w:pPr>
              <w:spacing w:before="60" w:after="60"/>
              <w:rPr>
                <w:noProof/>
              </w:rPr>
            </w:pPr>
            <w:r w:rsidRPr="00D56521">
              <w:rPr>
                <w:noProof/>
              </w:rPr>
              <w:t>Berth Number</w:t>
            </w:r>
          </w:p>
        </w:tc>
        <w:tc>
          <w:tcPr>
            <w:tcW w:w="3881" w:type="dxa"/>
          </w:tcPr>
          <w:p w14:paraId="1FE92B13" w14:textId="77777777" w:rsidR="00F53593" w:rsidRPr="00D56521" w:rsidRDefault="00F53593" w:rsidP="00987562">
            <w:pPr>
              <w:spacing w:before="60"/>
              <w:rPr>
                <w:noProof/>
              </w:rPr>
            </w:pPr>
            <w:r w:rsidRPr="00D56521">
              <w:rPr>
                <w:noProof/>
              </w:rPr>
              <w:t>Berths</w:t>
            </w:r>
          </w:p>
          <w:p w14:paraId="5163D252" w14:textId="2D36E6E6" w:rsidR="00F53593" w:rsidRPr="00D56521" w:rsidRDefault="00F53593" w:rsidP="00987562">
            <w:pPr>
              <w:spacing w:after="60"/>
              <w:rPr>
                <w:noProof/>
              </w:rPr>
            </w:pPr>
            <w:r w:rsidRPr="00D56521">
              <w:rPr>
                <w:noProof/>
              </w:rPr>
              <w:t xml:space="preserve">    feature name </w:t>
            </w:r>
          </w:p>
        </w:tc>
      </w:tr>
      <w:tr w:rsidR="00F53593" w:rsidRPr="00D56521" w14:paraId="0D848CCB" w14:textId="77777777" w:rsidTr="00F91862">
        <w:trPr>
          <w:cantSplit/>
        </w:trPr>
        <w:tc>
          <w:tcPr>
            <w:tcW w:w="1345" w:type="dxa"/>
            <w:vMerge/>
          </w:tcPr>
          <w:p w14:paraId="30306E32" w14:textId="77777777" w:rsidR="00F53593" w:rsidRPr="00D56521" w:rsidRDefault="00F53593" w:rsidP="00F91862">
            <w:pPr>
              <w:spacing w:before="60" w:after="60"/>
              <w:rPr>
                <w:noProof/>
              </w:rPr>
            </w:pPr>
          </w:p>
        </w:tc>
        <w:tc>
          <w:tcPr>
            <w:tcW w:w="3870" w:type="dxa"/>
            <w:vMerge/>
          </w:tcPr>
          <w:p w14:paraId="4D003786" w14:textId="77777777" w:rsidR="00F53593" w:rsidRPr="00D56521" w:rsidRDefault="00F53593" w:rsidP="00F91862">
            <w:pPr>
              <w:spacing w:before="60" w:after="60"/>
              <w:rPr>
                <w:noProof/>
              </w:rPr>
            </w:pPr>
          </w:p>
        </w:tc>
        <w:tc>
          <w:tcPr>
            <w:tcW w:w="3881" w:type="dxa"/>
          </w:tcPr>
          <w:p w14:paraId="0118BBD0" w14:textId="77777777" w:rsidR="00F53593" w:rsidRPr="00D56521" w:rsidRDefault="00F53593" w:rsidP="00987562">
            <w:pPr>
              <w:spacing w:before="60"/>
              <w:rPr>
                <w:noProof/>
              </w:rPr>
            </w:pPr>
            <w:r w:rsidRPr="00D56521">
              <w:rPr>
                <w:noProof/>
              </w:rPr>
              <w:t>Anchor Berth</w:t>
            </w:r>
          </w:p>
          <w:p w14:paraId="1C5EF4D6" w14:textId="56833EEB" w:rsidR="00F53593" w:rsidRPr="00D56521" w:rsidRDefault="00F53593" w:rsidP="00987562">
            <w:pPr>
              <w:spacing w:after="60"/>
              <w:rPr>
                <w:noProof/>
              </w:rPr>
            </w:pPr>
            <w:r w:rsidRPr="00D56521">
              <w:rPr>
                <w:noProof/>
              </w:rPr>
              <w:t xml:space="preserve">    feature name</w:t>
            </w:r>
          </w:p>
        </w:tc>
      </w:tr>
      <w:tr w:rsidR="00B7572A" w:rsidRPr="00D56521" w14:paraId="420C8DF4" w14:textId="77777777" w:rsidTr="00F91862">
        <w:trPr>
          <w:cantSplit/>
        </w:trPr>
        <w:tc>
          <w:tcPr>
            <w:tcW w:w="1345" w:type="dxa"/>
          </w:tcPr>
          <w:p w14:paraId="311A01D2" w14:textId="77777777" w:rsidR="005342F1" w:rsidRPr="00D56521" w:rsidRDefault="005342F1" w:rsidP="00F91862">
            <w:pPr>
              <w:spacing w:before="60" w:after="60"/>
              <w:rPr>
                <w:noProof/>
              </w:rPr>
            </w:pPr>
            <w:r w:rsidRPr="00D56521">
              <w:rPr>
                <w:noProof/>
              </w:rPr>
              <w:t>30</w:t>
            </w:r>
          </w:p>
        </w:tc>
        <w:tc>
          <w:tcPr>
            <w:tcW w:w="3870" w:type="dxa"/>
          </w:tcPr>
          <w:p w14:paraId="4DC49700" w14:textId="77777777" w:rsidR="005342F1" w:rsidRPr="00D56521" w:rsidRDefault="005342F1" w:rsidP="00F91862">
            <w:pPr>
              <w:spacing w:before="60" w:after="60"/>
              <w:rPr>
                <w:noProof/>
              </w:rPr>
            </w:pPr>
            <w:r w:rsidRPr="00D56521">
              <w:rPr>
                <w:noProof/>
              </w:rPr>
              <w:t xml:space="preserve"> </w:t>
            </w:r>
          </w:p>
        </w:tc>
        <w:tc>
          <w:tcPr>
            <w:tcW w:w="3881" w:type="dxa"/>
          </w:tcPr>
          <w:p w14:paraId="09E1C04F" w14:textId="55AB6B24" w:rsidR="005342F1" w:rsidRPr="00D56521" w:rsidRDefault="005342F1" w:rsidP="00F91862">
            <w:pPr>
              <w:spacing w:before="60" w:after="60"/>
              <w:rPr>
                <w:noProof/>
              </w:rPr>
            </w:pPr>
            <w:r w:rsidRPr="00D56521">
              <w:rPr>
                <w:noProof/>
              </w:rPr>
              <w:t xml:space="preserve">NA  </w:t>
            </w:r>
          </w:p>
        </w:tc>
      </w:tr>
      <w:tr w:rsidR="00E40E8E" w:rsidRPr="00D56521" w14:paraId="0720B548" w14:textId="77777777" w:rsidTr="00F91862">
        <w:trPr>
          <w:cantSplit/>
          <w:trHeight w:val="690"/>
        </w:trPr>
        <w:tc>
          <w:tcPr>
            <w:tcW w:w="1345" w:type="dxa"/>
            <w:vMerge w:val="restart"/>
          </w:tcPr>
          <w:p w14:paraId="76AEAAD2" w14:textId="11E6D37F" w:rsidR="00E40E8E" w:rsidRPr="00D56521" w:rsidRDefault="00E40E8E" w:rsidP="00F91862">
            <w:pPr>
              <w:spacing w:before="60" w:after="60"/>
              <w:rPr>
                <w:noProof/>
              </w:rPr>
            </w:pPr>
            <w:r w:rsidRPr="00D56521">
              <w:rPr>
                <w:noProof/>
              </w:rPr>
              <w:t>31</w:t>
            </w:r>
            <w:r w:rsidR="00E031B6" w:rsidRPr="00D56521">
              <w:rPr>
                <w:rStyle w:val="FootnoteReference"/>
                <w:sz w:val="20"/>
                <w:vertAlign w:val="superscript"/>
                <w:lang w:val="en-GB"/>
              </w:rPr>
              <w:footnoteReference w:id="1"/>
            </w:r>
          </w:p>
        </w:tc>
        <w:tc>
          <w:tcPr>
            <w:tcW w:w="3870" w:type="dxa"/>
            <w:vMerge w:val="restart"/>
          </w:tcPr>
          <w:p w14:paraId="25DC2AAF" w14:textId="5626D79E" w:rsidR="00E40E8E" w:rsidRPr="00D56521" w:rsidRDefault="00E40E8E" w:rsidP="00F91862">
            <w:pPr>
              <w:spacing w:before="60" w:after="60"/>
              <w:rPr>
                <w:noProof/>
              </w:rPr>
            </w:pPr>
            <w:r w:rsidRPr="00D56521">
              <w:rPr>
                <w:noProof/>
              </w:rPr>
              <w:t xml:space="preserve">National Language Text </w:t>
            </w:r>
          </w:p>
        </w:tc>
        <w:tc>
          <w:tcPr>
            <w:tcW w:w="3881" w:type="dxa"/>
          </w:tcPr>
          <w:p w14:paraId="0528C286" w14:textId="4135994F" w:rsidR="00E40E8E" w:rsidRPr="00D56521" w:rsidRDefault="00E40E8E" w:rsidP="00987562">
            <w:pPr>
              <w:spacing w:before="60"/>
              <w:rPr>
                <w:noProof/>
              </w:rPr>
            </w:pPr>
            <w:r w:rsidRPr="00D56521">
              <w:rPr>
                <w:noProof/>
              </w:rPr>
              <w:t>feature name</w:t>
            </w:r>
          </w:p>
          <w:p w14:paraId="7BC8EBDC" w14:textId="6980A12A" w:rsidR="00E40E8E" w:rsidRPr="00D56521" w:rsidRDefault="00E40E8E" w:rsidP="00987562">
            <w:pPr>
              <w:rPr>
                <w:noProof/>
              </w:rPr>
            </w:pPr>
            <w:r w:rsidRPr="00D56521">
              <w:rPr>
                <w:noProof/>
              </w:rPr>
              <w:t xml:space="preserve">    language</w:t>
            </w:r>
            <w:r w:rsidR="00B336B1" w:rsidRPr="00D56521">
              <w:rPr>
                <w:noProof/>
              </w:rPr>
              <w:t xml:space="preserve"> (other than English)</w:t>
            </w:r>
          </w:p>
          <w:p w14:paraId="0A5E40BD" w14:textId="0AEBE42A" w:rsidR="00E40E8E" w:rsidRPr="00D56521" w:rsidRDefault="00E40E8E" w:rsidP="00987562">
            <w:pPr>
              <w:spacing w:after="60"/>
              <w:rPr>
                <w:noProof/>
              </w:rPr>
            </w:pPr>
            <w:r w:rsidRPr="00D56521">
              <w:rPr>
                <w:noProof/>
              </w:rPr>
              <w:t xml:space="preserve">    name</w:t>
            </w:r>
          </w:p>
        </w:tc>
      </w:tr>
      <w:tr w:rsidR="00E40E8E" w:rsidRPr="00D56521" w14:paraId="44BA1CB8" w14:textId="77777777" w:rsidTr="00F91862">
        <w:trPr>
          <w:cantSplit/>
          <w:trHeight w:val="690"/>
        </w:trPr>
        <w:tc>
          <w:tcPr>
            <w:tcW w:w="1345" w:type="dxa"/>
            <w:vMerge/>
          </w:tcPr>
          <w:p w14:paraId="629A6000" w14:textId="77777777" w:rsidR="00E40E8E" w:rsidRPr="00D56521" w:rsidRDefault="00E40E8E" w:rsidP="00F91862">
            <w:pPr>
              <w:spacing w:before="60" w:after="60"/>
              <w:rPr>
                <w:noProof/>
              </w:rPr>
            </w:pPr>
          </w:p>
        </w:tc>
        <w:tc>
          <w:tcPr>
            <w:tcW w:w="3870" w:type="dxa"/>
            <w:vMerge/>
          </w:tcPr>
          <w:p w14:paraId="5761BFFB" w14:textId="77777777" w:rsidR="00E40E8E" w:rsidRPr="00D56521" w:rsidRDefault="00E40E8E" w:rsidP="00F91862">
            <w:pPr>
              <w:spacing w:before="60" w:after="60"/>
              <w:rPr>
                <w:noProof/>
              </w:rPr>
            </w:pPr>
          </w:p>
        </w:tc>
        <w:tc>
          <w:tcPr>
            <w:tcW w:w="3881" w:type="dxa"/>
          </w:tcPr>
          <w:p w14:paraId="106E5CC8" w14:textId="77777777" w:rsidR="00E40E8E" w:rsidRPr="00D56521" w:rsidRDefault="00E40E8E" w:rsidP="00987562">
            <w:pPr>
              <w:spacing w:before="60"/>
              <w:rPr>
                <w:noProof/>
              </w:rPr>
            </w:pPr>
            <w:r w:rsidRPr="00D56521">
              <w:rPr>
                <w:noProof/>
              </w:rPr>
              <w:t>information</w:t>
            </w:r>
          </w:p>
          <w:p w14:paraId="74EA216C" w14:textId="77777777" w:rsidR="00E40E8E" w:rsidRPr="00D56521" w:rsidRDefault="00E40E8E" w:rsidP="00987562">
            <w:pPr>
              <w:rPr>
                <w:noProof/>
              </w:rPr>
            </w:pPr>
            <w:r w:rsidRPr="00D56521">
              <w:rPr>
                <w:noProof/>
              </w:rPr>
              <w:t xml:space="preserve">   language</w:t>
            </w:r>
          </w:p>
          <w:p w14:paraId="5C0EF42C" w14:textId="551111FC" w:rsidR="00E40E8E" w:rsidRPr="00D56521" w:rsidRDefault="00E40E8E" w:rsidP="00987562">
            <w:pPr>
              <w:spacing w:after="60"/>
              <w:rPr>
                <w:noProof/>
              </w:rPr>
            </w:pPr>
            <w:r w:rsidRPr="00D56521">
              <w:rPr>
                <w:noProof/>
              </w:rPr>
              <w:t xml:space="preserve">   text or fileReference</w:t>
            </w:r>
          </w:p>
        </w:tc>
      </w:tr>
      <w:tr w:rsidR="008E00E3" w:rsidRPr="00D56521" w14:paraId="1385F9CE" w14:textId="77777777" w:rsidTr="00F91862">
        <w:trPr>
          <w:cantSplit/>
          <w:trHeight w:val="228"/>
        </w:trPr>
        <w:tc>
          <w:tcPr>
            <w:tcW w:w="1345" w:type="dxa"/>
            <w:vMerge w:val="restart"/>
          </w:tcPr>
          <w:p w14:paraId="79A64BF2" w14:textId="76F46A57" w:rsidR="008E00E3" w:rsidRPr="00D56521" w:rsidRDefault="008E00E3" w:rsidP="00F91862">
            <w:pPr>
              <w:spacing w:before="60" w:after="60"/>
              <w:rPr>
                <w:noProof/>
              </w:rPr>
            </w:pPr>
            <w:r w:rsidRPr="00D56521">
              <w:rPr>
                <w:noProof/>
              </w:rPr>
              <w:t>33</w:t>
            </w:r>
          </w:p>
        </w:tc>
        <w:tc>
          <w:tcPr>
            <w:tcW w:w="3870" w:type="dxa"/>
            <w:vMerge w:val="restart"/>
          </w:tcPr>
          <w:p w14:paraId="7BBC6FA2" w14:textId="1E9D6449" w:rsidR="008E00E3" w:rsidRPr="00D56521" w:rsidRDefault="008E00E3" w:rsidP="00F91862">
            <w:pPr>
              <w:spacing w:before="60" w:after="60"/>
              <w:rPr>
                <w:noProof/>
              </w:rPr>
            </w:pPr>
            <w:r w:rsidRPr="00D56521">
              <w:rPr>
                <w:noProof/>
              </w:rPr>
              <w:t>Schedules</w:t>
            </w:r>
          </w:p>
        </w:tc>
        <w:tc>
          <w:tcPr>
            <w:tcW w:w="3881" w:type="dxa"/>
          </w:tcPr>
          <w:p w14:paraId="07138946" w14:textId="1654B64B" w:rsidR="008E00E3" w:rsidRPr="00D56521" w:rsidRDefault="008E00E3" w:rsidP="00F91862">
            <w:pPr>
              <w:spacing w:before="60" w:after="60"/>
              <w:rPr>
                <w:noProof/>
              </w:rPr>
            </w:pPr>
            <w:r w:rsidRPr="00D56521">
              <w:rPr>
                <w:noProof/>
              </w:rPr>
              <w:t>Service Hours</w:t>
            </w:r>
          </w:p>
        </w:tc>
      </w:tr>
      <w:tr w:rsidR="008E00E3" w:rsidRPr="00D56521" w14:paraId="10AFFE0F" w14:textId="77777777" w:rsidTr="00F91862">
        <w:trPr>
          <w:cantSplit/>
          <w:trHeight w:val="228"/>
        </w:trPr>
        <w:tc>
          <w:tcPr>
            <w:tcW w:w="1345" w:type="dxa"/>
            <w:vMerge/>
          </w:tcPr>
          <w:p w14:paraId="48B8005B" w14:textId="77777777" w:rsidR="008E00E3" w:rsidRPr="00D56521" w:rsidRDefault="008E00E3" w:rsidP="00F91862">
            <w:pPr>
              <w:spacing w:before="60" w:after="60"/>
              <w:rPr>
                <w:noProof/>
              </w:rPr>
            </w:pPr>
          </w:p>
        </w:tc>
        <w:tc>
          <w:tcPr>
            <w:tcW w:w="3870" w:type="dxa"/>
            <w:vMerge/>
          </w:tcPr>
          <w:p w14:paraId="55F28357" w14:textId="77777777" w:rsidR="008E00E3" w:rsidRPr="00D56521" w:rsidRDefault="008E00E3" w:rsidP="00F91862">
            <w:pPr>
              <w:spacing w:before="60" w:after="60"/>
              <w:rPr>
                <w:noProof/>
              </w:rPr>
            </w:pPr>
          </w:p>
        </w:tc>
        <w:tc>
          <w:tcPr>
            <w:tcW w:w="3881" w:type="dxa"/>
          </w:tcPr>
          <w:p w14:paraId="53A58A1B" w14:textId="41BF13C2" w:rsidR="008E00E3" w:rsidRPr="00D56521" w:rsidRDefault="008E00E3" w:rsidP="00F91862">
            <w:pPr>
              <w:spacing w:before="60" w:after="60"/>
              <w:rPr>
                <w:noProof/>
              </w:rPr>
            </w:pPr>
            <w:r w:rsidRPr="00D56521">
              <w:rPr>
                <w:noProof/>
              </w:rPr>
              <w:t xml:space="preserve">Non-standard </w:t>
            </w:r>
            <w:r w:rsidR="000E6187" w:rsidRPr="00D56521">
              <w:rPr>
                <w:noProof/>
              </w:rPr>
              <w:t>W</w:t>
            </w:r>
            <w:r w:rsidRPr="00D56521">
              <w:rPr>
                <w:noProof/>
              </w:rPr>
              <w:t xml:space="preserve">orking </w:t>
            </w:r>
            <w:r w:rsidR="000E6187" w:rsidRPr="00D56521">
              <w:rPr>
                <w:noProof/>
              </w:rPr>
              <w:t>D</w:t>
            </w:r>
            <w:r w:rsidRPr="00D56521">
              <w:rPr>
                <w:noProof/>
              </w:rPr>
              <w:t>ay</w:t>
            </w:r>
          </w:p>
        </w:tc>
      </w:tr>
      <w:tr w:rsidR="00450D40" w:rsidRPr="00D56521" w14:paraId="4CD7D31E" w14:textId="77777777" w:rsidTr="00F91862">
        <w:trPr>
          <w:cantSplit/>
        </w:trPr>
        <w:tc>
          <w:tcPr>
            <w:tcW w:w="1345" w:type="dxa"/>
          </w:tcPr>
          <w:p w14:paraId="79F51980" w14:textId="1BBF12F9" w:rsidR="00450D40" w:rsidRPr="00D56521" w:rsidRDefault="00450D40" w:rsidP="00F91862">
            <w:pPr>
              <w:spacing w:before="60" w:after="60"/>
              <w:rPr>
                <w:noProof/>
              </w:rPr>
            </w:pPr>
            <w:r w:rsidRPr="00D56521">
              <w:rPr>
                <w:noProof/>
              </w:rPr>
              <w:t>34</w:t>
            </w:r>
          </w:p>
        </w:tc>
        <w:tc>
          <w:tcPr>
            <w:tcW w:w="3870" w:type="dxa"/>
          </w:tcPr>
          <w:p w14:paraId="4AE04653" w14:textId="779FC389" w:rsidR="00450D40" w:rsidRPr="00D56521" w:rsidRDefault="002E73AB" w:rsidP="00F91862">
            <w:pPr>
              <w:spacing w:before="60" w:after="60"/>
              <w:rPr>
                <w:noProof/>
              </w:rPr>
            </w:pPr>
            <w:r w:rsidRPr="00D56521">
              <w:rPr>
                <w:noProof/>
              </w:rPr>
              <w:t xml:space="preserve">Organisations and </w:t>
            </w:r>
            <w:r w:rsidR="00450D40" w:rsidRPr="00D56521">
              <w:rPr>
                <w:noProof/>
              </w:rPr>
              <w:t>Contact</w:t>
            </w:r>
            <w:r w:rsidRPr="00D56521">
              <w:rPr>
                <w:noProof/>
              </w:rPr>
              <w:t>s</w:t>
            </w:r>
          </w:p>
        </w:tc>
        <w:tc>
          <w:tcPr>
            <w:tcW w:w="3881" w:type="dxa"/>
          </w:tcPr>
          <w:p w14:paraId="18F6BDB0" w14:textId="0DB96F80" w:rsidR="00450D40" w:rsidRPr="00D56521" w:rsidRDefault="00450D40" w:rsidP="00F91862">
            <w:pPr>
              <w:spacing w:before="60" w:after="60"/>
              <w:rPr>
                <w:noProof/>
              </w:rPr>
            </w:pPr>
            <w:r w:rsidRPr="00D56521">
              <w:rPr>
                <w:noProof/>
              </w:rPr>
              <w:t xml:space="preserve">Contact </w:t>
            </w:r>
            <w:r w:rsidR="000E6187" w:rsidRPr="00D56521">
              <w:rPr>
                <w:noProof/>
              </w:rPr>
              <w:t>D</w:t>
            </w:r>
            <w:r w:rsidRPr="00D56521">
              <w:rPr>
                <w:noProof/>
              </w:rPr>
              <w:t>etails</w:t>
            </w:r>
          </w:p>
        </w:tc>
      </w:tr>
      <w:tr w:rsidR="00B7572A" w:rsidRPr="00D56521" w14:paraId="12227654" w14:textId="77777777" w:rsidTr="00F91862">
        <w:trPr>
          <w:cantSplit/>
        </w:trPr>
        <w:tc>
          <w:tcPr>
            <w:tcW w:w="1345" w:type="dxa"/>
          </w:tcPr>
          <w:p w14:paraId="0CD73EB6" w14:textId="5F4C6AA1" w:rsidR="005342F1" w:rsidRPr="00D56521" w:rsidRDefault="005342F1" w:rsidP="00F91862">
            <w:pPr>
              <w:spacing w:before="60" w:after="60"/>
              <w:rPr>
                <w:noProof/>
              </w:rPr>
            </w:pPr>
            <w:r w:rsidRPr="00D56521">
              <w:rPr>
                <w:noProof/>
              </w:rPr>
              <w:t>3</w:t>
            </w:r>
            <w:r w:rsidR="002E73AB" w:rsidRPr="00D56521">
              <w:rPr>
                <w:noProof/>
              </w:rPr>
              <w:t>5</w:t>
            </w:r>
            <w:r w:rsidRPr="00D56521">
              <w:rPr>
                <w:noProof/>
              </w:rPr>
              <w:t>-49</w:t>
            </w:r>
          </w:p>
        </w:tc>
        <w:tc>
          <w:tcPr>
            <w:tcW w:w="3870" w:type="dxa"/>
          </w:tcPr>
          <w:p w14:paraId="388D7E65" w14:textId="77777777" w:rsidR="005342F1" w:rsidRPr="00D56521" w:rsidRDefault="005342F1" w:rsidP="00F91862">
            <w:pPr>
              <w:spacing w:before="60" w:after="60"/>
              <w:rPr>
                <w:noProof/>
              </w:rPr>
            </w:pPr>
            <w:r w:rsidRPr="00D56521">
              <w:rPr>
                <w:noProof/>
              </w:rPr>
              <w:t>Reserved For IHO</w:t>
            </w:r>
          </w:p>
        </w:tc>
        <w:tc>
          <w:tcPr>
            <w:tcW w:w="3881" w:type="dxa"/>
          </w:tcPr>
          <w:p w14:paraId="2736BDF6" w14:textId="77777777" w:rsidR="005342F1" w:rsidRPr="00D56521" w:rsidRDefault="005342F1" w:rsidP="00F91862">
            <w:pPr>
              <w:spacing w:before="60" w:after="60"/>
              <w:rPr>
                <w:noProof/>
              </w:rPr>
            </w:pPr>
          </w:p>
        </w:tc>
      </w:tr>
      <w:tr w:rsidR="00B7572A" w:rsidRPr="00D56521" w14:paraId="20BCC620" w14:textId="77777777" w:rsidTr="00F91862">
        <w:trPr>
          <w:cantSplit/>
        </w:trPr>
        <w:tc>
          <w:tcPr>
            <w:tcW w:w="1345" w:type="dxa"/>
          </w:tcPr>
          <w:p w14:paraId="4F222BE3" w14:textId="77777777" w:rsidR="005342F1" w:rsidRPr="00D56521" w:rsidRDefault="005342F1" w:rsidP="00F91862">
            <w:pPr>
              <w:spacing w:before="60" w:after="60"/>
              <w:rPr>
                <w:noProof/>
              </w:rPr>
            </w:pPr>
            <w:r w:rsidRPr="00D56521">
              <w:rPr>
                <w:noProof/>
              </w:rPr>
              <w:t>50-69</w:t>
            </w:r>
          </w:p>
        </w:tc>
        <w:tc>
          <w:tcPr>
            <w:tcW w:w="3870" w:type="dxa"/>
          </w:tcPr>
          <w:p w14:paraId="6CFA8638" w14:textId="10E4B292" w:rsidR="005342F1" w:rsidRPr="00D56521" w:rsidRDefault="005342F1" w:rsidP="00F91862">
            <w:pPr>
              <w:spacing w:before="60" w:after="60"/>
              <w:rPr>
                <w:noProof/>
              </w:rPr>
            </w:pPr>
            <w:r w:rsidRPr="00D56521">
              <w:rPr>
                <w:noProof/>
              </w:rPr>
              <w:t xml:space="preserve">Mariners' Text, Including Planned Speed </w:t>
            </w:r>
            <w:r w:rsidR="003C5D61" w:rsidRPr="00D56521">
              <w:rPr>
                <w:noProof/>
              </w:rPr>
              <w:t>e</w:t>
            </w:r>
            <w:r w:rsidRPr="00D56521">
              <w:rPr>
                <w:noProof/>
              </w:rPr>
              <w:t>tc.</w:t>
            </w:r>
          </w:p>
        </w:tc>
        <w:tc>
          <w:tcPr>
            <w:tcW w:w="3881" w:type="dxa"/>
          </w:tcPr>
          <w:p w14:paraId="61FBFB9E" w14:textId="77777777" w:rsidR="005342F1" w:rsidRPr="00D56521" w:rsidRDefault="005342F1" w:rsidP="00F91862">
            <w:pPr>
              <w:spacing w:before="60" w:after="60"/>
              <w:rPr>
                <w:noProof/>
              </w:rPr>
            </w:pPr>
          </w:p>
        </w:tc>
      </w:tr>
      <w:tr w:rsidR="00B7572A" w:rsidRPr="00D56521" w14:paraId="21AEF494" w14:textId="77777777" w:rsidTr="00F91862">
        <w:trPr>
          <w:cantSplit/>
        </w:trPr>
        <w:tc>
          <w:tcPr>
            <w:tcW w:w="1345" w:type="dxa"/>
          </w:tcPr>
          <w:p w14:paraId="0509842F" w14:textId="77777777" w:rsidR="005342F1" w:rsidRPr="00D56521" w:rsidRDefault="005342F1" w:rsidP="00F91862">
            <w:pPr>
              <w:spacing w:before="60" w:after="60"/>
              <w:rPr>
                <w:noProof/>
              </w:rPr>
            </w:pPr>
            <w:r w:rsidRPr="00D56521">
              <w:rPr>
                <w:noProof/>
              </w:rPr>
              <w:t>70-79</w:t>
            </w:r>
          </w:p>
        </w:tc>
        <w:tc>
          <w:tcPr>
            <w:tcW w:w="3870" w:type="dxa"/>
          </w:tcPr>
          <w:p w14:paraId="5920A849" w14:textId="77777777" w:rsidR="005342F1" w:rsidRPr="00D56521" w:rsidRDefault="005342F1" w:rsidP="00F91862">
            <w:pPr>
              <w:spacing w:before="60" w:after="60"/>
              <w:rPr>
                <w:noProof/>
              </w:rPr>
            </w:pPr>
            <w:r w:rsidRPr="00D56521">
              <w:rPr>
                <w:noProof/>
              </w:rPr>
              <w:t>Manufacturer’s Text</w:t>
            </w:r>
          </w:p>
        </w:tc>
        <w:tc>
          <w:tcPr>
            <w:tcW w:w="3881" w:type="dxa"/>
          </w:tcPr>
          <w:p w14:paraId="54E4CE9C" w14:textId="77777777" w:rsidR="005342F1" w:rsidRPr="00D56521" w:rsidRDefault="005342F1" w:rsidP="00F91862">
            <w:pPr>
              <w:spacing w:before="60" w:after="60"/>
              <w:rPr>
                <w:noProof/>
              </w:rPr>
            </w:pPr>
          </w:p>
        </w:tc>
      </w:tr>
      <w:tr w:rsidR="00B7572A" w:rsidRPr="00D56521" w14:paraId="2E900CCD" w14:textId="77777777" w:rsidTr="00F91862">
        <w:trPr>
          <w:cantSplit/>
        </w:trPr>
        <w:tc>
          <w:tcPr>
            <w:tcW w:w="1345" w:type="dxa"/>
          </w:tcPr>
          <w:p w14:paraId="4FE98D42" w14:textId="77777777" w:rsidR="005342F1" w:rsidRPr="00D56521" w:rsidRDefault="005342F1" w:rsidP="00F91862">
            <w:pPr>
              <w:spacing w:before="60" w:after="60"/>
              <w:rPr>
                <w:noProof/>
              </w:rPr>
            </w:pPr>
            <w:r w:rsidRPr="00D56521">
              <w:rPr>
                <w:noProof/>
              </w:rPr>
              <w:lastRenderedPageBreak/>
              <w:t>80-99</w:t>
            </w:r>
          </w:p>
        </w:tc>
        <w:tc>
          <w:tcPr>
            <w:tcW w:w="3870" w:type="dxa"/>
          </w:tcPr>
          <w:p w14:paraId="4DDCFF5B" w14:textId="77777777" w:rsidR="005342F1" w:rsidRPr="00D56521" w:rsidRDefault="005342F1" w:rsidP="00F91862">
            <w:pPr>
              <w:spacing w:before="60" w:after="60"/>
              <w:rPr>
                <w:noProof/>
              </w:rPr>
            </w:pPr>
            <w:r w:rsidRPr="00D56521">
              <w:rPr>
                <w:noProof/>
              </w:rPr>
              <w:t xml:space="preserve">Future Requirements </w:t>
            </w:r>
          </w:p>
        </w:tc>
        <w:tc>
          <w:tcPr>
            <w:tcW w:w="3881" w:type="dxa"/>
          </w:tcPr>
          <w:p w14:paraId="323D32DB" w14:textId="77777777" w:rsidR="005342F1" w:rsidRPr="00D56521" w:rsidRDefault="005342F1" w:rsidP="00F91862">
            <w:pPr>
              <w:keepNext/>
              <w:spacing w:before="60" w:after="60"/>
              <w:rPr>
                <w:noProof/>
              </w:rPr>
            </w:pPr>
          </w:p>
        </w:tc>
      </w:tr>
    </w:tbl>
    <w:p w14:paraId="1D7E51BE" w14:textId="088139D9" w:rsidR="00DE23C9" w:rsidRPr="00D56521" w:rsidRDefault="002A27FA" w:rsidP="00987562">
      <w:pPr>
        <w:pStyle w:val="Caption"/>
        <w:spacing w:after="120" w:line="240" w:lineRule="auto"/>
        <w:jc w:val="center"/>
      </w:pPr>
      <w:bookmarkStart w:id="968" w:name="_Ref44337723"/>
      <w:bookmarkStart w:id="969" w:name="_Ref49155493"/>
      <w:r w:rsidRPr="00D56521">
        <w:t xml:space="preserve">Table </w:t>
      </w:r>
      <w:r w:rsidR="0098756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17</w:t>
      </w:r>
      <w:r w:rsidR="00331A1D" w:rsidRPr="00D56521">
        <w:fldChar w:fldCharType="end"/>
      </w:r>
      <w:bookmarkEnd w:id="968"/>
      <w:r w:rsidRPr="00D56521">
        <w:t xml:space="preserve"> - Viewing groups for text</w:t>
      </w:r>
      <w:bookmarkEnd w:id="969"/>
    </w:p>
    <w:p w14:paraId="3BB8FDE2" w14:textId="77777777" w:rsidR="00987562" w:rsidRPr="00D56521" w:rsidRDefault="00987562" w:rsidP="00987562">
      <w:pPr>
        <w:spacing w:after="120" w:line="240" w:lineRule="auto"/>
      </w:pPr>
    </w:p>
    <w:p w14:paraId="06F02E83" w14:textId="3F842B0A" w:rsidR="007D243B" w:rsidRPr="00D56521" w:rsidRDefault="001F2CFE" w:rsidP="00214B3A">
      <w:pPr>
        <w:pStyle w:val="Heading2"/>
        <w:rPr>
          <w:noProof/>
        </w:rPr>
      </w:pPr>
      <w:bookmarkStart w:id="970" w:name="_Toc144421300"/>
      <w:r w:rsidRPr="00D56521">
        <w:rPr>
          <w:noProof/>
        </w:rPr>
        <w:t>Viewing group layers used for text</w:t>
      </w:r>
      <w:bookmarkEnd w:id="970"/>
      <w:ins w:id="971" w:author="jonathan pritchard" w:date="2024-01-17T15:33:00Z">
        <w:r w:rsidR="00501A8C">
          <w:rPr>
            <w:noProof/>
          </w:rPr>
          <w:t xml:space="preserve"> </w:t>
        </w:r>
      </w:ins>
    </w:p>
    <w:p w14:paraId="57F6885B" w14:textId="33869D96" w:rsidR="007D243B" w:rsidRPr="00D56521" w:rsidRDefault="007D243B" w:rsidP="00987562">
      <w:pPr>
        <w:spacing w:after="120" w:line="240" w:lineRule="auto"/>
        <w:jc w:val="both"/>
        <w:rPr>
          <w:noProof/>
        </w:rPr>
      </w:pPr>
      <w:commentRangeStart w:id="972"/>
      <w:r w:rsidRPr="00D56521">
        <w:rPr>
          <w:noProof/>
        </w:rPr>
        <w:t>To enable the Mariner to make selections regarding the text visible in the chart display the ECDIS should use the individual text groups</w:t>
      </w:r>
      <w:ins w:id="973" w:author="jonathan pritchard" w:date="2024-05-29T01:41:00Z" w16du:dateUtc="2024-05-29T00:41:00Z">
        <w:r w:rsidR="00214B3A">
          <w:rPr>
            <w:noProof/>
          </w:rPr>
          <w:t xml:space="preserve"> defined in the portrayal catalogue(s), and described</w:t>
        </w:r>
      </w:ins>
      <w:r w:rsidRPr="00D56521">
        <w:rPr>
          <w:noProof/>
        </w:rPr>
        <w:t xml:space="preserve"> </w:t>
      </w:r>
      <w:r w:rsidR="00632C0D" w:rsidRPr="00D56521">
        <w:rPr>
          <w:noProof/>
        </w:rPr>
        <w:t xml:space="preserve">in </w:t>
      </w:r>
      <w:r w:rsidR="00632C0D" w:rsidRPr="00D56521">
        <w:rPr>
          <w:noProof/>
        </w:rPr>
        <w:fldChar w:fldCharType="begin"/>
      </w:r>
      <w:r w:rsidR="00632C0D" w:rsidRPr="00D56521">
        <w:rPr>
          <w:noProof/>
        </w:rPr>
        <w:instrText xml:space="preserve"> REF _Ref44337723 \h </w:instrText>
      </w:r>
      <w:r w:rsidR="00987562" w:rsidRPr="00D56521">
        <w:rPr>
          <w:noProof/>
        </w:rPr>
        <w:instrText xml:space="preserve"> \* MERGEFORMAT </w:instrText>
      </w:r>
      <w:r w:rsidR="00632C0D" w:rsidRPr="00D56521">
        <w:rPr>
          <w:noProof/>
        </w:rPr>
      </w:r>
      <w:r w:rsidR="00632C0D" w:rsidRPr="00D56521">
        <w:rPr>
          <w:noProof/>
        </w:rPr>
        <w:fldChar w:fldCharType="separate"/>
      </w:r>
      <w:r w:rsidR="00832978" w:rsidRPr="00D56521">
        <w:t>Table C-</w:t>
      </w:r>
      <w:r w:rsidR="00832978">
        <w:t>17</w:t>
      </w:r>
      <w:r w:rsidR="00632C0D" w:rsidRPr="00D56521">
        <w:rPr>
          <w:noProof/>
        </w:rPr>
        <w:fldChar w:fldCharType="end"/>
      </w:r>
      <w:del w:id="974" w:author="jonathan pritchard" w:date="2024-05-29T01:41:00Z" w16du:dateUtc="2024-05-29T00:41:00Z">
        <w:r w:rsidR="00632C0D" w:rsidRPr="00D56521" w:rsidDel="00214B3A">
          <w:rPr>
            <w:noProof/>
          </w:rPr>
          <w:delText xml:space="preserve"> </w:delText>
        </w:r>
      </w:del>
      <w:ins w:id="975" w:author="jonathan pritchard" w:date="2024-05-29T01:40:00Z" w16du:dateUtc="2024-05-29T00:40:00Z">
        <w:r w:rsidR="00214B3A">
          <w:rPr>
            <w:noProof/>
          </w:rPr>
          <w:t xml:space="preserve"> </w:t>
        </w:r>
      </w:ins>
      <w:r w:rsidRPr="00D56521">
        <w:rPr>
          <w:noProof/>
        </w:rPr>
        <w:t xml:space="preserve">collected under </w:t>
      </w:r>
      <w:r w:rsidR="00632C0D" w:rsidRPr="00D56521">
        <w:rPr>
          <w:noProof/>
        </w:rPr>
        <w:t xml:space="preserve">distinct </w:t>
      </w:r>
      <w:r w:rsidRPr="00D56521">
        <w:rPr>
          <w:noProof/>
        </w:rPr>
        <w:t>text group layer</w:t>
      </w:r>
      <w:r w:rsidR="00632C0D" w:rsidRPr="00D56521">
        <w:rPr>
          <w:noProof/>
        </w:rPr>
        <w:t>s</w:t>
      </w:r>
      <w:r w:rsidRPr="00D56521">
        <w:rPr>
          <w:noProof/>
        </w:rPr>
        <w:t>.</w:t>
      </w:r>
      <w:commentRangeEnd w:id="972"/>
      <w:r w:rsidR="00214B3A">
        <w:rPr>
          <w:rStyle w:val="CommentReference"/>
        </w:rPr>
        <w:commentReference w:id="972"/>
      </w:r>
    </w:p>
    <w:p w14:paraId="7B9F9C53" w14:textId="0F1C236A" w:rsidR="006E2F26" w:rsidRPr="00D56521" w:rsidRDefault="007D243B" w:rsidP="00B44F83">
      <w:pPr>
        <w:spacing w:after="60" w:line="240" w:lineRule="auto"/>
        <w:jc w:val="both"/>
        <w:rPr>
          <w:noProof/>
        </w:rPr>
      </w:pPr>
      <w:r w:rsidRPr="00D56521">
        <w:rPr>
          <w:noProof/>
        </w:rPr>
        <w:t xml:space="preserve">For standardization of the ECDIS </w:t>
      </w:r>
      <w:r w:rsidR="004E1E28" w:rsidRPr="00D56521">
        <w:rPr>
          <w:noProof/>
        </w:rPr>
        <w:t>user interface</w:t>
      </w:r>
      <w:r w:rsidRPr="00D56521">
        <w:rPr>
          <w:noProof/>
        </w:rPr>
        <w:t xml:space="preserve"> and to facilitate generic training of </w:t>
      </w:r>
      <w:r w:rsidR="002A27FA" w:rsidRPr="00D56521">
        <w:rPr>
          <w:noProof/>
        </w:rPr>
        <w:t>m</w:t>
      </w:r>
      <w:r w:rsidRPr="00D56521">
        <w:rPr>
          <w:noProof/>
        </w:rPr>
        <w:t>ariners</w:t>
      </w:r>
      <w:r w:rsidR="002A27FA" w:rsidRPr="00D56521">
        <w:rPr>
          <w:noProof/>
        </w:rPr>
        <w:t>,</w:t>
      </w:r>
      <w:r w:rsidRPr="00D56521">
        <w:rPr>
          <w:noProof/>
        </w:rPr>
        <w:t xml:space="preserve"> </w:t>
      </w:r>
      <w:r w:rsidR="002A27FA" w:rsidRPr="00D56521">
        <w:rPr>
          <w:noProof/>
        </w:rPr>
        <w:t xml:space="preserve">at least </w:t>
      </w:r>
      <w:r w:rsidRPr="00D56521">
        <w:rPr>
          <w:noProof/>
        </w:rPr>
        <w:t xml:space="preserve">the following text group layers </w:t>
      </w:r>
      <w:del w:id="976" w:author="jonathan pritchard" w:date="2024-05-29T01:40:00Z" w16du:dateUtc="2024-05-29T00:40:00Z">
        <w:r w:rsidRPr="00D56521" w:rsidDel="00214B3A">
          <w:rPr>
            <w:noProof/>
          </w:rPr>
          <w:delText xml:space="preserve">should </w:delText>
        </w:r>
      </w:del>
      <w:ins w:id="977" w:author="jonathan pritchard" w:date="2024-05-29T01:40:00Z" w16du:dateUtc="2024-05-29T00:40:00Z">
        <w:r w:rsidR="00214B3A">
          <w:rPr>
            <w:noProof/>
          </w:rPr>
          <w:t>must</w:t>
        </w:r>
        <w:r w:rsidR="00214B3A" w:rsidRPr="00D56521">
          <w:rPr>
            <w:noProof/>
          </w:rPr>
          <w:t xml:space="preserve"> </w:t>
        </w:r>
      </w:ins>
      <w:r w:rsidRPr="00D56521">
        <w:rPr>
          <w:noProof/>
        </w:rPr>
        <w:t>be implemented</w:t>
      </w:r>
      <w:r w:rsidR="002A27FA" w:rsidRPr="00D56521">
        <w:rPr>
          <w:noProof/>
        </w:rPr>
        <w:t xml:space="preserve"> </w:t>
      </w:r>
      <w:r w:rsidRPr="00D56521">
        <w:rPr>
          <w:noProof/>
        </w:rPr>
        <w:t>to control the display of text</w:t>
      </w:r>
      <w:r w:rsidR="006E2F26" w:rsidRPr="00D56521">
        <w:rPr>
          <w:noProof/>
        </w:rPr>
        <w:t>:</w:t>
      </w:r>
    </w:p>
    <w:p w14:paraId="04C07DF9" w14:textId="4C2C3E49" w:rsidR="006E2F26" w:rsidRPr="00D56521" w:rsidRDefault="006E2F26" w:rsidP="00AE2737">
      <w:pPr>
        <w:pStyle w:val="ListParagraph"/>
        <w:numPr>
          <w:ilvl w:val="0"/>
          <w:numId w:val="31"/>
        </w:numPr>
        <w:spacing w:after="60" w:line="240" w:lineRule="auto"/>
        <w:jc w:val="both"/>
        <w:rPr>
          <w:noProof/>
        </w:rPr>
      </w:pPr>
      <w:r w:rsidRPr="00D56521">
        <w:rPr>
          <w:noProof/>
        </w:rPr>
        <w:t>Important text</w:t>
      </w:r>
    </w:p>
    <w:p w14:paraId="490B2B86" w14:textId="4C919024" w:rsidR="006E2F26" w:rsidRPr="00D56521" w:rsidRDefault="006E2F26" w:rsidP="00AE2737">
      <w:pPr>
        <w:pStyle w:val="ListParagraph"/>
        <w:numPr>
          <w:ilvl w:val="0"/>
          <w:numId w:val="31"/>
        </w:numPr>
        <w:spacing w:after="120" w:line="240" w:lineRule="auto"/>
        <w:ind w:left="714" w:hanging="357"/>
        <w:jc w:val="both"/>
        <w:rPr>
          <w:noProof/>
        </w:rPr>
      </w:pPr>
      <w:r w:rsidRPr="00D56521">
        <w:rPr>
          <w:noProof/>
        </w:rPr>
        <w:t>Other text</w:t>
      </w:r>
    </w:p>
    <w:p w14:paraId="1DA272DA" w14:textId="70ED21FB" w:rsidR="003A70F9" w:rsidRPr="00D56521" w:rsidRDefault="00E10447" w:rsidP="00B44F83">
      <w:pPr>
        <w:spacing w:after="60" w:line="240" w:lineRule="auto"/>
        <w:jc w:val="both"/>
        <w:rPr>
          <w:noProof/>
        </w:rPr>
      </w:pPr>
      <w:r w:rsidRPr="00D56521">
        <w:rPr>
          <w:noProof/>
        </w:rPr>
        <w:t xml:space="preserve">“Important text” </w:t>
      </w:r>
      <w:r w:rsidR="00BF5464" w:rsidRPr="00D56521">
        <w:rPr>
          <w:noProof/>
        </w:rPr>
        <w:t xml:space="preserve">consists of </w:t>
      </w:r>
      <w:r w:rsidR="003A70F9" w:rsidRPr="00D56521">
        <w:rPr>
          <w:noProof/>
        </w:rPr>
        <w:t>the following</w:t>
      </w:r>
      <w:r w:rsidR="006D6C2F" w:rsidRPr="00D56521">
        <w:rPr>
          <w:noProof/>
        </w:rPr>
        <w:t xml:space="preserve"> </w:t>
      </w:r>
      <w:r w:rsidR="003A70F9" w:rsidRPr="00D56521">
        <w:rPr>
          <w:noProof/>
        </w:rPr>
        <w:t>:</w:t>
      </w:r>
    </w:p>
    <w:p w14:paraId="45893D3B" w14:textId="3C52D147" w:rsidR="003A70F9" w:rsidRPr="00D56521" w:rsidRDefault="006D6C2F" w:rsidP="00AE2737">
      <w:pPr>
        <w:pStyle w:val="ListParagraph"/>
        <w:numPr>
          <w:ilvl w:val="0"/>
          <w:numId w:val="51"/>
        </w:numPr>
        <w:spacing w:after="60" w:line="240" w:lineRule="auto"/>
        <w:jc w:val="both"/>
        <w:rPr>
          <w:noProof/>
        </w:rPr>
      </w:pPr>
      <w:r w:rsidRPr="00D56521">
        <w:rPr>
          <w:noProof/>
        </w:rPr>
        <w:t>C</w:t>
      </w:r>
      <w:r w:rsidR="003A70F9" w:rsidRPr="00D56521">
        <w:rPr>
          <w:noProof/>
        </w:rPr>
        <w:t>ommunication channels for calling-in points</w:t>
      </w:r>
      <w:r w:rsidRPr="00D56521">
        <w:rPr>
          <w:noProof/>
        </w:rPr>
        <w:t>.</w:t>
      </w:r>
    </w:p>
    <w:p w14:paraId="7897683E" w14:textId="22AC0544" w:rsidR="003A70F9" w:rsidRPr="00D56521" w:rsidRDefault="006D6C2F" w:rsidP="00AE2737">
      <w:pPr>
        <w:pStyle w:val="ListParagraph"/>
        <w:numPr>
          <w:ilvl w:val="0"/>
          <w:numId w:val="51"/>
        </w:numPr>
        <w:spacing w:after="60" w:line="240" w:lineRule="auto"/>
        <w:jc w:val="both"/>
        <w:rPr>
          <w:noProof/>
        </w:rPr>
      </w:pPr>
      <w:r w:rsidRPr="00D56521">
        <w:rPr>
          <w:noProof/>
        </w:rPr>
        <w:t>V</w:t>
      </w:r>
      <w:r w:rsidR="002719BE" w:rsidRPr="00D56521">
        <w:rPr>
          <w:noProof/>
        </w:rPr>
        <w:t xml:space="preserve">ertical </w:t>
      </w:r>
      <w:r w:rsidR="00BF5464" w:rsidRPr="00D56521">
        <w:rPr>
          <w:noProof/>
        </w:rPr>
        <w:t>clearances</w:t>
      </w:r>
      <w:r w:rsidRPr="00D56521">
        <w:rPr>
          <w:noProof/>
        </w:rPr>
        <w:t xml:space="preserve"> for obstructions and structures over navigable water.</w:t>
      </w:r>
    </w:p>
    <w:p w14:paraId="570A4D2F" w14:textId="556CBAB8" w:rsidR="003A70F9" w:rsidRPr="00D56521" w:rsidRDefault="006D6C2F" w:rsidP="00AE2737">
      <w:pPr>
        <w:pStyle w:val="ListParagraph"/>
        <w:numPr>
          <w:ilvl w:val="0"/>
          <w:numId w:val="51"/>
        </w:numPr>
        <w:spacing w:line="240" w:lineRule="auto"/>
        <w:rPr>
          <w:noProof/>
        </w:rPr>
      </w:pPr>
      <w:r w:rsidRPr="00D56521">
        <w:rPr>
          <w:noProof/>
        </w:rPr>
        <w:t>T</w:t>
      </w:r>
      <w:r w:rsidR="00BF5464" w:rsidRPr="00D56521">
        <w:rPr>
          <w:noProof/>
        </w:rPr>
        <w:t>rack</w:t>
      </w:r>
      <w:r w:rsidRPr="00D56521">
        <w:rPr>
          <w:noProof/>
        </w:rPr>
        <w:t xml:space="preserve"> or </w:t>
      </w:r>
      <w:r w:rsidR="00BF5464" w:rsidRPr="00D56521">
        <w:rPr>
          <w:noProof/>
        </w:rPr>
        <w:t>route orientations</w:t>
      </w:r>
      <w:r w:rsidR="003A70F9" w:rsidRPr="00D56521">
        <w:rPr>
          <w:noProof/>
        </w:rPr>
        <w:t>.</w:t>
      </w:r>
    </w:p>
    <w:p w14:paraId="1B22255D" w14:textId="7E48D1AE" w:rsidR="00E10447" w:rsidRPr="00D56521" w:rsidRDefault="00BF5464" w:rsidP="00B44F83">
      <w:pPr>
        <w:spacing w:after="120" w:line="240" w:lineRule="auto"/>
        <w:jc w:val="both"/>
        <w:rPr>
          <w:noProof/>
        </w:rPr>
      </w:pPr>
      <w:r w:rsidRPr="00D56521">
        <w:rPr>
          <w:noProof/>
        </w:rPr>
        <w:t>“</w:t>
      </w:r>
      <w:r w:rsidR="003A70F9" w:rsidRPr="00D56521">
        <w:rPr>
          <w:noProof/>
        </w:rPr>
        <w:t>O</w:t>
      </w:r>
      <w:r w:rsidRPr="00D56521">
        <w:rPr>
          <w:noProof/>
        </w:rPr>
        <w:t>ther text” consists of all other text.</w:t>
      </w:r>
    </w:p>
    <w:p w14:paraId="4AA0F519" w14:textId="149F3F8B" w:rsidR="006D6C2F" w:rsidRPr="00D56521" w:rsidRDefault="006D6C2F" w:rsidP="00B44F83">
      <w:pPr>
        <w:spacing w:after="120" w:line="240" w:lineRule="auto"/>
        <w:jc w:val="both"/>
        <w:rPr>
          <w:noProof/>
        </w:rPr>
      </w:pPr>
      <w:r w:rsidRPr="00D56521">
        <w:rPr>
          <w:noProof/>
        </w:rPr>
        <w:t xml:space="preserve">Product </w:t>
      </w:r>
      <w:r w:rsidR="00B44F83" w:rsidRPr="00D56521">
        <w:rPr>
          <w:noProof/>
        </w:rPr>
        <w:t>S</w:t>
      </w:r>
      <w:r w:rsidRPr="00D56521">
        <w:rPr>
          <w:noProof/>
        </w:rPr>
        <w:t xml:space="preserve">pecifications </w:t>
      </w:r>
      <w:r w:rsidR="00FD65E2" w:rsidRPr="00D56521">
        <w:rPr>
          <w:noProof/>
        </w:rPr>
        <w:t xml:space="preserve">should conform to these definitions in their </w:t>
      </w:r>
      <w:r w:rsidR="00B44F83" w:rsidRPr="00D56521">
        <w:rPr>
          <w:noProof/>
        </w:rPr>
        <w:t>P</w:t>
      </w:r>
      <w:r w:rsidR="00FD65E2" w:rsidRPr="00D56521">
        <w:rPr>
          <w:noProof/>
        </w:rPr>
        <w:t xml:space="preserve">ortrayal </w:t>
      </w:r>
      <w:r w:rsidR="00B44F83" w:rsidRPr="00D56521">
        <w:rPr>
          <w:noProof/>
        </w:rPr>
        <w:t>C</w:t>
      </w:r>
      <w:r w:rsidR="00FD65E2" w:rsidRPr="00D56521">
        <w:rPr>
          <w:noProof/>
        </w:rPr>
        <w:t>atalogues.</w:t>
      </w:r>
      <w:r w:rsidRPr="00D56521">
        <w:rPr>
          <w:noProof/>
        </w:rPr>
        <w:t xml:space="preserve"> </w:t>
      </w:r>
    </w:p>
    <w:p w14:paraId="03489F97" w14:textId="36F80178" w:rsidR="00632C0D" w:rsidRPr="00D56521" w:rsidRDefault="00632C0D" w:rsidP="00B44F83">
      <w:pPr>
        <w:spacing w:after="120" w:line="240" w:lineRule="auto"/>
        <w:jc w:val="both"/>
        <w:rPr>
          <w:noProof/>
        </w:rPr>
      </w:pPr>
      <w:r w:rsidRPr="00D56521">
        <w:rPr>
          <w:noProof/>
        </w:rPr>
        <w:t>An ECDIS may provide more textual on/off controls than are available in this table, but manufacturers should use the names of text group</w:t>
      </w:r>
      <w:r w:rsidR="00202CD6" w:rsidRPr="00D56521">
        <w:rPr>
          <w:noProof/>
        </w:rPr>
        <w:t>s or</w:t>
      </w:r>
      <w:r w:rsidRPr="00D56521">
        <w:rPr>
          <w:noProof/>
        </w:rPr>
        <w:t xml:space="preserve"> layers contained in </w:t>
      </w:r>
      <w:r w:rsidR="006E2F26" w:rsidRPr="00D56521">
        <w:rPr>
          <w:noProof/>
        </w:rPr>
        <w:fldChar w:fldCharType="begin"/>
      </w:r>
      <w:r w:rsidR="006E2F26" w:rsidRPr="00D56521">
        <w:rPr>
          <w:noProof/>
        </w:rPr>
        <w:instrText xml:space="preserve"> REF _Ref44337723 \h </w:instrText>
      </w:r>
      <w:r w:rsidR="00B44F83" w:rsidRPr="00D56521">
        <w:rPr>
          <w:noProof/>
        </w:rPr>
        <w:instrText xml:space="preserve"> \* MERGEFORMAT </w:instrText>
      </w:r>
      <w:r w:rsidR="006E2F26" w:rsidRPr="00D56521">
        <w:rPr>
          <w:noProof/>
        </w:rPr>
      </w:r>
      <w:r w:rsidR="006E2F26" w:rsidRPr="00D56521">
        <w:rPr>
          <w:noProof/>
        </w:rPr>
        <w:fldChar w:fldCharType="separate"/>
      </w:r>
      <w:r w:rsidR="00832978" w:rsidRPr="00D56521">
        <w:t>Table C-</w:t>
      </w:r>
      <w:r w:rsidR="00832978">
        <w:t>17</w:t>
      </w:r>
      <w:r w:rsidR="006E2F26" w:rsidRPr="00D56521">
        <w:rPr>
          <w:noProof/>
        </w:rPr>
        <w:fldChar w:fldCharType="end"/>
      </w:r>
      <w:r w:rsidRPr="00D56521">
        <w:rPr>
          <w:noProof/>
        </w:rPr>
        <w:t>.</w:t>
      </w:r>
      <w:r w:rsidR="00202CD6" w:rsidRPr="00D56521">
        <w:rPr>
          <w:noProof/>
        </w:rPr>
        <w:t xml:space="preserve"> Descriptive names may be combined but should be clearly indicative of the descriptive names in </w:t>
      </w:r>
      <w:r w:rsidR="00202CD6" w:rsidRPr="00D56521">
        <w:rPr>
          <w:noProof/>
        </w:rPr>
        <w:fldChar w:fldCharType="begin"/>
      </w:r>
      <w:r w:rsidR="00202CD6" w:rsidRPr="00D56521">
        <w:rPr>
          <w:noProof/>
        </w:rPr>
        <w:instrText xml:space="preserve"> REF _Ref44337723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17</w:t>
      </w:r>
      <w:r w:rsidR="00202CD6" w:rsidRPr="00D56521">
        <w:rPr>
          <w:noProof/>
        </w:rPr>
        <w:fldChar w:fldCharType="end"/>
      </w:r>
      <w:r w:rsidR="00202CD6" w:rsidRPr="00D56521">
        <w:rPr>
          <w:noProof/>
        </w:rPr>
        <w:t>.</w:t>
      </w:r>
    </w:p>
    <w:p w14:paraId="141F26B2" w14:textId="635D3A13" w:rsidR="00632C0D" w:rsidRPr="00D56521" w:rsidRDefault="00632C0D" w:rsidP="00B44F83">
      <w:pPr>
        <w:spacing w:after="120" w:line="240" w:lineRule="auto"/>
        <w:jc w:val="both"/>
        <w:rPr>
          <w:noProof/>
        </w:rPr>
      </w:pPr>
      <w:r w:rsidRPr="00D56521">
        <w:rPr>
          <w:noProof/>
        </w:rPr>
        <w:t>EXAMPLE: A manufacturer provides more detailed selections. The table has text group layer “Other text”. The manufacturer may subdivide this category into “names”, “light description” and “</w:t>
      </w:r>
      <w:r w:rsidR="003B10A2" w:rsidRPr="00D56521">
        <w:rPr>
          <w:noProof/>
        </w:rPr>
        <w:t xml:space="preserve">all </w:t>
      </w:r>
      <w:r w:rsidRPr="00D56521">
        <w:rPr>
          <w:noProof/>
        </w:rPr>
        <w:t>other”</w:t>
      </w:r>
      <w:r w:rsidR="006E2F26" w:rsidRPr="00D56521">
        <w:rPr>
          <w:noProof/>
        </w:rPr>
        <w:t xml:space="preserve"> (</w:t>
      </w:r>
      <w:r w:rsidR="00202CD6" w:rsidRPr="00D56521">
        <w:rPr>
          <w:noProof/>
        </w:rPr>
        <w:fldChar w:fldCharType="begin"/>
      </w:r>
      <w:r w:rsidR="00202CD6" w:rsidRPr="00D56521">
        <w:rPr>
          <w:noProof/>
        </w:rPr>
        <w:instrText xml:space="preserve"> REF _Ref44339526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18</w:t>
      </w:r>
      <w:r w:rsidR="00202CD6" w:rsidRPr="00D56521">
        <w:rPr>
          <w:noProof/>
        </w:rPr>
        <w:fldChar w:fldCharType="end"/>
      </w:r>
      <w:r w:rsidR="006E2F26" w:rsidRPr="00D56521">
        <w:rPr>
          <w:noProof/>
        </w:rPr>
        <w:t>)</w:t>
      </w:r>
      <w:r w:rsidRPr="00D56521">
        <w:rPr>
          <w:noProof/>
        </w:rPr>
        <w:t>.</w:t>
      </w:r>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D56521" w14:paraId="5E32007D" w14:textId="77777777" w:rsidTr="00B44F83">
        <w:trPr>
          <w:cantSplit/>
          <w:tblHeader/>
        </w:trPr>
        <w:tc>
          <w:tcPr>
            <w:tcW w:w="2155" w:type="dxa"/>
            <w:shd w:val="clear" w:color="auto" w:fill="D9D9D9" w:themeFill="background1" w:themeFillShade="D9"/>
          </w:tcPr>
          <w:p w14:paraId="06FDE119" w14:textId="42DB9227"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 Layer</w:t>
            </w:r>
          </w:p>
        </w:tc>
        <w:tc>
          <w:tcPr>
            <w:tcW w:w="3909" w:type="dxa"/>
            <w:shd w:val="clear" w:color="auto" w:fill="D9D9D9" w:themeFill="background1" w:themeFillShade="D9"/>
          </w:tcPr>
          <w:p w14:paraId="54B1266A" w14:textId="2B68BFCC" w:rsidR="00271F83" w:rsidRPr="00D56521" w:rsidRDefault="00271F83" w:rsidP="00B44F83">
            <w:pPr>
              <w:keepNext/>
              <w:keepLines/>
              <w:spacing w:before="60" w:after="60"/>
              <w:rPr>
                <w:b/>
                <w:bCs/>
                <w:noProof/>
              </w:rPr>
            </w:pPr>
            <w:r w:rsidRPr="00D56521">
              <w:rPr>
                <w:b/>
                <w:bCs/>
                <w:noProof/>
              </w:rPr>
              <w:t xml:space="preserve">Name of </w:t>
            </w:r>
            <w:r w:rsidR="001F2CFE" w:rsidRPr="00D56521">
              <w:rPr>
                <w:b/>
                <w:bCs/>
                <w:noProof/>
              </w:rPr>
              <w:t xml:space="preserve">Viewing </w:t>
            </w:r>
            <w:r w:rsidRPr="00D56521">
              <w:rPr>
                <w:b/>
                <w:bCs/>
                <w:noProof/>
              </w:rPr>
              <w:t>group layer in the ECDIS</w:t>
            </w:r>
          </w:p>
        </w:tc>
        <w:tc>
          <w:tcPr>
            <w:tcW w:w="3032" w:type="dxa"/>
            <w:shd w:val="clear" w:color="auto" w:fill="D9D9D9" w:themeFill="background1" w:themeFillShade="D9"/>
          </w:tcPr>
          <w:p w14:paraId="2B1BA267" w14:textId="4A546220"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groups included</w:t>
            </w:r>
          </w:p>
        </w:tc>
      </w:tr>
      <w:tr w:rsidR="00271F83" w:rsidRPr="00D56521" w14:paraId="692C4A5D" w14:textId="77777777" w:rsidTr="00B44F83">
        <w:trPr>
          <w:cantSplit/>
        </w:trPr>
        <w:tc>
          <w:tcPr>
            <w:tcW w:w="2155" w:type="dxa"/>
          </w:tcPr>
          <w:p w14:paraId="3F49A8A8" w14:textId="77777777" w:rsidR="00271F83" w:rsidRPr="00D56521" w:rsidRDefault="00271F83" w:rsidP="00B44F83">
            <w:pPr>
              <w:keepNext/>
              <w:keepLines/>
              <w:spacing w:before="60" w:after="60"/>
              <w:rPr>
                <w:noProof/>
              </w:rPr>
            </w:pPr>
            <w:r w:rsidRPr="00D56521">
              <w:rPr>
                <w:noProof/>
              </w:rPr>
              <w:t>1</w:t>
            </w:r>
          </w:p>
        </w:tc>
        <w:tc>
          <w:tcPr>
            <w:tcW w:w="3909" w:type="dxa"/>
          </w:tcPr>
          <w:p w14:paraId="07D8086E" w14:textId="77777777" w:rsidR="00271F83" w:rsidRPr="00D56521" w:rsidRDefault="00271F83" w:rsidP="00B44F83">
            <w:pPr>
              <w:keepNext/>
              <w:keepLines/>
              <w:spacing w:before="60" w:after="60"/>
              <w:rPr>
                <w:noProof/>
              </w:rPr>
            </w:pPr>
            <w:r w:rsidRPr="00D56521">
              <w:rPr>
                <w:noProof/>
              </w:rPr>
              <w:t>Important text</w:t>
            </w:r>
          </w:p>
        </w:tc>
        <w:tc>
          <w:tcPr>
            <w:tcW w:w="3032" w:type="dxa"/>
          </w:tcPr>
          <w:p w14:paraId="05C81DCF" w14:textId="77777777" w:rsidR="00271F83" w:rsidRPr="00D56521" w:rsidRDefault="00271F83" w:rsidP="00B44F83">
            <w:pPr>
              <w:keepNext/>
              <w:keepLines/>
              <w:spacing w:before="60" w:after="60"/>
              <w:rPr>
                <w:noProof/>
              </w:rPr>
            </w:pPr>
            <w:r w:rsidRPr="00D56521">
              <w:rPr>
                <w:noProof/>
              </w:rPr>
              <w:t>11</w:t>
            </w:r>
          </w:p>
        </w:tc>
      </w:tr>
      <w:tr w:rsidR="00271F83" w:rsidRPr="00D56521" w14:paraId="10E41EBE" w14:textId="77777777" w:rsidTr="00B44F83">
        <w:trPr>
          <w:cantSplit/>
        </w:trPr>
        <w:tc>
          <w:tcPr>
            <w:tcW w:w="2155" w:type="dxa"/>
          </w:tcPr>
          <w:p w14:paraId="632DCC84" w14:textId="77777777" w:rsidR="00271F83" w:rsidRPr="00D56521" w:rsidRDefault="00271F83" w:rsidP="00B44F83">
            <w:pPr>
              <w:spacing w:before="60" w:after="60"/>
              <w:rPr>
                <w:noProof/>
              </w:rPr>
            </w:pPr>
            <w:r w:rsidRPr="00D56521">
              <w:rPr>
                <w:noProof/>
              </w:rPr>
              <w:t>2</w:t>
            </w:r>
          </w:p>
        </w:tc>
        <w:tc>
          <w:tcPr>
            <w:tcW w:w="3909" w:type="dxa"/>
          </w:tcPr>
          <w:p w14:paraId="6F0BD205" w14:textId="5340A638" w:rsidR="00271F83" w:rsidRPr="00D56521" w:rsidRDefault="00271F83" w:rsidP="00B44F83">
            <w:pPr>
              <w:spacing w:before="60" w:after="60"/>
              <w:rPr>
                <w:noProof/>
              </w:rPr>
            </w:pPr>
            <w:r w:rsidRPr="00D56521">
              <w:rPr>
                <w:noProof/>
              </w:rPr>
              <w:t xml:space="preserve">Other </w:t>
            </w:r>
            <w:r w:rsidR="00202CD6" w:rsidRPr="00D56521">
              <w:rPr>
                <w:noProof/>
              </w:rPr>
              <w:t>T</w:t>
            </w:r>
            <w:r w:rsidRPr="00D56521">
              <w:rPr>
                <w:noProof/>
              </w:rPr>
              <w:t>ext</w:t>
            </w:r>
          </w:p>
        </w:tc>
        <w:tc>
          <w:tcPr>
            <w:tcW w:w="3032" w:type="dxa"/>
          </w:tcPr>
          <w:p w14:paraId="33850380" w14:textId="77777777" w:rsidR="00271F83" w:rsidRPr="00D56521" w:rsidRDefault="00271F83" w:rsidP="00B44F83">
            <w:pPr>
              <w:spacing w:before="60" w:after="60"/>
              <w:rPr>
                <w:noProof/>
              </w:rPr>
            </w:pPr>
            <w:r w:rsidRPr="00D56521">
              <w:rPr>
                <w:noProof/>
              </w:rPr>
              <w:t>20-49, 0-10</w:t>
            </w:r>
          </w:p>
        </w:tc>
      </w:tr>
      <w:tr w:rsidR="00271F83" w:rsidRPr="00D56521" w14:paraId="3C872AC6" w14:textId="77777777" w:rsidTr="00B44F83">
        <w:trPr>
          <w:cantSplit/>
        </w:trPr>
        <w:tc>
          <w:tcPr>
            <w:tcW w:w="2155" w:type="dxa"/>
          </w:tcPr>
          <w:p w14:paraId="1A7C1F51" w14:textId="77777777" w:rsidR="00271F83" w:rsidRPr="00D56521" w:rsidRDefault="00271F83" w:rsidP="00B44F83">
            <w:pPr>
              <w:spacing w:before="60" w:after="60"/>
              <w:rPr>
                <w:noProof/>
              </w:rPr>
            </w:pPr>
            <w:r w:rsidRPr="00D56521">
              <w:rPr>
                <w:noProof/>
              </w:rPr>
              <w:t xml:space="preserve">    2.1</w:t>
            </w:r>
          </w:p>
        </w:tc>
        <w:tc>
          <w:tcPr>
            <w:tcW w:w="3909" w:type="dxa"/>
          </w:tcPr>
          <w:p w14:paraId="26CA140F" w14:textId="77777777" w:rsidR="00271F83" w:rsidRPr="00D56521" w:rsidRDefault="00271F83" w:rsidP="00B44F83">
            <w:pPr>
              <w:spacing w:before="60" w:after="60"/>
              <w:rPr>
                <w:noProof/>
              </w:rPr>
            </w:pPr>
            <w:r w:rsidRPr="00D56521">
              <w:rPr>
                <w:noProof/>
              </w:rPr>
              <w:t xml:space="preserve">    Names</w:t>
            </w:r>
          </w:p>
        </w:tc>
        <w:tc>
          <w:tcPr>
            <w:tcW w:w="3032" w:type="dxa"/>
          </w:tcPr>
          <w:p w14:paraId="31704EAE" w14:textId="77777777" w:rsidR="00271F83" w:rsidRPr="00D56521" w:rsidRDefault="00271F83" w:rsidP="00B44F83">
            <w:pPr>
              <w:spacing w:before="60" w:after="60"/>
              <w:rPr>
                <w:noProof/>
              </w:rPr>
            </w:pPr>
            <w:r w:rsidRPr="00D56521">
              <w:rPr>
                <w:noProof/>
              </w:rPr>
              <w:t>21, 26, 29</w:t>
            </w:r>
          </w:p>
        </w:tc>
      </w:tr>
      <w:tr w:rsidR="00271F83" w:rsidRPr="00D56521" w14:paraId="334BB3C2" w14:textId="77777777" w:rsidTr="00B44F83">
        <w:trPr>
          <w:cantSplit/>
        </w:trPr>
        <w:tc>
          <w:tcPr>
            <w:tcW w:w="2155" w:type="dxa"/>
          </w:tcPr>
          <w:p w14:paraId="2880C54C" w14:textId="77777777" w:rsidR="00271F83" w:rsidRPr="00D56521" w:rsidRDefault="00271F83" w:rsidP="00B44F83">
            <w:pPr>
              <w:spacing w:before="60" w:after="60"/>
              <w:rPr>
                <w:noProof/>
              </w:rPr>
            </w:pPr>
            <w:r w:rsidRPr="00D56521">
              <w:rPr>
                <w:noProof/>
              </w:rPr>
              <w:t xml:space="preserve">    2.2</w:t>
            </w:r>
          </w:p>
        </w:tc>
        <w:tc>
          <w:tcPr>
            <w:tcW w:w="3909" w:type="dxa"/>
          </w:tcPr>
          <w:p w14:paraId="6F1DC681" w14:textId="77777777" w:rsidR="00271F83" w:rsidRPr="00D56521" w:rsidRDefault="00271F83" w:rsidP="00B44F83">
            <w:pPr>
              <w:spacing w:before="60" w:after="60"/>
              <w:rPr>
                <w:noProof/>
              </w:rPr>
            </w:pPr>
            <w:r w:rsidRPr="00D56521">
              <w:rPr>
                <w:noProof/>
              </w:rPr>
              <w:t xml:space="preserve">    Light description</w:t>
            </w:r>
          </w:p>
        </w:tc>
        <w:tc>
          <w:tcPr>
            <w:tcW w:w="3032" w:type="dxa"/>
          </w:tcPr>
          <w:p w14:paraId="64553128" w14:textId="77777777" w:rsidR="00271F83" w:rsidRPr="00D56521" w:rsidRDefault="00271F83" w:rsidP="00B44F83">
            <w:pPr>
              <w:spacing w:before="60" w:after="60"/>
              <w:rPr>
                <w:noProof/>
              </w:rPr>
            </w:pPr>
            <w:r w:rsidRPr="00D56521">
              <w:rPr>
                <w:noProof/>
              </w:rPr>
              <w:t>23</w:t>
            </w:r>
          </w:p>
        </w:tc>
      </w:tr>
      <w:tr w:rsidR="00271F83" w:rsidRPr="00D56521" w14:paraId="2CA3F0FA" w14:textId="77777777" w:rsidTr="00B44F83">
        <w:trPr>
          <w:cantSplit/>
        </w:trPr>
        <w:tc>
          <w:tcPr>
            <w:tcW w:w="2155" w:type="dxa"/>
          </w:tcPr>
          <w:p w14:paraId="7A3BE65A" w14:textId="77777777" w:rsidR="00271F83" w:rsidRPr="00D56521" w:rsidRDefault="00271F83" w:rsidP="00B44F83">
            <w:pPr>
              <w:spacing w:before="60" w:after="60"/>
              <w:rPr>
                <w:noProof/>
              </w:rPr>
            </w:pPr>
            <w:r w:rsidRPr="00D56521">
              <w:rPr>
                <w:noProof/>
              </w:rPr>
              <w:t xml:space="preserve">    2.3</w:t>
            </w:r>
          </w:p>
        </w:tc>
        <w:tc>
          <w:tcPr>
            <w:tcW w:w="3909" w:type="dxa"/>
          </w:tcPr>
          <w:p w14:paraId="6700F278" w14:textId="77777777" w:rsidR="00271F83" w:rsidRPr="00D56521" w:rsidRDefault="00271F83" w:rsidP="00B44F83">
            <w:pPr>
              <w:spacing w:before="60" w:after="60"/>
              <w:rPr>
                <w:noProof/>
              </w:rPr>
            </w:pPr>
            <w:r w:rsidRPr="00D56521">
              <w:rPr>
                <w:noProof/>
              </w:rPr>
              <w:t xml:space="preserve">    All other</w:t>
            </w:r>
          </w:p>
        </w:tc>
        <w:tc>
          <w:tcPr>
            <w:tcW w:w="3032" w:type="dxa"/>
          </w:tcPr>
          <w:p w14:paraId="2A62D577" w14:textId="77777777" w:rsidR="00271F83" w:rsidRPr="00D56521" w:rsidRDefault="00271F83" w:rsidP="00B44F83">
            <w:pPr>
              <w:keepNext/>
              <w:spacing w:before="60" w:after="60"/>
              <w:rPr>
                <w:noProof/>
              </w:rPr>
            </w:pPr>
            <w:r w:rsidRPr="00D56521">
              <w:rPr>
                <w:noProof/>
              </w:rPr>
              <w:t>0-10, 25, 27, 28, 32-49</w:t>
            </w:r>
          </w:p>
        </w:tc>
      </w:tr>
    </w:tbl>
    <w:p w14:paraId="4E7FD680" w14:textId="2A458026" w:rsidR="007D243B" w:rsidRPr="00D56521" w:rsidRDefault="00271F83" w:rsidP="001F57C8">
      <w:pPr>
        <w:pStyle w:val="Caption"/>
        <w:spacing w:after="120" w:line="240" w:lineRule="auto"/>
        <w:jc w:val="center"/>
        <w:rPr>
          <w:noProof/>
        </w:rPr>
      </w:pPr>
      <w:bookmarkStart w:id="978" w:name="_Ref44339526"/>
      <w:r w:rsidRPr="00D56521">
        <w:t xml:space="preserve">Table </w:t>
      </w:r>
      <w:r w:rsidR="001F57C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18</w:t>
      </w:r>
      <w:r w:rsidR="00331A1D" w:rsidRPr="00D56521">
        <w:fldChar w:fldCharType="end"/>
      </w:r>
      <w:bookmarkEnd w:id="978"/>
      <w:r w:rsidRPr="00D56521">
        <w:t xml:space="preserve"> - </w:t>
      </w:r>
      <w:r w:rsidR="006E2F26" w:rsidRPr="00D56521">
        <w:t>Example of s</w:t>
      </w:r>
      <w:r w:rsidRPr="00D56521">
        <w:t xml:space="preserve">ubdivision of </w:t>
      </w:r>
      <w:r w:rsidR="00202CD6" w:rsidRPr="00D56521">
        <w:t>“Other T</w:t>
      </w:r>
      <w:r w:rsidRPr="00D56521">
        <w:t>ext</w:t>
      </w:r>
      <w:r w:rsidR="00202CD6" w:rsidRPr="00D56521">
        <w:t>”</w:t>
      </w:r>
      <w:r w:rsidRPr="00D56521">
        <w:t xml:space="preserve"> layer to provide more detailed selections</w:t>
      </w:r>
    </w:p>
    <w:p w14:paraId="67EB8B35" w14:textId="77777777" w:rsidR="00632C0D" w:rsidRPr="00D56521" w:rsidRDefault="00632C0D" w:rsidP="001F57C8">
      <w:pPr>
        <w:spacing w:after="120" w:line="240" w:lineRule="auto"/>
        <w:rPr>
          <w:noProof/>
        </w:rPr>
      </w:pPr>
    </w:p>
    <w:p w14:paraId="626C9EBE" w14:textId="7EE99607" w:rsidR="007D243B" w:rsidRPr="00D56521" w:rsidRDefault="007D243B" w:rsidP="00214B3A">
      <w:pPr>
        <w:pStyle w:val="Heading2"/>
        <w:rPr>
          <w:noProof/>
        </w:rPr>
      </w:pPr>
      <w:bookmarkStart w:id="979" w:name="_Toc144421301"/>
      <w:r w:rsidRPr="00D56521">
        <w:rPr>
          <w:noProof/>
        </w:rPr>
        <w:t>Abbreviations</w:t>
      </w:r>
      <w:bookmarkEnd w:id="979"/>
    </w:p>
    <w:p w14:paraId="7A0211A3" w14:textId="3D9C8EE6" w:rsidR="007D243B" w:rsidRPr="00D56521" w:rsidRDefault="007D243B" w:rsidP="00620930">
      <w:pPr>
        <w:spacing w:after="120" w:line="240" w:lineRule="auto"/>
        <w:jc w:val="both"/>
        <w:rPr>
          <w:noProof/>
        </w:rPr>
      </w:pPr>
      <w:r w:rsidRPr="00D56521">
        <w:rPr>
          <w:noProof/>
        </w:rPr>
        <w:t xml:space="preserve">The abbreviations listed below </w:t>
      </w:r>
      <w:del w:id="980" w:author="jonathan pritchard" w:date="2024-05-20T15:55:00Z" w16du:dateUtc="2024-05-20T14:55:00Z">
        <w:r w:rsidRPr="00884FFF" w:rsidDel="00884FFF">
          <w:rPr>
            <w:b/>
            <w:bCs/>
            <w:noProof/>
            <w:rPrChange w:id="981" w:author="jonathan pritchard" w:date="2024-05-20T15:55:00Z" w16du:dateUtc="2024-05-20T14:55:00Z">
              <w:rPr>
                <w:noProof/>
              </w:rPr>
            </w:rPrChange>
          </w:rPr>
          <w:delText>are to</w:delText>
        </w:r>
      </w:del>
      <w:ins w:id="982" w:author="jonathan pritchard" w:date="2024-05-29T01:42:00Z" w16du:dateUtc="2024-05-29T00:42:00Z">
        <w:r w:rsidR="00214B3A">
          <w:rPr>
            <w:b/>
            <w:bCs/>
            <w:noProof/>
          </w:rPr>
          <w:t>must</w:t>
        </w:r>
      </w:ins>
      <w:r w:rsidRPr="00D56521">
        <w:rPr>
          <w:noProof/>
        </w:rPr>
        <w:t xml:space="preserve"> be used on the ECDIS display. The meanings of the abbreviations </w:t>
      </w:r>
      <w:del w:id="983" w:author="jonathan pritchard" w:date="2024-05-20T15:55:00Z" w16du:dateUtc="2024-05-20T14:55:00Z">
        <w:r w:rsidRPr="00884FFF" w:rsidDel="00884FFF">
          <w:rPr>
            <w:b/>
            <w:bCs/>
            <w:noProof/>
            <w:rPrChange w:id="984" w:author="jonathan pritchard" w:date="2024-05-20T15:55:00Z" w16du:dateUtc="2024-05-20T14:55:00Z">
              <w:rPr>
                <w:noProof/>
              </w:rPr>
            </w:rPrChange>
          </w:rPr>
          <w:delText xml:space="preserve">should </w:delText>
        </w:r>
      </w:del>
      <w:ins w:id="985" w:author="jonathan pritchard" w:date="2024-05-29T01:42:00Z" w16du:dateUtc="2024-05-29T00:42:00Z">
        <w:r w:rsidR="00214B3A">
          <w:rPr>
            <w:b/>
            <w:bCs/>
            <w:noProof/>
          </w:rPr>
          <w:t>must</w:t>
        </w:r>
      </w:ins>
      <w:ins w:id="986" w:author="jonathan pritchard" w:date="2024-05-20T15:55:00Z" w16du:dateUtc="2024-05-20T14:55:00Z">
        <w:r w:rsidR="00884FFF" w:rsidRPr="00D56521">
          <w:rPr>
            <w:noProof/>
          </w:rPr>
          <w:t xml:space="preserve"> </w:t>
        </w:r>
      </w:ins>
      <w:r w:rsidRPr="00D56521">
        <w:rPr>
          <w:noProof/>
        </w:rPr>
        <w:t xml:space="preserve">be available to the Mariner through the </w:t>
      </w:r>
      <w:r w:rsidR="00620930" w:rsidRPr="00D56521">
        <w:rPr>
          <w:noProof/>
        </w:rPr>
        <w:t>ECDIS P</w:t>
      </w:r>
      <w:r w:rsidRPr="00D56521">
        <w:rPr>
          <w:noProof/>
        </w:rPr>
        <w:t xml:space="preserve">ick </w:t>
      </w:r>
      <w:r w:rsidR="00620930" w:rsidRPr="00D56521">
        <w:rPr>
          <w:noProof/>
        </w:rPr>
        <w:t>R</w:t>
      </w:r>
      <w:r w:rsidRPr="00D56521">
        <w:rPr>
          <w:noProof/>
        </w:rPr>
        <w:t>eport.</w:t>
      </w:r>
    </w:p>
    <w:p w14:paraId="0657D4E6" w14:textId="2CE04661" w:rsidR="007D243B" w:rsidRPr="00D56521" w:rsidRDefault="00964BEB" w:rsidP="00214B3A">
      <w:pPr>
        <w:pStyle w:val="Heading3"/>
        <w:rPr>
          <w:noProof/>
        </w:rPr>
      </w:pPr>
      <w:bookmarkStart w:id="987" w:name="_Toc144421302"/>
      <w:r w:rsidRPr="00D56521">
        <w:rPr>
          <w:noProof/>
        </w:rPr>
        <w:t>T</w:t>
      </w:r>
      <w:r w:rsidR="007D243B" w:rsidRPr="00D56521">
        <w:rPr>
          <w:noProof/>
        </w:rPr>
        <w:t>ext abbreviations</w:t>
      </w:r>
      <w:bookmarkEnd w:id="987"/>
    </w:p>
    <w:p w14:paraId="2D416497" w14:textId="6E5A359F" w:rsidR="00C7054E" w:rsidRPr="00D56521" w:rsidRDefault="007D243B" w:rsidP="00620930">
      <w:pPr>
        <w:spacing w:after="120" w:line="240" w:lineRule="auto"/>
        <w:jc w:val="both"/>
        <w:rPr>
          <w:noProof/>
        </w:rPr>
      </w:pPr>
      <w:commentRangeStart w:id="988"/>
      <w:r w:rsidRPr="00D56521">
        <w:rPr>
          <w:noProof/>
        </w:rPr>
        <w:t>The abbreviations</w:t>
      </w:r>
      <w:r w:rsidR="009337C7" w:rsidRPr="00D56521">
        <w:rPr>
          <w:noProof/>
        </w:rPr>
        <w:t xml:space="preserve"> in </w:t>
      </w:r>
      <w:r w:rsidR="009337C7" w:rsidRPr="00D56521">
        <w:rPr>
          <w:noProof/>
        </w:rPr>
        <w:fldChar w:fldCharType="begin"/>
      </w:r>
      <w:r w:rsidR="009337C7" w:rsidRPr="00D56521">
        <w:rPr>
          <w:noProof/>
        </w:rPr>
        <w:instrText xml:space="preserve"> REF _Ref44425187 \h </w:instrText>
      </w:r>
      <w:r w:rsidR="00620930" w:rsidRPr="00D56521">
        <w:rPr>
          <w:noProof/>
        </w:rPr>
        <w:instrText xml:space="preserve"> \* MERGEFORMAT </w:instrText>
      </w:r>
      <w:r w:rsidR="009337C7" w:rsidRPr="00D56521">
        <w:rPr>
          <w:noProof/>
        </w:rPr>
      </w:r>
      <w:r w:rsidR="009337C7" w:rsidRPr="00D56521">
        <w:rPr>
          <w:noProof/>
        </w:rPr>
        <w:fldChar w:fldCharType="separate"/>
      </w:r>
      <w:r w:rsidR="00832978" w:rsidRPr="00D56521">
        <w:t>Table C-</w:t>
      </w:r>
      <w:r w:rsidR="00832978">
        <w:t>19</w:t>
      </w:r>
      <w:r w:rsidR="009337C7" w:rsidRPr="00D56521">
        <w:rPr>
          <w:noProof/>
        </w:rPr>
        <w:fldChar w:fldCharType="end"/>
      </w:r>
      <w:r w:rsidRPr="00D56521">
        <w:rPr>
          <w:noProof/>
        </w:rPr>
        <w:t xml:space="preserve"> are used with </w:t>
      </w:r>
      <w:r w:rsidR="00964BEB" w:rsidRPr="00D56521">
        <w:rPr>
          <w:noProof/>
        </w:rPr>
        <w:t>text instructions</w:t>
      </w:r>
      <w:r w:rsidR="00696526" w:rsidRPr="00D56521">
        <w:rPr>
          <w:noProof/>
        </w:rPr>
        <w:t xml:space="preserve"> and Lua format specifiers</w:t>
      </w:r>
      <w:r w:rsidR="009337C7" w:rsidRPr="00D56521">
        <w:rPr>
          <w:noProof/>
        </w:rPr>
        <w:t xml:space="preserve">. </w:t>
      </w:r>
      <w:commentRangeEnd w:id="988"/>
      <w:r w:rsidR="00214B3A">
        <w:rPr>
          <w:rStyle w:val="CommentReference"/>
        </w:rPr>
        <w:commentReference w:id="988"/>
      </w:r>
      <w:ins w:id="989" w:author="jonathan pritchard" w:date="2024-05-29T01:47:00Z" w16du:dateUtc="2024-05-29T00:47:00Z">
        <w:r w:rsidR="00214B3A">
          <w:rPr>
            <w:noProof/>
          </w:rPr>
          <w:t xml:space="preserve">The normative definition of </w:t>
        </w:r>
      </w:ins>
      <w:ins w:id="990" w:author="jonathan pritchard" w:date="2024-05-29T01:48:00Z" w16du:dateUtc="2024-05-29T00:48:00Z">
        <w:r w:rsidR="00306172">
          <w:rPr>
            <w:noProof/>
          </w:rPr>
          <w:t>all</w:t>
        </w:r>
      </w:ins>
      <w:ins w:id="991" w:author="jonathan pritchard" w:date="2024-05-29T01:47:00Z" w16du:dateUtc="2024-05-29T00:47:00Z">
        <w:r w:rsidR="00214B3A">
          <w:rPr>
            <w:noProof/>
          </w:rPr>
          <w:t xml:space="preserve"> abbreviations and their implementation </w:t>
        </w:r>
        <w:r w:rsidR="00306172">
          <w:rPr>
            <w:noProof/>
          </w:rPr>
          <w:t>is contained in the relevant portrayal catalogue.</w:t>
        </w:r>
      </w:ins>
    </w:p>
    <w:p w14:paraId="2544E5B8" w14:textId="3AF038A3" w:rsidR="007D243B" w:rsidRPr="00D56521" w:rsidRDefault="00C7054E" w:rsidP="00620930">
      <w:pPr>
        <w:spacing w:after="120" w:line="240" w:lineRule="auto"/>
        <w:jc w:val="both"/>
        <w:rPr>
          <w:noProof/>
        </w:rPr>
      </w:pPr>
      <w:commentRangeStart w:id="992"/>
      <w:del w:id="993" w:author="jonathan pritchard" w:date="2024-05-29T01:47:00Z" w16du:dateUtc="2024-05-29T00:47:00Z">
        <w:r w:rsidRPr="00D56521" w:rsidDel="00214B3A">
          <w:rPr>
            <w:noProof/>
          </w:rPr>
          <w:delText>NOTE:. See the Lua documentation for further details.</w:delText>
        </w:r>
        <w:r w:rsidR="009337C7" w:rsidRPr="00D56521" w:rsidDel="00214B3A">
          <w:rPr>
            <w:noProof/>
          </w:rPr>
          <w:delText xml:space="preserve"> </w:delText>
        </w:r>
        <w:commentRangeEnd w:id="992"/>
        <w:r w:rsidR="00214B3A" w:rsidDel="00214B3A">
          <w:rPr>
            <w:rStyle w:val="CommentReference"/>
          </w:rPr>
          <w:commentReference w:id="992"/>
        </w:r>
      </w:del>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D56521" w14:paraId="410337AA" w14:textId="77777777" w:rsidTr="00620930">
        <w:trPr>
          <w:cantSplit/>
          <w:tblHeader/>
        </w:trPr>
        <w:tc>
          <w:tcPr>
            <w:tcW w:w="5845" w:type="dxa"/>
            <w:gridSpan w:val="2"/>
            <w:shd w:val="clear" w:color="auto" w:fill="D9D9D9" w:themeFill="background1" w:themeFillShade="D9"/>
          </w:tcPr>
          <w:p w14:paraId="3ECBAC98" w14:textId="2B7712F2" w:rsidR="009337C7" w:rsidRPr="00D56521" w:rsidRDefault="009337C7" w:rsidP="004E61EE">
            <w:pPr>
              <w:jc w:val="center"/>
              <w:rPr>
                <w:b/>
                <w:bCs/>
                <w:noProof/>
              </w:rPr>
            </w:pPr>
            <w:r w:rsidRPr="00D56521">
              <w:rPr>
                <w:b/>
                <w:bCs/>
                <w:noProof/>
              </w:rPr>
              <w:lastRenderedPageBreak/>
              <w:t>Abbreviations</w:t>
            </w:r>
          </w:p>
        </w:tc>
        <w:tc>
          <w:tcPr>
            <w:tcW w:w="3251" w:type="dxa"/>
            <w:vMerge w:val="restart"/>
            <w:shd w:val="clear" w:color="auto" w:fill="D9D9D9" w:themeFill="background1" w:themeFillShade="D9"/>
            <w:vAlign w:val="center"/>
          </w:tcPr>
          <w:p w14:paraId="26A91E7C" w14:textId="071F8464" w:rsidR="009337C7" w:rsidRPr="00D56521" w:rsidRDefault="009337C7" w:rsidP="004E61EE">
            <w:pPr>
              <w:rPr>
                <w:b/>
                <w:bCs/>
                <w:noProof/>
              </w:rPr>
            </w:pPr>
          </w:p>
        </w:tc>
      </w:tr>
      <w:tr w:rsidR="009337C7" w:rsidRPr="00D56521" w14:paraId="0BEF8EFC" w14:textId="77777777" w:rsidTr="00620930">
        <w:trPr>
          <w:cantSplit/>
          <w:tblHeader/>
        </w:trPr>
        <w:tc>
          <w:tcPr>
            <w:tcW w:w="3595" w:type="dxa"/>
            <w:shd w:val="clear" w:color="auto" w:fill="D9D9D9" w:themeFill="background1" w:themeFillShade="D9"/>
          </w:tcPr>
          <w:p w14:paraId="0F987181" w14:textId="7C766C7A" w:rsidR="009337C7" w:rsidRPr="00D56521" w:rsidRDefault="009337C7" w:rsidP="004E61EE">
            <w:pPr>
              <w:rPr>
                <w:b/>
                <w:bCs/>
                <w:noProof/>
              </w:rPr>
            </w:pPr>
            <w:r w:rsidRPr="00D56521">
              <w:rPr>
                <w:b/>
                <w:bCs/>
                <w:noProof/>
              </w:rPr>
              <w:t>Prefixes</w:t>
            </w:r>
          </w:p>
        </w:tc>
        <w:tc>
          <w:tcPr>
            <w:tcW w:w="2250" w:type="dxa"/>
            <w:shd w:val="clear" w:color="auto" w:fill="D9D9D9" w:themeFill="background1" w:themeFillShade="D9"/>
          </w:tcPr>
          <w:p w14:paraId="66471AF5" w14:textId="77777777" w:rsidR="009337C7" w:rsidRPr="00D56521" w:rsidRDefault="009337C7" w:rsidP="004E61EE">
            <w:pPr>
              <w:rPr>
                <w:b/>
                <w:bCs/>
                <w:noProof/>
              </w:rPr>
            </w:pPr>
            <w:r w:rsidRPr="00D56521">
              <w:rPr>
                <w:b/>
                <w:bCs/>
                <w:noProof/>
              </w:rPr>
              <w:t>Suffixes</w:t>
            </w:r>
          </w:p>
        </w:tc>
        <w:tc>
          <w:tcPr>
            <w:tcW w:w="3251" w:type="dxa"/>
            <w:vMerge/>
            <w:shd w:val="clear" w:color="auto" w:fill="D9D9D9" w:themeFill="background1" w:themeFillShade="D9"/>
          </w:tcPr>
          <w:p w14:paraId="50E21294" w14:textId="14DDF7C2" w:rsidR="009337C7" w:rsidRPr="00D56521" w:rsidRDefault="009337C7" w:rsidP="004E61EE">
            <w:pPr>
              <w:rPr>
                <w:b/>
                <w:bCs/>
                <w:noProof/>
              </w:rPr>
            </w:pPr>
          </w:p>
        </w:tc>
      </w:tr>
      <w:tr w:rsidR="00047506" w:rsidRPr="00D56521" w14:paraId="636227B6" w14:textId="77777777" w:rsidTr="009337C7">
        <w:trPr>
          <w:cantSplit/>
        </w:trPr>
        <w:tc>
          <w:tcPr>
            <w:tcW w:w="3595" w:type="dxa"/>
          </w:tcPr>
          <w:p w14:paraId="5DAF16DA" w14:textId="11CFFF52" w:rsidR="00803C20" w:rsidRPr="00D56521" w:rsidRDefault="00803C20" w:rsidP="004E61EE">
            <w:pPr>
              <w:keepNext/>
              <w:tabs>
                <w:tab w:val="left" w:pos="690"/>
                <w:tab w:val="left" w:pos="960"/>
              </w:tabs>
              <w:ind w:left="960" w:hanging="960"/>
              <w:rPr>
                <w:noProof/>
              </w:rPr>
            </w:pPr>
            <w:r w:rsidRPr="00D56521">
              <w:rPr>
                <w:noProof/>
              </w:rPr>
              <w:t>bn</w:t>
            </w:r>
            <w:r w:rsidRPr="00D56521">
              <w:rPr>
                <w:noProof/>
              </w:rPr>
              <w:tab/>
              <w:t>=</w:t>
            </w:r>
            <w:r w:rsidR="00732957" w:rsidRPr="00D56521">
              <w:rPr>
                <w:noProof/>
              </w:rPr>
              <w:tab/>
            </w:r>
            <w:r w:rsidRPr="00D56521">
              <w:rPr>
                <w:noProof/>
              </w:rPr>
              <w:t>beacon (INT1)</w:t>
            </w:r>
          </w:p>
          <w:p w14:paraId="6F8E6F2F" w14:textId="74EF2683" w:rsidR="00424521" w:rsidRPr="00D56521" w:rsidRDefault="00803C20" w:rsidP="004E61EE">
            <w:pPr>
              <w:keepNext/>
              <w:tabs>
                <w:tab w:val="left" w:pos="690"/>
                <w:tab w:val="left" w:pos="960"/>
              </w:tabs>
              <w:ind w:left="960" w:hanging="960"/>
              <w:rPr>
                <w:noProof/>
              </w:rPr>
            </w:pPr>
            <w:r w:rsidRPr="00D56521">
              <w:rPr>
                <w:noProof/>
              </w:rPr>
              <w:t>by</w:t>
            </w:r>
            <w:r w:rsidRPr="00D56521">
              <w:rPr>
                <w:noProof/>
              </w:rPr>
              <w:tab/>
              <w:t>=</w:t>
            </w:r>
            <w:r w:rsidR="00732957" w:rsidRPr="00D56521">
              <w:rPr>
                <w:noProof/>
              </w:rPr>
              <w:tab/>
            </w:r>
            <w:r w:rsidRPr="00D56521">
              <w:rPr>
                <w:noProof/>
              </w:rPr>
              <w:t>buoy</w:t>
            </w:r>
          </w:p>
          <w:p w14:paraId="0CD6D264" w14:textId="03773643" w:rsidR="00424521" w:rsidRPr="00D56521" w:rsidRDefault="00424521" w:rsidP="004E61EE">
            <w:pPr>
              <w:keepNext/>
              <w:tabs>
                <w:tab w:val="left" w:pos="690"/>
                <w:tab w:val="left" w:pos="960"/>
              </w:tabs>
              <w:ind w:left="960" w:hanging="960"/>
              <w:rPr>
                <w:noProof/>
              </w:rPr>
            </w:pPr>
            <w:r w:rsidRPr="00D56521">
              <w:rPr>
                <w:noProof/>
              </w:rPr>
              <w:t xml:space="preserve">clr </w:t>
            </w:r>
            <w:r w:rsidRPr="00D56521">
              <w:rPr>
                <w:noProof/>
              </w:rPr>
              <w:tab/>
              <w:t>=</w:t>
            </w:r>
            <w:r w:rsidR="00732957" w:rsidRPr="00D56521">
              <w:rPr>
                <w:noProof/>
              </w:rPr>
              <w:tab/>
            </w:r>
            <w:r w:rsidRPr="00D56521">
              <w:rPr>
                <w:noProof/>
              </w:rPr>
              <w:t>overhead clearance</w:t>
            </w:r>
          </w:p>
          <w:p w14:paraId="2851EECB" w14:textId="554AF13F" w:rsidR="00424521" w:rsidRPr="00D56521" w:rsidRDefault="00424521" w:rsidP="004E61EE">
            <w:pPr>
              <w:keepNext/>
              <w:tabs>
                <w:tab w:val="left" w:pos="690"/>
                <w:tab w:val="left" w:pos="960"/>
              </w:tabs>
              <w:ind w:left="960" w:hanging="960"/>
              <w:rPr>
                <w:noProof/>
              </w:rPr>
            </w:pPr>
            <w:r w:rsidRPr="00D56521">
              <w:rPr>
                <w:noProof/>
              </w:rPr>
              <w:t>clr cl</w:t>
            </w:r>
            <w:r w:rsidRPr="00D56521">
              <w:rPr>
                <w:noProof/>
              </w:rPr>
              <w:tab/>
              <w:t>=</w:t>
            </w:r>
            <w:r w:rsidR="00732957" w:rsidRPr="00D56521">
              <w:rPr>
                <w:noProof/>
              </w:rPr>
              <w:tab/>
            </w:r>
            <w:r w:rsidRPr="00D56521">
              <w:rPr>
                <w:noProof/>
              </w:rPr>
              <w:t>clearance closed</w:t>
            </w:r>
          </w:p>
          <w:p w14:paraId="6A429884" w14:textId="5E940EA0" w:rsidR="00424521" w:rsidRPr="00D56521" w:rsidRDefault="00424521" w:rsidP="004E61EE">
            <w:pPr>
              <w:keepNext/>
              <w:tabs>
                <w:tab w:val="left" w:pos="690"/>
                <w:tab w:val="left" w:pos="960"/>
              </w:tabs>
              <w:ind w:left="960" w:hanging="960"/>
              <w:rPr>
                <w:noProof/>
              </w:rPr>
            </w:pPr>
            <w:r w:rsidRPr="00D56521">
              <w:rPr>
                <w:noProof/>
              </w:rPr>
              <w:t xml:space="preserve">clr op </w:t>
            </w:r>
            <w:r w:rsidRPr="00D56521">
              <w:rPr>
                <w:noProof/>
              </w:rPr>
              <w:tab/>
              <w:t>=</w:t>
            </w:r>
            <w:r w:rsidR="00732957" w:rsidRPr="00D56521">
              <w:rPr>
                <w:noProof/>
              </w:rPr>
              <w:tab/>
            </w:r>
            <w:r w:rsidRPr="00D56521">
              <w:rPr>
                <w:noProof/>
              </w:rPr>
              <w:t>clearance open</w:t>
            </w:r>
          </w:p>
          <w:p w14:paraId="17E1F7B1" w14:textId="73B580AA" w:rsidR="00424521" w:rsidRPr="00D56521" w:rsidRDefault="00424521" w:rsidP="004E61EE">
            <w:pPr>
              <w:keepNext/>
              <w:tabs>
                <w:tab w:val="left" w:pos="690"/>
                <w:tab w:val="left" w:pos="960"/>
              </w:tabs>
              <w:ind w:left="960" w:hanging="960"/>
              <w:rPr>
                <w:noProof/>
              </w:rPr>
            </w:pPr>
            <w:r w:rsidRPr="00D56521">
              <w:rPr>
                <w:noProof/>
              </w:rPr>
              <w:t xml:space="preserve">sf clr </w:t>
            </w:r>
            <w:r w:rsidRPr="00D56521">
              <w:rPr>
                <w:noProof/>
              </w:rPr>
              <w:tab/>
              <w:t>=</w:t>
            </w:r>
            <w:r w:rsidR="00732957" w:rsidRPr="00D56521">
              <w:rPr>
                <w:noProof/>
              </w:rPr>
              <w:tab/>
            </w:r>
            <w:r w:rsidRPr="00D56521">
              <w:rPr>
                <w:noProof/>
              </w:rPr>
              <w:t>safe clearance</w:t>
            </w:r>
          </w:p>
          <w:p w14:paraId="52E7FED1" w14:textId="04E9FDB9" w:rsidR="00424521" w:rsidRPr="00D56521" w:rsidRDefault="00424521" w:rsidP="004E61EE">
            <w:pPr>
              <w:keepNext/>
              <w:tabs>
                <w:tab w:val="left" w:pos="690"/>
                <w:tab w:val="left" w:pos="960"/>
              </w:tabs>
              <w:ind w:left="960" w:hanging="960"/>
              <w:rPr>
                <w:noProof/>
              </w:rPr>
            </w:pPr>
            <w:r w:rsidRPr="00D56521">
              <w:rPr>
                <w:noProof/>
              </w:rPr>
              <w:t>No</w:t>
            </w:r>
            <w:r w:rsidRPr="00D56521">
              <w:rPr>
                <w:noProof/>
              </w:rPr>
              <w:tab/>
              <w:t>=</w:t>
            </w:r>
            <w:r w:rsidR="00732957" w:rsidRPr="00D56521">
              <w:rPr>
                <w:noProof/>
              </w:rPr>
              <w:tab/>
            </w:r>
            <w:r w:rsidRPr="00D56521">
              <w:rPr>
                <w:noProof/>
              </w:rPr>
              <w:t>number (INT1)</w:t>
            </w:r>
          </w:p>
          <w:p w14:paraId="292776A3" w14:textId="59E5AF25" w:rsidR="00424521" w:rsidRPr="00D56521" w:rsidRDefault="00424521" w:rsidP="004E61EE">
            <w:pPr>
              <w:keepNext/>
              <w:tabs>
                <w:tab w:val="left" w:pos="690"/>
                <w:tab w:val="left" w:pos="960"/>
              </w:tabs>
              <w:ind w:left="960" w:hanging="960"/>
              <w:rPr>
                <w:noProof/>
              </w:rPr>
            </w:pPr>
            <w:r w:rsidRPr="00D56521">
              <w:rPr>
                <w:noProof/>
              </w:rPr>
              <w:t xml:space="preserve">Plt </w:t>
            </w:r>
            <w:r w:rsidRPr="00D56521">
              <w:rPr>
                <w:noProof/>
              </w:rPr>
              <w:tab/>
              <w:t>=</w:t>
            </w:r>
            <w:r w:rsidR="00732957" w:rsidRPr="00D56521">
              <w:rPr>
                <w:noProof/>
              </w:rPr>
              <w:tab/>
            </w:r>
            <w:r w:rsidRPr="00D56521">
              <w:rPr>
                <w:noProof/>
              </w:rPr>
              <w:t>pilot</w:t>
            </w:r>
          </w:p>
          <w:p w14:paraId="69FF1577" w14:textId="69021DA3" w:rsidR="00424521" w:rsidRPr="00D56521" w:rsidRDefault="00424521" w:rsidP="004E61EE">
            <w:pPr>
              <w:keepNext/>
              <w:tabs>
                <w:tab w:val="left" w:pos="690"/>
                <w:tab w:val="left" w:pos="960"/>
              </w:tabs>
              <w:ind w:left="960" w:hanging="960"/>
              <w:rPr>
                <w:noProof/>
              </w:rPr>
            </w:pPr>
            <w:r w:rsidRPr="00D56521">
              <w:rPr>
                <w:noProof/>
              </w:rPr>
              <w:t xml:space="preserve">Prod </w:t>
            </w:r>
            <w:r w:rsidRPr="00D56521">
              <w:rPr>
                <w:noProof/>
              </w:rPr>
              <w:tab/>
              <w:t>=</w:t>
            </w:r>
            <w:r w:rsidR="00732957" w:rsidRPr="00D56521">
              <w:rPr>
                <w:noProof/>
              </w:rPr>
              <w:tab/>
            </w:r>
            <w:r w:rsidRPr="00D56521">
              <w:rPr>
                <w:noProof/>
              </w:rPr>
              <w:t>offshore production (INT1)</w:t>
            </w:r>
          </w:p>
          <w:p w14:paraId="79E776A8" w14:textId="2AD599F8" w:rsidR="00424521" w:rsidRPr="00D56521" w:rsidRDefault="00424521" w:rsidP="004E61EE">
            <w:pPr>
              <w:keepNext/>
              <w:tabs>
                <w:tab w:val="left" w:pos="690"/>
                <w:tab w:val="left" w:pos="960"/>
              </w:tabs>
              <w:ind w:left="960" w:hanging="960"/>
              <w:rPr>
                <w:noProof/>
              </w:rPr>
            </w:pPr>
            <w:r w:rsidRPr="00D56521">
              <w:rPr>
                <w:noProof/>
              </w:rPr>
              <w:t xml:space="preserve">LtV </w:t>
            </w:r>
            <w:r w:rsidRPr="00D56521">
              <w:rPr>
                <w:noProof/>
              </w:rPr>
              <w:tab/>
              <w:t>=</w:t>
            </w:r>
            <w:r w:rsidR="00732957" w:rsidRPr="00D56521">
              <w:rPr>
                <w:noProof/>
              </w:rPr>
              <w:tab/>
            </w:r>
            <w:r w:rsidRPr="00D56521">
              <w:rPr>
                <w:noProof/>
              </w:rPr>
              <w:t>light vessel</w:t>
            </w:r>
          </w:p>
          <w:p w14:paraId="3FBFF19C" w14:textId="41207B8A" w:rsidR="00424521" w:rsidRPr="00D56521" w:rsidRDefault="00214B3A" w:rsidP="004E61EE">
            <w:pPr>
              <w:keepNext/>
              <w:tabs>
                <w:tab w:val="left" w:pos="690"/>
                <w:tab w:val="left" w:pos="960"/>
              </w:tabs>
              <w:ind w:left="960" w:hanging="960"/>
              <w:rPr>
                <w:noProof/>
              </w:rPr>
            </w:pPr>
            <w:ins w:id="994" w:author="jonathan pritchard" w:date="2024-05-29T01:47:00Z" w16du:dateUtc="2024-05-29T00:47:00Z">
              <w:r>
                <w:rPr>
                  <w:noProof/>
                </w:rPr>
                <w:t>v</w:t>
              </w:r>
            </w:ins>
            <w:commentRangeStart w:id="995"/>
            <w:del w:id="996" w:author="jonathan pritchard" w:date="2024-05-29T01:47:00Z" w16du:dateUtc="2024-05-29T00:47:00Z">
              <w:r w:rsidR="00424521" w:rsidRPr="00214B3A" w:rsidDel="00214B3A">
                <w:rPr>
                  <w:noProof/>
                </w:rPr>
                <w:delText>V</w:delText>
              </w:r>
            </w:del>
            <w:r w:rsidR="00424521" w:rsidRPr="00214B3A">
              <w:rPr>
                <w:noProof/>
              </w:rPr>
              <w:t>arn</w:t>
            </w:r>
            <w:r w:rsidR="00424521" w:rsidRPr="00D56521">
              <w:rPr>
                <w:noProof/>
              </w:rPr>
              <w:t xml:space="preserve"> </w:t>
            </w:r>
            <w:commentRangeEnd w:id="995"/>
            <w:r>
              <w:rPr>
                <w:rStyle w:val="CommentReference"/>
              </w:rPr>
              <w:commentReference w:id="995"/>
            </w:r>
            <w:r w:rsidR="00424521" w:rsidRPr="00D56521">
              <w:rPr>
                <w:noProof/>
              </w:rPr>
              <w:tab/>
              <w:t>=</w:t>
            </w:r>
            <w:r w:rsidR="00732957" w:rsidRPr="00D56521">
              <w:rPr>
                <w:noProof/>
              </w:rPr>
              <w:tab/>
            </w:r>
            <w:r w:rsidR="00424521" w:rsidRPr="00D56521">
              <w:rPr>
                <w:noProof/>
              </w:rPr>
              <w:t>magnetic variation</w:t>
            </w:r>
          </w:p>
          <w:p w14:paraId="41A4BAC6" w14:textId="7276CA17" w:rsidR="00424521" w:rsidRPr="00D56521" w:rsidRDefault="00424521" w:rsidP="004E61EE">
            <w:pPr>
              <w:keepNext/>
              <w:tabs>
                <w:tab w:val="left" w:pos="690"/>
                <w:tab w:val="left" w:pos="960"/>
              </w:tabs>
              <w:ind w:left="960" w:hanging="960"/>
              <w:rPr>
                <w:noProof/>
              </w:rPr>
            </w:pPr>
            <w:r w:rsidRPr="00D56521">
              <w:rPr>
                <w:noProof/>
              </w:rPr>
              <w:t xml:space="preserve">ch </w:t>
            </w:r>
            <w:r w:rsidRPr="00D56521">
              <w:rPr>
                <w:noProof/>
              </w:rPr>
              <w:tab/>
              <w:t>=</w:t>
            </w:r>
            <w:r w:rsidR="00732957" w:rsidRPr="00D56521">
              <w:rPr>
                <w:noProof/>
              </w:rPr>
              <w:tab/>
            </w:r>
            <w:r w:rsidRPr="00D56521">
              <w:rPr>
                <w:noProof/>
              </w:rPr>
              <w:t>communication channel</w:t>
            </w:r>
          </w:p>
          <w:p w14:paraId="24205B9A" w14:textId="2768DAFA" w:rsidR="00803C20" w:rsidRPr="00D56521" w:rsidRDefault="00424521" w:rsidP="004E61EE">
            <w:pPr>
              <w:keepNext/>
              <w:tabs>
                <w:tab w:val="left" w:pos="690"/>
                <w:tab w:val="left" w:pos="960"/>
              </w:tabs>
              <w:ind w:left="960" w:hanging="960"/>
              <w:rPr>
                <w:noProof/>
              </w:rPr>
            </w:pPr>
            <w:r w:rsidRPr="00D56521">
              <w:rPr>
                <w:noProof/>
              </w:rPr>
              <w:t>NMT</w:t>
            </w:r>
            <w:r w:rsidRPr="00D56521">
              <w:rPr>
                <w:noProof/>
              </w:rPr>
              <w:tab/>
              <w:t>=</w:t>
            </w:r>
            <w:r w:rsidR="00732957" w:rsidRPr="00D56521">
              <w:rPr>
                <w:noProof/>
              </w:rPr>
              <w:tab/>
            </w:r>
            <w:r w:rsidRPr="00D56521">
              <w:rPr>
                <w:noProof/>
              </w:rPr>
              <w:t>not more than “CLEARING BEARING”</w:t>
            </w:r>
          </w:p>
          <w:p w14:paraId="004D1D83" w14:textId="71BB1FC8" w:rsidR="00803C20" w:rsidRPr="00D56521" w:rsidRDefault="00803C20" w:rsidP="004E61EE">
            <w:pPr>
              <w:keepNext/>
              <w:tabs>
                <w:tab w:val="left" w:pos="690"/>
                <w:tab w:val="left" w:pos="960"/>
              </w:tabs>
              <w:ind w:left="960" w:hanging="960"/>
              <w:rPr>
                <w:noProof/>
              </w:rPr>
            </w:pPr>
            <w:r w:rsidRPr="00D56521">
              <w:rPr>
                <w:rFonts w:cs="Arial"/>
              </w:rPr>
              <w:t>NLT</w:t>
            </w:r>
            <w:r w:rsidRPr="00D56521">
              <w:rPr>
                <w:rFonts w:cs="Arial"/>
              </w:rPr>
              <w:tab/>
              <w:t>=</w:t>
            </w:r>
            <w:r w:rsidR="00732957" w:rsidRPr="00D56521">
              <w:rPr>
                <w:rFonts w:cs="Arial"/>
              </w:rPr>
              <w:tab/>
            </w:r>
            <w:r w:rsidRPr="00D56521">
              <w:rPr>
                <w:rFonts w:cs="Arial"/>
              </w:rPr>
              <w:t>not less than “CLEARING BEARING”</w:t>
            </w:r>
          </w:p>
        </w:tc>
        <w:tc>
          <w:tcPr>
            <w:tcW w:w="2250" w:type="dxa"/>
          </w:tcPr>
          <w:p w14:paraId="4B592302" w14:textId="77777777" w:rsidR="00803C20" w:rsidRPr="00D56521" w:rsidRDefault="00803C20" w:rsidP="004E61EE">
            <w:pPr>
              <w:keepNext/>
              <w:rPr>
                <w:noProof/>
              </w:rPr>
            </w:pPr>
            <w:r w:rsidRPr="00D56521">
              <w:rPr>
                <w:noProof/>
              </w:rPr>
              <w:t xml:space="preserve">kn </w:t>
            </w:r>
            <w:r w:rsidRPr="00D56521">
              <w:rPr>
                <w:noProof/>
              </w:rPr>
              <w:tab/>
              <w:t>= knots (INT1)</w:t>
            </w:r>
          </w:p>
          <w:p w14:paraId="2971D467" w14:textId="35A0CFB4" w:rsidR="00803C20" w:rsidRPr="00D56521" w:rsidRDefault="00803C20" w:rsidP="004E61EE">
            <w:pPr>
              <w:keepNext/>
              <w:rPr>
                <w:noProof/>
              </w:rPr>
            </w:pPr>
            <w:r w:rsidRPr="00D56521">
              <w:rPr>
                <w:noProof/>
              </w:rPr>
              <w:t>deg</w:t>
            </w:r>
            <w:r w:rsidRPr="00D56521">
              <w:rPr>
                <w:noProof/>
              </w:rPr>
              <w:tab/>
              <w:t>= degrees</w:t>
            </w:r>
          </w:p>
        </w:tc>
        <w:tc>
          <w:tcPr>
            <w:tcW w:w="3251" w:type="dxa"/>
          </w:tcPr>
          <w:p w14:paraId="0EEE3489" w14:textId="457A60A7" w:rsidR="008E3A1A" w:rsidRPr="00D56521" w:rsidRDefault="008E3A1A" w:rsidP="004E61EE">
            <w:pPr>
              <w:keepNext/>
              <w:tabs>
                <w:tab w:val="left" w:pos="690"/>
                <w:tab w:val="left" w:pos="960"/>
              </w:tabs>
              <w:ind w:left="960" w:hanging="960"/>
              <w:rPr>
                <w:noProof/>
              </w:rPr>
            </w:pPr>
          </w:p>
        </w:tc>
      </w:tr>
    </w:tbl>
    <w:p w14:paraId="0C418459" w14:textId="012F0988" w:rsidR="007D243B" w:rsidRPr="00D56521" w:rsidRDefault="00424521" w:rsidP="00620930">
      <w:pPr>
        <w:pStyle w:val="Caption"/>
        <w:spacing w:after="120" w:line="240" w:lineRule="auto"/>
        <w:jc w:val="center"/>
        <w:rPr>
          <w:noProof/>
        </w:rPr>
      </w:pPr>
      <w:bookmarkStart w:id="997" w:name="_Ref44425187"/>
      <w:r w:rsidRPr="00D56521">
        <w:t xml:space="preserve">Table </w:t>
      </w:r>
      <w:r w:rsidR="00620930"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19</w:t>
      </w:r>
      <w:r w:rsidR="00331A1D" w:rsidRPr="00D56521">
        <w:fldChar w:fldCharType="end"/>
      </w:r>
      <w:bookmarkEnd w:id="997"/>
      <w:r w:rsidRPr="00D56521">
        <w:t xml:space="preserve"> - Abbreviations</w:t>
      </w:r>
      <w:r w:rsidR="00B7170B" w:rsidRPr="00D56521">
        <w:t xml:space="preserve"> and format specifiers</w:t>
      </w:r>
      <w:r w:rsidRPr="00D56521">
        <w:t xml:space="preserve"> used with text instructions</w:t>
      </w:r>
    </w:p>
    <w:p w14:paraId="415BF4AC" w14:textId="29421DEF" w:rsidR="00B7170B" w:rsidRPr="00D56521" w:rsidRDefault="00B7170B" w:rsidP="00620930">
      <w:pPr>
        <w:spacing w:after="120" w:line="240" w:lineRule="auto"/>
        <w:jc w:val="both"/>
        <w:rPr>
          <w:noProof/>
        </w:rPr>
      </w:pPr>
      <w:commentRangeStart w:id="998"/>
      <w:r w:rsidRPr="00D56521">
        <w:rPr>
          <w:noProof/>
        </w:rPr>
        <w:t xml:space="preserve">EXAMPLE: </w:t>
      </w:r>
      <w:r w:rsidR="001527A2" w:rsidRPr="00D56521">
        <w:rPr>
          <w:noProof/>
        </w:rPr>
        <w:t>The format specifier “%03.0f deg” printing an orientationValue of 60.1 produces the string “</w:t>
      </w:r>
      <w:r w:rsidR="001527A2" w:rsidRPr="00D56521">
        <w:rPr>
          <w:rFonts w:ascii="Courier New" w:hAnsi="Courier New" w:cs="Courier New"/>
          <w:noProof/>
        </w:rPr>
        <w:t>060 deg</w:t>
      </w:r>
      <w:r w:rsidR="001527A2" w:rsidRPr="00D56521">
        <w:rPr>
          <w:noProof/>
        </w:rPr>
        <w:t>” (without quotes).</w:t>
      </w:r>
      <w:commentRangeEnd w:id="998"/>
      <w:r w:rsidR="00214B3A">
        <w:rPr>
          <w:rStyle w:val="CommentReference"/>
        </w:rPr>
        <w:commentReference w:id="998"/>
      </w:r>
    </w:p>
    <w:p w14:paraId="34C33955" w14:textId="77777777" w:rsidR="0091366D" w:rsidRPr="00D56521" w:rsidRDefault="0091366D" w:rsidP="00620930">
      <w:pPr>
        <w:spacing w:after="120" w:line="240" w:lineRule="auto"/>
        <w:jc w:val="both"/>
        <w:rPr>
          <w:noProof/>
        </w:rPr>
      </w:pPr>
    </w:p>
    <w:p w14:paraId="68C6C1A1" w14:textId="01E91AEC" w:rsidR="00A506D7" w:rsidRPr="00D56521" w:rsidRDefault="00A506D7" w:rsidP="00214B3A">
      <w:pPr>
        <w:pStyle w:val="Heading2"/>
        <w:rPr>
          <w:noProof/>
        </w:rPr>
      </w:pPr>
      <w:bookmarkStart w:id="999" w:name="_Ref47356601"/>
      <w:bookmarkStart w:id="1000" w:name="_Toc144421303"/>
      <w:commentRangeStart w:id="1001"/>
      <w:commentRangeStart w:id="1002"/>
      <w:r w:rsidRPr="00D56521">
        <w:rPr>
          <w:noProof/>
        </w:rPr>
        <w:t>Additional information in text form</w:t>
      </w:r>
      <w:bookmarkEnd w:id="999"/>
      <w:bookmarkEnd w:id="1000"/>
      <w:commentRangeEnd w:id="1001"/>
      <w:r w:rsidR="00BB0BEC">
        <w:rPr>
          <w:rStyle w:val="CommentReference"/>
          <w:rFonts w:eastAsia="MS Mincho"/>
          <w:b w:val="0"/>
          <w:bCs w:val="0"/>
        </w:rPr>
        <w:commentReference w:id="1001"/>
      </w:r>
      <w:commentRangeEnd w:id="1002"/>
      <w:r w:rsidR="002505F2">
        <w:rPr>
          <w:rStyle w:val="CommentReference"/>
          <w:rFonts w:eastAsia="MS Mincho"/>
          <w:b w:val="0"/>
          <w:bCs w:val="0"/>
        </w:rPr>
        <w:commentReference w:id="1002"/>
      </w:r>
      <w:ins w:id="1003" w:author="jonathan pritchard" w:date="2024-05-20T15:37:00Z" w16du:dateUtc="2024-05-20T14:37:00Z">
        <w:r w:rsidR="002505F2">
          <w:rPr>
            <w:noProof/>
          </w:rPr>
          <w:t xml:space="preserve"> </w:t>
        </w:r>
      </w:ins>
    </w:p>
    <w:p w14:paraId="536FABDD" w14:textId="47064342" w:rsidR="00884FFF" w:rsidRDefault="00884FFF" w:rsidP="00D56521">
      <w:pPr>
        <w:spacing w:after="120" w:line="240" w:lineRule="auto"/>
        <w:jc w:val="both"/>
        <w:rPr>
          <w:ins w:id="1004" w:author="jonathan pritchard" w:date="2024-05-20T15:53:00Z" w16du:dateUtc="2024-05-20T14:53:00Z"/>
          <w:noProof/>
        </w:rPr>
      </w:pPr>
      <w:commentRangeStart w:id="1005"/>
      <w:ins w:id="1006" w:author="jonathan pritchard" w:date="2024-05-20T15:53:00Z" w16du:dateUtc="2024-05-20T14:53:00Z">
        <w:r>
          <w:rPr>
            <w:noProof/>
          </w:rPr>
          <w:t>The mandatory formats to be supported by ECDIS are defined in Sect</w:t>
        </w:r>
      </w:ins>
      <w:ins w:id="1007" w:author="jonathan pritchard" w:date="2024-05-20T15:54:00Z" w16du:dateUtc="2024-05-20T14:54:00Z">
        <w:r>
          <w:rPr>
            <w:noProof/>
          </w:rPr>
          <w:t xml:space="preserve">ion </w:t>
        </w:r>
        <w:r>
          <w:rPr>
            <w:noProof/>
          </w:rPr>
          <w:fldChar w:fldCharType="begin"/>
        </w:r>
        <w:r>
          <w:rPr>
            <w:noProof/>
          </w:rPr>
          <w:instrText xml:space="preserve"> REF _Ref167112888 \r \h </w:instrText>
        </w:r>
      </w:ins>
      <w:r>
        <w:rPr>
          <w:noProof/>
        </w:rPr>
      </w:r>
      <w:r>
        <w:rPr>
          <w:noProof/>
        </w:rPr>
        <w:fldChar w:fldCharType="separate"/>
      </w:r>
      <w:ins w:id="1008" w:author="jonathan pritchard" w:date="2024-05-20T15:54:00Z" w16du:dateUtc="2024-05-20T14:54:00Z">
        <w:r>
          <w:rPr>
            <w:noProof/>
          </w:rPr>
          <w:t>C-22</w:t>
        </w:r>
        <w:r>
          <w:rPr>
            <w:noProof/>
          </w:rPr>
          <w:fldChar w:fldCharType="end"/>
        </w:r>
        <w:r>
          <w:rPr>
            <w:noProof/>
          </w:rPr>
          <w:t xml:space="preserve">. </w:t>
        </w:r>
      </w:ins>
      <w:commentRangeEnd w:id="1005"/>
      <w:ins w:id="1009" w:author="jonathan pritchard" w:date="2024-05-20T15:56:00Z" w16du:dateUtc="2024-05-20T14:56:00Z">
        <w:r>
          <w:rPr>
            <w:rStyle w:val="CommentReference"/>
          </w:rPr>
          <w:commentReference w:id="1005"/>
        </w:r>
      </w:ins>
    </w:p>
    <w:p w14:paraId="7A679603" w14:textId="50CE1364" w:rsidR="00EB39E1" w:rsidRPr="00D56521" w:rsidRDefault="00D537D6" w:rsidP="00D56521">
      <w:pPr>
        <w:spacing w:after="120" w:line="240" w:lineRule="auto"/>
        <w:jc w:val="both"/>
        <w:rPr>
          <w:noProof/>
        </w:rPr>
      </w:pPr>
      <w:r w:rsidRPr="00D56521">
        <w:rPr>
          <w:noProof/>
        </w:rPr>
        <w:t xml:space="preserve">S-101 datasets encode uncategorised additional information in the complex attribute </w:t>
      </w:r>
      <w:r w:rsidRPr="00D56521">
        <w:rPr>
          <w:i/>
          <w:iCs/>
          <w:noProof/>
        </w:rPr>
        <w:t>information</w:t>
      </w:r>
      <w:r w:rsidRPr="00D56521">
        <w:rPr>
          <w:noProof/>
        </w:rPr>
        <w:t xml:space="preserve">, which is bound to </w:t>
      </w:r>
      <w:r w:rsidR="002F5940">
        <w:rPr>
          <w:noProof/>
        </w:rPr>
        <w:t xml:space="preserve">feature types and </w:t>
      </w:r>
      <w:r w:rsidRPr="00D56521">
        <w:rPr>
          <w:noProof/>
        </w:rPr>
        <w:t xml:space="preserve">the information type </w:t>
      </w:r>
      <w:r w:rsidRPr="00D56521">
        <w:rPr>
          <w:b/>
          <w:bCs/>
          <w:noProof/>
        </w:rPr>
        <w:t>Nautical</w:t>
      </w:r>
      <w:r w:rsidR="00D56521" w:rsidRPr="00D56521">
        <w:rPr>
          <w:b/>
          <w:bCs/>
          <w:noProof/>
        </w:rPr>
        <w:t xml:space="preserve"> </w:t>
      </w:r>
      <w:r w:rsidRPr="00D56521">
        <w:rPr>
          <w:b/>
          <w:bCs/>
          <w:noProof/>
        </w:rPr>
        <w:t>Information</w:t>
      </w:r>
      <w:del w:id="1010" w:author="jonathan pritchard" w:date="2024-05-20T16:38:00Z" w16du:dateUtc="2024-05-20T15:38:00Z">
        <w:r w:rsidR="00D43782" w:rsidRPr="00D56521" w:rsidDel="00AA4838">
          <w:rPr>
            <w:noProof/>
          </w:rPr>
          <w:delText xml:space="preserve"> </w:delText>
        </w:r>
      </w:del>
      <w:ins w:id="1011" w:author="jonathan pritchard" w:date="2024-02-06T15:50:00Z">
        <w:r w:rsidR="00F91C71">
          <w:rPr>
            <w:noProof/>
          </w:rPr>
          <w:t xml:space="preserve"> </w:t>
        </w:r>
      </w:ins>
      <w:r w:rsidR="00D43782" w:rsidRPr="00D56521">
        <w:rPr>
          <w:noProof/>
        </w:rPr>
        <w:t>in S-101</w:t>
      </w:r>
      <w:r w:rsidR="00AB4F4B" w:rsidRPr="00D56521">
        <w:rPr>
          <w:noProof/>
        </w:rPr>
        <w:t>.</w:t>
      </w:r>
      <w:r w:rsidRPr="00D56521">
        <w:rPr>
          <w:noProof/>
        </w:rPr>
        <w:t xml:space="preserve"> Other data products may use </w:t>
      </w:r>
      <w:r w:rsidR="00B36175" w:rsidRPr="00D56521">
        <w:rPr>
          <w:noProof/>
        </w:rPr>
        <w:t xml:space="preserve">the complex attribute </w:t>
      </w:r>
      <w:r w:rsidR="00B36175" w:rsidRPr="00D56521">
        <w:rPr>
          <w:i/>
          <w:iCs/>
          <w:noProof/>
        </w:rPr>
        <w:t>textContent</w:t>
      </w:r>
      <w:r w:rsidR="00B36175" w:rsidRPr="00D56521">
        <w:rPr>
          <w:noProof/>
        </w:rPr>
        <w:t xml:space="preserve">, which allows encoding of Internet </w:t>
      </w:r>
      <w:r w:rsidR="00682F7C" w:rsidRPr="00D56521">
        <w:rPr>
          <w:noProof/>
        </w:rPr>
        <w:t>information resources</w:t>
      </w:r>
      <w:r w:rsidR="00B36175" w:rsidRPr="00D56521">
        <w:rPr>
          <w:noProof/>
        </w:rPr>
        <w:t xml:space="preserve"> and description</w:t>
      </w:r>
      <w:r w:rsidR="00682F7C" w:rsidRPr="00D56521">
        <w:rPr>
          <w:noProof/>
        </w:rPr>
        <w:t>s</w:t>
      </w:r>
      <w:r w:rsidR="00B36175" w:rsidRPr="00D56521">
        <w:rPr>
          <w:noProof/>
        </w:rPr>
        <w:t xml:space="preserve"> of </w:t>
      </w:r>
      <w:r w:rsidR="006F7A50" w:rsidRPr="00D56521">
        <w:rPr>
          <w:noProof/>
        </w:rPr>
        <w:t xml:space="preserve">the </w:t>
      </w:r>
      <w:r w:rsidR="00B36175" w:rsidRPr="00D56521">
        <w:rPr>
          <w:noProof/>
        </w:rPr>
        <w:t>source</w:t>
      </w:r>
      <w:r w:rsidR="00682F7C" w:rsidRPr="00D56521">
        <w:rPr>
          <w:noProof/>
        </w:rPr>
        <w:t>s</w:t>
      </w:r>
      <w:r w:rsidR="006F7A50" w:rsidRPr="00D56521">
        <w:rPr>
          <w:noProof/>
        </w:rPr>
        <w:t xml:space="preserve"> from which the information is derived</w:t>
      </w:r>
      <w:r w:rsidR="00B36175" w:rsidRPr="00D56521">
        <w:rPr>
          <w:noProof/>
        </w:rPr>
        <w:t>.</w:t>
      </w:r>
      <w:r w:rsidR="00682F7C" w:rsidRPr="00D56521">
        <w:rPr>
          <w:noProof/>
        </w:rPr>
        <w:t xml:space="preserve"> The actual information may be encoded in the form of a text string or the name of a support file in text format that contains the information.</w:t>
      </w:r>
    </w:p>
    <w:p w14:paraId="010ACE1B" w14:textId="6E0427BD" w:rsidR="008D471F" w:rsidRPr="00D56521" w:rsidRDefault="00A27AB3" w:rsidP="00D56521">
      <w:pPr>
        <w:spacing w:after="120" w:line="240" w:lineRule="auto"/>
        <w:jc w:val="both"/>
        <w:rPr>
          <w:noProof/>
        </w:rPr>
      </w:pPr>
      <w:r w:rsidRPr="00D56521">
        <w:rPr>
          <w:noProof/>
        </w:rPr>
        <w:t xml:space="preserve">Additional information may be displayed in a hover box (see clause </w:t>
      </w:r>
      <w:r w:rsidRPr="00D56521">
        <w:rPr>
          <w:noProof/>
        </w:rPr>
        <w:fldChar w:fldCharType="begin"/>
      </w:r>
      <w:r w:rsidRPr="00D56521">
        <w:rPr>
          <w:noProof/>
        </w:rPr>
        <w:instrText xml:space="preserve"> REF _Ref47277288 \r \h </w:instrText>
      </w:r>
      <w:r w:rsidR="00D56521" w:rsidRPr="00D56521">
        <w:rPr>
          <w:noProof/>
        </w:rPr>
        <w:instrText xml:space="preserve"> \* MERGEFORMAT </w:instrText>
      </w:r>
      <w:r w:rsidRPr="00D56521">
        <w:rPr>
          <w:noProof/>
        </w:rPr>
      </w:r>
      <w:r w:rsidRPr="00D56521">
        <w:rPr>
          <w:noProof/>
        </w:rPr>
        <w:fldChar w:fldCharType="separate"/>
      </w:r>
      <w:r w:rsidR="00832978">
        <w:rPr>
          <w:noProof/>
        </w:rPr>
        <w:t>C-15.2.3</w:t>
      </w:r>
      <w:r w:rsidRPr="00D56521">
        <w:rPr>
          <w:noProof/>
        </w:rPr>
        <w:fldChar w:fldCharType="end"/>
      </w:r>
      <w:r w:rsidRPr="00D56521">
        <w:rPr>
          <w:noProof/>
        </w:rPr>
        <w:t xml:space="preserve">). The size of the box should not be excessive in proportion to the chart </w:t>
      </w:r>
      <w:r w:rsidR="00683E3B" w:rsidRPr="00D56521">
        <w:rPr>
          <w:noProof/>
        </w:rPr>
        <w:t>window</w:t>
      </w:r>
      <w:r w:rsidR="00C57797" w:rsidRPr="00D56521">
        <w:rPr>
          <w:noProof/>
        </w:rPr>
        <w:t xml:space="preserve">. The </w:t>
      </w:r>
      <w:r w:rsidR="00BE0A00" w:rsidRPr="00D56521">
        <w:rPr>
          <w:noProof/>
        </w:rPr>
        <w:t>hover box should contain</w:t>
      </w:r>
      <w:r w:rsidR="008D471F" w:rsidRPr="00D56521">
        <w:rPr>
          <w:noProof/>
        </w:rPr>
        <w:t xml:space="preserve"> the following</w:t>
      </w:r>
      <w:r w:rsidR="001D5DFE" w:rsidRPr="00D56521">
        <w:rPr>
          <w:noProof/>
        </w:rPr>
        <w:t xml:space="preserve"> content</w:t>
      </w:r>
      <w:r w:rsidR="008D471F" w:rsidRPr="00D56521">
        <w:rPr>
          <w:noProof/>
        </w:rPr>
        <w:t>, in order of precedence:</w:t>
      </w:r>
    </w:p>
    <w:p w14:paraId="30E07355" w14:textId="187CBD12"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headline</w:t>
      </w:r>
      <w:r w:rsidRPr="00D56521">
        <w:rPr>
          <w:noProof/>
        </w:rPr>
        <w:t xml:space="preserve"> sub-attribute, if not empty or blank</w:t>
      </w:r>
      <w:r w:rsidR="001D5DFE" w:rsidRPr="00D56521">
        <w:rPr>
          <w:noProof/>
        </w:rPr>
        <w:t>.</w:t>
      </w:r>
    </w:p>
    <w:p w14:paraId="7A9ECD85" w14:textId="48599CC8"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text</w:t>
      </w:r>
      <w:r w:rsidRPr="00D56521">
        <w:rPr>
          <w:noProof/>
        </w:rPr>
        <w:t xml:space="preserve"> sub-attribute, if not empty or blank.</w:t>
      </w:r>
    </w:p>
    <w:p w14:paraId="3DA8B661" w14:textId="3E7DCB3F" w:rsidR="001D5DFE" w:rsidRPr="00D56521" w:rsidRDefault="008D471F" w:rsidP="00AE2737">
      <w:pPr>
        <w:pStyle w:val="ListParagraph"/>
        <w:numPr>
          <w:ilvl w:val="0"/>
          <w:numId w:val="40"/>
        </w:numPr>
        <w:spacing w:after="120" w:line="240" w:lineRule="auto"/>
        <w:jc w:val="both"/>
        <w:rPr>
          <w:noProof/>
        </w:rPr>
      </w:pPr>
      <w:r w:rsidRPr="00D56521">
        <w:rPr>
          <w:noProof/>
        </w:rPr>
        <w:t>Full or partial content of</w:t>
      </w:r>
      <w:r w:rsidR="00BE0A00" w:rsidRPr="00D56521">
        <w:rPr>
          <w:noProof/>
        </w:rPr>
        <w:t xml:space="preserve"> the </w:t>
      </w:r>
      <w:r w:rsidR="001D5DFE" w:rsidRPr="00D56521">
        <w:rPr>
          <w:noProof/>
        </w:rPr>
        <w:t xml:space="preserve">file referenced by the </w:t>
      </w:r>
      <w:r w:rsidR="001D5DFE" w:rsidRPr="00D56521">
        <w:rPr>
          <w:i/>
          <w:iCs/>
          <w:noProof/>
        </w:rPr>
        <w:t>fileReference</w:t>
      </w:r>
      <w:r w:rsidR="001D5DFE" w:rsidRPr="00D56521">
        <w:rPr>
          <w:noProof/>
        </w:rPr>
        <w:t xml:space="preserve"> sub-attribute, if any.</w:t>
      </w:r>
    </w:p>
    <w:p w14:paraId="3514D8B1" w14:textId="4957336E" w:rsidR="001D5DFE" w:rsidRPr="00D56521" w:rsidRDefault="00EB608A" w:rsidP="00D56521">
      <w:pPr>
        <w:spacing w:after="120" w:line="240" w:lineRule="auto"/>
        <w:jc w:val="both"/>
        <w:rPr>
          <w:noProof/>
        </w:rPr>
      </w:pPr>
      <w:r w:rsidRPr="00D56521">
        <w:rPr>
          <w:noProof/>
        </w:rPr>
        <w:t>I</w:t>
      </w:r>
      <w:r w:rsidR="001D5DFE" w:rsidRPr="00D56521">
        <w:rPr>
          <w:noProof/>
        </w:rPr>
        <w:t>f all the information available in the text and referenced file cannot be contained in the hover box, an element</w:t>
      </w:r>
      <w:r w:rsidR="00E41FFE" w:rsidRPr="00D56521">
        <w:rPr>
          <w:noProof/>
        </w:rPr>
        <w:t xml:space="preserve"> should be added</w:t>
      </w:r>
      <w:r w:rsidR="001D5DFE" w:rsidRPr="00D56521">
        <w:rPr>
          <w:noProof/>
        </w:rPr>
        <w:t xml:space="preserve"> indicating the availability of more information than is displayed, and enabling the mariner to view all the information</w:t>
      </w:r>
      <w:r w:rsidR="00E41FFE" w:rsidRPr="00D56521">
        <w:rPr>
          <w:noProof/>
        </w:rPr>
        <w:t xml:space="preserve"> (for example, “…(more)” suffixed to partial content)</w:t>
      </w:r>
      <w:r w:rsidR="001D5DFE" w:rsidRPr="00D56521">
        <w:rPr>
          <w:noProof/>
        </w:rPr>
        <w:t>.</w:t>
      </w:r>
    </w:p>
    <w:p w14:paraId="315CDDA0" w14:textId="21C270B9" w:rsidR="00EB608A" w:rsidRPr="00D56521" w:rsidRDefault="00EB608A" w:rsidP="00D56521">
      <w:pPr>
        <w:spacing w:after="120" w:line="240" w:lineRule="auto"/>
        <w:jc w:val="both"/>
        <w:rPr>
          <w:noProof/>
        </w:rPr>
      </w:pPr>
      <w:r w:rsidRPr="00D56521">
        <w:rPr>
          <w:noProof/>
        </w:rPr>
        <w:t xml:space="preserve">It is not necessary to display content derived from more than one of the sub-attributes </w:t>
      </w:r>
      <w:r w:rsidRPr="00D56521">
        <w:rPr>
          <w:i/>
          <w:iCs/>
          <w:noProof/>
        </w:rPr>
        <w:t>headline</w:t>
      </w:r>
      <w:r w:rsidRPr="00D56521">
        <w:rPr>
          <w:noProof/>
        </w:rPr>
        <w:t xml:space="preserve">, </w:t>
      </w:r>
      <w:r w:rsidRPr="00D56521">
        <w:rPr>
          <w:i/>
          <w:iCs/>
          <w:noProof/>
        </w:rPr>
        <w:t>text</w:t>
      </w:r>
      <w:r w:rsidRPr="00D56521">
        <w:rPr>
          <w:noProof/>
        </w:rPr>
        <w:t xml:space="preserve">, and </w:t>
      </w:r>
      <w:r w:rsidRPr="00D56521">
        <w:rPr>
          <w:i/>
          <w:iCs/>
          <w:noProof/>
        </w:rPr>
        <w:t>fileReference</w:t>
      </w:r>
      <w:r w:rsidRPr="00D56521">
        <w:rPr>
          <w:noProof/>
        </w:rPr>
        <w:t>. For example, displaying the headline with a link to access the other attributes will be sufficient.</w:t>
      </w:r>
    </w:p>
    <w:p w14:paraId="3A4B92EB" w14:textId="0F20EEDF" w:rsidR="007C2090" w:rsidRPr="00D56521" w:rsidRDefault="00E41FFE" w:rsidP="00D56521">
      <w:pPr>
        <w:spacing w:after="120" w:line="240" w:lineRule="auto"/>
        <w:jc w:val="both"/>
        <w:rPr>
          <w:noProof/>
        </w:rPr>
      </w:pPr>
      <w:r w:rsidRPr="00D56521">
        <w:rPr>
          <w:noProof/>
        </w:rPr>
        <w:t xml:space="preserve">S-100 allows several different formats for support files which may be suitable for displaying information in text form. </w:t>
      </w:r>
      <w:commentRangeStart w:id="1012"/>
      <w:del w:id="1013" w:author="Raphael Malyankar" w:date="2023-08-31T21:51:00Z">
        <w:r w:rsidRPr="00D56521" w:rsidDel="007821F2">
          <w:rPr>
            <w:noProof/>
          </w:rPr>
          <w:delText>S-101</w:delText>
        </w:r>
      </w:del>
      <w:ins w:id="1014" w:author="Raphael Malyankar" w:date="2023-08-31T21:51:00Z">
        <w:r w:rsidR="007821F2">
          <w:rPr>
            <w:noProof/>
          </w:rPr>
          <w:t>Several product specifications</w:t>
        </w:r>
      </w:ins>
      <w:r w:rsidRPr="00D56521">
        <w:rPr>
          <w:noProof/>
        </w:rPr>
        <w:t xml:space="preserve"> restrict</w:t>
      </w:r>
      <w:del w:id="1015" w:author="Raphael Malyankar" w:date="2023-08-31T21:51:00Z">
        <w:r w:rsidRPr="00D56521" w:rsidDel="007821F2">
          <w:rPr>
            <w:noProof/>
          </w:rPr>
          <w:delText>s</w:delText>
        </w:r>
      </w:del>
      <w:r w:rsidRPr="00D56521">
        <w:rPr>
          <w:noProof/>
        </w:rPr>
        <w:t xml:space="preserve"> this set to text, HTML, and XML.</w:t>
      </w:r>
      <w:ins w:id="1016" w:author="Raphael Malyankar" w:date="2023-08-31T22:06:00Z">
        <w:r w:rsidR="00711D88">
          <w:rPr>
            <w:noProof/>
          </w:rPr>
          <w:t xml:space="preserve"> </w:t>
        </w:r>
      </w:ins>
      <w:commentRangeEnd w:id="1012"/>
      <w:r w:rsidR="00CA225A">
        <w:rPr>
          <w:rStyle w:val="CommentReference"/>
        </w:rPr>
        <w:commentReference w:id="1012"/>
      </w:r>
      <w:del w:id="1017" w:author="Raphael Malyankar" w:date="2023-08-31T21:51:00Z">
        <w:r w:rsidR="00D50C76" w:rsidRPr="00D56521" w:rsidDel="007821F2">
          <w:rPr>
            <w:noProof/>
          </w:rPr>
          <w:delText xml:space="preserve"> </w:delText>
        </w:r>
        <w:r w:rsidR="00535FBD" w:rsidRPr="00D56521" w:rsidDel="007821F2">
          <w:rPr>
            <w:noProof/>
          </w:rPr>
          <w:delText xml:space="preserve">Other </w:delText>
        </w:r>
        <w:r w:rsidR="006D7CC9" w:rsidDel="007821F2">
          <w:rPr>
            <w:noProof/>
          </w:rPr>
          <w:delText>Product S</w:delText>
        </w:r>
        <w:r w:rsidR="00535FBD" w:rsidRPr="00D56521" w:rsidDel="007821F2">
          <w:rPr>
            <w:noProof/>
          </w:rPr>
          <w:delText>pecifications may use additional formats from those listed in S-100.</w:delText>
        </w:r>
      </w:del>
    </w:p>
    <w:p w14:paraId="28C21260" w14:textId="7F212E28" w:rsidR="00D50C76" w:rsidRPr="00D56521" w:rsidRDefault="00D50C76" w:rsidP="00D56521">
      <w:pPr>
        <w:spacing w:after="60" w:line="240" w:lineRule="auto"/>
        <w:jc w:val="both"/>
        <w:rPr>
          <w:noProof/>
        </w:rPr>
      </w:pPr>
      <w:r w:rsidRPr="00D56521">
        <w:rPr>
          <w:noProof/>
        </w:rPr>
        <w:t xml:space="preserve">Rendering </w:t>
      </w:r>
      <w:r w:rsidR="00535FBD" w:rsidRPr="00D56521">
        <w:rPr>
          <w:noProof/>
        </w:rPr>
        <w:t xml:space="preserve">of additional text information </w:t>
      </w:r>
      <w:r w:rsidRPr="00D56521">
        <w:rPr>
          <w:noProof/>
        </w:rPr>
        <w:t xml:space="preserve">should conform to the following </w:t>
      </w:r>
      <w:r w:rsidR="007C2090" w:rsidRPr="00D56521">
        <w:rPr>
          <w:noProof/>
        </w:rPr>
        <w:t>rules</w:t>
      </w:r>
      <w:r w:rsidRPr="00D56521">
        <w:rPr>
          <w:noProof/>
        </w:rPr>
        <w:t>:</w:t>
      </w:r>
    </w:p>
    <w:p w14:paraId="28AA44E5" w14:textId="642DDFC5" w:rsidR="00D50C76" w:rsidRDefault="00E41FFE" w:rsidP="00AE2737">
      <w:pPr>
        <w:pStyle w:val="ListParagraph"/>
        <w:numPr>
          <w:ilvl w:val="0"/>
          <w:numId w:val="41"/>
        </w:numPr>
        <w:spacing w:after="60" w:line="240" w:lineRule="auto"/>
        <w:jc w:val="both"/>
        <w:rPr>
          <w:ins w:id="1018" w:author="Raphael Malyankar" w:date="2023-08-31T22:09:00Z"/>
          <w:noProof/>
        </w:rPr>
      </w:pPr>
      <w:r w:rsidRPr="00D56521">
        <w:rPr>
          <w:noProof/>
        </w:rPr>
        <w:t>The displayed text must be formatted according to its format</w:t>
      </w:r>
      <w:r w:rsidR="00D50C76" w:rsidRPr="00D56521">
        <w:rPr>
          <w:noProof/>
        </w:rPr>
        <w:t xml:space="preserve"> </w:t>
      </w:r>
      <w:r w:rsidR="00C75333" w:rsidRPr="00D56521">
        <w:rPr>
          <w:noProof/>
        </w:rPr>
        <w:t xml:space="preserve">type </w:t>
      </w:r>
      <w:r w:rsidR="00D50C76" w:rsidRPr="00D56521">
        <w:rPr>
          <w:noProof/>
        </w:rPr>
        <w:t>(</w:t>
      </w:r>
      <w:r w:rsidR="006D7CC9">
        <w:rPr>
          <w:noProof/>
        </w:rPr>
        <w:t>that is</w:t>
      </w:r>
      <w:r w:rsidR="00D50C76" w:rsidRPr="00D56521">
        <w:rPr>
          <w:noProof/>
        </w:rPr>
        <w:t xml:space="preserve">, </w:t>
      </w:r>
      <w:r w:rsidR="00535FBD" w:rsidRPr="00D56521">
        <w:rPr>
          <w:noProof/>
        </w:rPr>
        <w:t>as plain</w:t>
      </w:r>
      <w:r w:rsidR="00D50C76" w:rsidRPr="00D56521">
        <w:rPr>
          <w:noProof/>
        </w:rPr>
        <w:t xml:space="preserve"> tex</w:t>
      </w:r>
      <w:r w:rsidR="00535FBD" w:rsidRPr="00D56521">
        <w:rPr>
          <w:noProof/>
        </w:rPr>
        <w:t>t,</w:t>
      </w:r>
      <w:r w:rsidR="00D50C76" w:rsidRPr="00D56521">
        <w:rPr>
          <w:noProof/>
        </w:rPr>
        <w:t xml:space="preserve"> rendered </w:t>
      </w:r>
      <w:commentRangeStart w:id="1019"/>
      <w:r w:rsidR="00D50C76" w:rsidRPr="00D56521">
        <w:rPr>
          <w:noProof/>
        </w:rPr>
        <w:t xml:space="preserve">according to HTML </w:t>
      </w:r>
      <w:r w:rsidR="00535FBD" w:rsidRPr="00D56521">
        <w:rPr>
          <w:noProof/>
        </w:rPr>
        <w:t xml:space="preserve">format specified in the header, </w:t>
      </w:r>
      <w:r w:rsidR="00C75333" w:rsidRPr="00D56521">
        <w:rPr>
          <w:noProof/>
        </w:rPr>
        <w:t xml:space="preserve">styled </w:t>
      </w:r>
      <w:r w:rsidR="00535FBD" w:rsidRPr="00D56521">
        <w:rPr>
          <w:noProof/>
        </w:rPr>
        <w:t>according to</w:t>
      </w:r>
      <w:r w:rsidR="00D50C76" w:rsidRPr="00D56521">
        <w:rPr>
          <w:noProof/>
        </w:rPr>
        <w:t xml:space="preserve"> CSS style</w:t>
      </w:r>
      <w:r w:rsidR="00535FBD" w:rsidRPr="00D56521">
        <w:rPr>
          <w:noProof/>
        </w:rPr>
        <w:t xml:space="preserve"> rule</w:t>
      </w:r>
      <w:r w:rsidR="006D7CC9">
        <w:rPr>
          <w:noProof/>
        </w:rPr>
        <w:t>s, etc</w:t>
      </w:r>
      <w:r w:rsidR="00D50C76" w:rsidRPr="00D56521">
        <w:rPr>
          <w:noProof/>
        </w:rPr>
        <w:t>).</w:t>
      </w:r>
      <w:r w:rsidR="007C2090" w:rsidRPr="00D56521">
        <w:rPr>
          <w:noProof/>
        </w:rPr>
        <w:t xml:space="preserve"> This rule implicitly means that </w:t>
      </w:r>
      <w:r w:rsidR="0020175E" w:rsidRPr="00D56521">
        <w:rPr>
          <w:noProof/>
        </w:rPr>
        <w:t>embedded markup (such as HTML &lt;br&gt; tags for line breaks) should not be displayed to the user</w:t>
      </w:r>
      <w:r w:rsidR="008108E7" w:rsidRPr="00D56521">
        <w:rPr>
          <w:noProof/>
        </w:rPr>
        <w:t xml:space="preserve"> in raw form</w:t>
      </w:r>
      <w:commentRangeEnd w:id="1019"/>
      <w:r w:rsidR="00E31B18">
        <w:rPr>
          <w:rStyle w:val="CommentReference"/>
        </w:rPr>
        <w:commentReference w:id="1019"/>
      </w:r>
      <w:r w:rsidR="0020175E" w:rsidRPr="00D56521">
        <w:rPr>
          <w:noProof/>
        </w:rPr>
        <w:t>.</w:t>
      </w:r>
    </w:p>
    <w:p w14:paraId="55FC9C45" w14:textId="5B875FAB" w:rsidR="00E21C40" w:rsidRPr="00D56521" w:rsidRDefault="00E21C40" w:rsidP="00E21C40">
      <w:pPr>
        <w:pStyle w:val="ListParagraph"/>
        <w:numPr>
          <w:ilvl w:val="0"/>
          <w:numId w:val="41"/>
        </w:numPr>
        <w:spacing w:after="60" w:line="240" w:lineRule="auto"/>
        <w:jc w:val="both"/>
        <w:rPr>
          <w:noProof/>
        </w:rPr>
      </w:pPr>
      <w:commentRangeStart w:id="1020"/>
      <w:commentRangeStart w:id="1021"/>
      <w:commentRangeStart w:id="1022"/>
      <w:ins w:id="1023" w:author="Raphael Malyankar" w:date="2023-08-31T22:13:00Z">
        <w:r>
          <w:rPr>
            <w:noProof/>
          </w:rPr>
          <w:lastRenderedPageBreak/>
          <w:t>Only text, HTML or XML can be used f</w:t>
        </w:r>
      </w:ins>
      <w:ins w:id="1024" w:author="Raphael Malyankar" w:date="2023-08-31T22:14:00Z">
        <w:r>
          <w:rPr>
            <w:noProof/>
          </w:rPr>
          <w:t xml:space="preserve">or support files providing additional information. </w:t>
        </w:r>
      </w:ins>
      <w:ins w:id="1025" w:author="Raphael Malyankar" w:date="2023-08-31T22:09:00Z">
        <w:r>
          <w:rPr>
            <w:noProof/>
          </w:rPr>
          <w:t>JPEG may be used for graphics referenced in HTML files</w:t>
        </w:r>
        <w:r>
          <w:rPr>
            <w:rStyle w:val="FootnoteReference"/>
          </w:rPr>
          <w:footnoteReference w:id="2"/>
        </w:r>
        <w:r>
          <w:rPr>
            <w:noProof/>
          </w:rPr>
          <w:t>.</w:t>
        </w:r>
      </w:ins>
      <w:ins w:id="1033" w:author="Raphael Malyankar" w:date="2023-08-31T22:10:00Z">
        <w:r>
          <w:rPr>
            <w:noProof/>
          </w:rPr>
          <w:t xml:space="preserve"> CSS files may be used for styling.</w:t>
        </w:r>
      </w:ins>
      <w:ins w:id="1034" w:author="Raphael Malyankar" w:date="2023-08-31T22:12:00Z">
        <w:r>
          <w:rPr>
            <w:noProof/>
          </w:rPr>
          <w:t xml:space="preserve"> If used by a support file, </w:t>
        </w:r>
      </w:ins>
      <w:ins w:id="1035" w:author="Raphael Malyankar" w:date="2023-08-31T22:14:00Z">
        <w:r>
          <w:rPr>
            <w:noProof/>
          </w:rPr>
          <w:t>JP</w:t>
        </w:r>
      </w:ins>
      <w:ins w:id="1036" w:author="Raphael Malyankar" w:date="2023-08-31T22:15:00Z">
        <w:r>
          <w:rPr>
            <w:noProof/>
          </w:rPr>
          <w:t>EG and CSS files</w:t>
        </w:r>
      </w:ins>
      <w:ins w:id="1037" w:author="Raphael Malyankar" w:date="2023-08-31T22:11:00Z">
        <w:r>
          <w:rPr>
            <w:noProof/>
          </w:rPr>
          <w:t xml:space="preserve"> should </w:t>
        </w:r>
      </w:ins>
      <w:ins w:id="1038" w:author="Raphael Malyankar" w:date="2023-08-31T22:12:00Z">
        <w:r>
          <w:rPr>
            <w:noProof/>
          </w:rPr>
          <w:t>be included in the exchange set.</w:t>
        </w:r>
      </w:ins>
    </w:p>
    <w:p w14:paraId="5498314C" w14:textId="4925AB77" w:rsidR="00D50C76" w:rsidRPr="00D56521" w:rsidRDefault="00D50C76" w:rsidP="00AE2737">
      <w:pPr>
        <w:pStyle w:val="ListParagraph"/>
        <w:numPr>
          <w:ilvl w:val="0"/>
          <w:numId w:val="41"/>
        </w:numPr>
        <w:spacing w:after="60" w:line="240" w:lineRule="auto"/>
        <w:jc w:val="both"/>
        <w:rPr>
          <w:noProof/>
        </w:rPr>
      </w:pPr>
      <w:r w:rsidRPr="00D56521">
        <w:rPr>
          <w:noProof/>
        </w:rPr>
        <w:t>Any dynamic content (</w:t>
      </w:r>
      <w:r w:rsidR="006D7CC9">
        <w:rPr>
          <w:noProof/>
        </w:rPr>
        <w:t>for example</w:t>
      </w:r>
      <w:r w:rsidRPr="00D56521">
        <w:rPr>
          <w:noProof/>
        </w:rPr>
        <w:t xml:space="preserve"> embedded Javascript, Flash,</w:t>
      </w:r>
      <w:r w:rsidR="0071591A" w:rsidRPr="00D56521">
        <w:rPr>
          <w:noProof/>
        </w:rPr>
        <w:t xml:space="preserve"> DHTML,</w:t>
      </w:r>
      <w:r w:rsidR="006D7CC9">
        <w:rPr>
          <w:noProof/>
        </w:rPr>
        <w:t xml:space="preserve"> etc</w:t>
      </w:r>
      <w:r w:rsidRPr="00D56521">
        <w:rPr>
          <w:noProof/>
        </w:rPr>
        <w:t>) should be ignored</w:t>
      </w:r>
      <w:bookmarkStart w:id="1039" w:name="_Ref49156050"/>
      <w:r w:rsidR="00CE0E38" w:rsidRPr="00BA7446">
        <w:rPr>
          <w:rStyle w:val="FootnoteReference"/>
          <w:sz w:val="20"/>
          <w:vertAlign w:val="superscript"/>
          <w:lang w:val="en-GB"/>
        </w:rPr>
        <w:footnoteReference w:id="3"/>
      </w:r>
      <w:bookmarkEnd w:id="1039"/>
      <w:r w:rsidRPr="00D56521">
        <w:rPr>
          <w:noProof/>
        </w:rPr>
        <w:t>.</w:t>
      </w:r>
      <w:ins w:id="1043" w:author="Raphael Malyankar" w:date="2023-09-01T01:01:00Z">
        <w:r w:rsidR="00BA7446">
          <w:rPr>
            <w:noProof/>
          </w:rPr>
          <w:t xml:space="preserve"> Including </w:t>
        </w:r>
      </w:ins>
      <w:ins w:id="1044" w:author="Raphael Malyankar" w:date="2023-09-01T01:02:00Z">
        <w:r w:rsidR="00BA7446">
          <w:rPr>
            <w:noProof/>
          </w:rPr>
          <w:t>scripts or other dynamic content is therefore disallowed. (</w:t>
        </w:r>
        <w:r w:rsidR="00BA7446" w:rsidRPr="00BA7446">
          <w:rPr>
            <w:noProof/>
          </w:rPr>
          <w:t>There is a case for allowing Javascript etc., to facilitate more function displays on non-ECDIS applications while disabling them on ECDIS, but this is disallowed in this edition for simplicity.</w:t>
        </w:r>
        <w:r w:rsidR="00BA7446">
          <w:rPr>
            <w:noProof/>
          </w:rPr>
          <w:t>)</w:t>
        </w:r>
      </w:ins>
      <w:commentRangeEnd w:id="1020"/>
      <w:r w:rsidR="00BB0BEC">
        <w:rPr>
          <w:rStyle w:val="CommentReference"/>
        </w:rPr>
        <w:commentReference w:id="1020"/>
      </w:r>
      <w:commentRangeEnd w:id="1021"/>
      <w:r w:rsidR="00E31B18">
        <w:rPr>
          <w:rStyle w:val="CommentReference"/>
        </w:rPr>
        <w:commentReference w:id="1021"/>
      </w:r>
      <w:commentRangeEnd w:id="1022"/>
      <w:r w:rsidR="00831F8F">
        <w:rPr>
          <w:rStyle w:val="CommentReference"/>
        </w:rPr>
        <w:commentReference w:id="1022"/>
      </w:r>
    </w:p>
    <w:p w14:paraId="383CF6A4" w14:textId="1D901219" w:rsidR="0071591A" w:rsidRPr="00D56521" w:rsidRDefault="00D50C76" w:rsidP="00AE2737">
      <w:pPr>
        <w:pStyle w:val="ListParagraph"/>
        <w:numPr>
          <w:ilvl w:val="0"/>
          <w:numId w:val="41"/>
        </w:numPr>
        <w:spacing w:after="60" w:line="240" w:lineRule="auto"/>
        <w:jc w:val="both"/>
        <w:rPr>
          <w:noProof/>
        </w:rPr>
      </w:pPr>
      <w:r w:rsidRPr="00D56521">
        <w:rPr>
          <w:noProof/>
        </w:rPr>
        <w:t xml:space="preserve">Any </w:t>
      </w:r>
      <w:r w:rsidR="00C75333" w:rsidRPr="00D56521">
        <w:rPr>
          <w:noProof/>
        </w:rPr>
        <w:t>off-system</w:t>
      </w:r>
      <w:r w:rsidRPr="00D56521">
        <w:rPr>
          <w:noProof/>
        </w:rPr>
        <w:t xml:space="preserve"> links should be disabled</w:t>
      </w:r>
      <w:r w:rsidR="00CB290D" w:rsidRPr="00D56521">
        <w:rPr>
          <w:noProof/>
          <w:vertAlign w:val="superscript"/>
        </w:rPr>
        <w:fldChar w:fldCharType="begin"/>
      </w:r>
      <w:r w:rsidR="00CB290D" w:rsidRPr="00D56521">
        <w:rPr>
          <w:noProof/>
          <w:vertAlign w:val="superscript"/>
        </w:rPr>
        <w:instrText xml:space="preserve"> NOTEREF _Ref49156050 \f \h </w:instrText>
      </w:r>
      <w:r w:rsidR="00D56521" w:rsidRPr="00D56521">
        <w:rPr>
          <w:noProof/>
          <w:vertAlign w:val="superscript"/>
        </w:rPr>
        <w:instrText xml:space="preserve"> \* MERGEFORMAT </w:instrText>
      </w:r>
      <w:r w:rsidR="00CB290D" w:rsidRPr="00D56521">
        <w:rPr>
          <w:noProof/>
          <w:vertAlign w:val="superscript"/>
        </w:rPr>
      </w:r>
      <w:r w:rsidR="00CB290D" w:rsidRPr="00D56521">
        <w:rPr>
          <w:noProof/>
          <w:vertAlign w:val="superscript"/>
        </w:rPr>
        <w:fldChar w:fldCharType="separate"/>
      </w:r>
      <w:ins w:id="1045" w:author="Raphael Malyankar" w:date="2023-08-31T22:10:00Z">
        <w:r w:rsidR="00E21C40" w:rsidRPr="00306172">
          <w:rPr>
            <w:rStyle w:val="FootnoteReference"/>
            <w:sz w:val="20"/>
            <w:vertAlign w:val="superscript"/>
            <w:lang w:val="en-GB"/>
          </w:rPr>
          <w:t>8</w:t>
        </w:r>
      </w:ins>
      <w:del w:id="1046" w:author="Raphael Malyankar" w:date="2023-08-31T22:10:00Z">
        <w:r w:rsidR="00832978" w:rsidRPr="00832978" w:rsidDel="00E21C40">
          <w:rPr>
            <w:rStyle w:val="FootnoteReference"/>
            <w:sz w:val="20"/>
            <w:vertAlign w:val="superscript"/>
            <w:lang w:val="en-GB"/>
          </w:rPr>
          <w:delText>7</w:delText>
        </w:r>
      </w:del>
      <w:r w:rsidR="00CB290D" w:rsidRPr="00D56521">
        <w:rPr>
          <w:noProof/>
          <w:vertAlign w:val="superscript"/>
        </w:rPr>
        <w:fldChar w:fldCharType="end"/>
      </w:r>
      <w:r w:rsidR="0071591A" w:rsidRPr="00D56521">
        <w:rPr>
          <w:noProof/>
        </w:rPr>
        <w:t>.</w:t>
      </w:r>
      <w:r w:rsidR="0020175E" w:rsidRPr="00D56521">
        <w:rPr>
          <w:noProof/>
        </w:rPr>
        <w:t xml:space="preserve"> The link should still be shown</w:t>
      </w:r>
      <w:r w:rsidR="00495B59" w:rsidRPr="00D56521">
        <w:rPr>
          <w:noProof/>
        </w:rPr>
        <w:t xml:space="preserve"> if it would normally be visible</w:t>
      </w:r>
      <w:r w:rsidR="0020175E" w:rsidRPr="00D56521">
        <w:rPr>
          <w:noProof/>
        </w:rPr>
        <w:t>, but as an inactive element.</w:t>
      </w:r>
    </w:p>
    <w:p w14:paraId="5CB2A548" w14:textId="7C277144" w:rsidR="00E41FFE" w:rsidRPr="00D56521" w:rsidRDefault="0071591A" w:rsidP="00AE2737">
      <w:pPr>
        <w:pStyle w:val="ListParagraph"/>
        <w:numPr>
          <w:ilvl w:val="0"/>
          <w:numId w:val="41"/>
        </w:numPr>
        <w:spacing w:after="60" w:line="240" w:lineRule="auto"/>
        <w:jc w:val="both"/>
        <w:rPr>
          <w:noProof/>
        </w:rPr>
      </w:pPr>
      <w:commentRangeStart w:id="1047"/>
      <w:r w:rsidRPr="00D56521">
        <w:rPr>
          <w:noProof/>
        </w:rPr>
        <w:t>Off-system resources should not be accessed</w:t>
      </w:r>
      <w:r w:rsidR="00C75333" w:rsidRPr="00D56521">
        <w:rPr>
          <w:noProof/>
        </w:rPr>
        <w:t xml:space="preserve">, but if the manufacturer has provided local copies, they may be used in place of off-site resources. </w:t>
      </w:r>
      <w:r w:rsidRPr="00D56521">
        <w:rPr>
          <w:noProof/>
        </w:rPr>
        <w:t xml:space="preserve">(Note that this prevents accessing any CSS files not </w:t>
      </w:r>
      <w:r w:rsidR="00EA153B" w:rsidRPr="00D56521">
        <w:rPr>
          <w:noProof/>
        </w:rPr>
        <w:t>available</w:t>
      </w:r>
      <w:r w:rsidR="00C75333" w:rsidRPr="00D56521">
        <w:rPr>
          <w:noProof/>
        </w:rPr>
        <w:t xml:space="preserve"> </w:t>
      </w:r>
      <w:r w:rsidRPr="00D56521">
        <w:rPr>
          <w:noProof/>
        </w:rPr>
        <w:t>on the local system.)</w:t>
      </w:r>
      <w:commentRangeEnd w:id="1047"/>
      <w:r w:rsidR="00E31B18">
        <w:rPr>
          <w:rStyle w:val="CommentReference"/>
        </w:rPr>
        <w:commentReference w:id="1047"/>
      </w:r>
    </w:p>
    <w:p w14:paraId="5DF9A416" w14:textId="02641B58" w:rsidR="000C04E3" w:rsidRPr="00306172" w:rsidRDefault="007A427F" w:rsidP="00AE2737">
      <w:pPr>
        <w:pStyle w:val="ListParagraph"/>
        <w:numPr>
          <w:ilvl w:val="0"/>
          <w:numId w:val="41"/>
        </w:numPr>
        <w:spacing w:after="120" w:line="240" w:lineRule="auto"/>
        <w:jc w:val="both"/>
        <w:rPr>
          <w:ins w:id="1048" w:author="Raphael Malyankar" w:date="2023-08-31T22:07:00Z"/>
          <w:noProof/>
          <w:highlight w:val="yellow"/>
        </w:rPr>
      </w:pPr>
      <w:r w:rsidRPr="00306172">
        <w:rPr>
          <w:noProof/>
          <w:highlight w:val="yellow"/>
        </w:rPr>
        <w:t>Manufacturers should not attemp</w:t>
      </w:r>
      <w:r w:rsidR="00283991" w:rsidRPr="00306172">
        <w:rPr>
          <w:noProof/>
          <w:highlight w:val="yellow"/>
        </w:rPr>
        <w:t>t</w:t>
      </w:r>
      <w:r w:rsidRPr="00306172">
        <w:rPr>
          <w:noProof/>
          <w:highlight w:val="yellow"/>
        </w:rPr>
        <w:t xml:space="preserve"> to </w:t>
      </w:r>
      <w:r w:rsidR="00EA153B" w:rsidRPr="00306172">
        <w:rPr>
          <w:noProof/>
          <w:highlight w:val="yellow"/>
        </w:rPr>
        <w:t xml:space="preserve">display </w:t>
      </w:r>
      <w:r w:rsidR="00C77ACA" w:rsidRPr="00306172">
        <w:rPr>
          <w:noProof/>
          <w:highlight w:val="yellow"/>
        </w:rPr>
        <w:t>information encoded in</w:t>
      </w:r>
      <w:r w:rsidR="00EA153B" w:rsidRPr="00306172">
        <w:rPr>
          <w:noProof/>
          <w:highlight w:val="yellow"/>
        </w:rPr>
        <w:t xml:space="preserve"> </w:t>
      </w:r>
      <w:r w:rsidR="00EA153B" w:rsidRPr="00306172">
        <w:rPr>
          <w:i/>
          <w:iCs/>
          <w:noProof/>
          <w:highlight w:val="yellow"/>
        </w:rPr>
        <w:t>information</w:t>
      </w:r>
      <w:r w:rsidR="00EA153B" w:rsidRPr="00306172">
        <w:rPr>
          <w:noProof/>
          <w:highlight w:val="yellow"/>
        </w:rPr>
        <w:t xml:space="preserve"> or </w:t>
      </w:r>
      <w:r w:rsidR="00EA153B" w:rsidRPr="00306172">
        <w:rPr>
          <w:i/>
          <w:iCs/>
          <w:noProof/>
          <w:highlight w:val="yellow"/>
        </w:rPr>
        <w:t>textContent</w:t>
      </w:r>
      <w:r w:rsidR="00EA153B" w:rsidRPr="00306172">
        <w:rPr>
          <w:noProof/>
          <w:highlight w:val="yellow"/>
        </w:rPr>
        <w:t xml:space="preserve"> attributes, or the content of text support files, that is in any format</w:t>
      </w:r>
      <w:r w:rsidR="0096705E" w:rsidRPr="00306172">
        <w:rPr>
          <w:noProof/>
          <w:highlight w:val="yellow"/>
        </w:rPr>
        <w:t xml:space="preserve"> other than </w:t>
      </w:r>
      <w:commentRangeStart w:id="1049"/>
      <w:r w:rsidR="0096705E" w:rsidRPr="00306172">
        <w:rPr>
          <w:noProof/>
          <w:highlight w:val="yellow"/>
        </w:rPr>
        <w:t>plain text, HTML, or XML</w:t>
      </w:r>
      <w:commentRangeEnd w:id="1049"/>
      <w:r w:rsidR="00E31B18" w:rsidRPr="00306172">
        <w:rPr>
          <w:rStyle w:val="CommentReference"/>
          <w:highlight w:val="yellow"/>
        </w:rPr>
        <w:commentReference w:id="1049"/>
      </w:r>
      <w:r w:rsidR="00C75333" w:rsidRPr="00306172">
        <w:rPr>
          <w:noProof/>
          <w:highlight w:val="yellow"/>
        </w:rPr>
        <w:t>.</w:t>
      </w:r>
      <w:r w:rsidR="0096705E" w:rsidRPr="00306172">
        <w:rPr>
          <w:noProof/>
          <w:highlight w:val="yellow"/>
        </w:rPr>
        <w:t xml:space="preserve"> Specifically, PDF files should not be opened.</w:t>
      </w:r>
      <w:r w:rsidR="00C75333" w:rsidRPr="00306172">
        <w:rPr>
          <w:noProof/>
          <w:highlight w:val="yellow"/>
        </w:rPr>
        <w:t xml:space="preserve"> Instead</w:t>
      </w:r>
      <w:r w:rsidR="0096705E" w:rsidRPr="00306172">
        <w:rPr>
          <w:noProof/>
          <w:highlight w:val="yellow"/>
        </w:rPr>
        <w:t xml:space="preserve"> the interface should show an indication of a file type that cannot be opened on the ECDIS</w:t>
      </w:r>
      <w:r w:rsidRPr="00306172">
        <w:rPr>
          <w:noProof/>
          <w:highlight w:val="yellow"/>
        </w:rPr>
        <w:t>, for example, the file type with a “not allowed” icon superimposed (</w:t>
      </w:r>
      <w:r w:rsidRPr="00306172">
        <w:rPr>
          <w:noProof/>
          <w:highlight w:val="yellow"/>
        </w:rPr>
        <w:fldChar w:fldCharType="begin"/>
      </w:r>
      <w:r w:rsidRPr="00306172">
        <w:rPr>
          <w:noProof/>
          <w:highlight w:val="yellow"/>
        </w:rPr>
        <w:instrText xml:space="preserve"> REF _Ref47282754 \h </w:instrText>
      </w:r>
      <w:r w:rsidR="00D56521" w:rsidRPr="00306172">
        <w:rPr>
          <w:noProof/>
          <w:highlight w:val="yellow"/>
        </w:rPr>
        <w:instrText xml:space="preserve"> \* MERGEFORMAT </w:instrText>
      </w:r>
      <w:r w:rsidRPr="00306172">
        <w:rPr>
          <w:noProof/>
          <w:highlight w:val="yellow"/>
        </w:rPr>
      </w:r>
      <w:r w:rsidRPr="00306172">
        <w:rPr>
          <w:noProof/>
          <w:highlight w:val="yellow"/>
        </w:rPr>
        <w:fldChar w:fldCharType="separate"/>
      </w:r>
      <w:r w:rsidR="00832978" w:rsidRPr="00306172">
        <w:rPr>
          <w:highlight w:val="yellow"/>
        </w:rPr>
        <w:t>Table C-7</w:t>
      </w:r>
      <w:r w:rsidRPr="00306172">
        <w:rPr>
          <w:noProof/>
          <w:highlight w:val="yellow"/>
        </w:rPr>
        <w:fldChar w:fldCharType="end"/>
      </w:r>
      <w:r w:rsidRPr="00306172">
        <w:rPr>
          <w:noProof/>
          <w:highlight w:val="yellow"/>
        </w:rPr>
        <w:t>)</w:t>
      </w:r>
      <w:r w:rsidR="0096705E" w:rsidRPr="00306172">
        <w:rPr>
          <w:noProof/>
          <w:highlight w:val="yellow"/>
        </w:rPr>
        <w:t>.</w:t>
      </w:r>
      <w:r w:rsidRPr="00306172">
        <w:rPr>
          <w:noProof/>
          <w:highlight w:val="yellow"/>
        </w:rPr>
        <w:t xml:space="preserve"> Clicking on this indication should provide an </w:t>
      </w:r>
      <w:commentRangeStart w:id="1050"/>
      <w:r w:rsidRPr="00306172">
        <w:rPr>
          <w:noProof/>
          <w:highlight w:val="yellow"/>
        </w:rPr>
        <w:t>appropriate message to the user</w:t>
      </w:r>
      <w:r w:rsidR="00283991" w:rsidRPr="00306172">
        <w:rPr>
          <w:noProof/>
          <w:highlight w:val="yellow"/>
        </w:rPr>
        <w:t>, for example “This file type cannot be displayed on an ECDIS, but may be readable on other systems.”</w:t>
      </w:r>
      <w:commentRangeEnd w:id="1050"/>
      <w:r w:rsidR="00BD04E6" w:rsidRPr="00306172">
        <w:rPr>
          <w:rStyle w:val="CommentReference"/>
          <w:highlight w:val="yellow"/>
        </w:rPr>
        <w:commentReference w:id="1050"/>
      </w:r>
    </w:p>
    <w:p w14:paraId="336B4240" w14:textId="30F42931" w:rsidR="00321A92" w:rsidRPr="00D56521" w:rsidRDefault="00321A92" w:rsidP="00D56521">
      <w:pPr>
        <w:spacing w:after="120" w:line="240" w:lineRule="auto"/>
        <w:jc w:val="both"/>
        <w:rPr>
          <w:noProof/>
        </w:rPr>
      </w:pPr>
      <w:r w:rsidRPr="00D56521">
        <w:rPr>
          <w:noProof/>
        </w:rPr>
        <w:t xml:space="preserve">The </w:t>
      </w:r>
      <w:r w:rsidR="00F61ECC" w:rsidRPr="00D56521">
        <w:rPr>
          <w:noProof/>
        </w:rPr>
        <w:t>optional sub-</w:t>
      </w:r>
      <w:r w:rsidRPr="00D56521">
        <w:rPr>
          <w:noProof/>
        </w:rPr>
        <w:t xml:space="preserve">attribute </w:t>
      </w:r>
      <w:r w:rsidRPr="00D56521">
        <w:rPr>
          <w:i/>
          <w:iCs/>
          <w:noProof/>
        </w:rPr>
        <w:t>fileLocator</w:t>
      </w:r>
      <w:r w:rsidRPr="00D56521">
        <w:rPr>
          <w:noProof/>
        </w:rPr>
        <w:t xml:space="preserve"> is intended to indicate the location </w:t>
      </w:r>
      <w:r w:rsidR="00F61ECC" w:rsidRPr="00D56521">
        <w:rPr>
          <w:noProof/>
        </w:rPr>
        <w:t>of information relevant to the current feature within a larger file</w:t>
      </w:r>
      <w:r w:rsidR="000C04E3" w:rsidRPr="00D56521">
        <w:rPr>
          <w:noProof/>
        </w:rPr>
        <w:t xml:space="preserve">, and </w:t>
      </w:r>
      <w:r w:rsidR="00E92900" w:rsidRPr="00D56521">
        <w:rPr>
          <w:noProof/>
        </w:rPr>
        <w:t>can</w:t>
      </w:r>
      <w:r w:rsidR="000C04E3" w:rsidRPr="00D56521">
        <w:rPr>
          <w:noProof/>
        </w:rPr>
        <w:t xml:space="preserve"> be used to </w:t>
      </w:r>
      <w:r w:rsidR="00E92900" w:rsidRPr="00D56521">
        <w:rPr>
          <w:noProof/>
        </w:rPr>
        <w:t xml:space="preserve">automatically </w:t>
      </w:r>
      <w:r w:rsidR="000C04E3" w:rsidRPr="00D56521">
        <w:rPr>
          <w:noProof/>
        </w:rPr>
        <w:t xml:space="preserve">position the </w:t>
      </w:r>
      <w:r w:rsidR="00E92900" w:rsidRPr="00D56521">
        <w:rPr>
          <w:noProof/>
        </w:rPr>
        <w:t>text</w:t>
      </w:r>
      <w:r w:rsidR="0075505A" w:rsidRPr="00D56521">
        <w:rPr>
          <w:noProof/>
        </w:rPr>
        <w:t xml:space="preserve"> view</w:t>
      </w:r>
      <w:r w:rsidR="00E92900" w:rsidRPr="00D56521">
        <w:rPr>
          <w:noProof/>
        </w:rPr>
        <w:t>er at the correct place in a large file</w:t>
      </w:r>
      <w:r w:rsidR="00F61ECC" w:rsidRPr="00D56521">
        <w:rPr>
          <w:noProof/>
        </w:rPr>
        <w:t xml:space="preserve">. Manufacturers should not assume that the content of </w:t>
      </w:r>
      <w:r w:rsidR="00F61ECC" w:rsidRPr="00D56521">
        <w:rPr>
          <w:i/>
          <w:iCs/>
          <w:noProof/>
        </w:rPr>
        <w:t>filelocator</w:t>
      </w:r>
      <w:r w:rsidR="00F61ECC" w:rsidRPr="00D56521">
        <w:rPr>
          <w:noProof/>
        </w:rPr>
        <w:t xml:space="preserve"> will be human-readable</w:t>
      </w:r>
      <w:r w:rsidR="0010661D" w:rsidRPr="00D56521">
        <w:rPr>
          <w:noProof/>
        </w:rPr>
        <w:t>.</w:t>
      </w:r>
      <w:r w:rsidR="0075505A" w:rsidRPr="00D56521">
        <w:rPr>
          <w:noProof/>
        </w:rPr>
        <w:t xml:space="preserve"> The content of </w:t>
      </w:r>
      <w:r w:rsidR="0075505A" w:rsidRPr="00D56521">
        <w:rPr>
          <w:i/>
          <w:iCs/>
          <w:noProof/>
        </w:rPr>
        <w:t>fileLocator</w:t>
      </w:r>
      <w:r w:rsidR="0075505A" w:rsidRPr="00D56521">
        <w:rPr>
          <w:noProof/>
        </w:rPr>
        <w:t xml:space="preserve"> should be interpreted according to </w:t>
      </w:r>
      <w:r w:rsidR="005A51AC" w:rsidRPr="00D56521">
        <w:rPr>
          <w:noProof/>
        </w:rPr>
        <w:fldChar w:fldCharType="begin"/>
      </w:r>
      <w:r w:rsidR="005A51AC" w:rsidRPr="00D56521">
        <w:rPr>
          <w:noProof/>
        </w:rPr>
        <w:instrText xml:space="preserve"> REF _Ref47294260 \h </w:instrText>
      </w:r>
      <w:r w:rsidR="00D56521" w:rsidRPr="00D56521">
        <w:rPr>
          <w:noProof/>
        </w:rPr>
        <w:instrText xml:space="preserve"> \* MERGEFORMAT </w:instrText>
      </w:r>
      <w:r w:rsidR="005A51AC" w:rsidRPr="00D56521">
        <w:rPr>
          <w:noProof/>
        </w:rPr>
      </w:r>
      <w:r w:rsidR="005A51AC" w:rsidRPr="00D56521">
        <w:rPr>
          <w:noProof/>
        </w:rPr>
        <w:fldChar w:fldCharType="separate"/>
      </w:r>
      <w:r w:rsidR="00832978" w:rsidRPr="00D56521">
        <w:t xml:space="preserve">Table </w:t>
      </w:r>
      <w:r w:rsidR="00832978">
        <w:t>C-20</w:t>
      </w:r>
      <w:r w:rsidR="005A51AC" w:rsidRPr="00D56521">
        <w:rPr>
          <w:noProof/>
        </w:rPr>
        <w:fldChar w:fldCharType="end"/>
      </w:r>
      <w:r w:rsidR="005A51AC" w:rsidRPr="00D56521">
        <w:rPr>
          <w:noProof/>
        </w:rPr>
        <w:t>.</w:t>
      </w:r>
      <w:r w:rsidR="009265AC" w:rsidRPr="00D56521">
        <w:rPr>
          <w:noProof/>
        </w:rPr>
        <w:t xml:space="preserve"> If </w:t>
      </w:r>
      <w:r w:rsidR="00E92900" w:rsidRPr="00D56521">
        <w:rPr>
          <w:noProof/>
        </w:rPr>
        <w:t xml:space="preserve">this attribute is </w:t>
      </w:r>
      <w:r w:rsidR="009265AC" w:rsidRPr="00D56521">
        <w:rPr>
          <w:noProof/>
        </w:rPr>
        <w:t>present</w:t>
      </w:r>
      <w:r w:rsidR="00E92900" w:rsidRPr="00D56521">
        <w:rPr>
          <w:noProof/>
        </w:rPr>
        <w:t xml:space="preserve"> and the file is large enough to require scrolling of the text viewer window/panel</w:t>
      </w:r>
      <w:r w:rsidR="009265AC" w:rsidRPr="00D56521">
        <w:rPr>
          <w:noProof/>
        </w:rPr>
        <w:t>, its use is encouraged, to save the mariner time in scrolling through possibly large amounts of text</w:t>
      </w:r>
      <w:ins w:id="1051" w:author="Raphael Malyankar" w:date="2023-09-01T01:09:00Z">
        <w:r w:rsidR="00DD34E4">
          <w:rPr>
            <w:noProof/>
          </w:rPr>
          <w:t xml:space="preserve">; however, in that case plain text files should </w:t>
        </w:r>
        <w:commentRangeStart w:id="1052"/>
        <w:r w:rsidR="00DD34E4">
          <w:rPr>
            <w:noProof/>
          </w:rPr>
          <w:t xml:space="preserve">be </w:t>
        </w:r>
      </w:ins>
      <w:ins w:id="1053" w:author="Raphael Malyankar" w:date="2023-09-01T01:11:00Z">
        <w:r w:rsidR="00DD34E4">
          <w:rPr>
            <w:noProof/>
          </w:rPr>
          <w:t>converted</w:t>
        </w:r>
      </w:ins>
      <w:ins w:id="1054" w:author="Raphael Malyankar" w:date="2023-09-01T01:09:00Z">
        <w:r w:rsidR="00DD34E4">
          <w:rPr>
            <w:noProof/>
          </w:rPr>
          <w:t xml:space="preserve"> </w:t>
        </w:r>
      </w:ins>
      <w:ins w:id="1055" w:author="Raphael Malyankar" w:date="2023-09-01T01:29:00Z">
        <w:r w:rsidR="00E22612">
          <w:rPr>
            <w:noProof/>
          </w:rPr>
          <w:t>to</w:t>
        </w:r>
      </w:ins>
      <w:ins w:id="1056" w:author="Raphael Malyankar" w:date="2023-09-01T01:09:00Z">
        <w:r w:rsidR="00DD34E4">
          <w:rPr>
            <w:noProof/>
          </w:rPr>
          <w:t xml:space="preserve"> HTML or XML, </w:t>
        </w:r>
      </w:ins>
      <w:commentRangeEnd w:id="1052"/>
      <w:r w:rsidR="00E31B18">
        <w:rPr>
          <w:rStyle w:val="CommentReference"/>
        </w:rPr>
        <w:commentReference w:id="1052"/>
      </w:r>
      <w:ins w:id="1057" w:author="Raphael Malyankar" w:date="2023-09-01T01:10:00Z">
        <w:r w:rsidR="00DD34E4">
          <w:rPr>
            <w:noProof/>
          </w:rPr>
          <w:t>for which</w:t>
        </w:r>
      </w:ins>
      <w:ins w:id="1058" w:author="Raphael Malyankar" w:date="2023-09-01T01:09:00Z">
        <w:r w:rsidR="00DD34E4">
          <w:rPr>
            <w:noProof/>
          </w:rPr>
          <w:t xml:space="preserve"> </w:t>
        </w:r>
      </w:ins>
      <w:ins w:id="1059" w:author="Raphael Malyankar" w:date="2023-09-01T01:11:00Z">
        <w:r w:rsidR="00DD34E4">
          <w:rPr>
            <w:noProof/>
          </w:rPr>
          <w:t xml:space="preserve">fragment identifiers are part of the respective </w:t>
        </w:r>
      </w:ins>
      <w:ins w:id="1060" w:author="Raphael Malyankar" w:date="2023-09-01T01:12:00Z">
        <w:r w:rsidR="00DD34E4">
          <w:rPr>
            <w:noProof/>
          </w:rPr>
          <w:t xml:space="preserve">specifications and more amenable to programmatic use than </w:t>
        </w:r>
      </w:ins>
      <w:ins w:id="1061" w:author="Raphael Malyankar" w:date="2023-09-01T01:30:00Z">
        <w:r w:rsidR="00365C3B">
          <w:rPr>
            <w:noProof/>
          </w:rPr>
          <w:t xml:space="preserve">integer </w:t>
        </w:r>
        <w:r w:rsidR="00E22612">
          <w:rPr>
            <w:noProof/>
          </w:rPr>
          <w:t>offsets</w:t>
        </w:r>
      </w:ins>
      <w:ins w:id="1062" w:author="Raphael Malyankar" w:date="2023-09-01T01:29:00Z">
        <w:r w:rsidR="00E22612">
          <w:rPr>
            <w:noProof/>
          </w:rPr>
          <w:t xml:space="preserve"> </w:t>
        </w:r>
      </w:ins>
      <w:ins w:id="1063" w:author="Raphael Malyankar" w:date="2023-09-01T01:12:00Z">
        <w:r w:rsidR="00DD34E4">
          <w:rPr>
            <w:noProof/>
          </w:rPr>
          <w:t>for plain text.</w:t>
        </w:r>
      </w:ins>
      <w:ins w:id="1064" w:author="Raphael Malyankar" w:date="2023-09-01T01:10:00Z">
        <w:r w:rsidR="00DD34E4">
          <w:rPr>
            <w:noProof/>
          </w:rPr>
          <w:t xml:space="preserve"> </w:t>
        </w:r>
      </w:ins>
      <w:del w:id="1065" w:author="Raphael Malyankar" w:date="2023-09-01T01:09:00Z">
        <w:r w:rsidR="009265AC" w:rsidRPr="00D56521" w:rsidDel="00DD34E4">
          <w:rPr>
            <w:noProof/>
          </w:rPr>
          <w:delText>.</w:delText>
        </w:r>
      </w:del>
    </w:p>
    <w:tbl>
      <w:tblPr>
        <w:tblStyle w:val="TableGrid"/>
        <w:tblW w:w="0" w:type="auto"/>
        <w:jc w:val="center"/>
        <w:tblLayout w:type="fixed"/>
        <w:tblCellMar>
          <w:left w:w="115" w:type="dxa"/>
          <w:right w:w="115" w:type="dxa"/>
        </w:tblCellMar>
        <w:tblLook w:val="04A0" w:firstRow="1" w:lastRow="0" w:firstColumn="1" w:lastColumn="0" w:noHBand="0" w:noVBand="1"/>
      </w:tblPr>
      <w:tblGrid>
        <w:gridCol w:w="1413"/>
        <w:gridCol w:w="7683"/>
      </w:tblGrid>
      <w:tr w:rsidR="0075505A" w:rsidRPr="00D56521" w14:paraId="5CB010F8" w14:textId="77777777" w:rsidTr="00F42179">
        <w:trPr>
          <w:cantSplit/>
          <w:tblHeader/>
          <w:jc w:val="center"/>
        </w:trPr>
        <w:tc>
          <w:tcPr>
            <w:tcW w:w="1413" w:type="dxa"/>
            <w:shd w:val="clear" w:color="auto" w:fill="D9D9D9" w:themeFill="background1" w:themeFillShade="D9"/>
          </w:tcPr>
          <w:p w14:paraId="2AF91C9D" w14:textId="2BB7F510" w:rsidR="0075505A" w:rsidRPr="00D56521" w:rsidRDefault="005A51AC" w:rsidP="001F3AB9">
            <w:pPr>
              <w:spacing w:before="60" w:after="60"/>
              <w:rPr>
                <w:b/>
                <w:bCs/>
                <w:noProof/>
              </w:rPr>
            </w:pPr>
            <w:r w:rsidRPr="00D56521">
              <w:rPr>
                <w:b/>
                <w:bCs/>
                <w:noProof/>
              </w:rPr>
              <w:t xml:space="preserve">File </w:t>
            </w:r>
            <w:r w:rsidR="0075505A" w:rsidRPr="00D56521">
              <w:rPr>
                <w:b/>
                <w:bCs/>
                <w:noProof/>
              </w:rPr>
              <w:t>Format</w:t>
            </w:r>
          </w:p>
        </w:tc>
        <w:tc>
          <w:tcPr>
            <w:tcW w:w="7683" w:type="dxa"/>
            <w:shd w:val="clear" w:color="auto" w:fill="D9D9D9" w:themeFill="background1" w:themeFillShade="D9"/>
          </w:tcPr>
          <w:p w14:paraId="65648786" w14:textId="77777777" w:rsidR="0075505A" w:rsidRPr="00D56521" w:rsidRDefault="0075505A" w:rsidP="001F3AB9">
            <w:pPr>
              <w:spacing w:before="60" w:after="60"/>
              <w:rPr>
                <w:b/>
                <w:bCs/>
                <w:noProof/>
              </w:rPr>
            </w:pPr>
            <w:r w:rsidRPr="00D56521">
              <w:rPr>
                <w:b/>
                <w:bCs/>
                <w:noProof/>
              </w:rPr>
              <w:t xml:space="preserve">Interpretation of </w:t>
            </w:r>
            <w:r w:rsidRPr="00D56521">
              <w:rPr>
                <w:b/>
                <w:bCs/>
                <w:i/>
                <w:iCs/>
                <w:noProof/>
              </w:rPr>
              <w:t>fileLocator</w:t>
            </w:r>
            <w:r w:rsidRPr="00D56521">
              <w:rPr>
                <w:b/>
                <w:bCs/>
                <w:noProof/>
              </w:rPr>
              <w:t xml:space="preserve"> content</w:t>
            </w:r>
          </w:p>
        </w:tc>
      </w:tr>
      <w:tr w:rsidR="00D16EEC" w:rsidRPr="00D56521" w14:paraId="1F2AD9C7" w14:textId="77777777" w:rsidTr="001F3AB9">
        <w:trPr>
          <w:cantSplit/>
          <w:jc w:val="center"/>
        </w:trPr>
        <w:tc>
          <w:tcPr>
            <w:tcW w:w="1413" w:type="dxa"/>
            <w:vMerge w:val="restart"/>
            <w:vAlign w:val="center"/>
          </w:tcPr>
          <w:p w14:paraId="6987EC82" w14:textId="77777777" w:rsidR="00D16EEC" w:rsidRPr="00D56521" w:rsidRDefault="00D16EEC" w:rsidP="001F3AB9">
            <w:pPr>
              <w:spacing w:before="60" w:after="60"/>
              <w:rPr>
                <w:noProof/>
              </w:rPr>
            </w:pPr>
            <w:r w:rsidRPr="00D56521">
              <w:rPr>
                <w:noProof/>
              </w:rPr>
              <w:t>Text</w:t>
            </w:r>
          </w:p>
        </w:tc>
        <w:tc>
          <w:tcPr>
            <w:tcW w:w="7683" w:type="dxa"/>
          </w:tcPr>
          <w:p w14:paraId="0D7A12AB" w14:textId="4F281848" w:rsidR="00D16EEC" w:rsidRPr="00D56521" w:rsidRDefault="00D16EEC" w:rsidP="001F3AB9">
            <w:pPr>
              <w:spacing w:before="60" w:after="60"/>
              <w:rPr>
                <w:noProof/>
              </w:rPr>
            </w:pPr>
            <w:r w:rsidRPr="00D56521">
              <w:rPr>
                <w:noProof/>
              </w:rPr>
              <w:t>Integer value</w:t>
            </w:r>
            <w:r w:rsidR="00D870B9" w:rsidRPr="00D56521">
              <w:rPr>
                <w:noProof/>
              </w:rPr>
              <w:t xml:space="preserve"> of fileLocator</w:t>
            </w:r>
            <w:r w:rsidRPr="00D56521">
              <w:rPr>
                <w:noProof/>
              </w:rPr>
              <w:t>: The offset of the start of the section relative to the beginning of the file (the first character in the file has offset 0).</w:t>
            </w:r>
            <w:r w:rsidR="00530D40" w:rsidRPr="00D56521">
              <w:rPr>
                <w:noProof/>
              </w:rPr>
              <w:t xml:space="preserve"> This can be used to position the view at a specific place in a long text document.</w:t>
            </w:r>
          </w:p>
        </w:tc>
      </w:tr>
      <w:tr w:rsidR="00D16EEC" w:rsidRPr="00D56521" w14:paraId="080DAC5E" w14:textId="77777777" w:rsidTr="001F3AB9">
        <w:trPr>
          <w:cantSplit/>
          <w:jc w:val="center"/>
        </w:trPr>
        <w:tc>
          <w:tcPr>
            <w:tcW w:w="1413" w:type="dxa"/>
            <w:vMerge/>
          </w:tcPr>
          <w:p w14:paraId="18AB0A74" w14:textId="77777777" w:rsidR="00D16EEC" w:rsidRPr="00D56521" w:rsidRDefault="00D16EEC" w:rsidP="001F3AB9">
            <w:pPr>
              <w:spacing w:before="60" w:after="60"/>
              <w:rPr>
                <w:noProof/>
              </w:rPr>
            </w:pPr>
          </w:p>
        </w:tc>
        <w:tc>
          <w:tcPr>
            <w:tcW w:w="7683" w:type="dxa"/>
          </w:tcPr>
          <w:p w14:paraId="74BCBF8E" w14:textId="34393FA2" w:rsidR="00D16EEC" w:rsidRPr="00D56521" w:rsidRDefault="00D16EEC" w:rsidP="001F3AB9">
            <w:pPr>
              <w:spacing w:before="60" w:after="60"/>
              <w:rPr>
                <w:noProof/>
              </w:rPr>
            </w:pPr>
            <w:r w:rsidRPr="00D56521">
              <w:rPr>
                <w:noProof/>
              </w:rPr>
              <w:t>Text value</w:t>
            </w:r>
            <w:r w:rsidR="00D870B9" w:rsidRPr="00D56521">
              <w:rPr>
                <w:noProof/>
              </w:rPr>
              <w:t xml:space="preserve"> of fileLocator</w:t>
            </w:r>
            <w:r w:rsidRPr="00D56521">
              <w:rPr>
                <w:noProof/>
              </w:rPr>
              <w:t>: Section heading; clause heading or number; page number, etc.</w:t>
            </w:r>
            <w:r w:rsidR="005A51AC" w:rsidRPr="00D56521">
              <w:rPr>
                <w:noProof/>
              </w:rPr>
              <w:t xml:space="preserve"> This cannot be used to position the view at the </w:t>
            </w:r>
            <w:r w:rsidR="00530D40" w:rsidRPr="00D56521">
              <w:rPr>
                <w:noProof/>
              </w:rPr>
              <w:t>section, clause, page, etc</w:t>
            </w:r>
            <w:r w:rsidR="005A51AC" w:rsidRPr="00D56521">
              <w:rPr>
                <w:noProof/>
              </w:rPr>
              <w:t>.</w:t>
            </w:r>
          </w:p>
        </w:tc>
      </w:tr>
      <w:tr w:rsidR="0075505A" w:rsidRPr="00D56521" w14:paraId="5710DFCA" w14:textId="77777777" w:rsidTr="001F3AB9">
        <w:trPr>
          <w:cantSplit/>
          <w:jc w:val="center"/>
        </w:trPr>
        <w:tc>
          <w:tcPr>
            <w:tcW w:w="1413" w:type="dxa"/>
            <w:vAlign w:val="center"/>
          </w:tcPr>
          <w:p w14:paraId="49F16ED9" w14:textId="77777777" w:rsidR="0075505A" w:rsidRPr="00D56521" w:rsidRDefault="0075505A" w:rsidP="001F3AB9">
            <w:pPr>
              <w:spacing w:before="60" w:after="60"/>
              <w:rPr>
                <w:noProof/>
              </w:rPr>
            </w:pPr>
            <w:r w:rsidRPr="00D56521">
              <w:rPr>
                <w:noProof/>
              </w:rPr>
              <w:t>HTML</w:t>
            </w:r>
          </w:p>
        </w:tc>
        <w:tc>
          <w:tcPr>
            <w:tcW w:w="7683" w:type="dxa"/>
          </w:tcPr>
          <w:p w14:paraId="180A1D40" w14:textId="3C4F2800" w:rsidR="0075505A" w:rsidRPr="00D56521" w:rsidRDefault="0075505A" w:rsidP="001F3AB9">
            <w:pPr>
              <w:spacing w:before="60" w:after="60"/>
              <w:rPr>
                <w:noProof/>
              </w:rPr>
            </w:pPr>
            <w:r w:rsidRPr="00D56521">
              <w:rPr>
                <w:noProof/>
              </w:rPr>
              <w:t>HTML fragment identifier</w:t>
            </w:r>
            <w:r w:rsidR="001F3AB9">
              <w:rPr>
                <w:noProof/>
              </w:rPr>
              <w:t>:</w:t>
            </w:r>
            <w:r w:rsidR="00D16EEC" w:rsidRPr="00D56521">
              <w:rPr>
                <w:noProof/>
              </w:rPr>
              <w:t xml:space="preserve"> </w:t>
            </w:r>
            <w:r w:rsidR="001F3AB9">
              <w:rPr>
                <w:noProof/>
              </w:rPr>
              <w:t>T</w:t>
            </w:r>
            <w:r w:rsidR="00D16EEC" w:rsidRPr="00D56521">
              <w:rPr>
                <w:noProof/>
              </w:rPr>
              <w:t>his is</w:t>
            </w:r>
            <w:r w:rsidRPr="00D56521">
              <w:rPr>
                <w:noProof/>
              </w:rPr>
              <w:t xml:space="preserve"> the value of the </w:t>
            </w:r>
            <w:r w:rsidRPr="00D56521">
              <w:rPr>
                <w:i/>
                <w:iCs/>
                <w:noProof/>
              </w:rPr>
              <w:t>name</w:t>
            </w:r>
            <w:r w:rsidRPr="00D56521">
              <w:rPr>
                <w:noProof/>
              </w:rPr>
              <w:t xml:space="preserve"> or </w:t>
            </w:r>
            <w:r w:rsidRPr="00D56521">
              <w:rPr>
                <w:i/>
                <w:iCs/>
                <w:noProof/>
              </w:rPr>
              <w:t>id</w:t>
            </w:r>
            <w:r w:rsidRPr="00D56521">
              <w:rPr>
                <w:noProof/>
              </w:rPr>
              <w:t xml:space="preserve"> attribute of </w:t>
            </w:r>
            <w:r w:rsidR="00D16EEC" w:rsidRPr="00D56521">
              <w:rPr>
                <w:noProof/>
              </w:rPr>
              <w:t>an</w:t>
            </w:r>
            <w:r w:rsidRPr="00D56521">
              <w:rPr>
                <w:noProof/>
              </w:rPr>
              <w:t xml:space="preserve"> </w:t>
            </w:r>
            <w:r w:rsidR="00D16EEC" w:rsidRPr="00D56521">
              <w:rPr>
                <w:noProof/>
              </w:rPr>
              <w:t>HTML element</w:t>
            </w:r>
            <w:r w:rsidRPr="00D56521">
              <w:rPr>
                <w:noProof/>
              </w:rPr>
              <w:t xml:space="preserve"> </w:t>
            </w:r>
            <w:r w:rsidR="00D16EEC" w:rsidRPr="00D56521">
              <w:rPr>
                <w:noProof/>
              </w:rPr>
              <w:t xml:space="preserve">in the file </w:t>
            </w:r>
            <w:r w:rsidRPr="00D56521">
              <w:rPr>
                <w:noProof/>
              </w:rPr>
              <w:t>(as defined in the relevant HTML specification).</w:t>
            </w:r>
            <w:r w:rsidR="00C35057" w:rsidRPr="00D56521">
              <w:rPr>
                <w:noProof/>
              </w:rPr>
              <w:t xml:space="preserve"> Browsers can use this to position the viewer at a </w:t>
            </w:r>
            <w:r w:rsidR="00530D40" w:rsidRPr="00D56521">
              <w:rPr>
                <w:noProof/>
              </w:rPr>
              <w:t>unique</w:t>
            </w:r>
            <w:r w:rsidR="00C35057" w:rsidRPr="00D56521">
              <w:rPr>
                <w:noProof/>
              </w:rPr>
              <w:t xml:space="preserve"> location in the document.</w:t>
            </w:r>
          </w:p>
        </w:tc>
      </w:tr>
      <w:tr w:rsidR="0075505A" w:rsidRPr="00D56521" w14:paraId="69A871F5" w14:textId="77777777" w:rsidTr="001F3AB9">
        <w:trPr>
          <w:cantSplit/>
          <w:jc w:val="center"/>
        </w:trPr>
        <w:tc>
          <w:tcPr>
            <w:tcW w:w="1413" w:type="dxa"/>
            <w:vAlign w:val="center"/>
          </w:tcPr>
          <w:p w14:paraId="3D66236C" w14:textId="77777777" w:rsidR="0075505A" w:rsidRPr="00D56521" w:rsidRDefault="0075505A" w:rsidP="001F3AB9">
            <w:pPr>
              <w:keepNext/>
              <w:keepLines/>
              <w:spacing w:before="60" w:after="60"/>
              <w:rPr>
                <w:noProof/>
              </w:rPr>
            </w:pPr>
            <w:commentRangeStart w:id="1066"/>
            <w:r w:rsidRPr="00D56521">
              <w:rPr>
                <w:noProof/>
              </w:rPr>
              <w:t>XML</w:t>
            </w:r>
          </w:p>
        </w:tc>
        <w:tc>
          <w:tcPr>
            <w:tcW w:w="7683" w:type="dxa"/>
          </w:tcPr>
          <w:p w14:paraId="7C371EE0" w14:textId="6DF2118E" w:rsidR="0075505A" w:rsidRPr="00D56521" w:rsidRDefault="0075505A" w:rsidP="001F3AB9">
            <w:pPr>
              <w:keepNext/>
              <w:keepLines/>
              <w:spacing w:before="60" w:after="60"/>
              <w:rPr>
                <w:noProof/>
              </w:rPr>
            </w:pPr>
            <w:r w:rsidRPr="00D56521">
              <w:rPr>
                <w:noProof/>
              </w:rPr>
              <w:t>XML fragment identifier as defined in the relevant specificati</w:t>
            </w:r>
            <w:r w:rsidR="001F3AB9">
              <w:rPr>
                <w:noProof/>
              </w:rPr>
              <w:t>on;</w:t>
            </w:r>
            <w:r w:rsidRPr="00D56521">
              <w:rPr>
                <w:noProof/>
              </w:rPr>
              <w:t xml:space="preserve"> </w:t>
            </w:r>
            <w:r w:rsidR="001F3AB9">
              <w:rPr>
                <w:noProof/>
              </w:rPr>
              <w:t>for example</w:t>
            </w:r>
            <w:r w:rsidRPr="00D56521">
              <w:rPr>
                <w:noProof/>
              </w:rPr>
              <w:t xml:space="preserve">, the value of an </w:t>
            </w:r>
            <w:r w:rsidRPr="00D56521">
              <w:rPr>
                <w:i/>
                <w:iCs/>
                <w:noProof/>
              </w:rPr>
              <w:t>xml:id</w:t>
            </w:r>
            <w:r w:rsidRPr="00D56521">
              <w:rPr>
                <w:noProof/>
              </w:rPr>
              <w:t xml:space="preserve"> attribute</w:t>
            </w:r>
            <w:r w:rsidR="005A51AC" w:rsidRPr="00D56521">
              <w:rPr>
                <w:noProof/>
              </w:rPr>
              <w:t xml:space="preserve"> of an element in the file</w:t>
            </w:r>
            <w:r w:rsidRPr="00D56521">
              <w:rPr>
                <w:noProof/>
              </w:rPr>
              <w:t>.</w:t>
            </w:r>
            <w:r w:rsidR="00C35057" w:rsidRPr="00D56521">
              <w:rPr>
                <w:noProof/>
              </w:rPr>
              <w:t xml:space="preserve"> As in HTML, this</w:t>
            </w:r>
            <w:r w:rsidR="00530D40" w:rsidRPr="00D56521">
              <w:rPr>
                <w:noProof/>
              </w:rPr>
              <w:t xml:space="preserve"> identifies a unique </w:t>
            </w:r>
            <w:commentRangeEnd w:id="1066"/>
            <w:r w:rsidR="00E31B18">
              <w:rPr>
                <w:rStyle w:val="CommentReference"/>
              </w:rPr>
              <w:commentReference w:id="1066"/>
            </w:r>
          </w:p>
        </w:tc>
      </w:tr>
    </w:tbl>
    <w:p w14:paraId="6A64CDDE" w14:textId="0B2A36D5" w:rsidR="0075505A" w:rsidRPr="00D56521" w:rsidRDefault="0075505A" w:rsidP="001F3AB9">
      <w:pPr>
        <w:pStyle w:val="Caption"/>
        <w:spacing w:after="120" w:line="240" w:lineRule="auto"/>
        <w:jc w:val="center"/>
      </w:pPr>
      <w:bookmarkStart w:id="1067" w:name="_Ref47294260"/>
      <w:r w:rsidRPr="00D56521">
        <w:t xml:space="preserve">Table </w:t>
      </w:r>
      <w:r w:rsidR="001F3AB9">
        <w:t>C-</w:t>
      </w:r>
      <w:r w:rsidR="00331A1D" w:rsidRPr="00D56521">
        <w:fldChar w:fldCharType="begin"/>
      </w:r>
      <w:r w:rsidR="00331A1D" w:rsidRPr="00D56521">
        <w:instrText xml:space="preserve"> SEQ Table \* ARABIC </w:instrText>
      </w:r>
      <w:r w:rsidR="00331A1D" w:rsidRPr="00D56521">
        <w:fldChar w:fldCharType="separate"/>
      </w:r>
      <w:r w:rsidR="00832978">
        <w:rPr>
          <w:noProof/>
        </w:rPr>
        <w:t>20</w:t>
      </w:r>
      <w:r w:rsidR="00331A1D" w:rsidRPr="00D56521">
        <w:fldChar w:fldCharType="end"/>
      </w:r>
      <w:bookmarkEnd w:id="1067"/>
      <w:r w:rsidRPr="00D56521">
        <w:t xml:space="preserve"> - Interpretation of </w:t>
      </w:r>
      <w:proofErr w:type="spellStart"/>
      <w:r w:rsidRPr="00D56521">
        <w:rPr>
          <w:i/>
          <w:iCs/>
        </w:rPr>
        <w:t>fileLocator</w:t>
      </w:r>
      <w:proofErr w:type="spellEnd"/>
      <w:r w:rsidRPr="00D56521">
        <w:t xml:space="preserve"> attribute</w:t>
      </w:r>
    </w:p>
    <w:p w14:paraId="4E960098" w14:textId="6BA19EF5" w:rsidR="0010661D" w:rsidRPr="00D56521" w:rsidRDefault="00683E3B" w:rsidP="001F3AB9">
      <w:pPr>
        <w:spacing w:after="120" w:line="240" w:lineRule="auto"/>
        <w:jc w:val="both"/>
        <w:rPr>
          <w:noProof/>
        </w:rPr>
      </w:pPr>
      <w:r w:rsidRPr="00D56521">
        <w:rPr>
          <w:noProof/>
        </w:rPr>
        <w:t>Additional information should be displayed in the current language of the display (the language sub-attribute of information is provided). If information in the current language is not encoded in the data</w:t>
      </w:r>
      <w:r w:rsidR="005301F8" w:rsidRPr="00D56521">
        <w:rPr>
          <w:noProof/>
        </w:rPr>
        <w:t>, the English version should be displayed.</w:t>
      </w:r>
    </w:p>
    <w:p w14:paraId="0AD02D45" w14:textId="5D530CDB" w:rsidR="00BE0A00" w:rsidRDefault="00060F67" w:rsidP="001F3AB9">
      <w:pPr>
        <w:spacing w:after="120" w:line="240" w:lineRule="auto"/>
        <w:jc w:val="both"/>
        <w:rPr>
          <w:ins w:id="1068" w:author="jonathan pritchard" w:date="2024-05-20T15:53:00Z" w16du:dateUtc="2024-05-20T14:53:00Z"/>
          <w:noProof/>
        </w:rPr>
      </w:pPr>
      <w:r w:rsidRPr="00D56521">
        <w:rPr>
          <w:noProof/>
        </w:rPr>
        <w:t>Final d</w:t>
      </w:r>
      <w:r w:rsidR="00683E3B" w:rsidRPr="00D56521">
        <w:rPr>
          <w:noProof/>
        </w:rPr>
        <w:t xml:space="preserve">etermination of the </w:t>
      </w:r>
      <w:r w:rsidR="004D5B5E" w:rsidRPr="00D56521">
        <w:rPr>
          <w:noProof/>
        </w:rPr>
        <w:t>presentation</w:t>
      </w:r>
      <w:r w:rsidRPr="00D56521">
        <w:rPr>
          <w:noProof/>
        </w:rPr>
        <w:t xml:space="preserve"> type</w:t>
      </w:r>
      <w:r w:rsidR="004D5B5E" w:rsidRPr="00D56521">
        <w:rPr>
          <w:noProof/>
        </w:rPr>
        <w:t xml:space="preserve"> (hover box, side panel, etc.)</w:t>
      </w:r>
      <w:r w:rsidRPr="00D56521">
        <w:rPr>
          <w:noProof/>
        </w:rPr>
        <w:t>, the proper size of the presentation,</w:t>
      </w:r>
      <w:r w:rsidR="00683E3B" w:rsidRPr="00D56521">
        <w:rPr>
          <w:noProof/>
        </w:rPr>
        <w:t xml:space="preserve"> </w:t>
      </w:r>
      <w:r w:rsidR="00FF2313" w:rsidRPr="00D56521">
        <w:rPr>
          <w:noProof/>
        </w:rPr>
        <w:t xml:space="preserve">its styling, </w:t>
      </w:r>
      <w:r w:rsidR="005301F8" w:rsidRPr="00D56521">
        <w:rPr>
          <w:noProof/>
        </w:rPr>
        <w:t xml:space="preserve">and the arrangement </w:t>
      </w:r>
      <w:r w:rsidR="00321A92" w:rsidRPr="00D56521">
        <w:rPr>
          <w:noProof/>
        </w:rPr>
        <w:t xml:space="preserve">and formatting </w:t>
      </w:r>
      <w:r w:rsidR="005301F8" w:rsidRPr="00D56521">
        <w:rPr>
          <w:noProof/>
        </w:rPr>
        <w:t xml:space="preserve">of its content </w:t>
      </w:r>
      <w:r w:rsidR="00FF2313" w:rsidRPr="00D56521">
        <w:rPr>
          <w:noProof/>
        </w:rPr>
        <w:t>rests with the</w:t>
      </w:r>
      <w:r w:rsidR="00683E3B" w:rsidRPr="00D56521">
        <w:rPr>
          <w:noProof/>
        </w:rPr>
        <w:t xml:space="preserve"> manufacturer</w:t>
      </w:r>
      <w:r w:rsidRPr="00D56521">
        <w:rPr>
          <w:noProof/>
        </w:rPr>
        <w:t>.</w:t>
      </w:r>
      <w:r w:rsidR="00FF2313" w:rsidRPr="00D56521">
        <w:rPr>
          <w:noProof/>
        </w:rPr>
        <w:t xml:space="preserve"> </w:t>
      </w:r>
      <w:r w:rsidR="00FF2313" w:rsidRPr="00D56521">
        <w:rPr>
          <w:noProof/>
        </w:rPr>
        <w:lastRenderedPageBreak/>
        <w:t>ECDIS manufacturers should provide appropriate solutions that enable text information to be displayed without affecting the night vision of the user.</w:t>
      </w:r>
    </w:p>
    <w:p w14:paraId="2BE81D34" w14:textId="77777777" w:rsidR="00884FFF" w:rsidRDefault="00884FFF" w:rsidP="001F3AB9">
      <w:pPr>
        <w:spacing w:after="120" w:line="240" w:lineRule="auto"/>
        <w:jc w:val="both"/>
        <w:rPr>
          <w:noProof/>
        </w:rPr>
      </w:pPr>
    </w:p>
    <w:p w14:paraId="041E43B5" w14:textId="77777777" w:rsidR="001F3AB9" w:rsidRPr="00D56521" w:rsidRDefault="001F3AB9" w:rsidP="001F3AB9">
      <w:pPr>
        <w:spacing w:after="120" w:line="240" w:lineRule="auto"/>
        <w:jc w:val="both"/>
        <w:rPr>
          <w:noProof/>
        </w:rPr>
      </w:pPr>
    </w:p>
    <w:p w14:paraId="641A8E71" w14:textId="442B390A" w:rsidR="00007DC7" w:rsidRPr="00D56521" w:rsidRDefault="00007DC7" w:rsidP="00306172">
      <w:pPr>
        <w:pStyle w:val="Heading2"/>
        <w:rPr>
          <w:noProof/>
        </w:rPr>
      </w:pPr>
      <w:bookmarkStart w:id="1069" w:name="_Toc99104596"/>
      <w:bookmarkStart w:id="1070" w:name="_Toc99105049"/>
      <w:bookmarkStart w:id="1071" w:name="_Ref47357379"/>
      <w:bookmarkStart w:id="1072" w:name="_Toc144421304"/>
      <w:bookmarkEnd w:id="1069"/>
      <w:bookmarkEnd w:id="1070"/>
      <w:r w:rsidRPr="00D56521">
        <w:rPr>
          <w:noProof/>
        </w:rPr>
        <w:t>Graphics</w:t>
      </w:r>
      <w:bookmarkEnd w:id="1071"/>
      <w:bookmarkEnd w:id="1072"/>
    </w:p>
    <w:p w14:paraId="7770BE7A" w14:textId="25D2CA3C" w:rsidR="003B0A7C" w:rsidRPr="00D56521" w:rsidRDefault="00007DC7" w:rsidP="002F5940">
      <w:pPr>
        <w:spacing w:after="120" w:line="240" w:lineRule="auto"/>
        <w:jc w:val="both"/>
      </w:pPr>
      <w:commentRangeStart w:id="1073"/>
      <w:commentRangeStart w:id="1074"/>
      <w:r w:rsidRPr="00D56521">
        <w:t xml:space="preserve">S-101 datasets encode graphical information such as diagrams and photographs </w:t>
      </w:r>
      <w:r w:rsidR="003B0A7C" w:rsidRPr="00D56521">
        <w:t xml:space="preserve">in the simple attribute </w:t>
      </w:r>
      <w:proofErr w:type="spellStart"/>
      <w:r w:rsidR="003B0A7C" w:rsidRPr="00D56521">
        <w:rPr>
          <w:i/>
          <w:iCs/>
        </w:rPr>
        <w:t>pictorialRepresentation</w:t>
      </w:r>
      <w:proofErr w:type="spellEnd"/>
      <w:r w:rsidR="003B0A7C" w:rsidRPr="00D56521">
        <w:t xml:space="preserve">, which is bound to </w:t>
      </w:r>
      <w:r w:rsidR="002F5940">
        <w:t xml:space="preserve">feature types and </w:t>
      </w:r>
      <w:r w:rsidR="003B0A7C" w:rsidRPr="00D56521">
        <w:t xml:space="preserve">the information type </w:t>
      </w:r>
      <w:r w:rsidR="003B0A7C" w:rsidRPr="002F5940">
        <w:rPr>
          <w:b/>
          <w:iCs/>
        </w:rPr>
        <w:t>Nautical</w:t>
      </w:r>
      <w:r w:rsidR="002F5940">
        <w:rPr>
          <w:b/>
          <w:iCs/>
        </w:rPr>
        <w:t xml:space="preserve"> </w:t>
      </w:r>
      <w:r w:rsidR="003B0A7C" w:rsidRPr="002F5940">
        <w:rPr>
          <w:b/>
          <w:iCs/>
        </w:rPr>
        <w:t>Information</w:t>
      </w:r>
      <w:r w:rsidR="00D43782" w:rsidRPr="00D56521">
        <w:t xml:space="preserve"> in S-101</w:t>
      </w:r>
      <w:r w:rsidR="00AB4F4B" w:rsidRPr="00D56521">
        <w:t>.</w:t>
      </w:r>
      <w:r w:rsidR="003B0A7C" w:rsidRPr="00D56521">
        <w:t xml:space="preserve"> </w:t>
      </w:r>
      <w:r w:rsidR="00D43782" w:rsidRPr="00D56521">
        <w:t xml:space="preserve">The </w:t>
      </w:r>
      <w:proofErr w:type="spellStart"/>
      <w:r w:rsidR="00AB4F4B" w:rsidRPr="00D56521">
        <w:rPr>
          <w:i/>
          <w:iCs/>
        </w:rPr>
        <w:t>pictorialRepresentation</w:t>
      </w:r>
      <w:proofErr w:type="spellEnd"/>
      <w:r w:rsidR="00D43782" w:rsidRPr="00D56521">
        <w:t xml:space="preserve"> </w:t>
      </w:r>
      <w:r w:rsidR="00AB4F4B" w:rsidRPr="00D56521">
        <w:t xml:space="preserve">attribute contains </w:t>
      </w:r>
      <w:r w:rsidR="00D43782" w:rsidRPr="00D56521">
        <w:t xml:space="preserve">the name of a support file in an allowed graphics format. </w:t>
      </w:r>
      <w:r w:rsidR="003B0A7C" w:rsidRPr="00D56521">
        <w:t xml:space="preserve">Other data products may use the complex attribute </w:t>
      </w:r>
      <w:r w:rsidR="003B0A7C" w:rsidRPr="00D56521">
        <w:rPr>
          <w:i/>
          <w:iCs/>
        </w:rPr>
        <w:t>graphic</w:t>
      </w:r>
      <w:r w:rsidR="003B0A7C" w:rsidRPr="00D56521">
        <w:t xml:space="preserve">, which allows encoding descriptive information related to the picture, such as a caption, the date a photograph was taken, the aspect from which it was taken, etc. </w:t>
      </w:r>
      <w:r w:rsidR="00D43782" w:rsidRPr="00D56521">
        <w:t xml:space="preserve">This is in addition to encoding the name of the picture file in </w:t>
      </w:r>
      <w:proofErr w:type="spellStart"/>
      <w:r w:rsidR="00D43782" w:rsidRPr="00D56521">
        <w:rPr>
          <w:i/>
          <w:iCs/>
        </w:rPr>
        <w:t>pictorialRepresentation</w:t>
      </w:r>
      <w:proofErr w:type="spellEnd"/>
      <w:r w:rsidR="00D43782" w:rsidRPr="00D56521">
        <w:t>.</w:t>
      </w:r>
      <w:commentRangeEnd w:id="1073"/>
      <w:r w:rsidR="00374426">
        <w:rPr>
          <w:rStyle w:val="CommentReference"/>
        </w:rPr>
        <w:commentReference w:id="1073"/>
      </w:r>
      <w:commentRangeEnd w:id="1074"/>
      <w:r w:rsidR="00962051">
        <w:rPr>
          <w:rStyle w:val="CommentReference"/>
        </w:rPr>
        <w:commentReference w:id="1074"/>
      </w:r>
    </w:p>
    <w:p w14:paraId="72238E8D" w14:textId="794D444D" w:rsidR="00007DC7" w:rsidRPr="00D56521" w:rsidRDefault="00D43782" w:rsidP="002F5940">
      <w:pPr>
        <w:spacing w:after="120" w:line="240" w:lineRule="auto"/>
        <w:jc w:val="both"/>
      </w:pPr>
      <w:r w:rsidRPr="00D56521">
        <w:t>Pictorial</w:t>
      </w:r>
      <w:r w:rsidR="003B0A7C" w:rsidRPr="00D56521">
        <w:t xml:space="preserve"> information may be displayed in a hover box (see clause </w:t>
      </w:r>
      <w:r w:rsidR="00AB4F4B" w:rsidRPr="00D56521">
        <w:fldChar w:fldCharType="begin"/>
      </w:r>
      <w:r w:rsidR="00AB4F4B" w:rsidRPr="00D56521">
        <w:instrText xml:space="preserve"> REF _Ref47298226 \r \h </w:instrText>
      </w:r>
      <w:r w:rsidR="002F5940">
        <w:instrText xml:space="preserve"> \* MERGEFORMAT </w:instrText>
      </w:r>
      <w:r w:rsidR="00AB4F4B" w:rsidRPr="00D56521">
        <w:fldChar w:fldCharType="separate"/>
      </w:r>
      <w:r w:rsidR="00832978">
        <w:t>C-15.2.3</w:t>
      </w:r>
      <w:r w:rsidR="00AB4F4B" w:rsidRPr="00D56521">
        <w:fldChar w:fldCharType="end"/>
      </w:r>
      <w:r w:rsidR="003B0A7C" w:rsidRPr="00D56521">
        <w:t>)</w:t>
      </w:r>
      <w:r w:rsidR="00EF4C70" w:rsidRPr="00D56521">
        <w:t xml:space="preserve"> or side panel</w:t>
      </w:r>
      <w:r w:rsidR="00231952" w:rsidRPr="00D56521">
        <w:t>, or auxiliary display</w:t>
      </w:r>
      <w:r w:rsidR="003B0A7C" w:rsidRPr="00D56521">
        <w:t xml:space="preserve">. </w:t>
      </w:r>
      <w:r w:rsidR="00231952" w:rsidRPr="00D56521">
        <w:t>If a hover box is used, its size</w:t>
      </w:r>
      <w:r w:rsidR="003B0A7C" w:rsidRPr="00D56521">
        <w:t xml:space="preserve"> should not be excessive in proportion to the chart window</w:t>
      </w:r>
      <w:r w:rsidR="00231952" w:rsidRPr="00D56521">
        <w:t>, and</w:t>
      </w:r>
      <w:r w:rsidR="00EF4C70" w:rsidRPr="00D56521">
        <w:t xml:space="preserve"> it should </w:t>
      </w:r>
      <w:r w:rsidR="00AE762B" w:rsidRPr="00D56521">
        <w:t>be distanced</w:t>
      </w:r>
      <w:r w:rsidR="00EF4C70" w:rsidRPr="00D56521">
        <w:t xml:space="preserve"> </w:t>
      </w:r>
      <w:r w:rsidR="00AE762B" w:rsidRPr="00D56521">
        <w:t>from</w:t>
      </w:r>
      <w:r w:rsidR="00EF4C70" w:rsidRPr="00D56521">
        <w:t xml:space="preserve"> own ship</w:t>
      </w:r>
      <w:r w:rsidR="00AE762B" w:rsidRPr="00D56521">
        <w:t xml:space="preserve">, </w:t>
      </w:r>
      <w:r w:rsidR="00EF4C70" w:rsidRPr="00D56521">
        <w:t>planned track</w:t>
      </w:r>
      <w:r w:rsidR="00AE762B" w:rsidRPr="00D56521">
        <w:t>, alerts</w:t>
      </w:r>
      <w:r w:rsidR="00EF4C70" w:rsidRPr="00D56521">
        <w:t xml:space="preserve"> </w:t>
      </w:r>
      <w:r w:rsidR="00AE762B" w:rsidRPr="00D56521">
        <w:t>or indications by at least the track buffer distance</w:t>
      </w:r>
      <w:r w:rsidR="00EF4C70" w:rsidRPr="00D56521">
        <w:t xml:space="preserve">. </w:t>
      </w:r>
      <w:r w:rsidR="00231952" w:rsidRPr="00D56521">
        <w:t xml:space="preserve">If these guidelines cannot be satisfied, a side panel or auxiliary display should be used. </w:t>
      </w:r>
      <w:r w:rsidR="00AB4F4B" w:rsidRPr="00D56521">
        <w:t>Expansion to the full size of the picture</w:t>
      </w:r>
      <w:r w:rsidR="00AE762B" w:rsidRPr="00D56521">
        <w:t xml:space="preserve"> (or available display space</w:t>
      </w:r>
      <w:r w:rsidR="006D7C8B" w:rsidRPr="00D56521">
        <w:t xml:space="preserve"> in the picture side panel/auxiliary display</w:t>
      </w:r>
      <w:r w:rsidR="00AE762B" w:rsidRPr="00D56521">
        <w:t>, if smaller)</w:t>
      </w:r>
      <w:r w:rsidR="00AB4F4B" w:rsidRPr="00D56521">
        <w:t xml:space="preserve"> should be allowed; whether the expanded picture is displayed over the chart window or in a side panel or elsewhere is left to manufacturer discretion.</w:t>
      </w:r>
      <w:r w:rsidR="00950997" w:rsidRPr="00D56521">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02460B7B" w:rsidR="00FF2313" w:rsidRPr="00D56521" w:rsidRDefault="00FF2313" w:rsidP="002F5940">
      <w:pPr>
        <w:spacing w:after="120" w:line="240" w:lineRule="auto"/>
        <w:jc w:val="both"/>
      </w:pPr>
      <w:r w:rsidRPr="00D56521">
        <w:t xml:space="preserve">ECDIS manufacturers </w:t>
      </w:r>
      <w:del w:id="1075" w:author="jonathan pritchard" w:date="2024-05-29T01:54:00Z" w16du:dateUtc="2024-05-29T00:54:00Z">
        <w:r w:rsidRPr="00D56521" w:rsidDel="00306172">
          <w:delText xml:space="preserve">should </w:delText>
        </w:r>
      </w:del>
      <w:ins w:id="1076" w:author="jonathan pritchard" w:date="2024-05-29T01:54:00Z" w16du:dateUtc="2024-05-29T00:54:00Z">
        <w:r w:rsidR="00306172">
          <w:t>must</w:t>
        </w:r>
        <w:r w:rsidR="00306172" w:rsidRPr="00D56521">
          <w:t xml:space="preserve"> </w:t>
        </w:r>
      </w:ins>
      <w:r w:rsidRPr="00D56521">
        <w:t>provide appropriate solutions that enable pictures to be displayed without affecting the night vision of the user.</w:t>
      </w:r>
    </w:p>
    <w:p w14:paraId="5F1E3895" w14:textId="11CE544C" w:rsidR="006D7C8B" w:rsidRPr="00D56521" w:rsidRDefault="006D7C8B" w:rsidP="002F5940">
      <w:pPr>
        <w:spacing w:after="120" w:line="240" w:lineRule="auto"/>
        <w:jc w:val="both"/>
      </w:pPr>
      <w:commentRangeStart w:id="1077"/>
      <w:r w:rsidRPr="00D56521">
        <w:t xml:space="preserve">Manufacturers </w:t>
      </w:r>
      <w:commentRangeStart w:id="1078"/>
      <w:r w:rsidRPr="00D56521">
        <w:t xml:space="preserve">should </w:t>
      </w:r>
      <w:commentRangeEnd w:id="1078"/>
      <w:r w:rsidR="00856722">
        <w:rPr>
          <w:rStyle w:val="CommentReference"/>
        </w:rPr>
        <w:commentReference w:id="1078"/>
      </w:r>
      <w:r w:rsidRPr="00D56521">
        <w:t xml:space="preserve">be prepared to handle pictures of resolution </w:t>
      </w:r>
      <w:ins w:id="1079" w:author="jonathan pritchard" w:date="2024-07-18T15:16:00Z" w16du:dateUtc="2024-07-18T14:16:00Z">
        <w:r w:rsidR="00856722">
          <w:t xml:space="preserve">of at least </w:t>
        </w:r>
      </w:ins>
      <w:r w:rsidRPr="00D56521">
        <w:t>800</w:t>
      </w:r>
      <w:r w:rsidR="00916A2A">
        <w:t xml:space="preserve"> </w:t>
      </w:r>
      <w:r w:rsidRPr="00D56521">
        <w:t>x</w:t>
      </w:r>
      <w:r w:rsidR="00916A2A">
        <w:t xml:space="preserve"> </w:t>
      </w:r>
      <w:r w:rsidRPr="00D56521">
        <w:t xml:space="preserve">800 pixels, </w:t>
      </w:r>
      <w:r w:rsidRPr="00856722">
        <w:t>in conformance with the guideline for picture files in S-101</w:t>
      </w:r>
      <w:r w:rsidRPr="00856722">
        <w:rPr>
          <w:highlight w:val="yellow"/>
          <w:rPrChange w:id="1080" w:author="jonathan pritchard" w:date="2024-07-18T15:16:00Z" w16du:dateUtc="2024-07-18T14:16:00Z">
            <w:rPr/>
          </w:rPrChange>
        </w:rPr>
        <w:t>.</w:t>
      </w:r>
      <w:commentRangeEnd w:id="1077"/>
      <w:r w:rsidR="00306172" w:rsidRPr="00856722">
        <w:rPr>
          <w:rStyle w:val="CommentReference"/>
          <w:highlight w:val="yellow"/>
          <w:rPrChange w:id="1081" w:author="jonathan pritchard" w:date="2024-07-18T15:16:00Z" w16du:dateUtc="2024-07-18T14:16:00Z">
            <w:rPr>
              <w:rStyle w:val="CommentReference"/>
            </w:rPr>
          </w:rPrChange>
        </w:rPr>
        <w:commentReference w:id="1077"/>
      </w:r>
    </w:p>
    <w:p w14:paraId="1ECFCD74" w14:textId="59B43787" w:rsidR="00C77153" w:rsidRPr="00D56521" w:rsidRDefault="00C77153" w:rsidP="002F5940">
      <w:pPr>
        <w:spacing w:after="120" w:line="240" w:lineRule="auto"/>
        <w:jc w:val="both"/>
      </w:pPr>
      <w:commentRangeStart w:id="1082"/>
      <w:r w:rsidRPr="00D56521">
        <w:t>The</w:t>
      </w:r>
      <w:commentRangeEnd w:id="1082"/>
      <w:r w:rsidR="00374426">
        <w:rPr>
          <w:rStyle w:val="CommentReference"/>
        </w:rPr>
        <w:commentReference w:id="1082"/>
      </w:r>
      <w:r w:rsidRPr="00D56521">
        <w:t xml:space="preserve"> availability of additional </w:t>
      </w:r>
      <w:commentRangeStart w:id="1083"/>
      <w:r w:rsidRPr="00D56521">
        <w:t>information</w:t>
      </w:r>
      <w:commentRangeEnd w:id="1083"/>
      <w:r w:rsidR="00856722">
        <w:rPr>
          <w:rStyle w:val="CommentReference"/>
        </w:rPr>
        <w:commentReference w:id="1083"/>
      </w:r>
      <w:r w:rsidRPr="00D56521">
        <w:t xml:space="preserve"> in graphical format </w:t>
      </w:r>
      <w:ins w:id="1084" w:author="jonathan pritchard" w:date="2024-05-29T01:55:00Z" w16du:dateUtc="2024-05-29T00:55:00Z">
        <w:r w:rsidR="00306172">
          <w:t>is</w:t>
        </w:r>
      </w:ins>
      <w:del w:id="1085" w:author="jonathan pritchard" w:date="2024-05-29T01:55:00Z" w16du:dateUtc="2024-05-29T00:55:00Z">
        <w:r w:rsidRPr="00D56521" w:rsidDel="00306172">
          <w:delText>should be</w:delText>
        </w:r>
      </w:del>
      <w:r w:rsidRPr="00D56521">
        <w:t xml:space="preserve"> indicated by the same symbolisation as other supplementary information.</w:t>
      </w:r>
    </w:p>
    <w:p w14:paraId="571B4311" w14:textId="77777777" w:rsidR="00007DC7" w:rsidRPr="00D56521" w:rsidRDefault="00007DC7" w:rsidP="002F5940">
      <w:pPr>
        <w:spacing w:after="120" w:line="240" w:lineRule="auto"/>
        <w:jc w:val="both"/>
      </w:pPr>
    </w:p>
    <w:p w14:paraId="44CDD629" w14:textId="3D15B5BB" w:rsidR="00AD5025" w:rsidRPr="00D56521" w:rsidRDefault="001F310E" w:rsidP="00BE68E8">
      <w:pPr>
        <w:pStyle w:val="Heading1"/>
        <w:rPr>
          <w:noProof/>
        </w:rPr>
      </w:pPr>
      <w:bookmarkStart w:id="1086" w:name="_Toc144421305"/>
      <w:commentRangeStart w:id="1087"/>
      <w:r w:rsidRPr="00D56521">
        <w:rPr>
          <w:noProof/>
        </w:rPr>
        <w:t>Miscellaneous</w:t>
      </w:r>
      <w:r w:rsidR="00EA6515" w:rsidRPr="00D56521">
        <w:rPr>
          <w:noProof/>
        </w:rPr>
        <w:t xml:space="preserve"> Display Elements</w:t>
      </w:r>
      <w:bookmarkEnd w:id="1086"/>
      <w:commentRangeEnd w:id="1087"/>
      <w:r w:rsidR="00F553C8">
        <w:rPr>
          <w:rStyle w:val="CommentReference"/>
          <w:rFonts w:eastAsia="MS Mincho"/>
          <w:b w:val="0"/>
          <w:bCs w:val="0"/>
        </w:rPr>
        <w:commentReference w:id="1087"/>
      </w:r>
    </w:p>
    <w:p w14:paraId="04E98E1F" w14:textId="0A5CF7D1" w:rsidR="001F310E" w:rsidRDefault="001F310E" w:rsidP="00916A2A">
      <w:pPr>
        <w:spacing w:after="120" w:line="240" w:lineRule="auto"/>
        <w:jc w:val="both"/>
      </w:pPr>
      <w:r w:rsidRPr="00D56521">
        <w:t xml:space="preserve">This section describes </w:t>
      </w:r>
      <w:r w:rsidR="00F50CA1" w:rsidRPr="00D56521">
        <w:t xml:space="preserve">additional </w:t>
      </w:r>
      <w:r w:rsidRPr="00D56521">
        <w:t>display elements</w:t>
      </w:r>
      <w:r w:rsidR="00F50CA1" w:rsidRPr="00D56521">
        <w:t xml:space="preserve"> and special </w:t>
      </w:r>
      <w:r w:rsidR="008B16DC" w:rsidRPr="00D56521">
        <w:t xml:space="preserve">symbols and </w:t>
      </w:r>
      <w:r w:rsidR="00F50CA1" w:rsidRPr="00D56521">
        <w:t>considerations for ENC data</w:t>
      </w:r>
      <w:r w:rsidR="008B16DC" w:rsidRPr="00D56521">
        <w:t>, including chart furniture, contours, mariners’ features, IMO-required elements, and presentation of updates</w:t>
      </w:r>
      <w:r w:rsidR="00F50CA1" w:rsidRPr="00D56521">
        <w:t xml:space="preserve">. </w:t>
      </w:r>
      <w:r w:rsidR="008B16DC" w:rsidRPr="00D56521">
        <w:t xml:space="preserve">Cursor pick reports and information displays in off-graphic panels are described in clause </w:t>
      </w:r>
      <w:r w:rsidR="008B16DC" w:rsidRPr="00D56521">
        <w:fldChar w:fldCharType="begin"/>
      </w:r>
      <w:r w:rsidR="008B16DC" w:rsidRPr="00D56521">
        <w:instrText xml:space="preserve"> REF _Ref47470424 \r \h </w:instrText>
      </w:r>
      <w:r w:rsidR="00916A2A">
        <w:instrText xml:space="preserve"> \* MERGEFORMAT </w:instrText>
      </w:r>
      <w:r w:rsidR="008B16DC" w:rsidRPr="00D56521">
        <w:fldChar w:fldCharType="separate"/>
      </w:r>
      <w:r w:rsidR="00832978">
        <w:t>C-15</w:t>
      </w:r>
      <w:r w:rsidR="008B16DC" w:rsidRPr="00D56521">
        <w:fldChar w:fldCharType="end"/>
      </w:r>
      <w:r w:rsidR="008B16DC" w:rsidRPr="00D56521">
        <w:t>.</w:t>
      </w:r>
    </w:p>
    <w:p w14:paraId="73B87DCB" w14:textId="77777777" w:rsidR="00916A2A" w:rsidRPr="00D56521" w:rsidRDefault="00916A2A" w:rsidP="00916A2A">
      <w:pPr>
        <w:spacing w:after="120" w:line="240" w:lineRule="auto"/>
        <w:jc w:val="both"/>
      </w:pPr>
    </w:p>
    <w:p w14:paraId="0293EFC5" w14:textId="1F062B04" w:rsidR="002A10D2" w:rsidRPr="00D56521" w:rsidRDefault="00910006">
      <w:pPr>
        <w:pStyle w:val="Heading2"/>
        <w:rPr>
          <w:noProof/>
        </w:rPr>
        <w:pPrChange w:id="1088" w:author="Raphael Malyankar" w:date="2023-08-31T22:24:00Z">
          <w:pPr>
            <w:pStyle w:val="Heading2"/>
            <w:tabs>
              <w:tab w:val="clear" w:pos="567"/>
              <w:tab w:val="left" w:pos="851"/>
            </w:tabs>
            <w:ind w:left="851" w:hanging="851"/>
          </w:pPr>
        </w:pPrChange>
      </w:pPr>
      <w:bookmarkStart w:id="1089" w:name="_Toc144421306"/>
      <w:commentRangeStart w:id="1090"/>
      <w:r w:rsidRPr="00D56521">
        <w:rPr>
          <w:noProof/>
        </w:rPr>
        <w:t>Elements r</w:t>
      </w:r>
      <w:r w:rsidR="001B6BB8" w:rsidRPr="00D56521">
        <w:rPr>
          <w:noProof/>
        </w:rPr>
        <w:t>e</w:t>
      </w:r>
      <w:r w:rsidRPr="00D56521">
        <w:rPr>
          <w:noProof/>
        </w:rPr>
        <w:t xml:space="preserve">lated to </w:t>
      </w:r>
      <w:r w:rsidR="001B6BB8" w:rsidRPr="00D56521">
        <w:rPr>
          <w:noProof/>
        </w:rPr>
        <w:t xml:space="preserve">data and display </w:t>
      </w:r>
      <w:r w:rsidRPr="00D56521">
        <w:rPr>
          <w:noProof/>
        </w:rPr>
        <w:t>scal</w:t>
      </w:r>
      <w:r w:rsidR="001B6BB8" w:rsidRPr="00D56521">
        <w:rPr>
          <w:noProof/>
        </w:rPr>
        <w:t>es</w:t>
      </w:r>
      <w:bookmarkEnd w:id="1089"/>
      <w:r w:rsidR="002A10D2" w:rsidRPr="00D56521">
        <w:rPr>
          <w:noProof/>
        </w:rPr>
        <w:t xml:space="preserve"> </w:t>
      </w:r>
      <w:commentRangeEnd w:id="1090"/>
      <w:r w:rsidR="007009D1">
        <w:rPr>
          <w:rStyle w:val="CommentReference"/>
          <w:rFonts w:eastAsia="MS Mincho"/>
          <w:b w:val="0"/>
          <w:bCs w:val="0"/>
        </w:rPr>
        <w:commentReference w:id="1090"/>
      </w:r>
    </w:p>
    <w:p w14:paraId="00620AFF" w14:textId="4436BC53" w:rsidR="002A10D2" w:rsidRPr="00D56521" w:rsidRDefault="002A10D2">
      <w:pPr>
        <w:pStyle w:val="Heading3"/>
        <w:rPr>
          <w:noProof/>
        </w:rPr>
        <w:pPrChange w:id="1091" w:author="jonathan pritchard" w:date="2024-02-09T12:38:00Z">
          <w:pPr>
            <w:pStyle w:val="Heading3"/>
            <w:tabs>
              <w:tab w:val="clear" w:pos="851"/>
              <w:tab w:val="left" w:pos="993"/>
            </w:tabs>
            <w:spacing w:after="120"/>
            <w:ind w:left="992" w:hanging="992"/>
          </w:pPr>
        </w:pPrChange>
      </w:pPr>
      <w:bookmarkStart w:id="1092" w:name="_Toc144421307"/>
      <w:r w:rsidRPr="00D56521">
        <w:rPr>
          <w:noProof/>
        </w:rPr>
        <w:t>ENC scale</w:t>
      </w:r>
      <w:bookmarkEnd w:id="1092"/>
    </w:p>
    <w:p w14:paraId="37D6EEA7" w14:textId="35DB46EF" w:rsidR="002A10D2" w:rsidRPr="00D56521" w:rsidRDefault="002A10D2" w:rsidP="00916A2A">
      <w:pPr>
        <w:spacing w:after="120" w:line="240" w:lineRule="auto"/>
        <w:jc w:val="both"/>
        <w:rPr>
          <w:noProof/>
        </w:rPr>
      </w:pPr>
      <w:commentRangeStart w:id="1093"/>
      <w:r w:rsidRPr="00D56521">
        <w:rPr>
          <w:noProof/>
        </w:rPr>
        <w:t xml:space="preserve">The </w:t>
      </w:r>
      <w:r w:rsidRPr="00D56521">
        <w:rPr>
          <w:i/>
          <w:iCs/>
          <w:noProof/>
        </w:rPr>
        <w:t>minimumDisplayScale</w:t>
      </w:r>
      <w:r w:rsidRPr="00D56521">
        <w:rPr>
          <w:noProof/>
        </w:rPr>
        <w:t xml:space="preserve"> and </w:t>
      </w:r>
      <w:r w:rsidRPr="00D56521">
        <w:rPr>
          <w:i/>
          <w:iCs/>
          <w:noProof/>
        </w:rPr>
        <w:t>maximumDisplayScale</w:t>
      </w:r>
      <w:r w:rsidRPr="00D56521">
        <w:rPr>
          <w:noProof/>
        </w:rPr>
        <w:t xml:space="preserve"> of the ENC is the range of scales at which the ENC was designed to be displayed. It may not be the same as the scale of the source data. </w:t>
      </w:r>
      <w:commentRangeEnd w:id="1093"/>
      <w:r w:rsidR="002C4C4D">
        <w:rPr>
          <w:rStyle w:val="CommentReference"/>
        </w:rPr>
        <w:commentReference w:id="1093"/>
      </w:r>
    </w:p>
    <w:p w14:paraId="4B8E4439" w14:textId="52089920" w:rsidR="002A10D2" w:rsidRPr="00D56521" w:rsidRDefault="002A10D2">
      <w:pPr>
        <w:pStyle w:val="Heading3"/>
        <w:rPr>
          <w:noProof/>
        </w:rPr>
        <w:pPrChange w:id="1094" w:author="jonathan pritchard" w:date="2024-02-09T12:38:00Z">
          <w:pPr>
            <w:pStyle w:val="Heading3"/>
            <w:tabs>
              <w:tab w:val="clear" w:pos="851"/>
              <w:tab w:val="left" w:pos="993"/>
            </w:tabs>
            <w:spacing w:after="120"/>
            <w:ind w:left="992" w:hanging="992"/>
          </w:pPr>
        </w:pPrChange>
      </w:pPr>
      <w:bookmarkStart w:id="1095" w:name="_Ref49483442"/>
      <w:bookmarkStart w:id="1096" w:name="_Toc144421308"/>
      <w:r w:rsidRPr="00D56521">
        <w:rPr>
          <w:noProof/>
        </w:rPr>
        <w:t>Overscale</w:t>
      </w:r>
      <w:bookmarkEnd w:id="1095"/>
      <w:bookmarkEnd w:id="1096"/>
    </w:p>
    <w:p w14:paraId="2BDC2A75" w14:textId="77777777" w:rsidR="002A10D2" w:rsidRPr="00D56521" w:rsidRDefault="002A10D2" w:rsidP="00916A2A">
      <w:pPr>
        <w:spacing w:after="120" w:line="240" w:lineRule="auto"/>
        <w:jc w:val="both"/>
        <w:rPr>
          <w:noProof/>
        </w:rPr>
      </w:pPr>
      <w:r w:rsidRPr="00D56521">
        <w:rPr>
          <w:noProof/>
        </w:rPr>
        <w:t xml:space="preserve">Overscale is where the mariner has zoomed larger than the largest </w:t>
      </w:r>
      <w:r w:rsidRPr="00D56521">
        <w:rPr>
          <w:i/>
          <w:iCs/>
          <w:noProof/>
        </w:rPr>
        <w:t>maximumDisplayScale</w:t>
      </w:r>
      <w:r w:rsidRPr="00D56521">
        <w:rPr>
          <w:noProof/>
        </w:rPr>
        <w:t xml:space="preserve"> of the ENC data that is shown in the mariner’s viewing window.</w:t>
      </w:r>
    </w:p>
    <w:p w14:paraId="385585A0" w14:textId="24A14BE2" w:rsidR="002A10D2" w:rsidRPr="00D56521" w:rsidRDefault="002A10D2" w:rsidP="00024B10">
      <w:pPr>
        <w:pStyle w:val="Heading4"/>
        <w:rPr>
          <w:noProof/>
        </w:rPr>
      </w:pPr>
      <w:commentRangeStart w:id="1097"/>
      <w:r w:rsidRPr="00D56521">
        <w:rPr>
          <w:noProof/>
        </w:rPr>
        <w:t>Overscale Indication</w:t>
      </w:r>
      <w:ins w:id="1098" w:author="jonathan pritchard" w:date="2024-05-20T17:45:00Z" w16du:dateUtc="2024-05-20T16:45:00Z">
        <w:r w:rsidR="00831F8F">
          <w:rPr>
            <w:noProof/>
          </w:rPr>
          <w:t xml:space="preserve"> [UNDER DEVELOPMENT]</w:t>
        </w:r>
        <w:commentRangeEnd w:id="1097"/>
        <w:r w:rsidR="00831F8F">
          <w:rPr>
            <w:rStyle w:val="CommentReference"/>
            <w:b w:val="0"/>
            <w:bCs w:val="0"/>
          </w:rPr>
          <w:commentReference w:id="1097"/>
        </w:r>
      </w:ins>
    </w:p>
    <w:p w14:paraId="43F40AAA" w14:textId="422CF174" w:rsidR="002A10D2" w:rsidRPr="00D56521" w:rsidRDefault="002A10D2" w:rsidP="00916A2A">
      <w:pPr>
        <w:spacing w:after="120" w:line="240" w:lineRule="auto"/>
        <w:jc w:val="both"/>
        <w:rPr>
          <w:noProof/>
        </w:rPr>
      </w:pPr>
      <w:r w:rsidRPr="00D56521">
        <w:rPr>
          <w:noProof/>
        </w:rPr>
        <w:t xml:space="preserve">The overscale indication is intended to remind the mariner that the size of chart errors </w:t>
      </w:r>
      <w:r w:rsidR="00916A2A">
        <w:rPr>
          <w:noProof/>
        </w:rPr>
        <w:t>is magnified when they increase</w:t>
      </w:r>
      <w:r w:rsidRPr="00D56521">
        <w:rPr>
          <w:noProof/>
        </w:rPr>
        <w:t xml:space="preserve"> the display scale.</w:t>
      </w:r>
      <w:del w:id="1099" w:author="jonathan pritchard" w:date="2024-05-20T16:55:00Z" w16du:dateUtc="2024-05-20T15:55:00Z">
        <w:r w:rsidRPr="00D56521" w:rsidDel="0042425D">
          <w:rPr>
            <w:noProof/>
          </w:rPr>
          <w:delText xml:space="preserve">  </w:delText>
        </w:r>
      </w:del>
      <w:ins w:id="1100" w:author="jonathan pritchard" w:date="2024-05-20T16:55:00Z" w16du:dateUtc="2024-05-20T15:55:00Z">
        <w:r w:rsidR="0042425D">
          <w:rPr>
            <w:noProof/>
          </w:rPr>
          <w:t xml:space="preserve"> </w:t>
        </w:r>
      </w:ins>
      <w:r w:rsidRPr="00D56521">
        <w:rPr>
          <w:noProof/>
        </w:rPr>
        <w:t xml:space="preserve"> A 1 mm error at </w:t>
      </w:r>
      <w:r w:rsidRPr="00D56521">
        <w:rPr>
          <w:i/>
          <w:iCs/>
          <w:noProof/>
        </w:rPr>
        <w:t>maximumDisplayScale</w:t>
      </w:r>
      <w:r w:rsidRPr="00D56521">
        <w:rPr>
          <w:noProof/>
        </w:rPr>
        <w:t xml:space="preserve"> of 1/20,000</w:t>
      </w:r>
      <w:del w:id="1101" w:author="jonathan pritchard" w:date="2024-05-20T16:55:00Z" w16du:dateUtc="2024-05-20T15:55:00Z">
        <w:r w:rsidRPr="00D56521" w:rsidDel="0042425D">
          <w:rPr>
            <w:noProof/>
          </w:rPr>
          <w:delText xml:space="preserve">  </w:delText>
        </w:r>
      </w:del>
      <w:ins w:id="1102" w:author="jonathan pritchard" w:date="2024-05-20T16:55:00Z" w16du:dateUtc="2024-05-20T15:55:00Z">
        <w:r w:rsidR="0042425D">
          <w:rPr>
            <w:noProof/>
          </w:rPr>
          <w:t xml:space="preserve"> </w:t>
        </w:r>
      </w:ins>
      <w:r w:rsidRPr="00D56521">
        <w:rPr>
          <w:noProof/>
        </w:rPr>
        <w:t>becomes a 1.3 mm error at a display scale of 1/15,000 and a 2 mm error at 1/10,000.</w:t>
      </w:r>
    </w:p>
    <w:p w14:paraId="0449F6CD" w14:textId="7F63A6F6" w:rsidR="002A10D2" w:rsidRPr="00D56521" w:rsidRDefault="002A10D2" w:rsidP="00916A2A">
      <w:pPr>
        <w:spacing w:after="120" w:line="240" w:lineRule="auto"/>
        <w:jc w:val="both"/>
        <w:rPr>
          <w:noProof/>
        </w:rPr>
      </w:pPr>
      <w:r w:rsidRPr="00D56521">
        <w:rPr>
          <w:noProof/>
        </w:rPr>
        <w:t>The overscale factor must be calculated as</w:t>
      </w:r>
      <w:del w:id="1103" w:author="jonathan pritchard" w:date="2024-05-20T16:55:00Z" w16du:dateUtc="2024-05-20T15:55:00Z">
        <w:r w:rsidRPr="00D56521" w:rsidDel="0042425D">
          <w:rPr>
            <w:noProof/>
          </w:rPr>
          <w:delText xml:space="preserve">  </w:delText>
        </w:r>
      </w:del>
      <w:ins w:id="1104" w:author="jonathan pritchard" w:date="2024-05-20T16:55:00Z" w16du:dateUtc="2024-05-20T15:55:00Z">
        <w:r w:rsidR="0042425D">
          <w:rPr>
            <w:noProof/>
          </w:rPr>
          <w:t xml:space="preserve"> </w:t>
        </w:r>
      </w:ins>
      <w:r w:rsidRPr="00D56521">
        <w:rPr>
          <w:noProof/>
        </w:rPr>
        <w:t xml:space="preserve">[denominator of the </w:t>
      </w:r>
      <w:r w:rsidRPr="00D56521">
        <w:rPr>
          <w:i/>
          <w:iCs/>
          <w:noProof/>
        </w:rPr>
        <w:t>maximumDisplayScale</w:t>
      </w:r>
      <w:r w:rsidRPr="00D56521">
        <w:rPr>
          <w:noProof/>
        </w:rPr>
        <w:t>] / [denominator of the mariners selected viewing scale], expressed as, for example "X1.3", or "X2" (using the figures in the example above.)</w:t>
      </w:r>
      <w:del w:id="1105" w:author="jonathan pritchard" w:date="2024-05-20T16:55:00Z" w16du:dateUtc="2024-05-20T15:55:00Z">
        <w:r w:rsidRPr="00D56521" w:rsidDel="0042425D">
          <w:rPr>
            <w:noProof/>
          </w:rPr>
          <w:delText xml:space="preserve">  </w:delText>
        </w:r>
      </w:del>
      <w:ins w:id="1106" w:author="jonathan pritchard" w:date="2024-05-20T16:55:00Z" w16du:dateUtc="2024-05-20T15:55:00Z">
        <w:r w:rsidR="0042425D">
          <w:rPr>
            <w:noProof/>
          </w:rPr>
          <w:t xml:space="preserve"> </w:t>
        </w:r>
      </w:ins>
    </w:p>
    <w:p w14:paraId="248DBE30" w14:textId="4BB12045" w:rsidR="002A10D2" w:rsidRPr="00D56521" w:rsidRDefault="002A10D2" w:rsidP="00916A2A">
      <w:pPr>
        <w:spacing w:after="120" w:line="240" w:lineRule="auto"/>
        <w:jc w:val="both"/>
        <w:rPr>
          <w:noProof/>
        </w:rPr>
      </w:pPr>
      <w:r w:rsidRPr="00D56521">
        <w:rPr>
          <w:noProof/>
        </w:rPr>
        <w:lastRenderedPageBreak/>
        <w:t>This must be indicated on the same screen as the chart display, and treated as display base.</w:t>
      </w:r>
      <w:r w:rsidR="0042425D">
        <w:rPr>
          <w:noProof/>
        </w:rPr>
        <w:t xml:space="preserve"> </w:t>
      </w:r>
      <w:r w:rsidRPr="00D56521">
        <w:rPr>
          <w:noProof/>
        </w:rPr>
        <w:t>Use colour SCLBR.</w:t>
      </w:r>
    </w:p>
    <w:p w14:paraId="6CC5F540" w14:textId="70774393" w:rsidR="002A10D2" w:rsidRPr="00D56521" w:rsidRDefault="002A10D2" w:rsidP="00916A2A">
      <w:pPr>
        <w:spacing w:after="120" w:line="240" w:lineRule="auto"/>
        <w:jc w:val="both"/>
        <w:rPr>
          <w:noProof/>
        </w:rPr>
      </w:pPr>
      <w:r w:rsidRPr="00D56521">
        <w:rPr>
          <w:noProof/>
        </w:rPr>
        <w:t xml:space="preserve">This overscale indication is required by IMO </w:t>
      </w:r>
      <w:r w:rsidR="00EA2EBA" w:rsidRPr="00D56521">
        <w:rPr>
          <w:noProof/>
        </w:rPr>
        <w:t>Performance Standards</w:t>
      </w:r>
      <w:r w:rsidRPr="00D56521">
        <w:rPr>
          <w:noProof/>
        </w:rPr>
        <w:t xml:space="preserve"> </w:t>
      </w:r>
      <w:r w:rsidR="00EA2EBA" w:rsidRPr="00D56521">
        <w:rPr>
          <w:noProof/>
        </w:rPr>
        <w:t>(MSC.</w:t>
      </w:r>
      <w:del w:id="1107" w:author="Raphael Malyankar" w:date="2023-08-31T18:18:00Z">
        <w:r w:rsidR="00EA2EBA" w:rsidRPr="00D56521" w:rsidDel="00D748C8">
          <w:rPr>
            <w:noProof/>
          </w:rPr>
          <w:delText>232(82)</w:delText>
        </w:r>
      </w:del>
      <w:ins w:id="1108" w:author="Raphael Malyankar" w:date="2023-08-31T18:18:00Z">
        <w:r w:rsidR="00D748C8">
          <w:rPr>
            <w:noProof/>
          </w:rPr>
          <w:t>530(106)</w:t>
        </w:r>
      </w:ins>
      <w:r w:rsidR="00EA2EBA" w:rsidRPr="00D56521">
        <w:rPr>
          <w:noProof/>
        </w:rPr>
        <w:t>)</w:t>
      </w:r>
      <w:r w:rsidRPr="00D56521">
        <w:rPr>
          <w:noProof/>
        </w:rPr>
        <w:t xml:space="preserve"> whenever the display scale exceeds the </w:t>
      </w:r>
      <w:r w:rsidR="00632E3E">
        <w:rPr>
          <w:noProof/>
        </w:rPr>
        <w:t>maximum intended viewing</w:t>
      </w:r>
      <w:r w:rsidRPr="00D56521">
        <w:rPr>
          <w:noProof/>
        </w:rPr>
        <w:t xml:space="preserve"> scale</w:t>
      </w:r>
      <w:r w:rsidR="00632E3E">
        <w:rPr>
          <w:noProof/>
        </w:rPr>
        <w:t xml:space="preserve"> as indicated by </w:t>
      </w:r>
      <w:r w:rsidR="00632E3E" w:rsidRPr="00D56521">
        <w:rPr>
          <w:i/>
          <w:iCs/>
          <w:noProof/>
        </w:rPr>
        <w:t>maximumDisplayScale</w:t>
      </w:r>
      <w:r w:rsidRPr="00D56521">
        <w:rPr>
          <w:noProof/>
        </w:rPr>
        <w:t>.</w:t>
      </w:r>
    </w:p>
    <w:p w14:paraId="015E92D6" w14:textId="50C65D8A" w:rsidR="002A10D2" w:rsidRPr="00D56521" w:rsidRDefault="002A10D2" w:rsidP="00916A2A">
      <w:pPr>
        <w:spacing w:after="120" w:line="240" w:lineRule="auto"/>
        <w:jc w:val="both"/>
        <w:rPr>
          <w:noProof/>
        </w:rPr>
      </w:pPr>
      <w:commentRangeStart w:id="1109"/>
      <w:r w:rsidRPr="00D56521">
        <w:rPr>
          <w:noProof/>
        </w:rPr>
        <w:t xml:space="preserve">NOTE </w:t>
      </w:r>
      <w:r w:rsidRPr="00D56521">
        <w:rPr>
          <w:noProof/>
        </w:rPr>
        <w:tab/>
        <w:t xml:space="preserve">If the display is compiled from more than one ENC of the same </w:t>
      </w:r>
      <w:r w:rsidRPr="00D56521">
        <w:rPr>
          <w:i/>
          <w:iCs/>
          <w:noProof/>
        </w:rPr>
        <w:t>maximumDisplayScale</w:t>
      </w:r>
      <w:r w:rsidRPr="00D56521">
        <w:rPr>
          <w:noProof/>
        </w:rPr>
        <w:t xml:space="preserve">, and if the mariner deliberately chooses to zoom in so that the display scale exceeds the </w:t>
      </w:r>
      <w:r w:rsidRPr="00D56521">
        <w:rPr>
          <w:i/>
          <w:iCs/>
          <w:noProof/>
        </w:rPr>
        <w:t>maximumDisplayScale</w:t>
      </w:r>
      <w:r w:rsidRPr="00D56521">
        <w:rPr>
          <w:noProof/>
        </w:rPr>
        <w:t>, then only the "overscale indication" must be shown.</w:t>
      </w:r>
      <w:del w:id="1110" w:author="jonathan pritchard" w:date="2024-05-20T16:55:00Z" w16du:dateUtc="2024-05-20T15:55:00Z">
        <w:r w:rsidRPr="00D56521" w:rsidDel="0042425D">
          <w:rPr>
            <w:noProof/>
          </w:rPr>
          <w:delText xml:space="preserve">  </w:delText>
        </w:r>
      </w:del>
      <w:ins w:id="1111" w:author="jonathan pritchard" w:date="2024-05-20T16:55:00Z" w16du:dateUtc="2024-05-20T15:55:00Z">
        <w:r w:rsidR="0042425D">
          <w:rPr>
            <w:noProof/>
          </w:rPr>
          <w:t xml:space="preserve"> </w:t>
        </w:r>
      </w:ins>
      <w:r w:rsidRPr="00D56521">
        <w:rPr>
          <w:noProof/>
        </w:rPr>
        <w:t xml:space="preserve">The "overscale pattern" </w:t>
      </w:r>
      <w:r w:rsidR="00905FAA" w:rsidRPr="00D56521">
        <w:rPr>
          <w:noProof/>
        </w:rPr>
        <w:t xml:space="preserve">(area fill </w:t>
      </w:r>
      <w:r w:rsidRPr="00D56521">
        <w:rPr>
          <w:noProof/>
        </w:rPr>
        <w:t>OVERSC01) must not be shown</w:t>
      </w:r>
      <w:r w:rsidR="00632E3E">
        <w:rPr>
          <w:noProof/>
        </w:rPr>
        <w:t>.</w:t>
      </w:r>
      <w:commentRangeEnd w:id="1109"/>
      <w:r w:rsidR="00C8687E">
        <w:rPr>
          <w:rStyle w:val="CommentReference"/>
        </w:rPr>
        <w:commentReference w:id="1109"/>
      </w:r>
    </w:p>
    <w:p w14:paraId="7392DE27" w14:textId="4D699213" w:rsidR="002A10D2" w:rsidRPr="00D56521" w:rsidRDefault="002A10D2" w:rsidP="00C8687E">
      <w:pPr>
        <w:pStyle w:val="Heading3"/>
        <w:rPr>
          <w:noProof/>
        </w:rPr>
      </w:pPr>
      <w:bookmarkStart w:id="1112" w:name="_Toc144421309"/>
      <w:r w:rsidRPr="00D56521">
        <w:rPr>
          <w:noProof/>
        </w:rPr>
        <w:t>Scale boundary</w:t>
      </w:r>
      <w:bookmarkEnd w:id="1112"/>
    </w:p>
    <w:p w14:paraId="64616228" w14:textId="2E059B16" w:rsidR="002A10D2" w:rsidRPr="00D56521" w:rsidRDefault="002A10D2" w:rsidP="00632E3E">
      <w:pPr>
        <w:spacing w:after="120" w:line="240" w:lineRule="auto"/>
        <w:jc w:val="both"/>
        <w:rPr>
          <w:noProof/>
        </w:rPr>
      </w:pPr>
      <w:r w:rsidRPr="00D56521">
        <w:rPr>
          <w:noProof/>
        </w:rPr>
        <w:t xml:space="preserve">This shows where the </w:t>
      </w:r>
      <w:ins w:id="1113" w:author="jonathan pritchard" w:date="2024-07-17T10:23:00Z" w16du:dateUtc="2024-07-17T09:23:00Z">
        <w:r w:rsidR="00962051">
          <w:rPr>
            <w:i/>
            <w:iCs/>
            <w:noProof/>
          </w:rPr>
          <w:t>optimum</w:t>
        </w:r>
      </w:ins>
      <w:del w:id="1114" w:author="jonathan pritchard" w:date="2024-07-17T10:23:00Z" w16du:dateUtc="2024-07-17T09:23:00Z">
        <w:r w:rsidRPr="00D56521" w:rsidDel="00962051">
          <w:rPr>
            <w:i/>
            <w:iCs/>
            <w:noProof/>
          </w:rPr>
          <w:delText>maximum</w:delText>
        </w:r>
      </w:del>
      <w:r w:rsidRPr="00D56521">
        <w:rPr>
          <w:i/>
          <w:iCs/>
          <w:noProof/>
        </w:rPr>
        <w:t>DisplayScale</w:t>
      </w:r>
      <w:r w:rsidRPr="00D56521">
        <w:rPr>
          <w:noProof/>
        </w:rPr>
        <w:t xml:space="preserve"> of the ENC data available changes. The ECDIS should warn the mariner of upcoming ENC scale change. Only the major changes in </w:t>
      </w:r>
      <w:ins w:id="1115" w:author="jonathan pritchard" w:date="2024-07-17T10:23:00Z" w16du:dateUtc="2024-07-17T09:23:00Z">
        <w:r w:rsidR="00962051">
          <w:rPr>
            <w:i/>
            <w:iCs/>
            <w:noProof/>
          </w:rPr>
          <w:t>optimum</w:t>
        </w:r>
        <w:r w:rsidR="00962051" w:rsidRPr="00D56521">
          <w:rPr>
            <w:i/>
            <w:iCs/>
            <w:noProof/>
          </w:rPr>
          <w:t>DisplayScale</w:t>
        </w:r>
        <w:r w:rsidR="00962051" w:rsidRPr="00D56521">
          <w:rPr>
            <w:noProof/>
          </w:rPr>
          <w:t xml:space="preserve"> </w:t>
        </w:r>
      </w:ins>
      <w:del w:id="1116" w:author="jonathan pritchard" w:date="2024-07-17T10:23:00Z" w16du:dateUtc="2024-07-17T09:23:00Z">
        <w:r w:rsidRPr="00D56521" w:rsidDel="00962051">
          <w:rPr>
            <w:i/>
            <w:iCs/>
            <w:noProof/>
          </w:rPr>
          <w:delText>maximumDisplayScale</w:delText>
        </w:r>
        <w:r w:rsidRPr="00D56521" w:rsidDel="00962051">
          <w:rPr>
            <w:noProof/>
          </w:rPr>
          <w:delText xml:space="preserve"> </w:delText>
        </w:r>
      </w:del>
      <w:r w:rsidRPr="00D56521">
        <w:rPr>
          <w:noProof/>
        </w:rPr>
        <w:t>resulting from the scale jumping more than three</w:t>
      </w:r>
      <w:r w:rsidR="005E6B56" w:rsidRPr="00D56521">
        <w:rPr>
          <w:noProof/>
        </w:rPr>
        <w:t xml:space="preserve"> steps in</w:t>
      </w:r>
      <w:r w:rsidRPr="00D56521">
        <w:rPr>
          <w:noProof/>
        </w:rPr>
        <w:t xml:space="preserve"> </w:t>
      </w:r>
      <w:ins w:id="1117" w:author="jonathan pritchard" w:date="2024-07-17T10:23:00Z" w16du:dateUtc="2024-07-17T09:23:00Z">
        <w:r w:rsidR="00962051">
          <w:rPr>
            <w:i/>
            <w:iCs/>
            <w:noProof/>
          </w:rPr>
          <w:t>optimum</w:t>
        </w:r>
        <w:r w:rsidR="00962051" w:rsidRPr="00D56521">
          <w:rPr>
            <w:i/>
            <w:iCs/>
            <w:noProof/>
          </w:rPr>
          <w:t>DisplayScale</w:t>
        </w:r>
        <w:r w:rsidR="00962051" w:rsidRPr="00D56521">
          <w:rPr>
            <w:noProof/>
          </w:rPr>
          <w:t xml:space="preserve"> </w:t>
        </w:r>
      </w:ins>
      <w:del w:id="1118" w:author="jonathan pritchard" w:date="2024-07-17T10:23:00Z" w16du:dateUtc="2024-07-17T09:23:00Z">
        <w:r w:rsidRPr="00D56521" w:rsidDel="00962051">
          <w:rPr>
            <w:i/>
            <w:iCs/>
            <w:noProof/>
          </w:rPr>
          <w:delText>maximumDisplayScale</w:delText>
        </w:r>
        <w:r w:rsidRPr="00D56521" w:rsidDel="00962051">
          <w:rPr>
            <w:noProof/>
          </w:rPr>
          <w:delText xml:space="preserve">s </w:delText>
        </w:r>
      </w:del>
      <w:r w:rsidRPr="00D56521">
        <w:rPr>
          <w:noProof/>
        </w:rPr>
        <w:t>should be shown.</w:t>
      </w:r>
      <w:commentRangeStart w:id="1119"/>
      <w:commentRangeStart w:id="1120"/>
      <w:r w:rsidR="005E6B56" w:rsidRPr="00D56521">
        <w:rPr>
          <w:noProof/>
        </w:rPr>
        <w:t xml:space="preserve"> The steps are given in S-101.</w:t>
      </w:r>
      <w:r w:rsidRPr="00D56521">
        <w:rPr>
          <w:noProof/>
        </w:rPr>
        <w:t xml:space="preserve"> </w:t>
      </w:r>
      <w:commentRangeEnd w:id="1119"/>
      <w:r w:rsidR="00F553C8">
        <w:rPr>
          <w:rStyle w:val="CommentReference"/>
        </w:rPr>
        <w:commentReference w:id="1119"/>
      </w:r>
      <w:commentRangeEnd w:id="1120"/>
      <w:r w:rsidR="00962051">
        <w:rPr>
          <w:rStyle w:val="CommentReference"/>
        </w:rPr>
        <w:commentReference w:id="1120"/>
      </w:r>
    </w:p>
    <w:p w14:paraId="06FF94FE" w14:textId="1AF8DC8B" w:rsidR="002A10D2" w:rsidRPr="00D56521" w:rsidRDefault="002A10D2" w:rsidP="00632E3E">
      <w:pPr>
        <w:spacing w:after="120" w:line="240" w:lineRule="auto"/>
        <w:jc w:val="both"/>
        <w:rPr>
          <w:noProof/>
        </w:rPr>
      </w:pPr>
      <w:r w:rsidRPr="00D56521">
        <w:rPr>
          <w:noProof/>
        </w:rPr>
        <w:t xml:space="preserve">The "chart scale boundaries", where the </w:t>
      </w:r>
      <w:ins w:id="1121" w:author="jonathan pritchard" w:date="2024-07-17T10:25:00Z" w16du:dateUtc="2024-07-17T09:25:00Z">
        <w:r w:rsidR="009A279C">
          <w:rPr>
            <w:i/>
            <w:iCs/>
            <w:noProof/>
          </w:rPr>
          <w:t>optimum</w:t>
        </w:r>
        <w:r w:rsidR="009A279C" w:rsidRPr="00D56521">
          <w:rPr>
            <w:i/>
            <w:iCs/>
            <w:noProof/>
          </w:rPr>
          <w:t>DisplayScale</w:t>
        </w:r>
        <w:r w:rsidR="009A279C" w:rsidRPr="00D56521">
          <w:rPr>
            <w:noProof/>
          </w:rPr>
          <w:t xml:space="preserve"> </w:t>
        </w:r>
      </w:ins>
      <w:del w:id="1122" w:author="jonathan pritchard" w:date="2024-07-17T10:25:00Z" w16du:dateUtc="2024-07-17T09:25:00Z">
        <w:r w:rsidRPr="00D56521" w:rsidDel="009A279C">
          <w:rPr>
            <w:i/>
            <w:iCs/>
            <w:noProof/>
          </w:rPr>
          <w:delText>maximumDisplayScale</w:delText>
        </w:r>
        <w:r w:rsidRPr="00D56521" w:rsidDel="009A279C">
          <w:rPr>
            <w:noProof/>
          </w:rPr>
          <w:delText xml:space="preserve"> </w:delText>
        </w:r>
      </w:del>
      <w:r w:rsidRPr="00D56521">
        <w:rPr>
          <w:noProof/>
        </w:rPr>
        <w:t xml:space="preserve">of the data changes, must be symbolised on the ECDIS display by a </w:t>
      </w:r>
      <w:r w:rsidR="00D15688" w:rsidRPr="00D56521">
        <w:rPr>
          <w:noProof/>
        </w:rPr>
        <w:t xml:space="preserve">solid </w:t>
      </w:r>
      <w:r w:rsidR="008A09EF" w:rsidRPr="00D56521">
        <w:rPr>
          <w:noProof/>
        </w:rPr>
        <w:t>0.32mm wide line using colour token CHGRD</w:t>
      </w:r>
      <w:r w:rsidRPr="00D56521">
        <w:rPr>
          <w:noProof/>
        </w:rPr>
        <w:t>.</w:t>
      </w:r>
      <w:del w:id="1123" w:author="jonathan pritchard" w:date="2024-05-20T16:55:00Z" w16du:dateUtc="2024-05-20T15:55:00Z">
        <w:r w:rsidRPr="00D56521" w:rsidDel="0042425D">
          <w:rPr>
            <w:noProof/>
          </w:rPr>
          <w:delText xml:space="preserve">  </w:delText>
        </w:r>
      </w:del>
      <w:ins w:id="1124" w:author="jonathan pritchard" w:date="2024-05-20T16:55:00Z" w16du:dateUtc="2024-05-20T15:55:00Z">
        <w:r w:rsidR="0042425D">
          <w:rPr>
            <w:noProof/>
          </w:rPr>
          <w:t xml:space="preserve"> </w:t>
        </w:r>
      </w:ins>
      <w:r w:rsidRPr="00D56521">
        <w:rPr>
          <w:noProof/>
        </w:rPr>
        <w:t xml:space="preserve">Alternatively linestyle </w:t>
      </w:r>
      <w:r w:rsidR="008A09EF" w:rsidRPr="00D56521">
        <w:rPr>
          <w:noProof/>
        </w:rPr>
        <w:t>SCLBDY51</w:t>
      </w:r>
      <w:r w:rsidRPr="00D56521">
        <w:rPr>
          <w:noProof/>
        </w:rPr>
        <w:t xml:space="preserve"> may be used.</w:t>
      </w:r>
      <w:del w:id="1125" w:author="jonathan pritchard" w:date="2024-05-20T16:56:00Z" w16du:dateUtc="2024-05-20T15:56:00Z">
        <w:r w:rsidRPr="00D56521" w:rsidDel="0042425D">
          <w:rPr>
            <w:noProof/>
          </w:rPr>
          <w:delText xml:space="preserve">  </w:delText>
        </w:r>
      </w:del>
      <w:ins w:id="1126" w:author="jonathan pritchard" w:date="2024-05-20T16:56:00Z" w16du:dateUtc="2024-05-20T15:56:00Z">
        <w:r w:rsidR="0042425D">
          <w:rPr>
            <w:noProof/>
          </w:rPr>
          <w:t xml:space="preserve"> </w:t>
        </w:r>
      </w:ins>
      <w:commentRangeStart w:id="1127"/>
      <w:r w:rsidRPr="00D56521">
        <w:rPr>
          <w:noProof/>
        </w:rPr>
        <w:t xml:space="preserve">The display priority </w:t>
      </w:r>
      <w:commentRangeStart w:id="1128"/>
      <w:r w:rsidRPr="00D56521">
        <w:rPr>
          <w:noProof/>
        </w:rPr>
        <w:t>i</w:t>
      </w:r>
      <w:r w:rsidRPr="00D56521">
        <w:rPr>
          <w:noProof/>
          <w:color w:val="000000" w:themeColor="text1"/>
        </w:rPr>
        <w:t xml:space="preserve">s </w:t>
      </w:r>
      <w:del w:id="1129" w:author="jonathan pritchard" w:date="2024-05-20T17:47:00Z" w16du:dateUtc="2024-05-20T16:47:00Z">
        <w:r w:rsidR="001F2CFE" w:rsidRPr="00D56521" w:rsidDel="002C4C4D">
          <w:rPr>
            <w:noProof/>
            <w:color w:val="000000" w:themeColor="text1"/>
          </w:rPr>
          <w:delText>9</w:delText>
        </w:r>
      </w:del>
      <w:ins w:id="1130" w:author="jonathan pritchard" w:date="2024-05-20T17:47:00Z" w16du:dateUtc="2024-05-20T16:47:00Z">
        <w:r w:rsidR="002C4C4D">
          <w:rPr>
            <w:noProof/>
            <w:color w:val="000000" w:themeColor="text1"/>
          </w:rPr>
          <w:t>3</w:t>
        </w:r>
      </w:ins>
      <w:r w:rsidRPr="00D56521">
        <w:rPr>
          <w:noProof/>
          <w:color w:val="000000" w:themeColor="text1"/>
        </w:rPr>
        <w:t>;</w:t>
      </w:r>
      <w:r w:rsidRPr="00D56521">
        <w:rPr>
          <w:noProof/>
        </w:rPr>
        <w:t xml:space="preserve"> </w:t>
      </w:r>
      <w:commentRangeEnd w:id="1128"/>
      <w:r w:rsidR="002C4C4D">
        <w:rPr>
          <w:rStyle w:val="CommentReference"/>
        </w:rPr>
        <w:commentReference w:id="1128"/>
      </w:r>
      <w:r w:rsidRPr="00D56521">
        <w:rPr>
          <w:noProof/>
        </w:rPr>
        <w:t>over-radar; standard display; viewing group 21030.</w:t>
      </w:r>
      <w:commentRangeEnd w:id="1127"/>
      <w:r w:rsidR="002C4C4D">
        <w:rPr>
          <w:rStyle w:val="CommentReference"/>
        </w:rPr>
        <w:commentReference w:id="1127"/>
      </w:r>
    </w:p>
    <w:p w14:paraId="16037C70" w14:textId="7FEE99F6" w:rsidR="002A10D2" w:rsidRPr="00D56521" w:rsidRDefault="002A10D2" w:rsidP="00632E3E">
      <w:pPr>
        <w:spacing w:after="120" w:line="240" w:lineRule="auto"/>
        <w:jc w:val="both"/>
        <w:rPr>
          <w:noProof/>
        </w:rPr>
      </w:pPr>
      <w:r w:rsidRPr="00D56521">
        <w:rPr>
          <w:noProof/>
        </w:rPr>
        <w:t xml:space="preserve">When scale boundaries of smaller scale </w:t>
      </w:r>
      <w:r w:rsidRPr="00D56521">
        <w:rPr>
          <w:b/>
          <w:bCs/>
          <w:noProof/>
        </w:rPr>
        <w:t>Data</w:t>
      </w:r>
      <w:r w:rsidR="00632E3E">
        <w:rPr>
          <w:b/>
          <w:bCs/>
          <w:noProof/>
        </w:rPr>
        <w:t xml:space="preserve"> </w:t>
      </w:r>
      <w:r w:rsidRPr="00D56521">
        <w:rPr>
          <w:b/>
          <w:bCs/>
          <w:noProof/>
        </w:rPr>
        <w:t>Coverage</w:t>
      </w:r>
      <w:r w:rsidRPr="00D56521">
        <w:rPr>
          <w:noProof/>
        </w:rPr>
        <w:t xml:space="preserve"> areas overlap larger scale </w:t>
      </w:r>
      <w:r w:rsidRPr="00D56521">
        <w:rPr>
          <w:b/>
          <w:bCs/>
          <w:noProof/>
        </w:rPr>
        <w:t>Data</w:t>
      </w:r>
      <w:r w:rsidR="00632E3E">
        <w:rPr>
          <w:b/>
          <w:bCs/>
          <w:noProof/>
        </w:rPr>
        <w:t xml:space="preserve"> </w:t>
      </w:r>
      <w:r w:rsidRPr="00D56521">
        <w:rPr>
          <w:b/>
          <w:bCs/>
          <w:noProof/>
        </w:rPr>
        <w:t>Coverage</w:t>
      </w:r>
      <w:r w:rsidRPr="00D56521">
        <w:rPr>
          <w:noProof/>
        </w:rPr>
        <w:t xml:space="preserve"> areas, that portion of the scale boundary which intersects the larger scale </w:t>
      </w:r>
      <w:r w:rsidRPr="00D56521">
        <w:rPr>
          <w:b/>
          <w:bCs/>
          <w:noProof/>
        </w:rPr>
        <w:t>Data</w:t>
      </w:r>
      <w:r w:rsidR="00632E3E">
        <w:rPr>
          <w:b/>
          <w:bCs/>
          <w:noProof/>
        </w:rPr>
        <w:t xml:space="preserve"> </w:t>
      </w:r>
      <w:r w:rsidRPr="00D56521">
        <w:rPr>
          <w:b/>
          <w:bCs/>
          <w:noProof/>
        </w:rPr>
        <w:t>Coverage</w:t>
      </w:r>
      <w:r w:rsidRPr="00D56521">
        <w:rPr>
          <w:noProof/>
        </w:rPr>
        <w:t xml:space="preserve"> area should not be visible</w:t>
      </w:r>
      <w:r w:rsidR="00582D25" w:rsidRPr="00D56521">
        <w:rPr>
          <w:noProof/>
        </w:rPr>
        <w:t>.</w:t>
      </w:r>
    </w:p>
    <w:p w14:paraId="1EC995F4" w14:textId="46F03753" w:rsidR="002A10D2" w:rsidRPr="00D56521" w:rsidRDefault="002A10D2" w:rsidP="00C8687E">
      <w:pPr>
        <w:pStyle w:val="Heading3"/>
        <w:rPr>
          <w:noProof/>
        </w:rPr>
      </w:pPr>
      <w:bookmarkStart w:id="1131" w:name="_Toc144421310"/>
      <w:commentRangeStart w:id="1132"/>
      <w:commentRangeStart w:id="1133"/>
      <w:commentRangeStart w:id="1134"/>
      <w:r w:rsidRPr="00D56521">
        <w:rPr>
          <w:noProof/>
        </w:rPr>
        <w:t>Overscale area at scale boundary</w:t>
      </w:r>
      <w:bookmarkEnd w:id="1131"/>
      <w:commentRangeEnd w:id="1132"/>
      <w:r w:rsidR="00F24086">
        <w:rPr>
          <w:rStyle w:val="CommentReference"/>
          <w:b w:val="0"/>
          <w:bCs w:val="0"/>
        </w:rPr>
        <w:commentReference w:id="1132"/>
      </w:r>
      <w:commentRangeEnd w:id="1133"/>
      <w:r w:rsidR="005D36F8">
        <w:rPr>
          <w:rStyle w:val="CommentReference"/>
          <w:b w:val="0"/>
          <w:bCs w:val="0"/>
        </w:rPr>
        <w:commentReference w:id="1133"/>
      </w:r>
      <w:commentRangeEnd w:id="1134"/>
      <w:r w:rsidR="002C4C4D">
        <w:rPr>
          <w:rStyle w:val="CommentReference"/>
          <w:b w:val="0"/>
          <w:bCs w:val="0"/>
        </w:rPr>
        <w:commentReference w:id="1134"/>
      </w:r>
    </w:p>
    <w:p w14:paraId="778993BB" w14:textId="673E05B6" w:rsidR="002A10D2" w:rsidRPr="00D56521" w:rsidRDefault="002A10D2" w:rsidP="00632E3E">
      <w:pPr>
        <w:spacing w:after="120" w:line="240" w:lineRule="auto"/>
        <w:jc w:val="both"/>
        <w:rPr>
          <w:noProof/>
        </w:rPr>
      </w:pPr>
      <w:r w:rsidRPr="00D56521">
        <w:rPr>
          <w:noProof/>
        </w:rPr>
        <w:t xml:space="preserve">ECDIS displays all chart data at the same scale. In order to avoid leaving part of the display blank, the display may be rendered using data from multiple datasets. These datasets may contain </w:t>
      </w:r>
      <w:r w:rsidRPr="00735361">
        <w:rPr>
          <w:b/>
          <w:noProof/>
        </w:rPr>
        <w:t>Data</w:t>
      </w:r>
      <w:r w:rsidR="00735361" w:rsidRPr="00735361">
        <w:rPr>
          <w:b/>
          <w:noProof/>
        </w:rPr>
        <w:t xml:space="preserve"> </w:t>
      </w:r>
      <w:r w:rsidRPr="00735361">
        <w:rPr>
          <w:b/>
          <w:noProof/>
        </w:rPr>
        <w:t>Coverage</w:t>
      </w:r>
      <w:r w:rsidR="00735361">
        <w:rPr>
          <w:noProof/>
        </w:rPr>
        <w:t xml:space="preserve"> area</w:t>
      </w:r>
      <w:r w:rsidRPr="00735361">
        <w:rPr>
          <w:noProof/>
        </w:rPr>
        <w:t>s</w:t>
      </w:r>
      <w:r w:rsidRPr="00D56521">
        <w:rPr>
          <w:noProof/>
        </w:rPr>
        <w:t xml:space="preserve"> with varying </w:t>
      </w:r>
      <w:ins w:id="1135" w:author="jonathan pritchard" w:date="2024-07-17T10:25:00Z" w16du:dateUtc="2024-07-17T09:25:00Z">
        <w:r w:rsidR="009A279C">
          <w:rPr>
            <w:i/>
            <w:iCs/>
            <w:noProof/>
          </w:rPr>
          <w:t>optimum</w:t>
        </w:r>
        <w:r w:rsidR="009A279C" w:rsidRPr="00D56521">
          <w:rPr>
            <w:i/>
            <w:iCs/>
            <w:noProof/>
          </w:rPr>
          <w:t>DisplayScale</w:t>
        </w:r>
      </w:ins>
      <w:del w:id="1136" w:author="jonathan pritchard" w:date="2024-07-17T10:25:00Z" w16du:dateUtc="2024-07-17T09:25:00Z">
        <w:r w:rsidRPr="00735361" w:rsidDel="009A279C">
          <w:rPr>
            <w:i/>
            <w:noProof/>
          </w:rPr>
          <w:delText>maximumDisplayScale</w:delText>
        </w:r>
        <w:r w:rsidR="00735361" w:rsidDel="009A279C">
          <w:rPr>
            <w:noProof/>
          </w:rPr>
          <w:delText>s</w:delText>
        </w:r>
      </w:del>
      <w:r w:rsidRPr="00D56521">
        <w:rPr>
          <w:noProof/>
        </w:rPr>
        <w:t>.</w:t>
      </w:r>
    </w:p>
    <w:p w14:paraId="73F559BA" w14:textId="4717556F" w:rsidR="002A10D2" w:rsidRPr="00D56521" w:rsidRDefault="002A10D2" w:rsidP="00632E3E">
      <w:pPr>
        <w:spacing w:after="120" w:line="240" w:lineRule="auto"/>
        <w:jc w:val="both"/>
        <w:rPr>
          <w:noProof/>
        </w:rPr>
      </w:pPr>
      <w:r w:rsidRPr="00D56521">
        <w:rPr>
          <w:noProof/>
        </w:rPr>
        <w:t xml:space="preserve">The </w:t>
      </w:r>
      <w:r w:rsidR="00546445" w:rsidRPr="00D56521">
        <w:rPr>
          <w:noProof/>
        </w:rPr>
        <w:t xml:space="preserve">area fill </w:t>
      </w:r>
      <w:r w:rsidRPr="00D56521">
        <w:rPr>
          <w:noProof/>
        </w:rPr>
        <w:t xml:space="preserve">OVERSC01 must be used to indicate </w:t>
      </w:r>
      <w:r w:rsidRPr="00735361">
        <w:rPr>
          <w:b/>
          <w:noProof/>
        </w:rPr>
        <w:t>Data</w:t>
      </w:r>
      <w:r w:rsidR="00735361">
        <w:rPr>
          <w:b/>
          <w:noProof/>
        </w:rPr>
        <w:t xml:space="preserve"> </w:t>
      </w:r>
      <w:r w:rsidRPr="00735361">
        <w:rPr>
          <w:b/>
          <w:noProof/>
        </w:rPr>
        <w:t>Coverage</w:t>
      </w:r>
      <w:r w:rsidRPr="00D56521">
        <w:rPr>
          <w:noProof/>
        </w:rPr>
        <w:t xml:space="preserve"> areas </w:t>
      </w:r>
      <w:r w:rsidRPr="00C8687E">
        <w:rPr>
          <w:noProof/>
          <w:highlight w:val="yellow"/>
        </w:rPr>
        <w:t xml:space="preserve">displayed </w:t>
      </w:r>
      <w:del w:id="1137" w:author="Raphael Malyankar" w:date="2023-08-31T20:49:00Z">
        <w:r w:rsidRPr="00C8687E" w:rsidDel="00AA5E32">
          <w:rPr>
            <w:noProof/>
            <w:highlight w:val="yellow"/>
          </w:rPr>
          <w:delText xml:space="preserve">{, </w:delText>
        </w:r>
      </w:del>
      <w:r w:rsidRPr="00C8687E">
        <w:rPr>
          <w:noProof/>
          <w:highlight w:val="yellow"/>
        </w:rPr>
        <w:t xml:space="preserve">X2 or more </w:t>
      </w:r>
      <w:commentRangeStart w:id="1138"/>
      <w:r w:rsidRPr="00C8687E">
        <w:rPr>
          <w:noProof/>
          <w:highlight w:val="yellow"/>
        </w:rPr>
        <w:t>larger</w:t>
      </w:r>
      <w:commentRangeEnd w:id="1138"/>
      <w:r w:rsidR="00F553C8">
        <w:rPr>
          <w:rStyle w:val="CommentReference"/>
        </w:rPr>
        <w:commentReference w:id="1138"/>
      </w:r>
      <w:r w:rsidRPr="00D56521">
        <w:rPr>
          <w:noProof/>
        </w:rPr>
        <w:t xml:space="preserve"> than</w:t>
      </w:r>
      <w:del w:id="1139" w:author="Raphael Malyankar" w:date="2023-08-31T20:49:00Z">
        <w:r w:rsidRPr="00D56521" w:rsidDel="00AA5E32">
          <w:rPr>
            <w:noProof/>
          </w:rPr>
          <w:delText>}</w:delText>
        </w:r>
      </w:del>
      <w:r w:rsidRPr="00D56521">
        <w:rPr>
          <w:noProof/>
        </w:rPr>
        <w:t xml:space="preserve"> the </w:t>
      </w:r>
      <w:ins w:id="1140" w:author="jonathan pritchard" w:date="2024-07-17T10:25:00Z" w16du:dateUtc="2024-07-17T09:25:00Z">
        <w:r w:rsidR="009A279C">
          <w:rPr>
            <w:i/>
            <w:iCs/>
            <w:noProof/>
          </w:rPr>
          <w:t>optimum</w:t>
        </w:r>
        <w:r w:rsidR="009A279C" w:rsidRPr="00D56521">
          <w:rPr>
            <w:i/>
            <w:iCs/>
            <w:noProof/>
          </w:rPr>
          <w:t>DisplayScale</w:t>
        </w:r>
      </w:ins>
      <w:del w:id="1141" w:author="jonathan pritchard" w:date="2024-07-17T10:25:00Z" w16du:dateUtc="2024-07-17T09:25:00Z">
        <w:r w:rsidRPr="00D56521" w:rsidDel="009A279C">
          <w:rPr>
            <w:i/>
            <w:iCs/>
            <w:noProof/>
          </w:rPr>
          <w:delText>maximumDisplayScale</w:delText>
        </w:r>
      </w:del>
      <w:r w:rsidRPr="00D56521">
        <w:rPr>
          <w:noProof/>
        </w:rPr>
        <w:t>; provided that the area was displayed automatically by the ECDIS in order to avoid leaving that portion of the display blank.</w:t>
      </w:r>
    </w:p>
    <w:p w14:paraId="26802AE2" w14:textId="4E83D6FB" w:rsidR="002A10D2" w:rsidRPr="00D56521" w:rsidRDefault="002A10D2" w:rsidP="00632E3E">
      <w:pPr>
        <w:spacing w:after="120" w:line="240" w:lineRule="auto"/>
        <w:jc w:val="both"/>
        <w:rPr>
          <w:noProof/>
        </w:rPr>
      </w:pPr>
      <w:r w:rsidRPr="00D56521">
        <w:rPr>
          <w:noProof/>
        </w:rPr>
        <w:t>NOTE</w:t>
      </w:r>
      <w:r w:rsidR="002F2E1D" w:rsidRPr="00D56521">
        <w:rPr>
          <w:noProof/>
        </w:rPr>
        <w:t xml:space="preserve">: </w:t>
      </w:r>
      <w:r w:rsidRPr="00D56521">
        <w:rPr>
          <w:noProof/>
        </w:rPr>
        <w:t xml:space="preserve">This </w:t>
      </w:r>
      <w:del w:id="1142" w:author="Raphael Malyankar" w:date="2023-08-31T20:35:00Z">
        <w:r w:rsidRPr="00D56521" w:rsidDel="00D13AAB">
          <w:rPr>
            <w:noProof/>
          </w:rPr>
          <w:delText xml:space="preserve">symbol </w:delText>
        </w:r>
      </w:del>
      <w:ins w:id="1143" w:author="Raphael Malyankar" w:date="2023-08-31T20:35:00Z">
        <w:r w:rsidR="00D13AAB">
          <w:rPr>
            <w:noProof/>
          </w:rPr>
          <w:t>rule</w:t>
        </w:r>
        <w:r w:rsidR="00D13AAB" w:rsidRPr="00D56521">
          <w:rPr>
            <w:noProof/>
          </w:rPr>
          <w:t xml:space="preserve"> </w:t>
        </w:r>
      </w:ins>
      <w:r w:rsidRPr="00D56521">
        <w:rPr>
          <w:noProof/>
        </w:rPr>
        <w:t xml:space="preserve">applies only to the automatic overscaling performed by the ECDIS in matching ENCs at different </w:t>
      </w:r>
      <w:ins w:id="1144" w:author="jonathan pritchard" w:date="2024-07-17T10:25:00Z" w16du:dateUtc="2024-07-17T09:25:00Z">
        <w:r w:rsidR="009A279C">
          <w:rPr>
            <w:i/>
            <w:iCs/>
            <w:noProof/>
          </w:rPr>
          <w:t>optimum</w:t>
        </w:r>
        <w:r w:rsidR="009A279C" w:rsidRPr="00D56521">
          <w:rPr>
            <w:i/>
            <w:iCs/>
            <w:noProof/>
          </w:rPr>
          <w:t>DisplayScale</w:t>
        </w:r>
      </w:ins>
      <w:del w:id="1145" w:author="jonathan pritchard" w:date="2024-07-17T10:25:00Z" w16du:dateUtc="2024-07-17T09:25:00Z">
        <w:r w:rsidRPr="00D56521" w:rsidDel="009A279C">
          <w:rPr>
            <w:i/>
            <w:iCs/>
            <w:noProof/>
          </w:rPr>
          <w:delText>maximumDisplayScale</w:delText>
        </w:r>
        <w:r w:rsidRPr="00D56521" w:rsidDel="009A279C">
          <w:rPr>
            <w:noProof/>
          </w:rPr>
          <w:delText>s</w:delText>
        </w:r>
      </w:del>
      <w:r w:rsidRPr="00D56521">
        <w:rPr>
          <w:noProof/>
        </w:rPr>
        <w:t xml:space="preserve">. It should not be applied to an overscale display deliberately requested by the mariner, which should trigger the overscale indication required by IMO Performance Standard </w:t>
      </w:r>
      <w:ins w:id="1146" w:author="Raphael Malyankar" w:date="2023-08-31T20:39:00Z">
        <w:r w:rsidR="00D13AAB">
          <w:rPr>
            <w:noProof/>
          </w:rPr>
          <w:t xml:space="preserve">MSC 530(106) </w:t>
        </w:r>
      </w:ins>
      <w:r w:rsidRPr="00D56521">
        <w:rPr>
          <w:noProof/>
        </w:rPr>
        <w:t>section 6.1.1.</w:t>
      </w:r>
    </w:p>
    <w:p w14:paraId="1DF9F2C0" w14:textId="2E82F587" w:rsidR="002A10D2" w:rsidRPr="00D56521" w:rsidRDefault="002A10D2" w:rsidP="00632E3E">
      <w:pPr>
        <w:spacing w:after="120" w:line="240" w:lineRule="auto"/>
        <w:jc w:val="both"/>
        <w:rPr>
          <w:noProof/>
        </w:rPr>
      </w:pPr>
      <w:r w:rsidRPr="00D56521">
        <w:rPr>
          <w:noProof/>
        </w:rPr>
        <w:t>A different overscale situation arises when the ship approaches a scale boundary from a larger to a smaller scale ENC, typically when leaving harbour.</w:t>
      </w:r>
      <w:del w:id="1147" w:author="jonathan pritchard" w:date="2024-05-20T16:56:00Z" w16du:dateUtc="2024-05-20T15:56:00Z">
        <w:r w:rsidRPr="00D56521" w:rsidDel="0042425D">
          <w:rPr>
            <w:noProof/>
          </w:rPr>
          <w:delText xml:space="preserve">  </w:delText>
        </w:r>
      </w:del>
      <w:ins w:id="1148" w:author="jonathan pritchard" w:date="2024-05-20T16:56:00Z" w16du:dateUtc="2024-05-20T15:56:00Z">
        <w:r w:rsidR="0042425D">
          <w:rPr>
            <w:noProof/>
          </w:rPr>
          <w:t xml:space="preserve"> </w:t>
        </w:r>
      </w:ins>
      <w:r w:rsidRPr="00D56521">
        <w:rPr>
          <w:noProof/>
        </w:rPr>
        <w:t>In combining data from the large scale and the small scale ENCs to generate a display at the larger scale, the ECDIS will have "grossly enlarged" the small scale data.</w:t>
      </w:r>
    </w:p>
    <w:p w14:paraId="18E270A4" w14:textId="45754D82" w:rsidR="002A10D2" w:rsidRPr="00D56521" w:rsidRDefault="002A10D2" w:rsidP="00632E3E">
      <w:pPr>
        <w:spacing w:after="120" w:line="240" w:lineRule="auto"/>
        <w:jc w:val="both"/>
        <w:rPr>
          <w:noProof/>
        </w:rPr>
      </w:pPr>
      <w:r w:rsidRPr="00D56521">
        <w:rPr>
          <w:noProof/>
        </w:rPr>
        <w:t xml:space="preserve">In addition to drawing the scale boundaries, the "grossly overscale" part of the display </w:t>
      </w:r>
      <w:del w:id="1149" w:author="jonathan pritchard" w:date="2024-06-19T10:49:00Z" w16du:dateUtc="2024-06-19T09:49:00Z">
        <w:r w:rsidRPr="00D56521" w:rsidDel="00214374">
          <w:rPr>
            <w:noProof/>
          </w:rPr>
          <w:delText xml:space="preserve">should </w:delText>
        </w:r>
      </w:del>
      <w:ins w:id="1150" w:author="jonathan pritchard" w:date="2024-06-19T10:49:00Z" w16du:dateUtc="2024-06-19T09:49:00Z">
        <w:r w:rsidR="00214374">
          <w:rPr>
            <w:noProof/>
          </w:rPr>
          <w:t>must</w:t>
        </w:r>
        <w:r w:rsidR="00214374" w:rsidRPr="00D56521">
          <w:rPr>
            <w:noProof/>
          </w:rPr>
          <w:t xml:space="preserve"> </w:t>
        </w:r>
      </w:ins>
      <w:r w:rsidRPr="00D56521">
        <w:rPr>
          <w:noProof/>
        </w:rPr>
        <w:t xml:space="preserve">be identified with </w:t>
      </w:r>
      <w:r w:rsidR="00546445" w:rsidRPr="00D56521">
        <w:rPr>
          <w:noProof/>
        </w:rPr>
        <w:t xml:space="preserve">area fill </w:t>
      </w:r>
      <w:r w:rsidRPr="00D56521">
        <w:rPr>
          <w:noProof/>
        </w:rPr>
        <w:t>OVERSC01, as illustrated</w:t>
      </w:r>
      <w:r w:rsidR="00735361">
        <w:rPr>
          <w:noProof/>
        </w:rPr>
        <w:t xml:space="preserve"> in Figure C-1</w:t>
      </w:r>
      <w:r w:rsidRPr="00D56521">
        <w:rPr>
          <w:noProof/>
        </w:rPr>
        <w:t>.</w:t>
      </w:r>
      <w:del w:id="1151" w:author="jonathan pritchard" w:date="2024-05-20T16:56:00Z" w16du:dateUtc="2024-05-20T15:56:00Z">
        <w:r w:rsidRPr="00D56521" w:rsidDel="0042425D">
          <w:rPr>
            <w:noProof/>
          </w:rPr>
          <w:delText xml:space="preserve">  </w:delText>
        </w:r>
      </w:del>
      <w:ins w:id="1152" w:author="jonathan pritchard" w:date="2024-05-20T16:56:00Z" w16du:dateUtc="2024-05-20T15:56:00Z">
        <w:r w:rsidR="0042425D">
          <w:rPr>
            <w:noProof/>
          </w:rPr>
          <w:t xml:space="preserve"> </w:t>
        </w:r>
      </w:ins>
    </w:p>
    <w:p w14:paraId="42080298" w14:textId="1070E306" w:rsidR="002A10D2" w:rsidRPr="00D56521" w:rsidRDefault="002A10D2" w:rsidP="00632E3E">
      <w:pPr>
        <w:spacing w:after="120" w:line="240" w:lineRule="auto"/>
        <w:jc w:val="both"/>
        <w:rPr>
          <w:noProof/>
        </w:rPr>
      </w:pPr>
      <w:r w:rsidRPr="00D56521">
        <w:rPr>
          <w:noProof/>
        </w:rPr>
        <w:t xml:space="preserve">In this context, "grossly enlarged" and "grossly overscale" should be taken to mean that the display scale is enlarged/overscale by X2 or more with respect to the </w:t>
      </w:r>
      <w:ins w:id="1153" w:author="jonathan pritchard" w:date="2024-07-17T10:25:00Z" w16du:dateUtc="2024-07-17T09:25:00Z">
        <w:r w:rsidR="009A279C">
          <w:rPr>
            <w:i/>
            <w:iCs/>
            <w:noProof/>
          </w:rPr>
          <w:t>optimum</w:t>
        </w:r>
        <w:r w:rsidR="009A279C" w:rsidRPr="00D56521">
          <w:rPr>
            <w:i/>
            <w:iCs/>
            <w:noProof/>
          </w:rPr>
          <w:t>DisplayScale</w:t>
        </w:r>
      </w:ins>
      <w:del w:id="1154" w:author="jonathan pritchard" w:date="2024-07-17T10:25:00Z" w16du:dateUtc="2024-07-17T09:25:00Z">
        <w:r w:rsidRPr="00D56521" w:rsidDel="009A279C">
          <w:rPr>
            <w:i/>
            <w:iCs/>
            <w:noProof/>
          </w:rPr>
          <w:delText>maximumDisplayScale</w:delText>
        </w:r>
      </w:del>
      <w:r w:rsidRPr="00D56521">
        <w:rPr>
          <w:noProof/>
        </w:rPr>
        <w:t>.</w:t>
      </w:r>
      <w:del w:id="1155" w:author="jonathan pritchard" w:date="2024-05-20T16:56:00Z" w16du:dateUtc="2024-05-20T15:56:00Z">
        <w:r w:rsidRPr="00D56521" w:rsidDel="0042425D">
          <w:rPr>
            <w:noProof/>
          </w:rPr>
          <w:delText xml:space="preserve">  </w:delText>
        </w:r>
      </w:del>
      <w:ins w:id="1156" w:author="jonathan pritchard" w:date="2024-05-20T16:56:00Z" w16du:dateUtc="2024-05-20T15:56:00Z">
        <w:r w:rsidR="0042425D">
          <w:rPr>
            <w:noProof/>
          </w:rPr>
          <w:t xml:space="preserve"> </w:t>
        </w:r>
      </w:ins>
      <w:r w:rsidRPr="00D56521">
        <w:rPr>
          <w:noProof/>
        </w:rPr>
        <w:t xml:space="preserve">For example, at the left edge of </w:t>
      </w:r>
      <w:r w:rsidR="00ED0269" w:rsidRPr="00D56521">
        <w:rPr>
          <w:noProof/>
        </w:rPr>
        <w:fldChar w:fldCharType="begin"/>
      </w:r>
      <w:r w:rsidR="00ED0269" w:rsidRPr="00D56521">
        <w:rPr>
          <w:noProof/>
        </w:rPr>
        <w:instrText xml:space="preserve"> REF _Ref45642442 \h </w:instrText>
      </w:r>
      <w:r w:rsidR="00632E3E">
        <w:rPr>
          <w:noProof/>
        </w:rPr>
        <w:instrText xml:space="preserve"> \* MERGEFORMAT </w:instrText>
      </w:r>
      <w:r w:rsidR="00ED0269" w:rsidRPr="00D56521">
        <w:rPr>
          <w:noProof/>
        </w:rPr>
      </w:r>
      <w:r w:rsidR="00ED0269" w:rsidRPr="00D56521">
        <w:rPr>
          <w:noProof/>
        </w:rPr>
        <w:fldChar w:fldCharType="separate"/>
      </w:r>
      <w:r w:rsidR="00832978" w:rsidRPr="00D56521">
        <w:t xml:space="preserve">Figure </w:t>
      </w:r>
      <w:r w:rsidR="00832978">
        <w:t>C-1</w:t>
      </w:r>
      <w:r w:rsidR="00ED0269" w:rsidRPr="00D56521">
        <w:rPr>
          <w:noProof/>
        </w:rPr>
        <w:fldChar w:fldCharType="end"/>
      </w:r>
      <w:r w:rsidRPr="00D56521">
        <w:rPr>
          <w:noProof/>
        </w:rPr>
        <w:t xml:space="preserve"> the display scale of 1/12,500 is X4 the </w:t>
      </w:r>
      <w:ins w:id="1157" w:author="jonathan pritchard" w:date="2024-07-17T10:25:00Z" w16du:dateUtc="2024-07-17T09:25:00Z">
        <w:r w:rsidR="009A279C">
          <w:rPr>
            <w:i/>
            <w:iCs/>
            <w:noProof/>
          </w:rPr>
          <w:t>optimum</w:t>
        </w:r>
        <w:r w:rsidR="009A279C" w:rsidRPr="00D56521">
          <w:rPr>
            <w:i/>
            <w:iCs/>
            <w:noProof/>
          </w:rPr>
          <w:t>DisplayScale</w:t>
        </w:r>
        <w:r w:rsidR="009A279C" w:rsidRPr="00D56521">
          <w:rPr>
            <w:noProof/>
          </w:rPr>
          <w:t xml:space="preserve"> </w:t>
        </w:r>
      </w:ins>
      <w:del w:id="1158" w:author="jonathan pritchard" w:date="2024-07-17T10:25:00Z" w16du:dateUtc="2024-07-17T09:25:00Z">
        <w:r w:rsidRPr="00D56521" w:rsidDel="009A279C">
          <w:rPr>
            <w:i/>
            <w:iCs/>
            <w:noProof/>
          </w:rPr>
          <w:delText>maximumDisplayScale</w:delText>
        </w:r>
        <w:r w:rsidRPr="00D56521" w:rsidDel="009A279C">
          <w:rPr>
            <w:noProof/>
          </w:rPr>
          <w:delText xml:space="preserve"> </w:delText>
        </w:r>
      </w:del>
      <w:r w:rsidRPr="00D56521">
        <w:rPr>
          <w:noProof/>
        </w:rPr>
        <w:t>of 1/50,000, and so the overscale pattern is required.</w:t>
      </w:r>
    </w:p>
    <w:p w14:paraId="18329010" w14:textId="77777777" w:rsidR="00ED0269" w:rsidRPr="00D56521" w:rsidRDefault="0037409F" w:rsidP="004E61EE">
      <w:pPr>
        <w:keepNext/>
        <w:spacing w:line="240" w:lineRule="auto"/>
        <w:jc w:val="center"/>
      </w:pPr>
      <w:commentRangeStart w:id="1159"/>
      <w:commentRangeStart w:id="1160"/>
      <w:r w:rsidRPr="00D56521">
        <w:rPr>
          <w:noProof/>
          <w:lang w:val="fr-FR" w:eastAsia="fr-FR"/>
        </w:rPr>
        <w:lastRenderedPageBreak/>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4">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1159"/>
      <w:r w:rsidR="00F553C8">
        <w:rPr>
          <w:rStyle w:val="CommentReference"/>
        </w:rPr>
        <w:commentReference w:id="1159"/>
      </w:r>
      <w:commentRangeEnd w:id="1160"/>
      <w:r w:rsidR="00214374">
        <w:rPr>
          <w:rStyle w:val="CommentReference"/>
        </w:rPr>
        <w:commentReference w:id="1160"/>
      </w:r>
    </w:p>
    <w:p w14:paraId="2DA84ACE" w14:textId="4498CC05" w:rsidR="00735361" w:rsidRDefault="00ED0269" w:rsidP="00735361">
      <w:pPr>
        <w:pStyle w:val="Caption"/>
        <w:spacing w:after="120" w:line="240" w:lineRule="auto"/>
        <w:jc w:val="center"/>
      </w:pPr>
      <w:bookmarkStart w:id="1161" w:name="_Ref45642442"/>
      <w:r w:rsidRPr="00D56521">
        <w:t xml:space="preserve">Figure </w:t>
      </w:r>
      <w:r w:rsidR="00735361">
        <w:t>C-</w:t>
      </w:r>
      <w:r w:rsidRPr="00D56521">
        <w:fldChar w:fldCharType="begin"/>
      </w:r>
      <w:r w:rsidRPr="00D56521">
        <w:instrText xml:space="preserve"> SEQ Figure \* ARABIC </w:instrText>
      </w:r>
      <w:r w:rsidRPr="00D56521">
        <w:fldChar w:fldCharType="separate"/>
      </w:r>
      <w:r w:rsidR="00832978">
        <w:rPr>
          <w:noProof/>
        </w:rPr>
        <w:t>1</w:t>
      </w:r>
      <w:r w:rsidRPr="00D56521">
        <w:fldChar w:fldCharType="end"/>
      </w:r>
      <w:bookmarkEnd w:id="1161"/>
      <w:r w:rsidRPr="00D56521">
        <w:t xml:space="preserve"> - Illustration of overscale display</w:t>
      </w:r>
    </w:p>
    <w:p w14:paraId="517055A1" w14:textId="07793E79" w:rsidR="0037409F" w:rsidRPr="00D56521" w:rsidRDefault="00735361" w:rsidP="00AA1762">
      <w:pPr>
        <w:spacing w:after="120" w:line="240" w:lineRule="auto"/>
        <w:jc w:val="both"/>
        <w:rPr>
          <w:noProof/>
        </w:rPr>
      </w:pPr>
      <w:r>
        <w:t>[</w:t>
      </w:r>
      <w:r w:rsidR="005226C6" w:rsidRPr="00D56521">
        <w:t xml:space="preserve">The right hand side of the </w:t>
      </w:r>
      <w:r w:rsidR="00AA1762">
        <w:t>Figure</w:t>
      </w:r>
      <w:r w:rsidR="005226C6" w:rsidRPr="00D56521">
        <w:t xml:space="preserve"> shows the ENC layout with the screen window overlaid, and the left hand side is enlarged to show the ECDIS display on that screen.</w:t>
      </w:r>
      <w:r>
        <w:t>]</w:t>
      </w:r>
    </w:p>
    <w:p w14:paraId="485851D7" w14:textId="70D1A91D" w:rsidR="002A10D2" w:rsidRPr="00D56521" w:rsidRDefault="002A10D2" w:rsidP="00AA1762">
      <w:pPr>
        <w:spacing w:after="120" w:line="240" w:lineRule="auto"/>
        <w:jc w:val="both"/>
        <w:rPr>
          <w:noProof/>
        </w:rPr>
      </w:pPr>
      <w:r w:rsidRPr="00D56521">
        <w:rPr>
          <w:noProof/>
        </w:rPr>
        <w:t>Note that in this situation the OVERSC01</w:t>
      </w:r>
      <w:r w:rsidR="00546445" w:rsidRPr="00D56521">
        <w:rPr>
          <w:noProof/>
        </w:rPr>
        <w:t xml:space="preserve"> area fill</w:t>
      </w:r>
      <w:r w:rsidRPr="00D56521">
        <w:rPr>
          <w:noProof/>
        </w:rPr>
        <w:t xml:space="preserve"> should only be shown on the area compiled from the smaller scale ENC.  If the area from the larger scale ENC is also overscale, this should be indicated by the "overscale indication". The OVERSC01</w:t>
      </w:r>
      <w:r w:rsidR="00546445" w:rsidRPr="00D56521">
        <w:rPr>
          <w:noProof/>
        </w:rPr>
        <w:t xml:space="preserve"> area fill</w:t>
      </w:r>
      <w:r w:rsidRPr="00D56521">
        <w:rPr>
          <w:noProof/>
        </w:rPr>
        <w:t xml:space="preserve"> should not be shown on the part of the display taken from the larger scale ENC.  For example if the </w:t>
      </w:r>
      <w:ins w:id="1162" w:author="jonathan pritchard" w:date="2024-07-17T10:26:00Z" w16du:dateUtc="2024-07-17T09:26:00Z">
        <w:r w:rsidR="009A279C">
          <w:rPr>
            <w:noProof/>
          </w:rPr>
          <w:t xml:space="preserve">optimum </w:t>
        </w:r>
      </w:ins>
      <w:r w:rsidRPr="00D56521">
        <w:rPr>
          <w:noProof/>
        </w:rPr>
        <w:t xml:space="preserve">display scale of the situation in the data coverage diagram was 1/3,500 the area of </w:t>
      </w:r>
      <w:ins w:id="1163" w:author="jonathan pritchard" w:date="2024-07-17T10:26:00Z" w16du:dateUtc="2024-07-17T09:26:00Z">
        <w:r w:rsidR="009A279C">
          <w:rPr>
            <w:noProof/>
          </w:rPr>
          <w:t xml:space="preserve">optimum </w:t>
        </w:r>
        <w:r w:rsidR="009A279C" w:rsidRPr="00D56521">
          <w:rPr>
            <w:noProof/>
          </w:rPr>
          <w:t>display scale</w:t>
        </w:r>
        <w:r w:rsidR="009A279C" w:rsidRPr="00D56521" w:rsidDel="009A279C">
          <w:rPr>
            <w:noProof/>
          </w:rPr>
          <w:t xml:space="preserve"> </w:t>
        </w:r>
      </w:ins>
      <w:del w:id="1164" w:author="jonathan pritchard" w:date="2024-07-17T10:26:00Z" w16du:dateUtc="2024-07-17T09:26:00Z">
        <w:r w:rsidRPr="00D56521" w:rsidDel="009A279C">
          <w:rPr>
            <w:noProof/>
          </w:rPr>
          <w:delText xml:space="preserve">compilation scale </w:delText>
        </w:r>
      </w:del>
      <w:r w:rsidRPr="00D56521">
        <w:rPr>
          <w:noProof/>
        </w:rPr>
        <w:t>1/12,500 would have an overscale indication of X 3.6 but would have no OVERSC01</w:t>
      </w:r>
      <w:r w:rsidR="00214FE6" w:rsidRPr="00D56521">
        <w:rPr>
          <w:noProof/>
        </w:rPr>
        <w:t xml:space="preserve"> area fill</w:t>
      </w:r>
      <w:r w:rsidRPr="00D56521">
        <w:rPr>
          <w:noProof/>
        </w:rPr>
        <w:t>.</w:t>
      </w:r>
    </w:p>
    <w:p w14:paraId="72BD321A" w14:textId="2C827F5A" w:rsidR="002A10D2" w:rsidRPr="00D56521" w:rsidRDefault="002A10D2" w:rsidP="00C8687E">
      <w:pPr>
        <w:pStyle w:val="Heading3"/>
        <w:rPr>
          <w:noProof/>
        </w:rPr>
      </w:pPr>
      <w:bookmarkStart w:id="1165" w:name="_Ref49483424"/>
      <w:bookmarkStart w:id="1166" w:name="_Toc144421311"/>
      <w:r w:rsidRPr="00D56521">
        <w:rPr>
          <w:noProof/>
        </w:rPr>
        <w:t xml:space="preserve">Larger </w:t>
      </w:r>
      <w:r w:rsidR="0029068F" w:rsidRPr="00D56521">
        <w:rPr>
          <w:noProof/>
        </w:rPr>
        <w:t>s</w:t>
      </w:r>
      <w:r w:rsidRPr="00D56521">
        <w:rPr>
          <w:noProof/>
        </w:rPr>
        <w:t xml:space="preserve">cale </w:t>
      </w:r>
      <w:r w:rsidR="0029068F" w:rsidRPr="00D56521">
        <w:rPr>
          <w:noProof/>
        </w:rPr>
        <w:t>d</w:t>
      </w:r>
      <w:r w:rsidRPr="00D56521">
        <w:rPr>
          <w:noProof/>
        </w:rPr>
        <w:t xml:space="preserve">ata </w:t>
      </w:r>
      <w:r w:rsidR="0029068F" w:rsidRPr="00D56521">
        <w:rPr>
          <w:noProof/>
        </w:rPr>
        <w:t>a</w:t>
      </w:r>
      <w:r w:rsidRPr="00D56521">
        <w:rPr>
          <w:noProof/>
        </w:rPr>
        <w:t>vailable</w:t>
      </w:r>
      <w:bookmarkEnd w:id="1165"/>
      <w:bookmarkEnd w:id="1166"/>
    </w:p>
    <w:p w14:paraId="5F37F44C" w14:textId="2D75C0CC" w:rsidR="002A10D2" w:rsidRDefault="002A10D2" w:rsidP="00AA1762">
      <w:pPr>
        <w:spacing w:after="120" w:line="240" w:lineRule="auto"/>
        <w:jc w:val="both"/>
        <w:rPr>
          <w:noProof/>
        </w:rPr>
      </w:pPr>
      <w:r w:rsidRPr="00D56521">
        <w:rPr>
          <w:noProof/>
        </w:rPr>
        <w:t>As the mariner</w:t>
      </w:r>
      <w:r w:rsidR="00FD24F2" w:rsidRPr="00D56521">
        <w:rPr>
          <w:noProof/>
        </w:rPr>
        <w:t>’</w:t>
      </w:r>
      <w:r w:rsidRPr="00D56521">
        <w:rPr>
          <w:noProof/>
        </w:rPr>
        <w:t xml:space="preserve">s display window moves and begins to cover an ENC that is of a larger </w:t>
      </w:r>
      <w:ins w:id="1167" w:author="jonathan pritchard" w:date="2024-07-17T10:26:00Z" w16du:dateUtc="2024-07-17T09:26:00Z">
        <w:r w:rsidR="009A279C">
          <w:rPr>
            <w:i/>
            <w:iCs/>
            <w:noProof/>
          </w:rPr>
          <w:t>optimum</w:t>
        </w:r>
        <w:r w:rsidR="009A279C" w:rsidRPr="00D56521">
          <w:rPr>
            <w:i/>
            <w:iCs/>
            <w:noProof/>
          </w:rPr>
          <w:t>DisplayScale</w:t>
        </w:r>
      </w:ins>
      <w:del w:id="1168" w:author="jonathan pritchard" w:date="2024-07-17T10:26:00Z" w16du:dateUtc="2024-07-17T09:26:00Z">
        <w:r w:rsidRPr="00D56521" w:rsidDel="009A279C">
          <w:rPr>
            <w:i/>
            <w:iCs/>
            <w:noProof/>
          </w:rPr>
          <w:delText>maximumDisplayScale</w:delText>
        </w:r>
      </w:del>
      <w:r w:rsidRPr="00D56521">
        <w:rPr>
          <w:noProof/>
        </w:rPr>
        <w:t>, the ECDIS must indicate that larger scale data will shortly become available, as required by IMO P</w:t>
      </w:r>
      <w:r w:rsidR="00D42A93" w:rsidRPr="00D56521">
        <w:rPr>
          <w:noProof/>
        </w:rPr>
        <w:t>erformance Standards</w:t>
      </w:r>
      <w:r w:rsidRPr="00D56521">
        <w:rPr>
          <w:noProof/>
        </w:rPr>
        <w:t>.</w:t>
      </w:r>
    </w:p>
    <w:p w14:paraId="1F4D25D6" w14:textId="77777777" w:rsidR="00AA1762" w:rsidRPr="00D56521" w:rsidRDefault="00AA1762" w:rsidP="00AA1762">
      <w:pPr>
        <w:spacing w:after="120" w:line="240" w:lineRule="auto"/>
        <w:jc w:val="both"/>
        <w:rPr>
          <w:noProof/>
        </w:rPr>
      </w:pPr>
    </w:p>
    <w:p w14:paraId="7878CFA3" w14:textId="2CAC36FA" w:rsidR="00910006" w:rsidRPr="00D56521" w:rsidRDefault="00910006" w:rsidP="00C8687E">
      <w:pPr>
        <w:pStyle w:val="Heading2"/>
        <w:rPr>
          <w:noProof/>
        </w:rPr>
      </w:pPr>
      <w:bookmarkStart w:id="1169" w:name="_Ref49376543"/>
      <w:bookmarkStart w:id="1170" w:name="_Toc144421312"/>
      <w:r w:rsidRPr="00D56521">
        <w:rPr>
          <w:noProof/>
        </w:rPr>
        <w:t>Graphical indexes</w:t>
      </w:r>
      <w:bookmarkEnd w:id="1169"/>
      <w:bookmarkEnd w:id="1170"/>
    </w:p>
    <w:p w14:paraId="704627B5" w14:textId="1C88F51F" w:rsidR="00910895" w:rsidRPr="00D56521" w:rsidRDefault="002A10D2" w:rsidP="00C8687E">
      <w:pPr>
        <w:pStyle w:val="Heading3"/>
        <w:rPr>
          <w:noProof/>
        </w:rPr>
      </w:pPr>
      <w:bookmarkStart w:id="1171" w:name="_Ref45727559"/>
      <w:bookmarkStart w:id="1172" w:name="_Toc144421313"/>
      <w:r w:rsidRPr="00D56521">
        <w:rPr>
          <w:noProof/>
        </w:rPr>
        <w:t xml:space="preserve">Graphical </w:t>
      </w:r>
      <w:r w:rsidR="0029068F" w:rsidRPr="00D56521">
        <w:rPr>
          <w:noProof/>
        </w:rPr>
        <w:t>i</w:t>
      </w:r>
      <w:r w:rsidRPr="00D56521">
        <w:rPr>
          <w:noProof/>
        </w:rPr>
        <w:t>ndex</w:t>
      </w:r>
      <w:r w:rsidR="00910895" w:rsidRPr="00D56521">
        <w:rPr>
          <w:noProof/>
        </w:rPr>
        <w:t>es</w:t>
      </w:r>
      <w:r w:rsidRPr="00D56521">
        <w:rPr>
          <w:noProof/>
        </w:rPr>
        <w:t xml:space="preserve"> of </w:t>
      </w:r>
      <w:r w:rsidR="00FA3CC0" w:rsidRPr="00D56521">
        <w:rPr>
          <w:noProof/>
        </w:rPr>
        <w:t>ENCs</w:t>
      </w:r>
      <w:bookmarkEnd w:id="1171"/>
      <w:bookmarkEnd w:id="1172"/>
    </w:p>
    <w:p w14:paraId="5C9AAD54" w14:textId="6EA1FF6F" w:rsidR="00910895" w:rsidRPr="00D56521" w:rsidRDefault="00910895" w:rsidP="00AA1762">
      <w:pPr>
        <w:spacing w:after="120" w:line="240" w:lineRule="auto"/>
        <w:jc w:val="both"/>
      </w:pPr>
      <w:r w:rsidRPr="00D56521">
        <w:t xml:space="preserve">The system </w:t>
      </w:r>
      <w:ins w:id="1173" w:author="jonathan pritchard" w:date="2024-05-29T02:00:00Z" w16du:dateUtc="2024-05-29T01:00:00Z">
        <w:r w:rsidR="00C8687E">
          <w:rPr>
            <w:b/>
            <w:bCs/>
          </w:rPr>
          <w:t xml:space="preserve">must </w:t>
        </w:r>
      </w:ins>
      <w:r w:rsidRPr="00D56521">
        <w:t xml:space="preserve">be capable of displaying a graphical index of </w:t>
      </w:r>
      <w:ins w:id="1174" w:author="jonathan pritchard" w:date="2024-07-18T15:19:00Z" w16du:dateUtc="2024-07-18T14:19:00Z">
        <w:r w:rsidR="00856722">
          <w:t xml:space="preserve">(installed?) </w:t>
        </w:r>
      </w:ins>
      <w:r w:rsidRPr="00D56521">
        <w:t xml:space="preserve">ENCs </w:t>
      </w:r>
      <w:r w:rsidR="005E6FD2" w:rsidRPr="00D56521">
        <w:t xml:space="preserve">by </w:t>
      </w:r>
      <w:del w:id="1175" w:author="jonathan pritchard" w:date="2024-05-20T15:04:00Z" w16du:dateUtc="2024-05-20T14:04:00Z">
        <w:r w:rsidR="005E6FD2" w:rsidRPr="00D56521" w:rsidDel="00F53D1F">
          <w:delText xml:space="preserve">maximum </w:delText>
        </w:r>
      </w:del>
      <w:ins w:id="1176" w:author="jonathan pritchard" w:date="2024-05-20T15:04:00Z" w16du:dateUtc="2024-05-20T14:04:00Z">
        <w:r w:rsidR="00F53D1F">
          <w:t>optimum</w:t>
        </w:r>
        <w:r w:rsidR="00F53D1F" w:rsidRPr="00D56521">
          <w:t xml:space="preserve"> </w:t>
        </w:r>
      </w:ins>
      <w:r w:rsidR="005E6FD2" w:rsidRPr="00D56521">
        <w:t>display scale.</w:t>
      </w:r>
    </w:p>
    <w:p w14:paraId="51D2349D" w14:textId="68F14A93" w:rsidR="00E444D0" w:rsidRPr="00D56521" w:rsidRDefault="00E444D0" w:rsidP="00AA1762">
      <w:pPr>
        <w:spacing w:after="120" w:line="240" w:lineRule="auto"/>
        <w:jc w:val="both"/>
        <w:rPr>
          <w:noProof/>
        </w:rPr>
      </w:pPr>
      <w:r w:rsidRPr="00D56521">
        <w:rPr>
          <w:noProof/>
        </w:rPr>
        <w:t xml:space="preserve">Without cursor enquiry of the chart area it will not always be clear what </w:t>
      </w:r>
      <w:del w:id="1177" w:author="jonathan pritchard" w:date="2024-05-29T02:00:00Z" w16du:dateUtc="2024-05-29T01:00:00Z">
        <w:r w:rsidRPr="00D56521" w:rsidDel="00C8687E">
          <w:rPr>
            <w:i/>
            <w:iCs/>
            <w:noProof/>
          </w:rPr>
          <w:delText>maximum</w:delText>
        </w:r>
      </w:del>
      <w:ins w:id="1178" w:author="jonathan pritchard" w:date="2024-05-29T02:00:00Z" w16du:dateUtc="2024-05-29T01:00:00Z">
        <w:r w:rsidR="00C8687E">
          <w:rPr>
            <w:i/>
            <w:iCs/>
            <w:noProof/>
          </w:rPr>
          <w:t>optimum</w:t>
        </w:r>
      </w:ins>
      <w:r w:rsidRPr="00D56521">
        <w:rPr>
          <w:i/>
          <w:iCs/>
          <w:noProof/>
        </w:rPr>
        <w:t>DisplayScale</w:t>
      </w:r>
      <w:r w:rsidRPr="00D56521">
        <w:rPr>
          <w:noProof/>
        </w:rPr>
        <w:t xml:space="preserve"> applies to a given part of a mixed source display. Display of S-101 requires a graphical index of the</w:t>
      </w:r>
      <w:ins w:id="1179" w:author="jonathan pritchard" w:date="2024-05-20T15:22:00Z" w16du:dateUtc="2024-05-20T14:22:00Z">
        <w:r w:rsidR="00443F43">
          <w:rPr>
            <w:i/>
            <w:iCs/>
            <w:noProof/>
          </w:rPr>
          <w:t xml:space="preserve"> optimum</w:t>
        </w:r>
      </w:ins>
      <w:del w:id="1180" w:author="jonathan pritchard" w:date="2024-05-20T15:22:00Z" w16du:dateUtc="2024-05-20T14:22:00Z">
        <w:r w:rsidRPr="00D56521" w:rsidDel="00443F43">
          <w:rPr>
            <w:noProof/>
          </w:rPr>
          <w:delText xml:space="preserve"> </w:delText>
        </w:r>
        <w:r w:rsidRPr="00D56521" w:rsidDel="00443F43">
          <w:rPr>
            <w:i/>
            <w:iCs/>
            <w:noProof/>
          </w:rPr>
          <w:delText>maximum</w:delText>
        </w:r>
      </w:del>
      <w:r w:rsidRPr="00D56521">
        <w:rPr>
          <w:i/>
          <w:iCs/>
          <w:noProof/>
        </w:rPr>
        <w:t>DisplayScale</w:t>
      </w:r>
      <w:r w:rsidRPr="00D56521">
        <w:rPr>
          <w:noProof/>
        </w:rPr>
        <w:t xml:space="preserve"> of the data to clarify the situation. A graphical index of </w:t>
      </w:r>
      <w:commentRangeStart w:id="1181"/>
      <w:r w:rsidRPr="00D56521">
        <w:rPr>
          <w:noProof/>
        </w:rPr>
        <w:t xml:space="preserve">available </w:t>
      </w:r>
      <w:commentRangeEnd w:id="1181"/>
      <w:r w:rsidR="00856722">
        <w:rPr>
          <w:rStyle w:val="CommentReference"/>
        </w:rPr>
        <w:commentReference w:id="1181"/>
      </w:r>
      <w:r w:rsidRPr="00D56521">
        <w:rPr>
          <w:noProof/>
        </w:rPr>
        <w:t xml:space="preserve">S-101 data </w:t>
      </w:r>
      <w:ins w:id="1182" w:author="jonathan pritchard" w:date="2024-05-29T02:01:00Z" w16du:dateUtc="2024-05-29T01:01:00Z">
        <w:r w:rsidR="00C8687E">
          <w:rPr>
            <w:noProof/>
          </w:rPr>
          <w:t>must</w:t>
        </w:r>
      </w:ins>
      <w:ins w:id="1183" w:author="jonathan pritchard" w:date="2024-05-20T15:22:00Z" w16du:dateUtc="2024-05-20T14:22:00Z">
        <w:r w:rsidR="00443F43">
          <w:rPr>
            <w:noProof/>
          </w:rPr>
          <w:t xml:space="preserve"> </w:t>
        </w:r>
      </w:ins>
      <w:del w:id="1184" w:author="jonathan pritchard" w:date="2024-05-20T15:22:00Z" w16du:dateUtc="2024-05-20T14:22:00Z">
        <w:r w:rsidRPr="00D56521" w:rsidDel="00443F43">
          <w:rPr>
            <w:noProof/>
          </w:rPr>
          <w:delText xml:space="preserve">should </w:delText>
        </w:r>
      </w:del>
      <w:r w:rsidRPr="00D56521">
        <w:rPr>
          <w:noProof/>
        </w:rPr>
        <w:t>be shown on demand.</w:t>
      </w:r>
    </w:p>
    <w:p w14:paraId="4051B0B1" w14:textId="1565F459" w:rsidR="0029068F" w:rsidRPr="00D56521" w:rsidRDefault="0029068F" w:rsidP="00AA1762">
      <w:pPr>
        <w:spacing w:after="120" w:line="240" w:lineRule="auto"/>
        <w:jc w:val="both"/>
      </w:pPr>
      <w:r w:rsidRPr="00D56521">
        <w:t xml:space="preserve">The </w:t>
      </w:r>
      <w:r w:rsidR="005E6FD2" w:rsidRPr="00D56521">
        <w:t>system</w:t>
      </w:r>
      <w:r w:rsidRPr="00D56521">
        <w:t xml:space="preserve"> </w:t>
      </w:r>
      <w:del w:id="1185" w:author="jonathan pritchard" w:date="2024-05-29T02:01:00Z" w16du:dateUtc="2024-05-29T01:01:00Z">
        <w:r w:rsidRPr="00D56521" w:rsidDel="00C8687E">
          <w:delText xml:space="preserve">should </w:delText>
        </w:r>
      </w:del>
      <w:ins w:id="1186" w:author="jonathan pritchard" w:date="2024-05-29T02:01:00Z" w16du:dateUtc="2024-05-29T01:01:00Z">
        <w:r w:rsidR="00C8687E">
          <w:t>must</w:t>
        </w:r>
        <w:r w:rsidR="00C8687E" w:rsidRPr="00D56521">
          <w:t xml:space="preserve"> </w:t>
        </w:r>
      </w:ins>
      <w:r w:rsidRPr="00D56521">
        <w:t>clearly indicate the product for which the graphical index is displayed. This may be done by any suitable means</w:t>
      </w:r>
      <w:r w:rsidR="005E6FD2" w:rsidRPr="00D56521">
        <w:t>,</w:t>
      </w:r>
      <w:r w:rsidRPr="00D56521">
        <w:t xml:space="preserve"> such as displaying the product (</w:t>
      </w:r>
      <w:r w:rsidR="00AA1762">
        <w:t>for example</w:t>
      </w:r>
      <w:r w:rsidRPr="00D56521">
        <w:t>, “ENC Index” or other suitable terminology) in a transparent box in the corner</w:t>
      </w:r>
      <w:r w:rsidR="005E6FD2" w:rsidRPr="00D56521">
        <w:t xml:space="preserve"> </w:t>
      </w:r>
      <w:r w:rsidRPr="00D56521">
        <w:t>of the display</w:t>
      </w:r>
      <w:r w:rsidR="005E6FD2" w:rsidRPr="00D56521">
        <w:t>, or in a message area off the chart display area</w:t>
      </w:r>
      <w:r w:rsidRPr="00D56521">
        <w:t>. This requirement applies even if the system is capable only of displaying a graphical index of ENCs.</w:t>
      </w:r>
    </w:p>
    <w:p w14:paraId="0B88E9B3" w14:textId="0CE9C67E" w:rsidR="00E444D0" w:rsidRPr="00D56521" w:rsidRDefault="00E444D0" w:rsidP="00AA1762">
      <w:pPr>
        <w:spacing w:after="120" w:line="240" w:lineRule="auto"/>
        <w:jc w:val="both"/>
        <w:rPr>
          <w:noProof/>
        </w:rPr>
      </w:pPr>
      <w:commentRangeStart w:id="1187"/>
      <w:commentRangeStart w:id="1188"/>
      <w:del w:id="1189" w:author="jonathan pritchard" w:date="2024-05-20T15:21:00Z" w16du:dateUtc="2024-05-20T14:21:00Z">
        <w:r w:rsidRPr="00D56521" w:rsidDel="00443F43">
          <w:rPr>
            <w:noProof/>
          </w:rPr>
          <w:delText>Since the HO will not issue a data coverage diagram</w:delText>
        </w:r>
        <w:r w:rsidRPr="00AA1762" w:rsidDel="00443F43">
          <w:rPr>
            <w:rStyle w:val="FootnoteReference"/>
            <w:sz w:val="20"/>
            <w:vertAlign w:val="superscript"/>
            <w:lang w:val="en-GB"/>
          </w:rPr>
          <w:footnoteReference w:id="4"/>
        </w:r>
        <w:r w:rsidRPr="00D56521" w:rsidDel="00443F43">
          <w:rPr>
            <w:noProof/>
          </w:rPr>
          <w:delText xml:space="preserve">, the ECDIS should compile a graphical index of the HO </w:delText>
        </w:r>
        <w:r w:rsidR="00AF63FF" w:rsidRPr="00D56521" w:rsidDel="00443F43">
          <w:rPr>
            <w:noProof/>
          </w:rPr>
          <w:delText xml:space="preserve">ENC </w:delText>
        </w:r>
        <w:r w:rsidRPr="00D56521" w:rsidDel="00443F43">
          <w:rPr>
            <w:noProof/>
          </w:rPr>
          <w:delText xml:space="preserve">data available, classified by </w:delText>
        </w:r>
        <w:r w:rsidRPr="00D56521" w:rsidDel="00443F43">
          <w:rPr>
            <w:i/>
            <w:iCs/>
            <w:noProof/>
          </w:rPr>
          <w:delText>maximumDisplayScale</w:delText>
        </w:r>
        <w:r w:rsidRPr="00D56521" w:rsidDel="00443F43">
          <w:rPr>
            <w:noProof/>
          </w:rPr>
          <w:delText>, and make it available to the mariner.</w:delText>
        </w:r>
        <w:commentRangeEnd w:id="1187"/>
        <w:r w:rsidR="007009D1" w:rsidDel="00443F43">
          <w:rPr>
            <w:rStyle w:val="CommentReference"/>
          </w:rPr>
          <w:commentReference w:id="1187"/>
        </w:r>
        <w:commentRangeEnd w:id="1188"/>
        <w:r w:rsidR="00443F43" w:rsidDel="00443F43">
          <w:rPr>
            <w:rStyle w:val="CommentReference"/>
          </w:rPr>
          <w:commentReference w:id="1188"/>
        </w:r>
      </w:del>
    </w:p>
    <w:p w14:paraId="7C3785B3" w14:textId="2693BFE5" w:rsidR="00A2747F" w:rsidRPr="00D56521" w:rsidRDefault="00A2747F" w:rsidP="00AA1762">
      <w:pPr>
        <w:spacing w:after="120" w:line="240" w:lineRule="auto"/>
        <w:jc w:val="both"/>
      </w:pPr>
      <w:r w:rsidRPr="00D56521">
        <w:t xml:space="preserve">Only datasets actually installed on the system </w:t>
      </w:r>
      <w:del w:id="1192" w:author="jonathan pritchard" w:date="2024-05-20T15:23:00Z" w16du:dateUtc="2024-05-20T14:23:00Z">
        <w:r w:rsidRPr="00D56521" w:rsidDel="00AF6AD6">
          <w:delText xml:space="preserve">can </w:delText>
        </w:r>
      </w:del>
      <w:ins w:id="1193" w:author="jonathan pritchard" w:date="2024-05-29T02:01:00Z" w16du:dateUtc="2024-05-29T01:01:00Z">
        <w:r w:rsidR="00C8687E">
          <w:t>must</w:t>
        </w:r>
      </w:ins>
      <w:ins w:id="1194" w:author="jonathan pritchard" w:date="2024-05-20T15:23:00Z" w16du:dateUtc="2024-05-20T14:23:00Z">
        <w:r w:rsidR="00AF6AD6" w:rsidRPr="00D56521">
          <w:t xml:space="preserve"> </w:t>
        </w:r>
      </w:ins>
      <w:r w:rsidRPr="00D56521">
        <w:t xml:space="preserve">be included in the graphical index. </w:t>
      </w:r>
      <w:r w:rsidRPr="00856722">
        <w:rPr>
          <w:highlight w:val="yellow"/>
          <w:rPrChange w:id="1195" w:author="jonathan pritchard" w:date="2024-07-18T15:21:00Z" w16du:dateUtc="2024-07-18T14:21:00Z">
            <w:rPr/>
          </w:rPrChange>
        </w:rPr>
        <w:t xml:space="preserve">Discovery metadata from </w:t>
      </w:r>
      <w:r w:rsidR="007B6A6F" w:rsidRPr="00856722">
        <w:rPr>
          <w:highlight w:val="yellow"/>
          <w:rPrChange w:id="1196" w:author="jonathan pritchard" w:date="2024-07-18T15:21:00Z" w16du:dateUtc="2024-07-18T14:21:00Z">
            <w:rPr/>
          </w:rPrChange>
        </w:rPr>
        <w:t>E</w:t>
      </w:r>
      <w:r w:rsidRPr="00856722">
        <w:rPr>
          <w:highlight w:val="yellow"/>
          <w:rPrChange w:id="1197" w:author="jonathan pritchard" w:date="2024-07-18T15:21:00Z" w16du:dateUtc="2024-07-18T14:21:00Z">
            <w:rPr/>
          </w:rPrChange>
        </w:rPr>
        <w:t xml:space="preserve">xchange </w:t>
      </w:r>
      <w:r w:rsidR="007B6A6F" w:rsidRPr="00856722">
        <w:rPr>
          <w:highlight w:val="yellow"/>
          <w:rPrChange w:id="1198" w:author="jonathan pritchard" w:date="2024-07-18T15:21:00Z" w16du:dateUtc="2024-07-18T14:21:00Z">
            <w:rPr/>
          </w:rPrChange>
        </w:rPr>
        <w:t>C</w:t>
      </w:r>
      <w:r w:rsidRPr="00856722">
        <w:rPr>
          <w:highlight w:val="yellow"/>
          <w:rPrChange w:id="1199" w:author="jonathan pritchard" w:date="2024-07-18T15:21:00Z" w16du:dateUtc="2024-07-18T14:21:00Z">
            <w:rPr/>
          </w:rPrChange>
        </w:rPr>
        <w:t xml:space="preserve">atalogue files in </w:t>
      </w:r>
      <w:r w:rsidR="007B6A6F" w:rsidRPr="00856722">
        <w:rPr>
          <w:highlight w:val="yellow"/>
          <w:rPrChange w:id="1200" w:author="jonathan pritchard" w:date="2024-07-18T15:21:00Z" w16du:dateUtc="2024-07-18T14:21:00Z">
            <w:rPr/>
          </w:rPrChange>
        </w:rPr>
        <w:t>E</w:t>
      </w:r>
      <w:r w:rsidRPr="00856722">
        <w:rPr>
          <w:highlight w:val="yellow"/>
          <w:rPrChange w:id="1201" w:author="jonathan pritchard" w:date="2024-07-18T15:21:00Z" w16du:dateUtc="2024-07-18T14:21:00Z">
            <w:rPr/>
          </w:rPrChange>
        </w:rPr>
        <w:t xml:space="preserve">xchange </w:t>
      </w:r>
      <w:r w:rsidR="007B6A6F" w:rsidRPr="00856722">
        <w:rPr>
          <w:highlight w:val="yellow"/>
          <w:rPrChange w:id="1202" w:author="jonathan pritchard" w:date="2024-07-18T15:21:00Z" w16du:dateUtc="2024-07-18T14:21:00Z">
            <w:rPr/>
          </w:rPrChange>
        </w:rPr>
        <w:t>S</w:t>
      </w:r>
      <w:r w:rsidRPr="00856722">
        <w:rPr>
          <w:highlight w:val="yellow"/>
          <w:rPrChange w:id="1203" w:author="jonathan pritchard" w:date="2024-07-18T15:21:00Z" w16du:dateUtc="2024-07-18T14:21:00Z">
            <w:rPr/>
          </w:rPrChange>
        </w:rPr>
        <w:t xml:space="preserve">ets, or compilations derived from such </w:t>
      </w:r>
      <w:r w:rsidR="007B6A6F" w:rsidRPr="00856722">
        <w:rPr>
          <w:highlight w:val="yellow"/>
          <w:rPrChange w:id="1204" w:author="jonathan pritchard" w:date="2024-07-18T15:21:00Z" w16du:dateUtc="2024-07-18T14:21:00Z">
            <w:rPr/>
          </w:rPrChange>
        </w:rPr>
        <w:t>E</w:t>
      </w:r>
      <w:r w:rsidRPr="00856722">
        <w:rPr>
          <w:highlight w:val="yellow"/>
          <w:rPrChange w:id="1205" w:author="jonathan pritchard" w:date="2024-07-18T15:21:00Z" w16du:dateUtc="2024-07-18T14:21:00Z">
            <w:rPr/>
          </w:rPrChange>
        </w:rPr>
        <w:t xml:space="preserve">xchange </w:t>
      </w:r>
      <w:r w:rsidR="007B6A6F" w:rsidRPr="00856722">
        <w:rPr>
          <w:highlight w:val="yellow"/>
          <w:rPrChange w:id="1206" w:author="jonathan pritchard" w:date="2024-07-18T15:21:00Z" w16du:dateUtc="2024-07-18T14:21:00Z">
            <w:rPr/>
          </w:rPrChange>
        </w:rPr>
        <w:t>C</w:t>
      </w:r>
      <w:r w:rsidRPr="00856722">
        <w:rPr>
          <w:highlight w:val="yellow"/>
          <w:rPrChange w:id="1207" w:author="jonathan pritchard" w:date="2024-07-18T15:21:00Z" w16du:dateUtc="2024-07-18T14:21:00Z">
            <w:rPr/>
          </w:rPrChange>
        </w:rPr>
        <w:t xml:space="preserve">atalogue files, </w:t>
      </w:r>
      <w:del w:id="1208" w:author="jonathan pritchard" w:date="2024-05-20T15:23:00Z" w16du:dateUtc="2024-05-20T14:23:00Z">
        <w:r w:rsidRPr="00856722" w:rsidDel="00AF6AD6">
          <w:rPr>
            <w:highlight w:val="yellow"/>
            <w:rPrChange w:id="1209" w:author="jonathan pritchard" w:date="2024-07-18T15:21:00Z" w16du:dateUtc="2024-07-18T14:21:00Z">
              <w:rPr/>
            </w:rPrChange>
          </w:rPr>
          <w:delText xml:space="preserve">can </w:delText>
        </w:r>
      </w:del>
      <w:ins w:id="1210" w:author="jonathan pritchard" w:date="2024-05-20T15:23:00Z" w16du:dateUtc="2024-05-20T14:23:00Z">
        <w:r w:rsidR="00AF6AD6" w:rsidRPr="00856722">
          <w:rPr>
            <w:highlight w:val="yellow"/>
            <w:rPrChange w:id="1211" w:author="jonathan pritchard" w:date="2024-07-18T15:21:00Z" w16du:dateUtc="2024-07-18T14:21:00Z">
              <w:rPr/>
            </w:rPrChange>
          </w:rPr>
          <w:t xml:space="preserve">may </w:t>
        </w:r>
      </w:ins>
      <w:r w:rsidRPr="00856722">
        <w:rPr>
          <w:highlight w:val="yellow"/>
          <w:rPrChange w:id="1212" w:author="jonathan pritchard" w:date="2024-07-18T15:21:00Z" w16du:dateUtc="2024-07-18T14:21:00Z">
            <w:rPr/>
          </w:rPrChange>
        </w:rPr>
        <w:t xml:space="preserve">be used if and only if the </w:t>
      </w:r>
      <w:commentRangeStart w:id="1213"/>
      <w:r w:rsidR="007B6A6F" w:rsidRPr="00856722">
        <w:rPr>
          <w:highlight w:val="yellow"/>
          <w:rPrChange w:id="1214" w:author="jonathan pritchard" w:date="2024-07-18T15:21:00Z" w16du:dateUtc="2024-07-18T14:21:00Z">
            <w:rPr/>
          </w:rPrChange>
        </w:rPr>
        <w:t>E</w:t>
      </w:r>
      <w:r w:rsidRPr="00856722">
        <w:rPr>
          <w:highlight w:val="yellow"/>
          <w:rPrChange w:id="1215" w:author="jonathan pritchard" w:date="2024-07-18T15:21:00Z" w16du:dateUtc="2024-07-18T14:21:00Z">
            <w:rPr/>
          </w:rPrChange>
        </w:rPr>
        <w:t xml:space="preserve">xchange </w:t>
      </w:r>
      <w:r w:rsidR="007B6A6F" w:rsidRPr="00856722">
        <w:rPr>
          <w:highlight w:val="yellow"/>
          <w:rPrChange w:id="1216" w:author="jonathan pritchard" w:date="2024-07-18T15:21:00Z" w16du:dateUtc="2024-07-18T14:21:00Z">
            <w:rPr/>
          </w:rPrChange>
        </w:rPr>
        <w:t>S</w:t>
      </w:r>
      <w:r w:rsidRPr="00856722">
        <w:rPr>
          <w:highlight w:val="yellow"/>
          <w:rPrChange w:id="1217" w:author="jonathan pritchard" w:date="2024-07-18T15:21:00Z" w16du:dateUtc="2024-07-18T14:21:00Z">
            <w:rPr/>
          </w:rPrChange>
        </w:rPr>
        <w:t xml:space="preserve">ets have been </w:t>
      </w:r>
      <w:del w:id="1218" w:author="jonathan pritchard" w:date="2024-05-20T15:23:00Z" w16du:dateUtc="2024-05-20T14:23:00Z">
        <w:r w:rsidRPr="00856722" w:rsidDel="00AF6AD6">
          <w:rPr>
            <w:highlight w:val="yellow"/>
            <w:rPrChange w:id="1219" w:author="jonathan pritchard" w:date="2024-07-18T15:21:00Z" w16du:dateUtc="2024-07-18T14:21:00Z">
              <w:rPr/>
            </w:rPrChange>
          </w:rPr>
          <w:lastRenderedPageBreak/>
          <w:delText>validated</w:delText>
        </w:r>
      </w:del>
      <w:ins w:id="1220" w:author="jonathan pritchard" w:date="2024-05-20T15:23:00Z" w16du:dateUtc="2024-05-20T14:23:00Z">
        <w:r w:rsidR="00AF6AD6" w:rsidRPr="00856722">
          <w:rPr>
            <w:highlight w:val="yellow"/>
            <w:rPrChange w:id="1221" w:author="jonathan pritchard" w:date="2024-07-18T15:21:00Z" w16du:dateUtc="2024-07-18T14:21:00Z">
              <w:rPr/>
            </w:rPrChange>
          </w:rPr>
          <w:t>verified</w:t>
        </w:r>
      </w:ins>
      <w:r w:rsidR="00335375" w:rsidRPr="00856722">
        <w:rPr>
          <w:rStyle w:val="FootnoteReference"/>
          <w:sz w:val="20"/>
          <w:highlight w:val="yellow"/>
          <w:vertAlign w:val="superscript"/>
          <w:lang w:val="en-GB"/>
          <w:rPrChange w:id="1222" w:author="jonathan pritchard" w:date="2024-07-18T15:21:00Z" w16du:dateUtc="2024-07-18T14:21:00Z">
            <w:rPr>
              <w:rStyle w:val="FootnoteReference"/>
              <w:sz w:val="20"/>
              <w:vertAlign w:val="superscript"/>
              <w:lang w:val="en-GB"/>
            </w:rPr>
          </w:rPrChange>
        </w:rPr>
        <w:footnoteReference w:id="5"/>
      </w:r>
      <w:r w:rsidRPr="00856722">
        <w:rPr>
          <w:highlight w:val="yellow"/>
          <w:rPrChange w:id="1225" w:author="jonathan pritchard" w:date="2024-07-18T15:21:00Z" w16du:dateUtc="2024-07-18T14:21:00Z">
            <w:rPr/>
          </w:rPrChange>
        </w:rPr>
        <w:t xml:space="preserve"> to contain </w:t>
      </w:r>
      <w:commentRangeEnd w:id="1213"/>
      <w:r w:rsidR="007009D1" w:rsidRPr="00856722">
        <w:rPr>
          <w:rStyle w:val="CommentReference"/>
          <w:highlight w:val="yellow"/>
          <w:rPrChange w:id="1226" w:author="jonathan pritchard" w:date="2024-07-18T15:21:00Z" w16du:dateUtc="2024-07-18T14:21:00Z">
            <w:rPr>
              <w:rStyle w:val="CommentReference"/>
            </w:rPr>
          </w:rPrChange>
        </w:rPr>
        <w:commentReference w:id="1213"/>
      </w:r>
      <w:r w:rsidRPr="00856722">
        <w:rPr>
          <w:highlight w:val="yellow"/>
          <w:rPrChange w:id="1227" w:author="jonathan pritchard" w:date="2024-07-18T15:21:00Z" w16du:dateUtc="2024-07-18T14:21:00Z">
            <w:rPr/>
          </w:rPrChange>
        </w:rPr>
        <w:t>the claimed datasets</w:t>
      </w:r>
      <w:r w:rsidR="00E55F7D" w:rsidRPr="00856722">
        <w:rPr>
          <w:highlight w:val="yellow"/>
          <w:rPrChange w:id="1228" w:author="jonathan pritchard" w:date="2024-07-18T15:21:00Z" w16du:dateUtc="2024-07-18T14:21:00Z">
            <w:rPr/>
          </w:rPrChange>
        </w:rPr>
        <w:t xml:space="preserve"> (this will normally have been done when the </w:t>
      </w:r>
      <w:r w:rsidR="007B6A6F" w:rsidRPr="00856722">
        <w:rPr>
          <w:highlight w:val="yellow"/>
          <w:rPrChange w:id="1229" w:author="jonathan pritchard" w:date="2024-07-18T15:21:00Z" w16du:dateUtc="2024-07-18T14:21:00Z">
            <w:rPr/>
          </w:rPrChange>
        </w:rPr>
        <w:t>E</w:t>
      </w:r>
      <w:r w:rsidR="00E55F7D" w:rsidRPr="00856722">
        <w:rPr>
          <w:highlight w:val="yellow"/>
          <w:rPrChange w:id="1230" w:author="jonathan pritchard" w:date="2024-07-18T15:21:00Z" w16du:dateUtc="2024-07-18T14:21:00Z">
            <w:rPr/>
          </w:rPrChange>
        </w:rPr>
        <w:t xml:space="preserve">xchange </w:t>
      </w:r>
      <w:r w:rsidR="007B6A6F" w:rsidRPr="00856722">
        <w:rPr>
          <w:highlight w:val="yellow"/>
          <w:rPrChange w:id="1231" w:author="jonathan pritchard" w:date="2024-07-18T15:21:00Z" w16du:dateUtc="2024-07-18T14:21:00Z">
            <w:rPr/>
          </w:rPrChange>
        </w:rPr>
        <w:t>S</w:t>
      </w:r>
      <w:r w:rsidR="00E55F7D" w:rsidRPr="00856722">
        <w:rPr>
          <w:highlight w:val="yellow"/>
          <w:rPrChange w:id="1232" w:author="jonathan pritchard" w:date="2024-07-18T15:21:00Z" w16du:dateUtc="2024-07-18T14:21:00Z">
            <w:rPr/>
          </w:rPrChange>
        </w:rPr>
        <w:t>et is added to the system)</w:t>
      </w:r>
      <w:r w:rsidRPr="00856722">
        <w:rPr>
          <w:highlight w:val="yellow"/>
          <w:rPrChange w:id="1233" w:author="jonathan pritchard" w:date="2024-07-18T15:21:00Z" w16du:dateUtc="2024-07-18T14:21:00Z">
            <w:rPr/>
          </w:rPrChange>
        </w:rPr>
        <w:t>.</w:t>
      </w:r>
      <w:r w:rsidRPr="00D56521">
        <w:t xml:space="preserve"> </w:t>
      </w:r>
    </w:p>
    <w:p w14:paraId="59574006" w14:textId="26434B82" w:rsidR="00A2747F" w:rsidRDefault="00681E25" w:rsidP="00AA1762">
      <w:pPr>
        <w:spacing w:after="120" w:line="240" w:lineRule="auto"/>
        <w:jc w:val="both"/>
        <w:rPr>
          <w:ins w:id="1234" w:author="jonathan pritchard" w:date="2024-05-29T02:08:00Z" w16du:dateUtc="2024-05-29T01:08:00Z"/>
          <w:noProof/>
        </w:rPr>
      </w:pPr>
      <w:commentRangeStart w:id="1235"/>
      <w:r w:rsidRPr="00D56521">
        <w:rPr>
          <w:noProof/>
        </w:rPr>
        <w:t xml:space="preserve">Listings in any </w:t>
      </w:r>
      <w:r w:rsidR="00E55F7D" w:rsidRPr="00D56521">
        <w:rPr>
          <w:noProof/>
        </w:rPr>
        <w:t>general</w:t>
      </w:r>
      <w:r w:rsidR="00AE3BE4" w:rsidRPr="00D56521">
        <w:rPr>
          <w:noProof/>
        </w:rPr>
        <w:t xml:space="preserve"> catalogue</w:t>
      </w:r>
      <w:r w:rsidR="00E55F7D" w:rsidRPr="00D56521">
        <w:rPr>
          <w:noProof/>
        </w:rPr>
        <w:t xml:space="preserve"> listing of datasets</w:t>
      </w:r>
      <w:r w:rsidR="00AE3BE4" w:rsidRPr="00D56521">
        <w:rPr>
          <w:noProof/>
        </w:rPr>
        <w:t>, for example S-128</w:t>
      </w:r>
      <w:r w:rsidRPr="00D56521">
        <w:rPr>
          <w:noProof/>
        </w:rPr>
        <w:t xml:space="preserve"> </w:t>
      </w:r>
      <w:r w:rsidR="00E55F7D" w:rsidRPr="00D56521">
        <w:rPr>
          <w:noProof/>
        </w:rPr>
        <w:t>(</w:t>
      </w:r>
      <w:r w:rsidRPr="00D56521">
        <w:rPr>
          <w:noProof/>
        </w:rPr>
        <w:t>Catalogue of Nautical Products</w:t>
      </w:r>
      <w:r w:rsidR="00E55F7D" w:rsidRPr="00D56521">
        <w:rPr>
          <w:noProof/>
        </w:rPr>
        <w:t>)</w:t>
      </w:r>
      <w:r w:rsidR="002F3881" w:rsidRPr="00D56521">
        <w:rPr>
          <w:noProof/>
        </w:rPr>
        <w:t xml:space="preserve"> information</w:t>
      </w:r>
      <w:r w:rsidR="00AE3BE4" w:rsidRPr="00D56521">
        <w:rPr>
          <w:noProof/>
        </w:rPr>
        <w:t>,</w:t>
      </w:r>
      <w:r w:rsidRPr="00D56521">
        <w:rPr>
          <w:noProof/>
        </w:rPr>
        <w:t xml:space="preserve"> must be used only for folio purposes.</w:t>
      </w:r>
      <w:commentRangeEnd w:id="1235"/>
      <w:r w:rsidR="00AF6AD6">
        <w:rPr>
          <w:rStyle w:val="CommentReference"/>
        </w:rPr>
        <w:commentReference w:id="1235"/>
      </w:r>
    </w:p>
    <w:p w14:paraId="53AA0419" w14:textId="5585761B" w:rsidR="00793CB3" w:rsidRPr="00793CB3" w:rsidRDefault="00793CB3" w:rsidP="00856722">
      <w:pPr>
        <w:spacing w:after="120" w:line="240" w:lineRule="auto"/>
        <w:jc w:val="center"/>
        <w:rPr>
          <w:b/>
          <w:bCs/>
          <w:strike/>
          <w:noProof/>
          <w:rPrChange w:id="1236" w:author="jonathan pritchard" w:date="2024-05-29T02:08:00Z" w16du:dateUtc="2024-05-29T01:08:00Z">
            <w:rPr>
              <w:strike/>
              <w:noProof/>
            </w:rPr>
          </w:rPrChange>
        </w:rPr>
        <w:pPrChange w:id="1237" w:author="jonathan pritchard" w:date="2024-07-18T15:21:00Z" w16du:dateUtc="2024-07-18T14:21:00Z">
          <w:pPr>
            <w:spacing w:after="120" w:line="240" w:lineRule="auto"/>
            <w:jc w:val="both"/>
          </w:pPr>
        </w:pPrChange>
      </w:pPr>
      <w:ins w:id="1238" w:author="jonathan pritchard" w:date="2024-05-29T02:08:00Z" w16du:dateUtc="2024-05-29T01:08:00Z">
        <w:r w:rsidRPr="00793CB3">
          <w:rPr>
            <w:b/>
            <w:bCs/>
            <w:noProof/>
            <w:rPrChange w:id="1239" w:author="jonathan pritchard" w:date="2024-05-29T02:08:00Z" w16du:dateUtc="2024-05-29T01:08:00Z">
              <w:rPr>
                <w:noProof/>
              </w:rPr>
            </w:rPrChange>
          </w:rPr>
          <w:t>[Coverage Standardisation of GML – here?</w:t>
        </w:r>
      </w:ins>
      <w:ins w:id="1240" w:author="jonathan pritchard" w:date="2024-07-17T10:26:00Z" w16du:dateUtc="2024-07-17T09:26:00Z">
        <w:r w:rsidR="009A279C">
          <w:rPr>
            <w:b/>
            <w:bCs/>
            <w:noProof/>
          </w:rPr>
          <w:t xml:space="preserve"> Ref: TSM paper</w:t>
        </w:r>
      </w:ins>
      <w:ins w:id="1241" w:author="jonathan pritchard" w:date="2024-05-29T02:08:00Z" w16du:dateUtc="2024-05-29T01:08:00Z">
        <w:r w:rsidRPr="00793CB3">
          <w:rPr>
            <w:b/>
            <w:bCs/>
            <w:noProof/>
            <w:rPrChange w:id="1242" w:author="jonathan pritchard" w:date="2024-05-29T02:08:00Z" w16du:dateUtc="2024-05-29T01:08:00Z">
              <w:rPr>
                <w:noProof/>
              </w:rPr>
            </w:rPrChange>
          </w:rPr>
          <w:t>]</w:t>
        </w:r>
      </w:ins>
    </w:p>
    <w:p w14:paraId="570B89FF" w14:textId="3282D785" w:rsidR="00AF63FF" w:rsidRPr="00D56521" w:rsidRDefault="00AF63FF" w:rsidP="00226D98">
      <w:pPr>
        <w:pStyle w:val="Heading3"/>
        <w:rPr>
          <w:noProof/>
        </w:rPr>
      </w:pPr>
      <w:bookmarkStart w:id="1243" w:name="_Ref45727563"/>
      <w:bookmarkStart w:id="1244" w:name="_Toc144421314"/>
      <w:r w:rsidRPr="00D56521">
        <w:rPr>
          <w:noProof/>
        </w:rPr>
        <w:t>Graphical indexes of other S-100 products</w:t>
      </w:r>
      <w:bookmarkEnd w:id="1243"/>
      <w:bookmarkEnd w:id="1244"/>
    </w:p>
    <w:p w14:paraId="17825E25" w14:textId="72DDD907" w:rsidR="00AF63FF" w:rsidRPr="00D56521" w:rsidRDefault="00AF63FF" w:rsidP="007B6A6F">
      <w:pPr>
        <w:spacing w:after="120" w:line="240" w:lineRule="auto"/>
        <w:jc w:val="both"/>
      </w:pPr>
      <w:r w:rsidRPr="00D56521">
        <w:t xml:space="preserve">The system </w:t>
      </w:r>
      <w:r w:rsidRPr="00D92EF1">
        <w:rPr>
          <w:b/>
          <w:bCs/>
          <w:highlight w:val="yellow"/>
          <w:rPrChange w:id="1245" w:author="jonathan pritchard" w:date="2024-07-17T10:27:00Z" w16du:dateUtc="2024-07-17T09:27:00Z">
            <w:rPr>
              <w:b/>
              <w:bCs/>
            </w:rPr>
          </w:rPrChange>
        </w:rPr>
        <w:t>may</w:t>
      </w:r>
      <w:r w:rsidRPr="00D56521">
        <w:t xml:space="preserve"> implement a capability for displaying graphical indexes of non-ENC data products by the maximum display scale.</w:t>
      </w:r>
    </w:p>
    <w:p w14:paraId="643DB41E" w14:textId="694A2B92" w:rsidR="006A7A07" w:rsidRPr="00D56521" w:rsidRDefault="00377E3F" w:rsidP="007B6A6F">
      <w:pPr>
        <w:spacing w:after="120" w:line="240" w:lineRule="auto"/>
        <w:jc w:val="both"/>
      </w:pPr>
      <w:r w:rsidRPr="00D56521">
        <w:t xml:space="preserve">If graphical indexes of other products are implemented, the mariner should be able to call up a graphical index of S-100 data products by </w:t>
      </w:r>
      <w:del w:id="1246" w:author="jonathan pritchard" w:date="2024-05-29T02:15:00Z" w16du:dateUtc="2024-05-29T01:15:00Z">
        <w:r w:rsidRPr="00D56521" w:rsidDel="00793CB3">
          <w:delText xml:space="preserve">maximum </w:delText>
        </w:r>
      </w:del>
      <w:ins w:id="1247" w:author="jonathan pritchard" w:date="2024-05-29T02:15:00Z" w16du:dateUtc="2024-05-29T01:15:00Z">
        <w:r w:rsidR="00793CB3">
          <w:t>optimum</w:t>
        </w:r>
        <w:r w:rsidR="00793CB3" w:rsidRPr="00D56521">
          <w:t xml:space="preserve"> </w:t>
        </w:r>
      </w:ins>
      <w:r w:rsidRPr="00D56521">
        <w:t>display scale on demand</w:t>
      </w:r>
      <w:r w:rsidR="00855E0F" w:rsidRPr="00D56521">
        <w:t xml:space="preserve">. </w:t>
      </w:r>
      <w:r w:rsidRPr="00D56521">
        <w:t xml:space="preserve">Scale-independent products </w:t>
      </w:r>
      <w:ins w:id="1248" w:author="jonathan pritchard" w:date="2024-05-20T15:40:00Z" w16du:dateUtc="2024-05-20T14:40:00Z">
        <w:r w:rsidR="002505F2">
          <w:t>should</w:t>
        </w:r>
      </w:ins>
      <w:del w:id="1249" w:author="jonathan pritchard" w:date="2024-05-20T15:40:00Z" w16du:dateUtc="2024-05-20T14:40:00Z">
        <w:r w:rsidRPr="00D56521" w:rsidDel="002505F2">
          <w:delText>should</w:delText>
        </w:r>
      </w:del>
      <w:r w:rsidRPr="00D56521">
        <w:t xml:space="preserve"> be included in the index, treated as having </w:t>
      </w:r>
      <w:proofErr w:type="spellStart"/>
      <w:ins w:id="1250" w:author="jonathan pritchard" w:date="2024-05-20T15:40:00Z" w16du:dateUtc="2024-05-20T14:40:00Z">
        <w:r w:rsidR="002505F2">
          <w:rPr>
            <w:i/>
            <w:iCs/>
          </w:rPr>
          <w:t>optimum</w:t>
        </w:r>
      </w:ins>
      <w:del w:id="1251" w:author="jonathan pritchard" w:date="2024-05-20T15:40:00Z" w16du:dateUtc="2024-05-20T14:40:00Z">
        <w:r w:rsidRPr="00D56521" w:rsidDel="002505F2">
          <w:rPr>
            <w:i/>
            <w:iCs/>
          </w:rPr>
          <w:delText>maximum</w:delText>
        </w:r>
      </w:del>
      <w:r w:rsidRPr="00D56521">
        <w:rPr>
          <w:i/>
          <w:iCs/>
        </w:rPr>
        <w:t>DisplayScale</w:t>
      </w:r>
      <w:proofErr w:type="spellEnd"/>
      <w:r w:rsidRPr="00D56521">
        <w:t>=1000 (</w:t>
      </w:r>
      <w:r w:rsidR="007B6A6F">
        <w:t>that is</w:t>
      </w:r>
      <w:r w:rsidR="00855E0F" w:rsidRPr="00D56521">
        <w:t xml:space="preserve">, </w:t>
      </w:r>
      <w:r w:rsidRPr="00D56521">
        <w:t xml:space="preserve">the lower bound of the set of </w:t>
      </w:r>
      <w:r w:rsidR="00855E0F" w:rsidRPr="00D56521">
        <w:t xml:space="preserve">allowed </w:t>
      </w:r>
      <w:r w:rsidRPr="00D56521">
        <w:t xml:space="preserve">display scale values for </w:t>
      </w:r>
      <w:r w:rsidR="0023433A" w:rsidRPr="00D56521">
        <w:t xml:space="preserve">S-101 </w:t>
      </w:r>
      <w:r w:rsidRPr="00D56521">
        <w:t>ENCs, corresponding to scale 1:1000).</w:t>
      </w:r>
    </w:p>
    <w:p w14:paraId="68FD5F3A" w14:textId="50D7B988" w:rsidR="00377E3F" w:rsidRPr="00D56521" w:rsidRDefault="00C00094" w:rsidP="007B6A6F">
      <w:pPr>
        <w:spacing w:after="120" w:line="240" w:lineRule="auto"/>
        <w:jc w:val="both"/>
      </w:pPr>
      <w:r w:rsidRPr="00D56521">
        <w:t>The</w:t>
      </w:r>
      <w:r w:rsidR="00377E3F" w:rsidRPr="00D56521">
        <w:t xml:space="preserve"> system </w:t>
      </w:r>
      <w:del w:id="1252" w:author="jonathan pritchard" w:date="2024-05-29T02:08:00Z" w16du:dateUtc="2024-05-29T01:08:00Z">
        <w:r w:rsidR="00377E3F" w:rsidRPr="00D56521" w:rsidDel="00793CB3">
          <w:delText>s</w:delText>
        </w:r>
      </w:del>
      <w:del w:id="1253" w:author="jonathan pritchard" w:date="2024-05-20T15:40:00Z" w16du:dateUtc="2024-05-20T14:40:00Z">
        <w:r w:rsidR="00377E3F" w:rsidRPr="00D56521" w:rsidDel="002505F2">
          <w:delText>hould</w:delText>
        </w:r>
      </w:del>
      <w:ins w:id="1254" w:author="jonathan pritchard" w:date="2024-05-29T02:08:00Z" w16du:dateUtc="2024-05-29T01:08:00Z">
        <w:r w:rsidR="00793CB3">
          <w:t>must</w:t>
        </w:r>
      </w:ins>
      <w:r w:rsidR="00377E3F" w:rsidRPr="00D56521">
        <w:t xml:space="preserve"> clearly indicate the product for which the graphical index is displayed</w:t>
      </w:r>
      <w:r w:rsidRPr="00D56521">
        <w:t xml:space="preserve"> in the same wa</w:t>
      </w:r>
      <w:r w:rsidR="007B6A6F">
        <w:t>y</w:t>
      </w:r>
      <w:r w:rsidRPr="00D56521">
        <w:t xml:space="preserve"> as for ENCs</w:t>
      </w:r>
      <w:r w:rsidR="00377E3F" w:rsidRPr="00D56521">
        <w:t>.</w:t>
      </w:r>
    </w:p>
    <w:p w14:paraId="1196DA07" w14:textId="08BBF659" w:rsidR="00377E3F" w:rsidRPr="00D56521" w:rsidRDefault="00377E3F" w:rsidP="007B6A6F">
      <w:pPr>
        <w:spacing w:after="120" w:line="240" w:lineRule="auto"/>
        <w:jc w:val="both"/>
      </w:pPr>
      <w:r w:rsidRPr="00D56521">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t xml:space="preserve"> extents of another product; or</w:t>
      </w:r>
      <w:r w:rsidRPr="00D56521">
        <w:t xml:space="preserve"> the system may provide a means of emphasizing the extents for a product selected by the mariner.</w:t>
      </w:r>
    </w:p>
    <w:p w14:paraId="017C5AAB" w14:textId="6C53257A" w:rsidR="00377E3F" w:rsidRDefault="00377E3F" w:rsidP="007B6A6F">
      <w:pPr>
        <w:spacing w:after="120" w:line="240" w:lineRule="auto"/>
        <w:jc w:val="both"/>
      </w:pPr>
      <w:commentRangeStart w:id="1255"/>
      <w:r w:rsidRPr="00D56521">
        <w:t xml:space="preserve">As for ENCs, the graphical index should be compiled from </w:t>
      </w:r>
      <w:commentRangeStart w:id="1256"/>
      <w:del w:id="1257" w:author="jonathan pritchard" w:date="2024-05-29T02:13:00Z" w16du:dateUtc="2024-05-29T01:13:00Z">
        <w:r w:rsidRPr="00D56521" w:rsidDel="00793CB3">
          <w:delText xml:space="preserve">available </w:delText>
        </w:r>
      </w:del>
      <w:commentRangeEnd w:id="1256"/>
      <w:del w:id="1258" w:author="jonathan pritchard" w:date="2024-05-29T02:14:00Z" w16du:dateUtc="2024-05-29T01:14:00Z">
        <w:r w:rsidR="00793CB3" w:rsidDel="00793CB3">
          <w:rPr>
            <w:rStyle w:val="CommentReference"/>
          </w:rPr>
          <w:commentReference w:id="1256"/>
        </w:r>
        <w:r w:rsidRPr="00D56521" w:rsidDel="00793CB3">
          <w:delText>data</w:delText>
        </w:r>
        <w:r w:rsidR="00681E25" w:rsidRPr="00D56521" w:rsidDel="00793CB3">
          <w:delText>sets</w:delText>
        </w:r>
        <w:r w:rsidRPr="00D56521" w:rsidDel="00793CB3">
          <w:delText xml:space="preserve"> </w:delText>
        </w:r>
        <w:r w:rsidRPr="00226D98" w:rsidDel="00793CB3">
          <w:rPr>
            <w:highlight w:val="yellow"/>
          </w:rPr>
          <w:delText>pending the availability of coverage diagrams</w:delText>
        </w:r>
        <w:r w:rsidRPr="00D56521" w:rsidDel="00793CB3">
          <w:delText xml:space="preserve"> or </w:delText>
        </w:r>
        <w:r w:rsidR="00681E25" w:rsidRPr="00D56521" w:rsidDel="00793CB3">
          <w:delText xml:space="preserve">the equivalent </w:delText>
        </w:r>
      </w:del>
      <w:ins w:id="1259" w:author="jonathan pritchard" w:date="2024-05-29T02:14:00Z" w16du:dateUtc="2024-05-29T01:14:00Z">
        <w:r w:rsidR="00793CB3">
          <w:t xml:space="preserve">the information contained </w:t>
        </w:r>
      </w:ins>
      <w:r w:rsidR="00681E25" w:rsidRPr="00D56521">
        <w:t>in S-</w:t>
      </w:r>
      <w:r w:rsidR="00A81272" w:rsidRPr="00D56521">
        <w:t xml:space="preserve">128 </w:t>
      </w:r>
      <w:r w:rsidR="00681E25" w:rsidRPr="00D56521">
        <w:t>(Catalogue of Nautical Products), and only datasets actually installed on the system should be included</w:t>
      </w:r>
      <w:del w:id="1260" w:author="jonathan pritchard" w:date="2024-05-29T02:14:00Z" w16du:dateUtc="2024-05-29T01:14:00Z">
        <w:r w:rsidR="00681E25" w:rsidRPr="00D56521" w:rsidDel="00793CB3">
          <w:delText xml:space="preserve"> in the graphical index</w:delText>
        </w:r>
      </w:del>
      <w:r w:rsidR="00681E25" w:rsidRPr="00D56521">
        <w:t xml:space="preserve">. </w:t>
      </w:r>
      <w:del w:id="1261" w:author="jonathan pritchard" w:date="2024-05-29T02:14:00Z" w16du:dateUtc="2024-05-29T01:14:00Z">
        <w:r w:rsidR="00681E25" w:rsidRPr="00D56521" w:rsidDel="00793CB3">
          <w:delText xml:space="preserve">Listings in </w:delText>
        </w:r>
        <w:r w:rsidR="002F3881" w:rsidRPr="00D56521" w:rsidDel="00793CB3">
          <w:delText xml:space="preserve">any </w:delText>
        </w:r>
        <w:r w:rsidR="005465C0" w:rsidRPr="00D56521" w:rsidDel="00793CB3">
          <w:delText>general</w:delText>
        </w:r>
        <w:r w:rsidR="002F3881" w:rsidRPr="00D56521" w:rsidDel="00793CB3">
          <w:delText xml:space="preserve"> catalogue, for example S-128 </w:delText>
        </w:r>
        <w:r w:rsidR="005465C0" w:rsidRPr="00D56521" w:rsidDel="00793CB3">
          <w:delText>(</w:delText>
        </w:r>
        <w:r w:rsidR="002F3881" w:rsidRPr="00D56521" w:rsidDel="00793CB3">
          <w:delText>Catalogue of Nautical Products</w:delText>
        </w:r>
        <w:r w:rsidR="005465C0" w:rsidRPr="00D56521" w:rsidDel="00793CB3">
          <w:delText>)</w:delText>
        </w:r>
        <w:r w:rsidR="002F3881" w:rsidRPr="00D56521" w:rsidDel="00793CB3">
          <w:delText xml:space="preserve"> information,</w:delText>
        </w:r>
        <w:r w:rsidR="00681E25" w:rsidRPr="00D56521" w:rsidDel="00793CB3">
          <w:delText xml:space="preserve"> must be used only for folio purposes.</w:delText>
        </w:r>
        <w:commentRangeEnd w:id="1255"/>
        <w:r w:rsidR="005D36F8" w:rsidDel="00793CB3">
          <w:rPr>
            <w:rStyle w:val="CommentReference"/>
          </w:rPr>
          <w:commentReference w:id="1255"/>
        </w:r>
      </w:del>
    </w:p>
    <w:p w14:paraId="5D4DAD58" w14:textId="77777777" w:rsidR="0008472D" w:rsidRPr="00D56521" w:rsidRDefault="0008472D" w:rsidP="007B6A6F">
      <w:pPr>
        <w:spacing w:after="120" w:line="240" w:lineRule="auto"/>
        <w:jc w:val="both"/>
      </w:pPr>
    </w:p>
    <w:p w14:paraId="22856E97" w14:textId="6B27E20D" w:rsidR="00910006" w:rsidRPr="00D56521" w:rsidRDefault="00910006" w:rsidP="00226D98">
      <w:pPr>
        <w:pStyle w:val="Heading2"/>
      </w:pPr>
      <w:bookmarkStart w:id="1262" w:name="_Toc144421315"/>
      <w:r w:rsidRPr="00D56521">
        <w:t>Limits of data</w:t>
      </w:r>
      <w:bookmarkEnd w:id="1262"/>
    </w:p>
    <w:p w14:paraId="4DC1DFAF" w14:textId="6624FB27" w:rsidR="002A10D2" w:rsidRPr="00D56521" w:rsidRDefault="002A10D2" w:rsidP="00226D98">
      <w:pPr>
        <w:pStyle w:val="Heading3"/>
        <w:rPr>
          <w:noProof/>
        </w:rPr>
      </w:pPr>
      <w:bookmarkStart w:id="1263" w:name="_Toc144421316"/>
      <w:r w:rsidRPr="00D56521">
        <w:rPr>
          <w:noProof/>
        </w:rPr>
        <w:t xml:space="preserve">Limit of HO </w:t>
      </w:r>
      <w:r w:rsidR="004B305C" w:rsidRPr="00D56521">
        <w:rPr>
          <w:noProof/>
        </w:rPr>
        <w:t xml:space="preserve">S-101 </w:t>
      </w:r>
      <w:r w:rsidRPr="00D56521">
        <w:rPr>
          <w:noProof/>
        </w:rPr>
        <w:t>data</w:t>
      </w:r>
      <w:r w:rsidR="004B305C" w:rsidRPr="00D56521">
        <w:rPr>
          <w:noProof/>
        </w:rPr>
        <w:t xml:space="preserve"> and data from non-HO sources</w:t>
      </w:r>
      <w:bookmarkEnd w:id="1263"/>
    </w:p>
    <w:p w14:paraId="21AF0B2D" w14:textId="31598354" w:rsidR="002A10D2" w:rsidRPr="00D56521" w:rsidRDefault="002A10D2" w:rsidP="0008472D">
      <w:pPr>
        <w:spacing w:after="120" w:line="240" w:lineRule="auto"/>
        <w:jc w:val="both"/>
        <w:rPr>
          <w:noProof/>
        </w:rPr>
      </w:pPr>
      <w:r w:rsidRPr="00D56521">
        <w:rPr>
          <w:noProof/>
        </w:rPr>
        <w:t xml:space="preserve">The </w:t>
      </w:r>
      <w:r w:rsidR="009F52AF" w:rsidRPr="00D56521">
        <w:rPr>
          <w:noProof/>
        </w:rPr>
        <w:t>limit</w:t>
      </w:r>
      <w:r w:rsidRPr="00D56521">
        <w:rPr>
          <w:noProof/>
        </w:rPr>
        <w:t xml:space="preserve"> of HO </w:t>
      </w:r>
      <w:r w:rsidR="004B305C" w:rsidRPr="00D56521">
        <w:rPr>
          <w:noProof/>
        </w:rPr>
        <w:t>S-101</w:t>
      </w:r>
      <w:r w:rsidRPr="00D56521">
        <w:rPr>
          <w:noProof/>
        </w:rPr>
        <w:t xml:space="preserve"> data on th</w:t>
      </w:r>
      <w:r w:rsidR="00FA3CC0" w:rsidRPr="00D56521">
        <w:rPr>
          <w:noProof/>
        </w:rPr>
        <w:t>e</w:t>
      </w:r>
      <w:r w:rsidRPr="00D56521">
        <w:rPr>
          <w:noProof/>
        </w:rPr>
        <w:t xml:space="preserve"> graphical index defines the limit of HO ENC </w:t>
      </w:r>
      <w:commentRangeStart w:id="1264"/>
      <w:r w:rsidRPr="00D56521">
        <w:rPr>
          <w:noProof/>
        </w:rPr>
        <w:t>coverage</w:t>
      </w:r>
      <w:commentRangeEnd w:id="1264"/>
      <w:r w:rsidR="009C2EC8">
        <w:rPr>
          <w:rStyle w:val="CommentReference"/>
        </w:rPr>
        <w:commentReference w:id="1264"/>
      </w:r>
      <w:r w:rsidRPr="00D56521">
        <w:rPr>
          <w:noProof/>
        </w:rPr>
        <w:t xml:space="preserve">. </w:t>
      </w:r>
    </w:p>
    <w:p w14:paraId="39AD5C80" w14:textId="3D12CC7F" w:rsidR="002A10D2" w:rsidRPr="00D56521" w:rsidRDefault="002A10D2" w:rsidP="0008472D">
      <w:pPr>
        <w:spacing w:after="120" w:line="240" w:lineRule="auto"/>
        <w:jc w:val="both"/>
        <w:rPr>
          <w:noProof/>
        </w:rPr>
      </w:pPr>
      <w:r w:rsidRPr="00D56521">
        <w:rPr>
          <w:noProof/>
        </w:rPr>
        <w:t xml:space="preserve">The </w:t>
      </w:r>
      <w:r w:rsidR="00CB20FE" w:rsidRPr="00D56521">
        <w:rPr>
          <w:noProof/>
        </w:rPr>
        <w:t>limit</w:t>
      </w:r>
      <w:r w:rsidRPr="00D56521">
        <w:rPr>
          <w:noProof/>
        </w:rPr>
        <w:t xml:space="preserve"> of HO </w:t>
      </w:r>
      <w:r w:rsidR="004B305C" w:rsidRPr="00D56521">
        <w:rPr>
          <w:noProof/>
        </w:rPr>
        <w:t xml:space="preserve">S-101 </w:t>
      </w:r>
      <w:r w:rsidRPr="00D56521">
        <w:rPr>
          <w:noProof/>
        </w:rPr>
        <w:t xml:space="preserve">data </w:t>
      </w:r>
      <w:r w:rsidR="00CB20FE" w:rsidRPr="00D56521">
        <w:rPr>
          <w:noProof/>
        </w:rPr>
        <w:t xml:space="preserve">relative to “no data” areas </w:t>
      </w:r>
      <w:r w:rsidRPr="00D56521">
        <w:rPr>
          <w:noProof/>
        </w:rPr>
        <w:t xml:space="preserve">need not be </w:t>
      </w:r>
      <w:r w:rsidR="004B305C" w:rsidRPr="00D56521">
        <w:rPr>
          <w:noProof/>
        </w:rPr>
        <w:t>demarcated</w:t>
      </w:r>
      <w:r w:rsidRPr="00D56521">
        <w:rPr>
          <w:noProof/>
        </w:rPr>
        <w:t xml:space="preserve"> on the display. The appearance of the “No data” colour (</w:t>
      </w:r>
      <w:r w:rsidR="0021340E" w:rsidRPr="00D56521">
        <w:rPr>
          <w:noProof/>
        </w:rPr>
        <w:t xml:space="preserve">colour token </w:t>
      </w:r>
      <w:r w:rsidRPr="00D56521">
        <w:rPr>
          <w:noProof/>
        </w:rPr>
        <w:t xml:space="preserve">NODTA) and  NODATA03 </w:t>
      </w:r>
      <w:r w:rsidR="0021340E" w:rsidRPr="00D56521">
        <w:rPr>
          <w:noProof/>
        </w:rPr>
        <w:t xml:space="preserve">area fill </w:t>
      </w:r>
      <w:r w:rsidR="00FA5784" w:rsidRPr="00D56521">
        <w:rPr>
          <w:noProof/>
        </w:rPr>
        <w:t xml:space="preserve">(see </w:t>
      </w:r>
      <w:r w:rsidR="00705A00" w:rsidRPr="00D56521">
        <w:rPr>
          <w:noProof/>
        </w:rPr>
        <w:fldChar w:fldCharType="begin"/>
      </w:r>
      <w:r w:rsidR="00705A00" w:rsidRPr="00D56521">
        <w:rPr>
          <w:noProof/>
        </w:rPr>
        <w:instrText xml:space="preserve"> REF _Ref45730411 \r \h </w:instrText>
      </w:r>
      <w:r w:rsidR="0008472D">
        <w:rPr>
          <w:noProof/>
        </w:rPr>
        <w:instrText xml:space="preserve"> \* MERGEFORMAT </w:instrText>
      </w:r>
      <w:r w:rsidR="00705A00" w:rsidRPr="00D56521">
        <w:rPr>
          <w:noProof/>
        </w:rPr>
      </w:r>
      <w:r w:rsidR="00705A00" w:rsidRPr="00D56521">
        <w:rPr>
          <w:noProof/>
        </w:rPr>
        <w:fldChar w:fldCharType="separate"/>
      </w:r>
      <w:r w:rsidR="00832978">
        <w:rPr>
          <w:noProof/>
        </w:rPr>
        <w:t>C-12.3.3</w:t>
      </w:r>
      <w:r w:rsidR="00705A00" w:rsidRPr="00D56521">
        <w:rPr>
          <w:noProof/>
        </w:rPr>
        <w:fldChar w:fldCharType="end"/>
      </w:r>
      <w:r w:rsidR="00FA5784" w:rsidRPr="00D56521">
        <w:rPr>
          <w:noProof/>
        </w:rPr>
        <w:t xml:space="preserve">) </w:t>
      </w:r>
      <w:r w:rsidRPr="00D56521">
        <w:rPr>
          <w:noProof/>
        </w:rPr>
        <w:t xml:space="preserve">will indicate the end of </w:t>
      </w:r>
      <w:r w:rsidR="00CB20FE" w:rsidRPr="00D56521">
        <w:rPr>
          <w:noProof/>
        </w:rPr>
        <w:t xml:space="preserve">HO </w:t>
      </w:r>
      <w:r w:rsidRPr="00D56521">
        <w:rPr>
          <w:noProof/>
        </w:rPr>
        <w:t>data.</w:t>
      </w:r>
    </w:p>
    <w:p w14:paraId="590867A2" w14:textId="248D72CE" w:rsidR="002A10D2" w:rsidRPr="00D56521" w:rsidRDefault="002A10D2" w:rsidP="0008472D">
      <w:pPr>
        <w:spacing w:after="120" w:line="240" w:lineRule="auto"/>
        <w:jc w:val="both"/>
        <w:rPr>
          <w:noProof/>
        </w:rPr>
      </w:pPr>
      <w:commentRangeStart w:id="1265"/>
      <w:r w:rsidRPr="00D56521">
        <w:rPr>
          <w:noProof/>
        </w:rPr>
        <w:t xml:space="preserve">If </w:t>
      </w:r>
      <w:commentRangeStart w:id="1266"/>
      <w:r w:rsidRPr="00D56521">
        <w:rPr>
          <w:noProof/>
        </w:rPr>
        <w:t xml:space="preserve">non-HO </w:t>
      </w:r>
      <w:r w:rsidR="00775DDD" w:rsidRPr="00D56521">
        <w:rPr>
          <w:noProof/>
        </w:rPr>
        <w:t xml:space="preserve">chart </w:t>
      </w:r>
      <w:r w:rsidRPr="00D56521">
        <w:rPr>
          <w:noProof/>
        </w:rPr>
        <w:t>data</w:t>
      </w:r>
      <w:commentRangeEnd w:id="1266"/>
      <w:r w:rsidR="00793CB3">
        <w:rPr>
          <w:rStyle w:val="CommentReference"/>
        </w:rPr>
        <w:commentReference w:id="1266"/>
      </w:r>
      <w:r w:rsidRPr="00D56521">
        <w:rPr>
          <w:noProof/>
        </w:rPr>
        <w:t xml:space="preserve"> is shown on the ECDIS display, its boundary should be </w:t>
      </w:r>
      <w:r w:rsidR="00CB20FE" w:rsidRPr="00D56521">
        <w:rPr>
          <w:noProof/>
        </w:rPr>
        <w:t>demarcated</w:t>
      </w:r>
      <w:r w:rsidRPr="00D56521">
        <w:rPr>
          <w:noProof/>
        </w:rPr>
        <w:t xml:space="preserve"> by the line</w:t>
      </w:r>
      <w:r w:rsidR="0021340E" w:rsidRPr="00D56521">
        <w:rPr>
          <w:noProof/>
        </w:rPr>
        <w:t xml:space="preserve"> </w:t>
      </w:r>
      <w:r w:rsidRPr="00D56521">
        <w:rPr>
          <w:noProof/>
        </w:rPr>
        <w:t>style NONHODAT. Note that the NONHODAT</w:t>
      </w:r>
      <w:r w:rsidR="00926B94" w:rsidRPr="00D56521">
        <w:rPr>
          <w:noProof/>
        </w:rPr>
        <w:t xml:space="preserve"> line style</w:t>
      </w:r>
      <w:r w:rsidRPr="00D56521">
        <w:rPr>
          <w:noProof/>
        </w:rPr>
        <w:t xml:space="preserve"> is a “one-sided” line and the boundary of the non-HO data must be drawn according to S-101 rules to ensure that the diagonal stroke of the line is on the non-HO data side of the line.</w:t>
      </w:r>
      <w:r w:rsidR="00CB20FE" w:rsidRPr="00D56521">
        <w:rPr>
          <w:noProof/>
        </w:rPr>
        <w:t xml:space="preserve"> </w:t>
      </w:r>
      <w:r w:rsidRPr="00D56521">
        <w:rPr>
          <w:noProof/>
        </w:rPr>
        <w:t xml:space="preserve">The non-HO data boundary </w:t>
      </w:r>
      <w:r w:rsidR="00926B94" w:rsidRPr="00D56521">
        <w:rPr>
          <w:noProof/>
        </w:rPr>
        <w:t xml:space="preserve">indicated by the </w:t>
      </w:r>
      <w:r w:rsidRPr="00D56521">
        <w:rPr>
          <w:noProof/>
        </w:rPr>
        <w:t>NONHODAT</w:t>
      </w:r>
      <w:r w:rsidR="00926B94" w:rsidRPr="00D56521">
        <w:rPr>
          <w:noProof/>
        </w:rPr>
        <w:t xml:space="preserve"> line style</w:t>
      </w:r>
      <w:r w:rsidRPr="00D56521">
        <w:rPr>
          <w:noProof/>
        </w:rPr>
        <w:t xml:space="preserve"> serves to separate ENC data from non-HO chart information.</w:t>
      </w:r>
      <w:commentRangeEnd w:id="1265"/>
      <w:r w:rsidR="009C2EC8">
        <w:rPr>
          <w:rStyle w:val="CommentReference"/>
        </w:rPr>
        <w:commentReference w:id="1265"/>
      </w:r>
    </w:p>
    <w:p w14:paraId="613CADD2" w14:textId="1D183A88" w:rsidR="00E90EC5" w:rsidRPr="00D56521" w:rsidRDefault="00E90EC5" w:rsidP="00793CB3">
      <w:pPr>
        <w:pStyle w:val="Heading3"/>
        <w:rPr>
          <w:noProof/>
        </w:rPr>
      </w:pPr>
      <w:bookmarkStart w:id="1267" w:name="_Toc144421317"/>
      <w:r w:rsidRPr="00D56521">
        <w:rPr>
          <w:noProof/>
        </w:rPr>
        <w:t>Limits of other S-100 product data</w:t>
      </w:r>
      <w:bookmarkEnd w:id="1267"/>
    </w:p>
    <w:p w14:paraId="458A3D49" w14:textId="3041BBC0" w:rsidR="00E90EC5" w:rsidRPr="00D56521" w:rsidRDefault="00E90EC5" w:rsidP="0008472D">
      <w:pPr>
        <w:spacing w:after="120" w:line="240" w:lineRule="auto"/>
        <w:jc w:val="both"/>
        <w:rPr>
          <w:noProof/>
        </w:rPr>
      </w:pPr>
      <w:r w:rsidRPr="00D56521">
        <w:rPr>
          <w:noProof/>
        </w:rPr>
        <w:t xml:space="preserve">To reduce screen clutter, “no data” areas and “non-HO data” boundaries for products other than </w:t>
      </w:r>
      <w:r w:rsidR="005465C0" w:rsidRPr="00D56521">
        <w:rPr>
          <w:noProof/>
        </w:rPr>
        <w:t xml:space="preserve">S-101 and S-57 </w:t>
      </w:r>
      <w:r w:rsidRPr="00D56521">
        <w:rPr>
          <w:noProof/>
        </w:rPr>
        <w:t xml:space="preserve">ENCs </w:t>
      </w:r>
      <w:r w:rsidR="00A605B3" w:rsidRPr="00D56521">
        <w:rPr>
          <w:noProof/>
        </w:rPr>
        <w:t>should be</w:t>
      </w:r>
      <w:r w:rsidRPr="00D56521">
        <w:rPr>
          <w:noProof/>
        </w:rPr>
        <w:t xml:space="preserve"> depicted only when specifically called up by the mariner </w:t>
      </w:r>
      <w:r w:rsidR="00A605B3" w:rsidRPr="00D56521">
        <w:rPr>
          <w:noProof/>
        </w:rPr>
        <w:t>for a product</w:t>
      </w:r>
      <w:r w:rsidR="005465C0" w:rsidRPr="00D56521">
        <w:rPr>
          <w:noProof/>
        </w:rPr>
        <w:t>,</w:t>
      </w:r>
      <w:r w:rsidR="00A605B3" w:rsidRPr="00D56521">
        <w:rPr>
          <w:noProof/>
        </w:rPr>
        <w:t xml:space="preserve"> </w:t>
      </w:r>
      <w:r w:rsidRPr="00D56521">
        <w:rPr>
          <w:noProof/>
        </w:rPr>
        <w:t xml:space="preserve">and then only </w:t>
      </w:r>
      <w:r w:rsidR="00A605B3" w:rsidRPr="00D56521">
        <w:rPr>
          <w:noProof/>
        </w:rPr>
        <w:t>if</w:t>
      </w:r>
      <w:r w:rsidRPr="00D56521">
        <w:rPr>
          <w:noProof/>
        </w:rPr>
        <w:t xml:space="preserve"> </w:t>
      </w:r>
      <w:r w:rsidR="00A605B3" w:rsidRPr="00D56521">
        <w:rPr>
          <w:noProof/>
        </w:rPr>
        <w:t xml:space="preserve">the </w:t>
      </w:r>
      <w:r w:rsidRPr="00D56521">
        <w:rPr>
          <w:noProof/>
        </w:rPr>
        <w:t>product</w:t>
      </w:r>
      <w:r w:rsidR="00A605B3" w:rsidRPr="00D56521">
        <w:rPr>
          <w:noProof/>
        </w:rPr>
        <w:t xml:space="preserve"> is</w:t>
      </w:r>
      <w:r w:rsidRPr="00D56521">
        <w:rPr>
          <w:noProof/>
        </w:rPr>
        <w:t xml:space="preserve"> actually displayed on the screen. The </w:t>
      </w:r>
      <w:r w:rsidR="00A605B3" w:rsidRPr="00D56521">
        <w:rPr>
          <w:noProof/>
        </w:rPr>
        <w:t xml:space="preserve">fill patterns and boundaries should indicate the product to which they apply, for example by mentioning the product in a corner or embedded in the line as for the graphical indexes (see </w:t>
      </w:r>
      <w:r w:rsidR="00A605B3" w:rsidRPr="00D56521">
        <w:rPr>
          <w:noProof/>
        </w:rPr>
        <w:fldChar w:fldCharType="begin"/>
      </w:r>
      <w:r w:rsidR="00A605B3" w:rsidRPr="00D56521">
        <w:rPr>
          <w:noProof/>
        </w:rPr>
        <w:instrText xml:space="preserve"> REF _Ref45727559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C-12.2.1</w:t>
      </w:r>
      <w:r w:rsidR="00A605B3" w:rsidRPr="00D56521">
        <w:rPr>
          <w:noProof/>
        </w:rPr>
        <w:fldChar w:fldCharType="end"/>
      </w:r>
      <w:r w:rsidR="00A605B3" w:rsidRPr="00D56521">
        <w:rPr>
          <w:noProof/>
        </w:rPr>
        <w:t xml:space="preserve"> and </w:t>
      </w:r>
      <w:r w:rsidR="00A605B3" w:rsidRPr="00D56521">
        <w:rPr>
          <w:noProof/>
        </w:rPr>
        <w:fldChar w:fldCharType="begin"/>
      </w:r>
      <w:r w:rsidR="00A605B3" w:rsidRPr="00D56521">
        <w:rPr>
          <w:noProof/>
        </w:rPr>
        <w:instrText xml:space="preserve"> REF _Ref45727563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C-12.2.2</w:t>
      </w:r>
      <w:r w:rsidR="00A605B3" w:rsidRPr="00D56521">
        <w:rPr>
          <w:noProof/>
        </w:rPr>
        <w:fldChar w:fldCharType="end"/>
      </w:r>
      <w:r w:rsidR="00A605B3" w:rsidRPr="00D56521">
        <w:rPr>
          <w:noProof/>
        </w:rPr>
        <w:t>).</w:t>
      </w:r>
    </w:p>
    <w:p w14:paraId="41E6D3B9" w14:textId="462560D1" w:rsidR="008325BE" w:rsidRPr="00D56521" w:rsidRDefault="008325BE" w:rsidP="0008472D">
      <w:pPr>
        <w:spacing w:after="120" w:line="240" w:lineRule="auto"/>
        <w:jc w:val="both"/>
        <w:rPr>
          <w:noProof/>
        </w:rPr>
      </w:pPr>
      <w:r w:rsidRPr="00D56521">
        <w:rPr>
          <w:noProof/>
        </w:rPr>
        <w:t xml:space="preserve">For gridded data, the no-data area limits do not need to demarcate areas within the grid extent which are covered by fill values. </w:t>
      </w:r>
    </w:p>
    <w:p w14:paraId="0F46582D" w14:textId="328425B7" w:rsidR="008325BE" w:rsidRPr="00D56521" w:rsidRDefault="008325BE" w:rsidP="0008472D">
      <w:pPr>
        <w:spacing w:after="120" w:line="240" w:lineRule="auto"/>
        <w:jc w:val="both"/>
        <w:rPr>
          <w:noProof/>
        </w:rPr>
      </w:pPr>
      <w:r w:rsidRPr="00D56521">
        <w:rPr>
          <w:noProof/>
        </w:rPr>
        <w:t>Implementing the depiction of limits for data other than S-101</w:t>
      </w:r>
      <w:r w:rsidR="005465C0" w:rsidRPr="00D56521">
        <w:rPr>
          <w:noProof/>
        </w:rPr>
        <w:t xml:space="preserve"> and S-57</w:t>
      </w:r>
      <w:r w:rsidRPr="00D56521">
        <w:rPr>
          <w:noProof/>
        </w:rPr>
        <w:t xml:space="preserve"> </w:t>
      </w:r>
      <w:r w:rsidR="005465C0" w:rsidRPr="00D56521">
        <w:rPr>
          <w:noProof/>
        </w:rPr>
        <w:t xml:space="preserve">ENCs </w:t>
      </w:r>
      <w:r w:rsidRPr="00D56521">
        <w:rPr>
          <w:noProof/>
        </w:rPr>
        <w:t>is optional.</w:t>
      </w:r>
    </w:p>
    <w:p w14:paraId="09E4BDDA" w14:textId="7074F2FD" w:rsidR="008325BE" w:rsidRPr="00D56521" w:rsidRDefault="008325BE" w:rsidP="0008472D">
      <w:pPr>
        <w:spacing w:after="120" w:line="240" w:lineRule="auto"/>
        <w:jc w:val="both"/>
        <w:rPr>
          <w:noProof/>
        </w:rPr>
      </w:pPr>
      <w:r w:rsidRPr="00D56521">
        <w:rPr>
          <w:noProof/>
        </w:rPr>
        <w:lastRenderedPageBreak/>
        <w:t xml:space="preserve">NOTE: </w:t>
      </w:r>
      <w:r w:rsidR="00F80433" w:rsidRPr="00D56521">
        <w:rPr>
          <w:noProof/>
        </w:rPr>
        <w:t>F</w:t>
      </w:r>
      <w:r w:rsidRPr="00D56521">
        <w:rPr>
          <w:noProof/>
        </w:rPr>
        <w:t xml:space="preserve">or </w:t>
      </w:r>
      <w:r w:rsidR="00F80433" w:rsidRPr="00D56521">
        <w:rPr>
          <w:noProof/>
        </w:rPr>
        <w:t>some types of coverage products (for example gridded data)</w:t>
      </w:r>
      <w:r w:rsidRPr="00D56521">
        <w:rPr>
          <w:noProof/>
        </w:rPr>
        <w:t xml:space="preserve">, no-data areas </w:t>
      </w:r>
      <w:r w:rsidR="00F80433" w:rsidRPr="00D56521">
        <w:rPr>
          <w:noProof/>
        </w:rPr>
        <w:t>may</w:t>
      </w:r>
      <w:r w:rsidRPr="00D56521">
        <w:rPr>
          <w:noProof/>
        </w:rPr>
        <w:t xml:space="preserve"> be </w:t>
      </w:r>
      <w:r w:rsidR="00F80433" w:rsidRPr="00D56521">
        <w:rPr>
          <w:noProof/>
        </w:rPr>
        <w:t xml:space="preserve">easily distinguished by the lack of portrayal. </w:t>
      </w:r>
      <w:r w:rsidR="00D6305C" w:rsidRPr="00D56521">
        <w:rPr>
          <w:noProof/>
        </w:rPr>
        <w:t>Nevertheless, consistent treatment of products is recommended for the convenience of the mariner - either this clause should be implemented for all the non-ENC S-100 products, or for none of them.</w:t>
      </w:r>
      <w:r w:rsidR="00F80433" w:rsidRPr="00D56521">
        <w:rPr>
          <w:noProof/>
        </w:rPr>
        <w:t xml:space="preserve"> </w:t>
      </w:r>
    </w:p>
    <w:p w14:paraId="327CA76A" w14:textId="6DA9DAF9" w:rsidR="002A10D2" w:rsidRPr="00D56521" w:rsidRDefault="002A10D2" w:rsidP="00793CB3">
      <w:pPr>
        <w:pStyle w:val="Heading3"/>
        <w:rPr>
          <w:noProof/>
        </w:rPr>
      </w:pPr>
      <w:bookmarkStart w:id="1268" w:name="_Ref45730411"/>
      <w:bookmarkStart w:id="1269" w:name="_Toc144421318"/>
      <w:r w:rsidRPr="00D56521">
        <w:rPr>
          <w:noProof/>
        </w:rPr>
        <w:t>No data areas</w:t>
      </w:r>
      <w:bookmarkEnd w:id="1268"/>
      <w:bookmarkEnd w:id="1269"/>
    </w:p>
    <w:p w14:paraId="732F671F" w14:textId="4879E60E" w:rsidR="002A10D2" w:rsidRPr="00D56521" w:rsidRDefault="002A10D2" w:rsidP="00A72FA4">
      <w:pPr>
        <w:spacing w:after="120" w:line="240" w:lineRule="auto"/>
        <w:jc w:val="both"/>
        <w:rPr>
          <w:noProof/>
        </w:rPr>
      </w:pPr>
      <w:r w:rsidRPr="00D56521">
        <w:rPr>
          <w:noProof/>
        </w:rPr>
        <w:t xml:space="preserve">The first action of the ECDIS display re-draw should be to </w:t>
      </w:r>
      <w:r w:rsidR="00E25CB1" w:rsidRPr="00D56521">
        <w:rPr>
          <w:noProof/>
        </w:rPr>
        <w:t xml:space="preserve">fill </w:t>
      </w:r>
      <w:r w:rsidRPr="00D56521">
        <w:rPr>
          <w:noProof/>
        </w:rPr>
        <w:t xml:space="preserve">the entire screen </w:t>
      </w:r>
      <w:r w:rsidR="00E25CB1" w:rsidRPr="00D56521">
        <w:rPr>
          <w:noProof/>
        </w:rPr>
        <w:t>using</w:t>
      </w:r>
      <w:r w:rsidRPr="00D56521">
        <w:rPr>
          <w:noProof/>
        </w:rPr>
        <w:t xml:space="preserve"> </w:t>
      </w:r>
      <w:r w:rsidR="00E25CB1" w:rsidRPr="00D56521">
        <w:rPr>
          <w:noProof/>
        </w:rPr>
        <w:t xml:space="preserve">colour token </w:t>
      </w:r>
      <w:r w:rsidRPr="00D56521">
        <w:rPr>
          <w:noProof/>
        </w:rPr>
        <w:t>NODTA</w:t>
      </w:r>
      <w:r w:rsidR="00E25CB1" w:rsidRPr="00D56521">
        <w:rPr>
          <w:noProof/>
        </w:rPr>
        <w:t xml:space="preserve">, then fill the entire screen using area pattern </w:t>
      </w:r>
      <w:r w:rsidRPr="00D56521">
        <w:rPr>
          <w:noProof/>
        </w:rPr>
        <w:t>NODATA03. These will remain to identify any area not subsequently covered by chart information as a no data area.</w:t>
      </w:r>
      <w:r w:rsidR="00705A00" w:rsidRPr="00D56521">
        <w:rPr>
          <w:noProof/>
        </w:rPr>
        <w:t xml:space="preserve"> </w:t>
      </w:r>
      <w:commentRangeStart w:id="1270"/>
      <w:r w:rsidR="00705A00" w:rsidRPr="00D56521">
        <w:rPr>
          <w:noProof/>
        </w:rPr>
        <w:t>The NODATA03 area pattern and NODTA colour fill are assigned drawing priority 0 (</w:t>
      </w:r>
      <w:r w:rsidR="00705A00" w:rsidRPr="00D56521">
        <w:rPr>
          <w:noProof/>
        </w:rPr>
        <w:fldChar w:fldCharType="begin"/>
      </w:r>
      <w:r w:rsidR="00705A00" w:rsidRPr="00D56521">
        <w:rPr>
          <w:noProof/>
        </w:rPr>
        <w:instrText xml:space="preserve"> REF _Ref45730568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 xml:space="preserve">Table </w:t>
      </w:r>
      <w:r w:rsidR="00832978" w:rsidRPr="00D56521">
        <w:rPr>
          <w:noProof/>
        </w:rPr>
        <w:t>C-</w:t>
      </w:r>
      <w:r w:rsidR="00832978">
        <w:rPr>
          <w:noProof/>
        </w:rPr>
        <w:t>9</w:t>
      </w:r>
      <w:r w:rsidR="00705A00" w:rsidRPr="00D56521">
        <w:rPr>
          <w:noProof/>
        </w:rPr>
        <w:fldChar w:fldCharType="end"/>
      </w:r>
      <w:r w:rsidR="00705A00" w:rsidRPr="00D56521">
        <w:rPr>
          <w:noProof/>
        </w:rPr>
        <w:t>) and viewing group 11050 (</w:t>
      </w:r>
      <w:r w:rsidR="00705A00" w:rsidRPr="00D56521">
        <w:rPr>
          <w:noProof/>
        </w:rPr>
        <w:fldChar w:fldCharType="begin"/>
      </w:r>
      <w:r w:rsidR="00705A00" w:rsidRPr="00D56521">
        <w:rPr>
          <w:noProof/>
        </w:rPr>
        <w:instrText xml:space="preserve"> REF _Ref43722753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Table C-</w:t>
      </w:r>
      <w:r w:rsidR="00832978">
        <w:t>11</w:t>
      </w:r>
      <w:r w:rsidR="00705A00" w:rsidRPr="00D56521">
        <w:rPr>
          <w:noProof/>
        </w:rPr>
        <w:fldChar w:fldCharType="end"/>
      </w:r>
      <w:r w:rsidR="00705A00" w:rsidRPr="00D56521">
        <w:rPr>
          <w:noProof/>
        </w:rPr>
        <w:t>).</w:t>
      </w:r>
      <w:commentRangeEnd w:id="1270"/>
      <w:r w:rsidR="00D92EF1">
        <w:rPr>
          <w:rStyle w:val="CommentReference"/>
        </w:rPr>
        <w:commentReference w:id="1270"/>
      </w:r>
    </w:p>
    <w:p w14:paraId="7C93F363" w14:textId="77777777" w:rsidR="002A10D2" w:rsidRPr="00D56521" w:rsidRDefault="002A10D2" w:rsidP="00A72FA4">
      <w:pPr>
        <w:spacing w:after="120" w:line="240" w:lineRule="auto"/>
        <w:jc w:val="both"/>
        <w:rPr>
          <w:noProof/>
        </w:rPr>
      </w:pPr>
      <w:r w:rsidRPr="00D56521">
        <w:rPr>
          <w:noProof/>
        </w:rPr>
        <w:t xml:space="preserve">An indication "refer to the official chart" is required if the display includes waters for which no ENC at </w:t>
      </w:r>
      <w:r w:rsidRPr="009C2EC8">
        <w:rPr>
          <w:noProof/>
          <w:highlight w:val="yellow"/>
        </w:rPr>
        <w:t>appropriate scale</w:t>
      </w:r>
      <w:r w:rsidRPr="00D56521">
        <w:rPr>
          <w:noProof/>
        </w:rPr>
        <w:t xml:space="preserve"> exists.</w:t>
      </w:r>
    </w:p>
    <w:p w14:paraId="52ED2928" w14:textId="77777777" w:rsidR="002A10D2" w:rsidRPr="00D56521" w:rsidRDefault="002A10D2" w:rsidP="00A72FA4">
      <w:pPr>
        <w:spacing w:after="120" w:line="240" w:lineRule="auto"/>
        <w:jc w:val="both"/>
        <w:rPr>
          <w:noProof/>
        </w:rPr>
      </w:pPr>
      <w:commentRangeStart w:id="1271"/>
      <w:r w:rsidRPr="00D56521">
        <w:rPr>
          <w:noProof/>
        </w:rPr>
        <w:t>If a scale boundary is shown on the display, the information in an overscale area should be identified, and should not be relied on.</w:t>
      </w:r>
      <w:commentRangeEnd w:id="1271"/>
      <w:r w:rsidR="007009D1">
        <w:rPr>
          <w:rStyle w:val="CommentReference"/>
        </w:rPr>
        <w:commentReference w:id="1271"/>
      </w:r>
    </w:p>
    <w:p w14:paraId="4001EFEC" w14:textId="52FE29A7" w:rsidR="002A10D2" w:rsidRDefault="002A10D2" w:rsidP="00A72FA4">
      <w:pPr>
        <w:spacing w:after="120" w:line="240" w:lineRule="auto"/>
        <w:jc w:val="both"/>
        <w:rPr>
          <w:noProof/>
        </w:rPr>
      </w:pPr>
      <w:r w:rsidRPr="00D56521">
        <w:rPr>
          <w:noProof/>
        </w:rPr>
        <w:t xml:space="preserve">An indication that the mariner must refer to the official chart should be given whenever line </w:t>
      </w:r>
      <w:r w:rsidR="007B5B17" w:rsidRPr="00D56521">
        <w:rPr>
          <w:noProof/>
        </w:rPr>
        <w:t xml:space="preserve">style </w:t>
      </w:r>
      <w:r w:rsidRPr="00D56521">
        <w:rPr>
          <w:noProof/>
        </w:rPr>
        <w:t xml:space="preserve">NONHODAT appears on the display, or whenever the display is comprised of other than ENC </w:t>
      </w:r>
      <w:commentRangeStart w:id="1272"/>
      <w:r w:rsidRPr="00D56521">
        <w:rPr>
          <w:noProof/>
        </w:rPr>
        <w:t>data</w:t>
      </w:r>
      <w:commentRangeEnd w:id="1272"/>
      <w:r w:rsidR="007009D1">
        <w:rPr>
          <w:rStyle w:val="CommentReference"/>
        </w:rPr>
        <w:commentReference w:id="1272"/>
      </w:r>
      <w:r w:rsidRPr="00D56521">
        <w:rPr>
          <w:noProof/>
        </w:rPr>
        <w:t>.</w:t>
      </w:r>
    </w:p>
    <w:p w14:paraId="077B92B0" w14:textId="77777777" w:rsidR="00A72FA4" w:rsidRPr="00D56521" w:rsidRDefault="00A72FA4" w:rsidP="00A72FA4">
      <w:pPr>
        <w:spacing w:after="120" w:line="240" w:lineRule="auto"/>
        <w:jc w:val="both"/>
        <w:rPr>
          <w:noProof/>
        </w:rPr>
      </w:pPr>
    </w:p>
    <w:p w14:paraId="255E16CA" w14:textId="0AD425B3" w:rsidR="002A10D2" w:rsidRPr="00D56521" w:rsidRDefault="00B8694D" w:rsidP="00793CB3">
      <w:pPr>
        <w:pStyle w:val="Heading2"/>
        <w:rPr>
          <w:noProof/>
        </w:rPr>
      </w:pPr>
      <w:bookmarkStart w:id="1273" w:name="_Toc144421319"/>
      <w:commentRangeStart w:id="1274"/>
      <w:commentRangeStart w:id="1275"/>
      <w:r w:rsidRPr="00D56521">
        <w:rPr>
          <w:noProof/>
        </w:rPr>
        <w:t>D</w:t>
      </w:r>
      <w:r w:rsidR="002A10D2" w:rsidRPr="00D56521">
        <w:rPr>
          <w:noProof/>
        </w:rPr>
        <w:t>ata quality indicator</w:t>
      </w:r>
      <w:r w:rsidRPr="00D56521">
        <w:rPr>
          <w:noProof/>
        </w:rPr>
        <w:t>s</w:t>
      </w:r>
      <w:bookmarkEnd w:id="1273"/>
      <w:commentRangeEnd w:id="1274"/>
      <w:r w:rsidR="00CA426D">
        <w:rPr>
          <w:rStyle w:val="CommentReference"/>
          <w:rFonts w:eastAsia="MS Mincho"/>
          <w:b w:val="0"/>
          <w:bCs w:val="0"/>
        </w:rPr>
        <w:commentReference w:id="1274"/>
      </w:r>
      <w:commentRangeEnd w:id="1275"/>
      <w:r w:rsidR="00F553C8">
        <w:rPr>
          <w:rStyle w:val="CommentReference"/>
          <w:rFonts w:eastAsia="MS Mincho"/>
          <w:b w:val="0"/>
          <w:bCs w:val="0"/>
        </w:rPr>
        <w:commentReference w:id="1275"/>
      </w:r>
    </w:p>
    <w:p w14:paraId="6F110BA8" w14:textId="404C5101" w:rsidR="00B8694D" w:rsidRPr="00D56521" w:rsidRDefault="002A10D2" w:rsidP="00A72FA4">
      <w:pPr>
        <w:spacing w:after="120" w:line="240" w:lineRule="auto"/>
        <w:jc w:val="both"/>
        <w:rPr>
          <w:noProof/>
        </w:rPr>
      </w:pPr>
      <w:r w:rsidRPr="00D56521">
        <w:rPr>
          <w:noProof/>
        </w:rPr>
        <w:t>A bathymetric data quality indicator will cover the entire area of depth data or bathymetry for the ENC.</w:t>
      </w:r>
      <w:r w:rsidR="00B8694D" w:rsidRPr="00D56521">
        <w:rPr>
          <w:noProof/>
        </w:rPr>
        <w:t xml:space="preserve"> This indicator is generated from the S-101 </w:t>
      </w:r>
      <w:r w:rsidR="00FC6E36" w:rsidRPr="00D56521">
        <w:rPr>
          <w:noProof/>
        </w:rPr>
        <w:t>meta-</w:t>
      </w:r>
      <w:r w:rsidR="00B8694D" w:rsidRPr="00D56521">
        <w:rPr>
          <w:noProof/>
        </w:rPr>
        <w:t xml:space="preserve">feature </w:t>
      </w:r>
      <w:r w:rsidR="00B8694D" w:rsidRPr="00D56521">
        <w:rPr>
          <w:b/>
          <w:bCs/>
          <w:noProof/>
        </w:rPr>
        <w:t>Quality</w:t>
      </w:r>
      <w:r w:rsidR="00A72FA4">
        <w:rPr>
          <w:b/>
          <w:bCs/>
          <w:noProof/>
        </w:rPr>
        <w:t xml:space="preserve"> </w:t>
      </w:r>
      <w:r w:rsidR="00B8694D" w:rsidRPr="00D56521">
        <w:rPr>
          <w:b/>
          <w:bCs/>
          <w:noProof/>
        </w:rPr>
        <w:t>Of</w:t>
      </w:r>
      <w:r w:rsidR="00CA426D">
        <w:rPr>
          <w:b/>
          <w:bCs/>
          <w:noProof/>
        </w:rPr>
        <w:t xml:space="preserve"> </w:t>
      </w:r>
      <w:r w:rsidR="00B8694D" w:rsidRPr="00D56521">
        <w:rPr>
          <w:b/>
          <w:bCs/>
          <w:noProof/>
        </w:rPr>
        <w:t>Bathymetric</w:t>
      </w:r>
      <w:r w:rsidR="00A72FA4">
        <w:rPr>
          <w:b/>
          <w:bCs/>
          <w:noProof/>
        </w:rPr>
        <w:t xml:space="preserve"> </w:t>
      </w:r>
      <w:r w:rsidR="00B8694D" w:rsidRPr="00D56521">
        <w:rPr>
          <w:b/>
          <w:bCs/>
          <w:noProof/>
        </w:rPr>
        <w:t>Data</w:t>
      </w:r>
      <w:r w:rsidR="00B8694D" w:rsidRPr="00D56521">
        <w:rPr>
          <w:noProof/>
        </w:rPr>
        <w:t xml:space="preserve"> by a rule in the </w:t>
      </w:r>
      <w:r w:rsidR="00A72FA4">
        <w:rPr>
          <w:noProof/>
        </w:rPr>
        <w:t>P</w:t>
      </w:r>
      <w:r w:rsidR="00B8694D" w:rsidRPr="00D56521">
        <w:rPr>
          <w:noProof/>
        </w:rPr>
        <w:t xml:space="preserve">ortrayal </w:t>
      </w:r>
      <w:r w:rsidR="00A72FA4">
        <w:rPr>
          <w:noProof/>
        </w:rPr>
        <w:t>C</w:t>
      </w:r>
      <w:r w:rsidR="00B8694D" w:rsidRPr="00D56521">
        <w:rPr>
          <w:noProof/>
        </w:rPr>
        <w:t>atalogue.</w:t>
      </w:r>
    </w:p>
    <w:p w14:paraId="61E37868" w14:textId="3A103789" w:rsidR="00FC6E36" w:rsidRPr="00D56521" w:rsidRDefault="00FC6E36" w:rsidP="00A72FA4">
      <w:pPr>
        <w:spacing w:after="120" w:line="240" w:lineRule="auto"/>
        <w:jc w:val="both"/>
        <w:rPr>
          <w:noProof/>
        </w:rPr>
      </w:pPr>
      <w:r w:rsidRPr="00D56521">
        <w:rPr>
          <w:noProof/>
        </w:rPr>
        <w:t xml:space="preserve">Other indicators of data quality (quality of non-bathymetric information, information about survey dates, </w:t>
      </w:r>
      <w:r w:rsidR="00234478" w:rsidRPr="00D56521">
        <w:rPr>
          <w:noProof/>
        </w:rPr>
        <w:t>positional uncertainty</w:t>
      </w:r>
      <w:r w:rsidR="00635672" w:rsidRPr="00D56521">
        <w:rPr>
          <w:noProof/>
        </w:rPr>
        <w:t xml:space="preserve"> for non-bathymetric data</w:t>
      </w:r>
      <w:r w:rsidR="00234478" w:rsidRPr="00D56521">
        <w:rPr>
          <w:noProof/>
        </w:rPr>
        <w:t xml:space="preserve">, </w:t>
      </w:r>
      <w:r w:rsidR="00A72FA4">
        <w:rPr>
          <w:noProof/>
        </w:rPr>
        <w:t>etc</w:t>
      </w:r>
      <w:r w:rsidRPr="00D56521">
        <w:rPr>
          <w:noProof/>
        </w:rPr>
        <w:t xml:space="preserve">) are derived from other quality meta-features in the </w:t>
      </w:r>
      <w:r w:rsidR="00A63FF6" w:rsidRPr="00D56521">
        <w:rPr>
          <w:noProof/>
        </w:rPr>
        <w:t>S-101 dataset</w:t>
      </w:r>
      <w:r w:rsidRPr="00D56521">
        <w:rPr>
          <w:noProof/>
        </w:rPr>
        <w:t xml:space="preserve"> and may be displayed by turning on the appropriate viewing groups</w:t>
      </w:r>
      <w:r w:rsidR="00A63FF6" w:rsidRPr="00D56521">
        <w:rPr>
          <w:noProof/>
        </w:rPr>
        <w:t xml:space="preserve">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00A63FF6" w:rsidRPr="00D56521">
        <w:rPr>
          <w:noProof/>
        </w:rPr>
        <w:t>and/or by means of cursor queries (“pick reports”)</w:t>
      </w:r>
      <w:r w:rsidRPr="00D56521">
        <w:rPr>
          <w:noProof/>
        </w:rPr>
        <w:t>.</w:t>
      </w:r>
    </w:p>
    <w:p w14:paraId="13FBCD79" w14:textId="2FAC8DE6" w:rsidR="002A10D2" w:rsidRDefault="00A63FF6" w:rsidP="00A72FA4">
      <w:pPr>
        <w:spacing w:after="120" w:line="240" w:lineRule="auto"/>
        <w:jc w:val="both"/>
        <w:rPr>
          <w:noProof/>
        </w:rPr>
      </w:pPr>
      <w:r w:rsidRPr="00D56521">
        <w:rPr>
          <w:noProof/>
        </w:rPr>
        <w:t xml:space="preserve">Quality indicators for other S-100 products may also be displayed by turning on the appropriate viewing layers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Pr="00D56521">
        <w:rPr>
          <w:noProof/>
        </w:rPr>
        <w:t>and/or by means of cursor queries (“</w:t>
      </w:r>
      <w:r w:rsidR="00A72FA4">
        <w:rPr>
          <w:noProof/>
        </w:rPr>
        <w:t>P</w:t>
      </w:r>
      <w:r w:rsidRPr="00D56521">
        <w:rPr>
          <w:noProof/>
        </w:rPr>
        <w:t xml:space="preserve">ick </w:t>
      </w:r>
      <w:r w:rsidR="00A72FA4">
        <w:rPr>
          <w:noProof/>
        </w:rPr>
        <w:t>R</w:t>
      </w:r>
      <w:r w:rsidRPr="00D56521">
        <w:rPr>
          <w:noProof/>
        </w:rPr>
        <w:t>eports”)</w:t>
      </w:r>
      <w:r w:rsidR="00EF5BF4" w:rsidRPr="00D56521">
        <w:rPr>
          <w:noProof/>
        </w:rPr>
        <w:t xml:space="preserve"> on (meta-)features describing data quality</w:t>
      </w:r>
      <w:r w:rsidRPr="00D56521">
        <w:rPr>
          <w:noProof/>
        </w:rPr>
        <w:t>.</w:t>
      </w:r>
      <w:r w:rsidR="00BA0782" w:rsidRPr="00D56521">
        <w:rPr>
          <w:noProof/>
        </w:rPr>
        <w:t xml:space="preserve"> Quality indicators for products other than </w:t>
      </w:r>
      <w:r w:rsidR="000A389A" w:rsidRPr="00D56521">
        <w:rPr>
          <w:noProof/>
        </w:rPr>
        <w:t xml:space="preserve">S-101 and S-57 </w:t>
      </w:r>
      <w:r w:rsidR="00BA0782" w:rsidRPr="00D56521">
        <w:rPr>
          <w:noProof/>
        </w:rPr>
        <w:t>ENCs should be displayed only when</w:t>
      </w:r>
      <w:r w:rsidR="000A389A" w:rsidRPr="00D56521">
        <w:rPr>
          <w:noProof/>
        </w:rPr>
        <w:t xml:space="preserve"> specifically enabled or called up by the mariner.</w:t>
      </w:r>
      <w:r w:rsidR="00BA0782" w:rsidRPr="00D56521">
        <w:rPr>
          <w:noProof/>
        </w:rPr>
        <w:t xml:space="preserve"> </w:t>
      </w:r>
    </w:p>
    <w:p w14:paraId="09CC841A" w14:textId="77777777" w:rsidR="00A72FA4" w:rsidRPr="00D56521" w:rsidRDefault="00A72FA4" w:rsidP="00A72FA4">
      <w:pPr>
        <w:spacing w:after="120" w:line="240" w:lineRule="auto"/>
        <w:jc w:val="both"/>
        <w:rPr>
          <w:noProof/>
        </w:rPr>
      </w:pPr>
    </w:p>
    <w:p w14:paraId="3E065986" w14:textId="666AE9E1" w:rsidR="002A10D2" w:rsidRPr="00D56521" w:rsidRDefault="002A10D2" w:rsidP="00793CB3">
      <w:pPr>
        <w:pStyle w:val="Heading2"/>
        <w:rPr>
          <w:noProof/>
        </w:rPr>
      </w:pPr>
      <w:bookmarkStart w:id="1276" w:name="_Ref98335407"/>
      <w:bookmarkStart w:id="1277" w:name="_Toc144421320"/>
      <w:commentRangeStart w:id="1278"/>
      <w:r w:rsidRPr="00D56521">
        <w:rPr>
          <w:noProof/>
        </w:rPr>
        <w:t>Special ECDIS chart symbols to identify unsafe depths</w:t>
      </w:r>
      <w:bookmarkEnd w:id="1276"/>
      <w:bookmarkEnd w:id="1277"/>
    </w:p>
    <w:p w14:paraId="14A536DC" w14:textId="77777777" w:rsidR="002A10D2" w:rsidRPr="00D56521" w:rsidRDefault="002A10D2" w:rsidP="00A72FA4">
      <w:pPr>
        <w:spacing w:after="120" w:line="240" w:lineRule="auto"/>
        <w:jc w:val="both"/>
        <w:rPr>
          <w:noProof/>
        </w:rPr>
      </w:pPr>
      <w:r w:rsidRPr="00D56521">
        <w:rPr>
          <w:noProof/>
        </w:rPr>
        <w:t>The ECDIS highlights four features that are important for safe navigation. These are the safety contour, depth shades, the safety depth and isolated dangers</w:t>
      </w:r>
      <w:commentRangeEnd w:id="1278"/>
      <w:r w:rsidR="00CA426D">
        <w:rPr>
          <w:rStyle w:val="CommentReference"/>
        </w:rPr>
        <w:commentReference w:id="1278"/>
      </w:r>
    </w:p>
    <w:p w14:paraId="21364CD9" w14:textId="7BC1E763" w:rsidR="002A10D2" w:rsidRPr="00D56521" w:rsidRDefault="002A10D2" w:rsidP="00793CB3">
      <w:pPr>
        <w:pStyle w:val="Heading3"/>
        <w:rPr>
          <w:noProof/>
        </w:rPr>
      </w:pPr>
      <w:bookmarkStart w:id="1279" w:name="_Ref49484089"/>
      <w:bookmarkStart w:id="1280" w:name="_Toc144421321"/>
      <w:commentRangeStart w:id="1281"/>
      <w:r w:rsidRPr="00D56521">
        <w:rPr>
          <w:noProof/>
        </w:rPr>
        <w:t>Safety Contour</w:t>
      </w:r>
      <w:bookmarkEnd w:id="1279"/>
      <w:bookmarkEnd w:id="1280"/>
      <w:commentRangeEnd w:id="1281"/>
      <w:r w:rsidR="00CA426D">
        <w:rPr>
          <w:rStyle w:val="CommentReference"/>
          <w:b w:val="0"/>
          <w:bCs w:val="0"/>
        </w:rPr>
        <w:commentReference w:id="1281"/>
      </w:r>
    </w:p>
    <w:p w14:paraId="3B2ED9C7" w14:textId="7F159830" w:rsidR="002A10D2" w:rsidRPr="00D56521" w:rsidRDefault="002A10D2" w:rsidP="00A72FA4">
      <w:pPr>
        <w:spacing w:after="120" w:line="240" w:lineRule="auto"/>
        <w:jc w:val="both"/>
        <w:rPr>
          <w:noProof/>
        </w:rPr>
      </w:pPr>
      <w:r w:rsidRPr="00D56521">
        <w:rPr>
          <w:noProof/>
        </w:rPr>
        <w:t xml:space="preserve">The own-ship safety contour, selected by the mariner from among the contours in the </w:t>
      </w:r>
      <w:del w:id="1282" w:author="Raphael Malyankar" w:date="2023-08-31T16:31:00Z">
        <w:r w:rsidRPr="00D56521" w:rsidDel="00071364">
          <w:rPr>
            <w:noProof/>
          </w:rPr>
          <w:delText>SENC</w:delText>
        </w:r>
      </w:del>
      <w:ins w:id="1283" w:author="Raphael Malyankar" w:date="2023-08-31T16:31:00Z">
        <w:r w:rsidR="00071364">
          <w:rPr>
            <w:noProof/>
          </w:rPr>
          <w:t>System Database</w:t>
        </w:r>
      </w:ins>
      <w:r w:rsidRPr="00D56521">
        <w:rPr>
          <w:noProof/>
        </w:rPr>
        <w:t>, is double-coded by a thick line and a prominent change in depth shade.</w:t>
      </w:r>
    </w:p>
    <w:p w14:paraId="0F6582EF" w14:textId="0A75E471" w:rsidR="002A10D2" w:rsidRPr="00D56521" w:rsidRDefault="002A10D2" w:rsidP="00A72FA4">
      <w:pPr>
        <w:spacing w:after="120" w:line="240" w:lineRule="auto"/>
        <w:jc w:val="both"/>
        <w:rPr>
          <w:noProof/>
        </w:rPr>
      </w:pPr>
      <w:r w:rsidRPr="00D56521">
        <w:rPr>
          <w:noProof/>
        </w:rPr>
        <w:t xml:space="preserve">If the safety contour selected by the mariner is not available in the </w:t>
      </w:r>
      <w:del w:id="1284" w:author="Raphael Malyankar" w:date="2023-08-31T16:31:00Z">
        <w:r w:rsidRPr="00D56521" w:rsidDel="00071364">
          <w:rPr>
            <w:noProof/>
          </w:rPr>
          <w:delText>SENC</w:delText>
        </w:r>
      </w:del>
      <w:ins w:id="1285" w:author="Raphael Malyankar" w:date="2023-08-31T16:31:00Z">
        <w:r w:rsidR="00071364">
          <w:rPr>
            <w:noProof/>
          </w:rPr>
          <w:t>System Database</w:t>
        </w:r>
      </w:ins>
      <w:r w:rsidRPr="00D56521">
        <w:rPr>
          <w:noProof/>
        </w:rPr>
        <w:t xml:space="preserve">, the ECDIS </w:t>
      </w:r>
      <w:del w:id="1286" w:author="jonathan pritchard" w:date="2024-05-29T02:19:00Z" w16du:dateUtc="2024-05-29T01:19:00Z">
        <w:r w:rsidRPr="00D56521" w:rsidDel="00EC44E4">
          <w:rPr>
            <w:noProof/>
          </w:rPr>
          <w:delText xml:space="preserve">should </w:delText>
        </w:r>
      </w:del>
      <w:ins w:id="1287" w:author="jonathan pritchard" w:date="2024-05-29T02:19:00Z" w16du:dateUtc="2024-05-29T01:19:00Z">
        <w:r w:rsidR="00EC44E4">
          <w:rPr>
            <w:noProof/>
          </w:rPr>
          <w:t>must</w:t>
        </w:r>
        <w:r w:rsidR="00EC44E4" w:rsidRPr="00D56521">
          <w:rPr>
            <w:noProof/>
          </w:rPr>
          <w:t xml:space="preserve"> </w:t>
        </w:r>
      </w:ins>
      <w:r w:rsidRPr="00D56521">
        <w:rPr>
          <w:noProof/>
        </w:rPr>
        <w:t xml:space="preserve">default to next deeper contour and </w:t>
      </w:r>
      <w:commentRangeStart w:id="1288"/>
      <w:r w:rsidRPr="00235BEA">
        <w:rPr>
          <w:b/>
          <w:noProof/>
        </w:rPr>
        <w:t>inform the mariner</w:t>
      </w:r>
      <w:r w:rsidRPr="00D56521">
        <w:rPr>
          <w:noProof/>
        </w:rPr>
        <w:t xml:space="preserve">. </w:t>
      </w:r>
      <w:commentRangeEnd w:id="1288"/>
      <w:r w:rsidR="00CA426D">
        <w:rPr>
          <w:rStyle w:val="CommentReference"/>
        </w:rPr>
        <w:commentReference w:id="1288"/>
      </w:r>
      <w:r w:rsidRPr="00D56521">
        <w:rPr>
          <w:noProof/>
        </w:rPr>
        <w:t xml:space="preserve">If, when the ship moves onto a new chart, </w:t>
      </w:r>
      <w:ins w:id="1289" w:author="jonathan pritchard" w:date="2024-07-17T10:30:00Z" w16du:dateUtc="2024-07-17T09:30:00Z">
        <w:r w:rsidR="00D92EF1">
          <w:rPr>
            <w:noProof/>
          </w:rPr>
          <w:t xml:space="preserve">and </w:t>
        </w:r>
      </w:ins>
      <w:r w:rsidRPr="00D56521">
        <w:rPr>
          <w:noProof/>
        </w:rPr>
        <w:t xml:space="preserve">the safety contour previously in use is no longer available, the ECDIS </w:t>
      </w:r>
      <w:del w:id="1290" w:author="jonathan pritchard" w:date="2024-05-29T02:20:00Z" w16du:dateUtc="2024-05-29T01:20:00Z">
        <w:r w:rsidRPr="00D56521" w:rsidDel="00EC44E4">
          <w:rPr>
            <w:noProof/>
          </w:rPr>
          <w:delText xml:space="preserve">should </w:delText>
        </w:r>
      </w:del>
      <w:ins w:id="1291" w:author="jonathan pritchard" w:date="2024-05-29T02:20:00Z" w16du:dateUtc="2024-05-29T01:20:00Z">
        <w:r w:rsidR="00EC44E4">
          <w:rPr>
            <w:noProof/>
          </w:rPr>
          <w:t>must</w:t>
        </w:r>
        <w:r w:rsidR="00EC44E4" w:rsidRPr="00D56521">
          <w:rPr>
            <w:noProof/>
          </w:rPr>
          <w:t xml:space="preserve"> </w:t>
        </w:r>
      </w:ins>
      <w:r w:rsidRPr="00D56521">
        <w:rPr>
          <w:noProof/>
        </w:rPr>
        <w:t xml:space="preserve">again select the next deeper contour, and </w:t>
      </w:r>
      <w:r w:rsidRPr="00D56521">
        <w:rPr>
          <w:b/>
          <w:noProof/>
        </w:rPr>
        <w:t>inform the mariner</w:t>
      </w:r>
      <w:r w:rsidRPr="00D56521">
        <w:rPr>
          <w:noProof/>
        </w:rPr>
        <w:t>.</w:t>
      </w:r>
    </w:p>
    <w:p w14:paraId="445CC3EB" w14:textId="1EF2D222" w:rsidR="002A10D2" w:rsidRDefault="002A10D2" w:rsidP="00A72FA4">
      <w:pPr>
        <w:spacing w:after="120" w:line="240" w:lineRule="auto"/>
        <w:jc w:val="both"/>
        <w:rPr>
          <w:noProof/>
        </w:rPr>
      </w:pPr>
      <w:r w:rsidRPr="00D56521">
        <w:rPr>
          <w:noProof/>
        </w:rPr>
        <w:t xml:space="preserve">If the mariner does not select a safety contour, the value </w:t>
      </w:r>
      <w:del w:id="1292" w:author="jonathan pritchard" w:date="2024-05-29T02:20:00Z" w16du:dateUtc="2024-05-29T01:20:00Z">
        <w:r w:rsidRPr="00D56521" w:rsidDel="00EC44E4">
          <w:rPr>
            <w:noProof/>
          </w:rPr>
          <w:delText xml:space="preserve">should </w:delText>
        </w:r>
      </w:del>
      <w:ins w:id="1293" w:author="jonathan pritchard" w:date="2024-05-29T02:20:00Z" w16du:dateUtc="2024-05-29T01:20:00Z">
        <w:r w:rsidR="00EC44E4">
          <w:rPr>
            <w:noProof/>
          </w:rPr>
          <w:t>must</w:t>
        </w:r>
        <w:r w:rsidR="00EC44E4" w:rsidRPr="00D56521">
          <w:rPr>
            <w:noProof/>
          </w:rPr>
          <w:t xml:space="preserve"> </w:t>
        </w:r>
      </w:ins>
      <w:r w:rsidRPr="00D56521">
        <w:rPr>
          <w:noProof/>
        </w:rPr>
        <w:t>default to 30 m</w:t>
      </w:r>
      <w:r w:rsidR="00235BEA">
        <w:rPr>
          <w:noProof/>
        </w:rPr>
        <w:t>etres</w:t>
      </w:r>
      <w:r w:rsidRPr="00D56521">
        <w:rPr>
          <w:noProof/>
        </w:rPr>
        <w:t>.</w:t>
      </w:r>
    </w:p>
    <w:p w14:paraId="6429ACDA" w14:textId="77777777" w:rsidR="00235BEA" w:rsidRPr="00D56521" w:rsidRDefault="00235BEA" w:rsidP="00A72FA4">
      <w:pPr>
        <w:spacing w:after="120" w:line="240" w:lineRule="auto"/>
        <w:jc w:val="both"/>
        <w:rPr>
          <w:noProof/>
        </w:rPr>
      </w:pPr>
    </w:p>
    <w:p w14:paraId="1BDA255C" w14:textId="21B384B4" w:rsidR="002A10D2" w:rsidRPr="00D56521" w:rsidRDefault="002A10D2" w:rsidP="00793CB3">
      <w:pPr>
        <w:pStyle w:val="Heading2"/>
        <w:rPr>
          <w:noProof/>
        </w:rPr>
      </w:pPr>
      <w:bookmarkStart w:id="1294" w:name="_Toc144421322"/>
      <w:r w:rsidRPr="00D56521">
        <w:rPr>
          <w:noProof/>
        </w:rPr>
        <w:t>Other ECDIS symbols and their use</w:t>
      </w:r>
      <w:bookmarkEnd w:id="1294"/>
    </w:p>
    <w:p w14:paraId="1AD80AAC" w14:textId="13957A41" w:rsidR="002A10D2" w:rsidRPr="00D56521" w:rsidRDefault="002A10D2" w:rsidP="00793CB3">
      <w:pPr>
        <w:pStyle w:val="Heading3"/>
        <w:rPr>
          <w:noProof/>
        </w:rPr>
      </w:pPr>
      <w:bookmarkStart w:id="1295" w:name="_Toc144421323"/>
      <w:r w:rsidRPr="00D56521">
        <w:rPr>
          <w:noProof/>
        </w:rPr>
        <w:t>Mariners Caution Notes</w:t>
      </w:r>
      <w:bookmarkEnd w:id="1295"/>
    </w:p>
    <w:p w14:paraId="6D1E3090" w14:textId="77777777" w:rsidR="002A10D2" w:rsidRPr="00D56521" w:rsidRDefault="002A10D2" w:rsidP="00235BEA">
      <w:pPr>
        <w:spacing w:after="120" w:line="240" w:lineRule="auto"/>
        <w:jc w:val="both"/>
        <w:rPr>
          <w:noProof/>
        </w:rPr>
      </w:pPr>
      <w:r w:rsidRPr="00D56521">
        <w:rPr>
          <w:noProof/>
        </w:rPr>
        <w:t>Point cautions and notes entered by the mariner and the manufacturer are distinguished by the colours orange and yellow respectively.</w:t>
      </w:r>
    </w:p>
    <w:p w14:paraId="3A39FA7A" w14:textId="4A154C36" w:rsidR="002A10D2" w:rsidRPr="00D56521" w:rsidRDefault="002A10D2" w:rsidP="00EC44E4">
      <w:pPr>
        <w:pStyle w:val="Heading3"/>
        <w:rPr>
          <w:noProof/>
        </w:rPr>
      </w:pPr>
      <w:bookmarkStart w:id="1296" w:name="_Ref49475966"/>
      <w:bookmarkStart w:id="1297" w:name="_Toc144421324"/>
      <w:r w:rsidRPr="00D56521">
        <w:rPr>
          <w:noProof/>
        </w:rPr>
        <w:lastRenderedPageBreak/>
        <w:t>Unknown feature</w:t>
      </w:r>
      <w:bookmarkEnd w:id="1296"/>
      <w:bookmarkEnd w:id="1297"/>
    </w:p>
    <w:p w14:paraId="5D4ADF07" w14:textId="61CF76F9" w:rsidR="002A10D2" w:rsidRPr="00D56521" w:rsidRDefault="002A10D2" w:rsidP="00235BEA">
      <w:pPr>
        <w:spacing w:after="120" w:line="240" w:lineRule="auto"/>
        <w:jc w:val="both"/>
        <w:rPr>
          <w:noProof/>
        </w:rPr>
      </w:pPr>
      <w:commentRangeStart w:id="1298"/>
      <w:r w:rsidRPr="00D56521">
        <w:rPr>
          <w:noProof/>
        </w:rPr>
        <w:t>A magenta</w:t>
      </w:r>
      <w:r w:rsidR="006669B1" w:rsidRPr="00D56521">
        <w:rPr>
          <w:noProof/>
        </w:rPr>
        <w:t xml:space="preserve"> question mark</w:t>
      </w:r>
      <w:r w:rsidRPr="00D56521">
        <w:rPr>
          <w:noProof/>
        </w:rPr>
        <w:t xml:space="preserve"> </w:t>
      </w:r>
      <w:r w:rsidR="006669B1" w:rsidRPr="00D56521">
        <w:rPr>
          <w:noProof/>
        </w:rPr>
        <w:t>(</w:t>
      </w:r>
      <w:r w:rsidRPr="00D56521">
        <w:rPr>
          <w:noProof/>
        </w:rPr>
        <w:t>"?"</w:t>
      </w:r>
      <w:r w:rsidR="006669B1" w:rsidRPr="00D56521">
        <w:rPr>
          <w:noProof/>
        </w:rPr>
        <w:t>)</w:t>
      </w:r>
      <w:r w:rsidRPr="00D56521">
        <w:rPr>
          <w:noProof/>
        </w:rPr>
        <w:t xml:space="preserve"> marks the position of a feature which cannot be identified or for which there is no rule set in the </w:t>
      </w:r>
      <w:r w:rsidR="00235BEA">
        <w:rPr>
          <w:noProof/>
        </w:rPr>
        <w:t>P</w:t>
      </w:r>
      <w:r w:rsidRPr="00D56521">
        <w:rPr>
          <w:noProof/>
        </w:rPr>
        <w:t xml:space="preserve">ortrayal </w:t>
      </w:r>
      <w:r w:rsidR="00235BEA">
        <w:rPr>
          <w:noProof/>
        </w:rPr>
        <w:t>C</w:t>
      </w:r>
      <w:r w:rsidRPr="00D56521">
        <w:rPr>
          <w:noProof/>
        </w:rPr>
        <w:t>atalogue.</w:t>
      </w:r>
      <w:commentRangeEnd w:id="1298"/>
      <w:r w:rsidR="0006476E">
        <w:rPr>
          <w:rStyle w:val="CommentReference"/>
        </w:rPr>
        <w:commentReference w:id="1298"/>
      </w:r>
    </w:p>
    <w:p w14:paraId="1C5AFF0A" w14:textId="638E9E1A" w:rsidR="002A10D2" w:rsidRPr="00D56521" w:rsidRDefault="002A10D2" w:rsidP="00EC44E4">
      <w:pPr>
        <w:pStyle w:val="Heading3"/>
        <w:rPr>
          <w:noProof/>
        </w:rPr>
      </w:pPr>
      <w:bookmarkStart w:id="1299" w:name="_Toc144421325"/>
      <w:r w:rsidRPr="00D56521">
        <w:rPr>
          <w:noProof/>
        </w:rPr>
        <w:t>Change of horizontal (geodetic) datum</w:t>
      </w:r>
      <w:bookmarkEnd w:id="1299"/>
    </w:p>
    <w:p w14:paraId="69F6E0E5" w14:textId="650CCA88" w:rsidR="002A10D2" w:rsidRPr="00D56521" w:rsidRDefault="002A10D2" w:rsidP="00235BEA">
      <w:pPr>
        <w:spacing w:after="120" w:line="240" w:lineRule="auto"/>
        <w:jc w:val="both"/>
        <w:rPr>
          <w:noProof/>
        </w:rPr>
      </w:pPr>
      <w:commentRangeStart w:id="1300"/>
      <w:commentRangeStart w:id="1301"/>
      <w:r w:rsidRPr="00D56521">
        <w:rPr>
          <w:noProof/>
        </w:rPr>
        <w:t xml:space="preserve">The use of non-WGS 84 data does not comply with IHO S-101, and the boundary at which the local geodetic datum changes is not symbolized by the </w:t>
      </w:r>
      <w:r w:rsidR="00235BEA">
        <w:rPr>
          <w:noProof/>
        </w:rPr>
        <w:t>P</w:t>
      </w:r>
      <w:r w:rsidRPr="00D56521">
        <w:rPr>
          <w:noProof/>
        </w:rPr>
        <w:t xml:space="preserve">ortrayal </w:t>
      </w:r>
      <w:r w:rsidR="00235BEA">
        <w:rPr>
          <w:noProof/>
        </w:rPr>
        <w:t>C</w:t>
      </w:r>
      <w:r w:rsidRPr="00D56521">
        <w:rPr>
          <w:noProof/>
        </w:rPr>
        <w:t>atalogue.</w:t>
      </w:r>
      <w:commentRangeEnd w:id="1300"/>
      <w:r w:rsidR="00CA426D">
        <w:rPr>
          <w:rStyle w:val="CommentReference"/>
        </w:rPr>
        <w:commentReference w:id="1300"/>
      </w:r>
      <w:commentRangeEnd w:id="1301"/>
      <w:r w:rsidR="00EC6DA6">
        <w:rPr>
          <w:rStyle w:val="CommentReference"/>
        </w:rPr>
        <w:commentReference w:id="1301"/>
      </w:r>
    </w:p>
    <w:p w14:paraId="2A9C84E2" w14:textId="2158E3F4" w:rsidR="002A10D2" w:rsidRPr="00EC44E4" w:rsidRDefault="002A10D2" w:rsidP="00EC44E4">
      <w:pPr>
        <w:pStyle w:val="Heading3"/>
        <w:rPr>
          <w:noProof/>
          <w:highlight w:val="yellow"/>
        </w:rPr>
      </w:pPr>
      <w:bookmarkStart w:id="1302" w:name="_Toc144421326"/>
      <w:r w:rsidRPr="00EC44E4">
        <w:rPr>
          <w:noProof/>
          <w:highlight w:val="yellow"/>
        </w:rPr>
        <w:t>Manual chart correction</w:t>
      </w:r>
      <w:bookmarkEnd w:id="1302"/>
    </w:p>
    <w:p w14:paraId="51A2A113" w14:textId="722ACF91" w:rsidR="002A10D2" w:rsidRPr="00EC44E4" w:rsidRDefault="002A10D2" w:rsidP="00235BEA">
      <w:pPr>
        <w:spacing w:after="120" w:line="240" w:lineRule="auto"/>
        <w:jc w:val="both"/>
        <w:rPr>
          <w:noProof/>
          <w:highlight w:val="yellow"/>
        </w:rPr>
      </w:pPr>
      <w:commentRangeStart w:id="1303"/>
      <w:commentRangeStart w:id="1304"/>
      <w:r w:rsidRPr="00EC44E4">
        <w:rPr>
          <w:noProof/>
          <w:highlight w:val="yellow"/>
        </w:rPr>
        <w:t>Small orange identifiers are used to distinguish hand-entered chart corrections, which are subject to human error, from corrections entered automatically by electronic means. The original chart feature should not be removed or altered.</w:t>
      </w:r>
      <w:commentRangeEnd w:id="1303"/>
      <w:r w:rsidR="00CA426D" w:rsidRPr="00EC44E4">
        <w:rPr>
          <w:rStyle w:val="CommentReference"/>
          <w:highlight w:val="yellow"/>
        </w:rPr>
        <w:commentReference w:id="1303"/>
      </w:r>
      <w:commentRangeEnd w:id="1304"/>
      <w:r w:rsidR="00EC6DA6" w:rsidRPr="00EC44E4">
        <w:rPr>
          <w:rStyle w:val="CommentReference"/>
          <w:highlight w:val="yellow"/>
        </w:rPr>
        <w:commentReference w:id="1304"/>
      </w:r>
    </w:p>
    <w:p w14:paraId="79EFA849" w14:textId="7DE05E06" w:rsidR="00204D5D" w:rsidRPr="00EC44E4" w:rsidRDefault="00204D5D" w:rsidP="00EC44E4">
      <w:pPr>
        <w:pStyle w:val="Heading3"/>
        <w:rPr>
          <w:noProof/>
          <w:highlight w:val="yellow"/>
        </w:rPr>
      </w:pPr>
      <w:bookmarkStart w:id="1305" w:name="_Toc144421327"/>
      <w:r w:rsidRPr="00EC44E4">
        <w:rPr>
          <w:noProof/>
          <w:highlight w:val="yellow"/>
        </w:rPr>
        <w:t xml:space="preserve">Manual corrections to non-ENC </w:t>
      </w:r>
      <w:r w:rsidR="00C8356C" w:rsidRPr="00EC44E4">
        <w:rPr>
          <w:noProof/>
          <w:highlight w:val="yellow"/>
        </w:rPr>
        <w:t xml:space="preserve">S-100 </w:t>
      </w:r>
      <w:r w:rsidRPr="00EC44E4">
        <w:rPr>
          <w:noProof/>
          <w:highlight w:val="yellow"/>
        </w:rPr>
        <w:t>products</w:t>
      </w:r>
      <w:bookmarkEnd w:id="1305"/>
    </w:p>
    <w:p w14:paraId="6F69EA94" w14:textId="32102CFF" w:rsidR="00204D5D" w:rsidRPr="00D56521" w:rsidRDefault="00204D5D" w:rsidP="00235BEA">
      <w:pPr>
        <w:spacing w:after="120" w:line="240" w:lineRule="auto"/>
        <w:jc w:val="both"/>
        <w:rPr>
          <w:noProof/>
        </w:rPr>
      </w:pPr>
      <w:r w:rsidRPr="00EC44E4">
        <w:rPr>
          <w:noProof/>
          <w:highlight w:val="yellow"/>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EC44E4">
        <w:rPr>
          <w:noProof/>
          <w:highlight w:val="yellow"/>
        </w:rPr>
        <w:t>from the display along with the appropriate viewing groups from the relevant S-100 product.</w:t>
      </w:r>
    </w:p>
    <w:p w14:paraId="670A40F9" w14:textId="0F6883CC" w:rsidR="002A10D2" w:rsidRPr="00D56521" w:rsidRDefault="002A10D2" w:rsidP="00EC44E4">
      <w:pPr>
        <w:pStyle w:val="Heading3"/>
        <w:rPr>
          <w:noProof/>
        </w:rPr>
      </w:pPr>
      <w:bookmarkStart w:id="1306" w:name="_Toc144421328"/>
      <w:r w:rsidRPr="00D56521">
        <w:rPr>
          <w:noProof/>
        </w:rPr>
        <w:t>One-sided linestyle</w:t>
      </w:r>
      <w:r w:rsidR="00D91128" w:rsidRPr="00D56521">
        <w:rPr>
          <w:noProof/>
        </w:rPr>
        <w:t xml:space="preserve"> for boundaries</w:t>
      </w:r>
      <w:bookmarkEnd w:id="1306"/>
    </w:p>
    <w:p w14:paraId="0F6B7FF4" w14:textId="77777777" w:rsidR="002A10D2" w:rsidRPr="00D56521" w:rsidRDefault="002A10D2" w:rsidP="00DB0F1F">
      <w:pPr>
        <w:spacing w:after="120" w:line="240" w:lineRule="auto"/>
        <w:jc w:val="both"/>
        <w:rPr>
          <w:noProof/>
        </w:rPr>
      </w:pPr>
      <w:r w:rsidRPr="00D56521">
        <w:rPr>
          <w:noProof/>
        </w:rPr>
        <w:t>A one-sided linestyle is provided for use on large-scale displays to indicate the side of an area boundary on which the area lies, when only a part of the boundary can be seen on the display.</w:t>
      </w:r>
    </w:p>
    <w:p w14:paraId="2A1871E8" w14:textId="17AAF675" w:rsidR="002A10D2" w:rsidRPr="00D56521" w:rsidRDefault="002A10D2" w:rsidP="00EC44E4">
      <w:pPr>
        <w:pStyle w:val="Heading3"/>
        <w:rPr>
          <w:noProof/>
        </w:rPr>
      </w:pPr>
      <w:bookmarkStart w:id="1307" w:name="_Toc144421329"/>
      <w:r w:rsidRPr="00D56521">
        <w:rPr>
          <w:noProof/>
        </w:rPr>
        <w:t>Special identifiers</w:t>
      </w:r>
      <w:bookmarkEnd w:id="1307"/>
    </w:p>
    <w:p w14:paraId="279DAEB9" w14:textId="274D320C" w:rsidR="00AD5025" w:rsidRPr="00D56521" w:rsidRDefault="002A10D2" w:rsidP="00DB0F1F">
      <w:pPr>
        <w:spacing w:after="120" w:line="240" w:lineRule="auto"/>
        <w:jc w:val="both"/>
        <w:rPr>
          <w:noProof/>
        </w:rPr>
      </w:pPr>
      <w:r w:rsidRPr="00D56521">
        <w:rPr>
          <w:noProof/>
        </w:rPr>
        <w:t>Identifiers are provided for low accuracy chart data</w:t>
      </w:r>
      <w:r w:rsidR="00ED59C5">
        <w:rPr>
          <w:noProof/>
        </w:rPr>
        <w:t>;</w:t>
      </w:r>
      <w:r w:rsidRPr="00D56521">
        <w:rPr>
          <w:noProof/>
        </w:rPr>
        <w:t xml:space="preserve"> and for ENC features which have additional information for cursor picking utilizing the S-101</w:t>
      </w:r>
      <w:r w:rsidR="00DB0F1F">
        <w:rPr>
          <w:noProof/>
        </w:rPr>
        <w:t xml:space="preserve"> attribute </w:t>
      </w:r>
      <w:r w:rsidR="00DB0F1F">
        <w:rPr>
          <w:i/>
          <w:noProof/>
        </w:rPr>
        <w:t>information</w:t>
      </w:r>
      <w:r w:rsidR="00DB0F1F">
        <w:rPr>
          <w:noProof/>
        </w:rPr>
        <w:t xml:space="preserve"> on feature types or the</w:t>
      </w:r>
      <w:r w:rsidRPr="00D56521">
        <w:rPr>
          <w:noProof/>
        </w:rPr>
        <w:t xml:space="preserve"> information type </w:t>
      </w:r>
      <w:r w:rsidR="00602E76" w:rsidRPr="00D56521">
        <w:rPr>
          <w:b/>
          <w:bCs/>
          <w:noProof/>
        </w:rPr>
        <w:t>Nautical</w:t>
      </w:r>
      <w:r w:rsidR="00DB0F1F">
        <w:rPr>
          <w:b/>
          <w:bCs/>
          <w:noProof/>
        </w:rPr>
        <w:t xml:space="preserve"> </w:t>
      </w:r>
      <w:r w:rsidR="00602E76" w:rsidRPr="00D56521">
        <w:rPr>
          <w:b/>
          <w:bCs/>
          <w:noProof/>
        </w:rPr>
        <w:t>Information</w:t>
      </w:r>
      <w:r w:rsidRPr="00D56521">
        <w:rPr>
          <w:noProof/>
        </w:rPr>
        <w:t xml:space="preserve"> that is associated to the feature using the information association </w:t>
      </w:r>
      <w:r w:rsidRPr="00D56521">
        <w:rPr>
          <w:i/>
          <w:iCs/>
          <w:noProof/>
        </w:rPr>
        <w:t>additionalInformation</w:t>
      </w:r>
      <w:r w:rsidRPr="00D56521">
        <w:rPr>
          <w:noProof/>
        </w:rPr>
        <w:t>. The latter may cause clutter, and should only be displayed temporarily.</w:t>
      </w:r>
    </w:p>
    <w:p w14:paraId="1FDD27E5" w14:textId="2706D61A" w:rsidR="00C8356C" w:rsidRDefault="00C8356C" w:rsidP="00DB0F1F">
      <w:pPr>
        <w:spacing w:after="120" w:line="240" w:lineRule="auto"/>
        <w:jc w:val="both"/>
        <w:rPr>
          <w:noProof/>
        </w:rPr>
      </w:pPr>
      <w:r w:rsidRPr="00D56521">
        <w:rPr>
          <w:noProof/>
        </w:rPr>
        <w:t>Similar</w:t>
      </w:r>
      <w:r w:rsidR="00EE038B" w:rsidRPr="00D56521">
        <w:rPr>
          <w:noProof/>
        </w:rPr>
        <w:t>ly,</w:t>
      </w:r>
      <w:r w:rsidRPr="00D56521">
        <w:rPr>
          <w:noProof/>
        </w:rPr>
        <w:t xml:space="preserve"> special identifiers </w:t>
      </w:r>
      <w:r w:rsidR="00EE038B" w:rsidRPr="00D56521">
        <w:rPr>
          <w:noProof/>
        </w:rPr>
        <w:t>may</w:t>
      </w:r>
      <w:r w:rsidRPr="00D56521">
        <w:rPr>
          <w:noProof/>
        </w:rPr>
        <w:t xml:space="preserve"> </w:t>
      </w:r>
      <w:r w:rsidR="00EE038B" w:rsidRPr="00D56521">
        <w:rPr>
          <w:noProof/>
        </w:rPr>
        <w:t xml:space="preserve">also be </w:t>
      </w:r>
      <w:r w:rsidRPr="00D56521">
        <w:rPr>
          <w:noProof/>
        </w:rPr>
        <w:t xml:space="preserve">provided for other S-100 products and should provide cursor pick functionality for any associated information type using any information association, since other products may use information types other than </w:t>
      </w:r>
      <w:r w:rsidRPr="00D56521">
        <w:rPr>
          <w:b/>
          <w:bCs/>
          <w:noProof/>
        </w:rPr>
        <w:t>Nautical</w:t>
      </w:r>
      <w:r w:rsidR="00DB0F1F">
        <w:rPr>
          <w:b/>
          <w:bCs/>
          <w:noProof/>
        </w:rPr>
        <w:t xml:space="preserve"> </w:t>
      </w:r>
      <w:r w:rsidRPr="00D56521">
        <w:rPr>
          <w:b/>
          <w:bCs/>
          <w:noProof/>
        </w:rPr>
        <w:t>Information</w:t>
      </w:r>
      <w:r w:rsidRPr="00D56521">
        <w:rPr>
          <w:noProof/>
        </w:rPr>
        <w:t xml:space="preserve"> and information associations other than </w:t>
      </w:r>
      <w:r w:rsidRPr="00D56521">
        <w:rPr>
          <w:i/>
          <w:iCs/>
          <w:noProof/>
        </w:rPr>
        <w:t>additionalInformation</w:t>
      </w:r>
      <w:r w:rsidRPr="00D56521">
        <w:rPr>
          <w:noProof/>
        </w:rPr>
        <w:t xml:space="preserve">. </w:t>
      </w:r>
      <w:r w:rsidR="00EE038B" w:rsidRPr="00D56521">
        <w:rPr>
          <w:noProof/>
        </w:rPr>
        <w:t xml:space="preserve">These identifiers should only be displayed on request by the user. The symbols for such identifiers are defined in the respective </w:t>
      </w:r>
      <w:r w:rsidR="00DB0F1F">
        <w:rPr>
          <w:noProof/>
        </w:rPr>
        <w:t>P</w:t>
      </w:r>
      <w:r w:rsidR="00EE038B" w:rsidRPr="00D56521">
        <w:rPr>
          <w:noProof/>
        </w:rPr>
        <w:t xml:space="preserve">ortrayal </w:t>
      </w:r>
      <w:r w:rsidR="00DB0F1F">
        <w:rPr>
          <w:noProof/>
        </w:rPr>
        <w:t>C</w:t>
      </w:r>
      <w:r w:rsidR="00EE038B" w:rsidRPr="00D56521">
        <w:rPr>
          <w:noProof/>
        </w:rPr>
        <w:t>atalogues.</w:t>
      </w:r>
    </w:p>
    <w:p w14:paraId="4C507651" w14:textId="77777777" w:rsidR="00DB0F1F" w:rsidRPr="00D56521" w:rsidRDefault="00DB0F1F" w:rsidP="00DB0F1F">
      <w:pPr>
        <w:spacing w:after="120" w:line="240" w:lineRule="auto"/>
        <w:jc w:val="both"/>
        <w:rPr>
          <w:noProof/>
        </w:rPr>
      </w:pPr>
    </w:p>
    <w:p w14:paraId="0C277B55" w14:textId="1E5A3FBF" w:rsidR="000C4FCD" w:rsidRPr="00D56521" w:rsidRDefault="000C4FCD" w:rsidP="00EC44E4">
      <w:pPr>
        <w:pStyle w:val="Heading2"/>
        <w:rPr>
          <w:noProof/>
        </w:rPr>
      </w:pPr>
      <w:bookmarkStart w:id="1308" w:name="_Ref49471603"/>
      <w:bookmarkStart w:id="1309" w:name="_Toc144421330"/>
      <w:r w:rsidRPr="00D56521">
        <w:rPr>
          <w:noProof/>
        </w:rPr>
        <w:t>Date-dependent features</w:t>
      </w:r>
      <w:bookmarkEnd w:id="1308"/>
      <w:bookmarkEnd w:id="1309"/>
    </w:p>
    <w:p w14:paraId="7C39E275" w14:textId="68187B78" w:rsidR="00C558E0" w:rsidRPr="00D56521" w:rsidRDefault="00C558E0" w:rsidP="00DB0F1F">
      <w:pPr>
        <w:spacing w:after="120" w:line="240" w:lineRule="auto"/>
        <w:jc w:val="both"/>
      </w:pPr>
      <w:r w:rsidRPr="00D56521">
        <w:t>There are a number of features within the Marine environment, which are seasonal, such as racing buoys. These features are only to be displayed over a certain period, S-101 uses the complex attri</w:t>
      </w:r>
      <w:r w:rsidR="007F7449" w:rsidRPr="00D56521">
        <w:t>bu</w:t>
      </w:r>
      <w:r w:rsidRPr="00D56521">
        <w:t xml:space="preserve">te </w:t>
      </w:r>
      <w:proofErr w:type="spellStart"/>
      <w:r w:rsidRPr="00D56521">
        <w:rPr>
          <w:i/>
          <w:iCs/>
        </w:rPr>
        <w:t>periodicDateRange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 periodic nature of the feature. Other features, such as traffic separation schemes, use the complex attribute </w:t>
      </w:r>
      <w:proofErr w:type="spellStart"/>
      <w:r w:rsidRPr="00D56521">
        <w:rPr>
          <w:i/>
          <w:iCs/>
        </w:rPr>
        <w:t>fixedDateRange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their introduction or removal. In order for the Mariner to receive important changes to traffic separation schemes before the </w:t>
      </w:r>
      <w:r w:rsidR="00651368" w:rsidRPr="00D56521">
        <w:t>event</w:t>
      </w:r>
      <w:r w:rsidR="00651368">
        <w:t>,</w:t>
      </w:r>
      <w:r w:rsidR="00651368" w:rsidRPr="00D56521">
        <w:t xml:space="preserve"> </w:t>
      </w:r>
      <w:del w:id="1310" w:author="jonathan pritchard" w:date="2024-05-20T15:45:00Z" w16du:dateUtc="2024-05-20T14:45:00Z">
        <w:r w:rsidR="00651368" w:rsidRPr="00D56521" w:rsidDel="00F42EC6">
          <w:delText>Hydrographic</w:delText>
        </w:r>
        <w:r w:rsidRPr="00D56521" w:rsidDel="00F42EC6">
          <w:delText xml:space="preserve"> Office</w:delText>
        </w:r>
      </w:del>
      <w:ins w:id="1311" w:author="jonathan pritchard" w:date="2024-05-20T15:45:00Z" w16du:dateUtc="2024-05-20T14:45:00Z">
        <w:r w:rsidR="00F42EC6">
          <w:t>HO</w:t>
        </w:r>
      </w:ins>
      <w:r w:rsidRPr="00D56521">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D56521" w:rsidRDefault="00296A81" w:rsidP="00EC44E4">
      <w:pPr>
        <w:pStyle w:val="Heading3"/>
      </w:pPr>
      <w:bookmarkStart w:id="1312" w:name="_Toc144421331"/>
      <w:r w:rsidRPr="00D56521">
        <w:t>Display of date-dependent features by mariner-selected date</w:t>
      </w:r>
      <w:bookmarkEnd w:id="1312"/>
    </w:p>
    <w:p w14:paraId="5D54D29C" w14:textId="77777777" w:rsidR="00C558E0" w:rsidRPr="00D56521" w:rsidRDefault="00C558E0" w:rsidP="00651368">
      <w:pPr>
        <w:spacing w:after="120" w:line="240" w:lineRule="auto"/>
        <w:jc w:val="both"/>
      </w:pPr>
      <w:r w:rsidRPr="00D56521">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5CD57716" w:rsidR="00C558E0" w:rsidRPr="00D56521" w:rsidRDefault="00C558E0" w:rsidP="00651368">
      <w:pPr>
        <w:spacing w:after="120" w:line="240" w:lineRule="auto"/>
        <w:jc w:val="both"/>
      </w:pPr>
      <w:r w:rsidRPr="00D56521">
        <w:t>During route planning and monitoring the Mariner must be able to select a date or date range to display all date dependent chart features. The display of date dependent information is indicated by the symbol CHDAT</w:t>
      </w:r>
      <w:r w:rsidR="00296A81" w:rsidRPr="00D56521">
        <w:t>D</w:t>
      </w:r>
      <w:r w:rsidRPr="00D56521">
        <w:t>01.</w:t>
      </w:r>
    </w:p>
    <w:p w14:paraId="274951EC" w14:textId="1F6D156F" w:rsidR="00C558E0" w:rsidRPr="00D56521" w:rsidRDefault="00C558E0" w:rsidP="00651368">
      <w:pPr>
        <w:spacing w:after="120" w:line="240" w:lineRule="auto"/>
        <w:jc w:val="both"/>
      </w:pPr>
      <w:r w:rsidRPr="00D56521">
        <w:lastRenderedPageBreak/>
        <w:t xml:space="preserve">All features for which any of the values for the complex attributes </w:t>
      </w:r>
      <w:proofErr w:type="spellStart"/>
      <w:r w:rsidRPr="00D56521">
        <w:rPr>
          <w:i/>
          <w:iCs/>
        </w:rPr>
        <w:t>periodicDateRange</w:t>
      </w:r>
      <w:proofErr w:type="spellEnd"/>
      <w:r w:rsidRPr="00D56521">
        <w:t xml:space="preserve"> and </w:t>
      </w:r>
      <w:proofErr w:type="spellStart"/>
      <w:r w:rsidRPr="00D56521">
        <w:rPr>
          <w:i/>
          <w:iCs/>
        </w:rPr>
        <w:t>fixedDateRange</w:t>
      </w:r>
      <w:proofErr w:type="spellEnd"/>
      <w:r w:rsidRPr="00D56521">
        <w:t xml:space="preserve"> are within the Mariner selected date range should be indicated using </w:t>
      </w:r>
      <w:r w:rsidR="0064536C" w:rsidRPr="00D56521">
        <w:t xml:space="preserve">symbol </w:t>
      </w:r>
      <w:r w:rsidRPr="00D56521">
        <w:t>CHDATD01</w:t>
      </w:r>
      <w:r w:rsidR="0064536C" w:rsidRPr="00D56521">
        <w:t>.</w:t>
      </w:r>
    </w:p>
    <w:p w14:paraId="08AAB58F" w14:textId="1C8BD78B" w:rsidR="00C558E0" w:rsidRPr="00D56521" w:rsidRDefault="00C558E0" w:rsidP="00651368">
      <w:pPr>
        <w:spacing w:after="120" w:line="240" w:lineRule="auto"/>
        <w:jc w:val="both"/>
      </w:pPr>
      <w:r w:rsidRPr="00D56521">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Pr="00D56521" w:rsidRDefault="00C558E0" w:rsidP="00651368">
      <w:pPr>
        <w:spacing w:after="120" w:line="240" w:lineRule="auto"/>
        <w:jc w:val="both"/>
      </w:pPr>
      <w:r w:rsidRPr="00D56521">
        <w:t>The ECDIS should be capable of providing the Mariner the ability to set the date the vessel will be in the area (02.01.2013) and the system should show the new traffic scheme.</w:t>
      </w:r>
    </w:p>
    <w:p w14:paraId="4181144F" w14:textId="7FAFE0FF" w:rsidR="00296A81" w:rsidRPr="00D56521" w:rsidRDefault="00296A81" w:rsidP="00EC44E4">
      <w:pPr>
        <w:pStyle w:val="Heading3"/>
      </w:pPr>
      <w:bookmarkStart w:id="1313" w:name="_Ref49472701"/>
      <w:bookmarkStart w:id="1314" w:name="_Toc144421332"/>
      <w:r w:rsidRPr="00D56521">
        <w:t>Highlighting of date-dependent features</w:t>
      </w:r>
      <w:bookmarkEnd w:id="1313"/>
      <w:bookmarkEnd w:id="1314"/>
    </w:p>
    <w:p w14:paraId="4D8C1A7E" w14:textId="1725FB0C" w:rsidR="00296A81" w:rsidRPr="00D56521" w:rsidRDefault="00BF313F" w:rsidP="00651368">
      <w:pPr>
        <w:spacing w:after="120" w:line="240" w:lineRule="auto"/>
        <w:jc w:val="both"/>
      </w:pPr>
      <w:r w:rsidRPr="00D56521">
        <w:t xml:space="preserve">The mariner </w:t>
      </w:r>
      <w:commentRangeStart w:id="1315"/>
      <w:r w:rsidRPr="00D56521">
        <w:t xml:space="preserve">should </w:t>
      </w:r>
      <w:commentRangeEnd w:id="1315"/>
      <w:r w:rsidR="0006476E">
        <w:rPr>
          <w:rStyle w:val="CommentReference"/>
        </w:rPr>
        <w:commentReference w:id="1315"/>
      </w:r>
      <w:r w:rsidRPr="00D56521">
        <w:t>have the ability to turn on and off the highlighting of date dependent features.</w:t>
      </w:r>
    </w:p>
    <w:p w14:paraId="3E4C5F4C" w14:textId="54717664" w:rsidR="00315014" w:rsidRPr="00D56521" w:rsidRDefault="00315014" w:rsidP="00EC44E4">
      <w:pPr>
        <w:pStyle w:val="Heading3"/>
      </w:pPr>
      <w:bookmarkStart w:id="1316" w:name="_Ref49481796"/>
      <w:bookmarkStart w:id="1317" w:name="_Toc144421333"/>
      <w:r w:rsidRPr="00D56521">
        <w:t>Indication of date adjustment</w:t>
      </w:r>
      <w:bookmarkEnd w:id="1316"/>
      <w:bookmarkEnd w:id="1317"/>
    </w:p>
    <w:p w14:paraId="074C39D6" w14:textId="7A25A28E" w:rsidR="00C558E0" w:rsidRPr="00D56521" w:rsidRDefault="00315014" w:rsidP="00651368">
      <w:pPr>
        <w:spacing w:after="120" w:line="240" w:lineRule="auto"/>
        <w:jc w:val="both"/>
      </w:pPr>
      <w:r w:rsidRPr="00D56521">
        <w:t xml:space="preserve">When viewing date or date range do not include </w:t>
      </w:r>
      <w:r w:rsidR="00474DDF" w:rsidRPr="00D56521">
        <w:t xml:space="preserve">the </w:t>
      </w:r>
      <w:r w:rsidRPr="00D56521">
        <w:t>current date</w:t>
      </w:r>
      <w:r w:rsidR="00474DDF" w:rsidRPr="00D56521">
        <w:t>,</w:t>
      </w:r>
      <w:r w:rsidRPr="00D56521">
        <w:t xml:space="preserve"> </w:t>
      </w:r>
      <w:r w:rsidR="00F362A2" w:rsidRPr="00D56521">
        <w:t>t</w:t>
      </w:r>
      <w:r w:rsidR="00DD4813" w:rsidRPr="00D56521">
        <w:t xml:space="preserve">he </w:t>
      </w:r>
      <w:r w:rsidR="00C411E1" w:rsidRPr="00D56521">
        <w:t xml:space="preserve">mariner </w:t>
      </w:r>
      <w:r w:rsidR="00DD4813" w:rsidRPr="00D56521">
        <w:t>must be informed by a permanent indication on the chart display that the date has been adjusted.</w:t>
      </w:r>
      <w:r w:rsidRPr="00D56521">
        <w:t xml:space="preserve"> </w:t>
      </w:r>
      <w:r w:rsidR="00223A07" w:rsidRPr="00D56521">
        <w:t xml:space="preserve">The indication must </w:t>
      </w:r>
      <w:r w:rsidR="00474DDF" w:rsidRPr="00D56521">
        <w:t>begin with</w:t>
      </w:r>
      <w:r w:rsidR="00223A07" w:rsidRPr="00D56521">
        <w:t xml:space="preserve"> the text “Display Not Real Time”</w:t>
      </w:r>
      <w:r w:rsidR="00474DDF" w:rsidRPr="00D56521">
        <w:t xml:space="preserve"> and</w:t>
      </w:r>
      <w:r w:rsidR="00223A07" w:rsidRPr="00D56521">
        <w:t xml:space="preserve"> </w:t>
      </w:r>
      <w:r w:rsidR="00474DDF" w:rsidRPr="00D56521">
        <w:t>t</w:t>
      </w:r>
      <w:r w:rsidR="009C5D16" w:rsidRPr="00D56521">
        <w:t>he selected date or date range must be readily available.</w:t>
      </w:r>
      <w:r w:rsidR="00223A07" w:rsidRPr="00D56521">
        <w:t xml:space="preserve"> </w:t>
      </w:r>
      <w:r w:rsidR="009C5D16" w:rsidRPr="00D56521">
        <w:t>The format of the date should be</w:t>
      </w:r>
      <w:r w:rsidR="00DD4813" w:rsidRPr="00D56521">
        <w:t xml:space="preserve">: dd mmm </w:t>
      </w:r>
      <w:proofErr w:type="spellStart"/>
      <w:r w:rsidR="00DD4813" w:rsidRPr="00D56521">
        <w:t>yyyy</w:t>
      </w:r>
      <w:proofErr w:type="spellEnd"/>
      <w:r w:rsidR="00DD4813" w:rsidRPr="00D56521">
        <w:t xml:space="preserve"> = Day, Month, Year</w:t>
      </w:r>
      <w:r w:rsidR="00651368">
        <w:t>;</w:t>
      </w:r>
      <w:r w:rsidR="00651368" w:rsidRPr="00D56521">
        <w:t xml:space="preserve"> for</w:t>
      </w:r>
      <w:r w:rsidR="009C5D16" w:rsidRPr="00D56521">
        <w:t xml:space="preserve"> </w:t>
      </w:r>
      <w:r w:rsidR="00651368">
        <w:t>example,</w:t>
      </w:r>
      <w:r w:rsidR="00651368" w:rsidRPr="00D56521">
        <w:t xml:space="preserve"> 28</w:t>
      </w:r>
      <w:r w:rsidR="00DD4813" w:rsidRPr="00D56521">
        <w:t xml:space="preserve"> Jan 2014</w:t>
      </w:r>
      <w:r w:rsidR="009C5D16" w:rsidRPr="00D56521">
        <w:t>.</w:t>
      </w:r>
    </w:p>
    <w:p w14:paraId="39FFF95C" w14:textId="2A0FF4F2" w:rsidR="00223A07" w:rsidRPr="00D56521" w:rsidRDefault="00223A07" w:rsidP="00651368">
      <w:pPr>
        <w:spacing w:after="60" w:line="240" w:lineRule="auto"/>
        <w:jc w:val="both"/>
      </w:pPr>
      <w:r w:rsidRPr="00D56521">
        <w:t>The use of one of the following formats is recommended:</w:t>
      </w:r>
    </w:p>
    <w:p w14:paraId="37564338" w14:textId="6D901C4F" w:rsidR="00223A07" w:rsidRPr="00D56521" w:rsidRDefault="00223A07" w:rsidP="00AE2737">
      <w:pPr>
        <w:pStyle w:val="ListParagraph"/>
        <w:numPr>
          <w:ilvl w:val="0"/>
          <w:numId w:val="54"/>
        </w:numPr>
        <w:spacing w:after="60" w:line="240" w:lineRule="auto"/>
        <w:jc w:val="both"/>
      </w:pPr>
      <w:r w:rsidRPr="00D56521">
        <w:t xml:space="preserve">Display Not Real Time – Display is based on date dd mmm </w:t>
      </w:r>
      <w:proofErr w:type="spellStart"/>
      <w:r w:rsidRPr="00D56521">
        <w:t>yyyy</w:t>
      </w:r>
      <w:proofErr w:type="spellEnd"/>
    </w:p>
    <w:p w14:paraId="29683DEE" w14:textId="035D9BC8" w:rsidR="00223A07" w:rsidRDefault="00223A07" w:rsidP="00AE2737">
      <w:pPr>
        <w:pStyle w:val="ListParagraph"/>
        <w:numPr>
          <w:ilvl w:val="0"/>
          <w:numId w:val="54"/>
        </w:numPr>
        <w:spacing w:after="120" w:line="240" w:lineRule="auto"/>
        <w:ind w:left="714" w:hanging="357"/>
        <w:jc w:val="both"/>
      </w:pPr>
      <w:r w:rsidRPr="00D56521">
        <w:t xml:space="preserve">Display Not Real Time – Display is based on viewing date range from dd mmm </w:t>
      </w:r>
      <w:proofErr w:type="spellStart"/>
      <w:r w:rsidRPr="00D56521">
        <w:t>yyyy</w:t>
      </w:r>
      <w:proofErr w:type="spellEnd"/>
      <w:r w:rsidRPr="00D56521">
        <w:t xml:space="preserve"> to dd mmm </w:t>
      </w:r>
      <w:proofErr w:type="spellStart"/>
      <w:r w:rsidRPr="00D56521">
        <w:t>yyyy</w:t>
      </w:r>
      <w:proofErr w:type="spellEnd"/>
    </w:p>
    <w:p w14:paraId="62957D6A" w14:textId="77777777" w:rsidR="00737C53" w:rsidRPr="00D56521" w:rsidRDefault="00737C53" w:rsidP="00737C53">
      <w:pPr>
        <w:spacing w:after="120" w:line="240" w:lineRule="auto"/>
        <w:jc w:val="both"/>
      </w:pPr>
    </w:p>
    <w:p w14:paraId="60C904EA" w14:textId="1331E064" w:rsidR="000C4FCD" w:rsidRPr="00D56521" w:rsidRDefault="000C4FCD" w:rsidP="00EC44E4">
      <w:pPr>
        <w:pStyle w:val="Heading2"/>
        <w:rPr>
          <w:noProof/>
        </w:rPr>
      </w:pPr>
      <w:bookmarkStart w:id="1318" w:name="_Ref49473517"/>
      <w:bookmarkStart w:id="1319" w:name="_Toc144421334"/>
      <w:commentRangeStart w:id="1320"/>
      <w:r w:rsidRPr="00D56521">
        <w:rPr>
          <w:noProof/>
        </w:rPr>
        <w:t>Scale-dependent features</w:t>
      </w:r>
      <w:bookmarkEnd w:id="1318"/>
      <w:bookmarkEnd w:id="1319"/>
      <w:commentRangeEnd w:id="1320"/>
      <w:r w:rsidR="00CA426D">
        <w:rPr>
          <w:rStyle w:val="CommentReference"/>
          <w:rFonts w:eastAsia="MS Mincho"/>
          <w:b w:val="0"/>
          <w:bCs w:val="0"/>
        </w:rPr>
        <w:commentReference w:id="1320"/>
      </w:r>
      <w:ins w:id="1321" w:author="jonathan pritchard" w:date="2024-01-15T11:04:00Z">
        <w:r w:rsidR="00CA225A">
          <w:rPr>
            <w:noProof/>
          </w:rPr>
          <w:t xml:space="preserve"> </w:t>
        </w:r>
      </w:ins>
    </w:p>
    <w:p w14:paraId="487CB39E" w14:textId="7E5023BF" w:rsidR="00C558E0" w:rsidRDefault="00C558E0" w:rsidP="00737C53">
      <w:pPr>
        <w:spacing w:after="120" w:line="240" w:lineRule="auto"/>
        <w:jc w:val="both"/>
        <w:rPr>
          <w:ins w:id="1322" w:author="jonathan pritchard" w:date="2024-06-06T17:44:00Z" w16du:dateUtc="2024-06-06T16:44:00Z"/>
        </w:rPr>
      </w:pPr>
      <w:r w:rsidRPr="00D56521">
        <w:t xml:space="preserve">To reduce screen clutter </w:t>
      </w:r>
      <w:del w:id="1323" w:author="jonathan pritchard" w:date="2024-06-06T17:43:00Z" w16du:dateUtc="2024-06-06T16:43:00Z">
        <w:r w:rsidRPr="00D56521" w:rsidDel="00E02155">
          <w:delText xml:space="preserve">most </w:delText>
        </w:r>
      </w:del>
      <w:ins w:id="1324" w:author="jonathan pritchard" w:date="2024-06-06T17:43:00Z" w16du:dateUtc="2024-06-06T16:43:00Z">
        <w:r w:rsidR="00E02155">
          <w:t>some</w:t>
        </w:r>
        <w:r w:rsidR="00E02155" w:rsidRPr="00D56521">
          <w:t xml:space="preserve"> </w:t>
        </w:r>
      </w:ins>
      <w:r w:rsidRPr="00D56521">
        <w:t xml:space="preserve">features within ENC </w:t>
      </w:r>
      <w:del w:id="1325" w:author="jonathan pritchard" w:date="2024-05-29T02:22:00Z" w16du:dateUtc="2024-05-29T01:22:00Z">
        <w:r w:rsidR="0010269F" w:rsidRPr="00D56521" w:rsidDel="00EC44E4">
          <w:delText xml:space="preserve">should </w:delText>
        </w:r>
      </w:del>
      <w:r w:rsidRPr="00D56521">
        <w:t xml:space="preserve">carry the attribute </w:t>
      </w:r>
      <w:proofErr w:type="spellStart"/>
      <w:r w:rsidRPr="00D56521">
        <w:rPr>
          <w:i/>
          <w:iCs/>
        </w:rPr>
        <w:t>scaleMinimum</w:t>
      </w:r>
      <w:proofErr w:type="spellEnd"/>
      <w:r w:rsidRPr="00D56521">
        <w:t xml:space="preserve"> to specify the smallest display scale at which they </w:t>
      </w:r>
      <w:del w:id="1326" w:author="jonathan pritchard" w:date="2024-05-29T02:23:00Z" w16du:dateUtc="2024-05-29T01:23:00Z">
        <w:r w:rsidRPr="00D56521" w:rsidDel="00EC44E4">
          <w:delText xml:space="preserve">should </w:delText>
        </w:r>
      </w:del>
      <w:ins w:id="1327" w:author="jonathan pritchard" w:date="2024-05-29T02:23:00Z" w16du:dateUtc="2024-05-29T01:23:00Z">
        <w:r w:rsidR="00EC44E4">
          <w:t>are</w:t>
        </w:r>
      </w:ins>
      <w:del w:id="1328" w:author="jonathan pritchard" w:date="2024-05-29T02:23:00Z" w16du:dateUtc="2024-05-29T01:23:00Z">
        <w:r w:rsidRPr="00D56521" w:rsidDel="00EC44E4">
          <w:delText>be</w:delText>
        </w:r>
      </w:del>
      <w:r w:rsidRPr="00D56521">
        <w:t xml:space="preserve"> drawn. At display scales smaller than </w:t>
      </w:r>
      <w:proofErr w:type="spellStart"/>
      <w:r w:rsidRPr="00D56521">
        <w:rPr>
          <w:i/>
          <w:iCs/>
        </w:rPr>
        <w:t>scaleMinimum</w:t>
      </w:r>
      <w:proofErr w:type="spellEnd"/>
      <w:r w:rsidRPr="00D56521">
        <w:t xml:space="preserve"> the feature </w:t>
      </w:r>
      <w:del w:id="1329" w:author="jonathan pritchard" w:date="2024-05-29T02:22:00Z" w16du:dateUtc="2024-05-29T01:22:00Z">
        <w:r w:rsidRPr="00D56521" w:rsidDel="00EC44E4">
          <w:delText xml:space="preserve">must </w:delText>
        </w:r>
      </w:del>
      <w:ins w:id="1330" w:author="jonathan pritchard" w:date="2024-05-29T02:22:00Z" w16du:dateUtc="2024-05-29T01:22:00Z">
        <w:r w:rsidR="00EC44E4">
          <w:t>is</w:t>
        </w:r>
        <w:r w:rsidR="00EC44E4" w:rsidRPr="00D56521">
          <w:t xml:space="preserve"> </w:t>
        </w:r>
      </w:ins>
      <w:r w:rsidRPr="00D56521">
        <w:t xml:space="preserve">not </w:t>
      </w:r>
      <w:del w:id="1331" w:author="jonathan pritchard" w:date="2024-05-29T02:22:00Z" w16du:dateUtc="2024-05-29T01:22:00Z">
        <w:r w:rsidRPr="00D56521" w:rsidDel="00EC44E4">
          <w:delText xml:space="preserve">be </w:delText>
        </w:r>
      </w:del>
      <w:r w:rsidRPr="00D56521">
        <w:t>drawn</w:t>
      </w:r>
      <w:ins w:id="1332" w:author="jonathan pritchard" w:date="2024-05-29T02:22:00Z" w16du:dateUtc="2024-05-29T01:22:00Z">
        <w:r w:rsidR="00EC44E4">
          <w:t xml:space="preserve"> by the portrayal </w:t>
        </w:r>
        <w:proofErr w:type="spellStart"/>
        <w:r w:rsidR="00EC44E4">
          <w:t>catalogue</w:t>
        </w:r>
      </w:ins>
      <w:r w:rsidRPr="00D56521">
        <w:t>.</w:t>
      </w:r>
      <w:proofErr w:type="spellEnd"/>
      <w:r w:rsidRPr="00D56521">
        <w:t xml:space="preserve"> For example, a feature with a </w:t>
      </w:r>
      <w:proofErr w:type="spellStart"/>
      <w:r w:rsidRPr="00D56521">
        <w:rPr>
          <w:i/>
          <w:iCs/>
        </w:rPr>
        <w:t>scaleMinimum</w:t>
      </w:r>
      <w:proofErr w:type="spellEnd"/>
      <w:r w:rsidRPr="00D56521">
        <w:t xml:space="preserve"> value of </w:t>
      </w:r>
      <w:r w:rsidR="00737C53">
        <w:t>49999</w:t>
      </w:r>
      <w:r w:rsidRPr="00D56521">
        <w:t>, indicating a scale of 1/</w:t>
      </w:r>
      <w:r w:rsidR="00737C53">
        <w:t>49,999</w:t>
      </w:r>
      <w:r w:rsidRPr="00D56521">
        <w:t xml:space="preserve">, </w:t>
      </w:r>
      <w:del w:id="1333" w:author="jonathan pritchard" w:date="2024-06-06T17:44:00Z" w16du:dateUtc="2024-06-06T16:44:00Z">
        <w:r w:rsidRPr="00D56521" w:rsidDel="00E02155">
          <w:delText xml:space="preserve">should </w:delText>
        </w:r>
      </w:del>
      <w:ins w:id="1334" w:author="jonathan pritchard" w:date="2024-06-06T17:44:00Z" w16du:dateUtc="2024-06-06T16:44:00Z">
        <w:r w:rsidR="00E02155">
          <w:t>must</w:t>
        </w:r>
        <w:r w:rsidR="00E02155" w:rsidRPr="00D56521">
          <w:t xml:space="preserve"> </w:t>
        </w:r>
      </w:ins>
      <w:r w:rsidRPr="00D56521">
        <w:t>not be drawn on an ECDIS display of 1/</w:t>
      </w:r>
      <w:r w:rsidR="00737C53">
        <w:t>5</w:t>
      </w:r>
      <w:r w:rsidRPr="00D56521">
        <w:t>0,000.</w:t>
      </w:r>
    </w:p>
    <w:p w14:paraId="06F893DB" w14:textId="77777777" w:rsidR="00E02155" w:rsidRDefault="00E02155" w:rsidP="00737C53">
      <w:pPr>
        <w:spacing w:after="120" w:line="240" w:lineRule="auto"/>
        <w:jc w:val="both"/>
      </w:pPr>
    </w:p>
    <w:p w14:paraId="7B19CC66" w14:textId="082C8B2B" w:rsidR="00737C53" w:rsidRDefault="00E02155" w:rsidP="00E02155">
      <w:pPr>
        <w:pStyle w:val="Heading3"/>
        <w:rPr>
          <w:ins w:id="1335" w:author="jonathan pritchard" w:date="2024-06-06T17:44:00Z" w16du:dateUtc="2024-06-06T16:44:00Z"/>
        </w:rPr>
      </w:pPr>
      <w:commentRangeStart w:id="1336"/>
      <w:ins w:id="1337" w:author="jonathan pritchard" w:date="2024-06-06T17:44:00Z" w16du:dateUtc="2024-06-06T16:44:00Z">
        <w:r>
          <w:t>Portrayal of Shared Edges.</w:t>
        </w:r>
      </w:ins>
    </w:p>
    <w:p w14:paraId="606EE271" w14:textId="77777777" w:rsidR="00E02155" w:rsidRDefault="00E02155" w:rsidP="00737C53">
      <w:pPr>
        <w:spacing w:after="120" w:line="240" w:lineRule="auto"/>
        <w:jc w:val="both"/>
        <w:rPr>
          <w:ins w:id="1338" w:author="jonathan pritchard" w:date="2024-06-06T17:45:00Z" w16du:dateUtc="2024-06-06T16:45:00Z"/>
        </w:rPr>
      </w:pPr>
      <w:ins w:id="1339" w:author="jonathan pritchard" w:date="2024-06-06T17:44:00Z" w16du:dateUtc="2024-06-06T16:44:00Z">
        <w:r w:rsidRPr="00E02155">
          <w:t>Shared edges portrayed with dash patterns may be presented incorrectly to the mariner when the ECDIS draws the edge in both directions. This issue can occur along the shared edges of features which abut, such as restricted areas or anchor</w:t>
        </w:r>
      </w:ins>
      <w:ins w:id="1340" w:author="jonathan pritchard" w:date="2024-06-06T17:45:00Z" w16du:dateUtc="2024-06-06T16:45:00Z">
        <w:r>
          <w:t>ages where adjacent edges are drawn in opposite directions</w:t>
        </w:r>
      </w:ins>
      <w:ins w:id="1341" w:author="jonathan pritchard" w:date="2024-06-06T17:44:00Z" w16du:dateUtc="2024-06-06T16:44:00Z">
        <w:r w:rsidRPr="00E02155">
          <w:t>.</w:t>
        </w:r>
      </w:ins>
      <w:commentRangeEnd w:id="1336"/>
      <w:ins w:id="1342" w:author="jonathan pritchard" w:date="2024-06-06T17:51:00Z" w16du:dateUtc="2024-06-06T16:51:00Z">
        <w:r>
          <w:rPr>
            <w:rStyle w:val="CommentReference"/>
          </w:rPr>
          <w:commentReference w:id="1336"/>
        </w:r>
      </w:ins>
    </w:p>
    <w:p w14:paraId="2BE60873" w14:textId="5AA9C208" w:rsidR="00E02155" w:rsidRPr="00E02155" w:rsidRDefault="00E02155" w:rsidP="00E02155">
      <w:pPr>
        <w:spacing w:after="120" w:line="240" w:lineRule="auto"/>
        <w:jc w:val="both"/>
        <w:rPr>
          <w:ins w:id="1343" w:author="jonathan pritchard" w:date="2024-06-06T17:48:00Z" w16du:dateUtc="2024-06-06T16:48:00Z"/>
        </w:rPr>
      </w:pPr>
      <w:ins w:id="1344" w:author="jonathan pritchard" w:date="2024-06-06T17:44:00Z" w16du:dateUtc="2024-06-06T16:44:00Z">
        <w:r w:rsidRPr="00E02155">
          <w:t>Rendering the dash pattern in both directions can alter the pattern from what is intended, and in some cases may result in a solid line.</w:t>
        </w:r>
      </w:ins>
    </w:p>
    <w:p w14:paraId="2C7AD260" w14:textId="1BF011AE" w:rsidR="00E02155" w:rsidRDefault="00E02155" w:rsidP="00E02155">
      <w:pPr>
        <w:spacing w:after="120" w:line="240" w:lineRule="auto"/>
        <w:jc w:val="both"/>
        <w:rPr>
          <w:ins w:id="1345" w:author="jonathan pritchard" w:date="2024-06-06T17:45:00Z" w16du:dateUtc="2024-06-06T16:45:00Z"/>
        </w:rPr>
      </w:pPr>
      <w:ins w:id="1346" w:author="jonathan pritchard" w:date="2024-06-06T17:48:00Z" w16du:dateUtc="2024-06-06T16:48:00Z">
        <w:r w:rsidRPr="00E02155">
          <w:rPr>
            <w:rFonts w:eastAsiaTheme="minorHAnsi" w:cs="Arial"/>
            <w:color w:val="000000"/>
            <w:sz w:val="22"/>
            <w:szCs w:val="22"/>
            <w:lang w:eastAsia="en-US"/>
          </w:rPr>
          <w:t>In the figure below, note the edges under the green highlight: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E02155" w14:paraId="25F58AD0" w14:textId="77777777" w:rsidTr="00E02155">
        <w:trPr>
          <w:ins w:id="1347" w:author="jonathan pritchard" w:date="2024-06-06T17:46:00Z"/>
        </w:trPr>
        <w:tc>
          <w:tcPr>
            <w:tcW w:w="4661" w:type="dxa"/>
          </w:tcPr>
          <w:p w14:paraId="49168688" w14:textId="77777777" w:rsidR="00E02155" w:rsidRDefault="00E02155" w:rsidP="00E02155">
            <w:pPr>
              <w:spacing w:after="120"/>
              <w:jc w:val="center"/>
              <w:rPr>
                <w:ins w:id="1348" w:author="jonathan pritchard" w:date="2024-06-06T17:48:00Z" w16du:dateUtc="2024-06-06T16:48:00Z"/>
              </w:rPr>
            </w:pPr>
            <w:ins w:id="1349" w:author="jonathan pritchard" w:date="2024-06-06T17:46:00Z" w16du:dateUtc="2024-06-06T16:46:00Z">
              <w:r w:rsidRPr="00E02155">
                <w:rPr>
                  <w:noProof/>
                </w:rPr>
                <w:drawing>
                  <wp:inline distT="0" distB="0" distL="0" distR="0" wp14:anchorId="793CE917" wp14:editId="6EFEE1B8">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ins>
          </w:p>
          <w:p w14:paraId="1C2E640F" w14:textId="5ADC6204" w:rsidR="00E02155" w:rsidRDefault="00E02155" w:rsidP="00E02155">
            <w:pPr>
              <w:spacing w:after="120"/>
              <w:jc w:val="center"/>
              <w:rPr>
                <w:ins w:id="1350" w:author="jonathan pritchard" w:date="2024-06-06T17:46:00Z" w16du:dateUtc="2024-06-06T16:46:00Z"/>
              </w:rPr>
            </w:pPr>
            <w:ins w:id="1351" w:author="jonathan pritchard" w:date="2024-06-06T17:48:00Z" w16du:dateUtc="2024-06-06T16:48:00Z">
              <w:r>
                <w:t>Incorrect presentation</w:t>
              </w:r>
            </w:ins>
          </w:p>
        </w:tc>
        <w:tc>
          <w:tcPr>
            <w:tcW w:w="4661" w:type="dxa"/>
          </w:tcPr>
          <w:p w14:paraId="58018EFA" w14:textId="77777777" w:rsidR="00E02155" w:rsidRDefault="00E02155" w:rsidP="00E02155">
            <w:pPr>
              <w:spacing w:after="120"/>
              <w:jc w:val="center"/>
              <w:rPr>
                <w:ins w:id="1352" w:author="jonathan pritchard" w:date="2024-06-06T17:48:00Z" w16du:dateUtc="2024-06-06T16:48:00Z"/>
              </w:rPr>
            </w:pPr>
            <w:ins w:id="1353" w:author="jonathan pritchard" w:date="2024-06-06T17:46:00Z" w16du:dateUtc="2024-06-06T16:46:00Z">
              <w:r w:rsidRPr="00E02155">
                <w:rPr>
                  <w:noProof/>
                </w:rPr>
                <w:drawing>
                  <wp:inline distT="0" distB="0" distL="0" distR="0" wp14:anchorId="3832D45E" wp14:editId="0E390F15">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ins>
          </w:p>
          <w:p w14:paraId="3AC15563" w14:textId="204B0552" w:rsidR="00E02155" w:rsidRDefault="00E02155" w:rsidP="00E02155">
            <w:pPr>
              <w:spacing w:after="120"/>
              <w:jc w:val="center"/>
              <w:rPr>
                <w:ins w:id="1354" w:author="jonathan pritchard" w:date="2024-06-06T17:46:00Z" w16du:dateUtc="2024-06-06T16:46:00Z"/>
              </w:rPr>
            </w:pPr>
            <w:ins w:id="1355" w:author="jonathan pritchard" w:date="2024-06-06T17:48:00Z" w16du:dateUtc="2024-06-06T16:48:00Z">
              <w:r>
                <w:t>Correct presentation</w:t>
              </w:r>
            </w:ins>
          </w:p>
        </w:tc>
      </w:tr>
    </w:tbl>
    <w:p w14:paraId="06EA429E" w14:textId="77777777" w:rsidR="00E02155" w:rsidRDefault="00E02155" w:rsidP="00737C53">
      <w:pPr>
        <w:spacing w:after="120" w:line="240" w:lineRule="auto"/>
        <w:jc w:val="both"/>
        <w:rPr>
          <w:ins w:id="1356" w:author="jonathan pritchard" w:date="2024-06-06T17:47:00Z" w16du:dateUtc="2024-06-06T16:47:00Z"/>
        </w:rPr>
      </w:pPr>
    </w:p>
    <w:p w14:paraId="494B871B" w14:textId="01326E78" w:rsidR="00E02155" w:rsidRDefault="00E02155" w:rsidP="00737C53">
      <w:pPr>
        <w:spacing w:after="120" w:line="240" w:lineRule="auto"/>
        <w:jc w:val="both"/>
        <w:rPr>
          <w:ins w:id="1357" w:author="jonathan pritchard" w:date="2024-06-06T17:47:00Z" w16du:dateUtc="2024-06-06T16:47:00Z"/>
        </w:rPr>
      </w:pPr>
      <w:ins w:id="1358" w:author="jonathan pritchard" w:date="2024-06-06T17:47:00Z" w16du:dateUtc="2024-06-06T16:47:00Z">
        <w:r>
          <w:t>This issue can also affect complex line styles, for example:</w:t>
        </w:r>
      </w:ins>
    </w:p>
    <w:p w14:paraId="0E46C320" w14:textId="77777777" w:rsidR="00E02155" w:rsidRDefault="00E02155" w:rsidP="00737C53">
      <w:pPr>
        <w:spacing w:after="120" w:line="240" w:lineRule="auto"/>
        <w:jc w:val="both"/>
        <w:rPr>
          <w:ins w:id="1359" w:author="jonathan pritchard" w:date="2024-06-06T17:47:00Z" w16du:dateUtc="2024-06-06T16:47:00Z"/>
        </w:rPr>
      </w:pPr>
    </w:p>
    <w:tbl>
      <w:tblPr>
        <w:tblStyle w:val="TableGrid"/>
        <w:tblW w:w="0" w:type="auto"/>
        <w:tblLook w:val="04A0" w:firstRow="1" w:lastRow="0" w:firstColumn="1" w:lastColumn="0" w:noHBand="0" w:noVBand="1"/>
      </w:tblPr>
      <w:tblGrid>
        <w:gridCol w:w="4661"/>
        <w:gridCol w:w="4661"/>
      </w:tblGrid>
      <w:tr w:rsidR="00E02155" w14:paraId="467CAB20" w14:textId="77777777" w:rsidTr="00E02155">
        <w:trPr>
          <w:ins w:id="1360" w:author="jonathan pritchard" w:date="2024-06-06T17:47:00Z"/>
        </w:trPr>
        <w:tc>
          <w:tcPr>
            <w:tcW w:w="4661" w:type="dxa"/>
            <w:tcBorders>
              <w:top w:val="nil"/>
              <w:left w:val="nil"/>
              <w:bottom w:val="nil"/>
              <w:right w:val="nil"/>
            </w:tcBorders>
          </w:tcPr>
          <w:p w14:paraId="56563E6E" w14:textId="77777777" w:rsidR="00E02155" w:rsidRDefault="00E02155" w:rsidP="00E02155">
            <w:pPr>
              <w:spacing w:after="120"/>
              <w:jc w:val="center"/>
              <w:rPr>
                <w:ins w:id="1361" w:author="jonathan pritchard" w:date="2024-06-06T17:49:00Z" w16du:dateUtc="2024-06-06T16:49:00Z"/>
              </w:rPr>
            </w:pPr>
            <w:ins w:id="1362" w:author="jonathan pritchard" w:date="2024-06-06T17:47:00Z" w16du:dateUtc="2024-06-06T16:47:00Z">
              <w:r w:rsidRPr="00E02155">
                <w:rPr>
                  <w:noProof/>
                </w:rPr>
                <w:drawing>
                  <wp:inline distT="0" distB="0" distL="0" distR="0" wp14:anchorId="3472EC5A" wp14:editId="4F4CAB31">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ins>
          </w:p>
          <w:p w14:paraId="2D75514C" w14:textId="04EFC0E1" w:rsidR="00E02155" w:rsidRDefault="00E02155" w:rsidP="00E02155">
            <w:pPr>
              <w:spacing w:after="120"/>
              <w:jc w:val="center"/>
              <w:rPr>
                <w:ins w:id="1363" w:author="jonathan pritchard" w:date="2024-06-06T17:47:00Z" w16du:dateUtc="2024-06-06T16:47:00Z"/>
              </w:rPr>
            </w:pPr>
            <w:ins w:id="1364" w:author="jonathan pritchard" w:date="2024-06-06T17:49:00Z" w16du:dateUtc="2024-06-06T16:49:00Z">
              <w:r>
                <w:t>Incorrect presentation</w:t>
              </w:r>
            </w:ins>
          </w:p>
        </w:tc>
        <w:tc>
          <w:tcPr>
            <w:tcW w:w="4661" w:type="dxa"/>
            <w:tcBorders>
              <w:left w:val="nil"/>
            </w:tcBorders>
          </w:tcPr>
          <w:p w14:paraId="1F589500" w14:textId="77777777" w:rsidR="00E02155" w:rsidRDefault="00E02155" w:rsidP="00E02155">
            <w:pPr>
              <w:spacing w:after="120"/>
              <w:jc w:val="center"/>
              <w:rPr>
                <w:ins w:id="1365" w:author="jonathan pritchard" w:date="2024-06-06T17:49:00Z" w16du:dateUtc="2024-06-06T16:49:00Z"/>
              </w:rPr>
            </w:pPr>
            <w:ins w:id="1366" w:author="jonathan pritchard" w:date="2024-06-06T17:47:00Z" w16du:dateUtc="2024-06-06T16:47:00Z">
              <w:r w:rsidRPr="00E02155">
                <w:rPr>
                  <w:noProof/>
                </w:rPr>
                <w:drawing>
                  <wp:inline distT="0" distB="0" distL="0" distR="0" wp14:anchorId="0BC7FD3B" wp14:editId="4C4CB30D">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ins>
          </w:p>
          <w:p w14:paraId="08BC9A6B" w14:textId="71FEB95F" w:rsidR="00E02155" w:rsidRDefault="00E02155" w:rsidP="00E02155">
            <w:pPr>
              <w:spacing w:after="120"/>
              <w:jc w:val="center"/>
              <w:rPr>
                <w:ins w:id="1367" w:author="jonathan pritchard" w:date="2024-06-06T17:47:00Z" w16du:dateUtc="2024-06-06T16:47:00Z"/>
              </w:rPr>
            </w:pPr>
            <w:ins w:id="1368" w:author="jonathan pritchard" w:date="2024-06-06T17:49:00Z" w16du:dateUtc="2024-06-06T16:49:00Z">
              <w:r>
                <w:t>Correct presentation.</w:t>
              </w:r>
            </w:ins>
          </w:p>
        </w:tc>
      </w:tr>
    </w:tbl>
    <w:p w14:paraId="70373255" w14:textId="77777777" w:rsidR="00E02155" w:rsidRDefault="00E02155" w:rsidP="00737C53">
      <w:pPr>
        <w:spacing w:after="120" w:line="240" w:lineRule="auto"/>
        <w:jc w:val="both"/>
        <w:rPr>
          <w:ins w:id="1369" w:author="jonathan pritchard" w:date="2024-06-06T17:44:00Z" w16du:dateUtc="2024-06-06T16:44:00Z"/>
        </w:rPr>
      </w:pPr>
    </w:p>
    <w:p w14:paraId="18777C16" w14:textId="77777777" w:rsidR="00E02155" w:rsidRPr="00D56521" w:rsidRDefault="00E02155" w:rsidP="00737C53">
      <w:pPr>
        <w:spacing w:after="120" w:line="240" w:lineRule="auto"/>
        <w:jc w:val="both"/>
      </w:pPr>
    </w:p>
    <w:p w14:paraId="3BAA6F89" w14:textId="7E234F4C" w:rsidR="000C4FCD" w:rsidRPr="00D56521" w:rsidRDefault="000C4FCD" w:rsidP="00EC44E4">
      <w:pPr>
        <w:pStyle w:val="Heading2"/>
        <w:rPr>
          <w:noProof/>
        </w:rPr>
      </w:pPr>
      <w:bookmarkStart w:id="1370" w:name="_Toc144421335"/>
      <w:r w:rsidRPr="00D56521">
        <w:rPr>
          <w:noProof/>
        </w:rPr>
        <w:t>IMO presentation elements</w:t>
      </w:r>
      <w:bookmarkEnd w:id="1370"/>
    </w:p>
    <w:p w14:paraId="29C46191" w14:textId="57F1ABC8" w:rsidR="0041139F" w:rsidRPr="00D56521" w:rsidRDefault="0041139F" w:rsidP="00737C53">
      <w:pPr>
        <w:spacing w:after="120" w:line="240" w:lineRule="auto"/>
        <w:jc w:val="both"/>
      </w:pPr>
      <w:r w:rsidRPr="009C2EC8">
        <w:rPr>
          <w:highlight w:val="yellow"/>
        </w:rPr>
        <w:t xml:space="preserve">In some cases S-101 does not provide a symbology instruction in the </w:t>
      </w:r>
      <w:r w:rsidR="00737C53" w:rsidRPr="009C2EC8">
        <w:rPr>
          <w:highlight w:val="yellow"/>
        </w:rPr>
        <w:t>P</w:t>
      </w:r>
      <w:r w:rsidRPr="009C2EC8">
        <w:rPr>
          <w:highlight w:val="yellow"/>
        </w:rPr>
        <w:t xml:space="preserve">ortrayal </w:t>
      </w:r>
      <w:r w:rsidR="00737C53" w:rsidRPr="009C2EC8">
        <w:rPr>
          <w:highlight w:val="yellow"/>
        </w:rPr>
        <w:t>C</w:t>
      </w:r>
      <w:r w:rsidRPr="009C2EC8">
        <w:rPr>
          <w:highlight w:val="yellow"/>
        </w:rPr>
        <w:t>atalogue that specifies how to present a specific feature on the ECDIS screen. The reason is</w:t>
      </w:r>
      <w:r w:rsidR="00474DDF" w:rsidRPr="009C2EC8">
        <w:rPr>
          <w:highlight w:val="yellow"/>
        </w:rPr>
        <w:t xml:space="preserve"> </w:t>
      </w:r>
      <w:r w:rsidRPr="009C2EC8">
        <w:rPr>
          <w:highlight w:val="yellow"/>
        </w:rPr>
        <w:t>that such a feature cannot be clearly identified as an S-101 feature class or it appears to be illogical to include it to the Mariners' navigational feature classes.</w:t>
      </w:r>
    </w:p>
    <w:p w14:paraId="2C1964A3" w14:textId="314557EA" w:rsidR="000C4FCD" w:rsidRPr="00D56521" w:rsidRDefault="0041139F" w:rsidP="00737C53">
      <w:pPr>
        <w:spacing w:after="120" w:line="240" w:lineRule="auto"/>
        <w:jc w:val="both"/>
      </w:pPr>
      <w:r w:rsidRPr="00D56521">
        <w:t xml:space="preserve">The following presentation instructions are </w:t>
      </w:r>
      <w:r w:rsidR="005158B8" w:rsidRPr="00D56521">
        <w:t>therefore provided</w:t>
      </w:r>
      <w:r w:rsidRPr="00D56521">
        <w:t xml:space="preserve"> in order to assist the manufacturer to set up a satisfactory and comprehensive ECDIS display.</w:t>
      </w:r>
    </w:p>
    <w:p w14:paraId="7F074E55" w14:textId="68C389A2" w:rsidR="00A9027F" w:rsidRPr="00D56521" w:rsidRDefault="00A9027F" w:rsidP="00EC44E4">
      <w:pPr>
        <w:pStyle w:val="Heading3"/>
        <w:rPr>
          <w:noProof/>
        </w:rPr>
      </w:pPr>
      <w:bookmarkStart w:id="1371" w:name="_Ref49482141"/>
      <w:bookmarkStart w:id="1372" w:name="_Toc144421336"/>
      <w:r w:rsidRPr="00D56521">
        <w:rPr>
          <w:noProof/>
        </w:rPr>
        <w:t xml:space="preserve">Scale bar </w:t>
      </w:r>
      <w:r w:rsidR="006455DA" w:rsidRPr="00D56521">
        <w:rPr>
          <w:noProof/>
        </w:rPr>
        <w:t>and</w:t>
      </w:r>
      <w:r w:rsidRPr="00D56521">
        <w:rPr>
          <w:noProof/>
        </w:rPr>
        <w:t xml:space="preserve"> latitude scale</w:t>
      </w:r>
      <w:bookmarkEnd w:id="1371"/>
      <w:bookmarkEnd w:id="1372"/>
    </w:p>
    <w:p w14:paraId="5655115B" w14:textId="3A24CE59" w:rsidR="00A9027F" w:rsidRPr="00D56521" w:rsidRDefault="00A9027F" w:rsidP="00737C53">
      <w:pPr>
        <w:spacing w:after="60" w:line="240" w:lineRule="auto"/>
        <w:jc w:val="both"/>
        <w:rPr>
          <w:noProof/>
        </w:rPr>
      </w:pPr>
      <w:bookmarkStart w:id="1373" w:name="_Hlk47653421"/>
      <w:r w:rsidRPr="00D56521">
        <w:rPr>
          <w:noProof/>
        </w:rPr>
        <w:t xml:space="preserve">The IMO </w:t>
      </w:r>
      <w:r w:rsidR="001F7977" w:rsidRPr="00D56521">
        <w:rPr>
          <w:noProof/>
        </w:rPr>
        <w:t>Performance Standards</w:t>
      </w:r>
      <w:r w:rsidRPr="00D56521">
        <w:rPr>
          <w:noProof/>
        </w:rPr>
        <w:t xml:space="preserve"> require an indication of scale and range as part of the Display Base.</w:t>
      </w:r>
      <w:bookmarkEnd w:id="1373"/>
      <w:r w:rsidRPr="00D56521">
        <w:rPr>
          <w:noProof/>
        </w:rPr>
        <w:t xml:space="preserve"> The display scale </w:t>
      </w:r>
      <w:r w:rsidR="001F7977" w:rsidRPr="00D56521">
        <w:rPr>
          <w:noProof/>
        </w:rPr>
        <w:t>determines</w:t>
      </w:r>
      <w:r w:rsidRPr="00D56521">
        <w:rPr>
          <w:noProof/>
        </w:rPr>
        <w:t xml:space="preserve"> which </w:t>
      </w:r>
      <w:commentRangeStart w:id="1374"/>
      <w:r w:rsidRPr="009C2EC8">
        <w:rPr>
          <w:noProof/>
          <w:highlight w:val="yellow"/>
          <w:rPrChange w:id="1375" w:author="jonathan pritchard" w:date="2024-07-18T15:27:00Z" w16du:dateUtc="2024-07-18T14:27:00Z">
            <w:rPr>
              <w:noProof/>
            </w:rPr>
          </w:rPrChange>
        </w:rPr>
        <w:t>should</w:t>
      </w:r>
      <w:commentRangeEnd w:id="1374"/>
      <w:r w:rsidR="009C2EC8">
        <w:rPr>
          <w:rStyle w:val="CommentReference"/>
        </w:rPr>
        <w:commentReference w:id="1374"/>
      </w:r>
      <w:r w:rsidRPr="00D56521">
        <w:rPr>
          <w:noProof/>
        </w:rPr>
        <w:t xml:space="preserve"> be used:</w:t>
      </w:r>
    </w:p>
    <w:p w14:paraId="1887C147" w14:textId="38DC2965" w:rsidR="00A9027F" w:rsidRPr="00D56521" w:rsidRDefault="004E4751" w:rsidP="00AE2737">
      <w:pPr>
        <w:pStyle w:val="ListParagraph"/>
        <w:numPr>
          <w:ilvl w:val="0"/>
          <w:numId w:val="38"/>
        </w:numPr>
        <w:spacing w:after="60" w:line="240" w:lineRule="auto"/>
        <w:jc w:val="both"/>
        <w:rPr>
          <w:noProof/>
        </w:rPr>
      </w:pPr>
      <w:r w:rsidRPr="00D56521">
        <w:rPr>
          <w:noProof/>
        </w:rPr>
        <w:t xml:space="preserve">Case 1: </w:t>
      </w:r>
      <w:r w:rsidR="00A9027F" w:rsidRPr="00D56521">
        <w:rPr>
          <w:noProof/>
        </w:rPr>
        <w:t xml:space="preserve">for </w:t>
      </w:r>
      <w:commentRangeStart w:id="1376"/>
      <w:r w:rsidR="00A9027F" w:rsidRPr="00D56521">
        <w:rPr>
          <w:noProof/>
        </w:rPr>
        <w:t>display</w:t>
      </w:r>
      <w:commentRangeEnd w:id="1376"/>
      <w:r w:rsidR="009C2EC8">
        <w:rPr>
          <w:rStyle w:val="CommentReference"/>
        </w:rPr>
        <w:commentReference w:id="1376"/>
      </w:r>
      <w:r w:rsidR="00A9027F" w:rsidRPr="00D56521">
        <w:rPr>
          <w:noProof/>
        </w:rPr>
        <w:t xml:space="preserve"> scales larger than 1/90,000: always display the 1</w:t>
      </w:r>
      <w:r w:rsidR="007B2BE1" w:rsidRPr="00D56521">
        <w:rPr>
          <w:noProof/>
        </w:rPr>
        <w:t xml:space="preserve"> Nautical</w:t>
      </w:r>
      <w:r w:rsidR="00A9027F" w:rsidRPr="00D56521">
        <w:rPr>
          <w:noProof/>
        </w:rPr>
        <w:t xml:space="preserve"> </w:t>
      </w:r>
      <w:r w:rsidR="007B2BE1" w:rsidRPr="00D56521">
        <w:rPr>
          <w:noProof/>
        </w:rPr>
        <w:t>M</w:t>
      </w:r>
      <w:r w:rsidR="00A9027F" w:rsidRPr="00D56521">
        <w:rPr>
          <w:noProof/>
        </w:rPr>
        <w:t xml:space="preserve">ile scale bar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2B0E85E1" w14:textId="71E71465" w:rsidR="00A9027F" w:rsidRPr="00D56521" w:rsidRDefault="004E4751" w:rsidP="00AE2737">
      <w:pPr>
        <w:pStyle w:val="ListParagraph"/>
        <w:numPr>
          <w:ilvl w:val="0"/>
          <w:numId w:val="38"/>
        </w:numPr>
        <w:spacing w:line="240" w:lineRule="auto"/>
        <w:rPr>
          <w:noProof/>
        </w:rPr>
      </w:pPr>
      <w:r w:rsidRPr="00D56521">
        <w:rPr>
          <w:noProof/>
        </w:rPr>
        <w:t xml:space="preserve">Case 2: </w:t>
      </w:r>
      <w:r w:rsidR="00A9027F" w:rsidRPr="00D56521">
        <w:rPr>
          <w:noProof/>
        </w:rPr>
        <w:t xml:space="preserve">for display scales at 1/90,000 or smaller: always display the 10 </w:t>
      </w:r>
      <w:r w:rsidR="007B2BE1" w:rsidRPr="00D56521">
        <w:rPr>
          <w:noProof/>
        </w:rPr>
        <w:t>Nautical M</w:t>
      </w:r>
      <w:r w:rsidR="00A9027F" w:rsidRPr="00D56521">
        <w:rPr>
          <w:noProof/>
        </w:rPr>
        <w:t>ile</w:t>
      </w:r>
      <w:r w:rsidR="007B2BE1" w:rsidRPr="00D56521">
        <w:rPr>
          <w:noProof/>
        </w:rPr>
        <w:t>s</w:t>
      </w:r>
      <w:r w:rsidR="00A9027F" w:rsidRPr="00D56521">
        <w:rPr>
          <w:noProof/>
        </w:rPr>
        <w:t xml:space="preserve"> </w:t>
      </w:r>
      <w:r w:rsidR="007B2BE1" w:rsidRPr="00D56521">
        <w:rPr>
          <w:noProof/>
        </w:rPr>
        <w:t xml:space="preserve">(at </w:t>
      </w:r>
      <w:r w:rsidR="00A9027F" w:rsidRPr="00D56521">
        <w:rPr>
          <w:noProof/>
        </w:rPr>
        <w:t>latitude</w:t>
      </w:r>
      <w:r w:rsidR="007B2BE1" w:rsidRPr="00D56521">
        <w:rPr>
          <w:noProof/>
        </w:rPr>
        <w:t>)</w:t>
      </w:r>
      <w:r w:rsidR="00A9027F" w:rsidRPr="00D56521">
        <w:rPr>
          <w:noProof/>
        </w:rPr>
        <w:t xml:space="preserve"> scale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4D400A1B" w14:textId="51533358" w:rsidR="00FA2769" w:rsidRPr="00D56521" w:rsidRDefault="00FA2769" w:rsidP="00737C53">
      <w:pPr>
        <w:spacing w:after="120" w:line="240" w:lineRule="auto"/>
        <w:jc w:val="both"/>
        <w:rPr>
          <w:noProof/>
        </w:rPr>
      </w:pPr>
      <w:r w:rsidRPr="00D56521">
        <w:rPr>
          <w:noProof/>
        </w:rPr>
        <w:t xml:space="preserve">The scale bar or latitude scale should always be drawn vertically at the left side of the chart display, just clear of the border of the display. The symbols and </w:t>
      </w:r>
      <w:r w:rsidR="00421F29" w:rsidRPr="00D56521">
        <w:rPr>
          <w:noProof/>
        </w:rPr>
        <w:t>drawing parameters</w:t>
      </w:r>
      <w:r w:rsidRPr="00D56521">
        <w:rPr>
          <w:noProof/>
        </w:rPr>
        <w:t xml:space="preserve"> are described in </w:t>
      </w:r>
      <w:r w:rsidR="00B442B2" w:rsidRPr="00D56521">
        <w:rPr>
          <w:noProof/>
        </w:rPr>
        <w:fldChar w:fldCharType="begin"/>
      </w:r>
      <w:r w:rsidR="00B442B2" w:rsidRPr="00D56521">
        <w:rPr>
          <w:noProof/>
        </w:rPr>
        <w:instrText xml:space="preserve"> REF _Ref46837498 \h </w:instrText>
      </w:r>
      <w:r w:rsidR="00737C53">
        <w:rPr>
          <w:noProof/>
        </w:rPr>
        <w:instrText xml:space="preserve"> \* MERGEFORMAT </w:instrText>
      </w:r>
      <w:r w:rsidR="00B442B2" w:rsidRPr="00D56521">
        <w:rPr>
          <w:noProof/>
        </w:rPr>
      </w:r>
      <w:r w:rsidR="00B442B2" w:rsidRPr="00D56521">
        <w:rPr>
          <w:noProof/>
        </w:rPr>
        <w:fldChar w:fldCharType="separate"/>
      </w:r>
      <w:r w:rsidR="00832978" w:rsidRPr="00D56521">
        <w:t xml:space="preserve">Table </w:t>
      </w:r>
      <w:r w:rsidR="00832978">
        <w:t>C-21</w:t>
      </w:r>
      <w:r w:rsidR="00B442B2" w:rsidRPr="00D56521">
        <w:rPr>
          <w:noProof/>
        </w:rPr>
        <w:fldChar w:fldCharType="end"/>
      </w:r>
      <w:r w:rsidRPr="00D56521">
        <w:rPr>
          <w:noProof/>
        </w:rPr>
        <w:t>.</w:t>
      </w:r>
    </w:p>
    <w:p w14:paraId="0CF3AE7E" w14:textId="49FBFD1A" w:rsidR="00421F29" w:rsidRPr="00D56521" w:rsidRDefault="00421F29" w:rsidP="00737C53">
      <w:pPr>
        <w:spacing w:after="120" w:line="240" w:lineRule="auto"/>
        <w:jc w:val="both"/>
        <w:rPr>
          <w:noProof/>
        </w:rPr>
      </w:pPr>
      <w:r w:rsidRPr="00D56521">
        <w:rPr>
          <w:noProof/>
        </w:rPr>
        <w:t xml:space="preserve">The placement </w:t>
      </w:r>
      <w:commentRangeStart w:id="1377"/>
      <w:r w:rsidRPr="00D56521">
        <w:rPr>
          <w:noProof/>
        </w:rPr>
        <w:t xml:space="preserve">should </w:t>
      </w:r>
      <w:commentRangeEnd w:id="1377"/>
      <w:r w:rsidR="009C2EC8">
        <w:rPr>
          <w:rStyle w:val="CommentReference"/>
        </w:rPr>
        <w:commentReference w:id="1377"/>
      </w:r>
      <w:r w:rsidRPr="00D56521">
        <w:rPr>
          <w:noProof/>
        </w:rPr>
        <w:t xml:space="preserve">be 3mm </w:t>
      </w:r>
      <w:r w:rsidR="00A9088D" w:rsidRPr="00D56521">
        <w:rPr>
          <w:noProof/>
        </w:rPr>
        <w:t xml:space="preserve">in </w:t>
      </w:r>
      <w:r w:rsidRPr="00D56521">
        <w:rPr>
          <w:noProof/>
        </w:rPr>
        <w:t>from the border of the display.</w:t>
      </w:r>
      <w:r w:rsidR="004A596A" w:rsidRPr="00D56521">
        <w:rPr>
          <w:noProof/>
        </w:rPr>
        <w:t xml:space="preserve"> </w:t>
      </w:r>
      <w:r w:rsidR="005C3A83" w:rsidRPr="00D56521">
        <w:rPr>
          <w:noProof/>
        </w:rPr>
        <w:t xml:space="preserve">Make sure the symbol is properly sized </w:t>
      </w:r>
      <w:r w:rsidR="005C3A83" w:rsidRPr="009C2EC8">
        <w:rPr>
          <w:noProof/>
          <w:highlight w:val="yellow"/>
        </w:rPr>
        <w:t>by your software</w:t>
      </w:r>
      <w:r w:rsidR="005C3A83" w:rsidRPr="00D56521">
        <w:rPr>
          <w:noProof/>
        </w:rPr>
        <w:t xml:space="preserve"> to represent 1 nautical mile</w:t>
      </w:r>
      <w:r w:rsidR="004E4751" w:rsidRPr="00D56521">
        <w:rPr>
          <w:noProof/>
        </w:rPr>
        <w:t xml:space="preserve"> at the scale of the display (for Case 1) or 10 nautical miles at the scale of the display (for Case 2).</w:t>
      </w:r>
    </w:p>
    <w:p w14:paraId="779F2568" w14:textId="2F6AF48D" w:rsidR="00FA2769" w:rsidRPr="00D56521" w:rsidRDefault="00FA2769" w:rsidP="00737C53">
      <w:pPr>
        <w:spacing w:after="120" w:line="240" w:lineRule="auto"/>
        <w:jc w:val="both"/>
        <w:rPr>
          <w:noProof/>
        </w:rPr>
      </w:pPr>
      <w:r w:rsidRPr="00D56521">
        <w:rPr>
          <w:noProof/>
        </w:rPr>
        <w:t xml:space="preserve">The mariner </w:t>
      </w:r>
      <w:commentRangeStart w:id="1378"/>
      <w:r w:rsidRPr="009C2EC8">
        <w:rPr>
          <w:noProof/>
          <w:rPrChange w:id="1379" w:author="jonathan pritchard" w:date="2024-07-18T15:28:00Z" w16du:dateUtc="2024-07-18T14:28:00Z">
            <w:rPr>
              <w:noProof/>
              <w:highlight w:val="yellow"/>
            </w:rPr>
          </w:rPrChange>
        </w:rPr>
        <w:t xml:space="preserve">should </w:t>
      </w:r>
      <w:commentRangeEnd w:id="1378"/>
      <w:r w:rsidR="009C2EC8" w:rsidRPr="009C2EC8">
        <w:rPr>
          <w:rStyle w:val="CommentReference"/>
          <w:rPrChange w:id="1380" w:author="jonathan pritchard" w:date="2024-07-18T15:28:00Z" w16du:dateUtc="2024-07-18T14:28:00Z">
            <w:rPr>
              <w:rStyle w:val="CommentReference"/>
              <w:highlight w:val="yellow"/>
            </w:rPr>
          </w:rPrChange>
        </w:rPr>
        <w:commentReference w:id="1378"/>
      </w:r>
      <w:r w:rsidRPr="00D56521">
        <w:rPr>
          <w:noProof/>
        </w:rPr>
        <w:t>be able to remove any labels on the scales to avoid clutter.</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D56521"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D56521" w:rsidRDefault="00B67B2D" w:rsidP="00F42179">
            <w:pPr>
              <w:spacing w:before="60" w:after="60"/>
              <w:jc w:val="center"/>
              <w:rPr>
                <w:b/>
                <w:bCs/>
                <w:noProof/>
              </w:rPr>
            </w:pPr>
            <w:bookmarkStart w:id="1381" w:name="_Hlk46861180"/>
            <w:r w:rsidRPr="00D56521">
              <w:rPr>
                <w:b/>
                <w:bCs/>
                <w:noProof/>
              </w:rPr>
              <w:t>Scale range</w:t>
            </w:r>
          </w:p>
        </w:tc>
        <w:tc>
          <w:tcPr>
            <w:tcW w:w="1020" w:type="pct"/>
            <w:shd w:val="clear" w:color="auto" w:fill="D9D9D9" w:themeFill="background1" w:themeFillShade="D9"/>
            <w:vAlign w:val="center"/>
          </w:tcPr>
          <w:p w14:paraId="5B70B546" w14:textId="77777777" w:rsidR="00B67B2D" w:rsidRPr="00D56521" w:rsidRDefault="00B67B2D" w:rsidP="00F42179">
            <w:pPr>
              <w:spacing w:before="60" w:after="60"/>
              <w:jc w:val="center"/>
              <w:rPr>
                <w:b/>
                <w:bCs/>
                <w:noProof/>
              </w:rPr>
            </w:pPr>
            <w:r w:rsidRPr="00D56521">
              <w:rPr>
                <w:b/>
                <w:bCs/>
                <w:noProof/>
              </w:rPr>
              <w:t>Symbol</w:t>
            </w:r>
          </w:p>
        </w:tc>
        <w:tc>
          <w:tcPr>
            <w:tcW w:w="673" w:type="pct"/>
            <w:shd w:val="clear" w:color="auto" w:fill="D9D9D9" w:themeFill="background1" w:themeFillShade="D9"/>
            <w:vAlign w:val="center"/>
          </w:tcPr>
          <w:p w14:paraId="0DE71FD7" w14:textId="77777777" w:rsidR="00B67B2D" w:rsidRPr="00D56521" w:rsidRDefault="00B67B2D" w:rsidP="00F42179">
            <w:pPr>
              <w:spacing w:before="60" w:after="60"/>
              <w:jc w:val="center"/>
              <w:rPr>
                <w:b/>
                <w:bCs/>
                <w:noProof/>
              </w:rPr>
            </w:pPr>
            <w:r w:rsidRPr="00D56521">
              <w:rPr>
                <w:b/>
                <w:bCs/>
                <w:noProof/>
              </w:rPr>
              <w:t>Drawing priority</w:t>
            </w:r>
          </w:p>
        </w:tc>
        <w:tc>
          <w:tcPr>
            <w:tcW w:w="851" w:type="pct"/>
            <w:shd w:val="clear" w:color="auto" w:fill="D9D9D9" w:themeFill="background1" w:themeFillShade="D9"/>
            <w:vAlign w:val="center"/>
          </w:tcPr>
          <w:p w14:paraId="76BD33AC" w14:textId="77777777" w:rsidR="00B67B2D" w:rsidRPr="00D56521" w:rsidRDefault="00B67B2D" w:rsidP="00F42179">
            <w:pPr>
              <w:spacing w:before="60" w:after="60"/>
              <w:jc w:val="center"/>
              <w:rPr>
                <w:b/>
                <w:bCs/>
                <w:noProof/>
              </w:rPr>
            </w:pPr>
            <w:r w:rsidRPr="00D56521">
              <w:rPr>
                <w:b/>
                <w:bCs/>
                <w:noProof/>
              </w:rPr>
              <w:t>Display plane</w:t>
            </w:r>
          </w:p>
        </w:tc>
        <w:tc>
          <w:tcPr>
            <w:tcW w:w="831" w:type="pct"/>
            <w:shd w:val="clear" w:color="auto" w:fill="D9D9D9" w:themeFill="background1" w:themeFillShade="D9"/>
            <w:vAlign w:val="center"/>
          </w:tcPr>
          <w:p w14:paraId="53745301" w14:textId="77777777" w:rsidR="00B67B2D" w:rsidRPr="00D56521" w:rsidRDefault="00B67B2D" w:rsidP="00F42179">
            <w:pPr>
              <w:spacing w:before="60" w:after="60"/>
              <w:jc w:val="center"/>
              <w:rPr>
                <w:b/>
                <w:bCs/>
                <w:noProof/>
              </w:rPr>
            </w:pPr>
            <w:r w:rsidRPr="00D56521">
              <w:rPr>
                <w:b/>
                <w:bCs/>
                <w:noProof/>
              </w:rPr>
              <w:t>Display category</w:t>
            </w:r>
          </w:p>
        </w:tc>
        <w:tc>
          <w:tcPr>
            <w:tcW w:w="674" w:type="pct"/>
            <w:shd w:val="clear" w:color="auto" w:fill="D9D9D9" w:themeFill="background1" w:themeFillShade="D9"/>
            <w:vAlign w:val="center"/>
          </w:tcPr>
          <w:p w14:paraId="30A14194" w14:textId="77777777" w:rsidR="00B67B2D" w:rsidRPr="00D56521" w:rsidRDefault="00B67B2D" w:rsidP="00F42179">
            <w:pPr>
              <w:spacing w:before="60" w:after="60"/>
              <w:jc w:val="center"/>
              <w:rPr>
                <w:b/>
                <w:bCs/>
                <w:noProof/>
              </w:rPr>
            </w:pPr>
            <w:r w:rsidRPr="00D56521">
              <w:rPr>
                <w:b/>
                <w:bCs/>
                <w:noProof/>
              </w:rPr>
              <w:t>Viewing group</w:t>
            </w:r>
          </w:p>
        </w:tc>
      </w:tr>
      <w:tr w:rsidR="00B67B2D" w:rsidRPr="00D56521" w14:paraId="6C94952A" w14:textId="1D6B0A64" w:rsidTr="00F42179">
        <w:trPr>
          <w:cantSplit/>
          <w:jc w:val="center"/>
        </w:trPr>
        <w:tc>
          <w:tcPr>
            <w:tcW w:w="951" w:type="pct"/>
          </w:tcPr>
          <w:p w14:paraId="62EB5237" w14:textId="2876AF44" w:rsidR="00B67B2D" w:rsidRPr="00D56521" w:rsidRDefault="00B67B2D" w:rsidP="00F42179">
            <w:pPr>
              <w:spacing w:before="60" w:after="60"/>
              <w:rPr>
                <w:noProof/>
              </w:rPr>
            </w:pPr>
            <w:r w:rsidRPr="00D56521">
              <w:rPr>
                <w:noProof/>
              </w:rPr>
              <w:t>1:89999 and larger scale</w:t>
            </w:r>
          </w:p>
        </w:tc>
        <w:tc>
          <w:tcPr>
            <w:tcW w:w="1020" w:type="pct"/>
            <w:vAlign w:val="center"/>
          </w:tcPr>
          <w:p w14:paraId="78BDE6FD" w14:textId="77777777" w:rsidR="00B67B2D" w:rsidRPr="00D56521" w:rsidRDefault="00B67B2D" w:rsidP="00F42179">
            <w:pPr>
              <w:spacing w:before="60" w:after="60"/>
              <w:jc w:val="center"/>
              <w:rPr>
                <w:noProof/>
              </w:rPr>
            </w:pPr>
            <w:r w:rsidRPr="00D56521">
              <w:rPr>
                <w:noProof/>
              </w:rPr>
              <w:t>SCALEB10</w:t>
            </w:r>
          </w:p>
        </w:tc>
        <w:tc>
          <w:tcPr>
            <w:tcW w:w="673" w:type="pct"/>
            <w:vMerge w:val="restart"/>
            <w:vAlign w:val="center"/>
          </w:tcPr>
          <w:p w14:paraId="28535E0A" w14:textId="77777777" w:rsidR="00B67B2D" w:rsidRPr="00D56521" w:rsidRDefault="00B67B2D" w:rsidP="00F42179">
            <w:pPr>
              <w:spacing w:before="60" w:after="60"/>
              <w:jc w:val="center"/>
              <w:rPr>
                <w:noProof/>
              </w:rPr>
            </w:pPr>
            <w:r w:rsidRPr="00D56521">
              <w:rPr>
                <w:noProof/>
              </w:rPr>
              <w:t>90</w:t>
            </w:r>
          </w:p>
        </w:tc>
        <w:tc>
          <w:tcPr>
            <w:tcW w:w="851" w:type="pct"/>
            <w:vMerge w:val="restart"/>
            <w:vAlign w:val="center"/>
          </w:tcPr>
          <w:p w14:paraId="214B6F4A" w14:textId="77777777" w:rsidR="00B67B2D" w:rsidRPr="00D56521" w:rsidRDefault="00B67B2D" w:rsidP="00F42179">
            <w:pPr>
              <w:spacing w:before="60" w:after="60"/>
              <w:jc w:val="center"/>
              <w:rPr>
                <w:noProof/>
              </w:rPr>
            </w:pPr>
            <w:r w:rsidRPr="00D56521">
              <w:rPr>
                <w:noProof/>
              </w:rPr>
              <w:t>OverRADAR</w:t>
            </w:r>
          </w:p>
        </w:tc>
        <w:tc>
          <w:tcPr>
            <w:tcW w:w="831" w:type="pct"/>
            <w:vMerge w:val="restart"/>
            <w:vAlign w:val="center"/>
          </w:tcPr>
          <w:p w14:paraId="65F93290" w14:textId="5541701F" w:rsidR="00B67B2D" w:rsidRPr="00D56521" w:rsidRDefault="00B67B2D" w:rsidP="00F42179">
            <w:pPr>
              <w:spacing w:before="60" w:after="60"/>
              <w:jc w:val="center"/>
              <w:rPr>
                <w:noProof/>
              </w:rPr>
            </w:pPr>
            <w:r w:rsidRPr="00D56521">
              <w:rPr>
                <w:noProof/>
              </w:rPr>
              <w:t xml:space="preserve">Display </w:t>
            </w:r>
            <w:r w:rsidR="00F42179">
              <w:rPr>
                <w:noProof/>
              </w:rPr>
              <w:t>B</w:t>
            </w:r>
            <w:r w:rsidRPr="00D56521">
              <w:rPr>
                <w:noProof/>
              </w:rPr>
              <w:t>ase</w:t>
            </w:r>
          </w:p>
        </w:tc>
        <w:tc>
          <w:tcPr>
            <w:tcW w:w="674" w:type="pct"/>
            <w:vMerge w:val="restart"/>
            <w:vAlign w:val="center"/>
          </w:tcPr>
          <w:p w14:paraId="24159F7F" w14:textId="77777777" w:rsidR="00B67B2D" w:rsidRPr="00D56521" w:rsidRDefault="00B67B2D" w:rsidP="00F42179">
            <w:pPr>
              <w:spacing w:before="60" w:after="60"/>
              <w:jc w:val="center"/>
              <w:rPr>
                <w:noProof/>
              </w:rPr>
            </w:pPr>
            <w:r w:rsidRPr="00D56521">
              <w:rPr>
                <w:noProof/>
              </w:rPr>
              <w:t>11030</w:t>
            </w:r>
          </w:p>
        </w:tc>
      </w:tr>
      <w:bookmarkEnd w:id="1381"/>
      <w:tr w:rsidR="00B67B2D" w:rsidRPr="00D56521" w14:paraId="12859820" w14:textId="26BDB0B5" w:rsidTr="00F42179">
        <w:trPr>
          <w:cantSplit/>
          <w:jc w:val="center"/>
        </w:trPr>
        <w:tc>
          <w:tcPr>
            <w:tcW w:w="951" w:type="pct"/>
          </w:tcPr>
          <w:p w14:paraId="1B2B57C8" w14:textId="08AB8C51" w:rsidR="00B67B2D" w:rsidRPr="00D56521" w:rsidRDefault="00B67B2D" w:rsidP="004E61EE">
            <w:pPr>
              <w:rPr>
                <w:noProof/>
              </w:rPr>
            </w:pPr>
            <w:r w:rsidRPr="00D56521">
              <w:rPr>
                <w:noProof/>
              </w:rPr>
              <w:t>1:90000 and smaller scale</w:t>
            </w:r>
          </w:p>
        </w:tc>
        <w:tc>
          <w:tcPr>
            <w:tcW w:w="1020" w:type="pct"/>
            <w:vAlign w:val="center"/>
          </w:tcPr>
          <w:p w14:paraId="68D3604E" w14:textId="77777777" w:rsidR="00B67B2D" w:rsidRPr="00D56521" w:rsidRDefault="00B67B2D" w:rsidP="004E61EE">
            <w:pPr>
              <w:jc w:val="center"/>
              <w:rPr>
                <w:noProof/>
              </w:rPr>
            </w:pPr>
            <w:r w:rsidRPr="00D56521">
              <w:rPr>
                <w:noProof/>
              </w:rPr>
              <w:t>SCALEB11</w:t>
            </w:r>
          </w:p>
        </w:tc>
        <w:tc>
          <w:tcPr>
            <w:tcW w:w="673" w:type="pct"/>
            <w:vMerge/>
          </w:tcPr>
          <w:p w14:paraId="10228993" w14:textId="1C11E140" w:rsidR="00B67B2D" w:rsidRPr="00D56521" w:rsidRDefault="00B67B2D" w:rsidP="004E61EE">
            <w:pPr>
              <w:rPr>
                <w:noProof/>
              </w:rPr>
            </w:pPr>
          </w:p>
        </w:tc>
        <w:tc>
          <w:tcPr>
            <w:tcW w:w="851" w:type="pct"/>
            <w:vMerge/>
          </w:tcPr>
          <w:p w14:paraId="18047BD6" w14:textId="77777777" w:rsidR="00B67B2D" w:rsidRPr="00D56521" w:rsidRDefault="00B67B2D" w:rsidP="004E61EE">
            <w:pPr>
              <w:rPr>
                <w:noProof/>
              </w:rPr>
            </w:pPr>
          </w:p>
        </w:tc>
        <w:tc>
          <w:tcPr>
            <w:tcW w:w="831" w:type="pct"/>
            <w:vMerge/>
          </w:tcPr>
          <w:p w14:paraId="7F0F7364" w14:textId="77777777" w:rsidR="00B67B2D" w:rsidRPr="00D56521" w:rsidRDefault="00B67B2D" w:rsidP="004E61EE">
            <w:pPr>
              <w:rPr>
                <w:noProof/>
              </w:rPr>
            </w:pPr>
          </w:p>
        </w:tc>
        <w:tc>
          <w:tcPr>
            <w:tcW w:w="674" w:type="pct"/>
            <w:vMerge/>
          </w:tcPr>
          <w:p w14:paraId="0ECABB71" w14:textId="77777777" w:rsidR="00B67B2D" w:rsidRPr="00D56521" w:rsidRDefault="00B67B2D" w:rsidP="004E61EE">
            <w:pPr>
              <w:keepNext/>
              <w:rPr>
                <w:noProof/>
              </w:rPr>
            </w:pPr>
          </w:p>
        </w:tc>
      </w:tr>
    </w:tbl>
    <w:p w14:paraId="3AF2B384" w14:textId="7B88DBE4" w:rsidR="0004238B" w:rsidRPr="00D56521" w:rsidRDefault="0004238B" w:rsidP="00F42179">
      <w:pPr>
        <w:pStyle w:val="Caption"/>
        <w:spacing w:after="120" w:line="240" w:lineRule="auto"/>
        <w:jc w:val="center"/>
      </w:pPr>
      <w:bookmarkStart w:id="1382" w:name="_Ref46837498"/>
      <w:bookmarkStart w:id="1383" w:name="_Ref46837493"/>
      <w:r w:rsidRPr="00D56521">
        <w:t xml:space="preserve">Table </w:t>
      </w:r>
      <w:r w:rsidR="00F42179">
        <w:t>C-</w:t>
      </w:r>
      <w:r w:rsidR="00331A1D" w:rsidRPr="00D56521">
        <w:fldChar w:fldCharType="begin"/>
      </w:r>
      <w:r w:rsidR="00331A1D" w:rsidRPr="00D56521">
        <w:instrText xml:space="preserve"> SEQ Table \* ARABIC </w:instrText>
      </w:r>
      <w:r w:rsidR="00331A1D" w:rsidRPr="00D56521">
        <w:fldChar w:fldCharType="separate"/>
      </w:r>
      <w:r w:rsidR="00832978">
        <w:rPr>
          <w:noProof/>
        </w:rPr>
        <w:t>21</w:t>
      </w:r>
      <w:r w:rsidR="00331A1D" w:rsidRPr="00D56521">
        <w:fldChar w:fldCharType="end"/>
      </w:r>
      <w:bookmarkEnd w:id="1382"/>
      <w:r w:rsidRPr="00D56521">
        <w:t xml:space="preserve"> - Scale bar presentation</w:t>
      </w:r>
      <w:bookmarkEnd w:id="1383"/>
      <w:r w:rsidR="007B2046" w:rsidRPr="00D56521">
        <w:t xml:space="preserve"> parameters</w:t>
      </w:r>
    </w:p>
    <w:p w14:paraId="3485200B" w14:textId="53632B88" w:rsidR="00FA2769" w:rsidRPr="00D56521" w:rsidRDefault="00FA2769" w:rsidP="00F42179">
      <w:pPr>
        <w:spacing w:after="120" w:line="240" w:lineRule="auto"/>
        <w:jc w:val="both"/>
        <w:rPr>
          <w:noProof/>
        </w:rPr>
      </w:pPr>
      <w:r w:rsidRPr="00D56521">
        <w:rPr>
          <w:noProof/>
        </w:rPr>
        <w:t xml:space="preserve">EXAMPLE 1: </w:t>
      </w:r>
      <w:r w:rsidR="001F7977" w:rsidRPr="00D56521">
        <w:rPr>
          <w:noProof/>
        </w:rPr>
        <w:t xml:space="preserve">For </w:t>
      </w:r>
      <w:del w:id="1384" w:author="jonathan pritchard" w:date="2024-07-18T15:26:00Z" w16du:dateUtc="2024-07-18T14:26:00Z">
        <w:r w:rsidR="001F7977" w:rsidRPr="0006476E" w:rsidDel="009C2EC8">
          <w:rPr>
            <w:i/>
            <w:iCs/>
            <w:noProof/>
            <w:highlight w:val="yellow"/>
          </w:rPr>
          <w:delText>maximumDisplayScale</w:delText>
        </w:r>
        <w:r w:rsidR="001F7977" w:rsidRPr="00D56521" w:rsidDel="009C2EC8">
          <w:rPr>
            <w:noProof/>
          </w:rPr>
          <w:delText xml:space="preserve"> </w:delText>
        </w:r>
      </w:del>
      <w:ins w:id="1385" w:author="jonathan pritchard" w:date="2024-07-18T15:26:00Z" w16du:dateUtc="2024-07-18T14:26:00Z">
        <w:r w:rsidR="009C2EC8">
          <w:rPr>
            <w:i/>
            <w:iCs/>
            <w:noProof/>
            <w:highlight w:val="yellow"/>
          </w:rPr>
          <w:t>optimum</w:t>
        </w:r>
        <w:r w:rsidR="009C2EC8" w:rsidRPr="0006476E">
          <w:rPr>
            <w:i/>
            <w:iCs/>
            <w:noProof/>
            <w:highlight w:val="yellow"/>
          </w:rPr>
          <w:t>DisplayScale</w:t>
        </w:r>
        <w:r w:rsidR="009C2EC8" w:rsidRPr="00D56521">
          <w:rPr>
            <w:noProof/>
          </w:rPr>
          <w:t xml:space="preserve"> </w:t>
        </w:r>
      </w:ins>
      <w:r w:rsidR="001F7977" w:rsidRPr="00D56521">
        <w:rPr>
          <w:noProof/>
        </w:rPr>
        <w:t>values larger than 1/90,000 (for example, a scale of 1/50,000) draw symbol 'SCALEB10' on the left side of the chart display, bottom justified and 3mm in from the border of the display. Make sure the symbo</w:t>
      </w:r>
      <w:r w:rsidR="00A94367" w:rsidRPr="00D56521">
        <w:rPr>
          <w:noProof/>
        </w:rPr>
        <w:t xml:space="preserve">l should be sized </w:t>
      </w:r>
      <w:r w:rsidR="001F7977" w:rsidRPr="00D56521">
        <w:rPr>
          <w:noProof/>
        </w:rPr>
        <w:t xml:space="preserve"> to represent 1 nautical mile (1852 m) at the scale of the display.</w:t>
      </w:r>
    </w:p>
    <w:p w14:paraId="4875647C" w14:textId="4E76826E" w:rsidR="001F7977" w:rsidRPr="00D56521" w:rsidRDefault="00FA2769" w:rsidP="00F42179">
      <w:pPr>
        <w:spacing w:after="120" w:line="240" w:lineRule="auto"/>
        <w:jc w:val="both"/>
        <w:rPr>
          <w:noProof/>
        </w:rPr>
      </w:pPr>
      <w:r w:rsidRPr="00D56521">
        <w:rPr>
          <w:noProof/>
        </w:rPr>
        <w:t xml:space="preserve">EXAMPLE 2: </w:t>
      </w:r>
      <w:r w:rsidR="001F7977" w:rsidRPr="00D56521">
        <w:rPr>
          <w:noProof/>
        </w:rPr>
        <w:t xml:space="preserve">For display scales of 1/90,000 or smaller (for example, 1/250,000) </w:t>
      </w:r>
      <w:commentRangeStart w:id="1386"/>
      <w:r w:rsidR="001F7977" w:rsidRPr="00D56521">
        <w:rPr>
          <w:noProof/>
        </w:rPr>
        <w:t xml:space="preserve">use </w:t>
      </w:r>
      <w:commentRangeEnd w:id="1386"/>
      <w:r w:rsidR="009C2EC8">
        <w:rPr>
          <w:rStyle w:val="CommentReference"/>
        </w:rPr>
        <w:commentReference w:id="1386"/>
      </w:r>
      <w:r w:rsidR="001F7977" w:rsidRPr="00D56521">
        <w:rPr>
          <w:noProof/>
        </w:rPr>
        <w:t>symbol 'SCALEB11', similarly located, and scaled to represent 10 miles at the scale of the display.</w:t>
      </w:r>
    </w:p>
    <w:p w14:paraId="33769246" w14:textId="4FB256FD" w:rsidR="00730DA3" w:rsidRPr="00D56521" w:rsidRDefault="00CD6B3C" w:rsidP="00F42179">
      <w:pPr>
        <w:spacing w:after="60" w:line="240" w:lineRule="auto"/>
        <w:jc w:val="both"/>
        <w:rPr>
          <w:noProof/>
        </w:rPr>
      </w:pPr>
      <w:r w:rsidRPr="00D56521">
        <w:rPr>
          <w:noProof/>
        </w:rPr>
        <w:t>IEC define a requirement for indicating the location at which the scale is calculated under certain circumstances, as follows:</w:t>
      </w:r>
    </w:p>
    <w:p w14:paraId="07BFF4B7" w14:textId="017820E1" w:rsidR="00CD6B3C" w:rsidRPr="00D56521" w:rsidRDefault="00CD6B3C" w:rsidP="00F42179">
      <w:pPr>
        <w:pStyle w:val="BlockQuote"/>
        <w:spacing w:after="120" w:line="240" w:lineRule="auto"/>
        <w:jc w:val="both"/>
        <w:rPr>
          <w:noProof/>
        </w:rPr>
      </w:pPr>
      <w:commentRangeStart w:id="1387"/>
      <w:r w:rsidRPr="00D56521">
        <w:rPr>
          <w:noProof/>
        </w:rPr>
        <w:lastRenderedPageBreak/>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commentRangeEnd w:id="1387"/>
      <w:r w:rsidR="009C2EC8">
        <w:rPr>
          <w:rStyle w:val="CommentReference"/>
          <w:i w:val="0"/>
          <w:iCs w:val="0"/>
          <w:color w:val="auto"/>
        </w:rPr>
        <w:commentReference w:id="1387"/>
      </w:r>
    </w:p>
    <w:p w14:paraId="3F5D3C69" w14:textId="77777777" w:rsidR="00A9027F" w:rsidRPr="00D56521" w:rsidRDefault="00A9027F" w:rsidP="00EC44E4">
      <w:pPr>
        <w:pStyle w:val="Heading3"/>
        <w:rPr>
          <w:noProof/>
        </w:rPr>
      </w:pPr>
      <w:bookmarkStart w:id="1388" w:name="_Ref49482026"/>
      <w:bookmarkStart w:id="1389" w:name="_Toc144421337"/>
      <w:r w:rsidRPr="00D56521">
        <w:rPr>
          <w:noProof/>
        </w:rPr>
        <w:t>North arrow</w:t>
      </w:r>
      <w:bookmarkEnd w:id="1388"/>
      <w:bookmarkEnd w:id="1389"/>
    </w:p>
    <w:p w14:paraId="3801110B" w14:textId="519C5DEA" w:rsidR="009C2EC8" w:rsidRPr="00D56521" w:rsidDel="009C2EC8" w:rsidRDefault="00A9027F" w:rsidP="00F42179">
      <w:pPr>
        <w:spacing w:after="120" w:line="240" w:lineRule="auto"/>
        <w:jc w:val="both"/>
        <w:rPr>
          <w:del w:id="1390" w:author="jonathan pritchard" w:date="2024-07-18T15:31:00Z" w16du:dateUtc="2024-07-18T14:31:00Z"/>
          <w:noProof/>
        </w:rPr>
      </w:pPr>
      <w:commentRangeStart w:id="1391"/>
      <w:r w:rsidRPr="00D56521">
        <w:rPr>
          <w:noProof/>
        </w:rPr>
        <w:t xml:space="preserve">The IMO </w:t>
      </w:r>
      <w:r w:rsidR="00166F64" w:rsidRPr="00D56521">
        <w:rPr>
          <w:noProof/>
        </w:rPr>
        <w:t>Performance Standard</w:t>
      </w:r>
      <w:r w:rsidRPr="00D56521">
        <w:rPr>
          <w:noProof/>
        </w:rPr>
        <w:t xml:space="preserve"> requires a north arrow as part of the Display Base. The north arrow </w:t>
      </w:r>
      <w:r w:rsidR="009C2EC8">
        <w:rPr>
          <w:noProof/>
        </w:rPr>
        <w:t>must</w:t>
      </w:r>
      <w:r w:rsidR="009C2EC8" w:rsidRPr="00D56521">
        <w:rPr>
          <w:noProof/>
        </w:rPr>
        <w:t xml:space="preserve"> </w:t>
      </w:r>
      <w:r w:rsidRPr="00D56521">
        <w:rPr>
          <w:noProof/>
        </w:rPr>
        <w:t>always be shown at the top left corner of the chart display, just clear of the scale bar or latitude scale.</w:t>
      </w:r>
      <w:r w:rsidR="002A21D7" w:rsidRPr="00D56521">
        <w:rPr>
          <w:noProof/>
        </w:rPr>
        <w:t xml:space="preserve"> Other requirements for the north arrow are defined in IEC 61174.</w:t>
      </w:r>
      <w:commentRangeEnd w:id="1391"/>
      <w:r w:rsidR="009C2EC8">
        <w:rPr>
          <w:rStyle w:val="CommentReference"/>
        </w:rPr>
        <w:commentReference w:id="1391"/>
      </w:r>
    </w:p>
    <w:p w14:paraId="0C8005AB" w14:textId="0AC83746" w:rsidR="005702A1" w:rsidRPr="00D56521" w:rsidRDefault="005702A1" w:rsidP="00F42179">
      <w:pPr>
        <w:spacing w:after="120" w:line="240" w:lineRule="auto"/>
        <w:jc w:val="both"/>
        <w:rPr>
          <w:noProof/>
        </w:rPr>
      </w:pPr>
      <w:commentRangeStart w:id="1392"/>
      <w:r w:rsidRPr="00D56521">
        <w:rPr>
          <w:noProof/>
        </w:rPr>
        <w:t>Use symbol 'NORTHAR1' to indicate true north. Place it in the top left corner of the chart display, on the inner side of the scalebar. Rotate the symbol to true north if the display is other than north up, and make sure it is clear of the scalebar even if the latter extends the full height of the display.</w:t>
      </w:r>
      <w:commentRangeEnd w:id="1392"/>
      <w:r w:rsidR="009C2EC8">
        <w:rPr>
          <w:rStyle w:val="CommentReference"/>
        </w:rPr>
        <w:commentReference w:id="1392"/>
      </w:r>
    </w:p>
    <w:p w14:paraId="3DFD4083" w14:textId="155CBA78" w:rsidR="00F47D5B" w:rsidRPr="00D56521" w:rsidRDefault="00F47D5B" w:rsidP="00F42179">
      <w:pPr>
        <w:spacing w:after="120" w:line="240" w:lineRule="auto"/>
        <w:jc w:val="both"/>
        <w:rPr>
          <w:noProof/>
        </w:rPr>
      </w:pPr>
      <w:r w:rsidRPr="00D56521">
        <w:rPr>
          <w:noProof/>
        </w:rPr>
        <w:t xml:space="preserve">The symbols and drawing parameters for the north arrow are described in the </w:t>
      </w:r>
      <w:r w:rsidR="00F42179">
        <w:rPr>
          <w:noProof/>
        </w:rPr>
        <w:t>IHO GI R</w:t>
      </w:r>
      <w:r w:rsidRPr="00D56521">
        <w:rPr>
          <w:noProof/>
        </w:rPr>
        <w:t>egistry.</w:t>
      </w:r>
    </w:p>
    <w:p w14:paraId="150E52E8" w14:textId="30F0EE00" w:rsidR="00A4679E" w:rsidRPr="00D56521" w:rsidRDefault="00A4679E" w:rsidP="00EC44E4">
      <w:pPr>
        <w:pStyle w:val="Heading3"/>
      </w:pPr>
      <w:bookmarkStart w:id="1393" w:name="_Toc144421338"/>
      <w:r w:rsidRPr="00D56521">
        <w:t>Graticule</w:t>
      </w:r>
      <w:bookmarkEnd w:id="1393"/>
    </w:p>
    <w:p w14:paraId="16C01CFF" w14:textId="0FD67A2A" w:rsidR="00A4679E" w:rsidRPr="00D56521" w:rsidRDefault="00A4679E" w:rsidP="00F53577">
      <w:pPr>
        <w:spacing w:after="120" w:line="240" w:lineRule="auto"/>
        <w:jc w:val="both"/>
      </w:pPr>
      <w:r w:rsidRPr="00D56521">
        <w:t>If the ECDIS shows a graticule (</w:t>
      </w:r>
      <w:r w:rsidR="00F667CD" w:rsidRPr="00D56521">
        <w:t xml:space="preserve">listed in “other information” in </w:t>
      </w:r>
      <w:r w:rsidRPr="00D56521">
        <w:t xml:space="preserve">IMO Performance Standards </w:t>
      </w:r>
      <w:r w:rsidR="00F667CD" w:rsidRPr="00D56521">
        <w:t>(MSC.</w:t>
      </w:r>
      <w:del w:id="1394" w:author="Raphael Malyankar" w:date="2023-08-31T18:18:00Z">
        <w:r w:rsidR="00F667CD" w:rsidRPr="00D56521" w:rsidDel="00D748C8">
          <w:delText>232(82)</w:delText>
        </w:r>
      </w:del>
      <w:ins w:id="1395" w:author="Raphael Malyankar" w:date="2023-08-31T18:18:00Z">
        <w:r w:rsidR="00D748C8">
          <w:t>530(106)</w:t>
        </w:r>
      </w:ins>
      <w:r w:rsidRPr="00D56521">
        <w:t xml:space="preserve">) the lines </w:t>
      </w:r>
      <w:commentRangeStart w:id="1396"/>
      <w:r w:rsidRPr="00D56521">
        <w:t xml:space="preserve">should </w:t>
      </w:r>
      <w:commentRangeEnd w:id="1396"/>
      <w:r w:rsidR="009C2EC8">
        <w:rPr>
          <w:rStyle w:val="CommentReference"/>
        </w:rPr>
        <w:commentReference w:id="1396"/>
      </w:r>
      <w:r w:rsidRPr="00D56521">
        <w:t>use the colour token CHBLK.</w:t>
      </w:r>
    </w:p>
    <w:p w14:paraId="73727AD6" w14:textId="55A423AC" w:rsidR="00A4679E" w:rsidRPr="00D56521" w:rsidRDefault="00F667CD" w:rsidP="00EC44E4">
      <w:pPr>
        <w:pStyle w:val="Heading3"/>
      </w:pPr>
      <w:bookmarkStart w:id="1397" w:name="_Toc144421339"/>
      <w:r w:rsidRPr="00D56521">
        <w:t>Display mode</w:t>
      </w:r>
      <w:bookmarkEnd w:id="1397"/>
    </w:p>
    <w:p w14:paraId="14F9578E" w14:textId="584C3182" w:rsidR="00F667CD" w:rsidRPr="00D56521" w:rsidRDefault="00EC6135" w:rsidP="00F53577">
      <w:pPr>
        <w:spacing w:after="120" w:line="240" w:lineRule="auto"/>
        <w:jc w:val="both"/>
      </w:pPr>
      <w:r w:rsidRPr="00D56521">
        <w:t xml:space="preserve">The ECDIS manufacturer </w:t>
      </w:r>
      <w:commentRangeStart w:id="1398"/>
      <w:r w:rsidRPr="00D56521">
        <w:t xml:space="preserve">should </w:t>
      </w:r>
      <w:commentRangeEnd w:id="1398"/>
      <w:r w:rsidR="009C2EC8">
        <w:rPr>
          <w:rStyle w:val="CommentReference"/>
        </w:rPr>
        <w:commentReference w:id="1398"/>
      </w:r>
      <w:r w:rsidRPr="00D56521">
        <w:t>provide the indication of display mode required in the display base by IMO Performance Standards (MSC.</w:t>
      </w:r>
      <w:r w:rsidR="00D748C8">
        <w:t>530(106) Appendix 2</w:t>
      </w:r>
      <w:r w:rsidRPr="00D56521">
        <w:t>).</w:t>
      </w:r>
    </w:p>
    <w:p w14:paraId="3D3C080B" w14:textId="2756C61C" w:rsidR="001275B6" w:rsidRPr="00D56521" w:rsidRDefault="001275B6" w:rsidP="00EC44E4">
      <w:pPr>
        <w:pStyle w:val="Heading3"/>
      </w:pPr>
      <w:bookmarkStart w:id="1399" w:name="_Ref49473588"/>
      <w:bookmarkStart w:id="1400" w:name="_Toc144421340"/>
      <w:r w:rsidRPr="00D56521">
        <w:t>Shallow water pattern</w:t>
      </w:r>
      <w:bookmarkEnd w:id="1399"/>
      <w:bookmarkEnd w:id="1400"/>
    </w:p>
    <w:p w14:paraId="5DD3DC95" w14:textId="6009DDE5" w:rsidR="001275B6" w:rsidRPr="00D56521" w:rsidRDefault="001275B6" w:rsidP="00F53577">
      <w:pPr>
        <w:spacing w:after="120" w:line="240" w:lineRule="auto"/>
        <w:jc w:val="both"/>
      </w:pPr>
      <w:commentRangeStart w:id="1401"/>
      <w:r w:rsidRPr="00D56521">
        <w:t xml:space="preserve">When the entire water area on the ECDIS display is of less depth than the safety contour, it is not possible for the </w:t>
      </w:r>
      <w:r w:rsidR="00081FF2" w:rsidRPr="00D56521">
        <w:t>m</w:t>
      </w:r>
      <w:r w:rsidRPr="00D56521">
        <w:t>ariner to easily detect this problem</w:t>
      </w:r>
      <w:commentRangeEnd w:id="1401"/>
      <w:r w:rsidR="004256B9">
        <w:rPr>
          <w:rStyle w:val="CommentReference"/>
        </w:rPr>
        <w:commentReference w:id="1401"/>
      </w:r>
      <w:r w:rsidRPr="00D56521">
        <w:t>.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Pr="00D56521" w:rsidRDefault="001275B6" w:rsidP="00F53577">
      <w:pPr>
        <w:spacing w:after="120" w:line="240" w:lineRule="auto"/>
        <w:jc w:val="both"/>
      </w:pPr>
      <w:commentRangeStart w:id="1402"/>
      <w:r w:rsidRPr="00D56521">
        <w:t xml:space="preserve">The </w:t>
      </w:r>
      <w:r w:rsidR="00081FF2" w:rsidRPr="00D56521">
        <w:t>m</w:t>
      </w:r>
      <w:r w:rsidRPr="00D56521">
        <w:t>ariner must be provided with a selection to turn the shallow water pattern on or off from within the ECDIS</w:t>
      </w:r>
      <w:r w:rsidR="00E6206B" w:rsidRPr="00D56521">
        <w:t>.</w:t>
      </w:r>
      <w:commentRangeEnd w:id="1402"/>
      <w:r w:rsidR="004256B9">
        <w:rPr>
          <w:rStyle w:val="CommentReference"/>
        </w:rPr>
        <w:commentReference w:id="1402"/>
      </w:r>
    </w:p>
    <w:tbl>
      <w:tblPr>
        <w:tblStyle w:val="TableGrid"/>
        <w:tblW w:w="0" w:type="auto"/>
        <w:jc w:val="center"/>
        <w:tblCellMar>
          <w:left w:w="115" w:type="dxa"/>
          <w:right w:w="115" w:type="dxa"/>
        </w:tblCellMar>
        <w:tblLook w:val="04A0" w:firstRow="1" w:lastRow="0" w:firstColumn="1" w:lastColumn="0" w:noHBand="0" w:noVBand="1"/>
      </w:tblPr>
      <w:tblGrid>
        <w:gridCol w:w="1286"/>
        <w:gridCol w:w="1764"/>
        <w:gridCol w:w="1520"/>
        <w:gridCol w:w="1831"/>
        <w:gridCol w:w="1608"/>
      </w:tblGrid>
      <w:tr w:rsidR="006509E5" w:rsidRPr="00D56521" w14:paraId="39E7E1BA" w14:textId="77777777" w:rsidTr="00F53577">
        <w:trPr>
          <w:tblHeader/>
          <w:jc w:val="center"/>
        </w:trPr>
        <w:tc>
          <w:tcPr>
            <w:tcW w:w="0" w:type="auto"/>
            <w:shd w:val="clear" w:color="auto" w:fill="D9D9D9" w:themeFill="background1" w:themeFillShade="D9"/>
          </w:tcPr>
          <w:p w14:paraId="010D8233" w14:textId="77777777" w:rsidR="006509E5" w:rsidRPr="00D56521" w:rsidRDefault="006509E5" w:rsidP="00F53577">
            <w:pPr>
              <w:spacing w:before="60" w:after="60"/>
              <w:rPr>
                <w:b/>
                <w:bCs/>
              </w:rPr>
            </w:pPr>
            <w:bookmarkStart w:id="1403" w:name="_Hlk47356164"/>
            <w:r w:rsidRPr="00D56521">
              <w:rPr>
                <w:b/>
                <w:bCs/>
              </w:rPr>
              <w:t>Symbol</w:t>
            </w:r>
          </w:p>
        </w:tc>
        <w:tc>
          <w:tcPr>
            <w:tcW w:w="0" w:type="auto"/>
            <w:shd w:val="clear" w:color="auto" w:fill="D9D9D9" w:themeFill="background1" w:themeFillShade="D9"/>
          </w:tcPr>
          <w:p w14:paraId="7E487CB8" w14:textId="77777777" w:rsidR="006509E5" w:rsidRPr="00D56521" w:rsidRDefault="006509E5" w:rsidP="00F53577">
            <w:pPr>
              <w:spacing w:before="60" w:after="60"/>
              <w:rPr>
                <w:b/>
                <w:bCs/>
              </w:rPr>
            </w:pPr>
            <w:r w:rsidRPr="00D56521">
              <w:rPr>
                <w:b/>
                <w:bCs/>
              </w:rPr>
              <w:t>Drawing priority</w:t>
            </w:r>
          </w:p>
        </w:tc>
        <w:tc>
          <w:tcPr>
            <w:tcW w:w="0" w:type="auto"/>
            <w:shd w:val="clear" w:color="auto" w:fill="D9D9D9" w:themeFill="background1" w:themeFillShade="D9"/>
          </w:tcPr>
          <w:p w14:paraId="3DE5A6C4" w14:textId="77777777" w:rsidR="006509E5" w:rsidRPr="00D56521" w:rsidRDefault="006509E5" w:rsidP="00F53577">
            <w:pPr>
              <w:spacing w:before="60" w:after="60"/>
              <w:rPr>
                <w:b/>
                <w:bCs/>
              </w:rPr>
            </w:pPr>
            <w:r w:rsidRPr="00D56521">
              <w:rPr>
                <w:b/>
                <w:bCs/>
              </w:rPr>
              <w:t>Display plane</w:t>
            </w:r>
          </w:p>
        </w:tc>
        <w:tc>
          <w:tcPr>
            <w:tcW w:w="0" w:type="auto"/>
            <w:shd w:val="clear" w:color="auto" w:fill="D9D9D9" w:themeFill="background1" w:themeFillShade="D9"/>
          </w:tcPr>
          <w:p w14:paraId="2E3B7F40" w14:textId="77777777" w:rsidR="006509E5" w:rsidRPr="00D56521" w:rsidRDefault="006509E5" w:rsidP="00F53577">
            <w:pPr>
              <w:spacing w:before="60" w:after="60"/>
              <w:rPr>
                <w:b/>
                <w:bCs/>
              </w:rPr>
            </w:pPr>
            <w:r w:rsidRPr="00D56521">
              <w:rPr>
                <w:b/>
                <w:bCs/>
              </w:rPr>
              <w:t>Display category</w:t>
            </w:r>
          </w:p>
        </w:tc>
        <w:tc>
          <w:tcPr>
            <w:tcW w:w="0" w:type="auto"/>
            <w:shd w:val="clear" w:color="auto" w:fill="D9D9D9" w:themeFill="background1" w:themeFillShade="D9"/>
          </w:tcPr>
          <w:p w14:paraId="3B8D901E" w14:textId="77777777" w:rsidR="006509E5" w:rsidRPr="00D56521" w:rsidRDefault="006509E5" w:rsidP="00F53577">
            <w:pPr>
              <w:spacing w:before="60" w:after="60"/>
              <w:rPr>
                <w:b/>
                <w:bCs/>
              </w:rPr>
            </w:pPr>
            <w:r w:rsidRPr="00D56521">
              <w:rPr>
                <w:b/>
                <w:bCs/>
              </w:rPr>
              <w:t>Viewing group</w:t>
            </w:r>
          </w:p>
        </w:tc>
      </w:tr>
      <w:tr w:rsidR="006509E5" w:rsidRPr="00D56521" w14:paraId="72E8F6B5" w14:textId="77777777" w:rsidTr="00F53577">
        <w:trPr>
          <w:jc w:val="center"/>
        </w:trPr>
        <w:tc>
          <w:tcPr>
            <w:tcW w:w="0" w:type="auto"/>
          </w:tcPr>
          <w:p w14:paraId="0FCB7D4E" w14:textId="77777777" w:rsidR="006509E5" w:rsidRPr="00D56521" w:rsidRDefault="006509E5" w:rsidP="00F53577">
            <w:pPr>
              <w:spacing w:before="60" w:after="60"/>
            </w:pPr>
            <w:commentRangeStart w:id="1404"/>
            <w:r w:rsidRPr="00D56521">
              <w:t>DIAMOND1</w:t>
            </w:r>
          </w:p>
        </w:tc>
        <w:tc>
          <w:tcPr>
            <w:tcW w:w="0" w:type="auto"/>
          </w:tcPr>
          <w:p w14:paraId="0C92DFEC" w14:textId="77777777" w:rsidR="006509E5" w:rsidRPr="00D56521" w:rsidRDefault="006509E5" w:rsidP="00F53577">
            <w:pPr>
              <w:spacing w:before="60" w:after="60"/>
            </w:pPr>
            <w:r w:rsidRPr="00D56521">
              <w:t>35</w:t>
            </w:r>
          </w:p>
        </w:tc>
        <w:tc>
          <w:tcPr>
            <w:tcW w:w="0" w:type="auto"/>
          </w:tcPr>
          <w:p w14:paraId="79A51841" w14:textId="76400F58" w:rsidR="006509E5" w:rsidRPr="00D56521" w:rsidRDefault="00E6206B" w:rsidP="00F53577">
            <w:pPr>
              <w:spacing w:before="60" w:after="60"/>
            </w:pPr>
            <w:proofErr w:type="spellStart"/>
            <w:r w:rsidRPr="00D56521">
              <w:t>UnderRADAR</w:t>
            </w:r>
            <w:proofErr w:type="spellEnd"/>
          </w:p>
        </w:tc>
        <w:tc>
          <w:tcPr>
            <w:tcW w:w="0" w:type="auto"/>
          </w:tcPr>
          <w:p w14:paraId="4DA0664E" w14:textId="3ECD6106" w:rsidR="006509E5" w:rsidRPr="00D56521" w:rsidRDefault="006509E5" w:rsidP="00F53577">
            <w:pPr>
              <w:spacing w:before="60" w:after="60"/>
            </w:pPr>
            <w:r w:rsidRPr="00D56521">
              <w:t>Standard</w:t>
            </w:r>
          </w:p>
        </w:tc>
        <w:tc>
          <w:tcPr>
            <w:tcW w:w="0" w:type="auto"/>
          </w:tcPr>
          <w:p w14:paraId="1D819F5F" w14:textId="680FF719" w:rsidR="006509E5" w:rsidRPr="00D56521" w:rsidRDefault="006509E5" w:rsidP="00F53577">
            <w:pPr>
              <w:keepNext/>
              <w:spacing w:before="60" w:after="60"/>
            </w:pPr>
            <w:r w:rsidRPr="00D56521">
              <w:t>23010</w:t>
            </w:r>
            <w:commentRangeEnd w:id="1404"/>
            <w:r w:rsidR="004256B9">
              <w:rPr>
                <w:rStyle w:val="CommentReference"/>
              </w:rPr>
              <w:commentReference w:id="1404"/>
            </w:r>
          </w:p>
        </w:tc>
      </w:tr>
    </w:tbl>
    <w:bookmarkEnd w:id="1403"/>
    <w:p w14:paraId="3A197BDD" w14:textId="2D5108B2" w:rsidR="00E6206B" w:rsidRPr="00D56521" w:rsidRDefault="00E6206B" w:rsidP="00F53577">
      <w:pPr>
        <w:pStyle w:val="Caption"/>
        <w:spacing w:after="120" w:line="240" w:lineRule="auto"/>
        <w:jc w:val="center"/>
      </w:pPr>
      <w:r w:rsidRPr="00D56521">
        <w:t xml:space="preserve">Table </w:t>
      </w:r>
      <w:r w:rsidR="00F53577">
        <w:t>C-</w:t>
      </w:r>
      <w:r w:rsidR="00331A1D" w:rsidRPr="00D56521">
        <w:fldChar w:fldCharType="begin"/>
      </w:r>
      <w:r w:rsidR="00331A1D" w:rsidRPr="00D56521">
        <w:instrText xml:space="preserve"> SEQ Table \* ARABIC </w:instrText>
      </w:r>
      <w:r w:rsidR="00331A1D" w:rsidRPr="00D56521">
        <w:fldChar w:fldCharType="separate"/>
      </w:r>
      <w:r w:rsidR="00832978">
        <w:rPr>
          <w:noProof/>
        </w:rPr>
        <w:t>22</w:t>
      </w:r>
      <w:r w:rsidR="00331A1D" w:rsidRPr="00D56521">
        <w:fldChar w:fldCharType="end"/>
      </w:r>
      <w:r w:rsidRPr="00D56521">
        <w:t xml:space="preserve"> - Shallow water pattern</w:t>
      </w:r>
      <w:r w:rsidR="007B2046" w:rsidRPr="00D56521">
        <w:t xml:space="preserve"> presentation parameters</w:t>
      </w:r>
    </w:p>
    <w:p w14:paraId="4B9238FD" w14:textId="150F3839" w:rsidR="001275B6" w:rsidRPr="00D56521" w:rsidRDefault="001275B6" w:rsidP="00EC44E4">
      <w:pPr>
        <w:pStyle w:val="Heading3"/>
      </w:pPr>
      <w:bookmarkStart w:id="1405" w:name="_Toc144421341"/>
      <w:r w:rsidRPr="00D56521">
        <w:t>Black level adjustment symbol</w:t>
      </w:r>
      <w:bookmarkEnd w:id="1405"/>
    </w:p>
    <w:p w14:paraId="25A41F26" w14:textId="1616E220" w:rsidR="001275B6" w:rsidRPr="00D56521" w:rsidRDefault="00584966" w:rsidP="00F53577">
      <w:pPr>
        <w:spacing w:after="120" w:line="240" w:lineRule="auto"/>
        <w:jc w:val="both"/>
      </w:pPr>
      <w:r w:rsidRPr="00D56521">
        <w:t>Unless the brightness and c</w:t>
      </w:r>
      <w:r w:rsidR="00F53577">
        <w:t>ontrast controls of the monitor</w:t>
      </w:r>
      <w:r w:rsidRPr="00D56521">
        <w:t xml:space="preserve"> are properly adjusted there is a danger that information may be lost from the chart d</w:t>
      </w:r>
      <w:r w:rsidR="00F53577">
        <w:t xml:space="preserve">isplay, particularly at night. </w:t>
      </w:r>
      <w:r w:rsidRPr="00D56521">
        <w:t xml:space="preserve">Symbol </w:t>
      </w:r>
      <w:commentRangeStart w:id="1406"/>
      <w:r w:rsidRPr="0006476E">
        <w:rPr>
          <w:highlight w:val="yellow"/>
          <w:rPrChange w:id="1407" w:author="jonathan pritchard" w:date="2024-07-17T10:35:00Z" w16du:dateUtc="2024-07-17T09:35:00Z">
            <w:rPr/>
          </w:rPrChange>
        </w:rPr>
        <w:t>BLKADJ</w:t>
      </w:r>
      <w:commentRangeEnd w:id="1406"/>
      <w:r w:rsidR="0006476E">
        <w:rPr>
          <w:rStyle w:val="CommentReference"/>
        </w:rPr>
        <w:commentReference w:id="1406"/>
      </w:r>
      <w:r w:rsidRPr="00D56521">
        <w:t xml:space="preserve"> is provided for checking correct adjustment and for re-adjusting as necessary. It </w:t>
      </w:r>
      <w:commentRangeStart w:id="1408"/>
      <w:r w:rsidRPr="00D56521">
        <w:t xml:space="preserve">should </w:t>
      </w:r>
      <w:commentRangeEnd w:id="1408"/>
      <w:r w:rsidR="004256B9">
        <w:rPr>
          <w:rStyle w:val="CommentReference"/>
        </w:rPr>
        <w:commentReference w:id="1408"/>
      </w:r>
      <w:r w:rsidRPr="00D56521">
        <w:t>be available for call-up by the Mariner as required.</w:t>
      </w:r>
    </w:p>
    <w:p w14:paraId="0A7FEA69" w14:textId="7E3436F7" w:rsidR="001275B6" w:rsidRPr="00D56521" w:rsidRDefault="001275B6" w:rsidP="00EC44E4">
      <w:pPr>
        <w:pStyle w:val="Heading3"/>
      </w:pPr>
      <w:bookmarkStart w:id="1409" w:name="_Ref49340745"/>
      <w:bookmarkStart w:id="1410" w:name="_Toc144421342"/>
      <w:commentRangeStart w:id="1411"/>
      <w:commentRangeStart w:id="1412"/>
      <w:r w:rsidRPr="00D56521">
        <w:t>Detection and notification of navigational hazards</w:t>
      </w:r>
      <w:bookmarkEnd w:id="1409"/>
      <w:bookmarkEnd w:id="1410"/>
      <w:commentRangeEnd w:id="1411"/>
      <w:r w:rsidR="00CA426D">
        <w:rPr>
          <w:rStyle w:val="CommentReference"/>
          <w:b w:val="0"/>
          <w:bCs w:val="0"/>
        </w:rPr>
        <w:commentReference w:id="1411"/>
      </w:r>
      <w:commentRangeEnd w:id="1412"/>
      <w:r w:rsidR="00962757">
        <w:rPr>
          <w:rStyle w:val="CommentReference"/>
          <w:b w:val="0"/>
          <w:bCs w:val="0"/>
        </w:rPr>
        <w:commentReference w:id="1412"/>
      </w:r>
    </w:p>
    <w:p w14:paraId="632FEAE1" w14:textId="55629AA6" w:rsidR="00584966" w:rsidRPr="00D56521" w:rsidRDefault="00584966" w:rsidP="009D43C5">
      <w:pPr>
        <w:spacing w:after="60" w:line="240" w:lineRule="auto"/>
        <w:jc w:val="both"/>
      </w:pPr>
      <w:r w:rsidRPr="00D56521">
        <w:t>The IMO Performance Standar</w:t>
      </w:r>
      <w:r w:rsidR="009D43C5">
        <w:t>d for ECDIS MSC.</w:t>
      </w:r>
      <w:del w:id="1413" w:author="Raphael Malyankar" w:date="2023-08-31T18:20:00Z">
        <w:r w:rsidR="009D43C5" w:rsidDel="00D748C8">
          <w:delText>232(82)</w:delText>
        </w:r>
      </w:del>
      <w:ins w:id="1414" w:author="Raphael Malyankar" w:date="2023-08-31T18:20:00Z">
        <w:r w:rsidR="00D748C8">
          <w:t>530(106)</w:t>
        </w:r>
      </w:ins>
      <w:r w:rsidR="009D43C5">
        <w:t>, clause 11.3.5 Route planning states:</w:t>
      </w:r>
    </w:p>
    <w:p w14:paraId="3EC5BA78" w14:textId="56686238" w:rsidR="00584966" w:rsidRPr="00D56521" w:rsidRDefault="002C4C4D" w:rsidP="009D43C5">
      <w:pPr>
        <w:pStyle w:val="BlockQuote"/>
        <w:spacing w:after="120" w:line="240" w:lineRule="auto"/>
        <w:jc w:val="both"/>
      </w:pPr>
      <w:commentRangeStart w:id="1415"/>
      <w:ins w:id="1416" w:author="jonathan pritchard" w:date="2024-05-20T17:52:00Z" w16du:dateUtc="2024-05-20T16:52:00Z">
        <w:r w:rsidRPr="002C4C4D">
          <w:t>A graphical indication should also be given if the mariner plans a route closer than a user-specified distance from a user-selectable category of point objects, such as a fixed or floating aid to navigation or isolated danger.</w:t>
        </w:r>
      </w:ins>
      <w:commentRangeEnd w:id="1415"/>
      <w:ins w:id="1417" w:author="jonathan pritchard" w:date="2024-05-20T17:54:00Z" w16du:dateUtc="2024-05-20T16:54:00Z">
        <w:r>
          <w:rPr>
            <w:rStyle w:val="CommentReference"/>
            <w:i w:val="0"/>
            <w:iCs w:val="0"/>
            <w:color w:val="auto"/>
          </w:rPr>
          <w:commentReference w:id="1415"/>
        </w:r>
      </w:ins>
      <w:del w:id="1418" w:author="jonathan pritchard" w:date="2024-05-20T17:52:00Z" w16du:dateUtc="2024-05-20T16:52:00Z">
        <w:r w:rsidR="00584966" w:rsidRPr="00D56521" w:rsidDel="002C4C4D">
          <w:delText xml:space="preserve">An indication should also be given if the </w:delText>
        </w:r>
        <w:r w:rsidR="00BA5151" w:rsidRPr="00D56521" w:rsidDel="002C4C4D">
          <w:delText>m</w:delText>
        </w:r>
        <w:r w:rsidR="00584966" w:rsidRPr="00D56521" w:rsidDel="002C4C4D">
          <w:delText>ariner plans a route closer than a user-specified distance from a point feature, such as a fixed or floating aid to navigation or isolated danger</w:delText>
        </w:r>
      </w:del>
      <w:r w:rsidR="00584966" w:rsidRPr="00D56521">
        <w:t>.</w:t>
      </w:r>
    </w:p>
    <w:p w14:paraId="0F6C426F" w14:textId="60CD9F74" w:rsidR="00584966" w:rsidRPr="00D56521" w:rsidRDefault="009D43C5" w:rsidP="009D43C5">
      <w:pPr>
        <w:spacing w:after="60" w:line="240" w:lineRule="auto"/>
        <w:jc w:val="both"/>
      </w:pPr>
      <w:r>
        <w:t>Clause 11.4.6 Route monitoring states:</w:t>
      </w:r>
    </w:p>
    <w:p w14:paraId="2453A7C4" w14:textId="78C217A2" w:rsidR="00584966" w:rsidRPr="00D56521" w:rsidRDefault="002C4C4D" w:rsidP="009D43C5">
      <w:pPr>
        <w:pStyle w:val="BlockQuote"/>
        <w:spacing w:after="120" w:line="240" w:lineRule="auto"/>
        <w:jc w:val="both"/>
      </w:pPr>
      <w:commentRangeStart w:id="1419"/>
      <w:ins w:id="1420" w:author="jonathan pritchard" w:date="2024-05-20T17:55:00Z" w16du:dateUtc="2024-05-20T16:55:00Z">
        <w:r w:rsidRPr="002C4C4D">
          <w:t xml:space="preserve">ECDIS should give a warning or caution or indication as selected by the mariner and related graphical indication if, continuing on its present course and speed, over a </w:t>
        </w:r>
        <w:r w:rsidRPr="002C4C4D">
          <w:lastRenderedPageBreak/>
          <w:t>specified time or distance set by the mariner, own ship will pass closer than a user-specified distance from a user-selectable category of danger (e.g. obstruction, wreck, rock) that is shallower than the mariner's safety contour or a user-selectable category of aid to navigation</w:t>
        </w:r>
      </w:ins>
      <w:del w:id="1421" w:author="jonathan pritchard" w:date="2024-05-20T17:55:00Z" w16du:dateUtc="2024-05-20T16:55:00Z">
        <w:r w:rsidR="00584966" w:rsidRPr="00D56521" w:rsidDel="002C4C4D">
          <w:delText xml:space="preserve">An </w:delText>
        </w:r>
      </w:del>
      <w:commentRangeEnd w:id="1419"/>
      <w:r>
        <w:rPr>
          <w:rStyle w:val="CommentReference"/>
          <w:i w:val="0"/>
          <w:iCs w:val="0"/>
          <w:color w:val="auto"/>
        </w:rPr>
        <w:commentReference w:id="1419"/>
      </w:r>
      <w:del w:id="1422" w:author="jonathan pritchard" w:date="2024-05-20T17:55:00Z" w16du:dateUtc="2024-05-20T16:55:00Z">
        <w:r w:rsidR="00584966" w:rsidRPr="00D56521" w:rsidDel="002C4C4D">
          <w:delText xml:space="preserve">indication should be given to the </w:delText>
        </w:r>
        <w:r w:rsidR="00BA5151" w:rsidRPr="00D56521" w:rsidDel="002C4C4D">
          <w:delText>m</w:delText>
        </w:r>
        <w:r w:rsidR="00584966" w:rsidRPr="00D56521" w:rsidDel="002C4C4D">
          <w:delText xml:space="preserve">ariner if, continuing on its present course and speed, over a specified time or distance set by the </w:delText>
        </w:r>
        <w:r w:rsidR="00BA5151" w:rsidRPr="00D56521" w:rsidDel="002C4C4D">
          <w:delText>m</w:delText>
        </w:r>
        <w:r w:rsidR="00584966" w:rsidRPr="00D56521" w:rsidDel="002C4C4D">
          <w:delText xml:space="preserve">ariner, own ship will pass closer than a user-specified distance from a danger (For example, obstruction, wreck, rock) that is shallower than the </w:delText>
        </w:r>
        <w:r w:rsidR="00BA5151" w:rsidRPr="00D56521" w:rsidDel="002C4C4D">
          <w:delText>m</w:delText>
        </w:r>
        <w:r w:rsidR="00584966" w:rsidRPr="00D56521" w:rsidDel="002C4C4D">
          <w:delText>ariner's safety contour or an aid to navigation</w:delText>
        </w:r>
      </w:del>
      <w:r w:rsidR="00584966" w:rsidRPr="00D56521">
        <w:t>.</w:t>
      </w:r>
    </w:p>
    <w:p w14:paraId="63FC6ACE" w14:textId="0EF5EAB0" w:rsidR="00730D49" w:rsidRDefault="000F7EC7" w:rsidP="009D43C5">
      <w:pPr>
        <w:spacing w:after="120" w:line="240" w:lineRule="auto"/>
        <w:jc w:val="both"/>
        <w:rPr>
          <w:ins w:id="1423" w:author="jonathan pritchard" w:date="2024-05-20T17:56:00Z" w16du:dateUtc="2024-05-20T16:56:00Z"/>
        </w:rPr>
      </w:pPr>
      <w:ins w:id="1424" w:author="jonathan pritchard" w:date="2024-05-20T17:56:00Z" w16du:dateUtc="2024-05-20T16:56:00Z">
        <w:r>
          <w:t xml:space="preserve">Clause 11.4.8 Route Monitoring states: </w:t>
        </w:r>
      </w:ins>
    </w:p>
    <w:p w14:paraId="5B70589B" w14:textId="22320EE1" w:rsidR="000F7EC7" w:rsidRPr="00D56521" w:rsidDel="000F7EC7" w:rsidRDefault="000F7EC7" w:rsidP="00EC44E4">
      <w:pPr>
        <w:spacing w:after="120" w:line="240" w:lineRule="auto"/>
        <w:ind w:left="709"/>
        <w:jc w:val="both"/>
        <w:rPr>
          <w:del w:id="1425" w:author="jonathan pritchard" w:date="2024-05-20T17:58:00Z" w16du:dateUtc="2024-05-20T16:58:00Z"/>
        </w:rPr>
      </w:pPr>
      <w:ins w:id="1426" w:author="jonathan pritchard" w:date="2024-05-20T17:58:00Z" w16du:dateUtc="2024-05-20T16:58:00Z">
        <w:r w:rsidRPr="000F7EC7">
          <w:t xml:space="preserve">A graphical indication should be given if the current or the next leg of the selected route goes closer than a user-specified distance from the boundary of a user-selectable category of prohibited area or a geographic area for which special conditions </w:t>
        </w:r>
        <w:proofErr w:type="spellStart"/>
        <w:r w:rsidRPr="000F7EC7">
          <w:t>exist</w:t>
        </w:r>
      </w:ins>
    </w:p>
    <w:p w14:paraId="0092E6CD" w14:textId="0A318072" w:rsidR="00730D49" w:rsidRPr="00D56521" w:rsidRDefault="00730D49" w:rsidP="009D43C5">
      <w:pPr>
        <w:spacing w:after="120" w:line="240" w:lineRule="auto"/>
        <w:jc w:val="both"/>
      </w:pPr>
      <w:r w:rsidRPr="00D56521">
        <w:t>The</w:t>
      </w:r>
      <w:proofErr w:type="spellEnd"/>
      <w:r w:rsidRPr="00D56521">
        <w:t xml:space="preserve"> ECDIS </w:t>
      </w:r>
      <w:ins w:id="1427" w:author="jonathan pritchard" w:date="2024-05-29T03:34:00Z" w16du:dateUtc="2024-05-29T02:34:00Z">
        <w:r w:rsidR="00B15F52">
          <w:t>must</w:t>
        </w:r>
      </w:ins>
      <w:ins w:id="1428" w:author="jonathan pritchard" w:date="2024-05-20T17:55:00Z" w16du:dateUtc="2024-05-20T16:55:00Z">
        <w:r w:rsidR="002C4C4D" w:rsidRPr="00D56521">
          <w:t xml:space="preserve"> </w:t>
        </w:r>
      </w:ins>
      <w:r w:rsidRPr="00D56521">
        <w:t xml:space="preserve">implement support for the </w:t>
      </w:r>
      <w:r w:rsidR="009D43C5">
        <w:t>A</w:t>
      </w:r>
      <w:r w:rsidRPr="00D56521">
        <w:t xml:space="preserve">lert and </w:t>
      </w:r>
      <w:r w:rsidR="009D43C5">
        <w:t>I</w:t>
      </w:r>
      <w:r w:rsidRPr="00D56521">
        <w:t xml:space="preserve">ndications </w:t>
      </w:r>
      <w:r w:rsidR="009D43C5">
        <w:t>Catalogue</w:t>
      </w:r>
      <w:r w:rsidRPr="00D56521">
        <w:t xml:space="preserve"> which may be provided within each product</w:t>
      </w:r>
      <w:r w:rsidR="009D43C5">
        <w:t>’</w:t>
      </w:r>
      <w:r w:rsidRPr="00D56521">
        <w:t xml:space="preserve">s </w:t>
      </w:r>
      <w:r w:rsidR="009D43C5">
        <w:t>P</w:t>
      </w:r>
      <w:r w:rsidRPr="00D56521">
        <w:t xml:space="preserve">ortrayal </w:t>
      </w:r>
      <w:r w:rsidR="009D43C5">
        <w:t>C</w:t>
      </w:r>
      <w:r w:rsidRPr="00D56521">
        <w:t xml:space="preserve">atalogue. </w:t>
      </w:r>
    </w:p>
    <w:p w14:paraId="4C60B4F3" w14:textId="73844418" w:rsidR="004F4995" w:rsidRPr="00D56521" w:rsidRDefault="0099680D" w:rsidP="009D43C5">
      <w:pPr>
        <w:spacing w:after="120" w:line="240" w:lineRule="auto"/>
        <w:jc w:val="both"/>
      </w:pPr>
      <w:r w:rsidRPr="00D56521">
        <w:t>The safety contour value is set by the user</w:t>
      </w:r>
      <w:r w:rsidR="004F4995" w:rsidRPr="00D56521">
        <w:t xml:space="preserve">; in the absence of a user setting, its </w:t>
      </w:r>
      <w:commentRangeStart w:id="1429"/>
      <w:r w:rsidR="004F4995" w:rsidRPr="00D56521">
        <w:t xml:space="preserve">default </w:t>
      </w:r>
      <w:commentRangeEnd w:id="1429"/>
      <w:r w:rsidR="004256B9">
        <w:rPr>
          <w:rStyle w:val="CommentReference"/>
        </w:rPr>
        <w:commentReference w:id="1429"/>
      </w:r>
      <w:r w:rsidR="004F4995" w:rsidRPr="00D56521">
        <w:t xml:space="preserve">value </w:t>
      </w:r>
      <w:del w:id="1430" w:author="jonathan pritchard" w:date="2024-05-20T17:55:00Z" w16du:dateUtc="2024-05-20T16:55:00Z">
        <w:r w:rsidR="004F4995" w:rsidRPr="00D56521" w:rsidDel="002C4C4D">
          <w:delText xml:space="preserve">should </w:delText>
        </w:r>
      </w:del>
      <w:ins w:id="1431" w:author="jonathan pritchard" w:date="2024-05-29T03:34:00Z" w16du:dateUtc="2024-05-29T02:34:00Z">
        <w:r w:rsidR="00B15F52">
          <w:t>must</w:t>
        </w:r>
      </w:ins>
      <w:ins w:id="1432" w:author="jonathan pritchard" w:date="2024-05-20T17:55:00Z" w16du:dateUtc="2024-05-20T16:55:00Z">
        <w:r w:rsidR="002C4C4D" w:rsidRPr="00D56521">
          <w:t xml:space="preserve"> </w:t>
        </w:r>
      </w:ins>
      <w:r w:rsidR="004F4995" w:rsidRPr="00D56521">
        <w:t>be 30m</w:t>
      </w:r>
      <w:r w:rsidRPr="00D56521">
        <w:t>.</w:t>
      </w:r>
    </w:p>
    <w:p w14:paraId="184A86F9" w14:textId="565E3FD5" w:rsidR="0099680D" w:rsidRPr="00D56521" w:rsidRDefault="006A7A07" w:rsidP="009D43C5">
      <w:pPr>
        <w:spacing w:after="120" w:line="240" w:lineRule="auto"/>
        <w:jc w:val="both"/>
      </w:pPr>
      <w:r w:rsidRPr="009D43C5">
        <w:t>T</w:t>
      </w:r>
      <w:r w:rsidR="004640A7" w:rsidRPr="009D43C5">
        <w:t xml:space="preserve">he highlight </w:t>
      </w:r>
      <w:del w:id="1433" w:author="jonathan pritchard" w:date="2024-05-20T17:55:00Z" w16du:dateUtc="2024-05-20T16:55:00Z">
        <w:r w:rsidR="004640A7" w:rsidRPr="009D43C5" w:rsidDel="002C4C4D">
          <w:delText xml:space="preserve">should </w:delText>
        </w:r>
      </w:del>
      <w:ins w:id="1434" w:author="jonathan pritchard" w:date="2024-05-29T03:34:00Z" w16du:dateUtc="2024-05-29T02:34:00Z">
        <w:r w:rsidR="00B15F52">
          <w:t>must</w:t>
        </w:r>
      </w:ins>
      <w:ins w:id="1435" w:author="jonathan pritchard" w:date="2024-05-20T17:55:00Z" w16du:dateUtc="2024-05-20T16:55:00Z">
        <w:r w:rsidR="002C4C4D" w:rsidRPr="009D43C5">
          <w:t xml:space="preserve"> </w:t>
        </w:r>
      </w:ins>
      <w:r w:rsidR="004640A7" w:rsidRPr="009D43C5">
        <w:t xml:space="preserve">indicate the intersection between the </w:t>
      </w:r>
      <w:r w:rsidR="004C4C4C" w:rsidRPr="009D43C5">
        <w:t>ship’s</w:t>
      </w:r>
      <w:r w:rsidR="004640A7" w:rsidRPr="009D43C5">
        <w:t xml:space="preserve"> </w:t>
      </w:r>
      <w:r w:rsidR="00CF7B61" w:rsidRPr="009D43C5">
        <w:t xml:space="preserve">look-ahead </w:t>
      </w:r>
      <w:r w:rsidR="004640A7" w:rsidRPr="009D43C5">
        <w:t xml:space="preserve">buffer (computed using </w:t>
      </w:r>
      <w:r w:rsidR="004C4C4C" w:rsidRPr="009D43C5">
        <w:t xml:space="preserve">speed, course, </w:t>
      </w:r>
      <w:r w:rsidR="00CF7B61" w:rsidRPr="009D43C5">
        <w:t>look-ahead</w:t>
      </w:r>
      <w:r w:rsidR="004640A7" w:rsidRPr="009D43C5">
        <w:t xml:space="preserve"> time and cross-track</w:t>
      </w:r>
      <w:r w:rsidR="004C4C4C" w:rsidRPr="009D43C5">
        <w:t xml:space="preserve"> deviation) and the</w:t>
      </w:r>
      <w:r w:rsidRPr="009D43C5">
        <w:t xml:space="preserve"> spatial components associated with alert instructions output by the portrayal</w:t>
      </w:r>
      <w:r w:rsidR="004C4C4C" w:rsidRPr="009D43C5">
        <w:t>.</w:t>
      </w:r>
    </w:p>
    <w:p w14:paraId="091DB1DC" w14:textId="7EB4F64B" w:rsidR="004640A7" w:rsidRPr="00D56521" w:rsidRDefault="004640A7" w:rsidP="009D43C5">
      <w:pPr>
        <w:spacing w:after="120" w:line="240" w:lineRule="auto"/>
        <w:jc w:val="both"/>
      </w:pPr>
      <w:r w:rsidRPr="00D56521">
        <w:fldChar w:fldCharType="begin"/>
      </w:r>
      <w:r w:rsidRPr="00D56521">
        <w:instrText xml:space="preserve"> REF _Ref47321487 \h </w:instrText>
      </w:r>
      <w:r w:rsidR="009D43C5">
        <w:instrText xml:space="preserve"> \* MERGEFORMAT </w:instrText>
      </w:r>
      <w:r w:rsidRPr="00D56521">
        <w:fldChar w:fldCharType="separate"/>
      </w:r>
      <w:r w:rsidR="00832978" w:rsidRPr="00D56521">
        <w:t xml:space="preserve">Figure </w:t>
      </w:r>
      <w:r w:rsidR="00832978">
        <w:t>C-2</w:t>
      </w:r>
      <w:r w:rsidRPr="00D56521">
        <w:fldChar w:fldCharType="end"/>
      </w:r>
      <w:r w:rsidRPr="00D56521">
        <w:t xml:space="preserve"> depicts indication highlights for points, curves, and surfaces.</w:t>
      </w:r>
    </w:p>
    <w:p w14:paraId="5DD3EFDC" w14:textId="77777777" w:rsidR="004640A7" w:rsidRPr="00D56521" w:rsidRDefault="0020182E" w:rsidP="004E61EE">
      <w:pPr>
        <w:keepNext/>
        <w:spacing w:line="240" w:lineRule="auto"/>
        <w:jc w:val="center"/>
      </w:pPr>
      <w:r w:rsidRPr="00D56521">
        <w:rPr>
          <w:noProof/>
          <w:lang w:val="fr-FR"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Default="004640A7" w:rsidP="009D43C5">
      <w:pPr>
        <w:pStyle w:val="Caption"/>
        <w:spacing w:after="120" w:line="240" w:lineRule="auto"/>
        <w:jc w:val="center"/>
        <w:rPr>
          <w:ins w:id="1436" w:author="jonathan pritchard" w:date="2024-05-20T17:56:00Z" w16du:dateUtc="2024-05-20T16:56:00Z"/>
        </w:rPr>
      </w:pPr>
      <w:bookmarkStart w:id="1437" w:name="_Ref47321487"/>
      <w:bookmarkStart w:id="1438" w:name="_Ref47321483"/>
      <w:r w:rsidRPr="00D56521">
        <w:t xml:space="preserve">Figure </w:t>
      </w:r>
      <w:r w:rsidR="009D43C5">
        <w:t>C-</w:t>
      </w:r>
      <w:r w:rsidRPr="00D56521">
        <w:fldChar w:fldCharType="begin"/>
      </w:r>
      <w:r w:rsidRPr="00D56521">
        <w:instrText xml:space="preserve"> SEQ Figure \* ARABIC </w:instrText>
      </w:r>
      <w:r w:rsidRPr="00D56521">
        <w:fldChar w:fldCharType="separate"/>
      </w:r>
      <w:r w:rsidR="00832978">
        <w:rPr>
          <w:noProof/>
        </w:rPr>
        <w:t>2</w:t>
      </w:r>
      <w:r w:rsidRPr="00D56521">
        <w:fldChar w:fldCharType="end"/>
      </w:r>
      <w:bookmarkEnd w:id="1437"/>
      <w:r w:rsidRPr="00D56521">
        <w:t xml:space="preserve"> - Example</w:t>
      </w:r>
      <w:r w:rsidR="00A96A31" w:rsidRPr="00D56521">
        <w:t>s</w:t>
      </w:r>
      <w:r w:rsidRPr="00D56521">
        <w:t xml:space="preserve"> of indication highlight</w:t>
      </w:r>
      <w:bookmarkEnd w:id="1438"/>
      <w:r w:rsidR="00A96A31" w:rsidRPr="00D56521">
        <w:t>s</w:t>
      </w:r>
    </w:p>
    <w:p w14:paraId="7E1E8BE4" w14:textId="77777777" w:rsidR="002C4C4D" w:rsidRDefault="002C4C4D" w:rsidP="002C4C4D">
      <w:pPr>
        <w:rPr>
          <w:ins w:id="1439" w:author="jonathan pritchard" w:date="2024-05-20T17:56:00Z" w16du:dateUtc="2024-05-20T16:56:00Z"/>
        </w:rPr>
      </w:pPr>
    </w:p>
    <w:p w14:paraId="25E5E6F6" w14:textId="77777777" w:rsidR="002C4C4D" w:rsidRDefault="002C4C4D" w:rsidP="002C4C4D">
      <w:pPr>
        <w:rPr>
          <w:ins w:id="1440" w:author="jonathan pritchard" w:date="2024-05-20T17:56:00Z" w16du:dateUtc="2024-05-20T16:56:00Z"/>
        </w:rPr>
      </w:pPr>
    </w:p>
    <w:p w14:paraId="6BE855FC" w14:textId="77777777" w:rsidR="002C4C4D" w:rsidRPr="002C4C4D" w:rsidRDefault="002C4C4D" w:rsidP="00EC44E4"/>
    <w:p w14:paraId="7310711E" w14:textId="08EFB574" w:rsidR="001275B6" w:rsidRPr="00D56521" w:rsidRDefault="001275B6" w:rsidP="00EC44E4">
      <w:pPr>
        <w:pStyle w:val="Heading3"/>
      </w:pPr>
      <w:bookmarkStart w:id="1441" w:name="_Ref49340750"/>
      <w:bookmarkStart w:id="1442" w:name="_Toc144421343"/>
      <w:r w:rsidRPr="00D56521">
        <w:t>Detection of areas for which special conditions exist</w:t>
      </w:r>
      <w:bookmarkEnd w:id="1441"/>
      <w:bookmarkEnd w:id="1442"/>
    </w:p>
    <w:p w14:paraId="5ACECE2E" w14:textId="3780DDBD" w:rsidR="00FA374F" w:rsidRPr="00D56521" w:rsidRDefault="00FA374F" w:rsidP="009D43C5">
      <w:pPr>
        <w:spacing w:after="60" w:line="240" w:lineRule="auto"/>
        <w:jc w:val="both"/>
      </w:pPr>
      <w:r w:rsidRPr="00D56521">
        <w:t>The IMO Performance Standard for ECDIS MSC.</w:t>
      </w:r>
      <w:del w:id="1443" w:author="Raphael Malyankar" w:date="2023-08-31T20:01:00Z">
        <w:r w:rsidRPr="00D56521" w:rsidDel="002514B8">
          <w:delText>232(82)</w:delText>
        </w:r>
      </w:del>
      <w:ins w:id="1444" w:author="Raphael Malyankar" w:date="2023-08-31T20:01:00Z">
        <w:r w:rsidR="002514B8">
          <w:t>530(106)</w:t>
        </w:r>
      </w:ins>
      <w:r w:rsidR="009D43C5">
        <w:t>,</w:t>
      </w:r>
      <w:r w:rsidRPr="00D56521">
        <w:t xml:space="preserve"> clause 11.3.5 </w:t>
      </w:r>
      <w:ins w:id="1445" w:author="Raphael Malyankar" w:date="2023-08-31T20:02:00Z">
        <w:r w:rsidR="002514B8">
          <w:t>(</w:t>
        </w:r>
      </w:ins>
      <w:ins w:id="1446" w:author="Raphael Malyankar" w:date="2023-08-31T20:03:00Z">
        <w:r w:rsidR="002514B8">
          <w:t xml:space="preserve">which applies to </w:t>
        </w:r>
      </w:ins>
      <w:r w:rsidRPr="00D56521">
        <w:t>Route Planning</w:t>
      </w:r>
      <w:ins w:id="1447" w:author="Raphael Malyankar" w:date="2023-08-31T20:02:00Z">
        <w:r w:rsidR="002514B8">
          <w:t>)</w:t>
        </w:r>
      </w:ins>
      <w:r w:rsidRPr="00D56521">
        <w:t xml:space="preserve"> states</w:t>
      </w:r>
      <w:ins w:id="1448" w:author="Raphael Malyankar" w:date="2023-08-31T20:02:00Z">
        <w:r w:rsidR="002514B8">
          <w:t>:</w:t>
        </w:r>
      </w:ins>
      <w:del w:id="1449" w:author="Raphael Malyankar" w:date="2023-08-31T20:02:00Z">
        <w:r w:rsidRPr="00D56521" w:rsidDel="002514B8">
          <w:delText>;</w:delText>
        </w:r>
      </w:del>
    </w:p>
    <w:p w14:paraId="781DB970" w14:textId="08A24B1E" w:rsidR="00FA374F" w:rsidRPr="00D56521" w:rsidRDefault="002514B8" w:rsidP="002514B8">
      <w:pPr>
        <w:pStyle w:val="BlockQuote"/>
        <w:spacing w:after="120" w:line="240" w:lineRule="auto"/>
        <w:jc w:val="both"/>
      </w:pPr>
      <w:ins w:id="1450" w:author="Raphael Malyankar" w:date="2023-08-31T20:01:00Z">
        <w:r>
          <w:t xml:space="preserve">A </w:t>
        </w:r>
      </w:ins>
      <w:del w:id="1451" w:author="Raphael Malyankar" w:date="2023-08-31T20:01:00Z">
        <w:r w:rsidR="00FA374F" w:rsidRPr="00D56521" w:rsidDel="002514B8">
          <w:delText>An indication should be given if the mariner plans a route closer than a user-specified distance from the boundary of a prohibited area or a geographic area for which special conditions exist</w:delText>
        </w:r>
      </w:del>
      <w:ins w:id="1452" w:author="Raphael Malyankar" w:date="2023-08-31T20:01:00Z">
        <w:r>
          <w:t xml:space="preserve">graphical indication should be given if the mariner plans a route closer than a user-specified distance from the boundary of a user-selectable </w:t>
        </w:r>
        <w:r>
          <w:lastRenderedPageBreak/>
          <w:t>category of prohibited area or geographic area for which special conditions exist (see appendix 4</w:t>
        </w:r>
      </w:ins>
      <w:ins w:id="1453" w:author="Raphael Malyankar" w:date="2023-08-31T20:05:00Z">
        <w:r w:rsidR="00EC48EE">
          <w:t>)</w:t>
        </w:r>
      </w:ins>
      <w:r w:rsidR="00FA374F" w:rsidRPr="00D56521">
        <w:t>.</w:t>
      </w:r>
    </w:p>
    <w:p w14:paraId="2981DB3B" w14:textId="1FE464F4" w:rsidR="00FA374F" w:rsidRPr="00D56521" w:rsidRDefault="00FA374F" w:rsidP="009D43C5">
      <w:pPr>
        <w:spacing w:after="60" w:line="240" w:lineRule="auto"/>
        <w:jc w:val="both"/>
      </w:pPr>
      <w:r w:rsidRPr="00D56521">
        <w:t>Clause 11.4.4 Route Monitoring states;</w:t>
      </w:r>
    </w:p>
    <w:p w14:paraId="0272CB2B" w14:textId="29CA3230" w:rsidR="00FA374F" w:rsidRPr="00D56521" w:rsidRDefault="00FA374F" w:rsidP="002514B8">
      <w:pPr>
        <w:pStyle w:val="BlockQuote"/>
        <w:spacing w:after="120" w:line="240" w:lineRule="auto"/>
        <w:jc w:val="both"/>
      </w:pPr>
      <w:del w:id="1454" w:author="Raphael Malyankar" w:date="2023-08-31T20:04:00Z">
        <w:r w:rsidRPr="00D56521" w:rsidDel="002514B8">
          <w:delText>ECDIS should give an alarm or indication, as selected by the mariner, if, within a specified time set by the mariner, own ship will cross the boundary of a prohibited area or area for which special conditions exist</w:delText>
        </w:r>
      </w:del>
      <w:ins w:id="1455" w:author="Raphael Malyankar" w:date="2023-08-31T20:04:00Z">
        <w:r w:rsidR="002514B8">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ins>
      <w:r w:rsidRPr="00D56521">
        <w:t>.</w:t>
      </w:r>
    </w:p>
    <w:p w14:paraId="58025AF5" w14:textId="7A9E67D7" w:rsidR="00947715" w:rsidRPr="00D56521" w:rsidRDefault="00947715"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w:t>
      </w:r>
      <w:r w:rsidRPr="00D56521">
        <w:t>ata</w:t>
      </w:r>
      <w:r w:rsidR="00DE6B83">
        <w:t>logue</w:t>
      </w:r>
      <w:r w:rsidRPr="00D56521">
        <w:t xml:space="preserve"> which may be provided within each product</w:t>
      </w:r>
      <w:r w:rsidR="00DE6B83">
        <w:t>’</w:t>
      </w:r>
      <w:r w:rsidRPr="00D56521">
        <w:t xml:space="preserve">s </w:t>
      </w:r>
      <w:r w:rsidR="00DE6B83">
        <w:t>P</w:t>
      </w:r>
      <w:r w:rsidRPr="00D56521">
        <w:t xml:space="preserve">ortrayal </w:t>
      </w:r>
      <w:r w:rsidR="00DE6B83">
        <w:t>C</w:t>
      </w:r>
      <w:r w:rsidRPr="00D56521">
        <w:t>atalogue.</w:t>
      </w:r>
    </w:p>
    <w:p w14:paraId="770FD465" w14:textId="7F8D01C5" w:rsidR="001275B6" w:rsidRPr="00D56521" w:rsidRDefault="001275B6" w:rsidP="00EC44E4">
      <w:pPr>
        <w:pStyle w:val="Heading3"/>
      </w:pPr>
      <w:bookmarkStart w:id="1456" w:name="_Toc144421344"/>
      <w:r w:rsidRPr="00D56521">
        <w:t>Visualisation of the safety contour</w:t>
      </w:r>
      <w:bookmarkEnd w:id="1456"/>
    </w:p>
    <w:p w14:paraId="5F89DCFF" w14:textId="79561417" w:rsidR="001275B6" w:rsidRPr="00D56521" w:rsidRDefault="001275B6" w:rsidP="00DA5A6F">
      <w:pPr>
        <w:spacing w:after="120" w:line="240" w:lineRule="auto"/>
        <w:jc w:val="both"/>
      </w:pPr>
      <w:r w:rsidRPr="00D56521">
        <w:t xml:space="preserve">The safety contour is defined as an edge between safe and unsafe </w:t>
      </w:r>
      <w:r w:rsidR="00DA5A6F">
        <w:t>S</w:t>
      </w:r>
      <w:r w:rsidRPr="00D56521">
        <w:t xml:space="preserve">kin of the </w:t>
      </w:r>
      <w:r w:rsidR="00DA5A6F">
        <w:t>E</w:t>
      </w:r>
      <w:r w:rsidRPr="00D56521">
        <w:t>arth features from S-101.</w:t>
      </w:r>
    </w:p>
    <w:p w14:paraId="0455F0B7" w14:textId="6E6F934E" w:rsidR="001275B6" w:rsidRPr="00D56521" w:rsidRDefault="001275B6" w:rsidP="00EC44E4">
      <w:pPr>
        <w:pStyle w:val="Heading3"/>
      </w:pPr>
      <w:bookmarkStart w:id="1457" w:name="_Ref49340754"/>
      <w:bookmarkStart w:id="1458" w:name="_Toc144421345"/>
      <w:r w:rsidRPr="00D56521">
        <w:t>Detection of safety contour</w:t>
      </w:r>
      <w:bookmarkEnd w:id="1457"/>
      <w:bookmarkEnd w:id="1458"/>
    </w:p>
    <w:p w14:paraId="2C8092B5" w14:textId="0AC8714E" w:rsidR="001275B6" w:rsidRPr="00D56521" w:rsidRDefault="001275B6" w:rsidP="00DA5A6F">
      <w:pPr>
        <w:spacing w:after="60" w:line="240" w:lineRule="auto"/>
        <w:jc w:val="both"/>
      </w:pPr>
      <w:r w:rsidRPr="00D56521">
        <w:t>The IMO Performance Standard for ECDIS MSC.</w:t>
      </w:r>
      <w:del w:id="1459" w:author="Raphael Malyankar" w:date="2023-08-31T18:24:00Z">
        <w:r w:rsidRPr="00D56521" w:rsidDel="0028721C">
          <w:delText>232(82)</w:delText>
        </w:r>
      </w:del>
      <w:ins w:id="1460" w:author="Raphael Malyankar" w:date="2023-08-31T18:24:00Z">
        <w:r w:rsidR="0028721C">
          <w:t>530(106)</w:t>
        </w:r>
      </w:ins>
      <w:r w:rsidR="00DA5A6F">
        <w:t>,</w:t>
      </w:r>
      <w:r w:rsidRPr="00D56521">
        <w:t xml:space="preserve"> clause 11.3.4 Route Planning states;</w:t>
      </w:r>
    </w:p>
    <w:p w14:paraId="31C9167D" w14:textId="4B1C061A" w:rsidR="001275B6" w:rsidRPr="00D56521" w:rsidRDefault="0042577E" w:rsidP="00DA5A6F">
      <w:pPr>
        <w:pStyle w:val="BlockQuote"/>
        <w:spacing w:after="120" w:line="240" w:lineRule="auto"/>
        <w:jc w:val="both"/>
      </w:pPr>
      <w:commentRangeStart w:id="1461"/>
      <w:ins w:id="1462" w:author="jonathan pritchard" w:date="2024-05-21T07:52:00Z" w16du:dateUtc="2024-05-21T06:52:00Z">
        <w:r w:rsidRPr="00AC19A1">
          <w:t>A graphical indication is required if the mariner plans a route closer than a user-specified distance from own ship's safety contour.</w:t>
        </w:r>
      </w:ins>
      <w:del w:id="1463" w:author="jonathan pritchard" w:date="2024-05-21T07:52:00Z" w16du:dateUtc="2024-05-21T06:52:00Z">
        <w:r w:rsidR="001275B6" w:rsidRPr="00D56521" w:rsidDel="0042577E">
          <w:delText>An indication is required if the Mariner plans a route across an own ship's safety contour</w:delText>
        </w:r>
      </w:del>
      <w:r w:rsidR="00CC2379" w:rsidRPr="00D56521">
        <w:t>.</w:t>
      </w:r>
      <w:commentRangeEnd w:id="1461"/>
      <w:r>
        <w:rPr>
          <w:rStyle w:val="CommentReference"/>
          <w:i w:val="0"/>
          <w:iCs w:val="0"/>
          <w:color w:val="auto"/>
        </w:rPr>
        <w:commentReference w:id="1461"/>
      </w:r>
    </w:p>
    <w:p w14:paraId="18BD133B" w14:textId="77777777" w:rsidR="001275B6" w:rsidRPr="00D56521" w:rsidRDefault="001275B6" w:rsidP="00DA5A6F">
      <w:pPr>
        <w:spacing w:after="60" w:line="240" w:lineRule="auto"/>
        <w:jc w:val="both"/>
      </w:pPr>
      <w:r w:rsidRPr="00D56521">
        <w:t>Clause 11.4.3 Route Monitoring states;</w:t>
      </w:r>
    </w:p>
    <w:p w14:paraId="56C8947E" w14:textId="039C0819" w:rsidR="001275B6" w:rsidRPr="00D56521" w:rsidRDefault="0042577E" w:rsidP="00DA5A6F">
      <w:pPr>
        <w:pStyle w:val="BlockQuote"/>
        <w:spacing w:after="120" w:line="240" w:lineRule="auto"/>
        <w:jc w:val="both"/>
      </w:pPr>
      <w:ins w:id="1464" w:author="jonathan pritchard" w:date="2024-05-21T07:53:00Z" w16du:dateUtc="2024-05-21T06:53:00Z">
        <w:r w:rsidRPr="0042577E">
          <w:t>It should be possible to select that ECDIS gives an alarm and related graphical indication if, within a specified time or distance set by the mariner, own ship will pass closer than a user-selected distance from the safety contour.</w:t>
        </w:r>
      </w:ins>
      <w:del w:id="1465" w:author="jonathan pritchard" w:date="2024-05-21T07:53:00Z" w16du:dateUtc="2024-05-21T06:53:00Z">
        <w:r w:rsidR="001275B6" w:rsidRPr="00D56521" w:rsidDel="0042577E">
          <w:delText>ECDIS should give an alarm if the ship, within a specified time set by the Mariner, is going to cross the safety contour</w:delText>
        </w:r>
      </w:del>
      <w:r w:rsidR="001275B6" w:rsidRPr="00D56521">
        <w:t xml:space="preserve">. </w:t>
      </w:r>
    </w:p>
    <w:p w14:paraId="1B923973" w14:textId="77777777" w:rsidR="0042577E" w:rsidRDefault="0042577E" w:rsidP="0042577E">
      <w:pPr>
        <w:spacing w:after="120" w:line="240" w:lineRule="auto"/>
        <w:jc w:val="both"/>
        <w:rPr>
          <w:ins w:id="1466" w:author="jonathan pritchard" w:date="2024-05-21T07:53:00Z" w16du:dateUtc="2024-05-21T06:53:00Z"/>
        </w:rPr>
      </w:pPr>
      <w:commentRangeStart w:id="1467"/>
      <w:ins w:id="1468" w:author="jonathan pritchard" w:date="2024-05-21T07:53:00Z" w16du:dateUtc="2024-05-21T06:53:00Z">
        <w:r>
          <w:t>Clause 11.4.7 Route Monitoring states:</w:t>
        </w:r>
      </w:ins>
      <w:commentRangeEnd w:id="1467"/>
      <w:ins w:id="1469" w:author="jonathan pritchard" w:date="2024-05-21T07:54:00Z" w16du:dateUtc="2024-05-21T06:54:00Z">
        <w:r>
          <w:rPr>
            <w:rStyle w:val="CommentReference"/>
          </w:rPr>
          <w:commentReference w:id="1467"/>
        </w:r>
      </w:ins>
    </w:p>
    <w:p w14:paraId="095E1FB3" w14:textId="53B2B0EA" w:rsidR="0042577E" w:rsidRDefault="0042577E" w:rsidP="00EC44E4">
      <w:pPr>
        <w:spacing w:after="120" w:line="240" w:lineRule="auto"/>
        <w:ind w:left="709"/>
        <w:jc w:val="both"/>
        <w:rPr>
          <w:ins w:id="1470" w:author="jonathan pritchard" w:date="2024-05-21T07:53:00Z" w16du:dateUtc="2024-05-21T06:53:00Z"/>
        </w:rPr>
      </w:pPr>
      <w:ins w:id="1471" w:author="jonathan pritchard" w:date="2024-05-21T07:53:00Z" w16du:dateUtc="2024-05-21T06:53:00Z">
        <w:r>
          <w:t>A graphical indication should be given if the current or the next leg of the selected route passes closer than a user-specified distance from the safety contour.</w:t>
        </w:r>
      </w:ins>
    </w:p>
    <w:p w14:paraId="61E2048B" w14:textId="507DE8F0" w:rsidR="00947715" w:rsidRPr="00D56521" w:rsidRDefault="00947715" w:rsidP="00DA5A6F">
      <w:pPr>
        <w:spacing w:after="120" w:line="240" w:lineRule="auto"/>
        <w:jc w:val="both"/>
      </w:pPr>
      <w:r w:rsidRPr="00D56521">
        <w:t xml:space="preserve">The ECDIS must implement support for the </w:t>
      </w:r>
      <w:r w:rsidR="00DA5A6F">
        <w:t>A</w:t>
      </w:r>
      <w:r w:rsidRPr="00D56521">
        <w:t xml:space="preserve">lert and </w:t>
      </w:r>
      <w:r w:rsidR="00DA5A6F">
        <w:t>I</w:t>
      </w:r>
      <w:r w:rsidRPr="00D56521">
        <w:t xml:space="preserve">ndications </w:t>
      </w:r>
      <w:r w:rsidR="00DA5A6F">
        <w:t>Catalogue</w:t>
      </w:r>
      <w:r w:rsidRPr="00D56521">
        <w:t xml:space="preserve"> which may be provided within each product</w:t>
      </w:r>
      <w:r w:rsidR="00DA5A6F">
        <w:t>’</w:t>
      </w:r>
      <w:r w:rsidRPr="00D56521">
        <w:t xml:space="preserve">s </w:t>
      </w:r>
      <w:r w:rsidR="00DA5A6F">
        <w:t>P</w:t>
      </w:r>
      <w:r w:rsidRPr="00D56521">
        <w:t xml:space="preserve">ortrayal </w:t>
      </w:r>
      <w:r w:rsidR="00DA5A6F">
        <w:t>C</w:t>
      </w:r>
      <w:r w:rsidRPr="00D56521">
        <w:t>atalogue.</w:t>
      </w:r>
    </w:p>
    <w:p w14:paraId="4972FE83" w14:textId="4892B71E" w:rsidR="001275B6" w:rsidRPr="00D56521" w:rsidRDefault="001275B6" w:rsidP="00DA5A6F">
      <w:pPr>
        <w:spacing w:after="120" w:line="240" w:lineRule="auto"/>
        <w:jc w:val="both"/>
      </w:pPr>
      <w:r w:rsidRPr="00D56521">
        <w:t>The point, line or surface should be graphically indicated using the presentation named as “</w:t>
      </w:r>
      <w:r w:rsidR="000B797B" w:rsidRPr="00D56521">
        <w:t>DNGHLT</w:t>
      </w:r>
      <w:r w:rsidRPr="00D56521">
        <w:t xml:space="preserve">” in the </w:t>
      </w:r>
      <w:r w:rsidR="009C3086">
        <w:t>P</w:t>
      </w:r>
      <w:r w:rsidRPr="00D56521">
        <w:t xml:space="preserve">ortrayal </w:t>
      </w:r>
      <w:r w:rsidR="009C3086">
        <w:t>C</w:t>
      </w:r>
      <w:r w:rsidRPr="00D56521">
        <w:t xml:space="preserve">atalogue, as depicted in </w:t>
      </w:r>
      <w:r w:rsidR="001F0B6C" w:rsidRPr="00D56521">
        <w:fldChar w:fldCharType="begin"/>
      </w:r>
      <w:r w:rsidR="001F0B6C" w:rsidRPr="00D56521">
        <w:instrText xml:space="preserve"> REF _Ref47324104 \h </w:instrText>
      </w:r>
      <w:r w:rsidR="00DA5A6F">
        <w:instrText xml:space="preserve"> \* MERGEFORMAT </w:instrText>
      </w:r>
      <w:r w:rsidR="001F0B6C" w:rsidRPr="00D56521">
        <w:fldChar w:fldCharType="separate"/>
      </w:r>
      <w:r w:rsidR="00832978" w:rsidRPr="00D56521">
        <w:t xml:space="preserve">Figure </w:t>
      </w:r>
      <w:r w:rsidR="00832978">
        <w:t>C-3</w:t>
      </w:r>
      <w:r w:rsidR="001F0B6C" w:rsidRPr="00D56521">
        <w:fldChar w:fldCharType="end"/>
      </w:r>
      <w:r w:rsidRPr="00D56521">
        <w:t>.</w:t>
      </w:r>
    </w:p>
    <w:p w14:paraId="7957D30A" w14:textId="77777777" w:rsidR="001F0B6C" w:rsidRPr="00D56521" w:rsidRDefault="001F0B6C" w:rsidP="004E61EE">
      <w:pPr>
        <w:keepNext/>
        <w:spacing w:line="240" w:lineRule="auto"/>
        <w:jc w:val="center"/>
      </w:pPr>
      <w:r w:rsidRPr="00D56521">
        <w:rPr>
          <w:noProof/>
          <w:lang w:val="fr-FR" w:eastAsia="fr-FR"/>
        </w:rPr>
        <w:lastRenderedPageBreak/>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Default="001F0B6C" w:rsidP="009C3086">
      <w:pPr>
        <w:pStyle w:val="Caption"/>
        <w:spacing w:after="120" w:line="240" w:lineRule="auto"/>
        <w:jc w:val="center"/>
        <w:rPr>
          <w:ins w:id="1472" w:author="jonathan pritchard" w:date="2024-07-18T15:33:00Z" w16du:dateUtc="2024-07-18T14:33:00Z"/>
        </w:rPr>
      </w:pPr>
      <w:bookmarkStart w:id="1473" w:name="_Ref47324104"/>
      <w:r w:rsidRPr="00D56521">
        <w:t xml:space="preserve">Figure </w:t>
      </w:r>
      <w:r w:rsidR="009C3086">
        <w:t>C-</w:t>
      </w:r>
      <w:r w:rsidRPr="00D56521">
        <w:fldChar w:fldCharType="begin"/>
      </w:r>
      <w:r w:rsidRPr="00D56521">
        <w:instrText xml:space="preserve"> SEQ Figure \* ARABIC </w:instrText>
      </w:r>
      <w:r w:rsidRPr="00D56521">
        <w:fldChar w:fldCharType="separate"/>
      </w:r>
      <w:r w:rsidR="00832978">
        <w:rPr>
          <w:noProof/>
        </w:rPr>
        <w:t>3</w:t>
      </w:r>
      <w:r w:rsidRPr="00D56521">
        <w:fldChar w:fldCharType="end"/>
      </w:r>
      <w:bookmarkEnd w:id="1473"/>
      <w:r w:rsidRPr="00D56521">
        <w:t xml:space="preserve"> - Example</w:t>
      </w:r>
      <w:r w:rsidR="00A96A31" w:rsidRPr="00D56521">
        <w:t>s</w:t>
      </w:r>
      <w:r w:rsidRPr="00D56521">
        <w:t xml:space="preserve"> of danger highlight</w:t>
      </w:r>
      <w:r w:rsidR="00A96A31" w:rsidRPr="00D56521">
        <w:t>s</w:t>
      </w:r>
      <w:r w:rsidRPr="00D56521">
        <w:t xml:space="preserve"> in </w:t>
      </w:r>
      <w:commentRangeStart w:id="1474"/>
      <w:r w:rsidRPr="00D56521">
        <w:t>ECDIS</w:t>
      </w:r>
      <w:commentRangeEnd w:id="1474"/>
      <w:r w:rsidR="004256B9">
        <w:rPr>
          <w:rStyle w:val="CommentReference"/>
          <w:b w:val="0"/>
        </w:rPr>
        <w:commentReference w:id="1474"/>
      </w:r>
    </w:p>
    <w:p w14:paraId="7DB3A481" w14:textId="77777777" w:rsidR="004256B9" w:rsidRPr="004256B9" w:rsidRDefault="004256B9" w:rsidP="004256B9">
      <w:pPr>
        <w:pPrChange w:id="1475" w:author="jonathan pritchard" w:date="2024-07-18T15:33:00Z" w16du:dateUtc="2024-07-18T14:33:00Z">
          <w:pPr>
            <w:pStyle w:val="Caption"/>
            <w:spacing w:after="120" w:line="240" w:lineRule="auto"/>
            <w:jc w:val="center"/>
          </w:pPr>
        </w:pPrChange>
      </w:pPr>
    </w:p>
    <w:p w14:paraId="638D6DCB" w14:textId="11BDC364" w:rsidR="00927EBE" w:rsidRPr="00D56521" w:rsidRDefault="00927EBE" w:rsidP="00EC44E4">
      <w:pPr>
        <w:pStyle w:val="Heading3"/>
      </w:pPr>
      <w:bookmarkStart w:id="1476" w:name="_Ref88060090"/>
      <w:bookmarkStart w:id="1477" w:name="_Toc144421346"/>
      <w:r w:rsidRPr="00D56521">
        <w:t>User Selected Safety Contour</w:t>
      </w:r>
      <w:bookmarkEnd w:id="1476"/>
      <w:r w:rsidR="007D1C60" w:rsidRPr="00D56521">
        <w:t xml:space="preserve"> and Water Level Adjustment.</w:t>
      </w:r>
      <w:bookmarkEnd w:id="1477"/>
    </w:p>
    <w:p w14:paraId="16BA64E1" w14:textId="1E15C5FC" w:rsidR="00DE0E6F" w:rsidRPr="00D56521" w:rsidRDefault="00927EBE" w:rsidP="009C3086">
      <w:pPr>
        <w:spacing w:after="120" w:line="240" w:lineRule="auto"/>
        <w:jc w:val="both"/>
      </w:pPr>
      <w:r w:rsidRPr="00D56521">
        <w:t xml:space="preserve">User </w:t>
      </w:r>
      <w:r w:rsidR="00256259" w:rsidRPr="00D56521">
        <w:t>selected</w:t>
      </w:r>
      <w:r w:rsidRPr="00D56521">
        <w:t xml:space="preserve"> safety contour means the creation of the safety contour from bathymetric grid data based on </w:t>
      </w:r>
      <w:r w:rsidR="00256259" w:rsidRPr="00D56521">
        <w:t>a</w:t>
      </w:r>
      <w:r w:rsidRPr="00D56521">
        <w:t xml:space="preserve"> value set by the user. </w:t>
      </w:r>
      <w:r w:rsidR="007D1C60" w:rsidRPr="00D56521">
        <w:t>With</w:t>
      </w:r>
      <w:r w:rsidR="00DE0E6F" w:rsidRPr="00D56521">
        <w:t xml:space="preserve"> ENCs the u</w:t>
      </w:r>
      <w:r w:rsidR="007D1C60" w:rsidRPr="00D56521">
        <w:t>ser set</w:t>
      </w:r>
      <w:r w:rsidR="00DE0E6F" w:rsidRPr="00D56521">
        <w:t>s</w:t>
      </w:r>
      <w:r w:rsidR="007D1C60" w:rsidRPr="00D56521">
        <w:t xml:space="preserve"> </w:t>
      </w:r>
      <w:r w:rsidR="00DE0E6F" w:rsidRPr="00D56521">
        <w:t>a</w:t>
      </w:r>
      <w:r w:rsidR="007D1C60" w:rsidRPr="00D56521">
        <w:t xml:space="preserve"> value for the safety contour, but if the exact fit is not found from the available depth information in </w:t>
      </w:r>
      <w:r w:rsidR="00DE0E6F" w:rsidRPr="00D56521">
        <w:t>the ENC t</w:t>
      </w:r>
      <w:r w:rsidR="007D1C60" w:rsidRPr="00D56521">
        <w:t xml:space="preserve">hen the safety contour defaults to the next deepest which </w:t>
      </w:r>
      <w:r w:rsidR="00DE0E6F" w:rsidRPr="00D56521">
        <w:t>can be substantially deeper th</w:t>
      </w:r>
      <w:r w:rsidR="007D1C60" w:rsidRPr="00D56521">
        <w:t xml:space="preserve">an the </w:t>
      </w:r>
      <w:r w:rsidR="00DE0E6F" w:rsidRPr="00D56521">
        <w:t>v</w:t>
      </w:r>
      <w:r w:rsidR="007D1C60" w:rsidRPr="00D56521">
        <w:t xml:space="preserve">alue </w:t>
      </w:r>
      <w:r w:rsidR="00256259" w:rsidRPr="00D56521">
        <w:t>requested</w:t>
      </w:r>
      <w:r w:rsidR="007D1C60" w:rsidRPr="00D56521">
        <w:t xml:space="preserve"> by the user.</w:t>
      </w:r>
      <w:r w:rsidR="00DE0E6F" w:rsidRPr="00D56521">
        <w:t xml:space="preserve"> </w:t>
      </w:r>
    </w:p>
    <w:p w14:paraId="72614166" w14:textId="6183F4BF" w:rsidR="007D1C60" w:rsidRPr="00D56521" w:rsidRDefault="00DE0E6F" w:rsidP="009C3086">
      <w:pPr>
        <w:spacing w:after="120" w:line="240" w:lineRule="auto"/>
        <w:jc w:val="both"/>
      </w:pPr>
      <w:r w:rsidRPr="00D56521">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5DF411CB" w:rsidR="00DE0E6F" w:rsidRPr="00D56521" w:rsidRDefault="007D1C60" w:rsidP="009C3086">
      <w:pPr>
        <w:spacing w:after="120" w:line="240" w:lineRule="auto"/>
        <w:jc w:val="both"/>
      </w:pPr>
      <w:r w:rsidRPr="00D56521">
        <w:t xml:space="preserve">The combination of S-101 with </w:t>
      </w:r>
      <w:ins w:id="1478" w:author="jonathan pritchard" w:date="2024-02-06T12:20:00Z">
        <w:r w:rsidR="00EA43FD" w:rsidRPr="00EC44E4">
          <w:rPr>
            <w:highlight w:val="yellow"/>
          </w:rPr>
          <w:t xml:space="preserve">S-102 and </w:t>
        </w:r>
      </w:ins>
      <w:r w:rsidRPr="00EC44E4">
        <w:rPr>
          <w:highlight w:val="yellow"/>
        </w:rPr>
        <w:t>S-</w:t>
      </w:r>
      <w:commentRangeStart w:id="1479"/>
      <w:r w:rsidRPr="00EC44E4">
        <w:rPr>
          <w:highlight w:val="yellow"/>
        </w:rPr>
        <w:t>104</w:t>
      </w:r>
      <w:commentRangeEnd w:id="1479"/>
      <w:r w:rsidR="00F135E7">
        <w:rPr>
          <w:rStyle w:val="CommentReference"/>
        </w:rPr>
        <w:commentReference w:id="1479"/>
      </w:r>
      <w:r w:rsidRPr="00D56521">
        <w:t xml:space="preserve"> </w:t>
      </w:r>
      <w:del w:id="1480" w:author="jonathan pritchard" w:date="2024-02-06T12:22:00Z">
        <w:r w:rsidRPr="00D56521" w:rsidDel="00F135E7">
          <w:delText>can also</w:delText>
        </w:r>
      </w:del>
      <w:ins w:id="1481" w:author="jonathan pritchard" w:date="2024-02-06T12:22:00Z">
        <w:r w:rsidR="00F135E7">
          <w:t>together</w:t>
        </w:r>
      </w:ins>
      <w:r w:rsidRPr="00D56521">
        <w:t xml:space="preserve"> enable Water Level Adjustment (WLA), allowing the water level data contained in S-104 to complement the </w:t>
      </w:r>
      <w:ins w:id="1482" w:author="jonathan pritchard" w:date="2024-02-06T12:22:00Z">
        <w:r w:rsidR="00F135E7">
          <w:t xml:space="preserve">S-102 and </w:t>
        </w:r>
      </w:ins>
      <w:r w:rsidRPr="00D56521">
        <w:t>S-101 chart data.</w:t>
      </w:r>
      <w:del w:id="1483" w:author="jonathan pritchard" w:date="2024-02-06T12:23:00Z">
        <w:r w:rsidRPr="00D56521" w:rsidDel="00F135E7">
          <w:delText xml:space="preserve"> WLA can also be applied to S-102 data suppress</w:delText>
        </w:r>
        <w:r w:rsidR="00256259" w:rsidRPr="00D56521" w:rsidDel="00F135E7">
          <w:delText>ing</w:delText>
        </w:r>
        <w:r w:rsidRPr="00D56521" w:rsidDel="00F135E7">
          <w:delText xml:space="preserve"> S-101 features.</w:delText>
        </w:r>
      </w:del>
      <w:r w:rsidRPr="00D56521">
        <w:t xml:space="preserve"> </w:t>
      </w:r>
      <w:r w:rsidR="00DE0E6F" w:rsidRPr="00D56521">
        <w:t xml:space="preserve">As with depth information, WLA processes adjust </w:t>
      </w:r>
      <w:del w:id="1484" w:author="jonathan pritchard" w:date="2024-02-06T12:21:00Z">
        <w:r w:rsidR="00DE0E6F" w:rsidRPr="00D56521" w:rsidDel="00F135E7">
          <w:delText xml:space="preserve">other </w:delText>
        </w:r>
      </w:del>
      <w:r w:rsidR="00DE0E6F" w:rsidRPr="00D56521">
        <w:t xml:space="preserve">attribute values in the ENC </w:t>
      </w:r>
      <w:ins w:id="1485" w:author="jonathan pritchard" w:date="2024-02-06T12:23:00Z">
        <w:r w:rsidR="00F135E7">
          <w:t xml:space="preserve">data </w:t>
        </w:r>
      </w:ins>
      <w:r w:rsidR="00DE0E6F" w:rsidRPr="00D56521">
        <w:t xml:space="preserve">to present the user </w:t>
      </w:r>
      <w:ins w:id="1486" w:author="jonathan pritchard" w:date="2024-07-18T15:34:00Z" w16du:dateUtc="2024-07-18T14:34:00Z">
        <w:r w:rsidR="004256B9">
          <w:t xml:space="preserve">with </w:t>
        </w:r>
      </w:ins>
      <w:r w:rsidR="00DE0E6F" w:rsidRPr="00D56521">
        <w:t>a harmonised picture.</w:t>
      </w:r>
    </w:p>
    <w:p w14:paraId="61A0F549" w14:textId="104D2BA0" w:rsidR="00927EBE" w:rsidRPr="00D56521" w:rsidRDefault="007D1C60" w:rsidP="009C3086">
      <w:pPr>
        <w:spacing w:after="120" w:line="240" w:lineRule="auto"/>
        <w:jc w:val="both"/>
      </w:pPr>
      <w:r w:rsidRPr="00D56521">
        <w:t>Appendix C-4 defines the</w:t>
      </w:r>
      <w:r w:rsidR="00DE0E6F" w:rsidRPr="00D56521">
        <w:t xml:space="preserve"> detailed mechanisms for user selected safety contour and water level adjustment.</w:t>
      </w:r>
    </w:p>
    <w:p w14:paraId="6F17BB5F" w14:textId="749306FA" w:rsidR="00137516" w:rsidRPr="00D56521" w:rsidRDefault="00137516" w:rsidP="00EC44E4">
      <w:pPr>
        <w:pStyle w:val="Heading3"/>
      </w:pPr>
      <w:bookmarkStart w:id="1487" w:name="_Toc144421347"/>
      <w:r w:rsidRPr="00D56521">
        <w:t>Range indicator</w:t>
      </w:r>
      <w:bookmarkEnd w:id="1487"/>
    </w:p>
    <w:p w14:paraId="5BADA29D" w14:textId="554B78B3" w:rsidR="001275B6" w:rsidRPr="00D56521" w:rsidRDefault="00137516" w:rsidP="009C3086">
      <w:pPr>
        <w:spacing w:after="120" w:line="240" w:lineRule="auto"/>
        <w:jc w:val="both"/>
      </w:pPr>
      <w:r w:rsidRPr="00D56521">
        <w:t>The IMO Performance Standards require an indication of scale and range as part of the Display Base.</w:t>
      </w:r>
      <w:r w:rsidR="00960CF8" w:rsidRPr="00D56521">
        <w:t xml:space="preserve"> ECDIS </w:t>
      </w:r>
      <w:commentRangeStart w:id="1488"/>
      <w:r w:rsidR="00960CF8" w:rsidRPr="00D56521">
        <w:t xml:space="preserve">should </w:t>
      </w:r>
      <w:commentRangeEnd w:id="1488"/>
      <w:r w:rsidR="004256B9">
        <w:rPr>
          <w:rStyle w:val="CommentReference"/>
        </w:rPr>
        <w:commentReference w:id="1488"/>
      </w:r>
      <w:r w:rsidR="00960CF8" w:rsidRPr="00D56521">
        <w:t>implement this as an emphasized marker on the course and speed made good vector (see IEC 62288).</w:t>
      </w:r>
    </w:p>
    <w:p w14:paraId="4B6258A6" w14:textId="7E4F3494" w:rsidR="00F97C89" w:rsidRPr="00D56521" w:rsidRDefault="00597FEB" w:rsidP="00EC44E4">
      <w:pPr>
        <w:pStyle w:val="Heading3"/>
      </w:pPr>
      <w:bookmarkStart w:id="1489" w:name="_Toc144421348"/>
      <w:r w:rsidRPr="00D56521">
        <w:t>Detection of route-based conditions</w:t>
      </w:r>
      <w:bookmarkEnd w:id="1489"/>
    </w:p>
    <w:p w14:paraId="0F3DF3E9" w14:textId="0E5FDFC2" w:rsidR="00F97C89" w:rsidRPr="00D56521" w:rsidRDefault="00F97C89" w:rsidP="009C3086">
      <w:pPr>
        <w:spacing w:after="60" w:line="240" w:lineRule="auto"/>
        <w:jc w:val="both"/>
      </w:pPr>
      <w:r w:rsidRPr="00D56521">
        <w:t>The IMO Performance Standard requires that:</w:t>
      </w:r>
    </w:p>
    <w:p w14:paraId="0F17D9E4" w14:textId="11B9FC0E" w:rsidR="00F97C89" w:rsidRPr="00D56521" w:rsidRDefault="00F97C89" w:rsidP="009C3086">
      <w:pPr>
        <w:pStyle w:val="BlockQuote"/>
        <w:spacing w:after="120" w:line="240" w:lineRule="auto"/>
        <w:jc w:val="both"/>
      </w:pPr>
      <w:commentRangeStart w:id="1490"/>
      <w:r w:rsidRPr="00D56521">
        <w:t>A</w:t>
      </w:r>
      <w:del w:id="1491" w:author="jonathan pritchard" w:date="2024-05-21T09:08:00Z" w16du:dateUtc="2024-05-21T08:08:00Z">
        <w:r w:rsidRPr="00D56521" w:rsidDel="006B59AA">
          <w:delText>n</w:delText>
        </w:r>
      </w:del>
      <w:r w:rsidRPr="00D56521">
        <w:t xml:space="preserve"> </w:t>
      </w:r>
      <w:del w:id="1492" w:author="jonathan pritchard" w:date="2024-05-21T09:07:00Z" w16du:dateUtc="2024-05-21T08:07:00Z">
        <w:r w:rsidRPr="00D56521" w:rsidDel="006B59AA">
          <w:delText xml:space="preserve">alarm </w:delText>
        </w:r>
      </w:del>
      <w:ins w:id="1493" w:author="jonathan pritchard" w:date="2024-05-21T09:07:00Z" w16du:dateUtc="2024-05-21T08:07:00Z">
        <w:r w:rsidR="006B59AA">
          <w:t>warning</w:t>
        </w:r>
        <w:r w:rsidR="006B59AA" w:rsidRPr="00D56521">
          <w:t xml:space="preserve"> </w:t>
        </w:r>
      </w:ins>
      <w:r w:rsidRPr="00D56521">
        <w:t>should be given by ECDIS when the ship reaches a specified time or distance, set by the mariner, in advance of a critical point on the planned route. [MSC.</w:t>
      </w:r>
      <w:del w:id="1494" w:author="Raphael Malyankar" w:date="2023-08-31T19:43:00Z">
        <w:r w:rsidRPr="00D56521" w:rsidDel="005C7BA9">
          <w:delText>232(82)</w:delText>
        </w:r>
      </w:del>
      <w:ins w:id="1495" w:author="Raphael Malyankar" w:date="2023-08-31T19:43:00Z">
        <w:r w:rsidR="005C7BA9">
          <w:t>530(106)</w:t>
        </w:r>
      </w:ins>
      <w:r w:rsidRPr="00D56521">
        <w:t xml:space="preserve"> 11.4.</w:t>
      </w:r>
      <w:ins w:id="1496" w:author="Raphael Malyankar" w:date="2023-08-31T19:43:00Z">
        <w:r w:rsidR="005C7BA9">
          <w:t>12</w:t>
        </w:r>
      </w:ins>
      <w:del w:id="1497" w:author="Raphael Malyankar" w:date="2023-08-31T19:43:00Z">
        <w:r w:rsidRPr="00D56521" w:rsidDel="005C7BA9">
          <w:delText>9</w:delText>
        </w:r>
      </w:del>
      <w:r w:rsidRPr="00D56521">
        <w:t>]</w:t>
      </w:r>
      <w:commentRangeEnd w:id="1490"/>
      <w:r w:rsidR="006B59AA">
        <w:rPr>
          <w:rStyle w:val="CommentReference"/>
          <w:i w:val="0"/>
          <w:iCs w:val="0"/>
          <w:color w:val="auto"/>
        </w:rPr>
        <w:commentReference w:id="1490"/>
      </w:r>
    </w:p>
    <w:p w14:paraId="201D6802" w14:textId="23AD437F" w:rsidR="00F97C89" w:rsidRPr="00BD3182" w:rsidRDefault="00F97C89" w:rsidP="009C3086">
      <w:pPr>
        <w:spacing w:after="120" w:line="240" w:lineRule="auto"/>
        <w:jc w:val="both"/>
      </w:pPr>
      <w:commentRangeStart w:id="1498"/>
      <w:r w:rsidRPr="00D56521">
        <w:t xml:space="preserve">Critical points on the planned route are defined in </w:t>
      </w:r>
      <w:r w:rsidR="00BD3182" w:rsidRPr="00BD3182">
        <w:t>S-421</w:t>
      </w:r>
      <w:r w:rsidR="00853C83">
        <w:t>.</w:t>
      </w:r>
      <w:r w:rsidRPr="00D56521">
        <w:t xml:space="preserve"> When the ship arrives within the mariner-specified time or distance of the point, the system </w:t>
      </w:r>
      <w:del w:id="1499" w:author="jonathan pritchard" w:date="2024-05-29T03:34:00Z" w16du:dateUtc="2024-05-29T02:34:00Z">
        <w:r w:rsidRPr="00D56521" w:rsidDel="00B15F52">
          <w:delText xml:space="preserve">shall </w:delText>
        </w:r>
      </w:del>
      <w:ins w:id="1500" w:author="jonathan pritchard" w:date="2024-05-29T03:34:00Z" w16du:dateUtc="2024-05-29T02:34:00Z">
        <w:r w:rsidR="00B15F52">
          <w:t>must</w:t>
        </w:r>
        <w:r w:rsidR="00B15F52" w:rsidRPr="00D56521">
          <w:t xml:space="preserve"> </w:t>
        </w:r>
      </w:ins>
      <w:r w:rsidR="00597FEB" w:rsidRPr="00D56521">
        <w:t>generate an alarm</w:t>
      </w:r>
      <w:r w:rsidR="00597FEB" w:rsidRPr="00BD3182">
        <w:t>.</w:t>
      </w:r>
      <w:del w:id="1501" w:author="Raphael Malyankar" w:date="2023-08-31T19:44:00Z">
        <w:r w:rsidR="00597FEB" w:rsidRPr="00BD3182" w:rsidDel="005C7BA9">
          <w:delText xml:space="preserve"> </w:delText>
        </w:r>
        <w:r w:rsidR="00597FEB" w:rsidRPr="00BD3182" w:rsidDel="005C7BA9">
          <w:rPr>
            <w:bCs/>
          </w:rPr>
          <w:delText xml:space="preserve">[Further details </w:delText>
        </w:r>
        <w:r w:rsidR="00BD3182" w:rsidDel="005C7BA9">
          <w:rPr>
            <w:bCs/>
          </w:rPr>
          <w:delText>or a reference to S-421 will be added later</w:delText>
        </w:r>
        <w:r w:rsidR="00597FEB" w:rsidRPr="00BD3182" w:rsidDel="005C7BA9">
          <w:rPr>
            <w:bCs/>
          </w:rPr>
          <w:delText>.]</w:delText>
        </w:r>
      </w:del>
      <w:commentRangeEnd w:id="1498"/>
      <w:r w:rsidR="006B59AA">
        <w:rPr>
          <w:rStyle w:val="CommentReference"/>
        </w:rPr>
        <w:commentReference w:id="1498"/>
      </w:r>
    </w:p>
    <w:p w14:paraId="40AA477A" w14:textId="76C6EFBB" w:rsidR="00BF1E84" w:rsidRPr="00D56521" w:rsidRDefault="00BF1E84" w:rsidP="00853C83">
      <w:pPr>
        <w:spacing w:after="60" w:line="240" w:lineRule="auto"/>
        <w:jc w:val="both"/>
      </w:pPr>
      <w:r w:rsidRPr="00D56521">
        <w:t>The IMO Performance Standard requires that:</w:t>
      </w:r>
    </w:p>
    <w:p w14:paraId="48E7CB59" w14:textId="7EAED712" w:rsidR="00BF1E84" w:rsidRPr="00D56521" w:rsidDel="005C7BA9" w:rsidRDefault="00BF1E84" w:rsidP="005C7BA9">
      <w:pPr>
        <w:pStyle w:val="BlockQuote"/>
        <w:spacing w:after="120" w:line="240" w:lineRule="auto"/>
        <w:jc w:val="both"/>
        <w:rPr>
          <w:del w:id="1502" w:author="Raphael Malyankar" w:date="2023-08-31T19:46:00Z"/>
        </w:rPr>
      </w:pPr>
      <w:commentRangeStart w:id="1503"/>
      <w:del w:id="1504" w:author="Raphael Malyankar" w:date="2023-08-31T19:46:00Z">
        <w:r w:rsidRPr="00D56521" w:rsidDel="005C7BA9">
          <w:lastRenderedPageBreak/>
          <w:delText>An alarm should be given when the specified cross track limit for deviation from the planned route is exceeded.</w:delText>
        </w:r>
      </w:del>
      <w:ins w:id="1505" w:author="Raphael Malyankar" w:date="2023-08-31T19:45:00Z">
        <w:r w:rsidR="005C7BA9">
          <w:t>An alarm should be given when the specified cross track limit for deviation from the selected route, if defined by the mariner when route planning, is exceeded</w:t>
        </w:r>
      </w:ins>
      <w:r w:rsidRPr="00D56521">
        <w:t xml:space="preserve"> [MSC.</w:t>
      </w:r>
      <w:del w:id="1506" w:author="Raphael Malyankar" w:date="2023-08-31T19:46:00Z">
        <w:r w:rsidRPr="00D56521" w:rsidDel="005C7BA9">
          <w:delText>232(82)</w:delText>
        </w:r>
      </w:del>
      <w:ins w:id="1507" w:author="Raphael Malyankar" w:date="2023-08-31T19:46:00Z">
        <w:r w:rsidR="005C7BA9">
          <w:t>530(106)</w:t>
        </w:r>
      </w:ins>
      <w:r w:rsidRPr="00D56521">
        <w:t xml:space="preserve"> 11.4.5.]</w:t>
      </w:r>
      <w:commentRangeEnd w:id="1503"/>
      <w:r w:rsidR="006B59AA">
        <w:rPr>
          <w:rStyle w:val="CommentReference"/>
          <w:i w:val="0"/>
          <w:iCs w:val="0"/>
          <w:color w:val="auto"/>
        </w:rPr>
        <w:commentReference w:id="1503"/>
      </w:r>
    </w:p>
    <w:p w14:paraId="4423729B" w14:textId="54E99718" w:rsidR="00BF1E84" w:rsidRPr="00BD3182" w:rsidRDefault="00BF1E84" w:rsidP="00EC44E4">
      <w:pPr>
        <w:pStyle w:val="BlockQuote"/>
        <w:spacing w:after="120" w:line="240" w:lineRule="auto"/>
        <w:jc w:val="both"/>
      </w:pPr>
      <w:del w:id="1508" w:author="Raphael Malyankar" w:date="2023-08-31T19:46:00Z">
        <w:r w:rsidRPr="00BD3182" w:rsidDel="005C7BA9">
          <w:delText>[</w:delText>
        </w:r>
        <w:r w:rsidR="00BD3182" w:rsidRPr="00BD3182" w:rsidDel="005C7BA9">
          <w:delText xml:space="preserve">Further details </w:delText>
        </w:r>
        <w:r w:rsidR="00BD3182" w:rsidDel="005C7BA9">
          <w:delText>or a reference to S-421 will be added later</w:delText>
        </w:r>
        <w:r w:rsidR="00BD3182" w:rsidRPr="00BD3182" w:rsidDel="005C7BA9">
          <w:delText>.</w:delText>
        </w:r>
        <w:r w:rsidRPr="00BD3182" w:rsidDel="005C7BA9">
          <w:delText>]</w:delText>
        </w:r>
      </w:del>
    </w:p>
    <w:p w14:paraId="27DB4762" w14:textId="77777777" w:rsidR="00853C83" w:rsidRPr="00853C83" w:rsidRDefault="00853C83" w:rsidP="00853C83">
      <w:pPr>
        <w:spacing w:after="120" w:line="240" w:lineRule="auto"/>
        <w:rPr>
          <w:bCs/>
        </w:rPr>
      </w:pPr>
    </w:p>
    <w:p w14:paraId="22B72D5B" w14:textId="6A8DA65E" w:rsidR="00286BF8" w:rsidRPr="00D56521" w:rsidRDefault="00F33A8C" w:rsidP="00EC44E4">
      <w:pPr>
        <w:pStyle w:val="Heading2"/>
      </w:pPr>
      <w:bookmarkStart w:id="1509" w:name="_Toc144421349"/>
      <w:r w:rsidRPr="00D56521">
        <w:t>Data Producer</w:t>
      </w:r>
      <w:r w:rsidR="00286BF8" w:rsidRPr="00D56521">
        <w:t xml:space="preserve"> specified display features</w:t>
      </w:r>
      <w:bookmarkEnd w:id="1509"/>
    </w:p>
    <w:p w14:paraId="49E27C31" w14:textId="77C02BF4" w:rsidR="006F6B01" w:rsidRPr="00D56521" w:rsidRDefault="008042A0" w:rsidP="00EC44E4">
      <w:pPr>
        <w:pStyle w:val="Heading3"/>
      </w:pPr>
      <w:bookmarkStart w:id="1510" w:name="_Ref47355639"/>
      <w:bookmarkStart w:id="1511" w:name="_Toc144421350"/>
      <w:r w:rsidRPr="00D56521">
        <w:t>Supplementary information</w:t>
      </w:r>
      <w:bookmarkEnd w:id="1510"/>
      <w:bookmarkEnd w:id="1511"/>
    </w:p>
    <w:p w14:paraId="6E075BB2" w14:textId="0B277D1F" w:rsidR="00496303" w:rsidRPr="00D56521" w:rsidRDefault="00496303" w:rsidP="00853C83">
      <w:pPr>
        <w:spacing w:after="120" w:line="240" w:lineRule="auto"/>
        <w:jc w:val="both"/>
      </w:pPr>
      <w:r w:rsidRPr="00D56521">
        <w:t xml:space="preserve">Additional chart content </w:t>
      </w:r>
      <w:r w:rsidR="0065066B" w:rsidRPr="00D56521">
        <w:t xml:space="preserve">in S-101 </w:t>
      </w:r>
      <w:r w:rsidRPr="00D56521">
        <w:t>is encoded using</w:t>
      </w:r>
      <w:r w:rsidR="00853C83">
        <w:t xml:space="preserve"> the attribute</w:t>
      </w:r>
      <w:r w:rsidR="009249BE">
        <w:t>s</w:t>
      </w:r>
      <w:r w:rsidR="00853C83">
        <w:t xml:space="preserve"> </w:t>
      </w:r>
      <w:r w:rsidR="00853C83">
        <w:rPr>
          <w:i/>
        </w:rPr>
        <w:t>information</w:t>
      </w:r>
      <w:r w:rsidR="009249BE">
        <w:t xml:space="preserve"> and </w:t>
      </w:r>
      <w:commentRangeStart w:id="1512"/>
      <w:proofErr w:type="spellStart"/>
      <w:r w:rsidR="009249BE" w:rsidRPr="0006476E">
        <w:rPr>
          <w:i/>
          <w:highlight w:val="yellow"/>
          <w:rPrChange w:id="1513" w:author="jonathan pritchard" w:date="2024-07-17T10:37:00Z" w16du:dateUtc="2024-07-17T09:37:00Z">
            <w:rPr>
              <w:i/>
            </w:rPr>
          </w:rPrChange>
        </w:rPr>
        <w:t>textualDescription</w:t>
      </w:r>
      <w:proofErr w:type="spellEnd"/>
      <w:r w:rsidR="00853C83" w:rsidRPr="0006476E">
        <w:rPr>
          <w:highlight w:val="yellow"/>
          <w:rPrChange w:id="1514" w:author="jonathan pritchard" w:date="2024-07-17T10:37:00Z" w16du:dateUtc="2024-07-17T09:37:00Z">
            <w:rPr/>
          </w:rPrChange>
        </w:rPr>
        <w:t xml:space="preserve"> </w:t>
      </w:r>
      <w:commentRangeEnd w:id="1512"/>
      <w:r w:rsidR="0006476E" w:rsidRPr="0006476E">
        <w:rPr>
          <w:rStyle w:val="CommentReference"/>
          <w:highlight w:val="yellow"/>
          <w:rPrChange w:id="1515" w:author="jonathan pritchard" w:date="2024-07-17T10:37:00Z" w16du:dateUtc="2024-07-17T09:37:00Z">
            <w:rPr>
              <w:rStyle w:val="CommentReference"/>
            </w:rPr>
          </w:rPrChange>
        </w:rPr>
        <w:commentReference w:id="1512"/>
      </w:r>
      <w:r w:rsidR="00853C83" w:rsidRPr="00853C83">
        <w:t>on feature types or</w:t>
      </w:r>
      <w:r w:rsidRPr="00D56521">
        <w:t xml:space="preserve"> the information type </w:t>
      </w:r>
      <w:r w:rsidR="00115B43" w:rsidRPr="00D56521">
        <w:rPr>
          <w:b/>
          <w:bCs/>
        </w:rPr>
        <w:t>Nautical</w:t>
      </w:r>
      <w:r w:rsidR="00853C83">
        <w:rPr>
          <w:b/>
          <w:bCs/>
        </w:rPr>
        <w:t xml:space="preserve"> </w:t>
      </w:r>
      <w:r w:rsidRPr="00D56521">
        <w:rPr>
          <w:b/>
          <w:bCs/>
        </w:rPr>
        <w:t>Information</w:t>
      </w:r>
      <w:r w:rsidRPr="00D56521">
        <w:t xml:space="preserve">. This information type is associated to S-101 features </w:t>
      </w:r>
      <w:r w:rsidR="00853C83">
        <w:t>using the information association</w:t>
      </w:r>
      <w:r w:rsidRPr="00D56521">
        <w:t xml:space="preserve"> </w:t>
      </w:r>
      <w:proofErr w:type="spellStart"/>
      <w:r w:rsidR="00AC2B79" w:rsidRPr="00D56521">
        <w:rPr>
          <w:i/>
          <w:iCs/>
        </w:rPr>
        <w:t>a</w:t>
      </w:r>
      <w:r w:rsidRPr="00D56521">
        <w:rPr>
          <w:i/>
          <w:iCs/>
        </w:rPr>
        <w:t>dditionalInformation</w:t>
      </w:r>
      <w:proofErr w:type="spellEnd"/>
      <w:r w:rsidR="009249BE">
        <w:t>. This information</w:t>
      </w:r>
      <w:r w:rsidRPr="00D56521">
        <w:t xml:space="preserve"> must be discoverable</w:t>
      </w:r>
      <w:r w:rsidR="0065066B" w:rsidRPr="00D56521">
        <w:t xml:space="preserve"> by means of a hover box or user query (</w:t>
      </w:r>
      <w:r w:rsidR="009249BE">
        <w:t>P</w:t>
      </w:r>
      <w:r w:rsidR="0065066B" w:rsidRPr="00D56521">
        <w:t xml:space="preserve">ick </w:t>
      </w:r>
      <w:r w:rsidR="009249BE">
        <w:t>R</w:t>
      </w:r>
      <w:r w:rsidR="0065066B" w:rsidRPr="00D56521">
        <w:t>eport)</w:t>
      </w:r>
      <w:r w:rsidRPr="00D56521">
        <w:t xml:space="preserve">.  </w:t>
      </w:r>
    </w:p>
    <w:p w14:paraId="429527CC" w14:textId="47A130E5" w:rsidR="00E77A36" w:rsidRPr="00D56521" w:rsidRDefault="00E77A36" w:rsidP="00853C83">
      <w:pPr>
        <w:spacing w:after="120" w:line="240" w:lineRule="auto"/>
        <w:jc w:val="both"/>
      </w:pPr>
      <w:r w:rsidRPr="00D56521">
        <w:t>Schedules</w:t>
      </w:r>
      <w:r w:rsidR="00673A4D" w:rsidRPr="00D56521">
        <w:t xml:space="preserve"> and </w:t>
      </w:r>
      <w:r w:rsidRPr="00D56521">
        <w:t>contact information</w:t>
      </w:r>
      <w:r w:rsidR="00673A4D" w:rsidRPr="00D56521">
        <w:t xml:space="preserve"> may also be encoded in </w:t>
      </w:r>
      <w:r w:rsidR="00CF7B61" w:rsidRPr="00D56521">
        <w:t>datasets</w:t>
      </w:r>
      <w:r w:rsidR="00673A4D" w:rsidRPr="00D56521">
        <w:t xml:space="preserve"> and should also use the same symbol.</w:t>
      </w:r>
      <w:r w:rsidR="00AC2B79" w:rsidRPr="00D56521">
        <w:t xml:space="preserve"> They are encoded using the information types </w:t>
      </w:r>
      <w:r w:rsidR="00AC2B79" w:rsidRPr="00D56521">
        <w:rPr>
          <w:b/>
          <w:bCs/>
        </w:rPr>
        <w:t>Service</w:t>
      </w:r>
      <w:r w:rsidR="000A67D1">
        <w:rPr>
          <w:b/>
          <w:bCs/>
        </w:rPr>
        <w:t xml:space="preserve"> </w:t>
      </w:r>
      <w:r w:rsidR="00AC2B79" w:rsidRPr="00D56521">
        <w:rPr>
          <w:b/>
          <w:bCs/>
        </w:rPr>
        <w:t>Hours</w:t>
      </w:r>
      <w:r w:rsidR="00AC2B79" w:rsidRPr="00D56521">
        <w:t xml:space="preserve">, </w:t>
      </w:r>
      <w:r w:rsidR="00AC2B79" w:rsidRPr="00D56521">
        <w:rPr>
          <w:b/>
          <w:bCs/>
        </w:rPr>
        <w:t>Non</w:t>
      </w:r>
      <w:r w:rsidR="000A67D1">
        <w:rPr>
          <w:b/>
          <w:bCs/>
        </w:rPr>
        <w:t>-S</w:t>
      </w:r>
      <w:r w:rsidR="00AC2B79" w:rsidRPr="00D56521">
        <w:rPr>
          <w:b/>
          <w:bCs/>
        </w:rPr>
        <w:t>tandard</w:t>
      </w:r>
      <w:r w:rsidR="000A67D1">
        <w:rPr>
          <w:b/>
          <w:bCs/>
        </w:rPr>
        <w:t xml:space="preserve"> </w:t>
      </w:r>
      <w:r w:rsidR="00AC2B79" w:rsidRPr="00D56521">
        <w:rPr>
          <w:b/>
          <w:bCs/>
        </w:rPr>
        <w:t>Working</w:t>
      </w:r>
      <w:r w:rsidR="000A67D1">
        <w:rPr>
          <w:b/>
          <w:bCs/>
        </w:rPr>
        <w:t xml:space="preserve"> </w:t>
      </w:r>
      <w:r w:rsidR="00AC2B79" w:rsidRPr="00D56521">
        <w:rPr>
          <w:b/>
          <w:bCs/>
        </w:rPr>
        <w:t>Day</w:t>
      </w:r>
      <w:r w:rsidR="00AC2B79" w:rsidRPr="00D56521">
        <w:t xml:space="preserve"> and </w:t>
      </w:r>
      <w:r w:rsidR="00AC2B79" w:rsidRPr="00D56521">
        <w:rPr>
          <w:b/>
          <w:bCs/>
        </w:rPr>
        <w:t>Contact</w:t>
      </w:r>
      <w:r w:rsidR="000A67D1">
        <w:rPr>
          <w:b/>
          <w:bCs/>
        </w:rPr>
        <w:t xml:space="preserve"> </w:t>
      </w:r>
      <w:r w:rsidR="00AC2B79" w:rsidRPr="00D56521">
        <w:rPr>
          <w:b/>
          <w:bCs/>
        </w:rPr>
        <w:t>Details</w:t>
      </w:r>
      <w:r w:rsidR="00AC2B79" w:rsidRPr="00D56521">
        <w:t xml:space="preserve">, associated to features using the </w:t>
      </w:r>
      <w:proofErr w:type="spellStart"/>
      <w:r w:rsidR="00AC2B79" w:rsidRPr="00D56521">
        <w:rPr>
          <w:i/>
          <w:iCs/>
        </w:rPr>
        <w:t>additionalInformation</w:t>
      </w:r>
      <w:proofErr w:type="spellEnd"/>
      <w:r w:rsidR="00AC2B79" w:rsidRPr="00D56521">
        <w:t xml:space="preserve"> information association.</w:t>
      </w:r>
    </w:p>
    <w:p w14:paraId="5F3EB669" w14:textId="59C13E4B" w:rsidR="00673A4D" w:rsidRPr="00D56521" w:rsidRDefault="00673A4D" w:rsidP="00853C83">
      <w:pPr>
        <w:spacing w:after="120" w:line="240" w:lineRule="auto"/>
        <w:jc w:val="both"/>
      </w:pPr>
      <w:r w:rsidRPr="00D56521">
        <w:t xml:space="preserve">Other data products may </w:t>
      </w:r>
      <w:r w:rsidR="00B51649" w:rsidRPr="00D56521">
        <w:t>also link</w:t>
      </w:r>
      <w:r w:rsidRPr="00D56521">
        <w:t xml:space="preserve"> regulations and specifications of vessel/cargo characteristics to features in the</w:t>
      </w:r>
      <w:r w:rsidR="00B51649" w:rsidRPr="00D56521">
        <w:t xml:space="preserve">ir own </w:t>
      </w:r>
      <w:r w:rsidR="000A67D1">
        <w:t>F</w:t>
      </w:r>
      <w:r w:rsidR="00B51649" w:rsidRPr="00D56521">
        <w:t xml:space="preserve">eature </w:t>
      </w:r>
      <w:r w:rsidR="000A67D1">
        <w:t>C</w:t>
      </w:r>
      <w:r w:rsidR="00B51649" w:rsidRPr="00D56521">
        <w:t>atalogues. Such supplementary information should also be indicated using the supplementary information symbol.</w:t>
      </w:r>
      <w:r w:rsidR="00AC2B79" w:rsidRPr="00D56521">
        <w:t xml:space="preserve"> The names of the associations are defined in the respective </w:t>
      </w:r>
      <w:r w:rsidR="000A67D1">
        <w:t>P</w:t>
      </w:r>
      <w:r w:rsidR="00AC2B79" w:rsidRPr="00D56521">
        <w:t xml:space="preserve">roduct </w:t>
      </w:r>
      <w:r w:rsidR="000A67D1">
        <w:t>S</w:t>
      </w:r>
      <w:r w:rsidR="00AC2B79" w:rsidRPr="00D56521">
        <w:t xml:space="preserve">pecifications; in general, any information association in a feature </w:t>
      </w:r>
      <w:r w:rsidR="002853F8" w:rsidRPr="00D56521">
        <w:t>instance should be treated as a link to additional information for display purposes on ECDIS.</w:t>
      </w:r>
    </w:p>
    <w:p w14:paraId="396F7FFB" w14:textId="083E8F67" w:rsidR="002853F8" w:rsidRPr="00D56521" w:rsidRDefault="002853F8" w:rsidP="00853C83">
      <w:pPr>
        <w:spacing w:after="120" w:line="240" w:lineRule="auto"/>
        <w:jc w:val="both"/>
      </w:pPr>
      <w:r w:rsidRPr="00D56521">
        <w:t xml:space="preserve">Display or suppression of supplementary information symbols should be under mariner control (see </w:t>
      </w:r>
      <w:del w:id="1516" w:author="jonathan pritchard" w:date="2024-05-20T17:32:00Z" w16du:dateUtc="2024-05-20T16:32:00Z">
        <w:r w:rsidR="00506EE8" w:rsidRPr="00D56521" w:rsidDel="00357C86">
          <w:delText>MSC.1609</w:delText>
        </w:r>
      </w:del>
      <w:ins w:id="1517" w:author="jonathan pritchard" w:date="2024-05-20T17:32:00Z" w16du:dateUtc="2024-05-20T16:32:00Z">
        <w:r w:rsidR="00357C86">
          <w:t xml:space="preserve"> MSC.1/CIRC.1609</w:t>
        </w:r>
      </w:ins>
      <w:r w:rsidR="00506EE8" w:rsidRPr="00D56521">
        <w:t xml:space="preserve"> </w:t>
      </w:r>
      <w:r w:rsidR="00C520C9" w:rsidRPr="00D56521">
        <w:t xml:space="preserve">App. 2 </w:t>
      </w:r>
      <w:r w:rsidR="00506EE8" w:rsidRPr="00D56521">
        <w:t>Table 2</w:t>
      </w:r>
      <w:r w:rsidRPr="00D56521">
        <w:t xml:space="preserve">). </w:t>
      </w:r>
    </w:p>
    <w:p w14:paraId="72FC01E4" w14:textId="03D6AAB8" w:rsidR="00115B43" w:rsidRPr="00D56521" w:rsidRDefault="00115B43" w:rsidP="00853C83">
      <w:pPr>
        <w:spacing w:after="120" w:line="240" w:lineRule="auto"/>
        <w:jc w:val="both"/>
      </w:pPr>
      <w:r w:rsidRPr="00D56521">
        <w:t xml:space="preserve">Presentation of the content </w:t>
      </w:r>
      <w:r w:rsidR="002853F8" w:rsidRPr="00D56521">
        <w:t xml:space="preserve">of </w:t>
      </w:r>
      <w:r w:rsidR="00ED59C5">
        <w:rPr>
          <w:i/>
        </w:rPr>
        <w:t>information</w:t>
      </w:r>
      <w:r w:rsidR="00ED59C5">
        <w:t xml:space="preserve"> </w:t>
      </w:r>
      <w:r w:rsidRPr="00D56521">
        <w:t xml:space="preserve">is described in clause </w:t>
      </w:r>
      <w:r w:rsidRPr="00D56521">
        <w:fldChar w:fldCharType="begin"/>
      </w:r>
      <w:r w:rsidRPr="00D56521">
        <w:instrText xml:space="preserve"> REF _Ref47356601 \r \h </w:instrText>
      </w:r>
      <w:r w:rsidR="00853C83">
        <w:instrText xml:space="preserve"> \* MERGEFORMAT </w:instrText>
      </w:r>
      <w:r w:rsidRPr="00D56521">
        <w:fldChar w:fldCharType="separate"/>
      </w:r>
      <w:r w:rsidR="00832978">
        <w:t>C-11.5</w:t>
      </w:r>
      <w:r w:rsidRPr="00D56521">
        <w:fldChar w:fldCharType="end"/>
      </w:r>
      <w:r w:rsidRPr="00D56521">
        <w:t>.</w:t>
      </w:r>
      <w:r w:rsidR="002853F8" w:rsidRPr="00D56521">
        <w:t xml:space="preserve"> Presentation of </w:t>
      </w:r>
      <w:proofErr w:type="spellStart"/>
      <w:r w:rsidR="00ED59C5" w:rsidRPr="0006476E">
        <w:rPr>
          <w:i/>
          <w:highlight w:val="yellow"/>
          <w:rPrChange w:id="1518" w:author="jonathan pritchard" w:date="2024-07-17T10:37:00Z" w16du:dateUtc="2024-07-17T09:37:00Z">
            <w:rPr>
              <w:i/>
            </w:rPr>
          </w:rPrChange>
        </w:rPr>
        <w:t>textualDescription</w:t>
      </w:r>
      <w:proofErr w:type="spellEnd"/>
      <w:r w:rsidR="002853F8" w:rsidRPr="00D56521">
        <w:t xml:space="preserve"> is described in </w:t>
      </w:r>
      <w:r w:rsidR="00ED59C5">
        <w:t xml:space="preserve">clause </w:t>
      </w:r>
      <w:r w:rsidR="002853F8" w:rsidRPr="00D56521">
        <w:fldChar w:fldCharType="begin"/>
      </w:r>
      <w:r w:rsidR="002853F8" w:rsidRPr="00D56521">
        <w:instrText xml:space="preserve"> REF _Ref47357379 \r \h </w:instrText>
      </w:r>
      <w:r w:rsidR="00853C83">
        <w:instrText xml:space="preserve"> \* MERGEFORMAT </w:instrText>
      </w:r>
      <w:r w:rsidR="002853F8" w:rsidRPr="00D56521">
        <w:fldChar w:fldCharType="separate"/>
      </w:r>
      <w:r w:rsidR="00832978">
        <w:t>C-11.6</w:t>
      </w:r>
      <w:r w:rsidR="002853F8" w:rsidRPr="00D56521">
        <w:fldChar w:fldCharType="end"/>
      </w:r>
      <w:r w:rsidR="002853F8" w:rsidRPr="00D56521">
        <w:t xml:space="preserve">. Presentation for the content of schedules and contact information is described in </w:t>
      </w:r>
      <w:r w:rsidR="00ED59C5">
        <w:t xml:space="preserve">clause </w:t>
      </w:r>
      <w:r w:rsidR="002853F8" w:rsidRPr="00D56521">
        <w:fldChar w:fldCharType="begin"/>
      </w:r>
      <w:r w:rsidR="002853F8" w:rsidRPr="00D56521">
        <w:instrText xml:space="preserve"> REF _Ref47357465 \r \h </w:instrText>
      </w:r>
      <w:r w:rsidR="00853C83">
        <w:instrText xml:space="preserve"> \* MERGEFORMAT </w:instrText>
      </w:r>
      <w:r w:rsidR="002853F8" w:rsidRPr="00D56521">
        <w:fldChar w:fldCharType="separate"/>
      </w:r>
      <w:r w:rsidR="00832978">
        <w:t>C-15.5</w:t>
      </w:r>
      <w:r w:rsidR="002853F8" w:rsidRPr="00D56521">
        <w:fldChar w:fldCharType="end"/>
      </w:r>
      <w:r w:rsidR="002853F8" w:rsidRPr="00D56521">
        <w:t>.</w:t>
      </w:r>
    </w:p>
    <w:p w14:paraId="5CF069BD" w14:textId="2D97896C" w:rsidR="008042A0" w:rsidRPr="00D56521" w:rsidRDefault="008042A0" w:rsidP="00EC44E4">
      <w:pPr>
        <w:pStyle w:val="Heading3"/>
      </w:pPr>
      <w:bookmarkStart w:id="1519" w:name="_Ref49474213"/>
      <w:bookmarkStart w:id="1520" w:name="_Toc144421351"/>
      <w:commentRangeStart w:id="1521"/>
      <w:commentRangeStart w:id="1522"/>
      <w:commentRangeStart w:id="1523"/>
      <w:commentRangeStart w:id="1524"/>
      <w:r w:rsidRPr="00D56521">
        <w:t>Display in languages other than English</w:t>
      </w:r>
      <w:bookmarkEnd w:id="1519"/>
      <w:bookmarkEnd w:id="1520"/>
      <w:commentRangeEnd w:id="1521"/>
      <w:r w:rsidR="00E27B73">
        <w:rPr>
          <w:rStyle w:val="CommentReference"/>
          <w:b w:val="0"/>
          <w:bCs w:val="0"/>
        </w:rPr>
        <w:commentReference w:id="1521"/>
      </w:r>
      <w:commentRangeEnd w:id="1522"/>
      <w:r w:rsidR="00411D24">
        <w:rPr>
          <w:rStyle w:val="CommentReference"/>
          <w:b w:val="0"/>
          <w:bCs w:val="0"/>
        </w:rPr>
        <w:commentReference w:id="1522"/>
      </w:r>
      <w:commentRangeEnd w:id="1523"/>
      <w:r w:rsidR="00411D24">
        <w:rPr>
          <w:rStyle w:val="CommentReference"/>
          <w:b w:val="0"/>
          <w:bCs w:val="0"/>
        </w:rPr>
        <w:commentReference w:id="1523"/>
      </w:r>
      <w:commentRangeEnd w:id="1524"/>
      <w:r w:rsidR="0006476E">
        <w:rPr>
          <w:rStyle w:val="CommentReference"/>
          <w:b w:val="0"/>
          <w:bCs w:val="0"/>
        </w:rPr>
        <w:commentReference w:id="1524"/>
      </w:r>
    </w:p>
    <w:p w14:paraId="64B96ED8" w14:textId="2AD588F5" w:rsidR="00647464" w:rsidRPr="00D56521" w:rsidRDefault="00283EFE" w:rsidP="000A67D1">
      <w:pPr>
        <w:spacing w:after="120" w:line="240" w:lineRule="auto"/>
        <w:jc w:val="both"/>
      </w:pPr>
      <w:r w:rsidRPr="00D56521">
        <w:rPr>
          <w:noProof/>
        </w:rPr>
        <w:t xml:space="preserve">To support dataset portrayal using languages other than English, the ECDIS should expose to the mariner any national language context parameter provided in a products </w:t>
      </w:r>
      <w:r w:rsidR="000A67D1">
        <w:rPr>
          <w:noProof/>
        </w:rPr>
        <w:t>P</w:t>
      </w:r>
      <w:r w:rsidRPr="00D56521">
        <w:rPr>
          <w:noProof/>
        </w:rPr>
        <w:t xml:space="preserve">ortrayal </w:t>
      </w:r>
      <w:r w:rsidR="000A67D1">
        <w:rPr>
          <w:noProof/>
        </w:rPr>
        <w:t>C</w:t>
      </w:r>
      <w:r w:rsidRPr="00D56521">
        <w:rPr>
          <w:noProof/>
        </w:rPr>
        <w:t xml:space="preserve">atalogue. For other </w:t>
      </w:r>
      <w:commentRangeStart w:id="1525"/>
      <w:r w:rsidRPr="00D56521">
        <w:rPr>
          <w:noProof/>
        </w:rPr>
        <w:t xml:space="preserve">details of national language support the </w:t>
      </w:r>
      <w:r w:rsidR="000A67D1">
        <w:rPr>
          <w:noProof/>
        </w:rPr>
        <w:t>Data Classification and Encoding Guide (</w:t>
      </w:r>
      <w:r w:rsidRPr="00D56521">
        <w:rPr>
          <w:noProof/>
        </w:rPr>
        <w:t>DCEG</w:t>
      </w:r>
      <w:r w:rsidR="000A67D1">
        <w:rPr>
          <w:noProof/>
        </w:rPr>
        <w:t>)</w:t>
      </w:r>
      <w:r w:rsidRPr="00D56521">
        <w:rPr>
          <w:noProof/>
        </w:rPr>
        <w:t xml:space="preserve"> of the relevant product should be consulted</w:t>
      </w:r>
      <w:commentRangeEnd w:id="1525"/>
      <w:r w:rsidR="00E27B73">
        <w:rPr>
          <w:rStyle w:val="CommentReference"/>
        </w:rPr>
        <w:commentReference w:id="1525"/>
      </w:r>
      <w:r w:rsidRPr="00D56521">
        <w:rPr>
          <w:noProof/>
        </w:rPr>
        <w:t>.</w:t>
      </w:r>
      <w:r w:rsidR="001A432B" w:rsidRPr="00D56521">
        <w:t xml:space="preserve">  </w:t>
      </w:r>
    </w:p>
    <w:p w14:paraId="597986F9" w14:textId="1955B290" w:rsidR="008042A0" w:rsidRPr="00EC44E4" w:rsidRDefault="008042A0" w:rsidP="00EC44E4">
      <w:pPr>
        <w:pStyle w:val="Heading3"/>
        <w:rPr>
          <w:highlight w:val="yellow"/>
        </w:rPr>
      </w:pPr>
      <w:bookmarkStart w:id="1526" w:name="_Ref48912766"/>
      <w:bookmarkStart w:id="1527" w:name="_Toc144421352"/>
      <w:r w:rsidRPr="00EC44E4">
        <w:rPr>
          <w:highlight w:val="yellow"/>
        </w:rPr>
        <w:t>ECDIS Legend</w:t>
      </w:r>
      <w:bookmarkEnd w:id="1526"/>
      <w:bookmarkEnd w:id="1527"/>
    </w:p>
    <w:p w14:paraId="07B009C5" w14:textId="149BE013" w:rsidR="008042A0" w:rsidRDefault="00AA63B2" w:rsidP="000A67D1">
      <w:pPr>
        <w:spacing w:after="120" w:line="240" w:lineRule="auto"/>
        <w:jc w:val="both"/>
      </w:pPr>
      <w:commentRangeStart w:id="1528"/>
      <w:r w:rsidRPr="00D56521">
        <w:t>The</w:t>
      </w:r>
      <w:commentRangeEnd w:id="1528"/>
      <w:r w:rsidR="002121DE">
        <w:rPr>
          <w:rStyle w:val="CommentReference"/>
        </w:rPr>
        <w:commentReference w:id="1528"/>
      </w:r>
      <w:r w:rsidRPr="00D56521">
        <w:t xml:space="preserve"> ECDIS chart legend containing the following elements should be available for display </w:t>
      </w:r>
      <w:ins w:id="1529" w:author="jonathan pritchard" w:date="2024-02-05T10:41:00Z">
        <w:r w:rsidR="002121DE">
          <w:t xml:space="preserve">of values derived from </w:t>
        </w:r>
      </w:ins>
      <w:r w:rsidRPr="00D56521">
        <w:t>a</w:t>
      </w:r>
      <w:del w:id="1530" w:author="jonathan pritchard" w:date="2024-02-05T10:41:00Z">
        <w:r w:rsidRPr="00D56521" w:rsidDel="002121DE">
          <w:delText>t</w:delText>
        </w:r>
      </w:del>
      <w:del w:id="1531" w:author="jonathan pritchard" w:date="2024-02-05T10:42:00Z">
        <w:r w:rsidRPr="00D56521" w:rsidDel="002121DE">
          <w:delText xml:space="preserve"> the</w:delText>
        </w:r>
      </w:del>
      <w:r w:rsidRPr="00D56521">
        <w:t xml:space="preserve"> position selected by the Mariner. </w:t>
      </w:r>
      <w:r w:rsidR="005D62A2" w:rsidRPr="00D56521">
        <w:fldChar w:fldCharType="begin"/>
      </w:r>
      <w:r w:rsidR="005D62A2" w:rsidRPr="00D56521">
        <w:instrText xml:space="preserve"> REF _Ref47362462 \h </w:instrText>
      </w:r>
      <w:r w:rsidR="000A67D1">
        <w:instrText xml:space="preserve"> \* MERGEFORMAT </w:instrText>
      </w:r>
      <w:r w:rsidR="005D62A2" w:rsidRPr="00D56521">
        <w:fldChar w:fldCharType="separate"/>
      </w:r>
      <w:r w:rsidR="00832978" w:rsidRPr="00D56521">
        <w:t xml:space="preserve">Table </w:t>
      </w:r>
      <w:r w:rsidR="00832978">
        <w:t>C-23</w:t>
      </w:r>
      <w:r w:rsidR="005D62A2" w:rsidRPr="00D56521">
        <w:fldChar w:fldCharType="end"/>
      </w:r>
      <w:r w:rsidR="005D62A2" w:rsidRPr="00D56521">
        <w:t xml:space="preserve"> </w:t>
      </w:r>
      <w:r w:rsidRPr="00D56521">
        <w:t>indicates which ENC data elements should be used.</w:t>
      </w:r>
    </w:p>
    <w:p w14:paraId="2419E469" w14:textId="105C54A2" w:rsidR="001E2115" w:rsidRPr="00D56521" w:rsidRDefault="001E2115" w:rsidP="000A67D1">
      <w:pPr>
        <w:spacing w:after="120" w:line="240" w:lineRule="auto"/>
        <w:jc w:val="both"/>
      </w:pPr>
      <w:r>
        <w:t>NOTE: The legend is currently described in terms of elements of the Dataset Identification (DSID) record in dataset headers in the ISO 8211 encoding as well as</w:t>
      </w:r>
      <w:r w:rsidRPr="005F3967">
        <w:t xml:space="preserve"> dataset discovery metadata </w:t>
      </w:r>
      <w:r>
        <w:t>because neither the dataset header nor discovery metadata contain all the elements of the legend</w:t>
      </w:r>
      <w:r w:rsidRPr="005F3967">
        <w:t>.</w:t>
      </w: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D56521"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D56521" w:rsidRDefault="007B5B9A" w:rsidP="000A67D1">
            <w:pPr>
              <w:spacing w:before="60" w:after="60"/>
              <w:rPr>
                <w:b/>
                <w:bCs/>
              </w:rPr>
            </w:pPr>
            <w:r w:rsidRPr="00D56521">
              <w:rPr>
                <w:b/>
                <w:bCs/>
              </w:rPr>
              <w:t>ECDIS Legend</w:t>
            </w:r>
            <w:r w:rsidR="00236C1D" w:rsidRPr="00D56521">
              <w:rPr>
                <w:b/>
                <w:bCs/>
              </w:rPr>
              <w:t xml:space="preserve"> Item</w:t>
            </w:r>
          </w:p>
        </w:tc>
        <w:tc>
          <w:tcPr>
            <w:tcW w:w="5730" w:type="dxa"/>
            <w:shd w:val="clear" w:color="auto" w:fill="D9D9D9" w:themeFill="background1" w:themeFillShade="D9"/>
          </w:tcPr>
          <w:p w14:paraId="0818E249" w14:textId="77777777" w:rsidR="007B5B9A" w:rsidRPr="00D56521" w:rsidRDefault="007B5B9A" w:rsidP="000A67D1">
            <w:pPr>
              <w:spacing w:before="60" w:after="60"/>
              <w:rPr>
                <w:b/>
                <w:bCs/>
              </w:rPr>
            </w:pPr>
            <w:r w:rsidRPr="00D56521">
              <w:rPr>
                <w:b/>
                <w:bCs/>
              </w:rPr>
              <w:t>Values</w:t>
            </w:r>
          </w:p>
        </w:tc>
      </w:tr>
      <w:tr w:rsidR="007B5B9A" w:rsidRPr="00D56521" w14:paraId="1005B1EA" w14:textId="77777777" w:rsidTr="000A67D1">
        <w:trPr>
          <w:cantSplit/>
          <w:jc w:val="center"/>
        </w:trPr>
        <w:tc>
          <w:tcPr>
            <w:tcW w:w="3366" w:type="dxa"/>
          </w:tcPr>
          <w:p w14:paraId="4B9CD58C" w14:textId="77777777" w:rsidR="007B5B9A" w:rsidRPr="00D56521" w:rsidRDefault="007B5B9A" w:rsidP="000A67D1">
            <w:pPr>
              <w:spacing w:before="60" w:after="60"/>
            </w:pPr>
            <w:r w:rsidRPr="00D56521">
              <w:t>Units for depth</w:t>
            </w:r>
          </w:p>
        </w:tc>
        <w:tc>
          <w:tcPr>
            <w:tcW w:w="5730" w:type="dxa"/>
          </w:tcPr>
          <w:p w14:paraId="5AB94129" w14:textId="34C835D6" w:rsidR="007B5B9A" w:rsidRPr="00D56521" w:rsidRDefault="001E2115" w:rsidP="000A67D1">
            <w:pPr>
              <w:spacing w:before="60" w:after="60"/>
            </w:pPr>
            <w:r w:rsidRPr="002218BA">
              <w:t xml:space="preserve">Axis Unit of Measure </w:t>
            </w:r>
            <w:r>
              <w:t>(</w:t>
            </w:r>
            <w:r w:rsidR="007B5B9A" w:rsidRPr="00D56521">
              <w:t>AXUM</w:t>
            </w:r>
            <w:r>
              <w:t>)</w:t>
            </w:r>
            <w:r w:rsidR="007B5B9A" w:rsidRPr="00D56521">
              <w:t xml:space="preserve"> subfield in the </w:t>
            </w:r>
            <w:r>
              <w:t>Coordinate System Axes (</w:t>
            </w:r>
            <w:r w:rsidR="007B5B9A" w:rsidRPr="00D56521">
              <w:t>CSAX</w:t>
            </w:r>
            <w:r>
              <w:t>)</w:t>
            </w:r>
            <w:r w:rsidR="007B5B9A" w:rsidRPr="00D56521">
              <w:t xml:space="preserve"> field</w:t>
            </w:r>
          </w:p>
        </w:tc>
      </w:tr>
      <w:tr w:rsidR="007B5B9A" w:rsidRPr="00D56521" w14:paraId="0424E24B" w14:textId="77777777" w:rsidTr="000A67D1">
        <w:trPr>
          <w:cantSplit/>
          <w:jc w:val="center"/>
        </w:trPr>
        <w:tc>
          <w:tcPr>
            <w:tcW w:w="3366" w:type="dxa"/>
          </w:tcPr>
          <w:p w14:paraId="458726B0" w14:textId="77777777" w:rsidR="007B5B9A" w:rsidRPr="00D56521" w:rsidRDefault="007B5B9A" w:rsidP="000A67D1">
            <w:pPr>
              <w:spacing w:before="60" w:after="60"/>
            </w:pPr>
            <w:r w:rsidRPr="00D56521">
              <w:t>Units for height</w:t>
            </w:r>
          </w:p>
        </w:tc>
        <w:tc>
          <w:tcPr>
            <w:tcW w:w="5730" w:type="dxa"/>
          </w:tcPr>
          <w:p w14:paraId="6CE40F1E" w14:textId="77777777" w:rsidR="007B5B9A" w:rsidRPr="00D56521" w:rsidRDefault="007B5B9A" w:rsidP="000A67D1">
            <w:pPr>
              <w:spacing w:before="60" w:after="60"/>
            </w:pPr>
            <w:r w:rsidRPr="00D56521">
              <w:t>AXUM subfield in the CSAX field</w:t>
            </w:r>
          </w:p>
        </w:tc>
      </w:tr>
      <w:tr w:rsidR="003E1CAF" w:rsidRPr="00D56521" w14:paraId="53922B53" w14:textId="77777777" w:rsidTr="000A67D1">
        <w:trPr>
          <w:cantSplit/>
          <w:jc w:val="center"/>
        </w:trPr>
        <w:tc>
          <w:tcPr>
            <w:tcW w:w="9096" w:type="dxa"/>
            <w:gridSpan w:val="2"/>
          </w:tcPr>
          <w:p w14:paraId="1CF08E5C" w14:textId="7A487F4F" w:rsidR="003E1CAF" w:rsidRPr="00D56521" w:rsidRDefault="003E1CAF" w:rsidP="004B2A18">
            <w:pPr>
              <w:spacing w:before="60" w:after="60"/>
            </w:pPr>
            <w:r w:rsidRPr="00D56521">
              <w:t xml:space="preserve">Note: Units for depth and height: although the S-101 </w:t>
            </w:r>
            <w:r w:rsidR="004B2A18" w:rsidRPr="00D56521">
              <w:t xml:space="preserve">ENC Product Specification </w:t>
            </w:r>
            <w:r w:rsidRPr="00D56521">
              <w:t>does not allow any</w:t>
            </w:r>
            <w:r w:rsidR="006A7A07" w:rsidRPr="00D56521">
              <w:t xml:space="preserve"> units</w:t>
            </w:r>
            <w:r w:rsidRPr="00D56521">
              <w:t xml:space="preserve"> other than </w:t>
            </w:r>
            <w:r w:rsidR="006A7A07" w:rsidRPr="00D56521">
              <w:t xml:space="preserve">metres for </w:t>
            </w:r>
            <w:r w:rsidRPr="00D56521">
              <w:t>depths and heights, these two elements should be stated for clarity for the Mariner</w:t>
            </w:r>
          </w:p>
        </w:tc>
      </w:tr>
      <w:tr w:rsidR="007B5B9A" w:rsidRPr="00D56521" w14:paraId="258B6C32" w14:textId="77777777" w:rsidTr="000A67D1">
        <w:trPr>
          <w:cantSplit/>
          <w:jc w:val="center"/>
        </w:trPr>
        <w:tc>
          <w:tcPr>
            <w:tcW w:w="3366" w:type="dxa"/>
          </w:tcPr>
          <w:p w14:paraId="2994E911" w14:textId="77777777" w:rsidR="007B5B9A" w:rsidRPr="00D56521" w:rsidRDefault="007B5B9A" w:rsidP="000A67D1">
            <w:pPr>
              <w:spacing w:before="60" w:after="60"/>
            </w:pPr>
            <w:r w:rsidRPr="00D56521">
              <w:t>Scale of display</w:t>
            </w:r>
          </w:p>
        </w:tc>
        <w:tc>
          <w:tcPr>
            <w:tcW w:w="5730" w:type="dxa"/>
          </w:tcPr>
          <w:p w14:paraId="50BE09D1" w14:textId="62BA2284" w:rsidR="003E1CAF" w:rsidRPr="00D56521" w:rsidRDefault="007B5B9A" w:rsidP="000A67D1">
            <w:pPr>
              <w:spacing w:before="60" w:after="60"/>
            </w:pPr>
            <w:r w:rsidRPr="00D56521">
              <w:t xml:space="preserve">Selected by </w:t>
            </w:r>
            <w:r w:rsidR="00B46FB0" w:rsidRPr="00D56521">
              <w:t>m</w:t>
            </w:r>
            <w:r w:rsidR="004B2A18">
              <w:t>ariner</w:t>
            </w:r>
          </w:p>
        </w:tc>
      </w:tr>
      <w:tr w:rsidR="007B5B9A" w:rsidRPr="00D56521" w14:paraId="0238EBDC" w14:textId="77777777" w:rsidTr="000A67D1">
        <w:trPr>
          <w:cantSplit/>
          <w:jc w:val="center"/>
        </w:trPr>
        <w:tc>
          <w:tcPr>
            <w:tcW w:w="3366" w:type="dxa"/>
          </w:tcPr>
          <w:p w14:paraId="27B6E948" w14:textId="77777777" w:rsidR="007B5B9A" w:rsidRPr="00D56521" w:rsidRDefault="007B5B9A" w:rsidP="000A67D1">
            <w:pPr>
              <w:spacing w:before="60" w:after="60"/>
            </w:pPr>
            <w:r w:rsidRPr="00D56521">
              <w:lastRenderedPageBreak/>
              <w:t>Data quality indicator</w:t>
            </w:r>
          </w:p>
        </w:tc>
        <w:tc>
          <w:tcPr>
            <w:tcW w:w="5730" w:type="dxa"/>
          </w:tcPr>
          <w:p w14:paraId="7422FB96" w14:textId="00DA2481" w:rsidR="007B5B9A" w:rsidRDefault="004123D5" w:rsidP="00EC44E4">
            <w:pPr>
              <w:pStyle w:val="ListParagraph"/>
              <w:numPr>
                <w:ilvl w:val="0"/>
                <w:numId w:val="111"/>
              </w:numPr>
              <w:spacing w:before="60" w:after="60"/>
              <w:rPr>
                <w:ins w:id="1532" w:author="jonathan pritchard" w:date="2024-02-05T10:46:00Z"/>
              </w:rPr>
            </w:pPr>
            <w:del w:id="1533" w:author="jonathan pritchard" w:date="2024-02-05T10:46:00Z">
              <w:r w:rsidRPr="00D56521" w:rsidDel="00426D8A">
                <w:delText>(</w:delText>
              </w:r>
              <w:r w:rsidR="007B5B9A" w:rsidRPr="00D56521" w:rsidDel="00426D8A">
                <w:delText>a</w:delText>
              </w:r>
              <w:r w:rsidRPr="00D56521" w:rsidDel="00426D8A">
                <w:delText>)</w:delText>
              </w:r>
              <w:r w:rsidR="007B5B9A" w:rsidRPr="00D56521" w:rsidDel="00426D8A">
                <w:delText xml:space="preserve"> </w:delText>
              </w:r>
            </w:del>
            <w:proofErr w:type="spellStart"/>
            <w:ins w:id="1534" w:author="jonathan pritchard" w:date="2024-02-05T10:45:00Z">
              <w:r w:rsidR="00426D8A">
                <w:t>zoneOfConfidence.categoryOfZone</w:t>
              </w:r>
            </w:ins>
            <w:ins w:id="1535" w:author="jonathan pritchard" w:date="2024-02-05T10:46:00Z">
              <w:r w:rsidR="00426D8A">
                <w:t>OfConfidence</w:t>
              </w:r>
              <w:proofErr w:type="spellEnd"/>
              <w:r w:rsidR="00426D8A">
                <w:t xml:space="preserve"> (CATZOC) </w:t>
              </w:r>
            </w:ins>
            <w:del w:id="1536" w:author="jonathan pritchard" w:date="2024-02-05T10:45:00Z">
              <w:r w:rsidR="004F3C6C" w:rsidRPr="00426D8A" w:rsidDel="00426D8A">
                <w:rPr>
                  <w:i/>
                  <w:iCs/>
                </w:rPr>
                <w:delText>verticalUncertainty.uncertaintyFixed</w:delText>
              </w:r>
              <w:r w:rsidR="004F3C6C" w:rsidRPr="00D56521" w:rsidDel="00426D8A">
                <w:delText xml:space="preserve"> </w:delText>
              </w:r>
              <w:r w:rsidR="00C0542A" w:rsidRPr="00D56521" w:rsidDel="00426D8A">
                <w:delText>(</w:delText>
              </w:r>
              <w:r w:rsidR="00C0542A" w:rsidRPr="00426D8A" w:rsidDel="00426D8A">
                <w:rPr>
                  <w:i/>
                  <w:iCs/>
                </w:rPr>
                <w:delText>SOUACC</w:delText>
              </w:r>
              <w:r w:rsidR="00C0542A" w:rsidRPr="00D56521" w:rsidDel="00426D8A">
                <w:delText xml:space="preserve">) </w:delText>
              </w:r>
            </w:del>
            <w:r w:rsidR="007B5B9A" w:rsidRPr="00D56521">
              <w:t xml:space="preserve">attribute of the </w:t>
            </w:r>
            <w:r w:rsidR="0028392F" w:rsidRPr="00426D8A">
              <w:rPr>
                <w:b/>
                <w:bCs/>
              </w:rPr>
              <w:t>Quality</w:t>
            </w:r>
            <w:r w:rsidR="004F3C6C" w:rsidRPr="00426D8A">
              <w:rPr>
                <w:b/>
                <w:bCs/>
              </w:rPr>
              <w:t xml:space="preserve"> </w:t>
            </w:r>
            <w:r w:rsidR="0028392F" w:rsidRPr="00426D8A">
              <w:rPr>
                <w:b/>
                <w:bCs/>
              </w:rPr>
              <w:t>Of</w:t>
            </w:r>
            <w:r w:rsidR="004F3C6C" w:rsidRPr="00426D8A">
              <w:rPr>
                <w:b/>
                <w:bCs/>
              </w:rPr>
              <w:t xml:space="preserve"> </w:t>
            </w:r>
            <w:r w:rsidR="0028392F" w:rsidRPr="00426D8A">
              <w:rPr>
                <w:b/>
                <w:bCs/>
              </w:rPr>
              <w:t>Bathymetric</w:t>
            </w:r>
            <w:r w:rsidR="004F3C6C" w:rsidRPr="00426D8A">
              <w:rPr>
                <w:b/>
                <w:bCs/>
              </w:rPr>
              <w:t xml:space="preserve"> </w:t>
            </w:r>
            <w:r w:rsidR="0028392F" w:rsidRPr="00426D8A">
              <w:rPr>
                <w:b/>
                <w:bCs/>
              </w:rPr>
              <w:t>Data</w:t>
            </w:r>
            <w:r w:rsidR="0028392F" w:rsidRPr="00D56521">
              <w:t xml:space="preserve"> (</w:t>
            </w:r>
            <w:r w:rsidR="007B5B9A" w:rsidRPr="00D56521">
              <w:t>M_QUAL</w:t>
            </w:r>
            <w:r w:rsidR="0028392F" w:rsidRPr="00D56521">
              <w:t>)</w:t>
            </w:r>
            <w:r w:rsidR="00970467" w:rsidRPr="00D56521">
              <w:t xml:space="preserve"> meta-feature</w:t>
            </w:r>
            <w:r w:rsidR="007B5B9A" w:rsidRPr="00D56521">
              <w:t>.</w:t>
            </w:r>
          </w:p>
          <w:p w14:paraId="557B9B7F" w14:textId="181EC55A" w:rsidR="00426D8A" w:rsidRDefault="00426D8A" w:rsidP="00426D8A">
            <w:pPr>
              <w:pStyle w:val="ListParagraph"/>
              <w:spacing w:before="60" w:after="60"/>
              <w:rPr>
                <w:ins w:id="1537" w:author="jonathan pritchard" w:date="2024-02-05T10:46:00Z"/>
              </w:rPr>
            </w:pPr>
            <w:ins w:id="1538" w:author="jonathan pritchard" w:date="2024-02-05T10:46:00Z">
              <w:r>
                <w:t>N</w:t>
              </w:r>
            </w:ins>
            <w:ins w:id="1539" w:author="jonathan pritchard" w:date="2024-02-05T10:47:00Z">
              <w:r>
                <w:t>OTE</w:t>
              </w:r>
            </w:ins>
            <w:ins w:id="1540" w:author="jonathan pritchard" w:date="2024-02-05T10:46:00Z">
              <w:r>
                <w:t>: When multiple temporal attributes are present:</w:t>
              </w:r>
            </w:ins>
          </w:p>
          <w:p w14:paraId="73D594D7" w14:textId="7E1CC4B7" w:rsidR="00426D8A" w:rsidRDefault="00426D8A" w:rsidP="00426D8A">
            <w:pPr>
              <w:pStyle w:val="ListParagraph"/>
              <w:spacing w:before="60" w:after="60"/>
              <w:rPr>
                <w:ins w:id="1541" w:author="jonathan pritchard" w:date="2024-02-05T10:46:00Z"/>
              </w:rPr>
            </w:pPr>
            <w:ins w:id="1542" w:author="jonathan pritchard" w:date="2024-02-05T10:46:00Z">
              <w:r>
                <w:t>- If a single attribute value is valid for the selected viewing date range, that value should be displayed.</w:t>
              </w:r>
            </w:ins>
          </w:p>
          <w:p w14:paraId="0866764F" w14:textId="638BEFB8" w:rsidR="00426D8A" w:rsidRDefault="00426D8A" w:rsidP="00426D8A">
            <w:pPr>
              <w:pStyle w:val="ListParagraph"/>
              <w:spacing w:before="60" w:after="60"/>
              <w:rPr>
                <w:ins w:id="1543" w:author="jonathan pritchard" w:date="2024-02-05T10:47:00Z"/>
              </w:rPr>
            </w:pPr>
            <w:ins w:id="1544" w:author="jonathan pritchard" w:date="2024-02-05T10:46:00Z">
              <w:r>
                <w:t>If multiple values are valid for the sele</w:t>
              </w:r>
            </w:ins>
            <w:ins w:id="1545" w:author="jonathan pritchard" w:date="2024-02-05T10:47:00Z">
              <w:r>
                <w:t>cted viewing date range, the worst-case value should be displayed.</w:t>
              </w:r>
            </w:ins>
          </w:p>
          <w:p w14:paraId="3AD9B1BF" w14:textId="1C55FF7E" w:rsidR="00426D8A" w:rsidRDefault="00426D8A" w:rsidP="00426D8A">
            <w:pPr>
              <w:pStyle w:val="ListParagraph"/>
              <w:spacing w:before="60" w:after="60"/>
              <w:rPr>
                <w:ins w:id="1546" w:author="jonathan pritchard" w:date="2024-02-05T10:47:00Z"/>
              </w:rPr>
            </w:pPr>
            <w:ins w:id="1547" w:author="jonathan pritchard" w:date="2024-02-05T10:47:00Z">
              <w:r>
                <w:t>NOTE2: When multiple features are present (to indicate bathymetric data quality at various depths):</w:t>
              </w:r>
            </w:ins>
          </w:p>
          <w:p w14:paraId="45B278CA" w14:textId="64528761" w:rsidR="00426D8A" w:rsidRPr="00D56521" w:rsidRDefault="00426D8A" w:rsidP="00EC44E4">
            <w:pPr>
              <w:pStyle w:val="ListParagraph"/>
              <w:spacing w:before="60" w:after="60"/>
            </w:pPr>
            <w:ins w:id="1548" w:author="jonathan pritchard" w:date="2024-02-05T10:47:00Z">
              <w:r>
                <w:t>- The feature which intersects the specified safety contour value should be used</w:t>
              </w:r>
            </w:ins>
            <w:ins w:id="1549" w:author="jonathan pritchard" w:date="2024-02-05T10:48:00Z">
              <w:r>
                <w:t>.</w:t>
              </w:r>
            </w:ins>
          </w:p>
          <w:p w14:paraId="2F203909" w14:textId="1885D042" w:rsidR="003E1CAF" w:rsidRPr="00D56521" w:rsidRDefault="004123D5" w:rsidP="004B2A18">
            <w:pPr>
              <w:spacing w:before="60" w:after="60"/>
            </w:pPr>
            <w:r w:rsidRPr="00D56521">
              <w:t>(</w:t>
            </w:r>
            <w:r w:rsidR="003E1CAF" w:rsidRPr="00D56521">
              <w:t>b</w:t>
            </w:r>
            <w:r w:rsidRPr="00D56521">
              <w:t>)</w:t>
            </w:r>
            <w:r w:rsidR="003E1CAF" w:rsidRPr="00D56521">
              <w:t xml:space="preserve"> </w:t>
            </w:r>
            <w:ins w:id="1550" w:author="jonathan pritchard" w:date="2024-02-05T10:48:00Z">
              <w:r w:rsidR="00426D8A">
                <w:t xml:space="preserve">Total </w:t>
              </w:r>
            </w:ins>
            <w:proofErr w:type="spellStart"/>
            <w:r w:rsidR="00C0542A" w:rsidRPr="00D56521">
              <w:rPr>
                <w:i/>
                <w:iCs/>
              </w:rPr>
              <w:t>horizontalPositionUncertainty</w:t>
            </w:r>
            <w:proofErr w:type="spellEnd"/>
            <w:ins w:id="1551" w:author="jonathan pritchard" w:date="2024-02-05T10:48:00Z">
              <w:r w:rsidR="00426D8A">
                <w:t xml:space="preserve"> </w:t>
              </w:r>
            </w:ins>
            <w:del w:id="1552" w:author="jonathan pritchard" w:date="2024-02-05T10:48:00Z">
              <w:r w:rsidR="00C0542A" w:rsidRPr="00D56521" w:rsidDel="00426D8A">
                <w:rPr>
                  <w:i/>
                  <w:iCs/>
                </w:rPr>
                <w:delText>.uncertaintyfixed</w:delText>
              </w:r>
              <w:r w:rsidR="00C0542A" w:rsidRPr="00D56521" w:rsidDel="00426D8A">
                <w:delText xml:space="preserve"> (</w:delText>
              </w:r>
              <w:r w:rsidR="003E1CAF" w:rsidRPr="00D56521" w:rsidDel="00426D8A">
                <w:rPr>
                  <w:i/>
                  <w:iCs/>
                </w:rPr>
                <w:delText>POSACC</w:delText>
              </w:r>
              <w:r w:rsidR="00C0542A" w:rsidRPr="00D56521" w:rsidDel="00426D8A">
                <w:delText>)</w:delText>
              </w:r>
            </w:del>
            <w:r w:rsidR="003E1CAF" w:rsidRPr="00D56521">
              <w:t xml:space="preserve"> </w:t>
            </w:r>
            <w:del w:id="1553" w:author="jonathan pritchard" w:date="2024-02-05T10:48:00Z">
              <w:r w:rsidR="003E1CAF" w:rsidRPr="00D56521" w:rsidDel="00426D8A">
                <w:delText xml:space="preserve">attribute </w:delText>
              </w:r>
            </w:del>
            <w:r w:rsidR="003E1CAF" w:rsidRPr="00D56521">
              <w:t xml:space="preserve">of the </w:t>
            </w:r>
            <w:r w:rsidR="005B78DC" w:rsidRPr="00D56521">
              <w:rPr>
                <w:b/>
                <w:bCs/>
              </w:rPr>
              <w:t>Quality</w:t>
            </w:r>
            <w:r w:rsidR="004F3C6C" w:rsidRPr="00D56521">
              <w:rPr>
                <w:b/>
                <w:bCs/>
              </w:rPr>
              <w:t xml:space="preserve"> </w:t>
            </w:r>
            <w:r w:rsidR="005B78DC" w:rsidRPr="00D56521">
              <w:rPr>
                <w:b/>
                <w:bCs/>
              </w:rPr>
              <w:t>Of</w:t>
            </w:r>
            <w:r w:rsidR="004F3C6C" w:rsidRPr="00D56521">
              <w:rPr>
                <w:b/>
                <w:bCs/>
              </w:rPr>
              <w:t xml:space="preserve"> </w:t>
            </w:r>
            <w:r w:rsidR="005B78DC" w:rsidRPr="00D56521">
              <w:rPr>
                <w:b/>
                <w:bCs/>
              </w:rPr>
              <w:t>Non</w:t>
            </w:r>
            <w:r w:rsidR="004B2A18">
              <w:rPr>
                <w:b/>
                <w:bCs/>
              </w:rPr>
              <w:t>-B</w:t>
            </w:r>
            <w:r w:rsidR="005B78DC" w:rsidRPr="00D56521">
              <w:rPr>
                <w:b/>
                <w:bCs/>
              </w:rPr>
              <w:t>athymetric</w:t>
            </w:r>
            <w:r w:rsidR="004F3C6C" w:rsidRPr="00D56521">
              <w:rPr>
                <w:b/>
                <w:bCs/>
              </w:rPr>
              <w:t xml:space="preserve"> </w:t>
            </w:r>
            <w:r w:rsidR="005B78DC" w:rsidRPr="00D56521">
              <w:rPr>
                <w:b/>
                <w:bCs/>
              </w:rPr>
              <w:t>Data</w:t>
            </w:r>
            <w:r w:rsidR="005B78DC" w:rsidRPr="00D56521">
              <w:t xml:space="preserve"> </w:t>
            </w:r>
            <w:r w:rsidR="00970467" w:rsidRPr="00D56521">
              <w:t xml:space="preserve">(M_ACCY) </w:t>
            </w:r>
            <w:r w:rsidR="005B78DC" w:rsidRPr="00D56521">
              <w:t>meta-feature if available</w:t>
            </w:r>
            <w:r w:rsidR="003E1CAF" w:rsidRPr="00D56521">
              <w:t>.</w:t>
            </w:r>
          </w:p>
        </w:tc>
      </w:tr>
      <w:tr w:rsidR="003E1CAF" w:rsidRPr="00D56521" w14:paraId="051628F5" w14:textId="77777777" w:rsidTr="000A67D1">
        <w:trPr>
          <w:cantSplit/>
          <w:jc w:val="center"/>
        </w:trPr>
        <w:tc>
          <w:tcPr>
            <w:tcW w:w="9096" w:type="dxa"/>
            <w:gridSpan w:val="2"/>
          </w:tcPr>
          <w:p w14:paraId="77F174AE" w14:textId="1BE26425" w:rsidR="003E1CAF" w:rsidRPr="00D56521" w:rsidRDefault="003E1CAF" w:rsidP="000A67D1">
            <w:pPr>
              <w:spacing w:before="60" w:after="60"/>
            </w:pPr>
            <w:r w:rsidRPr="00D56521">
              <w:t xml:space="preserve">Note: Due to the way quality is encoded in the ENC, both </w:t>
            </w:r>
            <w:r w:rsidR="004B2A18">
              <w:t>values (a and b) should be used</w:t>
            </w:r>
          </w:p>
        </w:tc>
      </w:tr>
      <w:tr w:rsidR="007B5B9A" w:rsidRPr="00D56521" w14:paraId="4F497D51" w14:textId="77777777" w:rsidTr="000A67D1">
        <w:trPr>
          <w:cantSplit/>
          <w:jc w:val="center"/>
        </w:trPr>
        <w:tc>
          <w:tcPr>
            <w:tcW w:w="3366" w:type="dxa"/>
          </w:tcPr>
          <w:p w14:paraId="3E2DE84A" w14:textId="77777777" w:rsidR="007B5B9A" w:rsidRPr="00D56521" w:rsidRDefault="007B5B9A" w:rsidP="000A67D1">
            <w:pPr>
              <w:spacing w:before="60" w:after="60"/>
            </w:pPr>
            <w:r w:rsidRPr="00D56521">
              <w:t>Sounding/vertical datum</w:t>
            </w:r>
          </w:p>
        </w:tc>
        <w:tc>
          <w:tcPr>
            <w:tcW w:w="5730" w:type="dxa"/>
          </w:tcPr>
          <w:p w14:paraId="4885C923" w14:textId="729FAF73" w:rsidR="007B5B9A" w:rsidRPr="00D56521" w:rsidRDefault="002121DE" w:rsidP="000A67D1">
            <w:pPr>
              <w:spacing w:before="60" w:after="60"/>
            </w:pPr>
            <w:ins w:id="1554" w:author="jonathan pritchard" w:date="2024-02-05T10:43:00Z">
              <w:r>
                <w:t xml:space="preserve">The </w:t>
              </w:r>
            </w:ins>
            <w:del w:id="1555" w:author="jonathan pritchard" w:date="2024-02-05T10:43:00Z">
              <w:r w:rsidR="007B5B9A" w:rsidRPr="00D56521" w:rsidDel="002121DE">
                <w:delText xml:space="preserve">The </w:delText>
              </w:r>
              <w:r w:rsidR="007B5B9A" w:rsidRPr="00D56521" w:rsidDel="002121DE">
                <w:rPr>
                  <w:i/>
                  <w:iCs/>
                </w:rPr>
                <w:delText>soundingDatum</w:delText>
              </w:r>
              <w:r w:rsidR="007B5B9A" w:rsidRPr="00D56521" w:rsidDel="002121DE">
                <w:delText xml:space="preserve"> and </w:delText>
              </w:r>
              <w:r w:rsidR="007B5B9A" w:rsidRPr="00D56521" w:rsidDel="002121DE">
                <w:rPr>
                  <w:i/>
                  <w:iCs/>
                </w:rPr>
                <w:delText>verticalDatum</w:delText>
              </w:r>
              <w:r w:rsidR="007B5B9A" w:rsidRPr="00D56521" w:rsidDel="002121DE">
                <w:delText xml:space="preserve"> fields of the </w:delText>
              </w:r>
              <w:r w:rsidR="00FE4B2D" w:rsidRPr="00D56521" w:rsidDel="002121DE">
                <w:delText xml:space="preserve">dataset </w:delText>
              </w:r>
              <w:r w:rsidR="0040560A" w:rsidRPr="00D56521" w:rsidDel="002121DE">
                <w:delText xml:space="preserve">discovery </w:delText>
              </w:r>
              <w:r w:rsidR="007B5B9A" w:rsidRPr="00D56521" w:rsidDel="002121DE">
                <w:delText>metadata</w:delText>
              </w:r>
              <w:r w:rsidR="0040560A" w:rsidRPr="00D56521" w:rsidDel="002121DE">
                <w:delText xml:space="preserve"> in the exchange</w:delText>
              </w:r>
              <w:r w:rsidR="007B5B9A" w:rsidRPr="00D56521" w:rsidDel="002121DE">
                <w:delText xml:space="preserve"> catalogue</w:delText>
              </w:r>
              <w:r w:rsidR="00FE4B2D" w:rsidRPr="00D56521" w:rsidDel="002121DE">
                <w:delText>,</w:delText>
              </w:r>
              <w:r w:rsidR="007B5B9A" w:rsidRPr="00D56521" w:rsidDel="002121DE">
                <w:delText xml:space="preserve"> or the </w:delText>
              </w:r>
            </w:del>
            <w:proofErr w:type="spellStart"/>
            <w:r w:rsidR="007B5B9A" w:rsidRPr="00D56521">
              <w:rPr>
                <w:i/>
                <w:iCs/>
              </w:rPr>
              <w:t>verticalDatum</w:t>
            </w:r>
            <w:proofErr w:type="spellEnd"/>
            <w:r w:rsidR="007B5B9A" w:rsidRPr="00D56521">
              <w:t xml:space="preserve"> attribute of the </w:t>
            </w:r>
            <w:proofErr w:type="spellStart"/>
            <w:r w:rsidR="007B5B9A" w:rsidRPr="00D56521">
              <w:rPr>
                <w:b/>
                <w:bCs/>
              </w:rPr>
              <w:t>SoundingDatum</w:t>
            </w:r>
            <w:proofErr w:type="spellEnd"/>
            <w:r w:rsidR="007B5B9A" w:rsidRPr="00D56521">
              <w:t xml:space="preserve"> feature and </w:t>
            </w:r>
            <w:proofErr w:type="spellStart"/>
            <w:r w:rsidR="007B5B9A" w:rsidRPr="00D56521">
              <w:rPr>
                <w:b/>
                <w:bCs/>
              </w:rPr>
              <w:t>VerticalDatum</w:t>
            </w:r>
            <w:proofErr w:type="spellEnd"/>
            <w:r w:rsidR="007B5B9A" w:rsidRPr="00D56521">
              <w:t xml:space="preserve"> feature when available.</w:t>
            </w:r>
          </w:p>
          <w:p w14:paraId="02353BF3" w14:textId="4F821E61" w:rsidR="00066F3D" w:rsidRPr="00D56521" w:rsidRDefault="00066F3D" w:rsidP="000A67D1">
            <w:pPr>
              <w:spacing w:before="60" w:after="60"/>
            </w:pPr>
            <w:r w:rsidRPr="00D56521">
              <w:t>(</w:t>
            </w:r>
            <w:proofErr w:type="spellStart"/>
            <w:r w:rsidRPr="00D56521">
              <w:rPr>
                <w:i/>
                <w:iCs/>
              </w:rPr>
              <w:t>verticalDatum</w:t>
            </w:r>
            <w:proofErr w:type="spellEnd"/>
            <w:r w:rsidRPr="00D56521">
              <w:t xml:space="preserve"> attributes of individual features should not be used for the legend.)</w:t>
            </w:r>
          </w:p>
        </w:tc>
      </w:tr>
      <w:tr w:rsidR="007B5B9A" w:rsidRPr="00D56521" w14:paraId="6F19A772" w14:textId="77777777" w:rsidTr="000A67D1">
        <w:trPr>
          <w:cantSplit/>
          <w:jc w:val="center"/>
        </w:trPr>
        <w:tc>
          <w:tcPr>
            <w:tcW w:w="3366" w:type="dxa"/>
          </w:tcPr>
          <w:p w14:paraId="6CA58DC2" w14:textId="77777777" w:rsidR="007B5B9A" w:rsidRPr="00D56521" w:rsidRDefault="007B5B9A" w:rsidP="000A67D1">
            <w:pPr>
              <w:spacing w:before="60" w:after="60"/>
            </w:pPr>
            <w:r w:rsidRPr="00D56521">
              <w:t>Horizontal datum</w:t>
            </w:r>
          </w:p>
        </w:tc>
        <w:tc>
          <w:tcPr>
            <w:tcW w:w="5730" w:type="dxa"/>
          </w:tcPr>
          <w:p w14:paraId="263C3713" w14:textId="77777777" w:rsidR="007B5B9A" w:rsidRPr="00D56521" w:rsidRDefault="007B5B9A" w:rsidP="000A67D1">
            <w:pPr>
              <w:spacing w:before="60" w:after="60"/>
            </w:pPr>
            <w:r w:rsidRPr="00D56521">
              <w:t>WGS84</w:t>
            </w:r>
          </w:p>
        </w:tc>
      </w:tr>
      <w:tr w:rsidR="007B5B9A" w:rsidRPr="00D56521" w14:paraId="17FF7F06" w14:textId="77777777" w:rsidTr="000A67D1">
        <w:trPr>
          <w:cantSplit/>
          <w:jc w:val="center"/>
        </w:trPr>
        <w:tc>
          <w:tcPr>
            <w:tcW w:w="3366" w:type="dxa"/>
          </w:tcPr>
          <w:p w14:paraId="4639AE8F" w14:textId="77777777" w:rsidR="007B5B9A" w:rsidRPr="00D56521" w:rsidRDefault="007B5B9A" w:rsidP="000A67D1">
            <w:pPr>
              <w:spacing w:before="60" w:after="60"/>
            </w:pPr>
            <w:r w:rsidRPr="00D56521">
              <w:t>Value of safety depth</w:t>
            </w:r>
          </w:p>
        </w:tc>
        <w:tc>
          <w:tcPr>
            <w:tcW w:w="5730" w:type="dxa"/>
          </w:tcPr>
          <w:p w14:paraId="2DEA7E64" w14:textId="4B3FCB8B" w:rsidR="007B5B9A" w:rsidRPr="00D56521" w:rsidRDefault="007B5B9A" w:rsidP="000A67D1">
            <w:pPr>
              <w:spacing w:before="60" w:after="60"/>
            </w:pPr>
            <w:r w:rsidRPr="00D56521">
              <w:t>Selected b</w:t>
            </w:r>
            <w:r w:rsidR="004B2A18">
              <w:t xml:space="preserve">y Mariner. </w:t>
            </w:r>
            <w:commentRangeStart w:id="1556"/>
            <w:r w:rsidR="004B2A18">
              <w:t xml:space="preserve">Default </w:t>
            </w:r>
            <w:commentRangeEnd w:id="1556"/>
            <w:r w:rsidR="0007289C">
              <w:rPr>
                <w:rStyle w:val="CommentReference"/>
              </w:rPr>
              <w:commentReference w:id="1556"/>
            </w:r>
            <w:r w:rsidR="004B2A18">
              <w:t>is 30 metres</w:t>
            </w:r>
          </w:p>
        </w:tc>
      </w:tr>
      <w:tr w:rsidR="007B5B9A" w:rsidRPr="00D56521" w14:paraId="38A80191" w14:textId="77777777" w:rsidTr="000A67D1">
        <w:trPr>
          <w:cantSplit/>
          <w:jc w:val="center"/>
        </w:trPr>
        <w:tc>
          <w:tcPr>
            <w:tcW w:w="3366" w:type="dxa"/>
          </w:tcPr>
          <w:p w14:paraId="3FB8C19A" w14:textId="77777777" w:rsidR="007B5B9A" w:rsidRPr="00D56521" w:rsidRDefault="007B5B9A" w:rsidP="000A67D1">
            <w:pPr>
              <w:spacing w:before="60" w:after="60"/>
            </w:pPr>
            <w:r w:rsidRPr="00D56521">
              <w:t>Value of safety contour</w:t>
            </w:r>
          </w:p>
        </w:tc>
        <w:tc>
          <w:tcPr>
            <w:tcW w:w="5730" w:type="dxa"/>
          </w:tcPr>
          <w:p w14:paraId="2DE8022B" w14:textId="17BADDF4" w:rsidR="007B5B9A" w:rsidRPr="00D56521" w:rsidRDefault="007B5B9A" w:rsidP="000A67D1">
            <w:pPr>
              <w:spacing w:before="60" w:after="60"/>
            </w:pPr>
            <w:r w:rsidRPr="00D56521">
              <w:t>Selected b</w:t>
            </w:r>
            <w:r w:rsidR="004B2A18">
              <w:t>y Mariner. Default is 30 metres</w:t>
            </w:r>
          </w:p>
        </w:tc>
      </w:tr>
      <w:tr w:rsidR="003E1CAF" w:rsidRPr="00D56521" w14:paraId="127B3C5D" w14:textId="77777777" w:rsidTr="000A67D1">
        <w:trPr>
          <w:cantSplit/>
          <w:jc w:val="center"/>
        </w:trPr>
        <w:tc>
          <w:tcPr>
            <w:tcW w:w="9096" w:type="dxa"/>
            <w:gridSpan w:val="2"/>
          </w:tcPr>
          <w:p w14:paraId="58857235" w14:textId="47B5B523" w:rsidR="003E1CAF" w:rsidRPr="00D56521" w:rsidRDefault="003E1CAF" w:rsidP="000A67D1">
            <w:pPr>
              <w:spacing w:before="60" w:after="60"/>
            </w:pPr>
            <w:r w:rsidRPr="00D56521">
              <w:t>Note: If the Mariner has selected a contour that is not available in the ENC and the ECDIS displays a default contour, both the contour selected and the con</w:t>
            </w:r>
            <w:r w:rsidR="004B2A18">
              <w:t>tour displayed should be quoted</w:t>
            </w:r>
          </w:p>
        </w:tc>
      </w:tr>
      <w:tr w:rsidR="007B5B9A" w:rsidRPr="00D56521" w14:paraId="16C268BD" w14:textId="77777777" w:rsidTr="000A67D1">
        <w:trPr>
          <w:cantSplit/>
          <w:jc w:val="center"/>
        </w:trPr>
        <w:tc>
          <w:tcPr>
            <w:tcW w:w="3366" w:type="dxa"/>
          </w:tcPr>
          <w:p w14:paraId="1CC77ED9" w14:textId="77777777" w:rsidR="007B5B9A" w:rsidRPr="00D56521" w:rsidRDefault="007B5B9A" w:rsidP="000A67D1">
            <w:pPr>
              <w:spacing w:before="60" w:after="60"/>
            </w:pPr>
            <w:r w:rsidRPr="00D56521">
              <w:t>Magnetic variation</w:t>
            </w:r>
          </w:p>
        </w:tc>
        <w:tc>
          <w:tcPr>
            <w:tcW w:w="5730" w:type="dxa"/>
          </w:tcPr>
          <w:p w14:paraId="0AD394C2" w14:textId="216F9630" w:rsidR="004E0F3F" w:rsidRPr="00D56521" w:rsidRDefault="004E0F3F" w:rsidP="000A67D1">
            <w:pPr>
              <w:spacing w:before="60" w:after="60"/>
            </w:pPr>
            <w:proofErr w:type="spellStart"/>
            <w:r w:rsidRPr="00D56521">
              <w:rPr>
                <w:b/>
                <w:bCs/>
              </w:rPr>
              <w:t>MagneticVariation</w:t>
            </w:r>
            <w:proofErr w:type="spellEnd"/>
            <w:r w:rsidRPr="00D56521">
              <w:t xml:space="preserve"> (MAGVAR) feature, attributes:</w:t>
            </w:r>
          </w:p>
          <w:p w14:paraId="3AF3FDF5" w14:textId="2C95D330" w:rsidR="004E0F3F" w:rsidRPr="00D56521" w:rsidRDefault="007B5B9A" w:rsidP="000A67D1">
            <w:pPr>
              <w:spacing w:before="60" w:after="60"/>
            </w:pPr>
            <w:proofErr w:type="spellStart"/>
            <w:r w:rsidRPr="00D56521">
              <w:rPr>
                <w:i/>
                <w:iCs/>
              </w:rPr>
              <w:t>referenceYearForMagneticVariation</w:t>
            </w:r>
            <w:proofErr w:type="spellEnd"/>
            <w:r w:rsidR="004E0F3F" w:rsidRPr="00D56521">
              <w:rPr>
                <w:i/>
                <w:iCs/>
              </w:rPr>
              <w:t xml:space="preserve"> (RYRMGV)</w:t>
            </w:r>
            <w:r w:rsidRPr="00D56521">
              <w:t>,</w:t>
            </w:r>
          </w:p>
          <w:p w14:paraId="04035B00" w14:textId="77777777" w:rsidR="004E0F3F" w:rsidRPr="00D56521" w:rsidRDefault="007B5B9A" w:rsidP="000A67D1">
            <w:pPr>
              <w:spacing w:before="60" w:after="60"/>
            </w:pPr>
            <w:proofErr w:type="spellStart"/>
            <w:r w:rsidRPr="00D56521">
              <w:rPr>
                <w:i/>
                <w:iCs/>
              </w:rPr>
              <w:t>valueofAnnualChangeInMagneticVariation</w:t>
            </w:r>
            <w:proofErr w:type="spellEnd"/>
            <w:r w:rsidR="004E0F3F" w:rsidRPr="00D56521">
              <w:rPr>
                <w:i/>
                <w:iCs/>
              </w:rPr>
              <w:t xml:space="preserve"> (VALACM)</w:t>
            </w:r>
            <w:r w:rsidRPr="00D56521">
              <w:t>,</w:t>
            </w:r>
          </w:p>
          <w:p w14:paraId="31BC2705" w14:textId="674C5792" w:rsidR="00B46FB0" w:rsidRPr="00D56521" w:rsidRDefault="004E0F3F" w:rsidP="000A67D1">
            <w:pPr>
              <w:spacing w:before="60" w:after="60"/>
              <w:rPr>
                <w:i/>
                <w:iCs/>
              </w:rPr>
            </w:pPr>
            <w:r w:rsidRPr="00D56521">
              <w:t>and</w:t>
            </w:r>
            <w:r w:rsidRPr="00D56521">
              <w:rPr>
                <w:i/>
                <w:iCs/>
              </w:rPr>
              <w:t xml:space="preserve"> </w:t>
            </w:r>
            <w:proofErr w:type="spellStart"/>
            <w:r w:rsidR="007B5B9A" w:rsidRPr="00D56521">
              <w:rPr>
                <w:i/>
                <w:iCs/>
              </w:rPr>
              <w:t>valueOfMagneticVariation</w:t>
            </w:r>
            <w:proofErr w:type="spellEnd"/>
            <w:r w:rsidRPr="00D56521">
              <w:rPr>
                <w:i/>
                <w:iCs/>
              </w:rPr>
              <w:t xml:space="preserve"> (VALMAG)</w:t>
            </w:r>
          </w:p>
          <w:p w14:paraId="11630E17" w14:textId="53CBB37F" w:rsidR="00066F3D" w:rsidRPr="00D56521" w:rsidRDefault="007B5B9A" w:rsidP="000A67D1">
            <w:pPr>
              <w:spacing w:before="60" w:after="60"/>
            </w:pPr>
            <w:r w:rsidRPr="00D56521">
              <w:t>Item should be displayed as:</w:t>
            </w:r>
            <w:r w:rsidR="004E0F3F" w:rsidRPr="00D56521">
              <w:t xml:space="preserve"> VALMAG RYRMGV</w:t>
            </w:r>
            <w:r w:rsidR="00066F3D" w:rsidRPr="00D56521">
              <w:t xml:space="preserve"> (</w:t>
            </w:r>
            <w:r w:rsidR="004E0F3F" w:rsidRPr="00D56521">
              <w:t>VALACM</w:t>
            </w:r>
            <w:r w:rsidR="00066F3D" w:rsidRPr="00D56521">
              <w:t>)</w:t>
            </w:r>
          </w:p>
          <w:p w14:paraId="2C5A141D" w14:textId="20203756" w:rsidR="00066F3D" w:rsidRPr="00D56521" w:rsidRDefault="00066F3D" w:rsidP="000A67D1">
            <w:pPr>
              <w:spacing w:before="60" w:after="60"/>
            </w:pPr>
            <w:r w:rsidRPr="00D56521">
              <w:t>For example, 4°15W 1990 (8’E)</w:t>
            </w:r>
          </w:p>
        </w:tc>
      </w:tr>
      <w:tr w:rsidR="007B5B9A" w:rsidRPr="00D56521" w14:paraId="19556FAD" w14:textId="77777777" w:rsidTr="000A67D1">
        <w:trPr>
          <w:cantSplit/>
          <w:jc w:val="center"/>
        </w:trPr>
        <w:tc>
          <w:tcPr>
            <w:tcW w:w="3366" w:type="dxa"/>
          </w:tcPr>
          <w:p w14:paraId="1BA7F401" w14:textId="4B08E1D9" w:rsidR="007B5B9A" w:rsidRPr="00D56521" w:rsidRDefault="007B5B9A" w:rsidP="000A67D1">
            <w:pPr>
              <w:spacing w:before="60" w:after="60"/>
            </w:pPr>
            <w:r w:rsidRPr="00D56521">
              <w:t>Date and number of latest update</w:t>
            </w:r>
            <w:r w:rsidR="00742588" w:rsidRPr="00D56521">
              <w:t xml:space="preserve"> </w:t>
            </w:r>
            <w:r w:rsidRPr="00D56521">
              <w:t>affecting chart datasets currently in</w:t>
            </w:r>
            <w:r w:rsidR="00742588" w:rsidRPr="00D56521">
              <w:t xml:space="preserve"> </w:t>
            </w:r>
            <w:r w:rsidR="004B2A18">
              <w:t>use</w:t>
            </w:r>
          </w:p>
        </w:tc>
        <w:tc>
          <w:tcPr>
            <w:tcW w:w="5730" w:type="dxa"/>
          </w:tcPr>
          <w:p w14:paraId="15487FA4" w14:textId="57BD27B0" w:rsidR="007B5B9A" w:rsidRPr="00D56521" w:rsidRDefault="001E2115" w:rsidP="000A67D1">
            <w:pPr>
              <w:spacing w:before="60" w:after="60"/>
            </w:pPr>
            <w:r>
              <w:t>Issue date and update number from the dataset discovery record</w:t>
            </w:r>
            <w:ins w:id="1557" w:author="jonathan pritchard" w:date="2024-02-05T10:44:00Z">
              <w:r w:rsidR="002121DE">
                <w:t xml:space="preserve"> (S100_DatasetDiscoveryMetadata)</w:t>
              </w:r>
            </w:ins>
            <w:r>
              <w:t xml:space="preserve"> of the last update dataset applied. (See S-100 Part 17)</w:t>
            </w:r>
          </w:p>
        </w:tc>
      </w:tr>
      <w:tr w:rsidR="007B5B9A" w:rsidRPr="00D56521" w14:paraId="1898BD15" w14:textId="77777777" w:rsidTr="000A67D1">
        <w:trPr>
          <w:cantSplit/>
          <w:jc w:val="center"/>
        </w:trPr>
        <w:tc>
          <w:tcPr>
            <w:tcW w:w="3366" w:type="dxa"/>
          </w:tcPr>
          <w:p w14:paraId="7DAA030E" w14:textId="0C0A99E9" w:rsidR="007B5B9A" w:rsidRPr="00D56521" w:rsidRDefault="007B5B9A" w:rsidP="000A67D1">
            <w:pPr>
              <w:spacing w:before="60" w:after="60"/>
            </w:pPr>
            <w:r w:rsidRPr="00D56521">
              <w:t>Edition number and date of the</w:t>
            </w:r>
            <w:r w:rsidR="00742588" w:rsidRPr="00D56521">
              <w:t xml:space="preserve"> </w:t>
            </w:r>
            <w:r w:rsidR="004B2A18">
              <w:t>ENC</w:t>
            </w:r>
          </w:p>
        </w:tc>
        <w:tc>
          <w:tcPr>
            <w:tcW w:w="5730" w:type="dxa"/>
          </w:tcPr>
          <w:p w14:paraId="7E442DAA" w14:textId="57266C76" w:rsidR="00066F3D" w:rsidRPr="001E2115" w:rsidRDefault="001E2115" w:rsidP="000A67D1">
            <w:pPr>
              <w:spacing w:before="60" w:after="60"/>
            </w:pPr>
            <w:r>
              <w:t xml:space="preserve">Edition number and issue date from the dataset discovery record </w:t>
            </w:r>
            <w:ins w:id="1558" w:author="jonathan pritchard" w:date="2024-02-05T10:44:00Z">
              <w:r w:rsidR="002121DE">
                <w:t xml:space="preserve">(S100_DatasetDiscoveryMetadata) </w:t>
              </w:r>
            </w:ins>
            <w:r>
              <w:t>of the current base issue of the ENC dataset. (See S-100 Part 17)</w:t>
            </w:r>
          </w:p>
        </w:tc>
      </w:tr>
      <w:tr w:rsidR="007B5B9A" w:rsidRPr="00D56521" w14:paraId="2EB911C6" w14:textId="77777777" w:rsidTr="000A67D1">
        <w:trPr>
          <w:cantSplit/>
          <w:jc w:val="center"/>
        </w:trPr>
        <w:tc>
          <w:tcPr>
            <w:tcW w:w="3366" w:type="dxa"/>
          </w:tcPr>
          <w:p w14:paraId="45C6E832" w14:textId="77777777" w:rsidR="007B5B9A" w:rsidRPr="00D56521" w:rsidRDefault="007B5B9A" w:rsidP="000A67D1">
            <w:pPr>
              <w:spacing w:before="60" w:after="60"/>
            </w:pPr>
            <w:r w:rsidRPr="00D56521">
              <w:t>Chart projection</w:t>
            </w:r>
          </w:p>
        </w:tc>
        <w:tc>
          <w:tcPr>
            <w:tcW w:w="5730" w:type="dxa"/>
          </w:tcPr>
          <w:p w14:paraId="7AC69117" w14:textId="65A9BCB7" w:rsidR="007B5B9A" w:rsidRPr="00D56521" w:rsidRDefault="007B5B9A" w:rsidP="000A67D1">
            <w:pPr>
              <w:keepNext/>
              <w:spacing w:before="60" w:after="60"/>
            </w:pPr>
            <w:r w:rsidRPr="00D56521">
              <w:t xml:space="preserve">Projection used for the ECDIS display (For example, oblique azimuthal). This should be appropriate to the scale </w:t>
            </w:r>
            <w:r w:rsidR="004B2A18">
              <w:t>and latitude of the data in use</w:t>
            </w:r>
          </w:p>
        </w:tc>
      </w:tr>
    </w:tbl>
    <w:p w14:paraId="206BFB80" w14:textId="7E140A3A" w:rsidR="00AA63B2" w:rsidRPr="00D56521" w:rsidRDefault="005D62A2" w:rsidP="004B2A18">
      <w:pPr>
        <w:pStyle w:val="Caption"/>
        <w:spacing w:after="120" w:line="240" w:lineRule="auto"/>
        <w:jc w:val="center"/>
      </w:pPr>
      <w:bookmarkStart w:id="1559" w:name="_Ref47362462"/>
      <w:r w:rsidRPr="00D56521">
        <w:t xml:space="preserve">Table </w:t>
      </w:r>
      <w:r w:rsidR="004B2A18">
        <w:t>C-</w:t>
      </w:r>
      <w:r w:rsidR="00331A1D" w:rsidRPr="00D56521">
        <w:fldChar w:fldCharType="begin"/>
      </w:r>
      <w:r w:rsidR="00331A1D" w:rsidRPr="00D56521">
        <w:instrText xml:space="preserve"> SEQ Table \* ARABIC </w:instrText>
      </w:r>
      <w:r w:rsidR="00331A1D" w:rsidRPr="00D56521">
        <w:fldChar w:fldCharType="separate"/>
      </w:r>
      <w:r w:rsidR="00832978">
        <w:rPr>
          <w:noProof/>
        </w:rPr>
        <w:t>23</w:t>
      </w:r>
      <w:r w:rsidR="00331A1D" w:rsidRPr="00D56521">
        <w:fldChar w:fldCharType="end"/>
      </w:r>
      <w:bookmarkEnd w:id="1559"/>
      <w:r w:rsidRPr="00D56521">
        <w:t xml:space="preserve"> - Legend elements</w:t>
      </w:r>
    </w:p>
    <w:p w14:paraId="23891564" w14:textId="74A4F63D" w:rsidR="00AA63B2" w:rsidRPr="00D56521" w:rsidRDefault="005D62A2" w:rsidP="004B2A18">
      <w:pPr>
        <w:spacing w:after="120" w:line="240" w:lineRule="auto"/>
        <w:jc w:val="both"/>
      </w:pPr>
      <w:r w:rsidRPr="00D56521">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D56521" w:rsidRDefault="00CA1CD1" w:rsidP="004B2A18">
      <w:pPr>
        <w:spacing w:after="120" w:line="240" w:lineRule="auto"/>
        <w:jc w:val="both"/>
      </w:pPr>
    </w:p>
    <w:p w14:paraId="47EF40A7" w14:textId="40EFE514" w:rsidR="00627DB2" w:rsidRPr="00D56521" w:rsidRDefault="00627DB2" w:rsidP="00EC44E4">
      <w:pPr>
        <w:pStyle w:val="Heading2"/>
      </w:pPr>
      <w:bookmarkStart w:id="1560" w:name="_Ref49473397"/>
      <w:bookmarkStart w:id="1561" w:name="_Toc144421353"/>
      <w:r w:rsidRPr="00D56521">
        <w:t>Displaying manual and automatic updates and added information</w:t>
      </w:r>
      <w:bookmarkEnd w:id="1560"/>
      <w:bookmarkEnd w:id="1561"/>
    </w:p>
    <w:p w14:paraId="4E33F74C" w14:textId="7D01C345" w:rsidR="00627DB2" w:rsidRPr="00D56521" w:rsidRDefault="00627DB2" w:rsidP="00EC44E4">
      <w:pPr>
        <w:pStyle w:val="Heading3"/>
      </w:pPr>
      <w:bookmarkStart w:id="1562" w:name="_Ref49426513"/>
      <w:bookmarkStart w:id="1563" w:name="_Toc144421354"/>
      <w:commentRangeStart w:id="1564"/>
      <w:commentRangeStart w:id="1565"/>
      <w:r w:rsidRPr="00D56521">
        <w:t>Manual update</w:t>
      </w:r>
      <w:bookmarkEnd w:id="1562"/>
      <w:bookmarkEnd w:id="1563"/>
      <w:commentRangeEnd w:id="1564"/>
      <w:r w:rsidR="00E27B73">
        <w:rPr>
          <w:rStyle w:val="CommentReference"/>
          <w:b w:val="0"/>
          <w:bCs w:val="0"/>
        </w:rPr>
        <w:commentReference w:id="1564"/>
      </w:r>
    </w:p>
    <w:p w14:paraId="35EECD50" w14:textId="580EB6BD" w:rsidR="00273327" w:rsidRPr="00D56521" w:rsidRDefault="00AC243A" w:rsidP="00AC37F7">
      <w:pPr>
        <w:spacing w:after="120" w:line="240" w:lineRule="auto"/>
        <w:jc w:val="both"/>
      </w:pPr>
      <w:r w:rsidRPr="00D56521">
        <w:t xml:space="preserve">Manual updates of ENC information should be displayed using the same symbology as ENC information and should be distinguished from ENC information as described in the following </w:t>
      </w:r>
      <w:r w:rsidR="002516D0">
        <w:t>sub-</w:t>
      </w:r>
      <w:r w:rsidRPr="00D56521">
        <w:t>clauses.</w:t>
      </w:r>
    </w:p>
    <w:p w14:paraId="1099C46C" w14:textId="4EC6AFE0" w:rsidR="00627DB2" w:rsidRPr="00D56521" w:rsidRDefault="00627DB2" w:rsidP="00024B10">
      <w:pPr>
        <w:pStyle w:val="Heading4"/>
      </w:pPr>
      <w:r w:rsidRPr="00D56521">
        <w:t>Added feature</w:t>
      </w:r>
      <w:r w:rsidR="0050575C" w:rsidRPr="00D56521">
        <w:t xml:space="preserve"> (manual)</w:t>
      </w:r>
    </w:p>
    <w:p w14:paraId="21B8FB03" w14:textId="00A9B6CA" w:rsidR="003E60CD" w:rsidRPr="00D56521" w:rsidRDefault="003E60CD" w:rsidP="00AC37F7">
      <w:pPr>
        <w:spacing w:after="60" w:line="240" w:lineRule="auto"/>
        <w:ind w:left="2517" w:hanging="1797"/>
        <w:jc w:val="both"/>
      </w:pPr>
      <w:r w:rsidRPr="00D56521">
        <w:t xml:space="preserve">Point feature: </w:t>
      </w:r>
      <w:r w:rsidRPr="00D56521">
        <w:tab/>
      </w:r>
      <w:r w:rsidR="002516D0">
        <w:t>S</w:t>
      </w:r>
      <w:r w:rsidRPr="00D56521">
        <w:t xml:space="preserve">uperimpose </w:t>
      </w:r>
      <w:r w:rsidR="00F1707A" w:rsidRPr="00D56521">
        <w:t xml:space="preserve">symbol </w:t>
      </w:r>
      <w:r w:rsidR="002B18B2" w:rsidRPr="00D56521">
        <w:t>CHCRID01</w:t>
      </w:r>
      <w:r w:rsidR="002516D0">
        <w:t>.</w:t>
      </w:r>
    </w:p>
    <w:p w14:paraId="50827496" w14:textId="3621870E" w:rsidR="003E60CD" w:rsidRPr="002516D0" w:rsidRDefault="003E60CD" w:rsidP="00AC37F7">
      <w:pPr>
        <w:spacing w:after="60" w:line="240" w:lineRule="auto"/>
        <w:ind w:left="2517" w:hanging="1797"/>
        <w:jc w:val="both"/>
      </w:pPr>
      <w:r w:rsidRPr="00D56521">
        <w:t xml:space="preserve">Line feature: </w:t>
      </w:r>
      <w:r w:rsidRPr="00D56521">
        <w:tab/>
      </w:r>
      <w:r w:rsidR="002516D0">
        <w:t>O</w:t>
      </w:r>
      <w:r w:rsidRPr="00D56521">
        <w:t xml:space="preserve">verwrite with line </w:t>
      </w:r>
      <w:r w:rsidR="00F1707A" w:rsidRPr="00D56521">
        <w:t xml:space="preserve">style </w:t>
      </w:r>
      <w:r w:rsidR="002B18B2" w:rsidRPr="00D56521">
        <w:t>CHCRID01</w:t>
      </w:r>
      <w:r w:rsidR="002516D0">
        <w:rPr>
          <w:sz w:val="24"/>
          <w:szCs w:val="24"/>
        </w:rPr>
        <w:t>.</w:t>
      </w:r>
    </w:p>
    <w:p w14:paraId="5C4B5B17" w14:textId="395B5BA9" w:rsidR="000A049F" w:rsidRPr="00D56521" w:rsidRDefault="003E60CD" w:rsidP="00AC37F7">
      <w:pPr>
        <w:spacing w:after="120" w:line="240" w:lineRule="auto"/>
        <w:ind w:left="2517" w:hanging="1797"/>
        <w:jc w:val="both"/>
      </w:pPr>
      <w:r w:rsidRPr="00D56521">
        <w:t>Surface feature:</w:t>
      </w:r>
      <w:r w:rsidRPr="00D56521">
        <w:tab/>
      </w:r>
      <w:r w:rsidR="002516D0">
        <w:t>O</w:t>
      </w:r>
      <w:r w:rsidRPr="00D56521">
        <w:t xml:space="preserve">verwrite area boundary with line </w:t>
      </w:r>
      <w:r w:rsidR="00F1707A" w:rsidRPr="00D56521">
        <w:t xml:space="preserve">style </w:t>
      </w:r>
      <w:r w:rsidR="002B18B2" w:rsidRPr="00D56521">
        <w:t>CHCRID01</w:t>
      </w:r>
      <w:r w:rsidRPr="00D56521">
        <w:t xml:space="preserve"> and superimpose </w:t>
      </w:r>
      <w:r w:rsidR="00F1707A" w:rsidRPr="00D56521">
        <w:t xml:space="preserve">symbol </w:t>
      </w:r>
      <w:r w:rsidR="002B18B2" w:rsidRPr="00D56521">
        <w:t>CHCRID01</w:t>
      </w:r>
      <w:r w:rsidRPr="00D56521">
        <w:t xml:space="preserve"> on any centred symbol.</w:t>
      </w:r>
    </w:p>
    <w:p w14:paraId="50719D68" w14:textId="37560AE1" w:rsidR="00627DB2" w:rsidRPr="00D56521" w:rsidRDefault="00627DB2" w:rsidP="00024B10">
      <w:pPr>
        <w:pStyle w:val="Heading4"/>
      </w:pPr>
      <w:r w:rsidRPr="00D56521">
        <w:t>Deleted feature</w:t>
      </w:r>
      <w:r w:rsidR="0050575C" w:rsidRPr="00D56521">
        <w:t xml:space="preserve"> (manual)</w:t>
      </w:r>
    </w:p>
    <w:p w14:paraId="29214E51" w14:textId="7F5F57CD" w:rsidR="006646A1" w:rsidRPr="00D56521" w:rsidRDefault="006646A1" w:rsidP="00AC37F7">
      <w:pPr>
        <w:spacing w:after="60" w:line="240" w:lineRule="auto"/>
        <w:jc w:val="both"/>
      </w:pPr>
      <w:r w:rsidRPr="00D56521">
        <w:t>The feature should remain on the display and should be marked as follows:</w:t>
      </w:r>
    </w:p>
    <w:p w14:paraId="7DC63C56" w14:textId="3F46EDAB" w:rsidR="006646A1" w:rsidRPr="00D56521" w:rsidRDefault="006646A1" w:rsidP="00AC37F7">
      <w:pPr>
        <w:spacing w:after="60" w:line="240" w:lineRule="auto"/>
        <w:ind w:left="2520" w:hanging="1800"/>
        <w:jc w:val="both"/>
      </w:pPr>
      <w:r w:rsidRPr="00D56521">
        <w:t xml:space="preserve">Point feature: </w:t>
      </w:r>
      <w:r w:rsidRPr="00D56521">
        <w:tab/>
        <w:t>Superimpose</w:t>
      </w:r>
      <w:r w:rsidR="00F1707A" w:rsidRPr="00D56521">
        <w:t xml:space="preserve"> symbol </w:t>
      </w:r>
      <w:r w:rsidR="0076364B" w:rsidRPr="00D56521">
        <w:t>CHCRDEL1</w:t>
      </w:r>
      <w:r w:rsidR="002516D0">
        <w:t>.</w:t>
      </w:r>
    </w:p>
    <w:p w14:paraId="39059E96" w14:textId="1F18864D" w:rsidR="006646A1" w:rsidRPr="00D56521" w:rsidRDefault="006646A1" w:rsidP="00AC37F7">
      <w:pPr>
        <w:spacing w:after="60" w:line="240" w:lineRule="auto"/>
        <w:ind w:left="2520" w:hanging="1800"/>
        <w:jc w:val="both"/>
      </w:pPr>
      <w:r w:rsidRPr="00D56521">
        <w:t xml:space="preserve">Line feature: </w:t>
      </w:r>
      <w:r w:rsidRPr="00D56521">
        <w:tab/>
        <w:t>Overwrite with line</w:t>
      </w:r>
      <w:r w:rsidR="00F1707A" w:rsidRPr="00D56521">
        <w:t xml:space="preserve"> style</w:t>
      </w:r>
      <w:r w:rsidRPr="00D56521">
        <w:t xml:space="preserve"> </w:t>
      </w:r>
      <w:r w:rsidR="0076364B" w:rsidRPr="00D56521">
        <w:t>CHCRDEL1</w:t>
      </w:r>
      <w:r w:rsidRPr="00D56521">
        <w:t xml:space="preserve"> (do not remove the original line)</w:t>
      </w:r>
      <w:r w:rsidR="002516D0">
        <w:t>.</w:t>
      </w:r>
    </w:p>
    <w:p w14:paraId="020325BA" w14:textId="14E02647" w:rsidR="006646A1" w:rsidRPr="00D56521" w:rsidRDefault="006646A1" w:rsidP="00AC37F7">
      <w:pPr>
        <w:spacing w:after="120" w:line="240" w:lineRule="auto"/>
        <w:ind w:left="2520" w:hanging="1800"/>
        <w:jc w:val="both"/>
      </w:pPr>
      <w:r w:rsidRPr="00D56521">
        <w:t>Surface feature:</w:t>
      </w:r>
      <w:r w:rsidRPr="00D56521">
        <w:tab/>
        <w:t xml:space="preserve">Overwrite area boundary with line </w:t>
      </w:r>
      <w:r w:rsidR="00F1707A" w:rsidRPr="00D56521">
        <w:t xml:space="preserve">style </w:t>
      </w:r>
      <w:r w:rsidR="005C76C2" w:rsidRPr="00D56521">
        <w:t>CHCRDEL1</w:t>
      </w:r>
      <w:r w:rsidRPr="00D56521">
        <w:t xml:space="preserve"> and superimpose </w:t>
      </w:r>
      <w:r w:rsidR="00F1707A" w:rsidRPr="00D56521">
        <w:t xml:space="preserve">symbol </w:t>
      </w:r>
      <w:r w:rsidR="005C76C2" w:rsidRPr="00D56521">
        <w:t>CHCRDEL1</w:t>
      </w:r>
      <w:r w:rsidRPr="00D56521">
        <w:t xml:space="preserve"> on any centred symbol.</w:t>
      </w:r>
    </w:p>
    <w:p w14:paraId="5EBBB664" w14:textId="7AEC1FCB" w:rsidR="000A049F" w:rsidRPr="00D56521" w:rsidRDefault="000A049F" w:rsidP="00024B10">
      <w:pPr>
        <w:pStyle w:val="Heading4"/>
      </w:pPr>
      <w:r w:rsidRPr="00D56521">
        <w:t>Moved feature</w:t>
      </w:r>
      <w:r w:rsidR="0050575C" w:rsidRPr="00D56521">
        <w:t xml:space="preserve"> (manual)</w:t>
      </w:r>
    </w:p>
    <w:p w14:paraId="24766971" w14:textId="38807145" w:rsidR="000A049F" w:rsidRPr="00D56521" w:rsidRDefault="006646A1" w:rsidP="00AC37F7">
      <w:pPr>
        <w:spacing w:after="120" w:line="240" w:lineRule="auto"/>
        <w:jc w:val="both"/>
      </w:pPr>
      <w:r w:rsidRPr="00D56521">
        <w:t>As for deleted feature, followed by added feature.</w:t>
      </w:r>
      <w:commentRangeEnd w:id="1565"/>
      <w:r w:rsidR="00E27B73">
        <w:rPr>
          <w:rStyle w:val="CommentReference"/>
        </w:rPr>
        <w:commentReference w:id="1565"/>
      </w:r>
    </w:p>
    <w:p w14:paraId="039EDBC4" w14:textId="4F8CA894" w:rsidR="00627DB2" w:rsidRPr="00D56521" w:rsidRDefault="00627DB2" w:rsidP="00024B10">
      <w:pPr>
        <w:pStyle w:val="Heading4"/>
      </w:pPr>
      <w:r w:rsidRPr="00D56521">
        <w:t>Modified feature</w:t>
      </w:r>
      <w:r w:rsidR="0050575C" w:rsidRPr="00D56521">
        <w:t xml:space="preserve"> (manual)</w:t>
      </w:r>
    </w:p>
    <w:p w14:paraId="693D7FCB" w14:textId="2C8ACE92" w:rsidR="00EE3831" w:rsidRPr="00D56521" w:rsidRDefault="00EE3831" w:rsidP="002516D0">
      <w:pPr>
        <w:spacing w:after="60" w:line="240" w:lineRule="auto"/>
        <w:jc w:val="both"/>
      </w:pPr>
      <w:r w:rsidRPr="00D56521">
        <w:t>There are three cases, which are treated as follows:</w:t>
      </w:r>
    </w:p>
    <w:p w14:paraId="00DA8D84" w14:textId="77777777" w:rsidR="009565A2" w:rsidRPr="00D56521" w:rsidRDefault="00EE3831" w:rsidP="00AE2737">
      <w:pPr>
        <w:pStyle w:val="ListParagraph"/>
        <w:numPr>
          <w:ilvl w:val="0"/>
          <w:numId w:val="42"/>
        </w:numPr>
        <w:spacing w:after="60" w:line="240" w:lineRule="auto"/>
        <w:jc w:val="both"/>
      </w:pPr>
      <w:r w:rsidRPr="00D56521">
        <w:t>If the only modification is an addition</w:t>
      </w:r>
      <w:r w:rsidR="009565A2" w:rsidRPr="00D56521">
        <w:t xml:space="preserve"> </w:t>
      </w:r>
      <w:r w:rsidRPr="00D56521">
        <w:t>(</w:t>
      </w:r>
      <w:r w:rsidR="009565A2" w:rsidRPr="00D56521">
        <w:t>f</w:t>
      </w:r>
      <w:r w:rsidRPr="00D56521">
        <w:t>or example, an existing buoy has a retro-reflector added with no other change):</w:t>
      </w:r>
    </w:p>
    <w:p w14:paraId="3C43F6CA" w14:textId="0AE4EEE6" w:rsidR="00EE3831" w:rsidRPr="00D56521" w:rsidRDefault="002516D0" w:rsidP="002516D0">
      <w:pPr>
        <w:pStyle w:val="ListParagraph"/>
        <w:spacing w:after="60" w:line="240" w:lineRule="auto"/>
        <w:jc w:val="both"/>
      </w:pPr>
      <w:r>
        <w:t>S</w:t>
      </w:r>
      <w:r w:rsidR="00EE3831" w:rsidRPr="00D56521">
        <w:t xml:space="preserve">uperimpose </w:t>
      </w:r>
      <w:r w:rsidR="00314F62" w:rsidRPr="00D56521">
        <w:t xml:space="preserve">symbol </w:t>
      </w:r>
      <w:r w:rsidR="002B18B2" w:rsidRPr="00D56521">
        <w:t>CHCRID01</w:t>
      </w:r>
      <w:r w:rsidR="00EE3831" w:rsidRPr="00D56521">
        <w:t xml:space="preserve"> or </w:t>
      </w:r>
      <w:r w:rsidR="00314F62" w:rsidRPr="00D56521">
        <w:t xml:space="preserve">line style </w:t>
      </w:r>
      <w:r w:rsidR="002B18B2" w:rsidRPr="00D56521">
        <w:t>CHCRID01</w:t>
      </w:r>
      <w:r>
        <w:t>.</w:t>
      </w:r>
    </w:p>
    <w:p w14:paraId="66DB3652" w14:textId="6C6B5049" w:rsidR="00EE3831" w:rsidRPr="00D56521" w:rsidRDefault="00EE3831" w:rsidP="00AE2737">
      <w:pPr>
        <w:pStyle w:val="ListParagraph"/>
        <w:numPr>
          <w:ilvl w:val="0"/>
          <w:numId w:val="42"/>
        </w:numPr>
        <w:spacing w:after="60" w:line="240" w:lineRule="auto"/>
        <w:jc w:val="both"/>
      </w:pPr>
      <w:r w:rsidRPr="00D56521">
        <w:t>If the only modification is a deletion of a part (</w:t>
      </w:r>
      <w:r w:rsidR="009565A2" w:rsidRPr="00D56521">
        <w:t>f</w:t>
      </w:r>
      <w:r w:rsidRPr="00D56521">
        <w:t xml:space="preserve">or </w:t>
      </w:r>
      <w:r w:rsidR="009D54A5" w:rsidRPr="00D56521">
        <w:t>example, an</w:t>
      </w:r>
      <w:r w:rsidRPr="00D56521">
        <w:t xml:space="preserve"> area has a «fishing prohibited» restriction removed), then this creates both a change and a deletion and both should be symbolized:</w:t>
      </w:r>
    </w:p>
    <w:p w14:paraId="11CD2B27" w14:textId="0BADA681" w:rsidR="00EE3831" w:rsidRPr="00D56521" w:rsidRDefault="00EE3831" w:rsidP="002516D0">
      <w:pPr>
        <w:pStyle w:val="ListParagraph"/>
        <w:spacing w:after="60" w:line="240" w:lineRule="auto"/>
        <w:ind w:left="1440" w:hanging="720"/>
        <w:jc w:val="both"/>
      </w:pPr>
      <w:r w:rsidRPr="00D56521">
        <w:t xml:space="preserve">Point: </w:t>
      </w:r>
      <w:r w:rsidRPr="00D56521">
        <w:tab/>
      </w:r>
      <w:r w:rsidR="002516D0">
        <w:t>S</w:t>
      </w:r>
      <w:r w:rsidRPr="00D56521">
        <w:t xml:space="preserve">uperimpose </w:t>
      </w:r>
      <w:r w:rsidR="002450C0" w:rsidRPr="00D56521">
        <w:t xml:space="preserve">symbol </w:t>
      </w:r>
      <w:r w:rsidR="002B18B2" w:rsidRPr="00D56521">
        <w:t>CHCRID01</w:t>
      </w:r>
      <w:r w:rsidRPr="00D56521">
        <w:t xml:space="preserve"> and </w:t>
      </w:r>
      <w:r w:rsidR="002450C0" w:rsidRPr="00D56521">
        <w:t xml:space="preserve">symbol </w:t>
      </w:r>
      <w:r w:rsidR="002B18B2" w:rsidRPr="00D56521">
        <w:t>CHCRDEL1</w:t>
      </w:r>
      <w:r w:rsidR="002516D0">
        <w:t>.</w:t>
      </w:r>
    </w:p>
    <w:p w14:paraId="06FD43E7" w14:textId="1FD95824" w:rsidR="00EE3831" w:rsidRPr="00D56521" w:rsidRDefault="00EE3831" w:rsidP="002516D0">
      <w:pPr>
        <w:pStyle w:val="ListParagraph"/>
        <w:spacing w:after="60" w:line="240" w:lineRule="auto"/>
        <w:ind w:left="1440" w:hanging="720"/>
        <w:jc w:val="both"/>
      </w:pPr>
      <w:r w:rsidRPr="00D56521">
        <w:t xml:space="preserve">Line: </w:t>
      </w:r>
      <w:r w:rsidRPr="00D56521">
        <w:tab/>
      </w:r>
      <w:r w:rsidR="002516D0">
        <w:t>O</w:t>
      </w:r>
      <w:r w:rsidRPr="00D56521">
        <w:t xml:space="preserve">verwrite with </w:t>
      </w:r>
      <w:r w:rsidR="002450C0" w:rsidRPr="00D56521">
        <w:t xml:space="preserve">line styles </w:t>
      </w:r>
      <w:r w:rsidR="002B18B2" w:rsidRPr="00D56521">
        <w:t>CHCRID01</w:t>
      </w:r>
      <w:r w:rsidRPr="00D56521">
        <w:t xml:space="preserve"> and </w:t>
      </w:r>
      <w:r w:rsidR="002B18B2" w:rsidRPr="00D56521">
        <w:t>CHCRDEL1</w:t>
      </w:r>
      <w:r w:rsidR="002516D0">
        <w:t>.</w:t>
      </w:r>
    </w:p>
    <w:p w14:paraId="3D229909" w14:textId="74A4AE18" w:rsidR="00EE3831" w:rsidRPr="00D56521" w:rsidRDefault="00EE3831" w:rsidP="002516D0">
      <w:pPr>
        <w:pStyle w:val="ListParagraph"/>
        <w:spacing w:after="60" w:line="240" w:lineRule="auto"/>
        <w:ind w:left="1440" w:hanging="720"/>
        <w:jc w:val="both"/>
      </w:pPr>
      <w:r w:rsidRPr="00D56521">
        <w:t xml:space="preserve">Area: </w:t>
      </w:r>
      <w:r w:rsidRPr="00D56521">
        <w:tab/>
      </w:r>
      <w:r w:rsidR="002516D0">
        <w:t>O</w:t>
      </w:r>
      <w:r w:rsidRPr="00D56521">
        <w:t xml:space="preserve">verwrite the boundary with </w:t>
      </w:r>
      <w:r w:rsidR="002450C0" w:rsidRPr="00D56521">
        <w:t xml:space="preserve">line styles </w:t>
      </w:r>
      <w:r w:rsidR="002B18B2" w:rsidRPr="00D56521">
        <w:t>CHCRID01</w:t>
      </w:r>
      <w:r w:rsidRPr="00D56521">
        <w:t xml:space="preserve"> and </w:t>
      </w:r>
      <w:r w:rsidR="002B18B2" w:rsidRPr="00D56521">
        <w:t>CHCRDEL1</w:t>
      </w:r>
      <w:r w:rsidRPr="00D56521">
        <w:t xml:space="preserve"> and also superimpose </w:t>
      </w:r>
      <w:r w:rsidR="002450C0" w:rsidRPr="00D56521">
        <w:t xml:space="preserve">symbols </w:t>
      </w:r>
      <w:r w:rsidR="002B18B2" w:rsidRPr="00D56521">
        <w:t>CHCRID01</w:t>
      </w:r>
      <w:r w:rsidRPr="00D56521">
        <w:t xml:space="preserve"> and </w:t>
      </w:r>
      <w:r w:rsidR="002B18B2" w:rsidRPr="00D56521">
        <w:t>CHCRDEL1</w:t>
      </w:r>
      <w:r w:rsidRPr="00D56521">
        <w:t xml:space="preserve"> on any centred symbol.</w:t>
      </w:r>
    </w:p>
    <w:p w14:paraId="3A558997" w14:textId="289C4DA6" w:rsidR="00EE3831" w:rsidRPr="00D56521" w:rsidRDefault="00EE3831" w:rsidP="00AE2737">
      <w:pPr>
        <w:pStyle w:val="ListParagraph"/>
        <w:numPr>
          <w:ilvl w:val="0"/>
          <w:numId w:val="42"/>
        </w:numPr>
        <w:spacing w:after="120" w:line="240" w:lineRule="auto"/>
        <w:jc w:val="both"/>
      </w:pPr>
      <w:r w:rsidRPr="00D56521">
        <w:t xml:space="preserve">If the modification is an addition and a deletion then it is handled as in </w:t>
      </w:r>
      <w:r w:rsidR="009565A2" w:rsidRPr="00D56521">
        <w:t>(</w:t>
      </w:r>
      <w:r w:rsidRPr="00D56521">
        <w:t>b</w:t>
      </w:r>
      <w:r w:rsidR="009565A2" w:rsidRPr="00D56521">
        <w:t>)</w:t>
      </w:r>
      <w:r w:rsidRPr="00D56521">
        <w:t xml:space="preserve"> above.</w:t>
      </w:r>
    </w:p>
    <w:p w14:paraId="63B3F582" w14:textId="77777777" w:rsidR="00EE3831" w:rsidRPr="00D56521" w:rsidRDefault="00EE3831" w:rsidP="00AC37F7">
      <w:pPr>
        <w:spacing w:after="120" w:line="240" w:lineRule="auto"/>
        <w:jc w:val="both"/>
      </w:pPr>
      <w:r w:rsidRPr="00D56521">
        <w:t>A deleted feature should appear on the display only when its IMO category and viewing group are displayed.</w:t>
      </w:r>
    </w:p>
    <w:p w14:paraId="3FB608F9" w14:textId="6FFA153D" w:rsidR="000A049F" w:rsidRPr="00D56521" w:rsidRDefault="00EE3831" w:rsidP="00AC37F7">
      <w:pPr>
        <w:spacing w:after="120" w:line="240" w:lineRule="auto"/>
        <w:jc w:val="both"/>
      </w:pPr>
      <w:r w:rsidRPr="00D56521">
        <w:t xml:space="preserve">A manually updated feature must be capable of the same performance in feature selection, </w:t>
      </w:r>
      <w:r w:rsidR="002516D0">
        <w:t>response to cursor-picking, etc</w:t>
      </w:r>
      <w:r w:rsidRPr="00D56521">
        <w:t>, as an ENC feature. In addition, it should provide updating information (identification and source of update</w:t>
      </w:r>
      <w:r w:rsidR="002516D0">
        <w:t>, when and by whom entered, etc</w:t>
      </w:r>
      <w:r w:rsidRPr="00D56521">
        <w:t>) on cursor picking.</w:t>
      </w:r>
    </w:p>
    <w:p w14:paraId="56384CDA" w14:textId="45830868" w:rsidR="000A049F" w:rsidRPr="00D56521" w:rsidRDefault="000A049F" w:rsidP="00EC44E4">
      <w:pPr>
        <w:pStyle w:val="Heading3"/>
      </w:pPr>
      <w:bookmarkStart w:id="1566" w:name="_Ref49450116"/>
      <w:bookmarkStart w:id="1567" w:name="_Toc144421355"/>
      <w:r w:rsidRPr="00D56521">
        <w:t>Identifying automatic chart corrections on demand</w:t>
      </w:r>
      <w:bookmarkEnd w:id="1566"/>
      <w:bookmarkEnd w:id="1567"/>
    </w:p>
    <w:p w14:paraId="159F81CC" w14:textId="0CF0F014" w:rsidR="00BD50FC" w:rsidRPr="00D56521" w:rsidRDefault="00BD50FC" w:rsidP="002516D0">
      <w:pPr>
        <w:spacing w:after="120" w:line="240" w:lineRule="auto"/>
        <w:jc w:val="both"/>
      </w:pPr>
      <w:r w:rsidRPr="00D56521">
        <w:t xml:space="preserve">The ECDIS manufacturer should provide a means of identifying chart corrections to the </w:t>
      </w:r>
      <w:del w:id="1568" w:author="Raphael Malyankar" w:date="2023-08-31T16:31:00Z">
        <w:r w:rsidRPr="00D56521" w:rsidDel="00071364">
          <w:delText xml:space="preserve">SENC </w:delText>
        </w:r>
      </w:del>
      <w:ins w:id="1569" w:author="Raphael Malyankar" w:date="2023-08-31T20:30:00Z">
        <w:r w:rsidR="00404620">
          <w:t>System Database</w:t>
        </w:r>
      </w:ins>
      <w:ins w:id="1570" w:author="Raphael Malyankar" w:date="2023-08-31T16:31:00Z">
        <w:r w:rsidR="00071364" w:rsidRPr="00D56521">
          <w:t xml:space="preserve"> </w:t>
        </w:r>
      </w:ins>
      <w:r w:rsidRPr="00D56521">
        <w:t>on demand by the Mariner.</w:t>
      </w:r>
    </w:p>
    <w:p w14:paraId="3C4B57BE" w14:textId="5E994CE8" w:rsidR="00D75B3A" w:rsidRPr="00D56521" w:rsidRDefault="00BD50FC" w:rsidP="002516D0">
      <w:pPr>
        <w:spacing w:after="120" w:line="240" w:lineRule="auto"/>
        <w:jc w:val="both"/>
      </w:pPr>
      <w:r w:rsidRPr="00D56521">
        <w:t xml:space="preserve">On </w:t>
      </w:r>
      <w:r w:rsidR="002516D0">
        <w:t>M</w:t>
      </w:r>
      <w:r w:rsidRPr="00D56521">
        <w:t xml:space="preserve">ariner demand automatic chart corrections of ENC information should be highlighted as </w:t>
      </w:r>
      <w:r w:rsidR="00557E2E" w:rsidRPr="00D56521">
        <w:t xml:space="preserve">described in the following </w:t>
      </w:r>
      <w:r w:rsidR="003B00E6" w:rsidRPr="00D56521">
        <w:t>sub-</w:t>
      </w:r>
      <w:r w:rsidR="00557E2E" w:rsidRPr="00D56521">
        <w:t>clauses.</w:t>
      </w:r>
    </w:p>
    <w:p w14:paraId="1D83A88F" w14:textId="5440A325" w:rsidR="00557E2E" w:rsidRPr="00D56521" w:rsidRDefault="00557E2E" w:rsidP="00024B10">
      <w:pPr>
        <w:pStyle w:val="Heading4"/>
      </w:pPr>
      <w:r w:rsidRPr="00D56521">
        <w:t>Added Feature</w:t>
      </w:r>
      <w:r w:rsidR="00B9218D" w:rsidRPr="00D56521">
        <w:t xml:space="preserve"> (automatic)</w:t>
      </w:r>
    </w:p>
    <w:p w14:paraId="4E25C3BA" w14:textId="27E4B8C5" w:rsidR="00557E2E" w:rsidRPr="00D56521" w:rsidRDefault="00557E2E" w:rsidP="002516D0">
      <w:pPr>
        <w:spacing w:after="60" w:line="240" w:lineRule="auto"/>
        <w:ind w:left="2160" w:hanging="1440"/>
      </w:pPr>
      <w:r w:rsidRPr="00D56521">
        <w:t xml:space="preserve">Point object: </w:t>
      </w:r>
      <w:r w:rsidRPr="00D56521">
        <w:tab/>
        <w:t xml:space="preserve">Superimpose </w:t>
      </w:r>
      <w:r w:rsidR="0078225C" w:rsidRPr="00D56521">
        <w:t xml:space="preserve">symbol </w:t>
      </w:r>
      <w:r w:rsidRPr="00D56521">
        <w:t>CHRVID01.</w:t>
      </w:r>
    </w:p>
    <w:p w14:paraId="19D28B9E" w14:textId="5DC273DE" w:rsidR="00557E2E" w:rsidRPr="00D56521" w:rsidRDefault="0007289C" w:rsidP="002516D0">
      <w:pPr>
        <w:spacing w:after="60" w:line="240" w:lineRule="auto"/>
        <w:ind w:left="2160" w:hanging="1440"/>
      </w:pPr>
      <w:ins w:id="1571" w:author="jonathan pritchard" w:date="2024-07-17T11:55:00Z" w16du:dateUtc="2024-07-17T10:55:00Z">
        <w:r>
          <w:t>Curve</w:t>
        </w:r>
        <w:r w:rsidRPr="00D56521">
          <w:t xml:space="preserve"> </w:t>
        </w:r>
      </w:ins>
      <w:commentRangeStart w:id="1572"/>
      <w:del w:id="1573" w:author="jonathan pritchard" w:date="2024-07-17T11:55:00Z" w16du:dateUtc="2024-07-17T10:55:00Z">
        <w:r w:rsidR="00557E2E" w:rsidRPr="0007289C" w:rsidDel="0007289C">
          <w:rPr>
            <w:highlight w:val="yellow"/>
            <w:rPrChange w:id="1574" w:author="jonathan pritchard" w:date="2024-07-17T11:53:00Z" w16du:dateUtc="2024-07-17T10:53:00Z">
              <w:rPr/>
            </w:rPrChange>
          </w:rPr>
          <w:delText>Line</w:delText>
        </w:r>
        <w:r w:rsidR="00557E2E" w:rsidRPr="00D56521" w:rsidDel="0007289C">
          <w:delText xml:space="preserve"> </w:delText>
        </w:r>
        <w:commentRangeEnd w:id="1572"/>
        <w:r w:rsidDel="0007289C">
          <w:rPr>
            <w:rStyle w:val="CommentReference"/>
          </w:rPr>
          <w:commentReference w:id="1572"/>
        </w:r>
      </w:del>
      <w:r w:rsidR="00557E2E" w:rsidRPr="00D56521">
        <w:t xml:space="preserve">object: </w:t>
      </w:r>
      <w:r w:rsidR="00557E2E" w:rsidRPr="00D56521">
        <w:tab/>
        <w:t xml:space="preserve">Overwrite with line </w:t>
      </w:r>
      <w:r w:rsidR="0078225C" w:rsidRPr="00D56521">
        <w:t xml:space="preserve">style </w:t>
      </w:r>
      <w:r w:rsidR="00557E2E" w:rsidRPr="00D56521">
        <w:t>CHRVID02.</w:t>
      </w:r>
    </w:p>
    <w:p w14:paraId="4A81FB50" w14:textId="411A1745" w:rsidR="00557E2E" w:rsidRPr="00D56521" w:rsidRDefault="0007289C" w:rsidP="002516D0">
      <w:pPr>
        <w:spacing w:after="120" w:line="240" w:lineRule="auto"/>
        <w:ind w:left="2160" w:hanging="1440"/>
      </w:pPr>
      <w:ins w:id="1575" w:author="jonathan pritchard" w:date="2024-07-17T11:55:00Z" w16du:dateUtc="2024-07-17T10:55:00Z">
        <w:r>
          <w:lastRenderedPageBreak/>
          <w:t>Surface</w:t>
        </w:r>
        <w:r w:rsidRPr="00D56521">
          <w:t xml:space="preserve"> </w:t>
        </w:r>
      </w:ins>
      <w:del w:id="1576" w:author="jonathan pritchard" w:date="2024-07-17T11:55:00Z" w16du:dateUtc="2024-07-17T10:55:00Z">
        <w:r w:rsidR="00557E2E" w:rsidRPr="0007289C" w:rsidDel="0007289C">
          <w:rPr>
            <w:highlight w:val="yellow"/>
            <w:rPrChange w:id="1577" w:author="jonathan pritchard" w:date="2024-07-17T11:53:00Z" w16du:dateUtc="2024-07-17T10:53:00Z">
              <w:rPr/>
            </w:rPrChange>
          </w:rPr>
          <w:delText>Area</w:delText>
        </w:r>
        <w:r w:rsidR="00557E2E" w:rsidRPr="00D56521" w:rsidDel="0007289C">
          <w:delText xml:space="preserve"> </w:delText>
        </w:r>
      </w:del>
      <w:r w:rsidR="00557E2E" w:rsidRPr="00D56521">
        <w:t>object:</w:t>
      </w:r>
      <w:r w:rsidR="00557E2E" w:rsidRPr="00D56521">
        <w:tab/>
        <w:t xml:space="preserve">Overwrite area boundary with line </w:t>
      </w:r>
      <w:r w:rsidR="0078225C" w:rsidRPr="00D56521">
        <w:t xml:space="preserve">style </w:t>
      </w:r>
      <w:r w:rsidR="00557E2E" w:rsidRPr="00D56521">
        <w:t xml:space="preserve">CHRVID02 and superimpose </w:t>
      </w:r>
      <w:r w:rsidR="0078225C" w:rsidRPr="00D56521">
        <w:t xml:space="preserve">symbol </w:t>
      </w:r>
      <w:r w:rsidR="00557E2E" w:rsidRPr="00D56521">
        <w:t>CHRVID01 on any centred symbol.</w:t>
      </w:r>
    </w:p>
    <w:p w14:paraId="779308AC" w14:textId="4EBFB7DA" w:rsidR="00557E2E" w:rsidRPr="00D56521" w:rsidRDefault="00557E2E" w:rsidP="00024B10">
      <w:pPr>
        <w:pStyle w:val="Heading4"/>
      </w:pPr>
      <w:r w:rsidRPr="00D56521">
        <w:t>Deleted Feature</w:t>
      </w:r>
      <w:r w:rsidR="00B9218D" w:rsidRPr="00D56521">
        <w:t xml:space="preserve"> (automatic)</w:t>
      </w:r>
    </w:p>
    <w:p w14:paraId="3418487C" w14:textId="25DD0FB2" w:rsidR="00557E2E" w:rsidRPr="00D56521" w:rsidRDefault="00557E2E" w:rsidP="00737541">
      <w:pPr>
        <w:spacing w:after="60" w:line="240" w:lineRule="auto"/>
        <w:ind w:left="2160" w:hanging="1440"/>
        <w:jc w:val="both"/>
      </w:pPr>
      <w:r w:rsidRPr="00D56521">
        <w:t xml:space="preserve">Point object: </w:t>
      </w:r>
      <w:r w:rsidRPr="00D56521">
        <w:tab/>
        <w:t xml:space="preserve">Superimpose </w:t>
      </w:r>
      <w:r w:rsidR="0078225C" w:rsidRPr="00D56521">
        <w:t xml:space="preserve">symbol </w:t>
      </w:r>
      <w:r w:rsidRPr="00D56521">
        <w:t>CHRVDEL1.</w:t>
      </w:r>
    </w:p>
    <w:p w14:paraId="22A19BD5" w14:textId="7C3FBFD6" w:rsidR="00557E2E" w:rsidRPr="00D56521" w:rsidRDefault="0007289C" w:rsidP="00737541">
      <w:pPr>
        <w:spacing w:after="60" w:line="240" w:lineRule="auto"/>
        <w:ind w:left="2160" w:hanging="1440"/>
        <w:jc w:val="both"/>
      </w:pPr>
      <w:ins w:id="1578" w:author="jonathan pritchard" w:date="2024-07-17T11:55:00Z" w16du:dateUtc="2024-07-17T10:55:00Z">
        <w:r>
          <w:t>Curve</w:t>
        </w:r>
        <w:r w:rsidRPr="00D56521">
          <w:t xml:space="preserve"> </w:t>
        </w:r>
      </w:ins>
      <w:del w:id="1579" w:author="jonathan pritchard" w:date="2024-07-17T11:55:00Z" w16du:dateUtc="2024-07-17T10:55:00Z">
        <w:r w:rsidR="00557E2E" w:rsidRPr="0007289C" w:rsidDel="0007289C">
          <w:rPr>
            <w:highlight w:val="yellow"/>
            <w:rPrChange w:id="1580" w:author="jonathan pritchard" w:date="2024-07-17T11:53:00Z" w16du:dateUtc="2024-07-17T10:53:00Z">
              <w:rPr/>
            </w:rPrChange>
          </w:rPr>
          <w:delText>Line</w:delText>
        </w:r>
        <w:r w:rsidR="00557E2E" w:rsidRPr="00D56521" w:rsidDel="0007289C">
          <w:delText xml:space="preserve"> </w:delText>
        </w:r>
      </w:del>
      <w:r w:rsidR="00557E2E" w:rsidRPr="00D56521">
        <w:t xml:space="preserve">object: </w:t>
      </w:r>
      <w:r w:rsidR="00557E2E" w:rsidRPr="00D56521">
        <w:tab/>
        <w:t xml:space="preserve">Overwrite with line </w:t>
      </w:r>
      <w:r w:rsidR="0078225C" w:rsidRPr="00D56521">
        <w:t xml:space="preserve">style </w:t>
      </w:r>
      <w:r w:rsidR="00557E2E" w:rsidRPr="00D56521">
        <w:t>CHRVDEL2 (do not remove the original line).</w:t>
      </w:r>
    </w:p>
    <w:p w14:paraId="439DE8E3" w14:textId="7E62598F" w:rsidR="00557E2E" w:rsidRPr="00D56521" w:rsidRDefault="0007289C" w:rsidP="002516D0">
      <w:pPr>
        <w:spacing w:after="120" w:line="240" w:lineRule="auto"/>
        <w:ind w:left="2160" w:hanging="1440"/>
        <w:jc w:val="both"/>
      </w:pPr>
      <w:ins w:id="1581" w:author="jonathan pritchard" w:date="2024-07-17T11:55:00Z" w16du:dateUtc="2024-07-17T10:55:00Z">
        <w:r>
          <w:t>Surface</w:t>
        </w:r>
        <w:r w:rsidRPr="00D56521">
          <w:t xml:space="preserve"> </w:t>
        </w:r>
      </w:ins>
      <w:del w:id="1582" w:author="jonathan pritchard" w:date="2024-07-17T11:55:00Z" w16du:dateUtc="2024-07-17T10:55:00Z">
        <w:r w:rsidR="00557E2E" w:rsidRPr="0007289C" w:rsidDel="0007289C">
          <w:rPr>
            <w:highlight w:val="yellow"/>
            <w:rPrChange w:id="1583" w:author="jonathan pritchard" w:date="2024-07-17T11:53:00Z" w16du:dateUtc="2024-07-17T10:53:00Z">
              <w:rPr/>
            </w:rPrChange>
          </w:rPr>
          <w:delText>Area</w:delText>
        </w:r>
        <w:r w:rsidR="00557E2E" w:rsidRPr="00D56521" w:rsidDel="0007289C">
          <w:delText xml:space="preserve"> </w:delText>
        </w:r>
      </w:del>
      <w:r w:rsidR="00557E2E" w:rsidRPr="00D56521">
        <w:t>object:</w:t>
      </w:r>
      <w:r w:rsidR="00557E2E" w:rsidRPr="00D56521">
        <w:tab/>
        <w:t xml:space="preserve">Overwrite area boundary with line </w:t>
      </w:r>
      <w:r w:rsidR="0078225C" w:rsidRPr="00D56521">
        <w:t xml:space="preserve">style </w:t>
      </w:r>
      <w:r w:rsidR="00557E2E" w:rsidRPr="00D56521">
        <w:t xml:space="preserve">CHRVDEL2 and superimpose </w:t>
      </w:r>
      <w:r w:rsidR="0078225C" w:rsidRPr="00D56521">
        <w:t xml:space="preserve">symbol </w:t>
      </w:r>
      <w:r w:rsidR="00557E2E" w:rsidRPr="00D56521">
        <w:t>CHRVDEL1 on any centred symbol.</w:t>
      </w:r>
    </w:p>
    <w:p w14:paraId="1BFC336B" w14:textId="2BFD183D" w:rsidR="00557E2E" w:rsidRPr="00D56521" w:rsidRDefault="00557E2E" w:rsidP="00024B10">
      <w:pPr>
        <w:pStyle w:val="Heading4"/>
      </w:pPr>
      <w:r w:rsidRPr="00D56521">
        <w:t>Moved Feature</w:t>
      </w:r>
      <w:r w:rsidR="00B9218D" w:rsidRPr="00D56521">
        <w:t xml:space="preserve"> (automatic)</w:t>
      </w:r>
    </w:p>
    <w:p w14:paraId="736A98FB" w14:textId="51DD0EE8" w:rsidR="00557E2E" w:rsidRPr="00D56521" w:rsidRDefault="00557E2E" w:rsidP="00737541">
      <w:pPr>
        <w:spacing w:after="120" w:line="240" w:lineRule="auto"/>
        <w:jc w:val="both"/>
      </w:pPr>
      <w:r w:rsidRPr="00D56521">
        <w:t>As for deleted feature, followed by added feature.</w:t>
      </w:r>
    </w:p>
    <w:p w14:paraId="5B7BBE9B" w14:textId="27143F22" w:rsidR="00557E2E" w:rsidRPr="00D56521" w:rsidRDefault="00557E2E" w:rsidP="00024B10">
      <w:pPr>
        <w:pStyle w:val="Heading4"/>
      </w:pPr>
      <w:r w:rsidRPr="00D56521">
        <w:t>Modified Feature</w:t>
      </w:r>
      <w:r w:rsidR="007608A5" w:rsidRPr="00D56521">
        <w:t xml:space="preserve"> (automatic)</w:t>
      </w:r>
    </w:p>
    <w:p w14:paraId="668DEAC8" w14:textId="3D487459" w:rsidR="00557E2E" w:rsidRPr="00D56521" w:rsidRDefault="00557E2E" w:rsidP="00737541">
      <w:pPr>
        <w:spacing w:after="60" w:line="240" w:lineRule="auto"/>
        <w:ind w:left="2160" w:hanging="1440"/>
        <w:jc w:val="both"/>
      </w:pPr>
      <w:r w:rsidRPr="00D56521">
        <w:t xml:space="preserve">Point: </w:t>
      </w:r>
      <w:r w:rsidRPr="00D56521">
        <w:tab/>
        <w:t xml:space="preserve">Superimpose </w:t>
      </w:r>
      <w:r w:rsidR="00BB3EBB" w:rsidRPr="00D56521">
        <w:t xml:space="preserve">symbol </w:t>
      </w:r>
      <w:r w:rsidRPr="00D56521">
        <w:t xml:space="preserve">CHRVID01 and </w:t>
      </w:r>
      <w:r w:rsidR="00BB3EBB" w:rsidRPr="00D56521">
        <w:t xml:space="preserve">symbol </w:t>
      </w:r>
      <w:r w:rsidRPr="00D56521">
        <w:t>CHRVDEL1.</w:t>
      </w:r>
    </w:p>
    <w:p w14:paraId="6D74E98C" w14:textId="10234DE1" w:rsidR="00557E2E" w:rsidRPr="00D56521" w:rsidRDefault="0007289C" w:rsidP="00737541">
      <w:pPr>
        <w:spacing w:after="60" w:line="240" w:lineRule="auto"/>
        <w:ind w:left="2160" w:hanging="1440"/>
        <w:jc w:val="both"/>
      </w:pPr>
      <w:ins w:id="1584" w:author="jonathan pritchard" w:date="2024-07-17T11:55:00Z" w16du:dateUtc="2024-07-17T10:55:00Z">
        <w:r>
          <w:t>Curve</w:t>
        </w:r>
      </w:ins>
      <w:del w:id="1585" w:author="jonathan pritchard" w:date="2024-07-17T11:55:00Z" w16du:dateUtc="2024-07-17T10:55:00Z">
        <w:r w:rsidR="00557E2E" w:rsidRPr="0007289C" w:rsidDel="0007289C">
          <w:rPr>
            <w:highlight w:val="yellow"/>
            <w:rPrChange w:id="1586" w:author="jonathan pritchard" w:date="2024-07-17T11:53:00Z" w16du:dateUtc="2024-07-17T10:53:00Z">
              <w:rPr/>
            </w:rPrChange>
          </w:rPr>
          <w:delText>Line</w:delText>
        </w:r>
      </w:del>
      <w:r w:rsidR="00557E2E" w:rsidRPr="00D56521">
        <w:t xml:space="preserve">: </w:t>
      </w:r>
      <w:r w:rsidR="00557E2E" w:rsidRPr="00D56521">
        <w:tab/>
        <w:t xml:space="preserve">Overwrite with </w:t>
      </w:r>
      <w:r w:rsidR="00BB3EBB" w:rsidRPr="00D56521">
        <w:t>line</w:t>
      </w:r>
      <w:r w:rsidR="00E16825" w:rsidRPr="00D56521">
        <w:t xml:space="preserve"> </w:t>
      </w:r>
      <w:r w:rsidR="00BB3EBB" w:rsidRPr="00D56521">
        <w:t xml:space="preserve">styles </w:t>
      </w:r>
      <w:r w:rsidR="00557E2E" w:rsidRPr="00D56521">
        <w:t>CHRVID02 and CHRVDEL2.</w:t>
      </w:r>
    </w:p>
    <w:p w14:paraId="187C62F1" w14:textId="6A49BCB5" w:rsidR="00557E2E" w:rsidRPr="00D56521" w:rsidRDefault="0007289C" w:rsidP="00737541">
      <w:pPr>
        <w:spacing w:after="120" w:line="240" w:lineRule="auto"/>
        <w:ind w:left="2160" w:hanging="1440"/>
        <w:jc w:val="both"/>
      </w:pPr>
      <w:ins w:id="1587" w:author="jonathan pritchard" w:date="2024-07-17T11:55:00Z" w16du:dateUtc="2024-07-17T10:55:00Z">
        <w:r>
          <w:t>Surface</w:t>
        </w:r>
      </w:ins>
      <w:del w:id="1588" w:author="jonathan pritchard" w:date="2024-07-17T11:55:00Z" w16du:dateUtc="2024-07-17T10:55:00Z">
        <w:r w:rsidR="00557E2E" w:rsidRPr="0007289C" w:rsidDel="0007289C">
          <w:rPr>
            <w:highlight w:val="yellow"/>
            <w:rPrChange w:id="1589" w:author="jonathan pritchard" w:date="2024-07-17T11:53:00Z" w16du:dateUtc="2024-07-17T10:53:00Z">
              <w:rPr/>
            </w:rPrChange>
          </w:rPr>
          <w:delText>Area</w:delText>
        </w:r>
      </w:del>
      <w:r w:rsidR="00557E2E" w:rsidRPr="00D56521">
        <w:t xml:space="preserve">: </w:t>
      </w:r>
      <w:r w:rsidR="00557E2E" w:rsidRPr="00D56521">
        <w:tab/>
        <w:t xml:space="preserve">Overwrite the boundary with </w:t>
      </w:r>
      <w:r w:rsidR="00AF51B8" w:rsidRPr="00D56521">
        <w:t xml:space="preserve">line styles </w:t>
      </w:r>
      <w:r w:rsidR="00557E2E" w:rsidRPr="00D56521">
        <w:t xml:space="preserve">CHRVID02 and CHRVDEL2 and also superimpose </w:t>
      </w:r>
      <w:r w:rsidR="00AF51B8" w:rsidRPr="00D56521">
        <w:t xml:space="preserve">symbols </w:t>
      </w:r>
      <w:r w:rsidR="00557E2E" w:rsidRPr="00D56521">
        <w:t>CHRVID01 and CHRVDEL1 on any centred symbol.</w:t>
      </w:r>
    </w:p>
    <w:p w14:paraId="76EC82ED" w14:textId="40D93517" w:rsidR="00557E2E" w:rsidRPr="001A67BD" w:rsidRDefault="00557E2E" w:rsidP="00024B10">
      <w:pPr>
        <w:pStyle w:val="Heading4"/>
        <w:rPr>
          <w:lang w:val="fr-FR"/>
        </w:rPr>
      </w:pPr>
      <w:bookmarkStart w:id="1590" w:name="_Ref49450002"/>
      <w:commentRangeStart w:id="1591"/>
      <w:r w:rsidRPr="001A67BD">
        <w:rPr>
          <w:lang w:val="fr-FR"/>
        </w:rPr>
        <w:t>Non-HO (Non-ENC) Chart Information</w:t>
      </w:r>
      <w:bookmarkEnd w:id="1590"/>
      <w:commentRangeEnd w:id="1591"/>
      <w:r w:rsidR="004D381D">
        <w:rPr>
          <w:rStyle w:val="CommentReference"/>
          <w:b w:val="0"/>
          <w:bCs w:val="0"/>
        </w:rPr>
        <w:commentReference w:id="1591"/>
      </w:r>
    </w:p>
    <w:p w14:paraId="276FB391" w14:textId="336EECF0" w:rsidR="00557E2E" w:rsidRPr="00D56521" w:rsidRDefault="00557E2E" w:rsidP="00737541">
      <w:pPr>
        <w:spacing w:after="60" w:line="240" w:lineRule="auto"/>
        <w:jc w:val="both"/>
      </w:pPr>
      <w:commentRangeStart w:id="1592"/>
      <w:r w:rsidRPr="00D56521">
        <w:t xml:space="preserve">Limited </w:t>
      </w:r>
      <w:commentRangeEnd w:id="1592"/>
      <w:r w:rsidR="004D381D">
        <w:rPr>
          <w:rStyle w:val="CommentReference"/>
        </w:rPr>
        <w:commentReference w:id="1592"/>
      </w:r>
      <w:r w:rsidRPr="00D56521">
        <w:t>non-HO data added to existing HO ENC data to augment the chart information must be distinguished from the H</w:t>
      </w:r>
      <w:r w:rsidR="00737541">
        <w:t xml:space="preserve">O </w:t>
      </w:r>
      <w:r w:rsidRPr="00D56521">
        <w:t>ENC information as follows:</w:t>
      </w:r>
    </w:p>
    <w:p w14:paraId="03489B4B" w14:textId="520882C7" w:rsidR="00557E2E" w:rsidRPr="00D56521" w:rsidRDefault="00557E2E" w:rsidP="00737541">
      <w:pPr>
        <w:spacing w:after="60" w:line="240" w:lineRule="auto"/>
        <w:ind w:left="2160" w:hanging="1440"/>
        <w:jc w:val="both"/>
      </w:pPr>
      <w:r w:rsidRPr="00D56521">
        <w:t>Point object:</w:t>
      </w:r>
      <w:r w:rsidRPr="00D56521">
        <w:tab/>
        <w:t>Superimpose</w:t>
      </w:r>
      <w:r w:rsidR="005B7CC2" w:rsidRPr="00D56521">
        <w:t xml:space="preserve"> symbol </w:t>
      </w:r>
      <w:r w:rsidR="009B6B63" w:rsidRPr="00D56521">
        <w:t>CHCRID01</w:t>
      </w:r>
      <w:r w:rsidRPr="00D56521">
        <w:t>.</w:t>
      </w:r>
    </w:p>
    <w:p w14:paraId="137A4904" w14:textId="4B8DF0B6" w:rsidR="00557E2E" w:rsidRPr="00D56521" w:rsidRDefault="0007289C" w:rsidP="00737541">
      <w:pPr>
        <w:spacing w:after="60" w:line="240" w:lineRule="auto"/>
        <w:ind w:left="2160" w:hanging="1440"/>
        <w:jc w:val="both"/>
      </w:pPr>
      <w:ins w:id="1593" w:author="jonathan pritchard" w:date="2024-07-17T11:55:00Z" w16du:dateUtc="2024-07-17T10:55:00Z">
        <w:r>
          <w:t>Curve</w:t>
        </w:r>
        <w:r w:rsidRPr="00D56521">
          <w:t xml:space="preserve"> </w:t>
        </w:r>
      </w:ins>
      <w:del w:id="1594" w:author="jonathan pritchard" w:date="2024-07-17T11:55:00Z" w16du:dateUtc="2024-07-17T10:55:00Z">
        <w:r w:rsidR="00557E2E" w:rsidRPr="0007289C" w:rsidDel="0007289C">
          <w:rPr>
            <w:highlight w:val="yellow"/>
            <w:rPrChange w:id="1595" w:author="jonathan pritchard" w:date="2024-07-17T11:53:00Z" w16du:dateUtc="2024-07-17T10:53:00Z">
              <w:rPr/>
            </w:rPrChange>
          </w:rPr>
          <w:delText>Line</w:delText>
        </w:r>
        <w:r w:rsidR="00557E2E" w:rsidRPr="00D56521" w:rsidDel="0007289C">
          <w:delText xml:space="preserve"> </w:delText>
        </w:r>
      </w:del>
      <w:r w:rsidR="00557E2E" w:rsidRPr="00D56521">
        <w:t>object:</w:t>
      </w:r>
      <w:r w:rsidR="00557E2E" w:rsidRPr="00D56521">
        <w:tab/>
        <w:t xml:space="preserve">Overwrite with line </w:t>
      </w:r>
      <w:r w:rsidR="005B7CC2" w:rsidRPr="00D56521">
        <w:t xml:space="preserve">style </w:t>
      </w:r>
      <w:r w:rsidR="009B6B63" w:rsidRPr="00D56521">
        <w:t>CHCRID01</w:t>
      </w:r>
      <w:r w:rsidR="00557E2E" w:rsidRPr="00D56521">
        <w:t>.</w:t>
      </w:r>
    </w:p>
    <w:p w14:paraId="2EA83D6A" w14:textId="778C31F4" w:rsidR="00252175" w:rsidRPr="00D56521" w:rsidRDefault="0007289C" w:rsidP="00737541">
      <w:pPr>
        <w:spacing w:after="120" w:line="240" w:lineRule="auto"/>
        <w:ind w:left="2160" w:hanging="1440"/>
        <w:jc w:val="both"/>
      </w:pPr>
      <w:ins w:id="1596" w:author="jonathan pritchard" w:date="2024-07-17T11:55:00Z" w16du:dateUtc="2024-07-17T10:55:00Z">
        <w:r>
          <w:t>Surface</w:t>
        </w:r>
        <w:r w:rsidRPr="00D56521">
          <w:t xml:space="preserve"> </w:t>
        </w:r>
      </w:ins>
      <w:del w:id="1597" w:author="jonathan pritchard" w:date="2024-07-17T11:55:00Z" w16du:dateUtc="2024-07-17T10:55:00Z">
        <w:r w:rsidR="00557E2E" w:rsidRPr="0007289C" w:rsidDel="0007289C">
          <w:rPr>
            <w:highlight w:val="yellow"/>
            <w:rPrChange w:id="1598" w:author="jonathan pritchard" w:date="2024-07-17T11:53:00Z" w16du:dateUtc="2024-07-17T10:53:00Z">
              <w:rPr/>
            </w:rPrChange>
          </w:rPr>
          <w:delText>Area</w:delText>
        </w:r>
        <w:r w:rsidR="00557E2E" w:rsidRPr="00D56521" w:rsidDel="0007289C">
          <w:delText xml:space="preserve"> </w:delText>
        </w:r>
      </w:del>
      <w:r w:rsidR="00557E2E" w:rsidRPr="00D56521">
        <w:t>object:</w:t>
      </w:r>
      <w:r w:rsidR="00557E2E" w:rsidRPr="00D56521">
        <w:tab/>
        <w:t xml:space="preserve">Overwrite area boundary with line </w:t>
      </w:r>
      <w:r w:rsidR="00552198" w:rsidRPr="00D56521">
        <w:t xml:space="preserve">style </w:t>
      </w:r>
      <w:r w:rsidR="009B6B63" w:rsidRPr="00D56521">
        <w:t>CHCRID01</w:t>
      </w:r>
      <w:r w:rsidR="00557E2E" w:rsidRPr="00D56521">
        <w:t xml:space="preserve"> and superimpose </w:t>
      </w:r>
      <w:r w:rsidR="00552198" w:rsidRPr="00D56521">
        <w:t xml:space="preserve">symbol </w:t>
      </w:r>
      <w:r w:rsidR="009B6B63" w:rsidRPr="00D56521">
        <w:t>CHCRID01</w:t>
      </w:r>
      <w:r w:rsidR="00557E2E" w:rsidRPr="00D56521">
        <w:t xml:space="preserve"> on any centred symbol.</w:t>
      </w:r>
    </w:p>
    <w:p w14:paraId="70E96DCA" w14:textId="4DECEE4A" w:rsidR="00782ACD" w:rsidRPr="00D56521" w:rsidRDefault="00782ACD" w:rsidP="00024B10">
      <w:pPr>
        <w:pStyle w:val="Heading4"/>
      </w:pPr>
      <w:bookmarkStart w:id="1599" w:name="_Ref47455755"/>
      <w:commentRangeStart w:id="1600"/>
      <w:r w:rsidRPr="00D56521">
        <w:t>Information about automatic updates</w:t>
      </w:r>
      <w:bookmarkEnd w:id="1599"/>
      <w:commentRangeEnd w:id="1600"/>
      <w:r w:rsidR="009561EC">
        <w:rPr>
          <w:rStyle w:val="CommentReference"/>
          <w:b w:val="0"/>
          <w:bCs w:val="0"/>
        </w:rPr>
        <w:commentReference w:id="1600"/>
      </w:r>
    </w:p>
    <w:p w14:paraId="4EE6505A" w14:textId="1549BB47" w:rsidR="000A049F" w:rsidRPr="00D56521" w:rsidRDefault="0077726C" w:rsidP="00737541">
      <w:pPr>
        <w:spacing w:after="120" w:line="240" w:lineRule="auto"/>
        <w:jc w:val="both"/>
      </w:pPr>
      <w:r w:rsidRPr="00D56521">
        <w:t xml:space="preserve">S-101 defines an </w:t>
      </w:r>
      <w:r w:rsidRPr="00D56521">
        <w:rPr>
          <w:b/>
          <w:bCs/>
        </w:rPr>
        <w:t>Update</w:t>
      </w:r>
      <w:r w:rsidR="00737541">
        <w:rPr>
          <w:b/>
          <w:bCs/>
        </w:rPr>
        <w:t xml:space="preserve"> </w:t>
      </w:r>
      <w:r w:rsidRPr="00D56521">
        <w:rPr>
          <w:b/>
          <w:bCs/>
        </w:rPr>
        <w:t>Information</w:t>
      </w:r>
      <w:r w:rsidRPr="00D56521">
        <w:t xml:space="preserve"> feature to describe automatic updates and corrections. A single instance of </w:t>
      </w:r>
      <w:r w:rsidRPr="00D56521">
        <w:rPr>
          <w:b/>
          <w:bCs/>
        </w:rPr>
        <w:t>Update</w:t>
      </w:r>
      <w:r w:rsidR="00737541">
        <w:rPr>
          <w:b/>
          <w:bCs/>
        </w:rPr>
        <w:t xml:space="preserve"> </w:t>
      </w:r>
      <w:r w:rsidRPr="00D56521">
        <w:rPr>
          <w:b/>
          <w:bCs/>
        </w:rPr>
        <w:t>Information</w:t>
      </w:r>
      <w:r w:rsidRPr="00D56521">
        <w:t xml:space="preserve"> may spatially cover multiple spatially dispersed ENC features. </w:t>
      </w:r>
      <w:r w:rsidRPr="00D56521">
        <w:rPr>
          <w:b/>
          <w:bCs/>
        </w:rPr>
        <w:t>Update</w:t>
      </w:r>
      <w:r w:rsidR="00737541">
        <w:rPr>
          <w:b/>
          <w:bCs/>
        </w:rPr>
        <w:t xml:space="preserve"> </w:t>
      </w:r>
      <w:r w:rsidRPr="00D56521">
        <w:rPr>
          <w:b/>
          <w:bCs/>
        </w:rPr>
        <w:t>Information</w:t>
      </w:r>
      <w:r w:rsidRPr="00D56521">
        <w:t xml:space="preserve"> may also be associated with one or more features</w:t>
      </w:r>
      <w:r w:rsidR="00BD50FC" w:rsidRPr="00D56521">
        <w:t xml:space="preserve"> using the </w:t>
      </w:r>
      <w:proofErr w:type="spellStart"/>
      <w:r w:rsidR="00BD50FC" w:rsidRPr="00D56521">
        <w:rPr>
          <w:i/>
          <w:iCs/>
        </w:rPr>
        <w:t>updatedInformation</w:t>
      </w:r>
      <w:proofErr w:type="spellEnd"/>
      <w:r w:rsidR="00BD50FC" w:rsidRPr="00D56521">
        <w:t xml:space="preserve"> association to indicate features affected by the update. </w:t>
      </w:r>
      <w:r w:rsidRPr="00D56521">
        <w:t xml:space="preserve">An </w:t>
      </w:r>
      <w:r w:rsidRPr="00D56521">
        <w:rPr>
          <w:b/>
          <w:bCs/>
        </w:rPr>
        <w:t>Update</w:t>
      </w:r>
      <w:r w:rsidR="00737541">
        <w:rPr>
          <w:b/>
          <w:bCs/>
        </w:rPr>
        <w:t xml:space="preserve"> </w:t>
      </w:r>
      <w:r w:rsidRPr="00D56521">
        <w:rPr>
          <w:b/>
          <w:bCs/>
        </w:rPr>
        <w:t>Information</w:t>
      </w:r>
      <w:r w:rsidR="00BD50FC" w:rsidRPr="00D56521">
        <w:t xml:space="preserve"> </w:t>
      </w:r>
      <w:r w:rsidRPr="00D56521">
        <w:t xml:space="preserve">feature </w:t>
      </w:r>
      <w:r w:rsidR="00BD50FC" w:rsidRPr="00D56521">
        <w:t>can be either a point, curve or surface</w:t>
      </w:r>
      <w:r w:rsidRPr="00D56521">
        <w:t>,</w:t>
      </w:r>
      <w:r w:rsidR="00BD50FC" w:rsidRPr="00D56521">
        <w:t xml:space="preserve"> and contains a description what has been updated.</w:t>
      </w:r>
      <w:r w:rsidR="00D75B3A" w:rsidRPr="00D56521">
        <w:t xml:space="preserve"> </w:t>
      </w:r>
      <w:commentRangeStart w:id="1601"/>
      <w:r w:rsidR="00D75B3A" w:rsidRPr="00D56521">
        <w:t>The pre</w:t>
      </w:r>
      <w:r w:rsidRPr="00D56521">
        <w:t>s</w:t>
      </w:r>
      <w:r w:rsidR="00D75B3A" w:rsidRPr="00D56521">
        <w:t xml:space="preserve">entation parameters are described in </w:t>
      </w:r>
      <w:r w:rsidR="00D75B3A" w:rsidRPr="00D56521">
        <w:fldChar w:fldCharType="begin"/>
      </w:r>
      <w:r w:rsidR="00D75B3A" w:rsidRPr="00D56521">
        <w:instrText xml:space="preserve"> REF _Ref47455466 \h </w:instrText>
      </w:r>
      <w:r w:rsidR="00737541">
        <w:instrText xml:space="preserve"> \* MERGEFORMAT </w:instrText>
      </w:r>
      <w:r w:rsidR="00D75B3A" w:rsidRPr="00D56521">
        <w:fldChar w:fldCharType="separate"/>
      </w:r>
      <w:r w:rsidR="00832978" w:rsidRPr="00D56521">
        <w:t xml:space="preserve">Table </w:t>
      </w:r>
      <w:r w:rsidR="00832978">
        <w:t>C-24</w:t>
      </w:r>
      <w:r w:rsidR="00D75B3A" w:rsidRPr="00D56521">
        <w:fldChar w:fldCharType="end"/>
      </w:r>
      <w:commentRangeEnd w:id="1601"/>
      <w:r w:rsidR="0007289C">
        <w:rPr>
          <w:rStyle w:val="CommentReference"/>
        </w:rPr>
        <w:commentReference w:id="1601"/>
      </w:r>
      <w:r w:rsidR="00D75B3A"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076"/>
        <w:gridCol w:w="2888"/>
        <w:gridCol w:w="1393"/>
        <w:gridCol w:w="1232"/>
        <w:gridCol w:w="1449"/>
        <w:gridCol w:w="1298"/>
      </w:tblGrid>
      <w:tr w:rsidR="008D59CA" w:rsidRPr="00D56521" w14:paraId="32126C86" w14:textId="77777777" w:rsidTr="00737541">
        <w:trPr>
          <w:cantSplit/>
          <w:tblHeader/>
          <w:jc w:val="center"/>
        </w:trPr>
        <w:tc>
          <w:tcPr>
            <w:tcW w:w="0" w:type="auto"/>
            <w:shd w:val="clear" w:color="auto" w:fill="D9D9D9" w:themeFill="background1" w:themeFillShade="D9"/>
          </w:tcPr>
          <w:p w14:paraId="385BC686" w14:textId="10722CC2" w:rsidR="008F6211" w:rsidRPr="00D56521" w:rsidRDefault="008F6211" w:rsidP="00737541">
            <w:pPr>
              <w:spacing w:before="60" w:after="60"/>
              <w:rPr>
                <w:b/>
                <w:bCs/>
              </w:rPr>
            </w:pPr>
            <w:r w:rsidRPr="00D56521">
              <w:rPr>
                <w:b/>
                <w:bCs/>
              </w:rPr>
              <w:t>Primitive</w:t>
            </w:r>
          </w:p>
        </w:tc>
        <w:tc>
          <w:tcPr>
            <w:tcW w:w="0" w:type="auto"/>
            <w:shd w:val="clear" w:color="auto" w:fill="D9D9D9" w:themeFill="background1" w:themeFillShade="D9"/>
          </w:tcPr>
          <w:p w14:paraId="49B67B4A" w14:textId="07FCFFCA" w:rsidR="008F6211" w:rsidRPr="00D56521" w:rsidRDefault="008F6211" w:rsidP="00737541">
            <w:pPr>
              <w:spacing w:before="60" w:after="60"/>
              <w:rPr>
                <w:b/>
                <w:bCs/>
              </w:rPr>
            </w:pPr>
            <w:r w:rsidRPr="00D56521">
              <w:rPr>
                <w:b/>
                <w:bCs/>
              </w:rPr>
              <w:t>Symbol</w:t>
            </w:r>
            <w:r w:rsidR="0045434C" w:rsidRPr="00D56521">
              <w:rPr>
                <w:b/>
                <w:bCs/>
              </w:rPr>
              <w:t>/</w:t>
            </w:r>
            <w:r w:rsidRPr="00D56521">
              <w:rPr>
                <w:b/>
                <w:bCs/>
              </w:rPr>
              <w:t>Style</w:t>
            </w:r>
          </w:p>
        </w:tc>
        <w:tc>
          <w:tcPr>
            <w:tcW w:w="0" w:type="auto"/>
            <w:shd w:val="clear" w:color="auto" w:fill="D9D9D9" w:themeFill="background1" w:themeFillShade="D9"/>
          </w:tcPr>
          <w:p w14:paraId="78A498FA" w14:textId="77777777" w:rsidR="008F6211" w:rsidRPr="00D56521" w:rsidRDefault="008F6211" w:rsidP="00737541">
            <w:pPr>
              <w:spacing w:before="60" w:after="60"/>
              <w:rPr>
                <w:b/>
                <w:bCs/>
              </w:rPr>
            </w:pPr>
            <w:r w:rsidRPr="00D56521">
              <w:rPr>
                <w:b/>
                <w:bCs/>
              </w:rPr>
              <w:t>Drawing priority</w:t>
            </w:r>
          </w:p>
        </w:tc>
        <w:tc>
          <w:tcPr>
            <w:tcW w:w="0" w:type="auto"/>
            <w:shd w:val="clear" w:color="auto" w:fill="D9D9D9" w:themeFill="background1" w:themeFillShade="D9"/>
          </w:tcPr>
          <w:p w14:paraId="5D8D9984" w14:textId="77777777" w:rsidR="008F6211" w:rsidRPr="00D56521" w:rsidRDefault="008F6211" w:rsidP="00737541">
            <w:pPr>
              <w:spacing w:before="60" w:after="60"/>
              <w:rPr>
                <w:b/>
                <w:bCs/>
              </w:rPr>
            </w:pPr>
            <w:r w:rsidRPr="00D56521">
              <w:rPr>
                <w:b/>
                <w:bCs/>
              </w:rPr>
              <w:t>Display plane</w:t>
            </w:r>
          </w:p>
        </w:tc>
        <w:tc>
          <w:tcPr>
            <w:tcW w:w="0" w:type="auto"/>
            <w:shd w:val="clear" w:color="auto" w:fill="D9D9D9" w:themeFill="background1" w:themeFillShade="D9"/>
          </w:tcPr>
          <w:p w14:paraId="1C474FF8" w14:textId="77777777" w:rsidR="008F6211" w:rsidRPr="00D56521" w:rsidRDefault="008F6211" w:rsidP="00737541">
            <w:pPr>
              <w:spacing w:before="60" w:after="60"/>
              <w:rPr>
                <w:b/>
                <w:bCs/>
              </w:rPr>
            </w:pPr>
            <w:r w:rsidRPr="00D56521">
              <w:rPr>
                <w:b/>
                <w:bCs/>
              </w:rPr>
              <w:t>Display category</w:t>
            </w:r>
          </w:p>
        </w:tc>
        <w:tc>
          <w:tcPr>
            <w:tcW w:w="0" w:type="auto"/>
            <w:shd w:val="clear" w:color="auto" w:fill="D9D9D9" w:themeFill="background1" w:themeFillShade="D9"/>
          </w:tcPr>
          <w:p w14:paraId="76D3AFF6" w14:textId="77777777" w:rsidR="008F6211" w:rsidRPr="00D56521" w:rsidRDefault="008F6211" w:rsidP="00737541">
            <w:pPr>
              <w:spacing w:before="60" w:after="60"/>
              <w:rPr>
                <w:b/>
                <w:bCs/>
              </w:rPr>
            </w:pPr>
            <w:r w:rsidRPr="00D56521">
              <w:rPr>
                <w:b/>
                <w:bCs/>
              </w:rPr>
              <w:t>Viewing group</w:t>
            </w:r>
          </w:p>
        </w:tc>
      </w:tr>
      <w:tr w:rsidR="008D59CA" w:rsidRPr="00D56521" w14:paraId="30F66112" w14:textId="77777777" w:rsidTr="00737541">
        <w:trPr>
          <w:cantSplit/>
          <w:jc w:val="center"/>
        </w:trPr>
        <w:tc>
          <w:tcPr>
            <w:tcW w:w="0" w:type="auto"/>
          </w:tcPr>
          <w:p w14:paraId="137F9950" w14:textId="49AD547F" w:rsidR="0045434C" w:rsidRPr="00D56521" w:rsidRDefault="0045434C" w:rsidP="00737541">
            <w:pPr>
              <w:spacing w:before="60" w:after="60"/>
            </w:pPr>
            <w:r w:rsidRPr="00D56521">
              <w:t>Point</w:t>
            </w:r>
          </w:p>
        </w:tc>
        <w:tc>
          <w:tcPr>
            <w:tcW w:w="0" w:type="auto"/>
          </w:tcPr>
          <w:p w14:paraId="07DA29C6" w14:textId="6635F92A" w:rsidR="0045434C" w:rsidRPr="00D56521" w:rsidRDefault="001E2115" w:rsidP="00737541">
            <w:pPr>
              <w:spacing w:before="60" w:after="60"/>
            </w:pPr>
            <w:r>
              <w:t>[TBD]</w:t>
            </w:r>
          </w:p>
        </w:tc>
        <w:tc>
          <w:tcPr>
            <w:tcW w:w="0" w:type="auto"/>
            <w:vMerge w:val="restart"/>
            <w:vAlign w:val="center"/>
          </w:tcPr>
          <w:p w14:paraId="57814348" w14:textId="0DFFFF74" w:rsidR="0045434C" w:rsidRPr="00D56521" w:rsidRDefault="001E2115" w:rsidP="00737541">
            <w:pPr>
              <w:spacing w:before="60" w:after="60"/>
              <w:jc w:val="center"/>
            </w:pPr>
            <w:r>
              <w:t>[TBD]</w:t>
            </w:r>
          </w:p>
        </w:tc>
        <w:tc>
          <w:tcPr>
            <w:tcW w:w="0" w:type="auto"/>
            <w:vMerge w:val="restart"/>
            <w:vAlign w:val="center"/>
          </w:tcPr>
          <w:p w14:paraId="24A9795C" w14:textId="77777777" w:rsidR="00E43323" w:rsidRPr="00D56521" w:rsidRDefault="00E43323" w:rsidP="00737541">
            <w:pPr>
              <w:spacing w:before="60" w:after="60"/>
              <w:jc w:val="center"/>
            </w:pPr>
          </w:p>
          <w:p w14:paraId="16857E87" w14:textId="298F414A" w:rsidR="0045434C" w:rsidRPr="00D56521" w:rsidRDefault="001E2115" w:rsidP="00737541">
            <w:pPr>
              <w:spacing w:before="60" w:after="60"/>
              <w:jc w:val="center"/>
            </w:pPr>
            <w:r>
              <w:t>[TBD]</w:t>
            </w:r>
          </w:p>
          <w:p w14:paraId="14FEFD65" w14:textId="29992C5C" w:rsidR="0045434C" w:rsidRPr="00D56521" w:rsidRDefault="0045434C" w:rsidP="00737541">
            <w:pPr>
              <w:spacing w:before="60" w:after="60"/>
              <w:jc w:val="center"/>
            </w:pPr>
          </w:p>
        </w:tc>
        <w:tc>
          <w:tcPr>
            <w:tcW w:w="0" w:type="auto"/>
            <w:vMerge w:val="restart"/>
            <w:vAlign w:val="center"/>
          </w:tcPr>
          <w:p w14:paraId="154BD62C" w14:textId="2D04AED9" w:rsidR="0045434C" w:rsidRPr="00D56521" w:rsidRDefault="0045434C" w:rsidP="00737541">
            <w:pPr>
              <w:spacing w:before="60" w:after="60"/>
              <w:jc w:val="center"/>
            </w:pPr>
            <w:r w:rsidRPr="00D56521">
              <w:t>Other</w:t>
            </w:r>
          </w:p>
        </w:tc>
        <w:tc>
          <w:tcPr>
            <w:tcW w:w="0" w:type="auto"/>
            <w:vMerge w:val="restart"/>
            <w:vAlign w:val="center"/>
          </w:tcPr>
          <w:p w14:paraId="19641E98" w14:textId="1A241B11" w:rsidR="0045434C" w:rsidRPr="00D56521" w:rsidRDefault="0045434C" w:rsidP="00737541">
            <w:pPr>
              <w:keepNext/>
              <w:spacing w:before="60" w:after="60"/>
              <w:jc w:val="center"/>
            </w:pPr>
            <w:r w:rsidRPr="00D56521">
              <w:t>31090</w:t>
            </w:r>
          </w:p>
        </w:tc>
      </w:tr>
      <w:tr w:rsidR="008D59CA" w:rsidRPr="00D56521" w14:paraId="075EA0B2" w14:textId="77777777" w:rsidTr="00737541">
        <w:trPr>
          <w:cantSplit/>
          <w:jc w:val="center"/>
        </w:trPr>
        <w:tc>
          <w:tcPr>
            <w:tcW w:w="0" w:type="auto"/>
          </w:tcPr>
          <w:p w14:paraId="460FC82B" w14:textId="504E0DDD" w:rsidR="0045434C" w:rsidRPr="00D56521" w:rsidRDefault="0045434C" w:rsidP="00737541">
            <w:pPr>
              <w:spacing w:before="60" w:after="60"/>
            </w:pPr>
            <w:r w:rsidRPr="00D56521">
              <w:t>Curve</w:t>
            </w:r>
          </w:p>
        </w:tc>
        <w:tc>
          <w:tcPr>
            <w:tcW w:w="0" w:type="auto"/>
          </w:tcPr>
          <w:p w14:paraId="667F031E" w14:textId="1D367524"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31A78C83" w14:textId="4BD55A40" w:rsidR="0045434C" w:rsidRPr="00D56521" w:rsidRDefault="0045434C" w:rsidP="00737541">
            <w:pPr>
              <w:spacing w:before="60" w:after="60"/>
            </w:pPr>
          </w:p>
        </w:tc>
        <w:tc>
          <w:tcPr>
            <w:tcW w:w="0" w:type="auto"/>
            <w:vMerge/>
          </w:tcPr>
          <w:p w14:paraId="03C645AD" w14:textId="1441CDED" w:rsidR="0045434C" w:rsidRPr="00D56521" w:rsidRDefault="0045434C" w:rsidP="00737541">
            <w:pPr>
              <w:spacing w:before="60" w:after="60"/>
            </w:pPr>
          </w:p>
        </w:tc>
        <w:tc>
          <w:tcPr>
            <w:tcW w:w="0" w:type="auto"/>
            <w:vMerge/>
          </w:tcPr>
          <w:p w14:paraId="686BA748" w14:textId="0A3E84F1" w:rsidR="0045434C" w:rsidRPr="00D56521" w:rsidRDefault="0045434C" w:rsidP="00737541">
            <w:pPr>
              <w:spacing w:before="60" w:after="60"/>
            </w:pPr>
          </w:p>
        </w:tc>
        <w:tc>
          <w:tcPr>
            <w:tcW w:w="0" w:type="auto"/>
            <w:vMerge/>
          </w:tcPr>
          <w:p w14:paraId="04FD6028" w14:textId="77777777" w:rsidR="0045434C" w:rsidRPr="00D56521" w:rsidRDefault="0045434C" w:rsidP="00737541">
            <w:pPr>
              <w:keepNext/>
              <w:spacing w:before="60" w:after="60"/>
            </w:pPr>
          </w:p>
        </w:tc>
      </w:tr>
      <w:tr w:rsidR="008D59CA" w:rsidRPr="00D56521" w14:paraId="5C6BBDBE" w14:textId="77777777" w:rsidTr="00737541">
        <w:trPr>
          <w:cantSplit/>
          <w:jc w:val="center"/>
        </w:trPr>
        <w:tc>
          <w:tcPr>
            <w:tcW w:w="0" w:type="auto"/>
          </w:tcPr>
          <w:p w14:paraId="6EC12A7F" w14:textId="128D2B9B" w:rsidR="0045434C" w:rsidRPr="00D56521" w:rsidRDefault="0045434C" w:rsidP="00737541">
            <w:pPr>
              <w:spacing w:before="60" w:after="60"/>
            </w:pPr>
            <w:r w:rsidRPr="00D56521">
              <w:t>Area</w:t>
            </w:r>
          </w:p>
        </w:tc>
        <w:tc>
          <w:tcPr>
            <w:tcW w:w="0" w:type="auto"/>
          </w:tcPr>
          <w:p w14:paraId="0388380F" w14:textId="4D389F2C"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1BDB5CE9" w14:textId="040C685C" w:rsidR="0045434C" w:rsidRPr="00D56521" w:rsidRDefault="0045434C" w:rsidP="00737541">
            <w:pPr>
              <w:spacing w:before="60" w:after="60"/>
            </w:pPr>
          </w:p>
        </w:tc>
        <w:tc>
          <w:tcPr>
            <w:tcW w:w="0" w:type="auto"/>
            <w:vMerge/>
          </w:tcPr>
          <w:p w14:paraId="498818BB" w14:textId="3EF2D235" w:rsidR="0045434C" w:rsidRPr="00D56521" w:rsidRDefault="0045434C" w:rsidP="00737541">
            <w:pPr>
              <w:spacing w:before="60" w:after="60"/>
            </w:pPr>
          </w:p>
        </w:tc>
        <w:tc>
          <w:tcPr>
            <w:tcW w:w="0" w:type="auto"/>
            <w:vMerge/>
          </w:tcPr>
          <w:p w14:paraId="05299FB8" w14:textId="626060BE" w:rsidR="0045434C" w:rsidRPr="00D56521" w:rsidRDefault="0045434C" w:rsidP="00737541">
            <w:pPr>
              <w:spacing w:before="60" w:after="60"/>
            </w:pPr>
          </w:p>
        </w:tc>
        <w:tc>
          <w:tcPr>
            <w:tcW w:w="0" w:type="auto"/>
            <w:vMerge/>
          </w:tcPr>
          <w:p w14:paraId="28E10AE5" w14:textId="77777777" w:rsidR="0045434C" w:rsidRPr="00D56521" w:rsidRDefault="0045434C" w:rsidP="00737541">
            <w:pPr>
              <w:keepNext/>
              <w:spacing w:before="60" w:after="60"/>
            </w:pPr>
          </w:p>
        </w:tc>
      </w:tr>
    </w:tbl>
    <w:p w14:paraId="6320606C" w14:textId="4B5D8496" w:rsidR="006C3465" w:rsidRPr="00D56521" w:rsidRDefault="0045434C" w:rsidP="0092126F">
      <w:pPr>
        <w:pStyle w:val="Caption"/>
        <w:spacing w:after="120" w:line="240" w:lineRule="auto"/>
        <w:jc w:val="center"/>
      </w:pPr>
      <w:bookmarkStart w:id="1602" w:name="_Ref47455466"/>
      <w:r w:rsidRPr="00D56521">
        <w:t xml:space="preserve">Table </w:t>
      </w:r>
      <w:r w:rsidR="0092126F">
        <w:t>C-</w:t>
      </w:r>
      <w:r w:rsidR="00331A1D" w:rsidRPr="00D56521">
        <w:fldChar w:fldCharType="begin"/>
      </w:r>
      <w:r w:rsidR="00331A1D" w:rsidRPr="00D56521">
        <w:instrText xml:space="preserve"> SEQ Table \* ARABIC </w:instrText>
      </w:r>
      <w:r w:rsidR="00331A1D" w:rsidRPr="00D56521">
        <w:fldChar w:fldCharType="separate"/>
      </w:r>
      <w:r w:rsidR="00832978">
        <w:rPr>
          <w:noProof/>
        </w:rPr>
        <w:t>24</w:t>
      </w:r>
      <w:r w:rsidR="00331A1D" w:rsidRPr="00D56521">
        <w:fldChar w:fldCharType="end"/>
      </w:r>
      <w:bookmarkEnd w:id="1602"/>
      <w:r w:rsidRPr="00D56521">
        <w:t xml:space="preserve"> - </w:t>
      </w:r>
      <w:r w:rsidR="00D75B3A" w:rsidRPr="00D56521">
        <w:t>Presentation</w:t>
      </w:r>
      <w:r w:rsidRPr="00D56521">
        <w:t xml:space="preserve"> parameters for Update</w:t>
      </w:r>
      <w:r w:rsidR="0092126F">
        <w:t xml:space="preserve"> </w:t>
      </w:r>
      <w:r w:rsidRPr="00D56521">
        <w:t>Information feature</w:t>
      </w:r>
    </w:p>
    <w:p w14:paraId="4ADFFD51" w14:textId="69D4A9CC" w:rsidR="000A049F" w:rsidRPr="00D56521" w:rsidRDefault="00814DD0" w:rsidP="00A13F5A">
      <w:pPr>
        <w:pStyle w:val="Heading3"/>
      </w:pPr>
      <w:bookmarkStart w:id="1603" w:name="_Toc144421356"/>
      <w:r w:rsidRPr="00D56521">
        <w:t>Updating non-official chart</w:t>
      </w:r>
      <w:r w:rsidR="000A049F" w:rsidRPr="00D56521">
        <w:t xml:space="preserve"> information</w:t>
      </w:r>
      <w:bookmarkEnd w:id="1603"/>
    </w:p>
    <w:p w14:paraId="2B984CD0" w14:textId="75689D94" w:rsidR="00BD50FC" w:rsidRPr="00D56521" w:rsidRDefault="00BD50FC" w:rsidP="0092126F">
      <w:pPr>
        <w:spacing w:after="60" w:line="240" w:lineRule="auto"/>
        <w:jc w:val="both"/>
      </w:pPr>
      <w:commentRangeStart w:id="1604"/>
      <w:r w:rsidRPr="00D56521">
        <w:t xml:space="preserve">Limited </w:t>
      </w:r>
      <w:commentRangeEnd w:id="1604"/>
      <w:r w:rsidR="004D381D">
        <w:rPr>
          <w:rStyle w:val="CommentReference"/>
        </w:rPr>
        <w:commentReference w:id="1604"/>
      </w:r>
      <w:r w:rsidRPr="00D56521">
        <w:t>non-</w:t>
      </w:r>
      <w:r w:rsidR="00814DD0" w:rsidRPr="00D56521">
        <w:t xml:space="preserve">official </w:t>
      </w:r>
      <w:r w:rsidRPr="00D56521">
        <w:t xml:space="preserve">data added to existing </w:t>
      </w:r>
      <w:r w:rsidR="00814DD0" w:rsidRPr="00D56521">
        <w:t>official ENC</w:t>
      </w:r>
      <w:r w:rsidRPr="00D56521">
        <w:t xml:space="preserve"> data to augment the chart information should be distinguished from the </w:t>
      </w:r>
      <w:r w:rsidR="00814DD0" w:rsidRPr="00D56521">
        <w:t>official</w:t>
      </w:r>
      <w:r w:rsidRPr="00D56521">
        <w:t xml:space="preserve"> information as follows:</w:t>
      </w:r>
    </w:p>
    <w:p w14:paraId="0CC78349" w14:textId="3DF12124" w:rsidR="00BD50FC" w:rsidRPr="00D56521" w:rsidRDefault="00BD50FC" w:rsidP="0092126F">
      <w:pPr>
        <w:spacing w:after="60" w:line="240" w:lineRule="auto"/>
        <w:ind w:left="2160" w:hanging="1440"/>
        <w:jc w:val="both"/>
      </w:pPr>
      <w:commentRangeStart w:id="1605"/>
      <w:r w:rsidRPr="00D56521">
        <w:t>Point feature:</w:t>
      </w:r>
      <w:r w:rsidRPr="00D56521">
        <w:tab/>
      </w:r>
      <w:r w:rsidR="0092126F">
        <w:t>S</w:t>
      </w:r>
      <w:r w:rsidRPr="00D56521">
        <w:t xml:space="preserve">uperimpose </w:t>
      </w:r>
      <w:r w:rsidR="00CD5542" w:rsidRPr="00D56521">
        <w:t xml:space="preserve">symbol </w:t>
      </w:r>
      <w:r w:rsidR="00814DD0" w:rsidRPr="00D56521">
        <w:t>CHCRID01</w:t>
      </w:r>
      <w:r w:rsidR="0092126F">
        <w:t>.</w:t>
      </w:r>
    </w:p>
    <w:p w14:paraId="5D043214" w14:textId="4A3B4491" w:rsidR="00BD50FC" w:rsidRPr="00D56521" w:rsidRDefault="00BD50FC" w:rsidP="0092126F">
      <w:pPr>
        <w:spacing w:after="60" w:line="240" w:lineRule="auto"/>
        <w:ind w:left="2160" w:hanging="1440"/>
        <w:jc w:val="both"/>
      </w:pPr>
      <w:del w:id="1606" w:author="jonathan pritchard" w:date="2024-05-20T15:43:00Z" w16du:dateUtc="2024-05-20T14:43:00Z">
        <w:r w:rsidRPr="00D56521" w:rsidDel="00F42EC6">
          <w:delText xml:space="preserve">Line </w:delText>
        </w:r>
      </w:del>
      <w:ins w:id="1607" w:author="jonathan pritchard" w:date="2024-05-20T15:43:00Z" w16du:dateUtc="2024-05-20T14:43:00Z">
        <w:r w:rsidR="00F42EC6">
          <w:t>Curve</w:t>
        </w:r>
        <w:r w:rsidR="00F42EC6" w:rsidRPr="00D56521">
          <w:t xml:space="preserve"> </w:t>
        </w:r>
      </w:ins>
      <w:r w:rsidRPr="00D56521">
        <w:t>feature:</w:t>
      </w:r>
      <w:r w:rsidRPr="00D56521">
        <w:tab/>
      </w:r>
      <w:r w:rsidR="0092126F">
        <w:t>O</w:t>
      </w:r>
      <w:r w:rsidRPr="00D56521">
        <w:t xml:space="preserve">verwrite with line </w:t>
      </w:r>
      <w:r w:rsidR="00CD5542" w:rsidRPr="00D56521">
        <w:t xml:space="preserve">style </w:t>
      </w:r>
      <w:r w:rsidR="00814DD0" w:rsidRPr="00D56521">
        <w:t>CHCRID01</w:t>
      </w:r>
      <w:r w:rsidR="0092126F">
        <w:t>.</w:t>
      </w:r>
    </w:p>
    <w:p w14:paraId="3A3AE91A" w14:textId="412DE98B" w:rsidR="00BD50FC" w:rsidRPr="00D56521" w:rsidRDefault="00BD50FC" w:rsidP="0092126F">
      <w:pPr>
        <w:spacing w:after="120" w:line="240" w:lineRule="auto"/>
        <w:ind w:left="2160" w:hanging="1440"/>
        <w:jc w:val="both"/>
      </w:pPr>
      <w:del w:id="1608" w:author="jonathan pritchard" w:date="2024-05-20T15:43:00Z" w16du:dateUtc="2024-05-20T14:43:00Z">
        <w:r w:rsidRPr="00D56521" w:rsidDel="00F42EC6">
          <w:delText xml:space="preserve">Area </w:delText>
        </w:r>
      </w:del>
      <w:ins w:id="1609" w:author="jonathan pritchard" w:date="2024-05-20T15:43:00Z" w16du:dateUtc="2024-05-20T14:43:00Z">
        <w:r w:rsidR="00F42EC6">
          <w:t>Surface</w:t>
        </w:r>
        <w:r w:rsidR="00F42EC6" w:rsidRPr="00D56521">
          <w:t xml:space="preserve"> </w:t>
        </w:r>
      </w:ins>
      <w:r w:rsidRPr="00D56521">
        <w:t>feature:</w:t>
      </w:r>
      <w:r w:rsidRPr="00D56521">
        <w:tab/>
      </w:r>
      <w:r w:rsidR="0092126F">
        <w:t>O</w:t>
      </w:r>
      <w:r w:rsidRPr="00D56521">
        <w:t xml:space="preserve">verwrite area boundary with line </w:t>
      </w:r>
      <w:r w:rsidR="00CD5542" w:rsidRPr="00D56521">
        <w:t xml:space="preserve">style </w:t>
      </w:r>
      <w:r w:rsidR="00814DD0" w:rsidRPr="00D56521">
        <w:t>CHCRID01</w:t>
      </w:r>
      <w:r w:rsidRPr="00D56521">
        <w:t xml:space="preserve"> and superimpose </w:t>
      </w:r>
      <w:r w:rsidR="00CD5542" w:rsidRPr="00D56521">
        <w:t xml:space="preserve">symbol </w:t>
      </w:r>
      <w:r w:rsidR="00814DD0" w:rsidRPr="00D56521">
        <w:t>CHCRID01</w:t>
      </w:r>
      <w:r w:rsidRPr="00D56521">
        <w:t xml:space="preserve"> on any centred symbol.</w:t>
      </w:r>
      <w:commentRangeEnd w:id="1605"/>
      <w:r w:rsidR="00F42EC6">
        <w:rPr>
          <w:rStyle w:val="CommentReference"/>
        </w:rPr>
        <w:commentReference w:id="1605"/>
      </w:r>
    </w:p>
    <w:p w14:paraId="7720F4F8" w14:textId="70D20719" w:rsidR="00BD50FC" w:rsidRPr="00D56521" w:rsidRDefault="00BD50FC" w:rsidP="0092126F">
      <w:pPr>
        <w:spacing w:after="120" w:line="240" w:lineRule="auto"/>
        <w:jc w:val="both"/>
      </w:pPr>
      <w:r w:rsidRPr="00D56521">
        <w:t>Non-</w:t>
      </w:r>
      <w:r w:rsidR="00814DD0" w:rsidRPr="00D56521">
        <w:t xml:space="preserve">official </w:t>
      </w:r>
      <w:r w:rsidRPr="00D56521">
        <w:t>data should be distinguished from manually updated chart information, which uses the same identifiers, by cursor picking.</w:t>
      </w:r>
    </w:p>
    <w:p w14:paraId="5501B461" w14:textId="4467311C" w:rsidR="00BD50FC" w:rsidRPr="00D56521" w:rsidRDefault="00BD50FC" w:rsidP="0092126F">
      <w:pPr>
        <w:spacing w:after="120" w:line="240" w:lineRule="auto"/>
        <w:jc w:val="both"/>
      </w:pPr>
      <w:r w:rsidRPr="00D56521">
        <w:t>Non-</w:t>
      </w:r>
      <w:r w:rsidR="00814DD0" w:rsidRPr="00D56521">
        <w:t xml:space="preserve">official </w:t>
      </w:r>
      <w:r w:rsidRPr="00D56521">
        <w:t xml:space="preserve">chart information may be updated by any systematic procedure. A record of updates should be maintained. </w:t>
      </w:r>
    </w:p>
    <w:p w14:paraId="2DCC8E1D" w14:textId="45D3CFB8" w:rsidR="00627DB2" w:rsidRPr="00D56521" w:rsidRDefault="00BD50FC" w:rsidP="0092126F">
      <w:pPr>
        <w:spacing w:after="120" w:line="240" w:lineRule="auto"/>
        <w:jc w:val="both"/>
      </w:pPr>
      <w:r w:rsidRPr="00D56521">
        <w:lastRenderedPageBreak/>
        <w:t xml:space="preserve">The </w:t>
      </w:r>
      <w:r w:rsidR="00EE3831" w:rsidRPr="00D56521">
        <w:t>m</w:t>
      </w:r>
      <w:r w:rsidRPr="00D56521">
        <w:t>ariner should be able to remove all non-</w:t>
      </w:r>
      <w:r w:rsidR="00814DD0" w:rsidRPr="00D56521">
        <w:t xml:space="preserve">official </w:t>
      </w:r>
      <w:r w:rsidRPr="00D56521">
        <w:t>chart information if the need should arise.</w:t>
      </w:r>
    </w:p>
    <w:p w14:paraId="61C4ACDD" w14:textId="4E8D6FDE" w:rsidR="00FE2291" w:rsidRPr="00D56521" w:rsidRDefault="00FE2291" w:rsidP="00A13F5A">
      <w:pPr>
        <w:pStyle w:val="Heading3"/>
      </w:pPr>
      <w:bookmarkStart w:id="1610" w:name="_Ref49450019"/>
      <w:bookmarkStart w:id="1611" w:name="_Toc144421357"/>
      <w:commentRangeStart w:id="1612"/>
      <w:r w:rsidRPr="00D56521">
        <w:t>Other non-</w:t>
      </w:r>
      <w:r w:rsidR="00D1047F" w:rsidRPr="00D56521">
        <w:t xml:space="preserve">official </w:t>
      </w:r>
      <w:r w:rsidRPr="00D56521">
        <w:t>data</w:t>
      </w:r>
      <w:bookmarkEnd w:id="1610"/>
      <w:bookmarkEnd w:id="1611"/>
      <w:commentRangeEnd w:id="1612"/>
      <w:r w:rsidR="00E27B73">
        <w:rPr>
          <w:rStyle w:val="CommentReference"/>
          <w:b w:val="0"/>
          <w:bCs w:val="0"/>
        </w:rPr>
        <w:commentReference w:id="1612"/>
      </w:r>
    </w:p>
    <w:p w14:paraId="17BF6404" w14:textId="5445EAC2" w:rsidR="00FE2291" w:rsidRPr="00D56521" w:rsidRDefault="00FE2291" w:rsidP="0092126F">
      <w:pPr>
        <w:spacing w:after="120" w:line="240" w:lineRule="auto"/>
        <w:jc w:val="both"/>
      </w:pPr>
      <w:r w:rsidRPr="00D56521">
        <w:t>Non-</w:t>
      </w:r>
      <w:r w:rsidR="00D1047F" w:rsidRPr="00D56521">
        <w:t xml:space="preserve">official </w:t>
      </w:r>
      <w:r w:rsidRPr="00D56521">
        <w:t>data must be distinguished from manually updated chart information, which uses the same identifiers, by cursor picking.</w:t>
      </w:r>
    </w:p>
    <w:p w14:paraId="246CAA4C" w14:textId="04580E72" w:rsidR="00FE2291" w:rsidRPr="00D56521" w:rsidRDefault="00FE2291" w:rsidP="0092126F">
      <w:pPr>
        <w:spacing w:after="120" w:line="240" w:lineRule="auto"/>
        <w:jc w:val="both"/>
      </w:pPr>
      <w:r w:rsidRPr="00D56521">
        <w:t xml:space="preserve">See </w:t>
      </w:r>
      <w:r w:rsidR="007273DB" w:rsidRPr="00D56521">
        <w:t xml:space="preserve">clause </w:t>
      </w:r>
      <w:r w:rsidR="007273DB" w:rsidRPr="00D56521">
        <w:fldChar w:fldCharType="begin"/>
      </w:r>
      <w:r w:rsidR="007273DB" w:rsidRPr="00D56521">
        <w:instrText xml:space="preserve"> REF _Ref49449562 \r \h </w:instrText>
      </w:r>
      <w:r w:rsidR="0092126F">
        <w:instrText xml:space="preserve"> \* MERGEFORMAT </w:instrText>
      </w:r>
      <w:r w:rsidR="007273DB" w:rsidRPr="00D56521">
        <w:fldChar w:fldCharType="separate"/>
      </w:r>
      <w:r w:rsidR="00832978">
        <w:t>C-9.1.3</w:t>
      </w:r>
      <w:r w:rsidR="007273DB" w:rsidRPr="00D56521">
        <w:fldChar w:fldCharType="end"/>
      </w:r>
      <w:r w:rsidRPr="00D56521">
        <w:t xml:space="preserve"> for information on how to symbolize other cases of non-HO data appearing on the ECDIS display.</w:t>
      </w:r>
    </w:p>
    <w:p w14:paraId="77CDEBF7" w14:textId="10479382" w:rsidR="00FE2291" w:rsidRPr="00D56521" w:rsidRDefault="00FE2291" w:rsidP="0092126F">
      <w:pPr>
        <w:spacing w:after="120" w:line="240" w:lineRule="auto"/>
        <w:jc w:val="both"/>
      </w:pPr>
      <w:r w:rsidRPr="00D56521">
        <w:t>Non-</w:t>
      </w:r>
      <w:r w:rsidR="00D1047F" w:rsidRPr="00D56521">
        <w:t xml:space="preserve">official </w:t>
      </w:r>
      <w:r w:rsidRPr="00D56521">
        <w:t>chart information may be updated by any systematic procedure. A record of updates must be maintained.</w:t>
      </w:r>
    </w:p>
    <w:p w14:paraId="31E25213" w14:textId="77777777" w:rsidR="00FE2291" w:rsidRDefault="00FE2291" w:rsidP="0092126F">
      <w:pPr>
        <w:spacing w:after="120" w:line="240" w:lineRule="auto"/>
        <w:jc w:val="both"/>
      </w:pPr>
      <w:r w:rsidRPr="00D56521">
        <w:t>The Mariner must be able to remove all non-HO chart information if the need should arise.</w:t>
      </w:r>
    </w:p>
    <w:p w14:paraId="4A4997F9" w14:textId="77777777" w:rsidR="0092126F" w:rsidRPr="00D56521" w:rsidRDefault="0092126F" w:rsidP="0092126F">
      <w:pPr>
        <w:spacing w:after="120" w:line="240" w:lineRule="auto"/>
        <w:jc w:val="both"/>
      </w:pPr>
    </w:p>
    <w:p w14:paraId="291C421B" w14:textId="5D8988BC" w:rsidR="006F6B01" w:rsidRPr="00D56521" w:rsidRDefault="006F6B01" w:rsidP="00A13F5A">
      <w:pPr>
        <w:pStyle w:val="Heading2"/>
      </w:pPr>
      <w:bookmarkStart w:id="1613" w:name="_Toc144421358"/>
      <w:r w:rsidRPr="00D56521">
        <w:t xml:space="preserve">Contours from datasets other than </w:t>
      </w:r>
      <w:r w:rsidR="0021138B" w:rsidRPr="00D56521">
        <w:t>S-101</w:t>
      </w:r>
      <w:bookmarkEnd w:id="1613"/>
    </w:p>
    <w:p w14:paraId="3E604B86" w14:textId="60E6D82D" w:rsidR="00385107" w:rsidRPr="00D56521" w:rsidRDefault="00E43323" w:rsidP="00923F11">
      <w:pPr>
        <w:spacing w:after="120" w:line="240" w:lineRule="auto"/>
        <w:jc w:val="both"/>
      </w:pPr>
      <w:commentRangeStart w:id="1614"/>
      <w:r w:rsidRPr="00D56521">
        <w:t>Whether a</w:t>
      </w:r>
      <w:r w:rsidR="006F6B01" w:rsidRPr="00D56521">
        <w:t>lgorithms for determining contours from b</w:t>
      </w:r>
      <w:r w:rsidR="0021138B" w:rsidRPr="00D56521">
        <w:t>athymetry, water levels, etc,</w:t>
      </w:r>
      <w:r w:rsidRPr="00D56521">
        <w:t xml:space="preserve"> should be implemented on the ECDIS</w:t>
      </w:r>
      <w:r w:rsidR="0021138B" w:rsidRPr="00D56521">
        <w:t xml:space="preserve"> </w:t>
      </w:r>
      <w:r w:rsidRPr="00D56521">
        <w:t>is</w:t>
      </w:r>
      <w:r w:rsidR="0021138B" w:rsidRPr="00D56521">
        <w:t xml:space="preserve"> undetermined at this time.</w:t>
      </w:r>
      <w:r w:rsidRPr="00D56521">
        <w:t xml:space="preserve"> It is </w:t>
      </w:r>
      <w:r w:rsidR="003F0858" w:rsidRPr="00D56521">
        <w:t>possible</w:t>
      </w:r>
      <w:r w:rsidRPr="00D56521">
        <w:t xml:space="preserve"> that</w:t>
      </w:r>
      <w:r w:rsidR="003F0858" w:rsidRPr="00D56521">
        <w:t xml:space="preserve"> the relevant data products will include contours in (or with) datasets delivered to ECDIS.</w:t>
      </w:r>
      <w:r w:rsidR="0021138B" w:rsidRPr="00D56521">
        <w:t xml:space="preserve"> </w:t>
      </w:r>
      <w:r w:rsidRPr="00D56521">
        <w:t xml:space="preserve">If </w:t>
      </w:r>
      <w:r w:rsidR="003F0858" w:rsidRPr="00D56521">
        <w:t>contours are appropriate but unavailable in the dataset,</w:t>
      </w:r>
      <w:r w:rsidRPr="00D56521">
        <w:t xml:space="preserve"> m</w:t>
      </w:r>
      <w:r w:rsidR="0021138B" w:rsidRPr="00D56521">
        <w:t>anufacturers may devise their own methods</w:t>
      </w:r>
      <w:r w:rsidR="003F0858" w:rsidRPr="00D56521">
        <w:t xml:space="preserve"> for creating contours</w:t>
      </w:r>
      <w:r w:rsidR="0021138B" w:rsidRPr="00D56521">
        <w:t>, but should not substitute the results for contours determined from S-101 ENCs.</w:t>
      </w:r>
    </w:p>
    <w:p w14:paraId="0DCF12EC" w14:textId="1BF960D8" w:rsidR="00385107" w:rsidRPr="00D56521" w:rsidRDefault="0021138B" w:rsidP="00923F11">
      <w:pPr>
        <w:spacing w:after="60" w:line="240" w:lineRule="auto"/>
        <w:jc w:val="both"/>
      </w:pPr>
      <w:r w:rsidRPr="00D56521">
        <w:t xml:space="preserve">Contours computed from other datasets may be displayed as “Other information” in the IMO categorisation, but should be clearly distinguishable from </w:t>
      </w:r>
      <w:r w:rsidR="00A34DBA" w:rsidRPr="00D56521">
        <w:t>the contours derived from S-101 ENC data.</w:t>
      </w:r>
      <w:r w:rsidRPr="00D56521">
        <w:t xml:space="preserve"> </w:t>
      </w:r>
      <w:r w:rsidR="00385107" w:rsidRPr="00D56521">
        <w:t xml:space="preserve">The default method for distinguishing such contours is to use a </w:t>
      </w:r>
      <w:proofErr w:type="spellStart"/>
      <w:r w:rsidR="00385107" w:rsidRPr="00D56521">
        <w:t>linestyle</w:t>
      </w:r>
      <w:proofErr w:type="spellEnd"/>
      <w:r w:rsidR="00385107" w:rsidRPr="00D56521">
        <w:t xml:space="preserve"> with </w:t>
      </w:r>
      <w:r w:rsidR="009C42A1" w:rsidRPr="00D56521">
        <w:t>one or both of</w:t>
      </w:r>
      <w:r w:rsidR="00385107" w:rsidRPr="00D56521">
        <w:t xml:space="preserve"> the following characteristics:</w:t>
      </w:r>
    </w:p>
    <w:p w14:paraId="76A2C500" w14:textId="45B3E816" w:rsidR="00385107" w:rsidRPr="00D56521" w:rsidRDefault="009C42A1" w:rsidP="00AE2737">
      <w:pPr>
        <w:pStyle w:val="ListParagraph"/>
        <w:numPr>
          <w:ilvl w:val="0"/>
          <w:numId w:val="43"/>
        </w:numPr>
        <w:spacing w:after="60" w:line="240" w:lineRule="auto"/>
        <w:jc w:val="both"/>
      </w:pPr>
      <w:r w:rsidRPr="00D56521">
        <w:t>A line colour</w:t>
      </w:r>
      <w:r w:rsidR="000C0E0B" w:rsidRPr="00D56521">
        <w:t xml:space="preserve"> </w:t>
      </w:r>
      <w:r w:rsidRPr="00D56521">
        <w:t>that is clearly distinguishable from the</w:t>
      </w:r>
      <w:r w:rsidR="0087181F" w:rsidRPr="00D56521">
        <w:t xml:space="preserve"> </w:t>
      </w:r>
      <w:r w:rsidRPr="00D56521">
        <w:t xml:space="preserve">colours used for </w:t>
      </w:r>
      <w:r w:rsidR="0087181F" w:rsidRPr="00D56521">
        <w:t>safety, shallow, and deep contours, coastline</w:t>
      </w:r>
      <w:r w:rsidRPr="00D56521">
        <w:t>s</w:t>
      </w:r>
      <w:r w:rsidR="000C0E0B" w:rsidRPr="00D56521">
        <w:t>,</w:t>
      </w:r>
      <w:r w:rsidR="003F47D3" w:rsidRPr="00D56521">
        <w:t xml:space="preserve"> </w:t>
      </w:r>
      <w:r w:rsidR="000C0E0B" w:rsidRPr="00D56521">
        <w:t>tracks and routes</w:t>
      </w:r>
      <w:r w:rsidR="0087181F" w:rsidRPr="00D56521">
        <w:t>.</w:t>
      </w:r>
      <w:r w:rsidRPr="00D56521">
        <w:t xml:space="preserve"> </w:t>
      </w:r>
    </w:p>
    <w:p w14:paraId="5798F15D" w14:textId="1AE8B32B" w:rsidR="0087181F" w:rsidRPr="00D56521" w:rsidRDefault="009C42A1" w:rsidP="00AE2737">
      <w:pPr>
        <w:pStyle w:val="ListParagraph"/>
        <w:numPr>
          <w:ilvl w:val="0"/>
          <w:numId w:val="43"/>
        </w:numPr>
        <w:spacing w:after="120" w:line="240" w:lineRule="auto"/>
        <w:jc w:val="both"/>
      </w:pPr>
      <w:r w:rsidRPr="00D56521">
        <w:t xml:space="preserve">A complex </w:t>
      </w:r>
      <w:proofErr w:type="spellStart"/>
      <w:r w:rsidRPr="00D56521">
        <w:t>linestyle</w:t>
      </w:r>
      <w:proofErr w:type="spellEnd"/>
      <w:r w:rsidRPr="00D56521">
        <w:t xml:space="preserve"> with e</w:t>
      </w:r>
      <w:r w:rsidR="0087181F" w:rsidRPr="00D56521">
        <w:t>mbedded or offset symbology</w:t>
      </w:r>
      <w:r w:rsidR="000C0E0B" w:rsidRPr="00D56521">
        <w:t xml:space="preserve"> </w:t>
      </w:r>
      <w:r w:rsidR="0087181F" w:rsidRPr="00D56521">
        <w:t xml:space="preserve">identifying the data product (in terms understandable by mariners) </w:t>
      </w:r>
      <w:r w:rsidR="000C0E0B" w:rsidRPr="00D56521">
        <w:t>or otherwise sufficient to distinguish the contour from safety, shallow, and deep contours</w:t>
      </w:r>
      <w:r w:rsidR="003F47D3" w:rsidRPr="00D56521">
        <w:t>, coastlines, tracks and routes</w:t>
      </w:r>
      <w:r w:rsidR="000C0E0B" w:rsidRPr="00D56521">
        <w:t>.</w:t>
      </w:r>
    </w:p>
    <w:p w14:paraId="4E70B7D3" w14:textId="77777777" w:rsidR="00907DA0" w:rsidRPr="00D56521" w:rsidRDefault="009C42A1" w:rsidP="00923F11">
      <w:pPr>
        <w:spacing w:after="120" w:line="240" w:lineRule="auto"/>
        <w:jc w:val="both"/>
      </w:pPr>
      <w:r w:rsidRPr="00D56521">
        <w:t>A distinguishable colour is recommended even if the other characteristic is also used.</w:t>
      </w:r>
    </w:p>
    <w:p w14:paraId="4EDB5268" w14:textId="5B39A8F7" w:rsidR="006F6B01" w:rsidRDefault="00907DA0" w:rsidP="00923F11">
      <w:pPr>
        <w:spacing w:after="120" w:line="240" w:lineRule="auto"/>
        <w:jc w:val="both"/>
        <w:rPr>
          <w:ins w:id="1615" w:author="jonathan pritchard" w:date="2024-05-28T08:32:00Z" w16du:dateUtc="2024-05-28T07:32:00Z"/>
        </w:rPr>
      </w:pPr>
      <w:r w:rsidRPr="00D56521">
        <w:t>The effect on display clutter should be taken into account if display on the navigation window during route monitoring and collision avoidance is anticipated.</w:t>
      </w:r>
      <w:commentRangeEnd w:id="1614"/>
      <w:r w:rsidR="00E27B73">
        <w:rPr>
          <w:rStyle w:val="CommentReference"/>
        </w:rPr>
        <w:commentReference w:id="1614"/>
      </w:r>
    </w:p>
    <w:p w14:paraId="0BAAE8EE" w14:textId="77777777" w:rsidR="00A13F5A" w:rsidRDefault="00A13F5A" w:rsidP="00923F11">
      <w:pPr>
        <w:spacing w:after="120" w:line="240" w:lineRule="auto"/>
        <w:jc w:val="both"/>
        <w:rPr>
          <w:ins w:id="1616" w:author="jonathan pritchard" w:date="2024-05-28T08:32:00Z" w16du:dateUtc="2024-05-28T07:32:00Z"/>
        </w:rPr>
      </w:pPr>
    </w:p>
    <w:p w14:paraId="1AD9C8F3" w14:textId="77777777" w:rsidR="00A13F5A" w:rsidRDefault="00A13F5A" w:rsidP="00A13F5A">
      <w:pPr>
        <w:pStyle w:val="Heading3"/>
        <w:rPr>
          <w:ins w:id="1617" w:author="jonathan pritchard" w:date="2024-05-28T08:33:00Z" w16du:dateUtc="2024-05-28T07:33:00Z"/>
        </w:rPr>
      </w:pPr>
      <w:ins w:id="1618" w:author="jonathan pritchard" w:date="2024-05-28T08:33:00Z" w16du:dateUtc="2024-05-28T07:33:00Z">
        <w:r>
          <w:t>Display and Management of Navigational Warnings</w:t>
        </w:r>
      </w:ins>
    </w:p>
    <w:p w14:paraId="0B7D8D82" w14:textId="7DDFE410" w:rsidR="00A13F5A" w:rsidRDefault="00A13F5A" w:rsidP="00A13F5A">
      <w:pPr>
        <w:rPr>
          <w:ins w:id="1619" w:author="jonathan pritchard" w:date="2024-05-28T08:33:00Z" w16du:dateUtc="2024-05-28T07:33:00Z"/>
        </w:rPr>
      </w:pPr>
      <w:ins w:id="1620" w:author="jonathan pritchard" w:date="2024-05-28T08:33:00Z" w16du:dateUtc="2024-05-28T07:33:00Z">
        <w:r>
          <w:t xml:space="preserve">S-124 </w:t>
        </w:r>
        <w:r w:rsidRPr="008C69B0">
          <w:t xml:space="preserve">Navigational Warnings </w:t>
        </w:r>
        <w:r>
          <w:t xml:space="preserve">(NAVWARN) </w:t>
        </w:r>
        <w:r w:rsidRPr="008C69B0">
          <w:t>portrayal is provided by a portrayal catalogue that includes a symbol set and symbol instructions for the feature and attribute combinations.</w:t>
        </w:r>
      </w:ins>
    </w:p>
    <w:p w14:paraId="6AAA71F7" w14:textId="7BC4BFFD" w:rsidR="00A13F5A" w:rsidRDefault="00A13F5A" w:rsidP="00A13F5A">
      <w:pPr>
        <w:pStyle w:val="Heading3"/>
        <w:rPr>
          <w:ins w:id="1621" w:author="jonathan pritchard" w:date="2024-05-28T08:33:00Z" w16du:dateUtc="2024-05-28T07:33:00Z"/>
        </w:rPr>
      </w:pPr>
      <w:ins w:id="1622" w:author="jonathan pritchard" w:date="2024-05-28T08:33:00Z" w16du:dateUtc="2024-05-28T07:33:00Z">
        <w:r>
          <w:t xml:space="preserve">Additional Portrayal requirements of the Graphical User Interface </w:t>
        </w:r>
      </w:ins>
    </w:p>
    <w:p w14:paraId="27E30459" w14:textId="77777777" w:rsidR="00A13F5A" w:rsidRDefault="00A13F5A" w:rsidP="00A13F5A">
      <w:pPr>
        <w:rPr>
          <w:ins w:id="1623" w:author="jonathan pritchard" w:date="2024-05-28T08:33:00Z" w16du:dateUtc="2024-05-28T07:33:00Z"/>
        </w:rPr>
      </w:pPr>
      <w:ins w:id="1624" w:author="jonathan pritchard" w:date="2024-05-28T08:33:00Z" w16du:dateUtc="2024-05-28T07:33:00Z">
        <w:r>
          <w:t>A dedicated interface is required to provide users with interaction with NAVWARN messages. This interface must, at a minimum, provide functionality for;</w:t>
        </w:r>
      </w:ins>
    </w:p>
    <w:p w14:paraId="4B2A8839" w14:textId="77777777" w:rsidR="00A13F5A" w:rsidRDefault="00A13F5A" w:rsidP="00A13F5A">
      <w:pPr>
        <w:pStyle w:val="ListParagraph"/>
        <w:numPr>
          <w:ilvl w:val="0"/>
          <w:numId w:val="118"/>
        </w:numPr>
        <w:spacing w:after="152" w:line="247" w:lineRule="auto"/>
        <w:ind w:right="533"/>
        <w:contextualSpacing/>
        <w:jc w:val="both"/>
        <w:rPr>
          <w:ins w:id="1625" w:author="jonathan pritchard" w:date="2024-05-28T08:33:00Z" w16du:dateUtc="2024-05-28T07:33:00Z"/>
        </w:rPr>
      </w:pPr>
      <w:ins w:id="1626" w:author="jonathan pritchard" w:date="2024-05-28T08:33:00Z" w16du:dateUtc="2024-05-28T07:33:00Z">
        <w:r>
          <w:t xml:space="preserve">The user must be able to tag individual messages according to the filtering requirements in section 12.2. </w:t>
        </w:r>
      </w:ins>
    </w:p>
    <w:p w14:paraId="39B8CDE5" w14:textId="77777777" w:rsidR="00A13F5A" w:rsidRDefault="00A13F5A" w:rsidP="00A13F5A">
      <w:pPr>
        <w:pStyle w:val="ListParagraph"/>
        <w:numPr>
          <w:ilvl w:val="0"/>
          <w:numId w:val="118"/>
        </w:numPr>
        <w:spacing w:after="152" w:line="247" w:lineRule="auto"/>
        <w:ind w:right="533"/>
        <w:contextualSpacing/>
        <w:jc w:val="both"/>
        <w:rPr>
          <w:ins w:id="1627" w:author="jonathan pritchard" w:date="2024-05-28T08:33:00Z" w16du:dateUtc="2024-05-28T07:33:00Z"/>
        </w:rPr>
      </w:pPr>
      <w:ins w:id="1628" w:author="jonathan pritchard" w:date="2024-05-28T08:33:00Z" w16du:dateUtc="2024-05-28T07:33:00Z">
        <w:r>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ins>
    </w:p>
    <w:p w14:paraId="01BFA635" w14:textId="77777777" w:rsidR="00A13F5A" w:rsidRDefault="00A13F5A" w:rsidP="00A13F5A">
      <w:pPr>
        <w:pStyle w:val="ListParagraph"/>
        <w:numPr>
          <w:ilvl w:val="0"/>
          <w:numId w:val="118"/>
        </w:numPr>
        <w:spacing w:after="152" w:line="247" w:lineRule="auto"/>
        <w:ind w:right="533"/>
        <w:contextualSpacing/>
        <w:jc w:val="both"/>
        <w:rPr>
          <w:ins w:id="1629" w:author="jonathan pritchard" w:date="2024-05-28T08:33:00Z" w16du:dateUtc="2024-05-28T07:33:00Z"/>
        </w:rPr>
      </w:pPr>
      <w:ins w:id="1630" w:author="jonathan pritchard" w:date="2024-05-28T08:33:00Z" w16du:dateUtc="2024-05-28T07:33:00Z">
        <w:r>
          <w:t xml:space="preserve">Provide an indication when a new NAVWARN message is received until it has been displayed or 24 hours have passed. This indication may be suppressed if the NAVWARN message does not meet filtering criteria set by the mariner (see 12.2). </w:t>
        </w:r>
      </w:ins>
    </w:p>
    <w:p w14:paraId="3057F4D4" w14:textId="22038227" w:rsidR="00A13F5A" w:rsidRDefault="00A13F5A" w:rsidP="00A13F5A">
      <w:pPr>
        <w:pStyle w:val="ListParagraph"/>
        <w:numPr>
          <w:ilvl w:val="0"/>
          <w:numId w:val="118"/>
        </w:numPr>
        <w:spacing w:after="152" w:line="247" w:lineRule="auto"/>
        <w:ind w:right="533"/>
        <w:contextualSpacing/>
        <w:jc w:val="both"/>
        <w:rPr>
          <w:ins w:id="1631" w:author="jonathan pritchard" w:date="2024-05-28T08:33:00Z" w16du:dateUtc="2024-05-28T07:33:00Z"/>
        </w:rPr>
      </w:pPr>
      <w:ins w:id="1632" w:author="jonathan pritchard" w:date="2024-05-28T08:33:00Z" w16du:dateUtc="2024-05-28T07:33:00Z">
        <w:r>
          <w:t xml:space="preserve">Means </w:t>
        </w:r>
      </w:ins>
      <w:ins w:id="1633" w:author="jonathan pritchard" w:date="2024-05-29T03:34:00Z" w16du:dateUtc="2024-05-29T02:34:00Z">
        <w:r w:rsidR="00B15F52">
          <w:t>must</w:t>
        </w:r>
      </w:ins>
      <w:ins w:id="1634" w:author="jonathan pritchard" w:date="2024-05-28T08:33:00Z" w16du:dateUtc="2024-05-28T07:33:00Z">
        <w:r>
          <w:t xml:space="preserve"> be provided for the operator to enter criteria for filtering of indication of new NAVWARN messages based on time and maximum distance from own ship, monitored route or planned route (see 12.2). Default setting must be no filtering. </w:t>
        </w:r>
      </w:ins>
    </w:p>
    <w:p w14:paraId="39583DFD" w14:textId="77777777" w:rsidR="00A13F5A" w:rsidRDefault="00A13F5A" w:rsidP="00A13F5A">
      <w:pPr>
        <w:pStyle w:val="ListParagraph"/>
        <w:numPr>
          <w:ilvl w:val="0"/>
          <w:numId w:val="118"/>
        </w:numPr>
        <w:spacing w:after="152" w:line="247" w:lineRule="auto"/>
        <w:ind w:right="533"/>
        <w:contextualSpacing/>
        <w:jc w:val="both"/>
        <w:rPr>
          <w:ins w:id="1635" w:author="jonathan pritchard" w:date="2024-05-28T08:33:00Z" w16du:dateUtc="2024-05-28T07:33:00Z"/>
        </w:rPr>
      </w:pPr>
      <w:ins w:id="1636" w:author="jonathan pritchard" w:date="2024-05-28T08:33:00Z" w16du:dateUtc="2024-05-28T07:33:00Z">
        <w:r>
          <w:lastRenderedPageBreak/>
          <w:t xml:space="preserve">Details of the filtering options that have been enabled by user must be readily available for inspection and modification. </w:t>
        </w:r>
      </w:ins>
    </w:p>
    <w:p w14:paraId="094EDCA5" w14:textId="1FEF8FE9" w:rsidR="00A13F5A" w:rsidRDefault="00A13F5A" w:rsidP="00A13F5A">
      <w:pPr>
        <w:pStyle w:val="ListParagraph"/>
        <w:numPr>
          <w:ilvl w:val="0"/>
          <w:numId w:val="118"/>
        </w:numPr>
        <w:spacing w:after="152" w:line="247" w:lineRule="auto"/>
        <w:ind w:right="533"/>
        <w:contextualSpacing/>
        <w:jc w:val="both"/>
        <w:rPr>
          <w:ins w:id="1637" w:author="jonathan pritchard" w:date="2024-05-28T08:33:00Z" w16du:dateUtc="2024-05-28T07:33:00Z"/>
        </w:rPr>
      </w:pPr>
      <w:ins w:id="1638" w:author="jonathan pritchard" w:date="2024-05-28T08:33:00Z" w16du:dateUtc="2024-05-28T07:33:00Z">
        <w:r>
          <w:t xml:space="preserve">Means </w:t>
        </w:r>
      </w:ins>
      <w:ins w:id="1639" w:author="jonathan pritchard" w:date="2024-05-29T03:34:00Z" w16du:dateUtc="2024-05-29T02:34:00Z">
        <w:r w:rsidR="00B15F52">
          <w:t>must</w:t>
        </w:r>
      </w:ins>
      <w:ins w:id="1640" w:author="jonathan pritchard" w:date="2024-05-28T08:33:00Z" w16du:dateUtc="2024-05-28T07:33:00Z">
        <w:r>
          <w:t xml:space="preserve"> be provided to view the most recent message, past messages, and to view messages associated with selection of NAVWARN symbols in the graphical display area. </w:t>
        </w:r>
      </w:ins>
    </w:p>
    <w:p w14:paraId="31734F3A" w14:textId="77777777" w:rsidR="00A13F5A" w:rsidRDefault="00A13F5A" w:rsidP="00A13F5A">
      <w:pPr>
        <w:pStyle w:val="ListParagraph"/>
        <w:numPr>
          <w:ilvl w:val="0"/>
          <w:numId w:val="118"/>
        </w:numPr>
        <w:spacing w:after="152" w:line="247" w:lineRule="auto"/>
        <w:ind w:right="533"/>
        <w:contextualSpacing/>
        <w:jc w:val="both"/>
        <w:rPr>
          <w:ins w:id="1641" w:author="jonathan pritchard" w:date="2024-05-28T08:33:00Z" w16du:dateUtc="2024-05-28T07:33:00Z"/>
        </w:rPr>
      </w:pPr>
      <w:ins w:id="1642" w:author="jonathan pritchard" w:date="2024-05-28T08:33:00Z" w16du:dateUtc="2024-05-28T07:33:00Z">
        <w:r>
          <w:t xml:space="preserve">Listing of all NAVWARN must include means for viewing an abbreviated view of any </w:t>
        </w:r>
        <w:proofErr w:type="spellStart"/>
        <w:r w:rsidRPr="008C69B0">
          <w:rPr>
            <w:b/>
          </w:rPr>
          <w:t>NAVWARNPart</w:t>
        </w:r>
        <w:proofErr w:type="spellEnd"/>
        <w:r>
          <w:t xml:space="preserve">, </w:t>
        </w:r>
        <w:proofErr w:type="spellStart"/>
        <w:r w:rsidRPr="008C69B0">
          <w:rPr>
            <w:b/>
          </w:rPr>
          <w:t>warningInformation</w:t>
        </w:r>
        <w:proofErr w:type="spellEnd"/>
        <w:r>
          <w:t xml:space="preserve"> attributes present. </w:t>
        </w:r>
      </w:ins>
    </w:p>
    <w:p w14:paraId="05A4A900" w14:textId="77777777" w:rsidR="00A13F5A" w:rsidRDefault="00A13F5A" w:rsidP="00A13F5A">
      <w:pPr>
        <w:rPr>
          <w:ins w:id="1643" w:author="jonathan pritchard" w:date="2024-05-28T08:35:00Z" w16du:dateUtc="2024-05-28T07:35:00Z"/>
          <w:b/>
          <w:bCs/>
          <w:i/>
          <w:iCs/>
        </w:rPr>
      </w:pPr>
      <w:ins w:id="1644" w:author="jonathan pritchard" w:date="2024-05-28T08:33:00Z" w16du:dateUtc="2024-05-28T07:33:00Z">
        <w:r w:rsidRPr="00BA1262">
          <w:rPr>
            <w:b/>
            <w:bCs/>
            <w:i/>
            <w:iCs/>
          </w:rPr>
          <w:t xml:space="preserve">NOTE: It may be possible to create </w:t>
        </w:r>
        <w:r>
          <w:rPr>
            <w:b/>
            <w:bCs/>
            <w:i/>
            <w:iCs/>
          </w:rPr>
          <w:t>some</w:t>
        </w:r>
        <w:r w:rsidRPr="00BA1262">
          <w:rPr>
            <w:b/>
            <w:bCs/>
            <w:i/>
            <w:iCs/>
          </w:rPr>
          <w:t xml:space="preserve"> of this functionality via portrayal context parameters, </w:t>
        </w:r>
      </w:ins>
    </w:p>
    <w:p w14:paraId="0AD67FC2" w14:textId="57C041AF" w:rsidR="00A13F5A" w:rsidRDefault="00A13F5A" w:rsidP="00A13F5A">
      <w:pPr>
        <w:pStyle w:val="Heading3"/>
        <w:rPr>
          <w:ins w:id="1645" w:author="jonathan pritchard" w:date="2024-05-28T08:33:00Z" w16du:dateUtc="2024-05-28T07:33:00Z"/>
        </w:rPr>
      </w:pPr>
      <w:ins w:id="1646" w:author="jonathan pritchard" w:date="2024-05-28T08:33:00Z" w16du:dateUtc="2024-05-28T07:33:00Z">
        <w:r>
          <w:t xml:space="preserve">Filtering Navigational Warning information </w:t>
        </w:r>
      </w:ins>
    </w:p>
    <w:p w14:paraId="61EFF71D" w14:textId="77777777" w:rsidR="00A13F5A" w:rsidRDefault="00A13F5A" w:rsidP="00A13F5A">
      <w:pPr>
        <w:rPr>
          <w:ins w:id="1647" w:author="jonathan pritchard" w:date="2024-05-28T08:33:00Z" w16du:dateUtc="2024-05-28T07:33:00Z"/>
        </w:rPr>
      </w:pPr>
      <w:ins w:id="1648" w:author="jonathan pritchard" w:date="2024-05-28T08:33:00Z" w16du:dateUtc="2024-05-28T07:33:00Z">
        <w:r>
          <w:t xml:space="preserve">S-124 navigational warnings datasets are intended for use in S-100 ECDIS as elements of an “always on” layer conforming to S-98 Level 1 interleaving when interoperability is enabled. </w:t>
        </w:r>
      </w:ins>
    </w:p>
    <w:p w14:paraId="4DE7F1DF" w14:textId="77777777" w:rsidR="00A13F5A" w:rsidRDefault="00A13F5A" w:rsidP="00A13F5A">
      <w:pPr>
        <w:rPr>
          <w:ins w:id="1649" w:author="jonathan pritchard" w:date="2024-05-28T08:33:00Z" w16du:dateUtc="2024-05-28T07:33:00Z"/>
        </w:rPr>
      </w:pPr>
      <w:ins w:id="1650" w:author="jonathan pritchard" w:date="2024-05-28T08:33:00Z" w16du:dateUtc="2024-05-28T07:33:00Z">
        <w:r>
          <w:t xml:space="preserve">There is a risk of clutter with this level of interoperability and it is therefore necessary to include filtering functionality for the user, to aid the removal of non-relevant information from the portrayal. </w:t>
        </w:r>
      </w:ins>
    </w:p>
    <w:p w14:paraId="5636C5C9" w14:textId="77777777" w:rsidR="00A13F5A" w:rsidRDefault="00A13F5A" w:rsidP="00A13F5A">
      <w:pPr>
        <w:rPr>
          <w:ins w:id="1651" w:author="jonathan pritchard" w:date="2024-05-28T08:33:00Z" w16du:dateUtc="2024-05-28T07:33:00Z"/>
        </w:rPr>
      </w:pPr>
      <w:ins w:id="1652" w:author="jonathan pritchard" w:date="2024-05-28T08:33:00Z" w16du:dateUtc="2024-05-28T07:33:00Z">
        <w:r>
          <w:t xml:space="preserve">NOTE: Even though the full extent of a navigational warning may not portrayed, it must still be available and discoverable in a list of NAVWARNs that can be recalled by user action at any time.  </w:t>
        </w:r>
      </w:ins>
    </w:p>
    <w:p w14:paraId="0E4E9EB1" w14:textId="77777777" w:rsidR="00A13F5A" w:rsidRDefault="00A13F5A" w:rsidP="00A13F5A">
      <w:pPr>
        <w:rPr>
          <w:ins w:id="1653" w:author="jonathan pritchard" w:date="2024-05-28T08:33:00Z" w16du:dateUtc="2024-05-28T07:33:00Z"/>
        </w:rPr>
      </w:pPr>
      <w:ins w:id="1654" w:author="jonathan pritchard" w:date="2024-05-28T08:33:00Z" w16du:dateUtc="2024-05-28T07:33:00Z">
        <w:r>
          <w:t xml:space="preserve">User systems should therefore provide filtering mechanisms for the Navigational Warning information.   </w:t>
        </w:r>
      </w:ins>
    </w:p>
    <w:p w14:paraId="792AAAA3" w14:textId="77777777" w:rsidR="00A13F5A" w:rsidRDefault="00A13F5A" w:rsidP="00A13F5A">
      <w:pPr>
        <w:rPr>
          <w:ins w:id="1655" w:author="jonathan pritchard" w:date="2024-05-28T08:33:00Z" w16du:dateUtc="2024-05-28T07:33:00Z"/>
        </w:rPr>
      </w:pPr>
      <w:ins w:id="1656" w:author="jonathan pritchard" w:date="2024-05-28T08:33:00Z" w16du:dateUtc="2024-05-28T07:33:00Z">
        <w:r>
          <w:t xml:space="preserve">At a minimum, filtering functionality must be included that allows the user to classify the relevance of a NAVWARN against the intended route as: </w:t>
        </w:r>
      </w:ins>
    </w:p>
    <w:p w14:paraId="74E13436" w14:textId="77777777" w:rsidR="00A13F5A" w:rsidRDefault="00A13F5A" w:rsidP="00A13F5A">
      <w:pPr>
        <w:pStyle w:val="ListParagraph"/>
        <w:numPr>
          <w:ilvl w:val="0"/>
          <w:numId w:val="119"/>
        </w:numPr>
        <w:spacing w:after="152" w:line="247" w:lineRule="auto"/>
        <w:ind w:right="533"/>
        <w:contextualSpacing/>
        <w:jc w:val="both"/>
        <w:rPr>
          <w:ins w:id="1657" w:author="jonathan pritchard" w:date="2024-05-28T08:33:00Z" w16du:dateUtc="2024-05-28T07:33:00Z"/>
        </w:rPr>
      </w:pPr>
      <w:ins w:id="1658" w:author="jonathan pritchard" w:date="2024-05-28T08:33:00Z" w16du:dateUtc="2024-05-28T07:33:00Z">
        <w:r>
          <w:t xml:space="preserve">on chart (relevant for the route, must always be visualized), or; </w:t>
        </w:r>
      </w:ins>
    </w:p>
    <w:p w14:paraId="7E9CE556" w14:textId="77777777" w:rsidR="00A13F5A" w:rsidRDefault="00A13F5A" w:rsidP="00A13F5A">
      <w:pPr>
        <w:pStyle w:val="ListParagraph"/>
        <w:numPr>
          <w:ilvl w:val="0"/>
          <w:numId w:val="119"/>
        </w:numPr>
        <w:spacing w:after="152" w:line="247" w:lineRule="auto"/>
        <w:ind w:right="533"/>
        <w:contextualSpacing/>
        <w:jc w:val="both"/>
        <w:rPr>
          <w:ins w:id="1659" w:author="jonathan pritchard" w:date="2024-05-28T08:33:00Z" w16du:dateUtc="2024-05-28T07:33:00Z"/>
        </w:rPr>
      </w:pPr>
      <w:ins w:id="1660" w:author="jonathan pritchard" w:date="2024-05-28T08:33:00Z" w16du:dateUtc="2024-05-28T07:33:00Z">
        <w:r>
          <w:t xml:space="preserve">off chart (not relevant for the route, and need not be visualized), or;  </w:t>
        </w:r>
      </w:ins>
    </w:p>
    <w:p w14:paraId="64171FD5" w14:textId="77777777" w:rsidR="00A13F5A" w:rsidRDefault="00A13F5A" w:rsidP="00A13F5A">
      <w:pPr>
        <w:pStyle w:val="ListParagraph"/>
        <w:numPr>
          <w:ilvl w:val="0"/>
          <w:numId w:val="119"/>
        </w:numPr>
        <w:spacing w:after="152" w:line="247" w:lineRule="auto"/>
        <w:ind w:right="533"/>
        <w:contextualSpacing/>
        <w:jc w:val="both"/>
        <w:rPr>
          <w:ins w:id="1661" w:author="jonathan pritchard" w:date="2024-05-28T08:33:00Z" w16du:dateUtc="2024-05-28T07:33:00Z"/>
        </w:rPr>
      </w:pPr>
      <w:ins w:id="1662" w:author="jonathan pritchard" w:date="2024-05-28T08:33:00Z" w16du:dateUtc="2024-05-28T07:33:00Z">
        <w:r>
          <w:t xml:space="preserve">information (relevant for the route, but for information and need not be visualized). </w:t>
        </w:r>
      </w:ins>
    </w:p>
    <w:p w14:paraId="662D1780" w14:textId="77777777" w:rsidR="00A13F5A" w:rsidRDefault="00A13F5A" w:rsidP="00A13F5A">
      <w:pPr>
        <w:rPr>
          <w:ins w:id="1663" w:author="jonathan pritchard" w:date="2024-05-28T08:33:00Z" w16du:dateUtc="2024-05-28T07:33:00Z"/>
        </w:rPr>
      </w:pPr>
      <w:ins w:id="1664" w:author="jonathan pritchard" w:date="2024-05-28T08:33:00Z" w16du:dateUtc="2024-05-28T07:33:00Z">
        <w:r>
          <w:t xml:space="preserve">On chart should be the default classification for all NAVWARNs. </w:t>
        </w:r>
      </w:ins>
    </w:p>
    <w:p w14:paraId="6AEB83A1" w14:textId="77777777" w:rsidR="00A13F5A" w:rsidRDefault="00A13F5A" w:rsidP="00A13F5A">
      <w:pPr>
        <w:rPr>
          <w:ins w:id="1665" w:author="jonathan pritchard" w:date="2024-05-28T08:33:00Z" w16du:dateUtc="2024-05-28T07:33:00Z"/>
        </w:rPr>
      </w:pPr>
      <w:ins w:id="1666" w:author="jonathan pritchard" w:date="2024-05-28T08:33:00Z" w16du:dateUtc="2024-05-28T07:33:00Z">
        <w:r>
          <w:t xml:space="preserve">Additional filtering functions may include options such as; </w:t>
        </w:r>
      </w:ins>
    </w:p>
    <w:p w14:paraId="6825BA89" w14:textId="77777777" w:rsidR="00A13F5A" w:rsidRDefault="00A13F5A" w:rsidP="00A13F5A">
      <w:pPr>
        <w:pStyle w:val="ListParagraph"/>
        <w:numPr>
          <w:ilvl w:val="0"/>
          <w:numId w:val="117"/>
        </w:numPr>
        <w:spacing w:after="152" w:line="247" w:lineRule="auto"/>
        <w:ind w:right="533"/>
        <w:contextualSpacing/>
        <w:jc w:val="both"/>
        <w:rPr>
          <w:ins w:id="1667" w:author="jonathan pritchard" w:date="2024-05-28T08:33:00Z" w16du:dateUtc="2024-05-28T07:33:00Z"/>
        </w:rPr>
      </w:pPr>
      <w:ins w:id="1668" w:author="jonathan pritchard" w:date="2024-05-28T08:33:00Z" w16du:dateUtc="2024-05-28T07:33:00Z">
        <w:r>
          <w:t xml:space="preserve">Filtering on route with a buffer; </w:t>
        </w:r>
      </w:ins>
    </w:p>
    <w:p w14:paraId="0A720E23" w14:textId="77777777" w:rsidR="00A13F5A" w:rsidRDefault="00A13F5A" w:rsidP="00A13F5A">
      <w:pPr>
        <w:pStyle w:val="ListParagraph"/>
        <w:numPr>
          <w:ilvl w:val="0"/>
          <w:numId w:val="117"/>
        </w:numPr>
        <w:spacing w:after="152" w:line="247" w:lineRule="auto"/>
        <w:ind w:right="533"/>
        <w:contextualSpacing/>
        <w:jc w:val="both"/>
        <w:rPr>
          <w:ins w:id="1669" w:author="jonathan pritchard" w:date="2024-05-28T08:33:00Z" w16du:dateUtc="2024-05-28T07:33:00Z"/>
        </w:rPr>
      </w:pPr>
      <w:ins w:id="1670" w:author="jonathan pritchard" w:date="2024-05-28T08:33:00Z" w16du:dateUtc="2024-05-28T07:33:00Z">
        <w:r>
          <w:t xml:space="preserve">Navigational warning topic; </w:t>
        </w:r>
      </w:ins>
    </w:p>
    <w:p w14:paraId="54950B90" w14:textId="77777777" w:rsidR="00A13F5A" w:rsidRDefault="00A13F5A" w:rsidP="00A13F5A">
      <w:pPr>
        <w:pStyle w:val="ListParagraph"/>
        <w:numPr>
          <w:ilvl w:val="0"/>
          <w:numId w:val="117"/>
        </w:numPr>
        <w:spacing w:after="152" w:line="247" w:lineRule="auto"/>
        <w:ind w:right="533"/>
        <w:contextualSpacing/>
        <w:jc w:val="both"/>
        <w:rPr>
          <w:ins w:id="1671" w:author="jonathan pritchard" w:date="2024-05-28T08:33:00Z" w16du:dateUtc="2024-05-28T07:33:00Z"/>
        </w:rPr>
      </w:pPr>
      <w:ins w:id="1672" w:author="jonathan pritchard" w:date="2024-05-28T08:33:00Z" w16du:dateUtc="2024-05-28T07:33:00Z">
        <w:r>
          <w:t xml:space="preserve">Date range of the hazard; </w:t>
        </w:r>
      </w:ins>
    </w:p>
    <w:p w14:paraId="74E96BA6" w14:textId="77777777" w:rsidR="00A13F5A" w:rsidRDefault="00A13F5A" w:rsidP="00A13F5A">
      <w:pPr>
        <w:pStyle w:val="ListParagraph"/>
        <w:numPr>
          <w:ilvl w:val="0"/>
          <w:numId w:val="117"/>
        </w:numPr>
        <w:spacing w:after="152" w:line="247" w:lineRule="auto"/>
        <w:ind w:right="533"/>
        <w:contextualSpacing/>
        <w:jc w:val="both"/>
        <w:rPr>
          <w:ins w:id="1673" w:author="jonathan pritchard" w:date="2024-05-28T08:33:00Z" w16du:dateUtc="2024-05-28T07:33:00Z"/>
        </w:rPr>
      </w:pPr>
      <w:ins w:id="1674" w:author="jonathan pritchard" w:date="2024-05-28T08:33:00Z" w16du:dateUtc="2024-05-28T07:33:00Z">
        <w:r>
          <w:t xml:space="preserve">Valid time of the navigational warning. </w:t>
        </w:r>
      </w:ins>
    </w:p>
    <w:p w14:paraId="39D3C56D" w14:textId="77777777" w:rsidR="00A13F5A" w:rsidRDefault="00A13F5A" w:rsidP="00A13F5A">
      <w:pPr>
        <w:rPr>
          <w:ins w:id="1675" w:author="jonathan pritchard" w:date="2024-05-28T08:33:00Z" w16du:dateUtc="2024-05-28T07:33:00Z"/>
        </w:rPr>
      </w:pPr>
      <w:ins w:id="1676" w:author="jonathan pritchard" w:date="2024-05-28T08:33:00Z" w16du:dateUtc="2024-05-28T07:33:00Z">
        <w:r>
          <w:t xml:space="preserve">These filters could be used to assist the navigator in classifying a NAVWARN according to its relevance for the route. </w:t>
        </w:r>
      </w:ins>
    </w:p>
    <w:p w14:paraId="0C49C5D6" w14:textId="77777777" w:rsidR="00A13F5A" w:rsidRDefault="00A13F5A" w:rsidP="00A13F5A">
      <w:pPr>
        <w:rPr>
          <w:ins w:id="1677" w:author="jonathan pritchard" w:date="2024-05-28T08:33:00Z" w16du:dateUtc="2024-05-28T07:33:00Z"/>
        </w:rPr>
      </w:pPr>
      <w:ins w:id="1678" w:author="jonathan pritchard" w:date="2024-05-28T08:33:00Z" w16du:dateUtc="2024-05-28T07:33:00Z">
        <w:r w:rsidRPr="00FD1B45">
          <w:rPr>
            <w:b/>
            <w:bCs/>
          </w:rPr>
          <w:t>Example 1:</w:t>
        </w:r>
        <w:r>
          <w:t xml:space="preserve"> A self-cancelling dataset :</w:t>
        </w:r>
      </w:ins>
    </w:p>
    <w:p w14:paraId="0537510D" w14:textId="77777777" w:rsidR="00A13F5A" w:rsidRPr="00A13F5A" w:rsidRDefault="00A13F5A" w:rsidP="00A13F5A">
      <w:pPr>
        <w:rPr>
          <w:ins w:id="1679" w:author="jonathan pritchard" w:date="2024-05-28T08:33:00Z" w16du:dateUtc="2024-05-28T07:33:00Z"/>
          <w:b/>
          <w:bCs/>
        </w:rPr>
      </w:pPr>
      <w:proofErr w:type="spellStart"/>
      <w:ins w:id="1680" w:author="jonathan pritchard" w:date="2024-05-28T08:33:00Z" w16du:dateUtc="2024-05-28T07:33:00Z">
        <w:r w:rsidRPr="00A13F5A">
          <w:rPr>
            <w:b/>
            <w:bCs/>
          </w:rPr>
          <w:t>NAVWARNPreamble</w:t>
        </w:r>
        <w:proofErr w:type="spellEnd"/>
        <w:r w:rsidRPr="00A13F5A">
          <w:rPr>
            <w:b/>
            <w:bCs/>
          </w:rPr>
          <w:t xml:space="preserve"> </w:t>
        </w:r>
      </w:ins>
    </w:p>
    <w:p w14:paraId="362D1CF1" w14:textId="77777777" w:rsidR="00A13F5A" w:rsidRPr="004C5438" w:rsidRDefault="00A13F5A" w:rsidP="00A13F5A">
      <w:pPr>
        <w:spacing w:line="240" w:lineRule="auto"/>
        <w:ind w:left="-6" w:hanging="11"/>
        <w:contextualSpacing/>
        <w:rPr>
          <w:ins w:id="1681" w:author="jonathan pritchard" w:date="2024-05-28T08:33:00Z" w16du:dateUtc="2024-05-28T07:33:00Z"/>
          <w:rFonts w:ascii="Courier New" w:hAnsi="Courier New" w:cs="Courier New"/>
          <w:sz w:val="24"/>
          <w:szCs w:val="28"/>
        </w:rPr>
      </w:pPr>
      <w:proofErr w:type="spellStart"/>
      <w:ins w:id="1682" w:author="jonathan pritchard" w:date="2024-05-28T08:33:00Z" w16du:dateUtc="2024-05-28T07:33:00Z">
        <w:r w:rsidRPr="004C5438">
          <w:rPr>
            <w:rFonts w:ascii="Courier New" w:hAnsi="Courier New" w:cs="Courier New"/>
            <w:b/>
            <w:sz w:val="24"/>
            <w:szCs w:val="28"/>
          </w:rPr>
          <w:t>publicationTime</w:t>
        </w:r>
        <w:proofErr w:type="spellEnd"/>
        <w:r w:rsidRPr="004C5438">
          <w:rPr>
            <w:rFonts w:ascii="Courier New" w:hAnsi="Courier New" w:cs="Courier New"/>
            <w:sz w:val="24"/>
            <w:szCs w:val="28"/>
          </w:rPr>
          <w:t xml:space="preserve"> of 20230704T010000Z </w:t>
        </w:r>
      </w:ins>
    </w:p>
    <w:p w14:paraId="7BBC0C62" w14:textId="77777777" w:rsidR="00A13F5A" w:rsidRPr="004C5438" w:rsidRDefault="00A13F5A" w:rsidP="00A13F5A">
      <w:pPr>
        <w:spacing w:line="240" w:lineRule="auto"/>
        <w:ind w:left="-6" w:hanging="11"/>
        <w:contextualSpacing/>
        <w:rPr>
          <w:ins w:id="1683" w:author="jonathan pritchard" w:date="2024-05-28T08:33:00Z" w16du:dateUtc="2024-05-28T07:33:00Z"/>
          <w:rFonts w:ascii="Courier New" w:hAnsi="Courier New" w:cs="Courier New"/>
          <w:sz w:val="24"/>
          <w:szCs w:val="28"/>
        </w:rPr>
      </w:pPr>
      <w:ins w:id="1684" w:author="jonathan pritchard" w:date="2024-05-28T08:33:00Z" w16du:dateUtc="2024-05-28T07:33:00Z">
        <w:r w:rsidRPr="004C5438">
          <w:rPr>
            <w:rFonts w:ascii="Courier New" w:hAnsi="Courier New" w:cs="Courier New"/>
            <w:b/>
            <w:sz w:val="24"/>
            <w:szCs w:val="28"/>
          </w:rPr>
          <w:t>cancellationDate</w:t>
        </w:r>
        <w:r w:rsidRPr="004C5438">
          <w:rPr>
            <w:rFonts w:ascii="Courier New" w:hAnsi="Courier New" w:cs="Courier New"/>
            <w:sz w:val="24"/>
            <w:szCs w:val="28"/>
          </w:rPr>
          <w:t xml:space="preserve"> of 20230711T000000Z </w:t>
        </w:r>
      </w:ins>
    </w:p>
    <w:p w14:paraId="78340CB3" w14:textId="77777777" w:rsidR="00A13F5A" w:rsidRPr="004C5438" w:rsidRDefault="00A13F5A" w:rsidP="00A13F5A">
      <w:pPr>
        <w:spacing w:line="240" w:lineRule="auto"/>
        <w:ind w:left="-6" w:hanging="11"/>
        <w:contextualSpacing/>
        <w:rPr>
          <w:ins w:id="1685" w:author="jonathan pritchard" w:date="2024-05-28T08:33:00Z" w16du:dateUtc="2024-05-28T07:33:00Z"/>
          <w:rFonts w:ascii="Courier New" w:hAnsi="Courier New" w:cs="Courier New"/>
          <w:sz w:val="24"/>
          <w:szCs w:val="28"/>
        </w:rPr>
      </w:pPr>
      <w:proofErr w:type="spellStart"/>
      <w:ins w:id="1686" w:author="jonathan pritchard" w:date="2024-05-28T08:33:00Z" w16du:dateUtc="2024-05-28T07:33:00Z">
        <w:r w:rsidRPr="004C5438">
          <w:rPr>
            <w:rFonts w:ascii="Courier New" w:hAnsi="Courier New" w:cs="Courier New"/>
            <w:b/>
            <w:sz w:val="24"/>
            <w:szCs w:val="28"/>
          </w:rPr>
          <w:t>NAVWARNPart</w:t>
        </w:r>
        <w:proofErr w:type="spellEnd"/>
        <w:r w:rsidRPr="004C5438">
          <w:rPr>
            <w:rFonts w:ascii="Courier New" w:hAnsi="Courier New" w:cs="Courier New"/>
            <w:b/>
            <w:sz w:val="24"/>
            <w:szCs w:val="28"/>
          </w:rPr>
          <w:t xml:space="preserve"> </w:t>
        </w:r>
        <w:proofErr w:type="spellStart"/>
        <w:r w:rsidRPr="004C5438">
          <w:rPr>
            <w:rFonts w:ascii="Courier New" w:hAnsi="Courier New" w:cs="Courier New"/>
            <w:b/>
            <w:sz w:val="24"/>
            <w:szCs w:val="28"/>
          </w:rPr>
          <w:t>fixedDateRange</w:t>
        </w:r>
        <w:proofErr w:type="spellEnd"/>
        <w:r w:rsidRPr="004C5438">
          <w:rPr>
            <w:rFonts w:ascii="Courier New" w:hAnsi="Courier New" w:cs="Courier New"/>
            <w:sz w:val="24"/>
            <w:szCs w:val="28"/>
          </w:rPr>
          <w:t xml:space="preserve"> of 20230706T010000Z to 20230710T010000Z </w:t>
        </w:r>
      </w:ins>
    </w:p>
    <w:p w14:paraId="7FD82E07" w14:textId="77777777" w:rsidR="00A13F5A" w:rsidRDefault="00A13F5A" w:rsidP="00A13F5A">
      <w:pPr>
        <w:rPr>
          <w:ins w:id="1687" w:author="jonathan pritchard" w:date="2024-05-28T08:33:00Z" w16du:dateUtc="2024-05-28T07:33:00Z"/>
        </w:rPr>
      </w:pPr>
    </w:p>
    <w:p w14:paraId="236ABE40" w14:textId="77777777" w:rsidR="00A13F5A" w:rsidRDefault="00A13F5A" w:rsidP="00A13F5A">
      <w:pPr>
        <w:rPr>
          <w:ins w:id="1688" w:author="jonathan pritchard" w:date="2024-05-28T08:33:00Z" w16du:dateUtc="2024-05-28T07:33:00Z"/>
        </w:rPr>
      </w:pPr>
      <w:ins w:id="1689" w:author="jonathan pritchard" w:date="2024-05-28T08:33:00Z" w16du:dateUtc="2024-05-28T07:33:00Z">
        <w:r>
          <w:t>is visible on navigation screen during 20230706T010000Z to 20230710T010000Z, unless removed by a filter set by user, and optionally visible during 20230704T010000Z to 20230706T005959Z.</w:t>
        </w:r>
      </w:ins>
    </w:p>
    <w:p w14:paraId="511172E4" w14:textId="77777777" w:rsidR="00A13F5A" w:rsidRDefault="00A13F5A" w:rsidP="00A13F5A">
      <w:pPr>
        <w:rPr>
          <w:ins w:id="1690" w:author="jonathan pritchard" w:date="2024-05-28T08:33:00Z" w16du:dateUtc="2024-05-28T07:33:00Z"/>
        </w:rPr>
      </w:pPr>
      <w:ins w:id="1691" w:author="jonathan pritchard" w:date="2024-05-28T08:33:00Z" w16du:dateUtc="2024-05-28T07:33:00Z">
        <w:r>
          <w:t xml:space="preserve">Note: It is still be possible for user to recall cancelled messages for review purposes. </w:t>
        </w:r>
      </w:ins>
    </w:p>
    <w:p w14:paraId="25718646" w14:textId="77777777" w:rsidR="00A13F5A" w:rsidRDefault="00A13F5A" w:rsidP="00A13F5A">
      <w:pPr>
        <w:rPr>
          <w:ins w:id="1692" w:author="jonathan pritchard" w:date="2024-05-28T08:33:00Z" w16du:dateUtc="2024-05-28T07:33:00Z"/>
        </w:rPr>
      </w:pPr>
      <w:ins w:id="1693" w:author="jonathan pritchard" w:date="2024-05-28T08:33:00Z" w16du:dateUtc="2024-05-28T07:33:00Z">
        <w:r w:rsidRPr="00FD1B45">
          <w:rPr>
            <w:b/>
            <w:bCs/>
          </w:rPr>
          <w:t>Example 2:</w:t>
        </w:r>
        <w:r>
          <w:t xml:space="preserve"> Any dangers that are in waters too shallow for the ship get classified as off chart warnings, but are discoverable in the on demand listing of active NAVWARNs.</w:t>
        </w:r>
      </w:ins>
    </w:p>
    <w:p w14:paraId="0F38DF0F" w14:textId="63665C1F" w:rsidR="00A13F5A" w:rsidRDefault="00A13F5A" w:rsidP="00A13F5A">
      <w:pPr>
        <w:pStyle w:val="Heading3"/>
        <w:rPr>
          <w:ins w:id="1694" w:author="jonathan pritchard" w:date="2024-05-28T08:33:00Z" w16du:dateUtc="2024-05-28T07:33:00Z"/>
        </w:rPr>
      </w:pPr>
      <w:ins w:id="1695" w:author="jonathan pritchard" w:date="2024-05-28T08:33:00Z" w16du:dateUtc="2024-05-28T07:33:00Z">
        <w:r>
          <w:lastRenderedPageBreak/>
          <w:t xml:space="preserve">Cancelled datasets </w:t>
        </w:r>
      </w:ins>
    </w:p>
    <w:p w14:paraId="13D1FBB3" w14:textId="77777777" w:rsidR="00A13F5A" w:rsidRDefault="00A13F5A" w:rsidP="00A13F5A">
      <w:pPr>
        <w:rPr>
          <w:ins w:id="1696" w:author="jonathan pritchard" w:date="2024-05-28T08:33:00Z" w16du:dateUtc="2024-05-28T07:33:00Z"/>
        </w:rPr>
      </w:pPr>
      <w:ins w:id="1697" w:author="jonathan pritchard" w:date="2024-05-28T08:33:00Z" w16du:dateUtc="2024-05-28T07:33:00Z">
        <w:r>
          <w:t xml:space="preserve">When the S-124 dataset is cancelled it must not be displayed on the navigation screen, but should be available for review in the </w:t>
        </w:r>
        <w:commentRangeStart w:id="1698"/>
        <w:r>
          <w:t xml:space="preserve">on demand </w:t>
        </w:r>
        <w:commentRangeEnd w:id="1698"/>
        <w:r>
          <w:rPr>
            <w:rStyle w:val="CommentReference"/>
          </w:rPr>
          <w:commentReference w:id="1698"/>
        </w:r>
        <w:r>
          <w:t xml:space="preserve">listing of NAVWARNs in the navigation system and marked as cancelled. </w:t>
        </w:r>
      </w:ins>
    </w:p>
    <w:p w14:paraId="79B1ACCF" w14:textId="0108E720" w:rsidR="00A13F5A" w:rsidRDefault="00A13F5A" w:rsidP="00A13F5A">
      <w:pPr>
        <w:pStyle w:val="Heading3"/>
        <w:rPr>
          <w:ins w:id="1699" w:author="jonathan pritchard" w:date="2024-05-28T08:33:00Z" w16du:dateUtc="2024-05-28T07:33:00Z"/>
        </w:rPr>
      </w:pPr>
      <w:ins w:id="1700" w:author="jonathan pritchard" w:date="2024-05-28T08:33:00Z" w16du:dateUtc="2024-05-28T07:33:00Z">
        <w:r>
          <w:t xml:space="preserve">Portrayal of feature classes </w:t>
        </w:r>
      </w:ins>
    </w:p>
    <w:p w14:paraId="303F768A" w14:textId="77777777" w:rsidR="00A13F5A" w:rsidRDefault="00A13F5A" w:rsidP="00A13F5A">
      <w:pPr>
        <w:rPr>
          <w:ins w:id="1701" w:author="jonathan pritchard" w:date="2024-05-28T08:33:00Z" w16du:dateUtc="2024-05-28T07:33:00Z"/>
        </w:rPr>
      </w:pPr>
      <w:ins w:id="1702" w:author="jonathan pritchard" w:date="2024-05-28T08:33:00Z" w16du:dateUtc="2024-05-28T07:33:00Z">
        <w:r>
          <w:t xml:space="preserve">The </w:t>
        </w:r>
        <w:proofErr w:type="spellStart"/>
        <w:r>
          <w:rPr>
            <w:b/>
          </w:rPr>
          <w:t>NAVWARNAreaAffected</w:t>
        </w:r>
        <w:proofErr w:type="spellEnd"/>
        <w:r>
          <w:t xml:space="preserve"> class does not have a portrayal defined to avoid causing significant cluttering on the navigation screen. Rather, the feature must be highlighted by the system if selected from a pick report or by other means for interrogation by user. </w:t>
        </w:r>
      </w:ins>
    </w:p>
    <w:p w14:paraId="0DB350FF" w14:textId="77777777" w:rsidR="00A13F5A" w:rsidRDefault="00A13F5A" w:rsidP="00A13F5A">
      <w:pPr>
        <w:rPr>
          <w:ins w:id="1703" w:author="jonathan pritchard" w:date="2024-05-28T08:33:00Z" w16du:dateUtc="2024-05-28T07:33:00Z"/>
        </w:rPr>
      </w:pPr>
      <w:ins w:id="1704" w:author="jonathan pritchard" w:date="2024-05-28T08:33:00Z" w16du:dateUtc="2024-05-28T07:33:00Z">
        <w:r>
          <w:t xml:space="preserve">When a </w:t>
        </w:r>
        <w:proofErr w:type="spellStart"/>
        <w:r>
          <w:rPr>
            <w:b/>
          </w:rPr>
          <w:t>NAVWARNPart</w:t>
        </w:r>
        <w:proofErr w:type="spellEnd"/>
        <w:r>
          <w:t xml:space="preserve"> is not portrayed, such as when user selections mark it not to be visualized, any associated </w:t>
        </w:r>
        <w:proofErr w:type="spellStart"/>
        <w:r>
          <w:rPr>
            <w:b/>
          </w:rPr>
          <w:t>TextPlacement</w:t>
        </w:r>
        <w:proofErr w:type="spellEnd"/>
        <w:r>
          <w:t xml:space="preserve"> features must also not be portrayed. </w:t>
        </w:r>
      </w:ins>
    </w:p>
    <w:p w14:paraId="6A21ADD4" w14:textId="3336F757" w:rsidR="00A13F5A" w:rsidRPr="00D56521" w:rsidRDefault="00A13F5A" w:rsidP="00A13F5A">
      <w:pPr>
        <w:rPr>
          <w:ins w:id="1705" w:author="jonathan pritchard" w:date="2024-05-28T08:32:00Z" w16du:dateUtc="2024-05-28T07:32:00Z"/>
        </w:rPr>
      </w:pPr>
    </w:p>
    <w:p w14:paraId="6DD80C34" w14:textId="17926F54" w:rsidR="00A13F5A" w:rsidRDefault="00A13F5A" w:rsidP="00A13F5A">
      <w:pPr>
        <w:spacing w:after="120" w:line="240" w:lineRule="auto"/>
        <w:jc w:val="both"/>
        <w:rPr>
          <w:ins w:id="1706" w:author="jonathan pritchard" w:date="2024-05-28T08:32:00Z" w16du:dateUtc="2024-05-28T07:32:00Z"/>
        </w:rPr>
      </w:pPr>
      <w:ins w:id="1707" w:author="jonathan pritchard" w:date="2024-05-28T08:32:00Z" w16du:dateUtc="2024-05-28T07:32:00Z">
        <w:r>
          <w:t>….</w:t>
        </w:r>
        <w:r w:rsidRPr="00D56521">
          <w:t>..</w:t>
        </w:r>
      </w:ins>
    </w:p>
    <w:p w14:paraId="5105DEAB" w14:textId="77777777" w:rsidR="00A13F5A" w:rsidRDefault="00A13F5A" w:rsidP="00923F11">
      <w:pPr>
        <w:spacing w:after="120" w:line="240" w:lineRule="auto"/>
        <w:jc w:val="both"/>
      </w:pPr>
    </w:p>
    <w:p w14:paraId="13001AC1" w14:textId="77777777" w:rsidR="00923F11" w:rsidRPr="00D56521" w:rsidRDefault="00923F11" w:rsidP="00923F11">
      <w:pPr>
        <w:spacing w:after="120" w:line="240" w:lineRule="auto"/>
        <w:jc w:val="both"/>
      </w:pPr>
    </w:p>
    <w:p w14:paraId="30E805F1" w14:textId="5FE56203" w:rsidR="00F355AD" w:rsidRPr="00D56521" w:rsidRDefault="00F355AD" w:rsidP="00BE68E8">
      <w:pPr>
        <w:pStyle w:val="Heading1"/>
        <w:rPr>
          <w:noProof/>
        </w:rPr>
      </w:pPr>
      <w:bookmarkStart w:id="1708" w:name="_Toc144421359"/>
      <w:commentRangeStart w:id="1709"/>
      <w:r w:rsidRPr="00D56521">
        <w:rPr>
          <w:noProof/>
        </w:rPr>
        <w:t>Coverage</w:t>
      </w:r>
      <w:r w:rsidR="00795CE2" w:rsidRPr="00D56521">
        <w:rPr>
          <w:noProof/>
        </w:rPr>
        <w:t>s</w:t>
      </w:r>
      <w:r w:rsidR="0082087D" w:rsidRPr="00D56521">
        <w:rPr>
          <w:noProof/>
        </w:rPr>
        <w:t xml:space="preserve"> and Time Series</w:t>
      </w:r>
      <w:bookmarkEnd w:id="1708"/>
      <w:commentRangeEnd w:id="1709"/>
      <w:r w:rsidR="006B59AA">
        <w:rPr>
          <w:rStyle w:val="CommentReference"/>
          <w:rFonts w:eastAsia="MS Mincho"/>
          <w:b w:val="0"/>
          <w:bCs w:val="0"/>
        </w:rPr>
        <w:commentReference w:id="1709"/>
      </w:r>
    </w:p>
    <w:p w14:paraId="5BC33BAE" w14:textId="77A734EF" w:rsidR="00F355AD" w:rsidRPr="00D56521" w:rsidRDefault="0082087D" w:rsidP="00923F11">
      <w:pPr>
        <w:spacing w:after="60" w:line="240" w:lineRule="auto"/>
        <w:jc w:val="both"/>
        <w:rPr>
          <w:noProof/>
        </w:rPr>
      </w:pPr>
      <w:r w:rsidRPr="00D56521">
        <w:rPr>
          <w:noProof/>
        </w:rPr>
        <w:t xml:space="preserve">Coverage and time series features </w:t>
      </w:r>
      <w:r w:rsidR="0073125A" w:rsidRPr="00D56521">
        <w:rPr>
          <w:noProof/>
        </w:rPr>
        <w:t>are</w:t>
      </w:r>
      <w:r w:rsidRPr="00D56521">
        <w:rPr>
          <w:noProof/>
        </w:rPr>
        <w:t xml:space="preserve"> encoded in the HDF5 format (</w:t>
      </w:r>
      <w:r w:rsidR="009F2195">
        <w:rPr>
          <w:noProof/>
        </w:rPr>
        <w:t xml:space="preserve">see </w:t>
      </w:r>
      <w:r w:rsidRPr="00D56521">
        <w:rPr>
          <w:noProof/>
        </w:rPr>
        <w:t>S-100 Part 10c). S-100 provides for the following types of coverage and time series data:</w:t>
      </w:r>
    </w:p>
    <w:p w14:paraId="70CDAA27" w14:textId="0E11FE38" w:rsidR="0082087D" w:rsidRPr="00D56521" w:rsidRDefault="0082087D" w:rsidP="00AE2737">
      <w:pPr>
        <w:pStyle w:val="ListParagraph"/>
        <w:numPr>
          <w:ilvl w:val="0"/>
          <w:numId w:val="36"/>
        </w:numPr>
        <w:spacing w:after="60" w:line="240" w:lineRule="auto"/>
        <w:jc w:val="both"/>
        <w:rPr>
          <w:noProof/>
        </w:rPr>
      </w:pPr>
      <w:r w:rsidRPr="00D56521">
        <w:rPr>
          <w:noProof/>
        </w:rPr>
        <w:t xml:space="preserve">Gridded data with different types of </w:t>
      </w:r>
      <w:r w:rsidR="00723D63" w:rsidRPr="00D56521">
        <w:rPr>
          <w:noProof/>
        </w:rPr>
        <w:t>spatial grid coverages</w:t>
      </w:r>
      <w:r w:rsidRPr="00D56521">
        <w:rPr>
          <w:noProof/>
        </w:rPr>
        <w:t>;</w:t>
      </w:r>
    </w:p>
    <w:p w14:paraId="23D14309" w14:textId="2AF5AE32" w:rsidR="0082087D" w:rsidRPr="00D56521" w:rsidRDefault="0082087D" w:rsidP="00AE2737">
      <w:pPr>
        <w:pStyle w:val="ListParagraph"/>
        <w:numPr>
          <w:ilvl w:val="0"/>
          <w:numId w:val="36"/>
        </w:numPr>
        <w:spacing w:after="60" w:line="240" w:lineRule="auto"/>
        <w:jc w:val="both"/>
        <w:rPr>
          <w:noProof/>
        </w:rPr>
      </w:pPr>
      <w:r w:rsidRPr="00D56521">
        <w:rPr>
          <w:noProof/>
        </w:rPr>
        <w:t>Triangulated i</w:t>
      </w:r>
      <w:r w:rsidR="00723D63" w:rsidRPr="00D56521">
        <w:rPr>
          <w:noProof/>
        </w:rPr>
        <w:t xml:space="preserve">rregular network </w:t>
      </w:r>
      <w:r w:rsidR="00677C3F" w:rsidRPr="00D56521">
        <w:rPr>
          <w:noProof/>
        </w:rPr>
        <w:t xml:space="preserve">(TIN) </w:t>
      </w:r>
      <w:r w:rsidR="00723D63" w:rsidRPr="00D56521">
        <w:rPr>
          <w:noProof/>
        </w:rPr>
        <w:t>data;</w:t>
      </w:r>
    </w:p>
    <w:p w14:paraId="6D6C80A5" w14:textId="1A4DA115" w:rsidR="00723D63" w:rsidRPr="00D56521" w:rsidRDefault="00723D63" w:rsidP="00AE2737">
      <w:pPr>
        <w:pStyle w:val="ListParagraph"/>
        <w:numPr>
          <w:ilvl w:val="0"/>
          <w:numId w:val="36"/>
        </w:numPr>
        <w:spacing w:after="60" w:line="240" w:lineRule="auto"/>
        <w:jc w:val="both"/>
        <w:rPr>
          <w:noProof/>
        </w:rPr>
      </w:pPr>
      <w:r w:rsidRPr="00D56521">
        <w:rPr>
          <w:noProof/>
        </w:rPr>
        <w:t>Data at a set of discrete fixed points;</w:t>
      </w:r>
    </w:p>
    <w:p w14:paraId="2F297534" w14:textId="6302E85D" w:rsidR="00723D63" w:rsidRPr="00D56521" w:rsidRDefault="00723D63" w:rsidP="00AE2737">
      <w:pPr>
        <w:pStyle w:val="ListParagraph"/>
        <w:numPr>
          <w:ilvl w:val="0"/>
          <w:numId w:val="36"/>
        </w:numPr>
        <w:spacing w:after="60" w:line="240" w:lineRule="auto"/>
        <w:jc w:val="both"/>
        <w:rPr>
          <w:noProof/>
        </w:rPr>
      </w:pPr>
      <w:r w:rsidRPr="00D56521">
        <w:rPr>
          <w:noProof/>
        </w:rPr>
        <w:t>Data at a set of moving platforms;</w:t>
      </w:r>
    </w:p>
    <w:p w14:paraId="01991D04" w14:textId="07818BE5" w:rsidR="00723D63" w:rsidRPr="00D56521" w:rsidRDefault="00723D63" w:rsidP="00AE2737">
      <w:pPr>
        <w:pStyle w:val="ListParagraph"/>
        <w:numPr>
          <w:ilvl w:val="0"/>
          <w:numId w:val="36"/>
        </w:numPr>
        <w:spacing w:after="120" w:line="240" w:lineRule="auto"/>
        <w:jc w:val="both"/>
        <w:rPr>
          <w:noProof/>
        </w:rPr>
      </w:pPr>
      <w:r w:rsidRPr="00D56521">
        <w:rPr>
          <w:noProof/>
        </w:rPr>
        <w:t>Time series data at a set of fixed points.</w:t>
      </w:r>
    </w:p>
    <w:p w14:paraId="69F47250" w14:textId="6ED5E623" w:rsidR="00677C3F" w:rsidRPr="00D56521" w:rsidRDefault="00677C3F" w:rsidP="00923F11">
      <w:pPr>
        <w:spacing w:after="120" w:line="240" w:lineRule="auto"/>
        <w:jc w:val="both"/>
        <w:rPr>
          <w:noProof/>
        </w:rPr>
      </w:pPr>
      <w:r w:rsidRPr="00D56521">
        <w:rPr>
          <w:noProof/>
        </w:rPr>
        <w:t>Gridded data will specify either continuous or discrete</w:t>
      </w:r>
      <w:r w:rsidR="00015DE9" w:rsidRPr="009F2195">
        <w:rPr>
          <w:rStyle w:val="FootnoteReference"/>
          <w:sz w:val="20"/>
          <w:vertAlign w:val="superscript"/>
          <w:lang w:val="en-GB"/>
        </w:rPr>
        <w:footnoteReference w:id="6"/>
      </w:r>
      <w:r w:rsidRPr="00D56521">
        <w:rPr>
          <w:noProof/>
        </w:rPr>
        <w:t xml:space="preserve"> interpolation between grid points. Data for discret</w:t>
      </w:r>
      <w:r w:rsidR="009F2195">
        <w:rPr>
          <w:noProof/>
        </w:rPr>
        <w:t>e fixed points, moving platform</w:t>
      </w:r>
      <w:r w:rsidRPr="00D56521">
        <w:rPr>
          <w:noProof/>
        </w:rPr>
        <w:t xml:space="preserve"> and time series at fixed points is </w:t>
      </w:r>
      <w:r w:rsidR="00A53BC3" w:rsidRPr="00D56521">
        <w:rPr>
          <w:noProof/>
        </w:rPr>
        <w:t>intrinsically</w:t>
      </w:r>
      <w:r w:rsidRPr="00D56521">
        <w:rPr>
          <w:noProof/>
        </w:rPr>
        <w:t xml:space="preserve"> discrete.</w:t>
      </w:r>
    </w:p>
    <w:p w14:paraId="15C30021" w14:textId="166F60E9" w:rsidR="00F90108" w:rsidDel="006B59AA" w:rsidRDefault="00F90108" w:rsidP="00923F11">
      <w:pPr>
        <w:spacing w:after="120" w:line="240" w:lineRule="auto"/>
        <w:jc w:val="both"/>
        <w:rPr>
          <w:del w:id="1710" w:author="jonathan pritchard" w:date="2024-05-21T09:12:00Z" w16du:dateUtc="2024-05-21T08:12:00Z"/>
          <w:noProof/>
        </w:rPr>
      </w:pPr>
      <w:commentRangeStart w:id="1711"/>
      <w:commentRangeStart w:id="1712"/>
      <w:del w:id="1713" w:author="jonathan pritchard" w:date="2024-05-21T09:12:00Z" w16du:dateUtc="2024-05-21T08:12:00Z">
        <w:r w:rsidRPr="00D56521" w:rsidDel="006B59AA">
          <w:rPr>
            <w:noProof/>
          </w:rPr>
          <w:delText xml:space="preserve">A single data product may contain features of more than one spatial type. For example, </w:delText>
        </w:r>
        <w:r w:rsidR="00124988" w:rsidRPr="00D56521" w:rsidDel="006B59AA">
          <w:rPr>
            <w:noProof/>
          </w:rPr>
          <w:delText xml:space="preserve">the </w:delText>
        </w:r>
        <w:r w:rsidRPr="00D56521" w:rsidDel="006B59AA">
          <w:rPr>
            <w:noProof/>
          </w:rPr>
          <w:delText>S-102</w:delText>
        </w:r>
        <w:r w:rsidR="00E9577B" w:rsidRPr="00D56521" w:rsidDel="006B59AA">
          <w:rPr>
            <w:noProof/>
          </w:rPr>
          <w:delText xml:space="preserve"> data model</w:delText>
        </w:r>
        <w:r w:rsidRPr="00D56521" w:rsidDel="006B59AA">
          <w:rPr>
            <w:noProof/>
          </w:rPr>
          <w:delText xml:space="preserve"> includes</w:delText>
        </w:r>
        <w:r w:rsidR="00E9577B" w:rsidRPr="00D56521" w:rsidDel="006B59AA">
          <w:rPr>
            <w:noProof/>
          </w:rPr>
          <w:delText xml:space="preserve"> a coverage feature of gridded spatial type for depths and a point set feature for overriding values in the gridded</w:delText>
        </w:r>
        <w:r w:rsidR="009F2195" w:rsidDel="006B59AA">
          <w:rPr>
            <w:noProof/>
          </w:rPr>
          <w:delText xml:space="preserve"> features at particular points.</w:delText>
        </w:r>
        <w:commentRangeEnd w:id="1711"/>
        <w:r w:rsidR="00E27B73" w:rsidDel="006B59AA">
          <w:rPr>
            <w:rStyle w:val="CommentReference"/>
          </w:rPr>
          <w:commentReference w:id="1711"/>
        </w:r>
      </w:del>
      <w:commentRangeEnd w:id="1712"/>
      <w:r w:rsidR="006B59AA">
        <w:rPr>
          <w:rStyle w:val="CommentReference"/>
        </w:rPr>
        <w:commentReference w:id="1712"/>
      </w:r>
    </w:p>
    <w:p w14:paraId="2BED3CC9" w14:textId="77777777" w:rsidR="009F2195" w:rsidRPr="00D56521" w:rsidRDefault="009F2195" w:rsidP="00923F11">
      <w:pPr>
        <w:spacing w:after="120" w:line="240" w:lineRule="auto"/>
        <w:jc w:val="both"/>
        <w:rPr>
          <w:noProof/>
        </w:rPr>
      </w:pPr>
    </w:p>
    <w:p w14:paraId="5C6F084B" w14:textId="04D0A6C9" w:rsidR="00F22049" w:rsidRPr="00D56521" w:rsidRDefault="002B2DEA" w:rsidP="00A13F5A">
      <w:pPr>
        <w:pStyle w:val="Heading2"/>
        <w:rPr>
          <w:noProof/>
        </w:rPr>
      </w:pPr>
      <w:bookmarkStart w:id="1714" w:name="_Ref47472841"/>
      <w:bookmarkStart w:id="1715" w:name="_Toc144421360"/>
      <w:r w:rsidRPr="00D56521">
        <w:rPr>
          <w:noProof/>
        </w:rPr>
        <w:t>D</w:t>
      </w:r>
      <w:r w:rsidR="00720989" w:rsidRPr="00D56521">
        <w:rPr>
          <w:noProof/>
        </w:rPr>
        <w:t xml:space="preserve">iscrete </w:t>
      </w:r>
      <w:r w:rsidR="00CA4EEF" w:rsidRPr="00D56521">
        <w:rPr>
          <w:noProof/>
        </w:rPr>
        <w:t>coverage</w:t>
      </w:r>
      <w:r w:rsidR="00CF78E5" w:rsidRPr="00D56521">
        <w:rPr>
          <w:noProof/>
        </w:rPr>
        <w:t>s</w:t>
      </w:r>
      <w:bookmarkEnd w:id="1714"/>
      <w:bookmarkEnd w:id="1715"/>
    </w:p>
    <w:p w14:paraId="7E011137" w14:textId="5298E789" w:rsidR="002D7E5B" w:rsidRPr="00D56521" w:rsidRDefault="008D420E" w:rsidP="009F2195">
      <w:pPr>
        <w:spacing w:after="60" w:line="240" w:lineRule="auto"/>
        <w:jc w:val="both"/>
        <w:rPr>
          <w:noProof/>
        </w:rPr>
      </w:pPr>
      <w:r w:rsidRPr="00D56521">
        <w:rPr>
          <w:noProof/>
        </w:rPr>
        <w:t xml:space="preserve">Cursor queries </w:t>
      </w:r>
      <w:r w:rsidR="000A39DB" w:rsidRPr="00D56521">
        <w:rPr>
          <w:noProof/>
        </w:rPr>
        <w:t>within the extent of a grid</w:t>
      </w:r>
      <w:r w:rsidRPr="00D56521">
        <w:rPr>
          <w:noProof/>
        </w:rPr>
        <w:t xml:space="preserve"> should produce a </w:t>
      </w:r>
      <w:r w:rsidR="009F2195">
        <w:rPr>
          <w:noProof/>
        </w:rPr>
        <w:t>P</w:t>
      </w:r>
      <w:r w:rsidRPr="00D56521">
        <w:rPr>
          <w:noProof/>
        </w:rPr>
        <w:t xml:space="preserve">ick </w:t>
      </w:r>
      <w:r w:rsidR="009F2195">
        <w:rPr>
          <w:noProof/>
        </w:rPr>
        <w:t>R</w:t>
      </w:r>
      <w:r w:rsidRPr="00D56521">
        <w:rPr>
          <w:noProof/>
        </w:rPr>
        <w:t xml:space="preserve">eport displaying the attributes and values at </w:t>
      </w:r>
      <w:r w:rsidR="000A39DB" w:rsidRPr="00D56521">
        <w:rPr>
          <w:noProof/>
        </w:rPr>
        <w:t>the</w:t>
      </w:r>
      <w:r w:rsidRPr="00D56521">
        <w:rPr>
          <w:noProof/>
        </w:rPr>
        <w:t xml:space="preserve"> </w:t>
      </w:r>
      <w:r w:rsidR="000A39DB" w:rsidRPr="00D56521">
        <w:rPr>
          <w:noProof/>
        </w:rPr>
        <w:t xml:space="preserve">grid </w:t>
      </w:r>
      <w:r w:rsidRPr="00D56521">
        <w:rPr>
          <w:noProof/>
        </w:rPr>
        <w:t>data point</w:t>
      </w:r>
      <w:r w:rsidR="000A39DB" w:rsidRPr="00D56521">
        <w:rPr>
          <w:noProof/>
        </w:rPr>
        <w:t>s</w:t>
      </w:r>
      <w:r w:rsidRPr="00D56521">
        <w:rPr>
          <w:noProof/>
        </w:rPr>
        <w:t xml:space="preserve">. The </w:t>
      </w:r>
      <w:r w:rsidR="005918D6" w:rsidRPr="00D56521">
        <w:rPr>
          <w:noProof/>
        </w:rPr>
        <w:t>neighbourhood for</w:t>
      </w:r>
      <w:r w:rsidRPr="00D56521">
        <w:rPr>
          <w:noProof/>
        </w:rPr>
        <w:t xml:space="preserve"> cursor query should </w:t>
      </w:r>
      <w:r w:rsidR="005918D6" w:rsidRPr="00D56521">
        <w:rPr>
          <w:noProof/>
        </w:rPr>
        <w:t xml:space="preserve">correspond to the visual effects of the portrayal, </w:t>
      </w:r>
      <w:r w:rsidR="002D7E5B" w:rsidRPr="00D56521">
        <w:rPr>
          <w:noProof/>
        </w:rPr>
        <w:t>for example:</w:t>
      </w:r>
    </w:p>
    <w:p w14:paraId="2C1A6558" w14:textId="50B8F18B" w:rsidR="000A32C0" w:rsidRPr="00D56521" w:rsidRDefault="000A32C0" w:rsidP="00AE2737">
      <w:pPr>
        <w:pStyle w:val="ListParagraph"/>
        <w:numPr>
          <w:ilvl w:val="0"/>
          <w:numId w:val="39"/>
        </w:numPr>
        <w:spacing w:after="60" w:line="240" w:lineRule="auto"/>
        <w:jc w:val="both"/>
        <w:rPr>
          <w:noProof/>
        </w:rPr>
      </w:pPr>
      <w:r w:rsidRPr="00D56521">
        <w:rPr>
          <w:noProof/>
        </w:rPr>
        <w:t>A box of dimensions one-half the grid spacing along each axis.</w:t>
      </w:r>
    </w:p>
    <w:p w14:paraId="2BF3F7FF" w14:textId="671B5748" w:rsidR="000A32C0" w:rsidRPr="00D56521" w:rsidRDefault="000A32C0" w:rsidP="00AE2737">
      <w:pPr>
        <w:pStyle w:val="ListParagraph"/>
        <w:numPr>
          <w:ilvl w:val="0"/>
          <w:numId w:val="39"/>
        </w:numPr>
        <w:spacing w:after="120" w:line="240" w:lineRule="auto"/>
        <w:jc w:val="both"/>
        <w:rPr>
          <w:noProof/>
        </w:rPr>
      </w:pPr>
      <w:r w:rsidRPr="00D56521">
        <w:rPr>
          <w:noProof/>
        </w:rPr>
        <w:t>T</w:t>
      </w:r>
      <w:r w:rsidR="002D7E5B" w:rsidRPr="00D56521">
        <w:rPr>
          <w:noProof/>
        </w:rPr>
        <w:t xml:space="preserve">he same value </w:t>
      </w:r>
      <w:r w:rsidRPr="00D56521">
        <w:rPr>
          <w:noProof/>
        </w:rPr>
        <w:t xml:space="preserve">and geometry (box, circle, etc.) </w:t>
      </w:r>
      <w:r w:rsidR="002D7E5B" w:rsidRPr="00D56521">
        <w:rPr>
          <w:noProof/>
        </w:rPr>
        <w:t>as for point features in the ENC.</w:t>
      </w:r>
    </w:p>
    <w:p w14:paraId="50F3D7A6" w14:textId="4EF74B42" w:rsidR="006B4C4E" w:rsidRPr="00D56521" w:rsidRDefault="00A2283A" w:rsidP="009F2195">
      <w:pPr>
        <w:spacing w:after="120" w:line="240" w:lineRule="auto"/>
        <w:jc w:val="both"/>
        <w:rPr>
          <w:noProof/>
        </w:rPr>
      </w:pPr>
      <w:r w:rsidRPr="00D56521">
        <w:rPr>
          <w:noProof/>
        </w:rPr>
        <w:t>T</w:t>
      </w:r>
      <w:r w:rsidR="00735E5C" w:rsidRPr="00D56521">
        <w:rPr>
          <w:noProof/>
        </w:rPr>
        <w:t>hinn</w:t>
      </w:r>
      <w:r w:rsidRPr="00D56521">
        <w:rPr>
          <w:noProof/>
        </w:rPr>
        <w:t>ing</w:t>
      </w:r>
      <w:r w:rsidR="00735E5C" w:rsidRPr="00D56521">
        <w:rPr>
          <w:noProof/>
        </w:rPr>
        <w:t xml:space="preserve"> for display at a smaller scale</w:t>
      </w:r>
      <w:r w:rsidRPr="00D56521">
        <w:rPr>
          <w:noProof/>
        </w:rPr>
        <w:t xml:space="preserve"> should also be taken into account, and the result should include data from</w:t>
      </w:r>
      <w:r w:rsidR="00762AB0" w:rsidRPr="00D56521">
        <w:rPr>
          <w:noProof/>
        </w:rPr>
        <w:t>.</w:t>
      </w:r>
    </w:p>
    <w:p w14:paraId="52789812" w14:textId="133B3A45" w:rsidR="00CF78E5" w:rsidRPr="00D56521" w:rsidRDefault="00BA22E9" w:rsidP="009F2195">
      <w:pPr>
        <w:spacing w:after="120" w:line="240" w:lineRule="auto"/>
        <w:jc w:val="both"/>
        <w:rPr>
          <w:noProof/>
        </w:rPr>
      </w:pPr>
      <w:commentRangeStart w:id="1716"/>
      <w:r w:rsidRPr="00D56521">
        <w:rPr>
          <w:noProof/>
        </w:rPr>
        <w:t xml:space="preserve">In the absence of a prescription in the </w:t>
      </w:r>
      <w:r w:rsidR="009F2195">
        <w:rPr>
          <w:noProof/>
        </w:rPr>
        <w:t>P</w:t>
      </w:r>
      <w:r w:rsidRPr="00D56521">
        <w:rPr>
          <w:noProof/>
        </w:rPr>
        <w:t xml:space="preserve">roduct </w:t>
      </w:r>
      <w:r w:rsidR="009F2195">
        <w:rPr>
          <w:noProof/>
        </w:rPr>
        <w:t>S</w:t>
      </w:r>
      <w:r w:rsidRPr="00D56521">
        <w:rPr>
          <w:noProof/>
        </w:rPr>
        <w:t xml:space="preserve">pecification for how the neighbourhood is to be determined, manufacturers may </w:t>
      </w:r>
      <w:r w:rsidR="0047008B" w:rsidRPr="00D56521">
        <w:rPr>
          <w:noProof/>
        </w:rPr>
        <w:t>use any suitable method of their own devising.</w:t>
      </w:r>
      <w:commentRangeEnd w:id="1716"/>
      <w:r w:rsidR="00E27B73">
        <w:rPr>
          <w:rStyle w:val="CommentReference"/>
        </w:rPr>
        <w:commentReference w:id="1716"/>
      </w:r>
    </w:p>
    <w:p w14:paraId="56A25A1E" w14:textId="076AB6B5" w:rsidR="00E13DAE" w:rsidRPr="00D56521" w:rsidRDefault="00E13DAE" w:rsidP="009F2195">
      <w:pPr>
        <w:spacing w:after="120" w:line="240" w:lineRule="auto"/>
        <w:jc w:val="both"/>
        <w:rPr>
          <w:noProof/>
        </w:rPr>
      </w:pPr>
    </w:p>
    <w:p w14:paraId="66FC1CAF" w14:textId="190A7EA2" w:rsidR="00CF78E5" w:rsidRPr="00D56521" w:rsidRDefault="002B2DEA" w:rsidP="00A13F5A">
      <w:pPr>
        <w:pStyle w:val="Heading2"/>
        <w:rPr>
          <w:noProof/>
        </w:rPr>
      </w:pPr>
      <w:bookmarkStart w:id="1717" w:name="_Ref47472845"/>
      <w:bookmarkStart w:id="1718" w:name="_Toc144421361"/>
      <w:commentRangeStart w:id="1719"/>
      <w:r w:rsidRPr="00D56521">
        <w:rPr>
          <w:noProof/>
        </w:rPr>
        <w:lastRenderedPageBreak/>
        <w:t>C</w:t>
      </w:r>
      <w:r w:rsidR="00CF78E5" w:rsidRPr="00D56521">
        <w:rPr>
          <w:noProof/>
        </w:rPr>
        <w:t>ontinuous coverages</w:t>
      </w:r>
      <w:bookmarkEnd w:id="1717"/>
      <w:bookmarkEnd w:id="1718"/>
      <w:commentRangeEnd w:id="1719"/>
      <w:r w:rsidR="006B59AA">
        <w:rPr>
          <w:rStyle w:val="CommentReference"/>
          <w:rFonts w:eastAsia="MS Mincho"/>
          <w:b w:val="0"/>
          <w:bCs w:val="0"/>
        </w:rPr>
        <w:commentReference w:id="1719"/>
      </w:r>
    </w:p>
    <w:p w14:paraId="70E545A1" w14:textId="6F63BD41" w:rsidR="00CF78E5" w:rsidRPr="00D56521" w:rsidDel="006B59AA" w:rsidRDefault="00A81B8E" w:rsidP="009F2195">
      <w:pPr>
        <w:spacing w:after="120" w:line="240" w:lineRule="auto"/>
        <w:jc w:val="both"/>
        <w:rPr>
          <w:del w:id="1720" w:author="jonathan pritchard" w:date="2024-05-21T09:13:00Z" w16du:dateUtc="2024-05-21T08:13:00Z"/>
          <w:noProof/>
        </w:rPr>
      </w:pPr>
      <w:del w:id="1721" w:author="jonathan pritchard" w:date="2024-05-21T09:13:00Z" w16du:dateUtc="2024-05-21T08:13:00Z">
        <w:r w:rsidRPr="00D56521" w:rsidDel="006B59AA">
          <w:rPr>
            <w:noProof/>
          </w:rPr>
          <w:delText>Continuous coverage</w:delText>
        </w:r>
        <w:r w:rsidR="00CF78E5" w:rsidRPr="00D56521" w:rsidDel="006B59AA">
          <w:rPr>
            <w:noProof/>
          </w:rPr>
          <w:delText xml:space="preserve"> data can be </w:delText>
        </w:r>
        <w:r w:rsidR="00E46A23" w:rsidRPr="00D56521" w:rsidDel="006B59AA">
          <w:rPr>
            <w:noProof/>
          </w:rPr>
          <w:delText>depicted</w:delText>
        </w:r>
        <w:r w:rsidR="00CF78E5" w:rsidRPr="00D56521" w:rsidDel="006B59AA">
          <w:rPr>
            <w:noProof/>
          </w:rPr>
          <w:delText xml:space="preserve"> </w:delText>
        </w:r>
        <w:r w:rsidR="00E46A23" w:rsidRPr="00D56521" w:rsidDel="006B59AA">
          <w:rPr>
            <w:noProof/>
          </w:rPr>
          <w:delText>using</w:delText>
        </w:r>
        <w:r w:rsidR="00CF78E5" w:rsidRPr="00D56521" w:rsidDel="006B59AA">
          <w:rPr>
            <w:noProof/>
          </w:rPr>
          <w:delText xml:space="preserve"> a </w:delText>
        </w:r>
        <w:r w:rsidR="00607FB7" w:rsidRPr="00D56521" w:rsidDel="006B59AA">
          <w:rPr>
            <w:noProof/>
          </w:rPr>
          <w:delText>sun-illuminated</w:delText>
        </w:r>
        <w:r w:rsidR="00A87435" w:rsidRPr="00D56521" w:rsidDel="006B59AA">
          <w:rPr>
            <w:noProof/>
          </w:rPr>
          <w:delText xml:space="preserve"> </w:delText>
        </w:r>
        <w:r w:rsidR="00CF78E5" w:rsidRPr="00D56521" w:rsidDel="006B59AA">
          <w:rPr>
            <w:noProof/>
          </w:rPr>
          <w:delText xml:space="preserve">or </w:delText>
        </w:r>
        <w:r w:rsidR="00A87435" w:rsidRPr="00D56521" w:rsidDel="006B59AA">
          <w:rPr>
            <w:noProof/>
          </w:rPr>
          <w:delText>static</w:delText>
        </w:r>
        <w:r w:rsidR="00E46A23" w:rsidRPr="00D56521" w:rsidDel="006B59AA">
          <w:rPr>
            <w:noProof/>
          </w:rPr>
          <w:delText xml:space="preserve"> (</w:delText>
        </w:r>
        <w:r w:rsidR="00A87435" w:rsidRPr="00D56521" w:rsidDel="006B59AA">
          <w:rPr>
            <w:noProof/>
          </w:rPr>
          <w:delText>flat</w:delText>
        </w:r>
        <w:r w:rsidR="00CF78E5" w:rsidRPr="00D56521" w:rsidDel="006B59AA">
          <w:rPr>
            <w:noProof/>
          </w:rPr>
          <w:delText xml:space="preserve">) </w:delText>
        </w:r>
        <w:r w:rsidR="00E46A23" w:rsidRPr="00D56521" w:rsidDel="006B59AA">
          <w:rPr>
            <w:noProof/>
          </w:rPr>
          <w:delText xml:space="preserve">representation of the </w:delText>
        </w:r>
        <w:r w:rsidR="00CF78E5" w:rsidRPr="00D56521" w:rsidDel="006B59AA">
          <w:rPr>
            <w:noProof/>
          </w:rPr>
          <w:delText xml:space="preserve">dataset. </w:delText>
        </w:r>
        <w:r w:rsidR="00E46A23" w:rsidRPr="00D56521" w:rsidDel="006B59AA">
          <w:rPr>
            <w:noProof/>
          </w:rPr>
          <w:delText xml:space="preserve">A </w:delText>
        </w:r>
        <w:r w:rsidR="00A87435" w:rsidRPr="00D56521" w:rsidDel="006B59AA">
          <w:rPr>
            <w:noProof/>
          </w:rPr>
          <w:delText>sun-illuminated</w:delText>
        </w:r>
        <w:r w:rsidR="00CF78E5" w:rsidRPr="00D56521" w:rsidDel="006B59AA">
          <w:rPr>
            <w:noProof/>
          </w:rPr>
          <w:delText xml:space="preserve"> depiction requires the entry of a sun azimuth and corresponding </w:delText>
        </w:r>
        <w:r w:rsidR="00B50BA8" w:rsidRPr="00D56521" w:rsidDel="006B59AA">
          <w:rPr>
            <w:noProof/>
          </w:rPr>
          <w:delText>altitude angle (or elevation angle)</w:delText>
        </w:r>
        <w:r w:rsidR="00CF78E5" w:rsidRPr="00D56521" w:rsidDel="006B59AA">
          <w:rPr>
            <w:noProof/>
          </w:rPr>
          <w:delText xml:space="preserve">. Examples are provided in </w:delText>
        </w:r>
        <w:r w:rsidR="00C35BBA" w:rsidRPr="00D56521" w:rsidDel="006B59AA">
          <w:rPr>
            <w:noProof/>
          </w:rPr>
          <w:fldChar w:fldCharType="begin"/>
        </w:r>
        <w:r w:rsidR="00C35BBA" w:rsidRPr="00D56521" w:rsidDel="006B59AA">
          <w:rPr>
            <w:noProof/>
          </w:rPr>
          <w:delInstrText xml:space="preserve"> REF _Ref45835458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Table </w:delText>
        </w:r>
        <w:r w:rsidR="00832978" w:rsidDel="006B59AA">
          <w:delText>C-25</w:delText>
        </w:r>
        <w:r w:rsidR="00C35BBA" w:rsidRPr="00D56521" w:rsidDel="006B59AA">
          <w:rPr>
            <w:noProof/>
          </w:rPr>
          <w:fldChar w:fldCharType="end"/>
        </w:r>
        <w:r w:rsidR="00CF78E5" w:rsidRPr="00D56521" w:rsidDel="006B59AA">
          <w:rPr>
            <w:noProof/>
          </w:rPr>
          <w:delText xml:space="preserve">. </w:delText>
        </w:r>
        <w:r w:rsidR="00C35BBA" w:rsidRPr="00D56521" w:rsidDel="006B59AA">
          <w:rPr>
            <w:noProof/>
          </w:rPr>
          <w:fldChar w:fldCharType="begin"/>
        </w:r>
        <w:r w:rsidR="00C35BBA" w:rsidRPr="00D56521" w:rsidDel="006B59AA">
          <w:rPr>
            <w:noProof/>
          </w:rPr>
          <w:delInstrText xml:space="preserve"> REF _Ref45835476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Figure </w:delText>
        </w:r>
        <w:r w:rsidR="00832978" w:rsidDel="006B59AA">
          <w:delText>C-4</w:delText>
        </w:r>
        <w:r w:rsidR="00C35BBA" w:rsidRPr="00D56521" w:rsidDel="006B59AA">
          <w:rPr>
            <w:noProof/>
          </w:rPr>
          <w:fldChar w:fldCharType="end"/>
        </w:r>
        <w:r w:rsidR="00C35BBA" w:rsidRPr="00D56521" w:rsidDel="006B59AA">
          <w:rPr>
            <w:noProof/>
          </w:rPr>
          <w:delText xml:space="preserve"> </w:delText>
        </w:r>
        <w:r w:rsidR="00CF78E5" w:rsidRPr="00D56521" w:rsidDel="006B59AA">
          <w:rPr>
            <w:noProof/>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D56521" w:rsidDel="006B59AA" w14:paraId="69087A20" w14:textId="183A3CFA" w:rsidTr="009F2195">
        <w:trPr>
          <w:cantSplit/>
          <w:jc w:val="center"/>
          <w:del w:id="1722" w:author="jonathan pritchard" w:date="2024-05-21T09:13:00Z"/>
        </w:trPr>
        <w:tc>
          <w:tcPr>
            <w:tcW w:w="0" w:type="auto"/>
            <w:vMerge w:val="restart"/>
            <w:shd w:val="clear" w:color="auto" w:fill="D9D9D9" w:themeFill="background1" w:themeFillShade="D9"/>
            <w:vAlign w:val="center"/>
          </w:tcPr>
          <w:p w14:paraId="5497945E" w14:textId="6B38C9FC" w:rsidR="00680E30" w:rsidRPr="00D56521" w:rsidDel="006B59AA" w:rsidRDefault="00680E30" w:rsidP="009F2195">
            <w:pPr>
              <w:spacing w:before="60" w:after="60"/>
              <w:jc w:val="center"/>
              <w:rPr>
                <w:del w:id="1723" w:author="jonathan pritchard" w:date="2024-05-21T09:13:00Z" w16du:dateUtc="2024-05-21T08:13:00Z"/>
                <w:b/>
                <w:bCs/>
                <w:noProof/>
              </w:rPr>
            </w:pPr>
            <w:del w:id="1724" w:author="jonathan pritchard" w:date="2024-05-21T09:13:00Z" w16du:dateUtc="2024-05-21T08:13:00Z">
              <w:r w:rsidRPr="00D56521" w:rsidDel="006B59AA">
                <w:rPr>
                  <w:b/>
                  <w:bCs/>
                  <w:noProof/>
                </w:rPr>
                <w:delText>Attribute</w:delText>
              </w:r>
            </w:del>
          </w:p>
        </w:tc>
        <w:tc>
          <w:tcPr>
            <w:tcW w:w="0" w:type="auto"/>
            <w:gridSpan w:val="2"/>
            <w:shd w:val="clear" w:color="auto" w:fill="D9D9D9" w:themeFill="background1" w:themeFillShade="D9"/>
            <w:vAlign w:val="center"/>
          </w:tcPr>
          <w:p w14:paraId="3315DE93" w14:textId="14E1099B" w:rsidR="00680E30" w:rsidRPr="00D56521" w:rsidDel="006B59AA" w:rsidRDefault="00680E30" w:rsidP="009F2195">
            <w:pPr>
              <w:spacing w:before="60" w:after="60"/>
              <w:jc w:val="center"/>
              <w:rPr>
                <w:del w:id="1725" w:author="jonathan pritchard" w:date="2024-05-21T09:13:00Z" w16du:dateUtc="2024-05-21T08:13:00Z"/>
                <w:b/>
                <w:bCs/>
                <w:noProof/>
              </w:rPr>
            </w:pPr>
            <w:del w:id="1726" w:author="jonathan pritchard" w:date="2024-05-21T09:13:00Z" w16du:dateUtc="2024-05-21T08:13:00Z">
              <w:r w:rsidRPr="00D56521" w:rsidDel="006B59AA">
                <w:rPr>
                  <w:b/>
                  <w:bCs/>
                  <w:noProof/>
                </w:rPr>
                <w:delText>Value</w:delText>
              </w:r>
            </w:del>
          </w:p>
        </w:tc>
      </w:tr>
      <w:tr w:rsidR="00A87435" w:rsidRPr="00D56521" w:rsidDel="006B59AA" w14:paraId="1D8170BE" w14:textId="44386308" w:rsidTr="009F2195">
        <w:trPr>
          <w:cantSplit/>
          <w:jc w:val="center"/>
          <w:del w:id="1727" w:author="jonathan pritchard" w:date="2024-05-21T09:13:00Z"/>
        </w:trPr>
        <w:tc>
          <w:tcPr>
            <w:tcW w:w="0" w:type="auto"/>
            <w:vMerge/>
            <w:shd w:val="clear" w:color="auto" w:fill="D9D9D9" w:themeFill="background1" w:themeFillShade="D9"/>
          </w:tcPr>
          <w:p w14:paraId="05421DD5" w14:textId="0D42091B" w:rsidR="00680E30" w:rsidRPr="00D56521" w:rsidDel="006B59AA" w:rsidRDefault="00680E30" w:rsidP="009F2195">
            <w:pPr>
              <w:spacing w:before="60" w:after="60"/>
              <w:rPr>
                <w:del w:id="1728" w:author="jonathan pritchard" w:date="2024-05-21T09:13:00Z" w16du:dateUtc="2024-05-21T08:13:00Z"/>
                <w:b/>
                <w:bCs/>
                <w:noProof/>
              </w:rPr>
            </w:pPr>
          </w:p>
        </w:tc>
        <w:tc>
          <w:tcPr>
            <w:tcW w:w="0" w:type="auto"/>
            <w:shd w:val="clear" w:color="auto" w:fill="D9D9D9" w:themeFill="background1" w:themeFillShade="D9"/>
          </w:tcPr>
          <w:p w14:paraId="547F1FB0" w14:textId="4F32DD1A" w:rsidR="00680E30" w:rsidRPr="00D56521" w:rsidDel="006B59AA" w:rsidRDefault="00A87435" w:rsidP="009F2195">
            <w:pPr>
              <w:spacing w:before="60" w:after="60"/>
              <w:jc w:val="center"/>
              <w:rPr>
                <w:del w:id="1729" w:author="jonathan pritchard" w:date="2024-05-21T09:13:00Z" w16du:dateUtc="2024-05-21T08:13:00Z"/>
                <w:b/>
                <w:bCs/>
                <w:noProof/>
              </w:rPr>
            </w:pPr>
            <w:del w:id="1730" w:author="jonathan pritchard" w:date="2024-05-21T09:13:00Z" w16du:dateUtc="2024-05-21T08:13:00Z">
              <w:r w:rsidRPr="00D56521" w:rsidDel="006B59AA">
                <w:rPr>
                  <w:b/>
                  <w:bCs/>
                  <w:noProof/>
                </w:rPr>
                <w:delText>Sun-illuminated</w:delText>
              </w:r>
            </w:del>
          </w:p>
        </w:tc>
        <w:tc>
          <w:tcPr>
            <w:tcW w:w="0" w:type="auto"/>
            <w:shd w:val="clear" w:color="auto" w:fill="D9D9D9" w:themeFill="background1" w:themeFillShade="D9"/>
          </w:tcPr>
          <w:p w14:paraId="2BEF7C54" w14:textId="0C7A205E" w:rsidR="00680E30" w:rsidRPr="00D56521" w:rsidDel="006B59AA" w:rsidRDefault="007C11A4" w:rsidP="009F2195">
            <w:pPr>
              <w:spacing w:before="60" w:after="60"/>
              <w:rPr>
                <w:del w:id="1731" w:author="jonathan pritchard" w:date="2024-05-21T09:13:00Z" w16du:dateUtc="2024-05-21T08:13:00Z"/>
                <w:b/>
                <w:bCs/>
                <w:noProof/>
              </w:rPr>
            </w:pPr>
            <w:del w:id="1732" w:author="jonathan pritchard" w:date="2024-05-21T09:13:00Z" w16du:dateUtc="2024-05-21T08:13:00Z">
              <w:r w:rsidRPr="00D56521" w:rsidDel="006B59AA">
                <w:rPr>
                  <w:b/>
                  <w:bCs/>
                  <w:noProof/>
                </w:rPr>
                <w:delText>Flat surface</w:delText>
              </w:r>
            </w:del>
          </w:p>
        </w:tc>
      </w:tr>
      <w:tr w:rsidR="00A87435" w:rsidRPr="00D56521" w:rsidDel="006B59AA" w14:paraId="0D910BCD" w14:textId="78F907DA" w:rsidTr="009F2195">
        <w:trPr>
          <w:cantSplit/>
          <w:jc w:val="center"/>
          <w:del w:id="1733" w:author="jonathan pritchard" w:date="2024-05-21T09:13:00Z"/>
        </w:trPr>
        <w:tc>
          <w:tcPr>
            <w:tcW w:w="0" w:type="auto"/>
          </w:tcPr>
          <w:p w14:paraId="09CEF4C8" w14:textId="12463520" w:rsidR="00680E30" w:rsidRPr="00D56521" w:rsidDel="006B59AA" w:rsidRDefault="007C11A4" w:rsidP="009F2195">
            <w:pPr>
              <w:spacing w:before="60" w:after="60"/>
              <w:rPr>
                <w:del w:id="1734" w:author="jonathan pritchard" w:date="2024-05-21T09:13:00Z" w16du:dateUtc="2024-05-21T08:13:00Z"/>
                <w:noProof/>
              </w:rPr>
            </w:pPr>
            <w:del w:id="1735" w:author="jonathan pritchard" w:date="2024-05-21T09:13:00Z" w16du:dateUtc="2024-05-21T08:13:00Z">
              <w:r w:rsidRPr="00D56521" w:rsidDel="006B59AA">
                <w:rPr>
                  <w:noProof/>
                </w:rPr>
                <w:delText>Sun Azimuth</w:delText>
              </w:r>
            </w:del>
          </w:p>
        </w:tc>
        <w:tc>
          <w:tcPr>
            <w:tcW w:w="0" w:type="auto"/>
            <w:vAlign w:val="center"/>
          </w:tcPr>
          <w:p w14:paraId="63914245" w14:textId="7AC03E5C" w:rsidR="00680E30" w:rsidRPr="00D56521" w:rsidDel="006B59AA" w:rsidRDefault="00680E30" w:rsidP="009F2195">
            <w:pPr>
              <w:spacing w:before="60" w:after="60"/>
              <w:jc w:val="center"/>
              <w:rPr>
                <w:del w:id="1736" w:author="jonathan pritchard" w:date="2024-05-21T09:13:00Z" w16du:dateUtc="2024-05-21T08:13:00Z"/>
                <w:noProof/>
              </w:rPr>
            </w:pPr>
            <w:del w:id="1737" w:author="jonathan pritchard" w:date="2024-05-21T09:13:00Z" w16du:dateUtc="2024-05-21T08:13:00Z">
              <w:r w:rsidRPr="00D56521" w:rsidDel="006B59AA">
                <w:rPr>
                  <w:noProof/>
                </w:rPr>
                <w:delText>315</w:delText>
              </w:r>
              <w:r w:rsidR="00607FB7" w:rsidRPr="00D56521" w:rsidDel="006B59AA">
                <w:rPr>
                  <w:rFonts w:cs="Arial"/>
                  <w:noProof/>
                </w:rPr>
                <w:delText>°</w:delText>
              </w:r>
            </w:del>
          </w:p>
        </w:tc>
        <w:tc>
          <w:tcPr>
            <w:tcW w:w="0" w:type="auto"/>
            <w:vAlign w:val="center"/>
          </w:tcPr>
          <w:p w14:paraId="56A831F3" w14:textId="275813B6" w:rsidR="00680E30" w:rsidRPr="00D56521" w:rsidDel="006B59AA" w:rsidRDefault="00680E30" w:rsidP="009F2195">
            <w:pPr>
              <w:spacing w:before="60" w:after="60"/>
              <w:jc w:val="center"/>
              <w:rPr>
                <w:del w:id="1738" w:author="jonathan pritchard" w:date="2024-05-21T09:13:00Z" w16du:dateUtc="2024-05-21T08:13:00Z"/>
                <w:noProof/>
              </w:rPr>
            </w:pPr>
            <w:del w:id="1739"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r w:rsidR="00A87435" w:rsidRPr="00D56521" w:rsidDel="006B59AA" w14:paraId="3DCA9EFE" w14:textId="71E126F6" w:rsidTr="009F2195">
        <w:trPr>
          <w:cantSplit/>
          <w:jc w:val="center"/>
          <w:del w:id="1740" w:author="jonathan pritchard" w:date="2024-05-21T09:13:00Z"/>
        </w:trPr>
        <w:tc>
          <w:tcPr>
            <w:tcW w:w="0" w:type="auto"/>
          </w:tcPr>
          <w:p w14:paraId="107E66C1" w14:textId="12A67BEE" w:rsidR="00680E30" w:rsidRPr="00D56521" w:rsidDel="006B59AA" w:rsidRDefault="00680E30" w:rsidP="009F2195">
            <w:pPr>
              <w:spacing w:before="60" w:after="60"/>
              <w:rPr>
                <w:del w:id="1741" w:author="jonathan pritchard" w:date="2024-05-21T09:13:00Z" w16du:dateUtc="2024-05-21T08:13:00Z"/>
                <w:noProof/>
              </w:rPr>
            </w:pPr>
            <w:del w:id="1742" w:author="jonathan pritchard" w:date="2024-05-21T09:13:00Z" w16du:dateUtc="2024-05-21T08:13:00Z">
              <w:r w:rsidRPr="00D56521" w:rsidDel="006B59AA">
                <w:rPr>
                  <w:noProof/>
                </w:rPr>
                <w:delText xml:space="preserve">Sun </w:delText>
              </w:r>
              <w:r w:rsidR="00B50BA8" w:rsidRPr="00D56521" w:rsidDel="006B59AA">
                <w:rPr>
                  <w:noProof/>
                </w:rPr>
                <w:delText>Altitude</w:delText>
              </w:r>
              <w:r w:rsidR="00981CFC" w:rsidRPr="00D56521" w:rsidDel="006B59AA">
                <w:rPr>
                  <w:noProof/>
                </w:rPr>
                <w:delText xml:space="preserve"> Angle</w:delText>
              </w:r>
            </w:del>
          </w:p>
        </w:tc>
        <w:tc>
          <w:tcPr>
            <w:tcW w:w="0" w:type="auto"/>
            <w:vAlign w:val="center"/>
          </w:tcPr>
          <w:p w14:paraId="5C38C531" w14:textId="6C8BFB64" w:rsidR="00680E30" w:rsidRPr="00D56521" w:rsidDel="006B59AA" w:rsidRDefault="00680E30" w:rsidP="009F2195">
            <w:pPr>
              <w:spacing w:before="60" w:after="60"/>
              <w:jc w:val="center"/>
              <w:rPr>
                <w:del w:id="1743" w:author="jonathan pritchard" w:date="2024-05-21T09:13:00Z" w16du:dateUtc="2024-05-21T08:13:00Z"/>
                <w:noProof/>
              </w:rPr>
            </w:pPr>
            <w:del w:id="1744" w:author="jonathan pritchard" w:date="2024-05-21T09:13:00Z" w16du:dateUtc="2024-05-21T08:13:00Z">
              <w:r w:rsidRPr="00D56521" w:rsidDel="006B59AA">
                <w:rPr>
                  <w:noProof/>
                </w:rPr>
                <w:delText>45</w:delText>
              </w:r>
              <w:r w:rsidR="00607FB7" w:rsidRPr="00D56521" w:rsidDel="006B59AA">
                <w:rPr>
                  <w:rFonts w:cs="Arial"/>
                  <w:noProof/>
                </w:rPr>
                <w:delText>°</w:delText>
              </w:r>
            </w:del>
          </w:p>
        </w:tc>
        <w:tc>
          <w:tcPr>
            <w:tcW w:w="0" w:type="auto"/>
            <w:vAlign w:val="center"/>
          </w:tcPr>
          <w:p w14:paraId="08F1C2CB" w14:textId="048B5FA6" w:rsidR="00680E30" w:rsidRPr="00D56521" w:rsidDel="006B59AA" w:rsidRDefault="00680E30" w:rsidP="009F2195">
            <w:pPr>
              <w:keepNext/>
              <w:spacing w:before="60" w:after="60"/>
              <w:jc w:val="center"/>
              <w:rPr>
                <w:del w:id="1745" w:author="jonathan pritchard" w:date="2024-05-21T09:13:00Z" w16du:dateUtc="2024-05-21T08:13:00Z"/>
                <w:noProof/>
              </w:rPr>
            </w:pPr>
            <w:del w:id="1746"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bl>
    <w:p w14:paraId="3CEAF785" w14:textId="485E2759" w:rsidR="00680E30" w:rsidRPr="00D56521" w:rsidDel="006B59AA" w:rsidRDefault="00680E30" w:rsidP="002035CA">
      <w:pPr>
        <w:pStyle w:val="Caption"/>
        <w:spacing w:after="120" w:line="240" w:lineRule="auto"/>
        <w:jc w:val="center"/>
        <w:rPr>
          <w:del w:id="1747" w:author="jonathan pritchard" w:date="2024-05-21T09:13:00Z" w16du:dateUtc="2024-05-21T08:13:00Z"/>
        </w:rPr>
      </w:pPr>
      <w:bookmarkStart w:id="1748" w:name="_Ref45835458"/>
      <w:del w:id="1749" w:author="jonathan pritchard" w:date="2024-05-21T09:13:00Z" w16du:dateUtc="2024-05-21T08:13:00Z">
        <w:r w:rsidRPr="00D56521" w:rsidDel="006B59AA">
          <w:delText xml:space="preserve">Table </w:delText>
        </w:r>
        <w:r w:rsidR="002035CA" w:rsidDel="006B59AA">
          <w:delText>C-</w:delText>
        </w:r>
        <w:r w:rsidR="00331A1D" w:rsidRPr="00D56521" w:rsidDel="006B59AA">
          <w:fldChar w:fldCharType="begin"/>
        </w:r>
        <w:r w:rsidR="00331A1D" w:rsidRPr="00D56521" w:rsidDel="006B59AA">
          <w:delInstrText xml:space="preserve"> SEQ Table \* ARABIC </w:delInstrText>
        </w:r>
        <w:r w:rsidR="00331A1D" w:rsidRPr="00D56521" w:rsidDel="006B59AA">
          <w:fldChar w:fldCharType="separate"/>
        </w:r>
        <w:r w:rsidR="00832978" w:rsidDel="006B59AA">
          <w:rPr>
            <w:noProof/>
          </w:rPr>
          <w:delText>25</w:delText>
        </w:r>
        <w:r w:rsidR="00331A1D" w:rsidRPr="00D56521" w:rsidDel="006B59AA">
          <w:fldChar w:fldCharType="end"/>
        </w:r>
        <w:bookmarkEnd w:id="1748"/>
        <w:r w:rsidRPr="00D56521" w:rsidDel="006B59AA">
          <w:delText xml:space="preserve"> - Typical sun azimuth and elevation values for sun-illuminated portrayal</w:delText>
        </w:r>
        <w:r w:rsidR="00A81B8E" w:rsidRPr="00D56521" w:rsidDel="006B59AA">
          <w:delText xml:space="preserve"> (S-102)</w:delText>
        </w:r>
      </w:del>
    </w:p>
    <w:p w14:paraId="2212A7AB" w14:textId="6CF03986" w:rsidR="00CF78E5" w:rsidRPr="00D56521" w:rsidDel="006B59AA" w:rsidRDefault="00CF78E5" w:rsidP="004E61EE">
      <w:pPr>
        <w:keepNext/>
        <w:spacing w:line="240" w:lineRule="auto"/>
        <w:jc w:val="center"/>
        <w:rPr>
          <w:del w:id="1750" w:author="jonathan pritchard" w:date="2024-05-21T09:13:00Z" w16du:dateUtc="2024-05-21T08:13:00Z"/>
        </w:rPr>
      </w:pPr>
      <w:del w:id="1751" w:author="jonathan pritchard" w:date="2024-05-21T09:13:00Z" w16du:dateUtc="2024-05-21T08:13:00Z">
        <w:r w:rsidRPr="00D56521" w:rsidDel="006B59AA">
          <w:rPr>
            <w:noProof/>
            <w:lang w:val="fr-FR" w:eastAsia="fr-FR"/>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1">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D56521" w:rsidDel="006B59AA" w:rsidRDefault="00CF78E5" w:rsidP="002035CA">
      <w:pPr>
        <w:pStyle w:val="Caption"/>
        <w:spacing w:after="120" w:line="240" w:lineRule="auto"/>
        <w:jc w:val="center"/>
        <w:rPr>
          <w:del w:id="1752" w:author="jonathan pritchard" w:date="2024-05-21T09:13:00Z" w16du:dateUtc="2024-05-21T08:13:00Z"/>
          <w:noProof/>
        </w:rPr>
      </w:pPr>
      <w:bookmarkStart w:id="1753" w:name="_Ref45835476"/>
      <w:del w:id="1754" w:author="jonathan pritchard" w:date="2024-05-21T09:13:00Z" w16du:dateUtc="2024-05-21T08:13:00Z">
        <w:r w:rsidRPr="00D56521" w:rsidDel="006B59AA">
          <w:delText xml:space="preserve">Figure </w:delText>
        </w:r>
        <w:r w:rsidR="002035CA" w:rsidDel="006B59AA">
          <w:delText>C-</w:delText>
        </w:r>
        <w:r w:rsidRPr="00D56521" w:rsidDel="006B59AA">
          <w:fldChar w:fldCharType="begin"/>
        </w:r>
        <w:r w:rsidRPr="00D56521" w:rsidDel="006B59AA">
          <w:delInstrText xml:space="preserve"> SEQ Figure \* ARABIC </w:delInstrText>
        </w:r>
        <w:r w:rsidRPr="00D56521" w:rsidDel="006B59AA">
          <w:fldChar w:fldCharType="separate"/>
        </w:r>
        <w:r w:rsidR="00832978" w:rsidDel="006B59AA">
          <w:rPr>
            <w:noProof/>
          </w:rPr>
          <w:delText>4</w:delText>
        </w:r>
        <w:r w:rsidRPr="00D56521" w:rsidDel="006B59AA">
          <w:fldChar w:fldCharType="end"/>
        </w:r>
        <w:bookmarkEnd w:id="1753"/>
        <w:r w:rsidRPr="00D56521" w:rsidDel="006B59AA">
          <w:delText xml:space="preserve"> - Illustration of sun-illuminated shading (L) and flat shading</w:delText>
        </w:r>
        <w:r w:rsidRPr="00D56521" w:rsidDel="006B59AA">
          <w:rPr>
            <w:noProof/>
          </w:rPr>
          <w:delText xml:space="preserve"> (R) (S-102</w:delText>
        </w:r>
        <w:r w:rsidR="002035CA" w:rsidDel="006B59AA">
          <w:rPr>
            <w:noProof/>
          </w:rPr>
          <w:delText>)</w:delText>
        </w:r>
      </w:del>
    </w:p>
    <w:p w14:paraId="161F4FE1" w14:textId="31F35068" w:rsidR="002E4756" w:rsidRPr="00D56521" w:rsidDel="006B59AA" w:rsidRDefault="00C35BBA" w:rsidP="002035CA">
      <w:pPr>
        <w:spacing w:after="120" w:line="240" w:lineRule="auto"/>
        <w:jc w:val="both"/>
        <w:rPr>
          <w:del w:id="1755" w:author="jonathan pritchard" w:date="2024-05-21T09:13:00Z" w16du:dateUtc="2024-05-21T08:13:00Z"/>
          <w:noProof/>
        </w:rPr>
      </w:pPr>
      <w:commentRangeStart w:id="1756"/>
      <w:del w:id="1757" w:author="jonathan pritchard" w:date="2024-05-21T09:13:00Z" w16du:dateUtc="2024-05-21T08:13:00Z">
        <w:r w:rsidRPr="00D56521" w:rsidDel="006B59AA">
          <w:rPr>
            <w:noProof/>
          </w:rPr>
          <w:delText xml:space="preserve">ECDIS in route monitoring mode should allow sun-illuminated shading </w:delText>
        </w:r>
        <w:r w:rsidR="00670052" w:rsidRPr="00D56521" w:rsidDel="006B59AA">
          <w:rPr>
            <w:noProof/>
          </w:rPr>
          <w:delText>only</w:delText>
        </w:r>
        <w:r w:rsidR="000C70C5" w:rsidRPr="00D56521" w:rsidDel="006B59AA">
          <w:rPr>
            <w:noProof/>
          </w:rPr>
          <w:delText xml:space="preserve"> on a </w:delText>
        </w:r>
        <w:r w:rsidR="0009065D" w:rsidRPr="00D56521" w:rsidDel="006B59AA">
          <w:rPr>
            <w:noProof/>
          </w:rPr>
          <w:delText xml:space="preserve">side panel or a </w:delText>
        </w:r>
        <w:r w:rsidR="000C70C5" w:rsidRPr="00D56521" w:rsidDel="006B59AA">
          <w:rPr>
            <w:noProof/>
          </w:rPr>
          <w:delText>display separate from the main navigation screen</w:delText>
        </w:r>
        <w:r w:rsidRPr="00D56521" w:rsidDel="006B59AA">
          <w:rPr>
            <w:noProof/>
          </w:rPr>
          <w:delText>.</w:delText>
        </w:r>
        <w:commentRangeEnd w:id="1756"/>
        <w:r w:rsidR="00BB0BEC" w:rsidDel="006B59AA">
          <w:rPr>
            <w:rStyle w:val="CommentReference"/>
          </w:rPr>
          <w:commentReference w:id="1756"/>
        </w:r>
      </w:del>
    </w:p>
    <w:p w14:paraId="1AB378C4" w14:textId="4C836345" w:rsidR="002E4756" w:rsidRPr="00D56521" w:rsidRDefault="002E4756" w:rsidP="002035CA">
      <w:pPr>
        <w:spacing w:after="120" w:line="240" w:lineRule="auto"/>
        <w:jc w:val="both"/>
        <w:rPr>
          <w:noProof/>
        </w:rPr>
      </w:pPr>
      <w:commentRangeStart w:id="1758"/>
      <w:r w:rsidRPr="00D56521">
        <w:rPr>
          <w:noProof/>
        </w:rPr>
        <w:t xml:space="preserve">Cursor queries within the extent of a continuous coverage feature should produce a </w:t>
      </w:r>
      <w:r w:rsidR="002035CA">
        <w:rPr>
          <w:noProof/>
        </w:rPr>
        <w:t>P</w:t>
      </w:r>
      <w:r w:rsidRPr="00D56521">
        <w:rPr>
          <w:noProof/>
        </w:rPr>
        <w:t xml:space="preserve">ick </w:t>
      </w:r>
      <w:r w:rsidR="002035CA">
        <w:rPr>
          <w:noProof/>
        </w:rPr>
        <w:t>R</w:t>
      </w:r>
      <w:r w:rsidRPr="00D56521">
        <w:rPr>
          <w:noProof/>
        </w:rPr>
        <w:t xml:space="preserve">eport displaying the attributes and values at the location of the cursor query. </w:t>
      </w:r>
      <w:r w:rsidR="00DE57BD" w:rsidRPr="00D56521">
        <w:rPr>
          <w:noProof/>
        </w:rPr>
        <w:t xml:space="preserve">The interpolation method specified in the </w:t>
      </w:r>
      <w:r w:rsidR="002035CA">
        <w:rPr>
          <w:noProof/>
        </w:rPr>
        <w:t>P</w:t>
      </w:r>
      <w:r w:rsidR="00DE57BD" w:rsidRPr="00D56521">
        <w:rPr>
          <w:noProof/>
        </w:rPr>
        <w:t xml:space="preserve">roduct </w:t>
      </w:r>
      <w:r w:rsidR="002035CA">
        <w:rPr>
          <w:noProof/>
        </w:rPr>
        <w:t>S</w:t>
      </w:r>
      <w:r w:rsidR="00DE57BD" w:rsidRPr="00D56521">
        <w:rPr>
          <w:noProof/>
        </w:rPr>
        <w:t>pecification should be applied.</w:t>
      </w:r>
    </w:p>
    <w:p w14:paraId="387F9128" w14:textId="3F415842" w:rsidR="002E4756" w:rsidRPr="00D56521" w:rsidRDefault="002E4756" w:rsidP="002035CA">
      <w:pPr>
        <w:spacing w:after="120" w:line="240" w:lineRule="auto"/>
        <w:jc w:val="both"/>
        <w:rPr>
          <w:noProof/>
        </w:rPr>
      </w:pPr>
      <w:r w:rsidRPr="00D56521">
        <w:rPr>
          <w:noProof/>
        </w:rPr>
        <w:t xml:space="preserve">In the absence of a prescription in the </w:t>
      </w:r>
      <w:r w:rsidR="002035CA">
        <w:rPr>
          <w:noProof/>
        </w:rPr>
        <w:t>P</w:t>
      </w:r>
      <w:r w:rsidRPr="00D56521">
        <w:rPr>
          <w:noProof/>
        </w:rPr>
        <w:t xml:space="preserve">roduct </w:t>
      </w:r>
      <w:r w:rsidR="002035CA">
        <w:rPr>
          <w:noProof/>
        </w:rPr>
        <w:t>S</w:t>
      </w:r>
      <w:r w:rsidRPr="00D56521">
        <w:rPr>
          <w:noProof/>
        </w:rPr>
        <w:t xml:space="preserve">pecification for </w:t>
      </w:r>
      <w:r w:rsidR="00DE57BD" w:rsidRPr="00D56521">
        <w:rPr>
          <w:noProof/>
        </w:rPr>
        <w:t>the values to be returned for a cursor query</w:t>
      </w:r>
      <w:r w:rsidRPr="00D56521">
        <w:rPr>
          <w:noProof/>
        </w:rPr>
        <w:t xml:space="preserve">, manufacturers may </w:t>
      </w:r>
      <w:r w:rsidR="009C55EB" w:rsidRPr="00D56521">
        <w:rPr>
          <w:noProof/>
        </w:rPr>
        <w:t xml:space="preserve">determine the values using </w:t>
      </w:r>
      <w:r w:rsidRPr="00D56521">
        <w:rPr>
          <w:noProof/>
        </w:rPr>
        <w:t>any suitable method of their own devising</w:t>
      </w:r>
      <w:r w:rsidR="009C55EB" w:rsidRPr="00D56521">
        <w:rPr>
          <w:noProof/>
        </w:rPr>
        <w:t>, consistent with the requirements of this clause</w:t>
      </w:r>
      <w:r w:rsidRPr="00D56521">
        <w:rPr>
          <w:noProof/>
        </w:rPr>
        <w:t>.</w:t>
      </w:r>
      <w:commentRangeEnd w:id="1758"/>
      <w:r w:rsidR="00BB0BEC">
        <w:rPr>
          <w:rStyle w:val="CommentReference"/>
        </w:rPr>
        <w:commentReference w:id="1758"/>
      </w:r>
    </w:p>
    <w:p w14:paraId="063D323D" w14:textId="40663F75" w:rsidR="005C55F6" w:rsidRPr="00D56521" w:rsidDel="006B59AA" w:rsidRDefault="005C55F6" w:rsidP="002035CA">
      <w:pPr>
        <w:spacing w:after="120" w:line="240" w:lineRule="auto"/>
        <w:jc w:val="both"/>
        <w:rPr>
          <w:del w:id="1759" w:author="jonathan pritchard" w:date="2024-05-21T09:14:00Z" w16du:dateUtc="2024-05-21T08:14:00Z"/>
          <w:noProof/>
        </w:rPr>
      </w:pPr>
      <w:del w:id="1760" w:author="jonathan pritchard" w:date="2024-05-21T09:14:00Z" w16du:dateUtc="2024-05-21T08:14:00Z">
        <w:r w:rsidRPr="00D56521" w:rsidDel="006B59AA">
          <w:rPr>
            <w:noProof/>
          </w:rPr>
          <w:delText xml:space="preserve">Data from </w:delText>
        </w:r>
        <w:r w:rsidR="00E902A8" w:rsidRPr="00D56521" w:rsidDel="006B59AA">
          <w:rPr>
            <w:noProof/>
          </w:rPr>
          <w:delText xml:space="preserve">any point </w:delText>
        </w:r>
        <w:r w:rsidRPr="00D56521" w:rsidDel="006B59AA">
          <w:rPr>
            <w:noProof/>
          </w:rPr>
          <w:delText>overrides</w:delText>
        </w:r>
        <w:r w:rsidR="00E902A8" w:rsidRPr="00D56521" w:rsidDel="006B59AA">
          <w:rPr>
            <w:noProof/>
          </w:rPr>
          <w:delText xml:space="preserve"> within a given neighbourhood of the query location must also be returned. The neighbourhood should be as defined in the </w:delText>
        </w:r>
        <w:r w:rsidR="002035CA" w:rsidDel="006B59AA">
          <w:rPr>
            <w:noProof/>
          </w:rPr>
          <w:delText>P</w:delText>
        </w:r>
        <w:r w:rsidR="00E902A8" w:rsidRPr="00D56521" w:rsidDel="006B59AA">
          <w:rPr>
            <w:noProof/>
          </w:rPr>
          <w:delText xml:space="preserve">roduct </w:delText>
        </w:r>
        <w:r w:rsidR="002035CA" w:rsidDel="006B59AA">
          <w:rPr>
            <w:noProof/>
          </w:rPr>
          <w:delText>Specification</w:delText>
        </w:r>
        <w:r w:rsidR="00E902A8" w:rsidRPr="00D56521" w:rsidDel="006B59AA">
          <w:rPr>
            <w:noProof/>
          </w:rPr>
          <w:delText xml:space="preserve"> or, if the </w:delText>
        </w:r>
        <w:r w:rsidR="002035CA" w:rsidDel="006B59AA">
          <w:rPr>
            <w:noProof/>
          </w:rPr>
          <w:delText>P</w:delText>
        </w:r>
        <w:r w:rsidR="00E902A8" w:rsidRPr="00D56521" w:rsidDel="006B59AA">
          <w:rPr>
            <w:noProof/>
          </w:rPr>
          <w:delText xml:space="preserve">roduct </w:delText>
        </w:r>
        <w:r w:rsidR="002035CA" w:rsidDel="006B59AA">
          <w:rPr>
            <w:noProof/>
          </w:rPr>
          <w:delText>S</w:delText>
        </w:r>
        <w:r w:rsidR="00E902A8" w:rsidRPr="00D56521" w:rsidDel="006B59AA">
          <w:rPr>
            <w:noProof/>
          </w:rPr>
          <w:delText xml:space="preserve">pecification does not define it, the same method as for discrete coverages. </w:delText>
        </w:r>
      </w:del>
    </w:p>
    <w:p w14:paraId="38D2DA22" w14:textId="44C66420" w:rsidR="00BD0039" w:rsidDel="006B59AA" w:rsidRDefault="00BD0039" w:rsidP="002035CA">
      <w:pPr>
        <w:spacing w:after="120" w:line="240" w:lineRule="auto"/>
        <w:jc w:val="both"/>
        <w:rPr>
          <w:del w:id="1761" w:author="jonathan pritchard" w:date="2024-05-21T09:14:00Z" w16du:dateUtc="2024-05-21T08:14:00Z"/>
          <w:noProof/>
        </w:rPr>
      </w:pPr>
      <w:del w:id="1762" w:author="jonathan pritchard" w:date="2024-05-21T09:14:00Z" w16du:dateUtc="2024-05-21T08:14:00Z">
        <w:r w:rsidRPr="00D56521" w:rsidDel="006B59AA">
          <w:rPr>
            <w:noProof/>
          </w:rPr>
          <w:delText>NOTE: Other illumination models may be specified by a given product. Illumination applied when the dusk or night colour palettes are active may advers</w:delText>
        </w:r>
        <w:r w:rsidR="00B325FD" w:rsidRPr="00D56521" w:rsidDel="006B59AA">
          <w:rPr>
            <w:noProof/>
          </w:rPr>
          <w:delText>e</w:delText>
        </w:r>
        <w:r w:rsidRPr="00D56521" w:rsidDel="006B59AA">
          <w:rPr>
            <w:noProof/>
          </w:rPr>
          <w:delText>ly affect the usability of the displayed data.</w:delText>
        </w:r>
      </w:del>
    </w:p>
    <w:p w14:paraId="5A56AD06" w14:textId="77777777" w:rsidR="002035CA" w:rsidRPr="00D56521" w:rsidRDefault="002035CA" w:rsidP="002035CA">
      <w:pPr>
        <w:spacing w:after="120" w:line="240" w:lineRule="auto"/>
        <w:jc w:val="both"/>
        <w:rPr>
          <w:noProof/>
        </w:rPr>
      </w:pPr>
    </w:p>
    <w:p w14:paraId="0ED5E5A3" w14:textId="7635B8E1" w:rsidR="00CF78E5" w:rsidRPr="00D56521" w:rsidRDefault="00F90108" w:rsidP="00A13F5A">
      <w:pPr>
        <w:pStyle w:val="Heading2"/>
        <w:rPr>
          <w:noProof/>
        </w:rPr>
      </w:pPr>
      <w:bookmarkStart w:id="1763" w:name="_Toc144421362"/>
      <w:commentRangeStart w:id="1764"/>
      <w:r w:rsidRPr="00D56521">
        <w:rPr>
          <w:noProof/>
        </w:rPr>
        <w:t>Contours from continuous coverages</w:t>
      </w:r>
      <w:bookmarkEnd w:id="1763"/>
    </w:p>
    <w:p w14:paraId="37BBF0ED" w14:textId="63F3CCB5" w:rsidR="00F90108" w:rsidRPr="00D56521" w:rsidRDefault="00F90108" w:rsidP="002035CA">
      <w:pPr>
        <w:spacing w:after="120" w:line="240" w:lineRule="auto"/>
        <w:jc w:val="both"/>
        <w:rPr>
          <w:noProof/>
        </w:rPr>
      </w:pPr>
      <w:r w:rsidRPr="00D56521">
        <w:rPr>
          <w:noProof/>
        </w:rPr>
        <w:t>The addition of S-102 dataset</w:t>
      </w:r>
      <w:r w:rsidR="00DB0BA3" w:rsidRPr="00D56521">
        <w:rPr>
          <w:noProof/>
        </w:rPr>
        <w:t>s</w:t>
      </w:r>
      <w:r w:rsidRPr="00D56521">
        <w:rPr>
          <w:noProof/>
        </w:rPr>
        <w:t xml:space="preserve"> enhances the </w:t>
      </w:r>
      <w:r w:rsidR="001A67BD">
        <w:rPr>
          <w:noProof/>
        </w:rPr>
        <w:t>M</w:t>
      </w:r>
      <w:r w:rsidRPr="00D56521">
        <w:rPr>
          <w:noProof/>
        </w:rPr>
        <w:t>ariner’s ability to render and display, using colours, higher resolution depth zoning directly from the grid</w:t>
      </w:r>
      <w:r w:rsidR="00DB0BA3" w:rsidRPr="00D56521">
        <w:rPr>
          <w:noProof/>
        </w:rPr>
        <w:t>ded data in S-102</w:t>
      </w:r>
      <w:r w:rsidRPr="00D56521">
        <w:rPr>
          <w:noProof/>
        </w:rPr>
        <w:t>.</w:t>
      </w:r>
    </w:p>
    <w:p w14:paraId="023DF905" w14:textId="14D6EC2F" w:rsidR="006F6B01" w:rsidRDefault="00F90108" w:rsidP="002035CA">
      <w:pPr>
        <w:spacing w:after="120" w:line="240" w:lineRule="auto"/>
        <w:jc w:val="both"/>
        <w:rPr>
          <w:noProof/>
        </w:rPr>
      </w:pPr>
      <w:commentRangeStart w:id="1765"/>
      <w:r w:rsidRPr="00D56521">
        <w:rPr>
          <w:noProof/>
        </w:rPr>
        <w:t xml:space="preserve">At time of ingest a display system </w:t>
      </w:r>
      <w:r w:rsidR="00DB0BA3" w:rsidRPr="00D56521">
        <w:rPr>
          <w:noProof/>
        </w:rPr>
        <w:t>should</w:t>
      </w:r>
      <w:r w:rsidRPr="00D56521">
        <w:rPr>
          <w:noProof/>
        </w:rPr>
        <w:t xml:space="preserve"> delineate navigational depth zones by comparing the depth layer of the S-102 dataset to the </w:t>
      </w:r>
      <w:r w:rsidR="001A67BD">
        <w:rPr>
          <w:noProof/>
        </w:rPr>
        <w:t>M</w:t>
      </w:r>
      <w:r w:rsidRPr="00D56521">
        <w:rPr>
          <w:noProof/>
        </w:rPr>
        <w:t>ariner defined vessel draft or default safety contour.</w:t>
      </w:r>
      <w:r w:rsidR="00DB0BA3" w:rsidRPr="00D56521">
        <w:rPr>
          <w:noProof/>
        </w:rPr>
        <w:t xml:space="preserve"> </w:t>
      </w:r>
      <w:commentRangeEnd w:id="1764"/>
      <w:r w:rsidR="00BB0BEC">
        <w:rPr>
          <w:rStyle w:val="CommentReference"/>
        </w:rPr>
        <w:commentReference w:id="1764"/>
      </w:r>
      <w:commentRangeEnd w:id="1765"/>
      <w:r w:rsidR="0007289C">
        <w:rPr>
          <w:rStyle w:val="CommentReference"/>
        </w:rPr>
        <w:commentReference w:id="1765"/>
      </w:r>
    </w:p>
    <w:p w14:paraId="142F91A2" w14:textId="77777777" w:rsidR="001A67BD" w:rsidRPr="00D56521" w:rsidRDefault="001A67BD" w:rsidP="002035CA">
      <w:pPr>
        <w:spacing w:after="120" w:line="240" w:lineRule="auto"/>
        <w:jc w:val="both"/>
        <w:rPr>
          <w:noProof/>
        </w:rPr>
      </w:pPr>
    </w:p>
    <w:p w14:paraId="18D87980" w14:textId="3459B499" w:rsidR="003D04F1" w:rsidRPr="00D56521" w:rsidRDefault="000D6E41" w:rsidP="00A13F5A">
      <w:pPr>
        <w:pStyle w:val="Heading2"/>
        <w:rPr>
          <w:noProof/>
        </w:rPr>
      </w:pPr>
      <w:bookmarkStart w:id="1766" w:name="_Toc144421363"/>
      <w:r w:rsidRPr="00D56521">
        <w:rPr>
          <w:noProof/>
        </w:rPr>
        <w:t>Transparency</w:t>
      </w:r>
      <w:bookmarkEnd w:id="1766"/>
    </w:p>
    <w:p w14:paraId="31E74CFD" w14:textId="0B9A8724" w:rsidR="0082087D" w:rsidRPr="00D56521" w:rsidRDefault="003F1FEF" w:rsidP="001A67BD">
      <w:pPr>
        <w:spacing w:after="120" w:line="240" w:lineRule="auto"/>
        <w:jc w:val="both"/>
        <w:rPr>
          <w:noProof/>
        </w:rPr>
      </w:pPr>
      <w:r w:rsidRPr="00D56521">
        <w:rPr>
          <w:noProof/>
        </w:rPr>
        <w:t>The symbol transparency must be adjusted according to the background chart/image used</w:t>
      </w:r>
      <w:r w:rsidR="00DB0BA3" w:rsidRPr="00D56521">
        <w:rPr>
          <w:noProof/>
        </w:rPr>
        <w:t>.</w:t>
      </w:r>
    </w:p>
    <w:p w14:paraId="3274D43D" w14:textId="68674D74" w:rsidR="000D6E41" w:rsidRPr="00D56521" w:rsidRDefault="000D6E41" w:rsidP="00A13F5A">
      <w:pPr>
        <w:pStyle w:val="Heading2"/>
        <w:rPr>
          <w:noProof/>
        </w:rPr>
      </w:pPr>
      <w:bookmarkStart w:id="1767" w:name="_Toc98339923"/>
      <w:bookmarkStart w:id="1768" w:name="_Toc98340299"/>
      <w:bookmarkStart w:id="1769" w:name="_Toc99104668"/>
      <w:bookmarkStart w:id="1770" w:name="_Toc99105110"/>
      <w:bookmarkStart w:id="1771" w:name="_Toc144421364"/>
      <w:bookmarkEnd w:id="1767"/>
      <w:bookmarkEnd w:id="1768"/>
      <w:bookmarkEnd w:id="1769"/>
      <w:bookmarkEnd w:id="1770"/>
      <w:commentRangeStart w:id="1772"/>
      <w:commentRangeStart w:id="1773"/>
      <w:r w:rsidRPr="00D56521">
        <w:rPr>
          <w:noProof/>
        </w:rPr>
        <w:lastRenderedPageBreak/>
        <w:t>Thinning</w:t>
      </w:r>
      <w:bookmarkEnd w:id="1771"/>
      <w:commentRangeEnd w:id="1772"/>
      <w:r w:rsidR="00501A8C">
        <w:rPr>
          <w:rStyle w:val="CommentReference"/>
          <w:rFonts w:eastAsia="MS Mincho"/>
          <w:b w:val="0"/>
          <w:bCs w:val="0"/>
        </w:rPr>
        <w:commentReference w:id="1772"/>
      </w:r>
      <w:commentRangeEnd w:id="1773"/>
      <w:r w:rsidR="0007289C">
        <w:rPr>
          <w:rStyle w:val="CommentReference"/>
          <w:rFonts w:eastAsia="MS Mincho"/>
          <w:b w:val="0"/>
          <w:bCs w:val="0"/>
        </w:rPr>
        <w:commentReference w:id="1773"/>
      </w:r>
    </w:p>
    <w:p w14:paraId="1CB67D41" w14:textId="13A6C906" w:rsidR="003F1FEF" w:rsidRPr="00D56521" w:rsidRDefault="00CA4EEF" w:rsidP="001A67BD">
      <w:pPr>
        <w:spacing w:after="120" w:line="240" w:lineRule="auto"/>
        <w:jc w:val="both"/>
        <w:rPr>
          <w:noProof/>
        </w:rPr>
      </w:pPr>
      <w:r w:rsidRPr="00D56521">
        <w:rPr>
          <w:noProof/>
        </w:rPr>
        <w:t xml:space="preserve">When gridded data is portrayed using discrete symbols at each data point, the effects of scaling the display must be considered. </w:t>
      </w:r>
      <w:r w:rsidR="003F1FEF" w:rsidRPr="00D56521">
        <w:rPr>
          <w:noProof/>
        </w:rPr>
        <w:t>A high-resolution display (that is, zooming in) of regularly gridded data display produces a lower density of data</w:t>
      </w:r>
      <w:r w:rsidR="00B80625" w:rsidRPr="00D56521">
        <w:rPr>
          <w:noProof/>
        </w:rPr>
        <w:t xml:space="preserve"> in the visual field</w:t>
      </w:r>
      <w:r w:rsidR="003F1FEF" w:rsidRPr="00D56521">
        <w:rPr>
          <w:noProof/>
        </w:rPr>
        <w:t xml:space="preserve">. </w:t>
      </w:r>
      <w:r w:rsidR="00B80625" w:rsidRPr="00D56521">
        <w:rPr>
          <w:noProof/>
        </w:rPr>
        <w:t xml:space="preserve">Recommendations in the </w:t>
      </w:r>
      <w:r w:rsidR="001A67BD">
        <w:rPr>
          <w:noProof/>
        </w:rPr>
        <w:t>P</w:t>
      </w:r>
      <w:r w:rsidR="00B80625" w:rsidRPr="00D56521">
        <w:rPr>
          <w:noProof/>
        </w:rPr>
        <w:t xml:space="preserve">roduct </w:t>
      </w:r>
      <w:r w:rsidR="001A67BD">
        <w:rPr>
          <w:noProof/>
        </w:rPr>
        <w:t>S</w:t>
      </w:r>
      <w:r w:rsidR="00B80625" w:rsidRPr="00D56521">
        <w:rPr>
          <w:noProof/>
        </w:rPr>
        <w:t>pecification as to whether</w:t>
      </w:r>
      <w:r w:rsidR="003F1FEF" w:rsidRPr="00D56521">
        <w:rPr>
          <w:noProof/>
        </w:rPr>
        <w:t xml:space="preserve"> spatial interpolation </w:t>
      </w:r>
      <w:r w:rsidR="00B80625" w:rsidRPr="00D56521">
        <w:rPr>
          <w:noProof/>
        </w:rPr>
        <w:t xml:space="preserve">may </w:t>
      </w:r>
      <w:r w:rsidR="003F1FEF" w:rsidRPr="00D56521">
        <w:rPr>
          <w:noProof/>
        </w:rPr>
        <w:t xml:space="preserve">be used to estimate </w:t>
      </w:r>
      <w:r w:rsidR="00B80625" w:rsidRPr="00D56521">
        <w:rPr>
          <w:noProof/>
        </w:rPr>
        <w:t>data</w:t>
      </w:r>
      <w:r w:rsidR="003F1FEF" w:rsidRPr="00D56521">
        <w:rPr>
          <w:noProof/>
        </w:rPr>
        <w:t xml:space="preserve"> values at locations between grid points or point coverage locations</w:t>
      </w:r>
      <w:r w:rsidR="00B80625" w:rsidRPr="00D56521">
        <w:rPr>
          <w:noProof/>
        </w:rPr>
        <w:t xml:space="preserve"> must be followed.</w:t>
      </w:r>
    </w:p>
    <w:p w14:paraId="62FF7CB5" w14:textId="77777777" w:rsidR="00AB26E9" w:rsidRPr="00D56521" w:rsidRDefault="003F1FEF" w:rsidP="001A67BD">
      <w:pPr>
        <w:spacing w:after="120" w:line="240" w:lineRule="auto"/>
        <w:jc w:val="both"/>
        <w:rPr>
          <w:noProof/>
        </w:rPr>
      </w:pPr>
      <w:r w:rsidRPr="00D56521">
        <w:rPr>
          <w:noProof/>
        </w:rPr>
        <w:t>Displaying at a low resolution (that is, zooming out) increases the density of symbols</w:t>
      </w:r>
      <w:r w:rsidR="00B80625" w:rsidRPr="00D56521">
        <w:rPr>
          <w:noProof/>
        </w:rPr>
        <w:t xml:space="preserve"> in the visual field</w:t>
      </w:r>
      <w:r w:rsidRPr="00D56521">
        <w:rPr>
          <w:noProof/>
        </w:rPr>
        <w:t xml:space="preserve">. However, by applying a thinning algorithm, the number of </w:t>
      </w:r>
      <w:r w:rsidR="00B80625" w:rsidRPr="00D56521">
        <w:rPr>
          <w:noProof/>
        </w:rPr>
        <w:t>symbols</w:t>
      </w:r>
      <w:r w:rsidRPr="00D56521">
        <w:rPr>
          <w:noProof/>
        </w:rPr>
        <w:t xml:space="preserve"> may be reduced.</w:t>
      </w:r>
    </w:p>
    <w:p w14:paraId="23014F42" w14:textId="4EBAB872" w:rsidR="003F1FEF" w:rsidRPr="00D56521" w:rsidRDefault="00AB26E9" w:rsidP="001A67BD">
      <w:pPr>
        <w:spacing w:after="120" w:line="240" w:lineRule="auto"/>
        <w:jc w:val="both"/>
        <w:rPr>
          <w:noProof/>
        </w:rPr>
      </w:pPr>
      <w:r w:rsidRPr="0007289C">
        <w:rPr>
          <w:noProof/>
          <w:highlight w:val="yellow"/>
          <w:rPrChange w:id="1774" w:author="jonathan pritchard" w:date="2024-07-17T11:57:00Z" w16du:dateUtc="2024-07-17T10:57:00Z">
            <w:rPr>
              <w:noProof/>
            </w:rPr>
          </w:rPrChange>
        </w:rPr>
        <w:t xml:space="preserve">This </w:t>
      </w:r>
      <w:r w:rsidR="001A67BD" w:rsidRPr="0007289C">
        <w:rPr>
          <w:noProof/>
          <w:highlight w:val="yellow"/>
          <w:rPrChange w:id="1775" w:author="jonathan pritchard" w:date="2024-07-17T11:57:00Z" w16du:dateUtc="2024-07-17T10:57:00Z">
            <w:rPr>
              <w:noProof/>
            </w:rPr>
          </w:rPrChange>
        </w:rPr>
        <w:t>S</w:t>
      </w:r>
      <w:r w:rsidRPr="0007289C">
        <w:rPr>
          <w:noProof/>
          <w:highlight w:val="yellow"/>
          <w:rPrChange w:id="1776" w:author="jonathan pritchard" w:date="2024-07-17T11:57:00Z" w16du:dateUtc="2024-07-17T10:57:00Z">
            <w:rPr>
              <w:noProof/>
            </w:rPr>
          </w:rPrChange>
        </w:rPr>
        <w:t>pecification requires only that a thinning algorithm be applied to reduce symbol density when the display is scaled.</w:t>
      </w:r>
      <w:r w:rsidRPr="00D56521">
        <w:rPr>
          <w:noProof/>
        </w:rPr>
        <w:t xml:space="preserve"> Manufacturers may use the algorithms described below or other algorithms of their own devising.</w:t>
      </w:r>
    </w:p>
    <w:p w14:paraId="4F6E1BA9" w14:textId="22D11E15" w:rsidR="0004244F" w:rsidRPr="00D56521" w:rsidRDefault="0004244F" w:rsidP="00DE56FE">
      <w:pPr>
        <w:pStyle w:val="Heading3"/>
        <w:rPr>
          <w:noProof/>
        </w:rPr>
      </w:pPr>
      <w:bookmarkStart w:id="1777" w:name="_Toc144421365"/>
      <w:commentRangeStart w:id="1778"/>
      <w:r w:rsidRPr="00D56521">
        <w:rPr>
          <w:noProof/>
        </w:rPr>
        <w:t>Thinning algorithms</w:t>
      </w:r>
      <w:r w:rsidR="00AB26E9" w:rsidRPr="00D56521">
        <w:rPr>
          <w:noProof/>
        </w:rPr>
        <w:t xml:space="preserve"> (informative)</w:t>
      </w:r>
      <w:bookmarkEnd w:id="1777"/>
      <w:commentRangeEnd w:id="1778"/>
      <w:r w:rsidR="00BB0BEC">
        <w:rPr>
          <w:rStyle w:val="CommentReference"/>
          <w:b w:val="0"/>
          <w:bCs w:val="0"/>
        </w:rPr>
        <w:commentReference w:id="1778"/>
      </w:r>
    </w:p>
    <w:p w14:paraId="14892966" w14:textId="77777777" w:rsidR="0004244F" w:rsidRPr="00D56521" w:rsidRDefault="0004244F" w:rsidP="00024B10">
      <w:pPr>
        <w:pStyle w:val="Heading4"/>
        <w:rPr>
          <w:noProof/>
        </w:rPr>
      </w:pPr>
      <w:r w:rsidRPr="00D56521">
        <w:rPr>
          <w:noProof/>
        </w:rPr>
        <w:t>Regularly gridded data</w:t>
      </w:r>
    </w:p>
    <w:p w14:paraId="189FF39E" w14:textId="68FB830A" w:rsidR="0003088C" w:rsidRPr="00D56521" w:rsidRDefault="00F47D18" w:rsidP="001A67BD">
      <w:pPr>
        <w:spacing w:after="120" w:line="240" w:lineRule="auto"/>
        <w:jc w:val="both"/>
        <w:rPr>
          <w:noProof/>
        </w:rPr>
      </w:pPr>
      <w:r w:rsidRPr="00D56521">
        <w:rPr>
          <w:noProof/>
        </w:rPr>
        <w:t>Let the</w:t>
      </w:r>
      <w:r w:rsidR="003F1FEF" w:rsidRPr="00D56521">
        <w:rPr>
          <w:noProof/>
        </w:rPr>
        <w:t xml:space="preserve"> grid cell</w:t>
      </w:r>
      <w:r w:rsidR="005B0A32" w:rsidRPr="00D56521">
        <w:rPr>
          <w:noProof/>
        </w:rPr>
        <w:t>’s</w:t>
      </w:r>
      <w:r w:rsidR="003F1FEF" w:rsidRPr="00D56521">
        <w:rPr>
          <w:noProof/>
        </w:rPr>
        <w:t xml:space="preserve"> diagonal </w:t>
      </w:r>
      <w:r w:rsidR="005B0A32" w:rsidRPr="00D56521">
        <w:rPr>
          <w:noProof/>
        </w:rPr>
        <w:t>for the unthinned grid at the current display scale</w:t>
      </w:r>
      <w:r w:rsidR="003F1FEF" w:rsidRPr="00D56521">
        <w:rPr>
          <w:noProof/>
        </w:rPr>
        <w:t xml:space="preserve"> </w:t>
      </w:r>
      <w:r w:rsidR="005B0A32" w:rsidRPr="00D56521">
        <w:rPr>
          <w:noProof/>
        </w:rPr>
        <w:t>be given by</w:t>
      </w:r>
      <w:r w:rsidR="003F1FEF" w:rsidRPr="00D56521">
        <w:rPr>
          <w:noProof/>
        </w:rPr>
        <w:t xml:space="preserve"> </w:t>
      </w:r>
      <w:r w:rsidR="003F1FEF" w:rsidRPr="00D56521">
        <w:rPr>
          <w:i/>
          <w:iCs/>
          <w:noProof/>
        </w:rPr>
        <w:t>D</w:t>
      </w:r>
      <w:r w:rsidR="003F1FEF" w:rsidRPr="00D56521">
        <w:rPr>
          <w:noProof/>
        </w:rPr>
        <w:t xml:space="preserve"> mm. Note that </w:t>
      </w:r>
      <w:r w:rsidR="003F1FEF" w:rsidRPr="00D56521">
        <w:rPr>
          <w:i/>
          <w:iCs/>
          <w:noProof/>
        </w:rPr>
        <w:t>D</w:t>
      </w:r>
      <w:r w:rsidR="003F1FEF" w:rsidRPr="00D56521">
        <w:rPr>
          <w:noProof/>
        </w:rPr>
        <w:t xml:space="preserve"> is dependent on the </w:t>
      </w:r>
      <w:r w:rsidR="005B0A32" w:rsidRPr="00D56521">
        <w:rPr>
          <w:noProof/>
        </w:rPr>
        <w:t>dataset and the characteristics</w:t>
      </w:r>
      <w:r w:rsidR="003F1FEF" w:rsidRPr="00D56521">
        <w:rPr>
          <w:noProof/>
        </w:rPr>
        <w:t xml:space="preserve"> of the viewing monitor. If every </w:t>
      </w:r>
      <w:r w:rsidR="005B0A32" w:rsidRPr="00D56521">
        <w:rPr>
          <w:i/>
          <w:iCs/>
          <w:noProof/>
        </w:rPr>
        <w:t>n</w:t>
      </w:r>
      <w:r w:rsidR="005B0A32" w:rsidRPr="00D56521">
        <w:rPr>
          <w:i/>
          <w:iCs/>
          <w:noProof/>
          <w:vertAlign w:val="superscript"/>
        </w:rPr>
        <w:t>th</w:t>
      </w:r>
      <w:r w:rsidR="003F1FEF" w:rsidRPr="00D56521">
        <w:rPr>
          <w:noProof/>
        </w:rPr>
        <w:t xml:space="preserve"> cell is displayed, the displayed spacing is </w:t>
      </w:r>
      <w:r w:rsidR="003F1FEF" w:rsidRPr="00D56521">
        <w:rPr>
          <w:i/>
          <w:iCs/>
          <w:noProof/>
        </w:rPr>
        <w:t>nD</w:t>
      </w:r>
      <w:r w:rsidR="003F1FEF" w:rsidRPr="00D56521">
        <w:rPr>
          <w:noProof/>
        </w:rPr>
        <w:t xml:space="preserve">. Next, suppose the </w:t>
      </w:r>
      <w:r w:rsidRPr="00D56521">
        <w:rPr>
          <w:noProof/>
        </w:rPr>
        <w:t>maximum dimension of the largest scaled symbol</w:t>
      </w:r>
      <w:r w:rsidR="003F1FEF" w:rsidRPr="00D56521">
        <w:rPr>
          <w:noProof/>
        </w:rPr>
        <w:t xml:space="preserve"> in the displayed field is </w:t>
      </w:r>
      <w:r w:rsidR="003F1FEF" w:rsidRPr="00D56521">
        <w:rPr>
          <w:i/>
          <w:iCs/>
          <w:noProof/>
        </w:rPr>
        <w:t>L</w:t>
      </w:r>
      <w:r w:rsidR="008E3A1D" w:rsidRPr="00D56521">
        <w:rPr>
          <w:i/>
          <w:iCs/>
          <w:noProof/>
        </w:rPr>
        <w:t>s</w:t>
      </w:r>
      <w:r w:rsidR="003F1FEF" w:rsidRPr="00D56521">
        <w:rPr>
          <w:i/>
          <w:iCs/>
          <w:noProof/>
        </w:rPr>
        <w:t>max</w:t>
      </w:r>
      <w:r w:rsidR="003F1FEF" w:rsidRPr="00D56521">
        <w:rPr>
          <w:noProof/>
        </w:rPr>
        <w:t xml:space="preserve"> mm. Then the ratio</w:t>
      </w:r>
      <w:r w:rsidR="00794F3D" w:rsidRPr="00D56521">
        <w:rPr>
          <w:noProof/>
        </w:rPr>
        <w:t xml:space="preserve"> </w:t>
      </w:r>
      <w:r w:rsidR="00794F3D" w:rsidRPr="00D56521">
        <w:rPr>
          <w:i/>
          <w:iCs/>
          <w:noProof/>
        </w:rPr>
        <w:t>R</w:t>
      </w:r>
      <w:r w:rsidR="003F1FEF" w:rsidRPr="00D56521">
        <w:rPr>
          <w:noProof/>
        </w:rPr>
        <w:t xml:space="preserve"> of the maximum </w:t>
      </w:r>
      <w:r w:rsidR="005B0A32" w:rsidRPr="00D56521">
        <w:rPr>
          <w:noProof/>
        </w:rPr>
        <w:t>symbol dimension</w:t>
      </w:r>
      <w:r w:rsidR="003F1FEF" w:rsidRPr="00D56521">
        <w:rPr>
          <w:noProof/>
        </w:rPr>
        <w:t xml:space="preserve"> to the displayed grid spacing is constrained to be less than a prescribed maximum value, </w:t>
      </w:r>
      <w:r w:rsidR="003F1FEF" w:rsidRPr="00D56521">
        <w:rPr>
          <w:i/>
          <w:iCs/>
          <w:noProof/>
        </w:rPr>
        <w:t>Rmax</w:t>
      </w:r>
      <w:r w:rsidR="00794F3D" w:rsidRPr="00D56521">
        <w:rPr>
          <w:noProof/>
        </w:rPr>
        <w:t>.</w:t>
      </w:r>
      <w:r w:rsidR="003F1FEF" w:rsidRPr="00D56521">
        <w:rPr>
          <w:noProof/>
        </w:rPr>
        <w:t xml:space="preserve"> </w:t>
      </w:r>
      <w:r w:rsidR="00794F3D" w:rsidRPr="00D56521">
        <w:rPr>
          <w:noProof/>
        </w:rPr>
        <w:t xml:space="preserve">A typical value for </w:t>
      </w:r>
      <w:r w:rsidR="00794F3D" w:rsidRPr="00D56521">
        <w:rPr>
          <w:i/>
          <w:iCs/>
          <w:noProof/>
        </w:rPr>
        <w:t>Rmax</w:t>
      </w:r>
      <w:r w:rsidR="00794F3D" w:rsidRPr="00D56521">
        <w:rPr>
          <w:noProof/>
        </w:rPr>
        <w:t xml:space="preserve"> can be</w:t>
      </w:r>
      <w:r w:rsidR="003F1FEF" w:rsidRPr="00D56521">
        <w:rPr>
          <w:noProof/>
        </w:rPr>
        <w:t xml:space="preserve"> taken to be 0.5.</w:t>
      </w:r>
      <w:r w:rsidR="00794F3D" w:rsidRPr="00D56521">
        <w:rPr>
          <w:noProof/>
        </w:rPr>
        <w:t xml:space="preserve"> </w:t>
      </w:r>
      <w:r w:rsidR="00405265" w:rsidRPr="00D56521">
        <w:rPr>
          <w:noProof/>
        </w:rPr>
        <w:t xml:space="preserve">(Given that on a navigation display there may be point features from other products within the extent of the grid, </w:t>
      </w:r>
      <w:r w:rsidR="00405265" w:rsidRPr="00D56521">
        <w:rPr>
          <w:i/>
          <w:iCs/>
          <w:noProof/>
        </w:rPr>
        <w:t>Rmax=0.5</w:t>
      </w:r>
      <w:r w:rsidR="00405265" w:rsidRPr="00D56521">
        <w:rPr>
          <w:noProof/>
        </w:rPr>
        <w:t xml:space="preserve"> may be too high for practical use; the optimal value of </w:t>
      </w:r>
      <w:r w:rsidR="00405265" w:rsidRPr="00D56521">
        <w:rPr>
          <w:i/>
          <w:iCs/>
          <w:noProof/>
        </w:rPr>
        <w:t>Rmax</w:t>
      </w:r>
      <w:r w:rsidR="00405265" w:rsidRPr="00D56521">
        <w:rPr>
          <w:noProof/>
        </w:rPr>
        <w:t xml:space="preserve"> is left to manufacturer determination</w:t>
      </w:r>
      <w:r w:rsidR="000B4C09" w:rsidRPr="00D56521">
        <w:rPr>
          <w:noProof/>
        </w:rPr>
        <w:t>,</w:t>
      </w:r>
      <w:r w:rsidR="00405265" w:rsidRPr="00D56521">
        <w:rPr>
          <w:noProof/>
        </w:rPr>
        <w:t xml:space="preserve"> and may be different for different products, depending on the shape of the symbol.)  </w:t>
      </w:r>
      <w:r w:rsidR="00794F3D" w:rsidRPr="00D56521">
        <w:rPr>
          <w:noProof/>
        </w:rPr>
        <w:t>Then the following inequality must be satisfied for the thinned grid:</w:t>
      </w:r>
    </w:p>
    <w:p w14:paraId="2CADCCF0" w14:textId="56955BE9" w:rsidR="005D43BD" w:rsidRPr="00D56521" w:rsidRDefault="0003088C" w:rsidP="004E61EE">
      <w:pPr>
        <w:spacing w:line="240" w:lineRule="auto"/>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D56521" w:rsidRDefault="003F1FEF" w:rsidP="00CB795B">
      <w:pPr>
        <w:spacing w:after="120" w:line="240" w:lineRule="auto"/>
        <w:jc w:val="both"/>
        <w:rPr>
          <w:noProof/>
        </w:rPr>
      </w:pPr>
      <w:r w:rsidRPr="00D56521">
        <w:rPr>
          <w:noProof/>
        </w:rPr>
        <w:t xml:space="preserve">If the above inequality cannot be met with increment </w:t>
      </w:r>
      <w:r w:rsidRPr="00D56521">
        <w:rPr>
          <w:i/>
          <w:iCs/>
          <w:noProof/>
        </w:rPr>
        <w:t>n</w:t>
      </w:r>
      <w:r w:rsidRPr="00D56521">
        <w:rPr>
          <w:noProof/>
        </w:rPr>
        <w:t xml:space="preserve"> equal to 1, then a new value for </w:t>
      </w:r>
      <w:r w:rsidRPr="00D56521">
        <w:rPr>
          <w:i/>
          <w:iCs/>
          <w:noProof/>
        </w:rPr>
        <w:t>n</w:t>
      </w:r>
      <w:r w:rsidRPr="00D56521">
        <w:rPr>
          <w:noProof/>
        </w:rPr>
        <w:t xml:space="preserve"> is computed by the following formula:</w:t>
      </w:r>
    </w:p>
    <w:p w14:paraId="7F0F067B" w14:textId="738CB5DD" w:rsidR="0003088C" w:rsidRPr="00EC44E4" w:rsidRDefault="0003088C" w:rsidP="004E61EE">
      <w:pPr>
        <w:spacing w:line="240" w:lineRule="auto"/>
        <w:rPr>
          <w:noProof/>
          <w:sz w:val="24"/>
          <w:szCs w:val="24"/>
          <w:lang w:val="fr-FR"/>
        </w:rPr>
      </w:pPr>
      <m:oMathPara>
        <m:oMathParaPr>
          <m:jc m:val="left"/>
        </m:oMathParaPr>
        <m:oMath>
          <m:r>
            <w:rPr>
              <w:rFonts w:ascii="Cambria Math" w:hAnsi="Cambria Math"/>
              <w:noProof/>
              <w:sz w:val="22"/>
              <w:szCs w:val="22"/>
            </w:rPr>
            <m:t>n</m:t>
          </m:r>
          <m:r>
            <w:rPr>
              <w:rFonts w:ascii="Cambria Math" w:hAnsi="Cambria Math"/>
              <w:noProof/>
              <w:sz w:val="22"/>
              <w:szCs w:val="22"/>
              <w:lang w:val="fr-FR"/>
            </w:rPr>
            <m:t xml:space="preserve"> =1+ </m:t>
          </m:r>
          <m:r>
            <m:rPr>
              <m:nor/>
            </m:rPr>
            <w:rPr>
              <w:rFonts w:ascii="Cambria Math" w:hAnsi="Cambria Math"/>
              <w:noProof/>
              <w:sz w:val="22"/>
              <w:szCs w:val="22"/>
              <w:lang w:val="fr-FR"/>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Pr="00D56521" w:rsidRDefault="003F1FEF" w:rsidP="00CB795B">
      <w:pPr>
        <w:spacing w:after="120" w:line="240" w:lineRule="auto"/>
        <w:jc w:val="both"/>
        <w:rPr>
          <w:noProof/>
        </w:rPr>
      </w:pPr>
      <w:r w:rsidRPr="00D56521">
        <w:rPr>
          <w:noProof/>
        </w:rPr>
        <w:t xml:space="preserve">Where </w:t>
      </w:r>
      <w:r w:rsidRPr="00D56521">
        <w:rPr>
          <w:i/>
          <w:iCs/>
          <w:noProof/>
        </w:rPr>
        <w:t>fix()</w:t>
      </w:r>
      <w:r w:rsidRPr="00D56521">
        <w:rPr>
          <w:noProof/>
        </w:rPr>
        <w:t xml:space="preserve"> is a function that returns the truncated integer value</w:t>
      </w:r>
      <w:r w:rsidR="009F5444" w:rsidRPr="00D56521">
        <w:rPr>
          <w:noProof/>
        </w:rPr>
        <w:t xml:space="preserve"> o</w:t>
      </w:r>
      <w:r w:rsidR="001B782E" w:rsidRPr="00D56521">
        <w:rPr>
          <w:noProof/>
        </w:rPr>
        <w:t>f</w:t>
      </w:r>
      <w:r w:rsidR="009F5444" w:rsidRPr="00D56521">
        <w:rPr>
          <w:noProof/>
        </w:rPr>
        <w:t xml:space="preserve"> its argument</w:t>
      </w:r>
      <w:r w:rsidRPr="00D56521">
        <w:rPr>
          <w:noProof/>
        </w:rPr>
        <w:t xml:space="preserve">. For plotting, arrows at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 xml:space="preserve">column and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row are drawn, making sure that the row and column with the maximum</w:t>
      </w:r>
      <w:r w:rsidR="009D3571" w:rsidRPr="00D56521">
        <w:rPr>
          <w:noProof/>
        </w:rPr>
        <w:t xml:space="preserve">-size symbol </w:t>
      </w:r>
      <w:r w:rsidRPr="00D56521">
        <w:rPr>
          <w:noProof/>
        </w:rPr>
        <w:t>is drawn.</w:t>
      </w:r>
      <w:r w:rsidR="00527100" w:rsidRPr="00D56521">
        <w:rPr>
          <w:noProof/>
        </w:rPr>
        <w:t xml:space="preserve"> The value of </w:t>
      </w:r>
      <w:r w:rsidR="00527100" w:rsidRPr="00D56521">
        <w:rPr>
          <w:i/>
          <w:iCs/>
          <w:noProof/>
        </w:rPr>
        <w:t>n</w:t>
      </w:r>
      <w:r w:rsidR="00527100" w:rsidRPr="00D56521">
        <w:rPr>
          <w:noProof/>
        </w:rPr>
        <w:t xml:space="preserve"> must be calculated by the system.</w:t>
      </w:r>
      <w:r w:rsidR="007158FA" w:rsidRPr="00D56521">
        <w:rPr>
          <w:noProof/>
        </w:rPr>
        <w:t xml:space="preserve"> It also requires identifying a “seed point</w:t>
      </w:r>
      <w:r w:rsidR="009D3571" w:rsidRPr="00D56521">
        <w:rPr>
          <w:noProof/>
        </w:rPr>
        <w:t>,</w:t>
      </w:r>
      <w:r w:rsidR="007158FA" w:rsidRPr="00D56521">
        <w:rPr>
          <w:noProof/>
        </w:rPr>
        <w:t xml:space="preserve">” </w:t>
      </w:r>
      <w:r w:rsidR="009D3571" w:rsidRPr="00D56521">
        <w:rPr>
          <w:noProof/>
        </w:rPr>
        <w:t>a</w:t>
      </w:r>
      <w:r w:rsidR="007158FA" w:rsidRPr="00D56521">
        <w:rPr>
          <w:noProof/>
        </w:rPr>
        <w:t xml:space="preserve"> grid point with the </w:t>
      </w:r>
      <w:r w:rsidR="009D3571" w:rsidRPr="00D56521">
        <w:rPr>
          <w:noProof/>
        </w:rPr>
        <w:t>maximum-size symbol from which counting starts</w:t>
      </w:r>
      <w:r w:rsidR="007158FA" w:rsidRPr="00D56521">
        <w:rPr>
          <w:noProof/>
        </w:rPr>
        <w:t>.</w:t>
      </w:r>
      <w:r w:rsidR="00E15410" w:rsidRPr="00D56521">
        <w:rPr>
          <w:noProof/>
        </w:rPr>
        <w:t xml:space="preserve"> Designating this seed point as </w:t>
      </w:r>
      <w:r w:rsidR="00E15410" w:rsidRPr="00D56521">
        <w:rPr>
          <w:i/>
          <w:iCs/>
          <w:noProof/>
        </w:rPr>
        <w:t>(x</w:t>
      </w:r>
      <w:r w:rsidR="00E15410" w:rsidRPr="00D56521">
        <w:rPr>
          <w:i/>
          <w:iCs/>
          <w:noProof/>
          <w:vertAlign w:val="subscript"/>
        </w:rPr>
        <w:t>0</w:t>
      </w:r>
      <w:r w:rsidR="00E15410" w:rsidRPr="00D56521">
        <w:rPr>
          <w:i/>
          <w:iCs/>
          <w:noProof/>
        </w:rPr>
        <w:t>, y</w:t>
      </w:r>
      <w:r w:rsidR="00E15410" w:rsidRPr="00D56521">
        <w:rPr>
          <w:i/>
          <w:iCs/>
          <w:noProof/>
          <w:vertAlign w:val="subscript"/>
        </w:rPr>
        <w:t>0</w:t>
      </w:r>
      <w:r w:rsidR="00E15410" w:rsidRPr="00D56521">
        <w:rPr>
          <w:i/>
          <w:iCs/>
          <w:noProof/>
        </w:rPr>
        <w:t>)</w:t>
      </w:r>
      <w:r w:rsidR="00E15410" w:rsidRPr="00D56521">
        <w:rPr>
          <w:noProof/>
        </w:rPr>
        <w:t xml:space="preserve">, the </w:t>
      </w:r>
      <w:r w:rsidR="00FE7942" w:rsidRPr="00D56521">
        <w:rPr>
          <w:noProof/>
        </w:rPr>
        <w:t xml:space="preserve">grid </w:t>
      </w:r>
      <w:r w:rsidR="00E15410" w:rsidRPr="00D56521">
        <w:rPr>
          <w:noProof/>
        </w:rPr>
        <w:t>points where symbols are drawn are given by:</w:t>
      </w:r>
    </w:p>
    <w:p w14:paraId="25BEB3C6" w14:textId="70B0DCFA" w:rsidR="00611399"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Pr="00D56521" w:rsidRDefault="009F5444" w:rsidP="004E61EE">
      <w:pPr>
        <w:spacing w:line="240" w:lineRule="auto"/>
        <w:rPr>
          <w:noProof/>
        </w:rPr>
      </w:pPr>
      <w:r w:rsidRPr="00D56521">
        <w:rPr>
          <w:noProof/>
        </w:rPr>
        <w:t xml:space="preserve">This algorithm assumes the grid spacing can be represented by its cell diagonal. It can be adapted to allow for symbols </w:t>
      </w:r>
      <w:r w:rsidR="0029343F" w:rsidRPr="00D56521">
        <w:rPr>
          <w:noProof/>
        </w:rPr>
        <w:t>that are aligned</w:t>
      </w:r>
      <w:r w:rsidR="000B53DF" w:rsidRPr="00D56521">
        <w:rPr>
          <w:noProof/>
        </w:rPr>
        <w:t xml:space="preserve"> parallel</w:t>
      </w:r>
      <w:r w:rsidRPr="00D56521">
        <w:rPr>
          <w:noProof/>
        </w:rPr>
        <w:t xml:space="preserve"> </w:t>
      </w:r>
      <w:r w:rsidR="000B53DF" w:rsidRPr="00D56521">
        <w:rPr>
          <w:noProof/>
        </w:rPr>
        <w:t>to</w:t>
      </w:r>
      <w:r w:rsidRPr="00D56521">
        <w:rPr>
          <w:noProof/>
        </w:rPr>
        <w:t xml:space="preserve"> </w:t>
      </w:r>
      <w:r w:rsidR="000B53DF" w:rsidRPr="00D56521">
        <w:rPr>
          <w:noProof/>
        </w:rPr>
        <w:t>grid axes</w:t>
      </w:r>
      <w:r w:rsidR="0029343F" w:rsidRPr="00D56521">
        <w:rPr>
          <w:noProof/>
        </w:rPr>
        <w:t xml:space="preserve"> or for rectangular cells</w:t>
      </w:r>
      <w:r w:rsidRPr="00D56521">
        <w:rPr>
          <w:noProof/>
        </w:rPr>
        <w:t>.</w:t>
      </w:r>
    </w:p>
    <w:p w14:paraId="785BB3BA" w14:textId="437B8A2C" w:rsidR="00FB4BFC" w:rsidRPr="00D56521" w:rsidRDefault="000327EA" w:rsidP="00CB795B">
      <w:pPr>
        <w:spacing w:after="120" w:line="240" w:lineRule="auto"/>
        <w:jc w:val="both"/>
        <w:rPr>
          <w:noProof/>
        </w:rPr>
      </w:pPr>
      <w:r w:rsidRPr="00D56521">
        <w:rPr>
          <w:noProof/>
        </w:rPr>
        <w:t xml:space="preserve">The </w:t>
      </w:r>
      <w:r w:rsidR="00CB795B">
        <w:rPr>
          <w:noProof/>
        </w:rPr>
        <w:t>F</w:t>
      </w:r>
      <w:r w:rsidRPr="00D56521">
        <w:rPr>
          <w:noProof/>
        </w:rPr>
        <w:t>igures below illustrate the use of this algorithm.</w:t>
      </w:r>
      <w:r w:rsidR="00140F21" w:rsidRPr="00D56521">
        <w:rPr>
          <w:noProof/>
        </w:rPr>
        <w:t xml:space="preserve"> </w:t>
      </w:r>
      <w:r w:rsidR="00140F21" w:rsidRPr="00D56521">
        <w:rPr>
          <w:noProof/>
        </w:rPr>
        <w:fldChar w:fldCharType="begin"/>
      </w:r>
      <w:r w:rsidR="00140F21" w:rsidRPr="00D56521">
        <w:rPr>
          <w:noProof/>
        </w:rPr>
        <w:instrText xml:space="preserve"> REF _Ref48690523 \h </w:instrText>
      </w:r>
      <w:r w:rsidR="00CB795B">
        <w:rPr>
          <w:noProof/>
        </w:rPr>
        <w:instrText xml:space="preserve"> \* MERGEFORMAT </w:instrText>
      </w:r>
      <w:r w:rsidR="00140F21" w:rsidRPr="00D56521">
        <w:rPr>
          <w:noProof/>
        </w:rPr>
      </w:r>
      <w:r w:rsidR="00140F21" w:rsidRPr="00D56521">
        <w:rPr>
          <w:noProof/>
        </w:rPr>
        <w:fldChar w:fldCharType="separate"/>
      </w:r>
      <w:r w:rsidR="00832978" w:rsidRPr="00D56521">
        <w:t xml:space="preserve">Figure </w:t>
      </w:r>
      <w:r w:rsidR="00832978">
        <w:t>5</w:t>
      </w:r>
      <w:r w:rsidR="00140F21" w:rsidRPr="00D56521">
        <w:rPr>
          <w:noProof/>
        </w:rPr>
        <w:fldChar w:fldCharType="end"/>
      </w:r>
      <w:r w:rsidR="00140F21" w:rsidRPr="00D56521">
        <w:rPr>
          <w:noProof/>
        </w:rPr>
        <w:t xml:space="preserve"> depicts a grid </w:t>
      </w:r>
      <w:r w:rsidR="00AB74C1" w:rsidRPr="00D56521">
        <w:rPr>
          <w:noProof/>
        </w:rPr>
        <w:t xml:space="preserve">coverage feature </w:t>
      </w:r>
      <w:r w:rsidR="00140F21" w:rsidRPr="00D56521">
        <w:rPr>
          <w:noProof/>
        </w:rPr>
        <w:t>symbolised by arrows of dimension</w:t>
      </w:r>
      <w:r w:rsidR="00AB74C1" w:rsidRPr="00D56521">
        <w:rPr>
          <w:noProof/>
        </w:rPr>
        <w:t>s</w:t>
      </w:r>
      <w:r w:rsidR="00140F21" w:rsidRPr="00D56521">
        <w:rPr>
          <w:noProof/>
        </w:rPr>
        <w:t xml:space="preserve"> varying according to the value of an attribute</w:t>
      </w:r>
      <w:r w:rsidR="00AB74C1" w:rsidRPr="00D56521">
        <w:rPr>
          <w:noProof/>
        </w:rPr>
        <w:t xml:space="preserve"> at the grid point. </w:t>
      </w:r>
      <w:r w:rsidR="00AB74C1" w:rsidRPr="00D56521">
        <w:rPr>
          <w:noProof/>
        </w:rPr>
        <w:fldChar w:fldCharType="begin"/>
      </w:r>
      <w:r w:rsidR="00AB74C1" w:rsidRPr="00D56521">
        <w:rPr>
          <w:noProof/>
        </w:rPr>
        <w:instrText xml:space="preserve"> REF _Ref48690668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C-6</w:t>
      </w:r>
      <w:r w:rsidR="00AB74C1" w:rsidRPr="00D56521">
        <w:rPr>
          <w:noProof/>
        </w:rPr>
        <w:fldChar w:fldCharType="end"/>
      </w:r>
      <w:r w:rsidR="00AB74C1" w:rsidRPr="00D56521">
        <w:rPr>
          <w:noProof/>
        </w:rPr>
        <w:t xml:space="preserve"> depicts the same data thinned with </w:t>
      </w:r>
      <w:r w:rsidR="00AB74C1" w:rsidRPr="00D56521">
        <w:rPr>
          <w:i/>
          <w:iCs/>
          <w:noProof/>
        </w:rPr>
        <w:t>Rmax</w:t>
      </w:r>
      <w:r w:rsidR="00AB74C1" w:rsidRPr="00D56521">
        <w:rPr>
          <w:noProof/>
        </w:rPr>
        <w:t xml:space="preserve"> = 0.5 (outline-only arrows are suppressed). </w:t>
      </w:r>
      <w:r w:rsidR="00AB74C1" w:rsidRPr="00D56521">
        <w:rPr>
          <w:noProof/>
        </w:rPr>
        <w:fldChar w:fldCharType="begin"/>
      </w:r>
      <w:r w:rsidR="00AB74C1" w:rsidRPr="00D56521">
        <w:rPr>
          <w:noProof/>
        </w:rPr>
        <w:instrText xml:space="preserve"> REF _Ref48690672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C-7</w:t>
      </w:r>
      <w:r w:rsidR="00AB74C1" w:rsidRPr="00D56521">
        <w:rPr>
          <w:noProof/>
        </w:rPr>
        <w:fldChar w:fldCharType="end"/>
      </w:r>
      <w:r w:rsidR="00AB74C1" w:rsidRPr="00D56521">
        <w:rPr>
          <w:noProof/>
        </w:rPr>
        <w:t xml:space="preserve"> depicts the thinning of the same data with </w:t>
      </w:r>
      <w:r w:rsidR="00AB74C1" w:rsidRPr="00D56521">
        <w:rPr>
          <w:i/>
          <w:iCs/>
          <w:noProof/>
        </w:rPr>
        <w:t>Rmax</w:t>
      </w:r>
      <w:r w:rsidR="00AB74C1" w:rsidRPr="00D56521">
        <w:rPr>
          <w:noProof/>
        </w:rPr>
        <w:t xml:space="preserve"> = 0.33.</w:t>
      </w:r>
      <w:r w:rsidR="00FB4BFC" w:rsidRPr="00D56521">
        <w:rPr>
          <w:noProof/>
        </w:rPr>
        <w:t xml:space="preserve"> The nominal</w:t>
      </w:r>
      <w:r w:rsidR="00366C3D" w:rsidRPr="00CB795B">
        <w:rPr>
          <w:rStyle w:val="FootnoteReference"/>
          <w:sz w:val="20"/>
          <w:vertAlign w:val="superscript"/>
          <w:lang w:val="en-GB"/>
        </w:rPr>
        <w:footnoteReference w:id="7"/>
      </w:r>
      <w:r w:rsidR="00FB4BFC" w:rsidRPr="00D56521">
        <w:rPr>
          <w:noProof/>
        </w:rPr>
        <w:t xml:space="preserve"> dimensions and parameters for the three cases are:</w:t>
      </w:r>
    </w:p>
    <w:p w14:paraId="11301D02" w14:textId="4176C693" w:rsidR="00FB4BFC" w:rsidRPr="00D56521" w:rsidRDefault="00FB4BFC" w:rsidP="00CB795B">
      <w:pPr>
        <w:spacing w:after="120" w:line="240" w:lineRule="auto"/>
        <w:jc w:val="both"/>
        <w:rPr>
          <w:noProof/>
        </w:rPr>
      </w:pPr>
      <w:r w:rsidRPr="00D56521">
        <w:rPr>
          <w:noProof/>
        </w:rPr>
        <w:t>Grid spacing</w:t>
      </w:r>
      <w:r w:rsidR="006D4176" w:rsidRPr="00D56521">
        <w:rPr>
          <w:noProof/>
        </w:rPr>
        <w:t xml:space="preserve"> at the display scale (</w:t>
      </w:r>
      <w:r w:rsidR="006D4176" w:rsidRPr="00D56521">
        <w:rPr>
          <w:i/>
          <w:iCs/>
          <w:noProof/>
        </w:rPr>
        <w:t>D</w:t>
      </w:r>
      <w:r w:rsidR="006D4176" w:rsidRPr="00D56521">
        <w:rPr>
          <w:noProof/>
        </w:rPr>
        <w:t>)</w:t>
      </w:r>
      <w:r w:rsidRPr="00D56521">
        <w:rPr>
          <w:noProof/>
        </w:rPr>
        <w:t>: 36mm (grid diagonal)</w:t>
      </w:r>
      <w:r w:rsidR="00CB795B">
        <w:rPr>
          <w:noProof/>
        </w:rPr>
        <w:t>.</w:t>
      </w:r>
    </w:p>
    <w:p w14:paraId="58D49B77" w14:textId="3E73BFF6" w:rsidR="00FB4BFC" w:rsidRPr="00D56521" w:rsidRDefault="006D4176" w:rsidP="00CB795B">
      <w:pPr>
        <w:spacing w:after="60" w:line="240" w:lineRule="auto"/>
        <w:jc w:val="both"/>
        <w:rPr>
          <w:noProof/>
        </w:rPr>
      </w:pPr>
      <w:r w:rsidRPr="00D56521">
        <w:rPr>
          <w:noProof/>
        </w:rPr>
        <w:t xml:space="preserve">Scaling of symbols by data attribute values at grid points produced symbols of four </w:t>
      </w:r>
      <w:r w:rsidR="00FB4BFC" w:rsidRPr="00D56521">
        <w:rPr>
          <w:noProof/>
        </w:rPr>
        <w:t>sizes (arrow length):</w:t>
      </w:r>
    </w:p>
    <w:p w14:paraId="28363387" w14:textId="64E16F07" w:rsidR="00FB4BFC" w:rsidRPr="00D56521" w:rsidRDefault="00FB4BFC" w:rsidP="00AE2737">
      <w:pPr>
        <w:pStyle w:val="ListParagraph"/>
        <w:numPr>
          <w:ilvl w:val="0"/>
          <w:numId w:val="49"/>
        </w:numPr>
        <w:spacing w:after="60" w:line="240" w:lineRule="auto"/>
        <w:jc w:val="both"/>
        <w:rPr>
          <w:noProof/>
        </w:rPr>
      </w:pPr>
      <w:r w:rsidRPr="00D56521">
        <w:rPr>
          <w:noProof/>
        </w:rPr>
        <w:lastRenderedPageBreak/>
        <w:t>L0 = 30.4mm</w:t>
      </w:r>
      <w:r w:rsidR="006D4176" w:rsidRPr="00D56521">
        <w:rPr>
          <w:noProof/>
        </w:rPr>
        <w:t xml:space="preserve"> = </w:t>
      </w:r>
      <w:r w:rsidR="006D4176" w:rsidRPr="00D56521">
        <w:rPr>
          <w:i/>
          <w:iCs/>
          <w:noProof/>
        </w:rPr>
        <w:t>Lsmax</w:t>
      </w:r>
    </w:p>
    <w:p w14:paraId="623D90AD" w14:textId="77777777" w:rsidR="00FB4BFC" w:rsidRPr="00D56521" w:rsidRDefault="00FB4BFC" w:rsidP="00AE2737">
      <w:pPr>
        <w:pStyle w:val="ListParagraph"/>
        <w:numPr>
          <w:ilvl w:val="0"/>
          <w:numId w:val="49"/>
        </w:numPr>
        <w:spacing w:after="60" w:line="240" w:lineRule="auto"/>
        <w:jc w:val="both"/>
        <w:rPr>
          <w:noProof/>
        </w:rPr>
      </w:pPr>
      <w:r w:rsidRPr="00D56521">
        <w:rPr>
          <w:noProof/>
        </w:rPr>
        <w:t>L1 = 17.7mm</w:t>
      </w:r>
    </w:p>
    <w:p w14:paraId="1BBDDD92" w14:textId="77777777" w:rsidR="00FB4BFC" w:rsidRPr="00D56521" w:rsidRDefault="00FB4BFC" w:rsidP="00AE2737">
      <w:pPr>
        <w:pStyle w:val="ListParagraph"/>
        <w:numPr>
          <w:ilvl w:val="0"/>
          <w:numId w:val="49"/>
        </w:numPr>
        <w:spacing w:after="60" w:line="240" w:lineRule="auto"/>
        <w:jc w:val="both"/>
        <w:rPr>
          <w:noProof/>
        </w:rPr>
      </w:pPr>
      <w:r w:rsidRPr="00D56521">
        <w:rPr>
          <w:noProof/>
        </w:rPr>
        <w:t>L2 = 16.2mm</w:t>
      </w:r>
    </w:p>
    <w:p w14:paraId="7C76D139" w14:textId="30855F7E" w:rsidR="00FB4BFC" w:rsidRPr="00D56521" w:rsidRDefault="00FB4BFC" w:rsidP="00AE2737">
      <w:pPr>
        <w:pStyle w:val="ListParagraph"/>
        <w:numPr>
          <w:ilvl w:val="0"/>
          <w:numId w:val="49"/>
        </w:numPr>
        <w:spacing w:after="120" w:line="240" w:lineRule="auto"/>
        <w:jc w:val="both"/>
        <w:rPr>
          <w:noProof/>
        </w:rPr>
      </w:pPr>
      <w:r w:rsidRPr="00D56521">
        <w:rPr>
          <w:noProof/>
        </w:rPr>
        <w:t>L3 = 12.7mm</w:t>
      </w:r>
    </w:p>
    <w:p w14:paraId="4BD9199E"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2">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D56521" w:rsidRDefault="004C58B3" w:rsidP="004E61EE">
      <w:pPr>
        <w:pStyle w:val="Caption"/>
        <w:spacing w:line="240" w:lineRule="auto"/>
        <w:jc w:val="center"/>
        <w:rPr>
          <w:noProof/>
        </w:rPr>
      </w:pPr>
      <w:bookmarkStart w:id="1779" w:name="_Ref48690523"/>
      <w:r w:rsidRPr="00D56521">
        <w:t xml:space="preserve">Figure </w:t>
      </w:r>
      <w:r w:rsidRPr="00D56521">
        <w:fldChar w:fldCharType="begin"/>
      </w:r>
      <w:r w:rsidRPr="00D56521">
        <w:instrText xml:space="preserve"> SEQ Figure \* ARABIC </w:instrText>
      </w:r>
      <w:r w:rsidRPr="00D56521">
        <w:fldChar w:fldCharType="separate"/>
      </w:r>
      <w:r w:rsidR="00832978">
        <w:rPr>
          <w:noProof/>
        </w:rPr>
        <w:t>5</w:t>
      </w:r>
      <w:r w:rsidRPr="00D56521">
        <w:fldChar w:fldCharType="end"/>
      </w:r>
      <w:bookmarkEnd w:id="1779"/>
      <w:r w:rsidRPr="00D56521">
        <w:t xml:space="preserve"> - Grid without thinning</w:t>
      </w:r>
    </w:p>
    <w:p w14:paraId="66224CAC" w14:textId="77777777" w:rsidR="00EB0D12" w:rsidRPr="00D56521" w:rsidRDefault="00EB0D12" w:rsidP="00CB795B">
      <w:pPr>
        <w:spacing w:after="120" w:line="240" w:lineRule="auto"/>
        <w:jc w:val="both"/>
        <w:rPr>
          <w:noProof/>
        </w:rPr>
      </w:pPr>
      <w:r w:rsidRPr="00D56521">
        <w:rPr>
          <w:noProof/>
        </w:rPr>
        <w:t xml:space="preserve">For </w:t>
      </w:r>
      <w:r w:rsidRPr="00D56521">
        <w:rPr>
          <w:i/>
          <w:iCs/>
          <w:noProof/>
        </w:rPr>
        <w:t>Rmax</w:t>
      </w:r>
      <w:r w:rsidRPr="00D56521">
        <w:rPr>
          <w:noProof/>
        </w:rPr>
        <w:t xml:space="preserve"> = 0.5, with </w:t>
      </w:r>
      <w:r w:rsidRPr="00D56521">
        <w:rPr>
          <w:i/>
          <w:iCs/>
          <w:noProof/>
        </w:rPr>
        <w:t>n</w:t>
      </w:r>
      <w:r w:rsidRPr="00D56521">
        <w:rPr>
          <w:noProof/>
        </w:rPr>
        <w:t xml:space="preserve"> = 1, the value of </w:t>
      </w:r>
      <w:r w:rsidRPr="00D56521">
        <w:rPr>
          <w:i/>
          <w:iCs/>
          <w:noProof/>
        </w:rPr>
        <w:t>R</w:t>
      </w:r>
      <w:r w:rsidRPr="00D56521">
        <w:rPr>
          <w:noProof/>
        </w:rPr>
        <w:t xml:space="preserve"> is greater than </w:t>
      </w:r>
      <w:r w:rsidRPr="00D56521">
        <w:rPr>
          <w:i/>
          <w:iCs/>
          <w:noProof/>
        </w:rPr>
        <w:t>Rmax</w:t>
      </w:r>
      <w:r w:rsidRPr="00D56521">
        <w:rPr>
          <w:noProof/>
        </w:rPr>
        <w:t>:</w:t>
      </w:r>
    </w:p>
    <w:p w14:paraId="4CE46286" w14:textId="77777777" w:rsidR="00EB0D12" w:rsidRPr="00D56521" w:rsidRDefault="00EB0D12" w:rsidP="004E61EE">
      <w:pPr>
        <w:spacing w:line="240" w:lineRule="auto"/>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Pr="00D56521" w:rsidRDefault="00EB0D12" w:rsidP="00CB795B">
      <w:pPr>
        <w:spacing w:after="120" w:line="240" w:lineRule="auto"/>
        <w:jc w:val="both"/>
        <w:rPr>
          <w:noProof/>
        </w:rPr>
      </w:pPr>
      <w:r w:rsidRPr="00D56521">
        <w:rPr>
          <w:noProof/>
        </w:rPr>
        <w:t xml:space="preserve">Applying the formula for computing </w:t>
      </w:r>
      <w:r w:rsidRPr="00D56521">
        <w:rPr>
          <w:i/>
          <w:iCs/>
          <w:noProof/>
        </w:rPr>
        <w:t>n</w:t>
      </w:r>
      <w:r w:rsidRPr="00D56521">
        <w:rPr>
          <w:noProof/>
        </w:rPr>
        <w:t>:</w:t>
      </w:r>
    </w:p>
    <w:p w14:paraId="1BFF1A77" w14:textId="77777777" w:rsidR="00EB0D12" w:rsidRPr="00D56521" w:rsidRDefault="00EB0D12" w:rsidP="004E61EE">
      <w:pPr>
        <w:spacing w:line="240" w:lineRule="auto"/>
        <w:rPr>
          <w:noProof/>
        </w:rPr>
      </w:pPr>
      <w:bookmarkStart w:id="1780"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1780"/>
    </w:p>
    <w:p w14:paraId="24A71A7A" w14:textId="53C7CFFD" w:rsidR="00EB0D12" w:rsidRPr="00D56521" w:rsidRDefault="00EB0D12" w:rsidP="00CB795B">
      <w:pPr>
        <w:spacing w:after="120" w:line="240" w:lineRule="auto"/>
        <w:jc w:val="both"/>
        <w:rPr>
          <w:noProof/>
        </w:rPr>
      </w:pPr>
      <w:r w:rsidRPr="00D56521">
        <w:rPr>
          <w:noProof/>
        </w:rPr>
        <w:t xml:space="preserve">Counting in row-major order from the grid origin </w:t>
      </w:r>
      <w:r w:rsidRPr="00D56521">
        <w:rPr>
          <w:i/>
          <w:iCs/>
          <w:noProof/>
        </w:rPr>
        <w:t>(0,0)</w:t>
      </w:r>
      <w:r w:rsidRPr="00D56521">
        <w:rPr>
          <w:noProof/>
        </w:rPr>
        <w:t xml:space="preserve">, the first symbol of size </w:t>
      </w:r>
      <w:r w:rsidRPr="00D56521">
        <w:rPr>
          <w:i/>
          <w:iCs/>
          <w:noProof/>
        </w:rPr>
        <w:t>Lsmax</w:t>
      </w:r>
      <w:r w:rsidRPr="00D56521">
        <w:rPr>
          <w:noProof/>
        </w:rPr>
        <w:t xml:space="preserve"> is located at </w:t>
      </w:r>
      <w:r w:rsidRPr="00D56521">
        <w:rPr>
          <w:i/>
          <w:iCs/>
          <w:noProof/>
        </w:rPr>
        <w:t>(1,1)</w:t>
      </w:r>
      <w:r w:rsidRPr="00D56521">
        <w:rPr>
          <w:noProof/>
        </w:rPr>
        <w:t>. Denoting this point as</w:t>
      </w:r>
      <w:r w:rsidR="00611399" w:rsidRPr="00D56521">
        <w:rPr>
          <w:noProof/>
        </w:rPr>
        <w:t xml:space="preserve"> the seed point</w:t>
      </w:r>
      <w:r w:rsidRPr="00D56521">
        <w:rPr>
          <w:noProof/>
        </w:rPr>
        <w:t xml:space="preserve"> </w:t>
      </w:r>
      <w:r w:rsidRPr="00D56521">
        <w:rPr>
          <w:i/>
          <w:iCs/>
          <w:noProof/>
        </w:rPr>
        <w:t>(x0, y0)</w:t>
      </w:r>
      <w:r w:rsidRPr="00D56521">
        <w:rPr>
          <w:noProof/>
        </w:rPr>
        <w:t>, the only grid points where symbols are displayed are:</w:t>
      </w:r>
    </w:p>
    <w:p w14:paraId="39AF8C98" w14:textId="002C7F34" w:rsidR="00EB0D12"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52621B3" w:rsidR="00EB0D12" w:rsidRPr="00D56521" w:rsidRDefault="00EB0D12" w:rsidP="00CB795B">
      <w:pPr>
        <w:spacing w:after="120" w:line="240" w:lineRule="auto"/>
        <w:jc w:val="both"/>
        <w:rPr>
          <w:noProof/>
        </w:rPr>
      </w:pPr>
      <w:r w:rsidRPr="00D56521">
        <w:rPr>
          <w:noProof/>
        </w:rPr>
        <w:t xml:space="preserve">The results are depicted in </w:t>
      </w:r>
      <w:r w:rsidRPr="00D56521">
        <w:rPr>
          <w:noProof/>
        </w:rPr>
        <w:fldChar w:fldCharType="begin"/>
      </w:r>
      <w:r w:rsidRPr="00D56521">
        <w:rPr>
          <w:noProof/>
        </w:rPr>
        <w:instrText xml:space="preserve"> REF _Ref48690668 \h </w:instrText>
      </w:r>
      <w:r w:rsidR="00CB795B">
        <w:rPr>
          <w:noProof/>
        </w:rPr>
        <w:instrText xml:space="preserve"> \* MERGEFORMAT </w:instrText>
      </w:r>
      <w:r w:rsidRPr="00D56521">
        <w:rPr>
          <w:noProof/>
        </w:rPr>
      </w:r>
      <w:r w:rsidRPr="00D56521">
        <w:rPr>
          <w:noProof/>
        </w:rPr>
        <w:fldChar w:fldCharType="separate"/>
      </w:r>
      <w:r w:rsidR="00832978" w:rsidRPr="00D56521">
        <w:t xml:space="preserve">Figure </w:t>
      </w:r>
      <w:r w:rsidR="00832978">
        <w:t>C-6</w:t>
      </w:r>
      <w:r w:rsidRPr="00D56521">
        <w:rPr>
          <w:noProof/>
        </w:rPr>
        <w:fldChar w:fldCharType="end"/>
      </w:r>
      <w:r w:rsidRPr="00D56521">
        <w:rPr>
          <w:noProof/>
        </w:rPr>
        <w:t>.</w:t>
      </w:r>
    </w:p>
    <w:p w14:paraId="0A6DC191" w14:textId="77777777" w:rsidR="00EB0D12" w:rsidRPr="00D56521" w:rsidRDefault="00EB0D12" w:rsidP="004E61EE">
      <w:pPr>
        <w:spacing w:line="240" w:lineRule="auto"/>
        <w:rPr>
          <w:noProof/>
        </w:rPr>
      </w:pPr>
    </w:p>
    <w:p w14:paraId="46C567D7" w14:textId="77777777" w:rsidR="00140F21" w:rsidRPr="00D56521" w:rsidRDefault="00140F21" w:rsidP="004E61EE">
      <w:pPr>
        <w:keepNext/>
        <w:spacing w:line="240" w:lineRule="auto"/>
        <w:jc w:val="center"/>
      </w:pPr>
      <w:r w:rsidRPr="00D56521">
        <w:rPr>
          <w:noProof/>
          <w:lang w:val="fr-FR" w:eastAsia="fr-FR"/>
        </w:rPr>
        <w:lastRenderedPageBreak/>
        <w:drawing>
          <wp:inline distT="0" distB="0" distL="0" distR="0" wp14:anchorId="5B6C529A" wp14:editId="41E77FB0">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D56521" w:rsidRDefault="00140F21" w:rsidP="00C05591">
      <w:pPr>
        <w:pStyle w:val="Caption"/>
        <w:spacing w:after="120" w:line="240" w:lineRule="auto"/>
        <w:jc w:val="center"/>
        <w:rPr>
          <w:noProof/>
        </w:rPr>
      </w:pPr>
      <w:bookmarkStart w:id="1781" w:name="_Ref48690668"/>
      <w:r w:rsidRPr="00D56521">
        <w:t xml:space="preserve">Figure </w:t>
      </w:r>
      <w:r w:rsidR="00CB795B">
        <w:t>C-</w:t>
      </w:r>
      <w:r w:rsidRPr="00D56521">
        <w:fldChar w:fldCharType="begin"/>
      </w:r>
      <w:r w:rsidRPr="00D56521">
        <w:instrText xml:space="preserve"> SEQ Figure \* ARABIC </w:instrText>
      </w:r>
      <w:r w:rsidRPr="00D56521">
        <w:fldChar w:fldCharType="separate"/>
      </w:r>
      <w:r w:rsidR="00832978">
        <w:rPr>
          <w:noProof/>
        </w:rPr>
        <w:t>6</w:t>
      </w:r>
      <w:r w:rsidRPr="00D56521">
        <w:fldChar w:fldCharType="end"/>
      </w:r>
      <w:bookmarkEnd w:id="1781"/>
      <w:r w:rsidRPr="00D56521">
        <w:t xml:space="preserve"> - Grid thinned with </w:t>
      </w:r>
      <w:proofErr w:type="spellStart"/>
      <w:r w:rsidRPr="00D56521">
        <w:rPr>
          <w:i/>
          <w:iCs/>
        </w:rPr>
        <w:t>Rmax</w:t>
      </w:r>
      <w:proofErr w:type="spellEnd"/>
      <w:r w:rsidRPr="00D56521">
        <w:t xml:space="preserve"> = 0.5</w:t>
      </w:r>
    </w:p>
    <w:p w14:paraId="051FF2C8" w14:textId="3E416A41" w:rsidR="004C58B3" w:rsidRPr="00D56521" w:rsidRDefault="004C58B3" w:rsidP="004E61EE">
      <w:pPr>
        <w:spacing w:line="240" w:lineRule="auto"/>
        <w:rPr>
          <w:noProof/>
        </w:rPr>
      </w:pPr>
    </w:p>
    <w:p w14:paraId="5D5F239D" w14:textId="68A68F92" w:rsidR="00EB0D12" w:rsidRPr="00D56521" w:rsidRDefault="00EB0D12" w:rsidP="00C05591">
      <w:pPr>
        <w:spacing w:after="120" w:line="240" w:lineRule="auto"/>
        <w:jc w:val="both"/>
        <w:rPr>
          <w:noProof/>
        </w:rPr>
      </w:pPr>
      <w:r w:rsidRPr="00D56521">
        <w:rPr>
          <w:noProof/>
        </w:rPr>
        <w:t xml:space="preserve">For </w:t>
      </w:r>
      <w:r w:rsidRPr="00D56521">
        <w:rPr>
          <w:i/>
          <w:iCs/>
          <w:noProof/>
        </w:rPr>
        <w:t>Rmax</w:t>
      </w:r>
      <w:r w:rsidRPr="00D56521">
        <w:rPr>
          <w:noProof/>
        </w:rPr>
        <w:t xml:space="preserve"> = 0.33, the formula for </w:t>
      </w:r>
      <w:r w:rsidRPr="00D56521">
        <w:rPr>
          <w:i/>
          <w:iCs/>
          <w:noProof/>
        </w:rPr>
        <w:t>n</w:t>
      </w:r>
      <w:r w:rsidRPr="00D56521">
        <w:rPr>
          <w:noProof/>
        </w:rPr>
        <w:t xml:space="preserve"> yields</w:t>
      </w:r>
      <w:r w:rsidR="00AD0C48" w:rsidRPr="00D56521">
        <w:rPr>
          <w:noProof/>
        </w:rPr>
        <w:t>:</w:t>
      </w:r>
    </w:p>
    <w:p w14:paraId="3BF30348" w14:textId="6724424C" w:rsidR="00EB0D12" w:rsidRPr="00D56521" w:rsidRDefault="00EB0D12" w:rsidP="00C05591">
      <w:pPr>
        <w:spacing w:after="120" w:line="240" w:lineRule="auto"/>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Pr="00D56521" w:rsidRDefault="00C2509A" w:rsidP="00C05591">
      <w:pPr>
        <w:spacing w:after="120" w:line="240" w:lineRule="auto"/>
        <w:jc w:val="both"/>
        <w:rPr>
          <w:noProof/>
        </w:rPr>
      </w:pPr>
      <w:r w:rsidRPr="00D56521">
        <w:rPr>
          <w:noProof/>
        </w:rPr>
        <w:t>and</w:t>
      </w:r>
    </w:p>
    <w:p w14:paraId="669BEC9E" w14:textId="4618A005" w:rsidR="00C2509A" w:rsidRPr="00D56521" w:rsidRDefault="00000000" w:rsidP="00C05591">
      <w:pPr>
        <w:spacing w:after="120"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0FBBF942" w:rsidR="00EB0D12" w:rsidRPr="00D56521" w:rsidRDefault="00EB0D12" w:rsidP="00C05591">
      <w:pPr>
        <w:spacing w:after="120" w:line="240" w:lineRule="auto"/>
        <w:jc w:val="both"/>
        <w:rPr>
          <w:noProof/>
        </w:rPr>
      </w:pPr>
      <w:r w:rsidRPr="00D56521">
        <w:rPr>
          <w:noProof/>
        </w:rPr>
        <w:t xml:space="preserve"> </w:t>
      </w:r>
      <w:r w:rsidR="00AD0C48" w:rsidRPr="00D56521">
        <w:rPr>
          <w:noProof/>
        </w:rPr>
        <w:t xml:space="preserve">The results are shown in </w:t>
      </w:r>
      <w:r w:rsidR="00AD0C48" w:rsidRPr="00D56521">
        <w:rPr>
          <w:noProof/>
        </w:rPr>
        <w:fldChar w:fldCharType="begin"/>
      </w:r>
      <w:r w:rsidR="00AD0C48" w:rsidRPr="00D56521">
        <w:rPr>
          <w:noProof/>
        </w:rPr>
        <w:instrText xml:space="preserve"> REF _Ref48690672 \h </w:instrText>
      </w:r>
      <w:r w:rsidR="00C05591">
        <w:rPr>
          <w:noProof/>
        </w:rPr>
        <w:instrText xml:space="preserve"> \* MERGEFORMAT </w:instrText>
      </w:r>
      <w:r w:rsidR="00AD0C48" w:rsidRPr="00D56521">
        <w:rPr>
          <w:noProof/>
        </w:rPr>
      </w:r>
      <w:r w:rsidR="00AD0C48" w:rsidRPr="00D56521">
        <w:rPr>
          <w:noProof/>
        </w:rPr>
        <w:fldChar w:fldCharType="separate"/>
      </w:r>
      <w:r w:rsidR="00832978" w:rsidRPr="00D56521">
        <w:t xml:space="preserve">Figure </w:t>
      </w:r>
      <w:r w:rsidR="00832978">
        <w:t>C-7</w:t>
      </w:r>
      <w:r w:rsidR="00AD0C48" w:rsidRPr="00D56521">
        <w:rPr>
          <w:noProof/>
        </w:rPr>
        <w:fldChar w:fldCharType="end"/>
      </w:r>
      <w:r w:rsidR="00AD0C48" w:rsidRPr="00D56521">
        <w:rPr>
          <w:noProof/>
        </w:rPr>
        <w:t>.</w:t>
      </w:r>
    </w:p>
    <w:p w14:paraId="45EC0BC6" w14:textId="77777777" w:rsidR="00EB0D12" w:rsidRPr="00D56521" w:rsidRDefault="00EB0D12" w:rsidP="004E61EE">
      <w:pPr>
        <w:spacing w:line="240" w:lineRule="auto"/>
        <w:rPr>
          <w:noProof/>
        </w:rPr>
      </w:pPr>
    </w:p>
    <w:p w14:paraId="67961B3B"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0710BB53" wp14:editId="6917676C">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D56521" w:rsidRDefault="004C58B3" w:rsidP="00C05591">
      <w:pPr>
        <w:pStyle w:val="Caption"/>
        <w:spacing w:after="120" w:line="240" w:lineRule="auto"/>
        <w:jc w:val="center"/>
        <w:rPr>
          <w:noProof/>
        </w:rPr>
      </w:pPr>
      <w:bookmarkStart w:id="1782" w:name="_Ref48690672"/>
      <w:r w:rsidRPr="00D56521">
        <w:t xml:space="preserve">Figure </w:t>
      </w:r>
      <w:r w:rsidR="00C05591">
        <w:t>C-</w:t>
      </w:r>
      <w:r w:rsidRPr="00D56521">
        <w:fldChar w:fldCharType="begin"/>
      </w:r>
      <w:r w:rsidRPr="00D56521">
        <w:instrText xml:space="preserve"> SEQ Figure \* ARABIC </w:instrText>
      </w:r>
      <w:r w:rsidRPr="00D56521">
        <w:fldChar w:fldCharType="separate"/>
      </w:r>
      <w:r w:rsidR="00832978">
        <w:rPr>
          <w:noProof/>
        </w:rPr>
        <w:t>7</w:t>
      </w:r>
      <w:r w:rsidRPr="00D56521">
        <w:fldChar w:fldCharType="end"/>
      </w:r>
      <w:bookmarkEnd w:id="1782"/>
      <w:r w:rsidRPr="00D56521">
        <w:t xml:space="preserve"> - Grid thinned with </w:t>
      </w:r>
      <w:proofErr w:type="spellStart"/>
      <w:r w:rsidRPr="00D56521">
        <w:rPr>
          <w:i/>
          <w:iCs/>
        </w:rPr>
        <w:t>Rmax</w:t>
      </w:r>
      <w:proofErr w:type="spellEnd"/>
      <w:r w:rsidRPr="00D56521">
        <w:t xml:space="preserve"> = 0.33</w:t>
      </w:r>
    </w:p>
    <w:p w14:paraId="0AEF7815" w14:textId="7C2FC5E1" w:rsidR="009F5444" w:rsidRPr="00D56521" w:rsidRDefault="009802C3" w:rsidP="00C05591">
      <w:pPr>
        <w:spacing w:after="120" w:line="240" w:lineRule="auto"/>
        <w:jc w:val="both"/>
        <w:rPr>
          <w:noProof/>
        </w:rPr>
      </w:pPr>
      <w:r w:rsidRPr="00D56521">
        <w:rPr>
          <w:noProof/>
        </w:rPr>
        <w:lastRenderedPageBreak/>
        <w:t>The algorithm may hide significant characteristics of the data; for example</w:t>
      </w:r>
      <w:r w:rsidR="00F238F0" w:rsidRPr="00D56521">
        <w:rPr>
          <w:noProof/>
        </w:rPr>
        <w:t>, c</w:t>
      </w:r>
      <w:r w:rsidRPr="00D56521">
        <w:rPr>
          <w:noProof/>
        </w:rPr>
        <w:t xml:space="preserve">ounting displayable rows and columns starting with the first instance of a maximised symbol may </w:t>
      </w:r>
      <w:r w:rsidR="006E31E2" w:rsidRPr="00D56521">
        <w:rPr>
          <w:noProof/>
        </w:rPr>
        <w:t>suppress</w:t>
      </w:r>
      <w:r w:rsidRPr="00D56521">
        <w:rPr>
          <w:noProof/>
        </w:rPr>
        <w:t xml:space="preserve"> significant </w:t>
      </w:r>
      <w:r w:rsidR="006E31E2" w:rsidRPr="00D56521">
        <w:rPr>
          <w:noProof/>
        </w:rPr>
        <w:t xml:space="preserve">information in nearby grid points and produce the wrong overall impression. </w:t>
      </w:r>
      <w:r w:rsidR="00F238F0" w:rsidRPr="00D56521">
        <w:rPr>
          <w:noProof/>
        </w:rPr>
        <w:t>I</w:t>
      </w:r>
      <w:r w:rsidR="006E31E2" w:rsidRPr="00D56521">
        <w:rPr>
          <w:noProof/>
        </w:rPr>
        <w:t xml:space="preserve">n </w:t>
      </w:r>
      <w:r w:rsidR="006E31E2" w:rsidRPr="00D56521">
        <w:rPr>
          <w:noProof/>
        </w:rPr>
        <w:fldChar w:fldCharType="begin"/>
      </w:r>
      <w:r w:rsidR="006E31E2" w:rsidRPr="00D56521">
        <w:rPr>
          <w:noProof/>
        </w:rPr>
        <w:instrText xml:space="preserve"> REF _Ref48690668 \h </w:instrText>
      </w:r>
      <w:r w:rsidR="00C05591">
        <w:rPr>
          <w:noProof/>
        </w:rPr>
        <w:instrText xml:space="preserve"> \* MERGEFORMAT </w:instrText>
      </w:r>
      <w:r w:rsidR="006E31E2" w:rsidRPr="00D56521">
        <w:rPr>
          <w:noProof/>
        </w:rPr>
      </w:r>
      <w:r w:rsidR="006E31E2" w:rsidRPr="00D56521">
        <w:rPr>
          <w:noProof/>
        </w:rPr>
        <w:fldChar w:fldCharType="separate"/>
      </w:r>
      <w:r w:rsidR="00832978" w:rsidRPr="00D56521">
        <w:t xml:space="preserve">Figure </w:t>
      </w:r>
      <w:r w:rsidR="00832978">
        <w:t>C-6</w:t>
      </w:r>
      <w:r w:rsidR="006E31E2" w:rsidRPr="00D56521">
        <w:rPr>
          <w:noProof/>
        </w:rPr>
        <w:fldChar w:fldCharType="end"/>
      </w:r>
      <w:r w:rsidR="006E31E2" w:rsidRPr="00D56521">
        <w:rPr>
          <w:noProof/>
        </w:rPr>
        <w:t xml:space="preserve">, row 2 would be </w:t>
      </w:r>
      <w:r w:rsidR="001D1C27" w:rsidRPr="00D56521">
        <w:rPr>
          <w:noProof/>
        </w:rPr>
        <w:t>suppressed</w:t>
      </w:r>
      <w:r w:rsidR="006E31E2" w:rsidRPr="00D56521">
        <w:rPr>
          <w:noProof/>
        </w:rPr>
        <w:t xml:space="preserve"> even if all the data points in that row are </w:t>
      </w:r>
      <w:r w:rsidR="00F238F0" w:rsidRPr="00D56521">
        <w:rPr>
          <w:noProof/>
        </w:rPr>
        <w:t>of the same size as the symbol at (1,1)</w:t>
      </w:r>
      <w:r w:rsidR="00303B54" w:rsidRPr="00D56521">
        <w:rPr>
          <w:noProof/>
        </w:rPr>
        <w:t xml:space="preserve"> </w:t>
      </w:r>
      <w:r w:rsidR="001D1C27" w:rsidRPr="00D56521">
        <w:rPr>
          <w:noProof/>
        </w:rPr>
        <w:t>—</w:t>
      </w:r>
      <w:r w:rsidR="00303B54" w:rsidRPr="00D56521">
        <w:rPr>
          <w:noProof/>
        </w:rPr>
        <w:t xml:space="preserve"> </w:t>
      </w:r>
      <w:r w:rsidR="001D1C27" w:rsidRPr="00D56521">
        <w:rPr>
          <w:noProof/>
        </w:rPr>
        <w:t>this</w:t>
      </w:r>
      <w:r w:rsidR="00303B54" w:rsidRPr="00D56521">
        <w:rPr>
          <w:noProof/>
        </w:rPr>
        <w:t xml:space="preserve"> </w:t>
      </w:r>
      <w:r w:rsidR="001D1C27" w:rsidRPr="00D56521">
        <w:rPr>
          <w:noProof/>
        </w:rPr>
        <w:t xml:space="preserve">would suppress more data points with </w:t>
      </w:r>
      <w:r w:rsidR="00DC17B5" w:rsidRPr="00D56521">
        <w:rPr>
          <w:noProof/>
        </w:rPr>
        <w:t xml:space="preserve">scaled-up symbols, which may represent data of more significance to the </w:t>
      </w:r>
      <w:r w:rsidR="00C05591">
        <w:rPr>
          <w:noProof/>
        </w:rPr>
        <w:t>M</w:t>
      </w:r>
      <w:r w:rsidR="00DC17B5" w:rsidRPr="00D56521">
        <w:rPr>
          <w:noProof/>
        </w:rPr>
        <w:t>ariner</w:t>
      </w:r>
      <w:r w:rsidR="006E31E2" w:rsidRPr="00D56521">
        <w:rPr>
          <w:noProof/>
        </w:rPr>
        <w:t>.</w:t>
      </w:r>
    </w:p>
    <w:p w14:paraId="5B8A0CDB" w14:textId="2C098E81" w:rsidR="000327EA" w:rsidRPr="00D56521" w:rsidRDefault="00F238F0" w:rsidP="00C05591">
      <w:pPr>
        <w:spacing w:after="120" w:line="240" w:lineRule="auto"/>
        <w:jc w:val="both"/>
        <w:rPr>
          <w:noProof/>
        </w:rPr>
      </w:pPr>
      <w:r w:rsidRPr="00D56521">
        <w:rPr>
          <w:noProof/>
        </w:rPr>
        <w:t xml:space="preserve">Grid diagonal as a measure of cell spacing is more suitable for grids where cell dimensions </w:t>
      </w:r>
      <w:r w:rsidR="007326C2" w:rsidRPr="00D56521">
        <w:rPr>
          <w:noProof/>
        </w:rPr>
        <w:t xml:space="preserve">along both axes </w:t>
      </w:r>
      <w:r w:rsidRPr="00D56521">
        <w:rPr>
          <w:noProof/>
        </w:rPr>
        <w:t>are approximately equal</w:t>
      </w:r>
      <w:r w:rsidR="007326C2" w:rsidRPr="00D56521">
        <w:rPr>
          <w:noProof/>
        </w:rPr>
        <w:t xml:space="preserve"> in display units (</w:t>
      </w:r>
      <w:r w:rsidR="00C05591">
        <w:rPr>
          <w:noProof/>
        </w:rPr>
        <w:t>that is</w:t>
      </w:r>
      <w:r w:rsidR="007326C2" w:rsidRPr="00D56521">
        <w:rPr>
          <w:noProof/>
        </w:rPr>
        <w:t xml:space="preserve">, in millimetres at the display scale); if there are significant differences, the </w:t>
      </w:r>
      <w:r w:rsidR="007326C2" w:rsidRPr="00D56521">
        <w:rPr>
          <w:i/>
          <w:iCs/>
          <w:noProof/>
        </w:rPr>
        <w:t>D</w:t>
      </w:r>
      <w:r w:rsidR="007326C2" w:rsidRPr="00D56521">
        <w:rPr>
          <w:noProof/>
        </w:rPr>
        <w:t xml:space="preserve"> and </w:t>
      </w:r>
      <w:r w:rsidR="007326C2" w:rsidRPr="00D56521">
        <w:rPr>
          <w:i/>
          <w:iCs/>
          <w:noProof/>
        </w:rPr>
        <w:t>Rmax</w:t>
      </w:r>
      <w:r w:rsidR="007326C2" w:rsidRPr="00D56521">
        <w:rPr>
          <w:noProof/>
        </w:rPr>
        <w:t xml:space="preserve"> parameters will need to be different for the two axes.</w:t>
      </w:r>
    </w:p>
    <w:p w14:paraId="030546D5" w14:textId="234F475D" w:rsidR="00700436" w:rsidRPr="00D56521" w:rsidRDefault="00700436" w:rsidP="00C05591">
      <w:pPr>
        <w:spacing w:after="120" w:line="240" w:lineRule="auto"/>
        <w:jc w:val="both"/>
        <w:rPr>
          <w:noProof/>
        </w:rPr>
      </w:pPr>
      <w:r w:rsidRPr="00D56521">
        <w:rPr>
          <w:noProof/>
        </w:rPr>
        <w:t xml:space="preserve">Execution of this algorithm </w:t>
      </w:r>
      <w:r w:rsidR="00303B54" w:rsidRPr="00D56521">
        <w:rPr>
          <w:noProof/>
        </w:rPr>
        <w:t>would</w:t>
      </w:r>
      <w:r w:rsidRPr="00D56521">
        <w:rPr>
          <w:noProof/>
        </w:rPr>
        <w:t xml:space="preserve"> be </w:t>
      </w:r>
      <w:r w:rsidR="00303B54" w:rsidRPr="00D56521">
        <w:rPr>
          <w:noProof/>
        </w:rPr>
        <w:t>faster</w:t>
      </w:r>
      <w:r w:rsidRPr="00D56521">
        <w:rPr>
          <w:noProof/>
        </w:rPr>
        <w:t xml:space="preserve"> if the grid coordinates of the seed point </w:t>
      </w:r>
      <w:r w:rsidRPr="00D56521">
        <w:rPr>
          <w:i/>
          <w:iCs/>
          <w:noProof/>
        </w:rPr>
        <w:t>(</w:t>
      </w:r>
      <w:r w:rsidR="00303B54" w:rsidRPr="00D56521">
        <w:rPr>
          <w:i/>
          <w:iCs/>
          <w:noProof/>
        </w:rPr>
        <w:t>x0, y0)</w:t>
      </w:r>
      <w:r w:rsidR="00303B54" w:rsidRPr="00D56521">
        <w:rPr>
          <w:noProof/>
        </w:rPr>
        <w:t xml:space="preserve"> are known in advance</w:t>
      </w:r>
      <w:r w:rsidR="00DC17B5" w:rsidRPr="00D56521">
        <w:rPr>
          <w:noProof/>
        </w:rPr>
        <w:t>, either encoded by the producer as instance metadata, or calculated when the dataset is ingested into the system. S-100 does not yet provide a standard way of encoding this information.</w:t>
      </w:r>
    </w:p>
    <w:p w14:paraId="6E7CD792" w14:textId="4BB42EB0" w:rsidR="00931EA4" w:rsidRPr="00D56521" w:rsidRDefault="00931EA4" w:rsidP="00C05591">
      <w:pPr>
        <w:spacing w:after="60" w:line="240" w:lineRule="auto"/>
        <w:jc w:val="both"/>
        <w:rPr>
          <w:noProof/>
        </w:rPr>
      </w:pPr>
      <w:r w:rsidRPr="00D56521">
        <w:rPr>
          <w:noProof/>
        </w:rPr>
        <w:t>Manufaturers may extend or adapt this algorithm in various ways, for example:</w:t>
      </w:r>
    </w:p>
    <w:p w14:paraId="194507A7" w14:textId="4F3CA7FC" w:rsidR="00931EA4" w:rsidRPr="00D56521" w:rsidRDefault="00414AE0" w:rsidP="00AE2737">
      <w:pPr>
        <w:pStyle w:val="ListParagraph"/>
        <w:numPr>
          <w:ilvl w:val="0"/>
          <w:numId w:val="50"/>
        </w:numPr>
        <w:spacing w:after="60" w:line="240" w:lineRule="auto"/>
        <w:jc w:val="both"/>
        <w:rPr>
          <w:noProof/>
        </w:rPr>
      </w:pPr>
      <w:r w:rsidRPr="00D56521">
        <w:rPr>
          <w:noProof/>
        </w:rPr>
        <w:t xml:space="preserve">Adapt </w:t>
      </w:r>
      <w:r w:rsidRPr="00D56521">
        <w:rPr>
          <w:i/>
          <w:iCs/>
          <w:noProof/>
        </w:rPr>
        <w:t>Rmax</w:t>
      </w:r>
      <w:r w:rsidRPr="00D56521">
        <w:rPr>
          <w:noProof/>
        </w:rPr>
        <w:t xml:space="preserve"> to </w:t>
      </w:r>
      <w:r w:rsidR="009B1E97" w:rsidRPr="00D56521">
        <w:rPr>
          <w:noProof/>
        </w:rPr>
        <w:t>the shape and proportions</w:t>
      </w:r>
      <w:r w:rsidRPr="00D56521">
        <w:rPr>
          <w:noProof/>
        </w:rPr>
        <w:t xml:space="preserve"> of the symbol</w:t>
      </w:r>
      <w:r w:rsidR="00521F2E" w:rsidRPr="00D56521">
        <w:rPr>
          <w:noProof/>
        </w:rPr>
        <w:t xml:space="preserve"> (</w:t>
      </w:r>
      <w:r w:rsidR="00C05591">
        <w:rPr>
          <w:noProof/>
        </w:rPr>
        <w:t>that is</w:t>
      </w:r>
      <w:r w:rsidR="00521F2E" w:rsidRPr="00D56521">
        <w:rPr>
          <w:noProof/>
        </w:rPr>
        <w:t>, its perceived effect on the display)</w:t>
      </w:r>
      <w:r w:rsidRPr="00D56521">
        <w:rPr>
          <w:noProof/>
        </w:rPr>
        <w:t>.</w:t>
      </w:r>
    </w:p>
    <w:p w14:paraId="4875A73F" w14:textId="5213B13B" w:rsidR="00414AE0" w:rsidRPr="00D56521" w:rsidRDefault="00414AE0" w:rsidP="00AE2737">
      <w:pPr>
        <w:pStyle w:val="ListParagraph"/>
        <w:numPr>
          <w:ilvl w:val="0"/>
          <w:numId w:val="50"/>
        </w:numPr>
        <w:spacing w:after="60" w:line="240" w:lineRule="auto"/>
        <w:jc w:val="both"/>
        <w:rPr>
          <w:noProof/>
        </w:rPr>
      </w:pPr>
      <w:r w:rsidRPr="00D56521">
        <w:rPr>
          <w:noProof/>
        </w:rPr>
        <w:t>For grids w</w:t>
      </w:r>
      <w:r w:rsidR="009B1E97" w:rsidRPr="00D56521">
        <w:rPr>
          <w:noProof/>
        </w:rPr>
        <w:t>ith cells whose</w:t>
      </w:r>
      <w:r w:rsidR="00B15C85" w:rsidRPr="00D56521">
        <w:rPr>
          <w:noProof/>
        </w:rPr>
        <w:t xml:space="preserve"> </w:t>
      </w:r>
      <w:r w:rsidR="009B1E97" w:rsidRPr="00D56521">
        <w:rPr>
          <w:noProof/>
        </w:rPr>
        <w:t>dimensions</w:t>
      </w:r>
      <w:r w:rsidRPr="00D56521">
        <w:rPr>
          <w:noProof/>
        </w:rPr>
        <w:t xml:space="preserve"> in display units </w:t>
      </w:r>
      <w:r w:rsidR="009B1E97" w:rsidRPr="00D56521">
        <w:rPr>
          <w:noProof/>
        </w:rPr>
        <w:t xml:space="preserve">are very </w:t>
      </w:r>
      <w:r w:rsidRPr="00D56521">
        <w:rPr>
          <w:noProof/>
        </w:rPr>
        <w:t>different</w:t>
      </w:r>
      <w:r w:rsidR="00B15C85" w:rsidRPr="00D56521">
        <w:rPr>
          <w:noProof/>
        </w:rPr>
        <w:t xml:space="preserve"> along different axes</w:t>
      </w:r>
      <w:r w:rsidR="009B1E97" w:rsidRPr="00D56521">
        <w:rPr>
          <w:noProof/>
        </w:rPr>
        <w:t xml:space="preserve">, use different </w:t>
      </w:r>
      <w:r w:rsidR="009B1E97" w:rsidRPr="00D56521">
        <w:rPr>
          <w:i/>
          <w:iCs/>
          <w:noProof/>
        </w:rPr>
        <w:t>D</w:t>
      </w:r>
      <w:r w:rsidR="009B1E97" w:rsidRPr="00D56521">
        <w:rPr>
          <w:noProof/>
        </w:rPr>
        <w:t xml:space="preserve"> and </w:t>
      </w:r>
      <w:r w:rsidR="009B1E97" w:rsidRPr="00D56521">
        <w:rPr>
          <w:i/>
          <w:iCs/>
          <w:noProof/>
        </w:rPr>
        <w:t>Rmax</w:t>
      </w:r>
      <w:r w:rsidR="009B1E97" w:rsidRPr="00D56521">
        <w:rPr>
          <w:noProof/>
        </w:rPr>
        <w:t xml:space="preserve"> parameters for the two axes</w:t>
      </w:r>
      <w:r w:rsidR="00B4559F" w:rsidRPr="00D56521">
        <w:rPr>
          <w:noProof/>
        </w:rPr>
        <w:t xml:space="preserve">, giving different values of </w:t>
      </w:r>
      <w:r w:rsidR="00B4559F" w:rsidRPr="00D56521">
        <w:rPr>
          <w:i/>
          <w:iCs/>
          <w:noProof/>
        </w:rPr>
        <w:t>n</w:t>
      </w:r>
      <w:r w:rsidR="00B4559F" w:rsidRPr="00D56521">
        <w:rPr>
          <w:noProof/>
        </w:rPr>
        <w:t xml:space="preserve"> for </w:t>
      </w:r>
      <w:r w:rsidR="00B15C85" w:rsidRPr="00D56521">
        <w:rPr>
          <w:noProof/>
        </w:rPr>
        <w:t>different</w:t>
      </w:r>
      <w:r w:rsidR="00B4559F" w:rsidRPr="00D56521">
        <w:rPr>
          <w:noProof/>
        </w:rPr>
        <w:t xml:space="preserve"> axes</w:t>
      </w:r>
      <w:r w:rsidR="009B1E97" w:rsidRPr="00D56521">
        <w:rPr>
          <w:noProof/>
        </w:rPr>
        <w:t>.</w:t>
      </w:r>
    </w:p>
    <w:p w14:paraId="1F78CF2E" w14:textId="2840BA44" w:rsidR="00521F2E" w:rsidRPr="00D56521" w:rsidRDefault="00521F2E" w:rsidP="00AE2737">
      <w:pPr>
        <w:pStyle w:val="ListParagraph"/>
        <w:numPr>
          <w:ilvl w:val="0"/>
          <w:numId w:val="50"/>
        </w:numPr>
        <w:spacing w:after="60" w:line="240" w:lineRule="auto"/>
        <w:jc w:val="both"/>
        <w:rPr>
          <w:noProof/>
        </w:rPr>
      </w:pPr>
      <w:r w:rsidRPr="00D56521">
        <w:rPr>
          <w:noProof/>
        </w:rPr>
        <w:t xml:space="preserve">Pre-compute and cache </w:t>
      </w:r>
      <w:r w:rsidR="00B4559F" w:rsidRPr="00D56521">
        <w:rPr>
          <w:noProof/>
        </w:rPr>
        <w:t xml:space="preserve">the </w:t>
      </w:r>
      <w:r w:rsidRPr="00D56521">
        <w:rPr>
          <w:noProof/>
        </w:rPr>
        <w:t xml:space="preserve">scale values where </w:t>
      </w:r>
      <w:r w:rsidRPr="00D56521">
        <w:rPr>
          <w:i/>
          <w:iCs/>
          <w:noProof/>
        </w:rPr>
        <w:t>n</w:t>
      </w:r>
      <w:r w:rsidRPr="00D56521">
        <w:rPr>
          <w:noProof/>
        </w:rPr>
        <w:t xml:space="preserve"> changes, so that </w:t>
      </w:r>
      <w:r w:rsidR="00B4559F" w:rsidRPr="00D56521">
        <w:rPr>
          <w:noProof/>
        </w:rPr>
        <w:t xml:space="preserve">suppression or revelation of </w:t>
      </w:r>
      <w:r w:rsidR="00B15C85" w:rsidRPr="00D56521">
        <w:rPr>
          <w:noProof/>
        </w:rPr>
        <w:t xml:space="preserve">symbols </w:t>
      </w:r>
      <w:r w:rsidR="00B4559F" w:rsidRPr="00D56521">
        <w:rPr>
          <w:noProof/>
        </w:rPr>
        <w:t>can be determined by</w:t>
      </w:r>
      <w:r w:rsidRPr="00D56521">
        <w:rPr>
          <w:noProof/>
        </w:rPr>
        <w:t xml:space="preserve"> </w:t>
      </w:r>
      <w:r w:rsidR="00B4559F" w:rsidRPr="00D56521">
        <w:rPr>
          <w:noProof/>
        </w:rPr>
        <w:t xml:space="preserve">the </w:t>
      </w:r>
      <w:r w:rsidRPr="00D56521">
        <w:rPr>
          <w:noProof/>
        </w:rPr>
        <w:t>scale</w:t>
      </w:r>
      <w:r w:rsidR="00B4559F" w:rsidRPr="00D56521">
        <w:rPr>
          <w:noProof/>
        </w:rPr>
        <w:t xml:space="preserve"> of the display.</w:t>
      </w:r>
    </w:p>
    <w:p w14:paraId="56367A4D" w14:textId="159E2C35" w:rsidR="00493023" w:rsidRPr="00D56521" w:rsidRDefault="00493023" w:rsidP="00AE2737">
      <w:pPr>
        <w:pStyle w:val="ListParagraph"/>
        <w:numPr>
          <w:ilvl w:val="0"/>
          <w:numId w:val="50"/>
        </w:numPr>
        <w:spacing w:after="120" w:line="240" w:lineRule="auto"/>
        <w:jc w:val="both"/>
        <w:rPr>
          <w:noProof/>
        </w:rPr>
      </w:pPr>
      <w:r w:rsidRPr="00D56521">
        <w:rPr>
          <w:noProof/>
        </w:rPr>
        <w:t>Adapt</w:t>
      </w:r>
      <w:r w:rsidR="007A6E74" w:rsidRPr="00D56521">
        <w:rPr>
          <w:noProof/>
        </w:rPr>
        <w:t xml:space="preserve"> the determination of the seed point</w:t>
      </w:r>
      <w:r w:rsidRPr="00D56521">
        <w:rPr>
          <w:noProof/>
        </w:rPr>
        <w:t xml:space="preserve"> to show as many significant values as possible.</w:t>
      </w:r>
    </w:p>
    <w:p w14:paraId="05B090AC" w14:textId="7C6B37D5" w:rsidR="00B4559F" w:rsidRPr="00D56521" w:rsidRDefault="00493023" w:rsidP="00C05591">
      <w:pPr>
        <w:spacing w:after="120" w:line="240" w:lineRule="auto"/>
        <w:jc w:val="both"/>
        <w:rPr>
          <w:noProof/>
        </w:rPr>
      </w:pPr>
      <w:r w:rsidRPr="00D56521">
        <w:rPr>
          <w:noProof/>
        </w:rPr>
        <w:t>In order to avoid confusing the mariner, reasonable consideration should be given to generally maintaining</w:t>
      </w:r>
      <w:r w:rsidR="00B15C85" w:rsidRPr="00D56521">
        <w:rPr>
          <w:noProof/>
        </w:rPr>
        <w:t xml:space="preserve"> </w:t>
      </w:r>
      <w:r w:rsidRPr="00D56521">
        <w:rPr>
          <w:noProof/>
        </w:rPr>
        <w:t xml:space="preserve">the </w:t>
      </w:r>
      <w:r w:rsidR="00B15C85" w:rsidRPr="00D56521">
        <w:rPr>
          <w:noProof/>
        </w:rPr>
        <w:t>regular</w:t>
      </w:r>
      <w:r w:rsidRPr="00D56521">
        <w:rPr>
          <w:noProof/>
        </w:rPr>
        <w:t xml:space="preserve"> </w:t>
      </w:r>
      <w:r w:rsidR="00B15C85" w:rsidRPr="00D56521">
        <w:rPr>
          <w:noProof/>
        </w:rPr>
        <w:t xml:space="preserve">appearance of the </w:t>
      </w:r>
      <w:r w:rsidRPr="00D56521">
        <w:rPr>
          <w:noProof/>
        </w:rPr>
        <w:t xml:space="preserve">grid </w:t>
      </w:r>
      <w:r w:rsidR="00B15C85" w:rsidRPr="00D56521">
        <w:rPr>
          <w:noProof/>
        </w:rPr>
        <w:t>coverage</w:t>
      </w:r>
      <w:r w:rsidRPr="00D56521">
        <w:rPr>
          <w:noProof/>
        </w:rPr>
        <w:t xml:space="preserve">, though some </w:t>
      </w:r>
      <w:r w:rsidR="00836457" w:rsidRPr="00D56521">
        <w:rPr>
          <w:noProof/>
        </w:rPr>
        <w:t>ir</w:t>
      </w:r>
      <w:r w:rsidRPr="00D56521">
        <w:rPr>
          <w:noProof/>
        </w:rPr>
        <w:t>regularity is probably unavoidable with greater thinning.</w:t>
      </w:r>
    </w:p>
    <w:p w14:paraId="18F70A0F" w14:textId="15AB82A4" w:rsidR="0004244F" w:rsidRPr="00D56521" w:rsidDel="00EC44E4" w:rsidRDefault="0004244F" w:rsidP="00024B10">
      <w:pPr>
        <w:pStyle w:val="Heading4"/>
        <w:rPr>
          <w:del w:id="1783" w:author="jonathan pritchard" w:date="2024-05-29T02:27:00Z" w16du:dateUtc="2024-05-29T01:27:00Z"/>
          <w:noProof/>
        </w:rPr>
      </w:pPr>
      <w:commentRangeStart w:id="1784"/>
      <w:del w:id="1785" w:author="jonathan pritchard" w:date="2024-05-29T02:27:00Z" w16du:dateUtc="2024-05-29T01:27:00Z">
        <w:r w:rsidRPr="00D56521" w:rsidDel="00EC44E4">
          <w:rPr>
            <w:noProof/>
          </w:rPr>
          <w:delText>Irregularly gridded data</w:delText>
        </w:r>
        <w:commentRangeEnd w:id="1784"/>
        <w:r w:rsidR="00501A8C" w:rsidDel="00EC44E4">
          <w:rPr>
            <w:rStyle w:val="CommentReference"/>
            <w:b w:val="0"/>
            <w:bCs w:val="0"/>
          </w:rPr>
          <w:commentReference w:id="1784"/>
        </w:r>
      </w:del>
    </w:p>
    <w:p w14:paraId="75D4457F" w14:textId="28E6388E" w:rsidR="00527100" w:rsidRPr="00D56521" w:rsidDel="00EC44E4" w:rsidRDefault="003F1FEF" w:rsidP="00203BD0">
      <w:pPr>
        <w:spacing w:after="120" w:line="240" w:lineRule="auto"/>
        <w:jc w:val="both"/>
        <w:rPr>
          <w:del w:id="1786" w:author="jonathan pritchard" w:date="2024-05-29T02:27:00Z" w16du:dateUtc="2024-05-29T01:27:00Z"/>
          <w:noProof/>
        </w:rPr>
      </w:pPr>
      <w:del w:id="1787" w:author="jonathan pritchard" w:date="2024-05-29T02:27:00Z" w16du:dateUtc="2024-05-29T01:27:00Z">
        <w:r w:rsidRPr="00D56521" w:rsidDel="00EC44E4">
          <w:rPr>
            <w:noProof/>
          </w:rPr>
          <w:delText xml:space="preserve">Thinning of irregularly-spaced </w:delText>
        </w:r>
        <w:r w:rsidR="0029343F" w:rsidRPr="00D56521" w:rsidDel="00EC44E4">
          <w:rPr>
            <w:noProof/>
          </w:rPr>
          <w:delText>symbols</w:delText>
        </w:r>
        <w:r w:rsidRPr="00D56521" w:rsidDel="00EC44E4">
          <w:rPr>
            <w:noProof/>
          </w:rPr>
          <w:delText xml:space="preserve"> is more difficult. For each on-screen point the distance to all other on-screen points would have to be calculated, so that the closest point can be determined. The size and </w:delText>
        </w:r>
        <w:r w:rsidR="00527100" w:rsidRPr="00D56521" w:rsidDel="00EC44E4">
          <w:rPr>
            <w:noProof/>
          </w:rPr>
          <w:delText xml:space="preserve">maximum dimension of the </w:delText>
        </w:r>
        <w:r w:rsidRPr="00D56521" w:rsidDel="00EC44E4">
          <w:rPr>
            <w:noProof/>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D56521" w:rsidDel="00EC44E4" w:rsidRDefault="003F1FEF" w:rsidP="00203BD0">
      <w:pPr>
        <w:spacing w:after="120" w:line="240" w:lineRule="auto"/>
        <w:jc w:val="both"/>
        <w:rPr>
          <w:del w:id="1788" w:author="jonathan pritchard" w:date="2024-05-29T02:27:00Z" w16du:dateUtc="2024-05-29T01:27:00Z"/>
          <w:noProof/>
        </w:rPr>
      </w:pPr>
      <w:del w:id="1789" w:author="jonathan pritchard" w:date="2024-05-29T02:27:00Z" w16du:dateUtc="2024-05-29T01:27:00Z">
        <w:r w:rsidRPr="00D56521" w:rsidDel="00EC44E4">
          <w:rPr>
            <w:noProof/>
          </w:rPr>
          <w:delText xml:space="preserve">An alternate solution would be to reduce the reference height </w:delText>
        </w:r>
        <w:r w:rsidR="00527100" w:rsidRPr="00D56521" w:rsidDel="00EC44E4">
          <w:rPr>
            <w:noProof/>
          </w:rPr>
          <w:delText>of the symbol at its nomimal size</w:delText>
        </w:r>
        <w:r w:rsidR="00F158C1" w:rsidRPr="00D56521" w:rsidDel="00EC44E4">
          <w:rPr>
            <w:noProof/>
          </w:rPr>
          <w:delText xml:space="preserve"> </w:delText>
        </w:r>
        <w:r w:rsidRPr="00D56521" w:rsidDel="00EC44E4">
          <w:rPr>
            <w:noProof/>
          </w:rPr>
          <w:delText xml:space="preserve">or increase the reference </w:delText>
        </w:r>
        <w:r w:rsidR="00F158C1" w:rsidRPr="00D56521" w:rsidDel="00EC44E4">
          <w:rPr>
            <w:noProof/>
          </w:rPr>
          <w:delText>values at which symbols are scaled</w:delText>
        </w:r>
        <w:r w:rsidRPr="00D56521" w:rsidDel="00EC44E4">
          <w:rPr>
            <w:noProof/>
          </w:rPr>
          <w:delText>.</w:delText>
        </w:r>
        <w:r w:rsidR="00F158C1" w:rsidRPr="00D56521" w:rsidDel="00EC44E4">
          <w:rPr>
            <w:noProof/>
          </w:rPr>
          <w:delText xml:space="preserve"> Caution may be needed with this approach to avoid giving the user the wrong impression about </w:delText>
        </w:r>
        <w:r w:rsidR="00E85FD4" w:rsidRPr="00D56521" w:rsidDel="00EC44E4">
          <w:rPr>
            <w:noProof/>
          </w:rPr>
          <w:delText>magnitudes of data values as the display is zoomed.</w:delText>
        </w:r>
      </w:del>
    </w:p>
    <w:p w14:paraId="239EAAF2" w14:textId="06711520" w:rsidR="00527100" w:rsidDel="00EC44E4" w:rsidRDefault="00527100" w:rsidP="00203BD0">
      <w:pPr>
        <w:spacing w:after="120" w:line="240" w:lineRule="auto"/>
        <w:jc w:val="both"/>
        <w:rPr>
          <w:del w:id="1790" w:author="jonathan pritchard" w:date="2024-05-29T02:27:00Z" w16du:dateUtc="2024-05-29T01:27:00Z"/>
          <w:noProof/>
        </w:rPr>
      </w:pPr>
      <w:del w:id="1791" w:author="jonathan pritchard" w:date="2024-05-29T02:27:00Z" w16du:dateUtc="2024-05-29T01:27:00Z">
        <w:r w:rsidRPr="00D56521" w:rsidDel="00EC44E4">
          <w:rPr>
            <w:noProof/>
          </w:rPr>
          <w:delText xml:space="preserve">Another method, based on the </w:delText>
        </w:r>
        <w:r w:rsidR="00E85FD4" w:rsidRPr="00D56521" w:rsidDel="00EC44E4">
          <w:rPr>
            <w:noProof/>
          </w:rPr>
          <w:delText>assumption</w:delText>
        </w:r>
        <w:r w:rsidRPr="00D56521" w:rsidDel="00EC44E4">
          <w:rPr>
            <w:noProof/>
          </w:rPr>
          <w:delText xml:space="preserve"> that non-regularly spaced data values are ordered in a nearly random manner, would be to reduce the number of symbols by plotting only every </w:delText>
        </w:r>
        <w:r w:rsidRPr="00D56521" w:rsidDel="00EC44E4">
          <w:rPr>
            <w:i/>
            <w:iCs/>
            <w:noProof/>
          </w:rPr>
          <w:delText>n</w:delText>
        </w:r>
        <w:r w:rsidRPr="00D56521" w:rsidDel="00EC44E4">
          <w:rPr>
            <w:i/>
            <w:iCs/>
            <w:noProof/>
            <w:vertAlign w:val="superscript"/>
          </w:rPr>
          <w:delText>th</w:delText>
        </w:r>
        <w:r w:rsidRPr="00D56521" w:rsidDel="00EC44E4">
          <w:rPr>
            <w:noProof/>
          </w:rPr>
          <w:delText xml:space="preserve"> vector. This method would require that the value of </w:delText>
        </w:r>
        <w:r w:rsidRPr="00D56521" w:rsidDel="00EC44E4">
          <w:rPr>
            <w:i/>
            <w:iCs/>
            <w:noProof/>
          </w:rPr>
          <w:delText>n</w:delText>
        </w:r>
        <w:r w:rsidRPr="00D56521" w:rsidDel="00EC44E4">
          <w:rPr>
            <w:noProof/>
          </w:rPr>
          <w:delText xml:space="preserve"> be entered by the user.</w:delText>
        </w:r>
      </w:del>
    </w:p>
    <w:p w14:paraId="136221B5" w14:textId="77777777" w:rsidR="00203BD0" w:rsidRPr="00D56521" w:rsidRDefault="00203BD0" w:rsidP="00203BD0">
      <w:pPr>
        <w:spacing w:after="120" w:line="240" w:lineRule="auto"/>
        <w:jc w:val="both"/>
        <w:rPr>
          <w:noProof/>
        </w:rPr>
      </w:pPr>
    </w:p>
    <w:p w14:paraId="70D27033" w14:textId="434D4D96" w:rsidR="00F22049" w:rsidRPr="00D56521" w:rsidRDefault="00F22049" w:rsidP="00DE56FE">
      <w:pPr>
        <w:pStyle w:val="Heading2"/>
        <w:rPr>
          <w:noProof/>
        </w:rPr>
      </w:pPr>
      <w:bookmarkStart w:id="1792" w:name="_Ref49451543"/>
      <w:bookmarkStart w:id="1793" w:name="_Ref49451559"/>
      <w:bookmarkStart w:id="1794" w:name="_Toc144421366"/>
      <w:r w:rsidRPr="00D56521">
        <w:rPr>
          <w:noProof/>
        </w:rPr>
        <w:t>Temporal variation</w:t>
      </w:r>
      <w:bookmarkEnd w:id="1792"/>
      <w:bookmarkEnd w:id="1793"/>
      <w:bookmarkEnd w:id="1794"/>
    </w:p>
    <w:p w14:paraId="47075A25" w14:textId="3E85A6B1" w:rsidR="003F1FEF" w:rsidRPr="00D56521" w:rsidRDefault="003F1FEF" w:rsidP="00203BD0">
      <w:pPr>
        <w:spacing w:after="120" w:line="240" w:lineRule="auto"/>
        <w:jc w:val="both"/>
        <w:rPr>
          <w:noProof/>
        </w:rPr>
      </w:pPr>
      <w:r w:rsidRPr="00D56521">
        <w:rPr>
          <w:noProof/>
        </w:rPr>
        <w:t xml:space="preserve">The metadata variables related to time are </w:t>
      </w:r>
      <w:r w:rsidRPr="00D56521">
        <w:rPr>
          <w:i/>
          <w:iCs/>
          <w:noProof/>
        </w:rPr>
        <w:t>dateTimeOfFirstRecord</w:t>
      </w:r>
      <w:r w:rsidRPr="00D56521">
        <w:rPr>
          <w:noProof/>
        </w:rPr>
        <w:t xml:space="preserve">, </w:t>
      </w:r>
      <w:r w:rsidRPr="00D56521">
        <w:rPr>
          <w:i/>
          <w:iCs/>
          <w:noProof/>
        </w:rPr>
        <w:t>dateTimeOfLastRecord</w:t>
      </w:r>
      <w:r w:rsidRPr="00D56521">
        <w:rPr>
          <w:noProof/>
        </w:rPr>
        <w:t xml:space="preserve">, </w:t>
      </w:r>
      <w:r w:rsidRPr="00D56521">
        <w:rPr>
          <w:i/>
          <w:iCs/>
          <w:noProof/>
        </w:rPr>
        <w:t>timeRecordInterval</w:t>
      </w:r>
      <w:r w:rsidRPr="00D56521">
        <w:rPr>
          <w:noProof/>
        </w:rPr>
        <w:t xml:space="preserve">, </w:t>
      </w:r>
      <w:r w:rsidRPr="00D56521">
        <w:rPr>
          <w:i/>
          <w:iCs/>
          <w:noProof/>
        </w:rPr>
        <w:t>numberOfTimes</w:t>
      </w:r>
      <w:r w:rsidR="00957791" w:rsidRPr="00D56521">
        <w:rPr>
          <w:i/>
          <w:iCs/>
          <w:noProof/>
        </w:rPr>
        <w:t xml:space="preserve">, timeIntervalIndex, timePoint, startDateTime, </w:t>
      </w:r>
      <w:r w:rsidR="00957791" w:rsidRPr="00D56521">
        <w:rPr>
          <w:noProof/>
        </w:rPr>
        <w:t>and</w:t>
      </w:r>
      <w:r w:rsidR="00957791" w:rsidRPr="00D56521">
        <w:rPr>
          <w:i/>
          <w:iCs/>
          <w:noProof/>
        </w:rPr>
        <w:t xml:space="preserve"> endDateTime</w:t>
      </w:r>
      <w:r w:rsidR="00935A99" w:rsidRPr="00D56521">
        <w:rPr>
          <w:noProof/>
        </w:rPr>
        <w:t xml:space="preserve"> (see S-100 </w:t>
      </w:r>
      <w:r w:rsidR="008C629C" w:rsidRPr="00D56521">
        <w:rPr>
          <w:noProof/>
        </w:rPr>
        <w:t>Part 10c</w:t>
      </w:r>
      <w:r w:rsidR="00935A99" w:rsidRPr="00D56521">
        <w:rPr>
          <w:noProof/>
        </w:rPr>
        <w:t>)</w:t>
      </w:r>
      <w:r w:rsidRPr="00D56521">
        <w:rPr>
          <w:noProof/>
        </w:rPr>
        <w:t>. The time selected for display (that is</w:t>
      </w:r>
      <w:r w:rsidR="00957791" w:rsidRPr="00D56521">
        <w:rPr>
          <w:noProof/>
        </w:rPr>
        <w:t>,</w:t>
      </w:r>
      <w:r w:rsidRPr="00D56521">
        <w:rPr>
          <w:noProof/>
        </w:rPr>
        <w:t xml:space="preserve"> past</w:t>
      </w:r>
      <w:r w:rsidR="00957791" w:rsidRPr="00D56521">
        <w:rPr>
          <w:noProof/>
        </w:rPr>
        <w:t>/</w:t>
      </w:r>
      <w:r w:rsidRPr="00D56521">
        <w:rPr>
          <w:noProof/>
        </w:rPr>
        <w:t>present</w:t>
      </w:r>
      <w:r w:rsidR="00B42326" w:rsidRPr="00D56521">
        <w:rPr>
          <w:noProof/>
        </w:rPr>
        <w:t>/</w:t>
      </w:r>
      <w:r w:rsidRPr="00D56521">
        <w:rPr>
          <w:noProof/>
        </w:rPr>
        <w:t xml:space="preserve">future) will typically not correspond exactly to the timestamp </w:t>
      </w:r>
      <w:r w:rsidR="00957791" w:rsidRPr="00D56521">
        <w:rPr>
          <w:noProof/>
        </w:rPr>
        <w:t xml:space="preserve">(metadata variable </w:t>
      </w:r>
      <w:r w:rsidR="00957791" w:rsidRPr="00D56521">
        <w:rPr>
          <w:i/>
          <w:iCs/>
          <w:noProof/>
        </w:rPr>
        <w:t>timePoint</w:t>
      </w:r>
      <w:r w:rsidR="00957791" w:rsidRPr="00D56521">
        <w:rPr>
          <w:noProof/>
        </w:rPr>
        <w:t xml:space="preserve">) </w:t>
      </w:r>
      <w:r w:rsidRPr="00D56521">
        <w:rPr>
          <w:noProof/>
        </w:rPr>
        <w:t>of the input data. For a correct display, the ECDIS will have to select the correct data.</w:t>
      </w:r>
    </w:p>
    <w:p w14:paraId="001A0CDF" w14:textId="6147A053" w:rsidR="003F1FEF" w:rsidRPr="00D56521" w:rsidRDefault="003F1FEF" w:rsidP="00203BD0">
      <w:pPr>
        <w:spacing w:after="120" w:line="240" w:lineRule="auto"/>
        <w:jc w:val="both"/>
        <w:rPr>
          <w:noProof/>
        </w:rPr>
      </w:pPr>
      <w:r w:rsidRPr="00D56521">
        <w:rPr>
          <w:noProof/>
        </w:rPr>
        <w:t xml:space="preserve">For data with only a single </w:t>
      </w:r>
      <w:r w:rsidR="000560A4" w:rsidRPr="00D56521">
        <w:rPr>
          <w:noProof/>
        </w:rPr>
        <w:t xml:space="preserve">timed </w:t>
      </w:r>
      <w:r w:rsidRPr="00D56521">
        <w:rPr>
          <w:noProof/>
        </w:rPr>
        <w:t xml:space="preserve">record (where the timestamp of the earliest value equals that of the latest value) such as real-time data, the </w:t>
      </w:r>
      <w:r w:rsidR="000560A4" w:rsidRPr="00D56521">
        <w:rPr>
          <w:noProof/>
        </w:rPr>
        <w:t xml:space="preserve">data </w:t>
      </w:r>
      <w:r w:rsidRPr="00D56521">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D56521">
        <w:rPr>
          <w:i/>
          <w:iCs/>
          <w:noProof/>
        </w:rPr>
        <w:t>timeRecordInterval</w:t>
      </w:r>
      <w:r w:rsidRPr="00D56521">
        <w:rPr>
          <w:noProof/>
        </w:rPr>
        <w:t xml:space="preserve">  can be used to set the discrimination interval.</w:t>
      </w:r>
    </w:p>
    <w:p w14:paraId="52AF07A6" w14:textId="13DE8AD0" w:rsidR="003F1FEF" w:rsidRPr="00D56521" w:rsidRDefault="003F1FEF" w:rsidP="00203BD0">
      <w:pPr>
        <w:spacing w:after="120" w:line="240" w:lineRule="auto"/>
        <w:jc w:val="both"/>
        <w:rPr>
          <w:noProof/>
        </w:rPr>
      </w:pPr>
      <w:r w:rsidRPr="00D56521">
        <w:rPr>
          <w:noProof/>
        </w:rPr>
        <w:t>For data with multiple times, if the selected display time is later than the first timestamp and earlier than the last timestamp</w:t>
      </w:r>
      <w:r w:rsidR="000560A4" w:rsidRPr="00D56521">
        <w:rPr>
          <w:noProof/>
        </w:rPr>
        <w:t>, or the selected display time is in the interval [</w:t>
      </w:r>
      <w:r w:rsidR="000560A4" w:rsidRPr="00D56521">
        <w:rPr>
          <w:i/>
          <w:iCs/>
          <w:noProof/>
        </w:rPr>
        <w:t>startDateTime,</w:t>
      </w:r>
      <w:r w:rsidR="000560A4" w:rsidRPr="00D56521">
        <w:rPr>
          <w:noProof/>
        </w:rPr>
        <w:t xml:space="preserve"> </w:t>
      </w:r>
      <w:r w:rsidR="000560A4" w:rsidRPr="00D56521">
        <w:rPr>
          <w:i/>
          <w:iCs/>
          <w:noProof/>
        </w:rPr>
        <w:t>endDateTime]</w:t>
      </w:r>
      <w:r w:rsidRPr="00D56521">
        <w:rPr>
          <w:noProof/>
        </w:rPr>
        <w:t xml:space="preserve">, then the closest but immediately preceding values in the data are displayed. However, if the selected </w:t>
      </w:r>
      <w:r w:rsidRPr="00D56521">
        <w:rPr>
          <w:noProof/>
        </w:rPr>
        <w:lastRenderedPageBreak/>
        <w:t>display time is earlier than the first timestamp</w:t>
      </w:r>
      <w:r w:rsidR="000560A4" w:rsidRPr="00D56521">
        <w:rPr>
          <w:noProof/>
        </w:rPr>
        <w:t>, or outside the interval [</w:t>
      </w:r>
      <w:r w:rsidR="000560A4" w:rsidRPr="00D56521">
        <w:rPr>
          <w:i/>
          <w:iCs/>
          <w:noProof/>
        </w:rPr>
        <w:t>startDateTime</w:t>
      </w:r>
      <w:r w:rsidR="000560A4" w:rsidRPr="00D56521">
        <w:rPr>
          <w:noProof/>
        </w:rPr>
        <w:t xml:space="preserve">, </w:t>
      </w:r>
      <w:r w:rsidR="000560A4" w:rsidRPr="00D56521">
        <w:rPr>
          <w:i/>
          <w:iCs/>
          <w:noProof/>
        </w:rPr>
        <w:t>endDateTime</w:t>
      </w:r>
      <w:r w:rsidR="000560A4" w:rsidRPr="00D56521">
        <w:rPr>
          <w:noProof/>
        </w:rPr>
        <w:t>]</w:t>
      </w:r>
      <w:r w:rsidRPr="00D56521">
        <w:rPr>
          <w:noProof/>
        </w:rPr>
        <w:t xml:space="preserve"> then the data is not displayed. If the selected time is later than the last timestamp</w:t>
      </w:r>
      <w:r w:rsidR="000560A4" w:rsidRPr="00D56521">
        <w:rPr>
          <w:noProof/>
        </w:rPr>
        <w:t xml:space="preserve"> or after </w:t>
      </w:r>
      <w:r w:rsidR="000560A4" w:rsidRPr="00D56521">
        <w:rPr>
          <w:i/>
          <w:iCs/>
          <w:noProof/>
        </w:rPr>
        <w:t>endDateTime</w:t>
      </w:r>
      <w:r w:rsidRPr="00D56521">
        <w:rPr>
          <w:noProof/>
        </w:rPr>
        <w:t xml:space="preserve">, then </w:t>
      </w:r>
      <w:r w:rsidR="000560A4" w:rsidRPr="00D56521">
        <w:rPr>
          <w:noProof/>
        </w:rPr>
        <w:t>data</w:t>
      </w:r>
      <w:r w:rsidRPr="00D56521">
        <w:rPr>
          <w:noProof/>
        </w:rPr>
        <w:t xml:space="preserve"> values at that time are displayed only if the absolute time difference between the display time and the data timestamp is less than a discrimination interval (for example the value of the variable </w:t>
      </w:r>
      <w:r w:rsidRPr="00D56521">
        <w:rPr>
          <w:i/>
          <w:iCs/>
          <w:noProof/>
        </w:rPr>
        <w:t>timeRecordInterval</w:t>
      </w:r>
      <w:r w:rsidRPr="00D56521">
        <w:rPr>
          <w:noProof/>
        </w:rPr>
        <w:t>).</w:t>
      </w:r>
    </w:p>
    <w:p w14:paraId="217221E4" w14:textId="6D0F0D65" w:rsidR="00B8206E" w:rsidRPr="00D56521" w:rsidRDefault="00B935EC" w:rsidP="00203BD0">
      <w:pPr>
        <w:spacing w:after="120" w:line="240" w:lineRule="auto"/>
        <w:jc w:val="both"/>
        <w:rPr>
          <w:noProof/>
        </w:rPr>
      </w:pPr>
      <w:r w:rsidRPr="00D56521">
        <w:rPr>
          <w:noProof/>
        </w:rPr>
        <w:t>Some data</w:t>
      </w:r>
      <w:r w:rsidR="008D4877" w:rsidRPr="00D56521">
        <w:rPr>
          <w:noProof/>
        </w:rPr>
        <w:t xml:space="preserve"> change rapidly, so more-or-less continual revision or updating of </w:t>
      </w:r>
      <w:r w:rsidRPr="00D56521">
        <w:rPr>
          <w:noProof/>
        </w:rPr>
        <w:t>such</w:t>
      </w:r>
      <w:r w:rsidR="008D4877" w:rsidRPr="00D56521">
        <w:rPr>
          <w:noProof/>
        </w:rPr>
        <w:t xml:space="preserve"> data is essential. For real-time observations, new values are periodically collected (</w:t>
      </w:r>
      <w:r w:rsidR="00203BD0">
        <w:rPr>
          <w:noProof/>
        </w:rPr>
        <w:t>for example</w:t>
      </w:r>
      <w:r w:rsidR="00B8206E" w:rsidRPr="00D56521">
        <w:rPr>
          <w:noProof/>
        </w:rPr>
        <w:t xml:space="preserve">, </w:t>
      </w:r>
      <w:r w:rsidR="008D4877" w:rsidRPr="00D56521">
        <w:rPr>
          <w:noProof/>
        </w:rPr>
        <w:t>on the order of once every 5 minutes).</w:t>
      </w:r>
    </w:p>
    <w:p w14:paraId="6E2E1681" w14:textId="5890C5BD" w:rsidR="00B8206E" w:rsidRPr="00D56521" w:rsidRDefault="008D4877" w:rsidP="00203BD0">
      <w:pPr>
        <w:spacing w:after="120" w:line="240" w:lineRule="auto"/>
        <w:jc w:val="both"/>
        <w:rPr>
          <w:noProof/>
        </w:rPr>
      </w:pPr>
      <w:r w:rsidRPr="00D56521">
        <w:rPr>
          <w:noProof/>
        </w:rPr>
        <w:t xml:space="preserve">For a forecast, the entire field </w:t>
      </w:r>
      <w:r w:rsidR="00B8206E" w:rsidRPr="00D56521">
        <w:rPr>
          <w:noProof/>
        </w:rPr>
        <w:t>may be</w:t>
      </w:r>
      <w:r w:rsidRPr="00D56521">
        <w:rPr>
          <w:noProof/>
        </w:rPr>
        <w:t xml:space="preserve"> created one or more times per day.</w:t>
      </w:r>
    </w:p>
    <w:p w14:paraId="796ADC54" w14:textId="58421C22" w:rsidR="008D4877" w:rsidRPr="00D56521" w:rsidRDefault="008D4877" w:rsidP="00203BD0">
      <w:pPr>
        <w:spacing w:after="120" w:line="240" w:lineRule="auto"/>
        <w:jc w:val="both"/>
        <w:rPr>
          <w:noProof/>
        </w:rPr>
      </w:pPr>
      <w:r w:rsidRPr="00D56521">
        <w:rPr>
          <w:noProof/>
        </w:rPr>
        <w:t xml:space="preserve">New issues of real-time observations or forecasts </w:t>
      </w:r>
      <w:r w:rsidR="00B8206E" w:rsidRPr="00D56521">
        <w:rPr>
          <w:noProof/>
        </w:rPr>
        <w:t>may</w:t>
      </w:r>
      <w:r w:rsidRPr="00D56521">
        <w:rPr>
          <w:noProof/>
        </w:rPr>
        <w:t xml:space="preserve"> not </w:t>
      </w:r>
      <w:r w:rsidR="00B8206E" w:rsidRPr="00D56521">
        <w:rPr>
          <w:noProof/>
        </w:rPr>
        <w:t xml:space="preserve">be </w:t>
      </w:r>
      <w:r w:rsidRPr="00D56521">
        <w:rPr>
          <w:noProof/>
        </w:rPr>
        <w:t xml:space="preserve">considered </w:t>
      </w:r>
      <w:r w:rsidR="00B8206E" w:rsidRPr="00D56521">
        <w:rPr>
          <w:noProof/>
        </w:rPr>
        <w:t xml:space="preserve">as </w:t>
      </w:r>
      <w:r w:rsidRPr="00D56521">
        <w:rPr>
          <w:noProof/>
        </w:rPr>
        <w:t xml:space="preserve">new editions, but </w:t>
      </w:r>
      <w:r w:rsidR="00B8206E" w:rsidRPr="00D56521">
        <w:rPr>
          <w:noProof/>
        </w:rPr>
        <w:t xml:space="preserve">as </w:t>
      </w:r>
      <w:r w:rsidRPr="00D56521">
        <w:rPr>
          <w:noProof/>
        </w:rPr>
        <w:t>new datasets. New dataset</w:t>
      </w:r>
      <w:r w:rsidR="00B8206E" w:rsidRPr="00D56521">
        <w:rPr>
          <w:noProof/>
        </w:rPr>
        <w:t>s</w:t>
      </w:r>
      <w:r w:rsidRPr="00D56521">
        <w:rPr>
          <w:noProof/>
        </w:rPr>
        <w:t xml:space="preserve"> may </w:t>
      </w:r>
      <w:r w:rsidR="000B760E" w:rsidRPr="00D56521">
        <w:rPr>
          <w:noProof/>
        </w:rPr>
        <w:t xml:space="preserve">be </w:t>
      </w:r>
      <w:r w:rsidRPr="00D56521">
        <w:rPr>
          <w:noProof/>
        </w:rPr>
        <w:t>distinguished by a unique datetime in the file name.</w:t>
      </w:r>
    </w:p>
    <w:p w14:paraId="2A0119F1" w14:textId="1841B5B7" w:rsidR="00B8206E" w:rsidRPr="00D56521" w:rsidRDefault="00B8206E" w:rsidP="00203BD0">
      <w:pPr>
        <w:spacing w:after="120" w:line="240" w:lineRule="auto"/>
        <w:jc w:val="both"/>
        <w:rPr>
          <w:noProof/>
        </w:rPr>
      </w:pPr>
      <w:r w:rsidRPr="00D56521">
        <w:rPr>
          <w:noProof/>
        </w:rPr>
        <w:t>New editions may be encountered in predicted time series data.</w:t>
      </w:r>
    </w:p>
    <w:p w14:paraId="4C35AAE6" w14:textId="4BDA97DB" w:rsidR="008D4877" w:rsidRPr="00D56521" w:rsidRDefault="00B8206E" w:rsidP="00203BD0">
      <w:pPr>
        <w:spacing w:after="120" w:line="240" w:lineRule="auto"/>
        <w:jc w:val="both"/>
        <w:rPr>
          <w:noProof/>
        </w:rPr>
      </w:pPr>
      <w:r w:rsidRPr="00D56521">
        <w:rPr>
          <w:noProof/>
        </w:rPr>
        <w:t>Other data, such as t</w:t>
      </w:r>
      <w:r w:rsidR="008D4877" w:rsidRPr="00D56521">
        <w:rPr>
          <w:noProof/>
        </w:rPr>
        <w:t>idal atlas or harmonic constant data are updated much less often, typically on an annual basis.</w:t>
      </w:r>
    </w:p>
    <w:p w14:paraId="17B3E5EF" w14:textId="181AF49F" w:rsidR="008D4877" w:rsidRDefault="00B8206E" w:rsidP="00203BD0">
      <w:pPr>
        <w:spacing w:after="120" w:line="240" w:lineRule="auto"/>
        <w:jc w:val="both"/>
        <w:rPr>
          <w:noProof/>
        </w:rPr>
      </w:pPr>
      <w:r w:rsidRPr="00D56521">
        <w:rPr>
          <w:noProof/>
        </w:rPr>
        <w:t>T</w:t>
      </w:r>
      <w:r w:rsidR="008D4877" w:rsidRPr="00D56521">
        <w:rPr>
          <w:noProof/>
        </w:rPr>
        <w:t xml:space="preserve">he system </w:t>
      </w:r>
      <w:r w:rsidRPr="00D56521">
        <w:rPr>
          <w:noProof/>
        </w:rPr>
        <w:t>should</w:t>
      </w:r>
      <w:r w:rsidR="008D4877" w:rsidRPr="00D56521">
        <w:rPr>
          <w:noProof/>
        </w:rPr>
        <w:t xml:space="preserve"> check </w:t>
      </w:r>
      <w:r w:rsidRPr="00D56521">
        <w:rPr>
          <w:noProof/>
        </w:rPr>
        <w:t>for</w:t>
      </w:r>
      <w:r w:rsidR="008D4877" w:rsidRPr="00D56521">
        <w:rPr>
          <w:noProof/>
        </w:rPr>
        <w:t xml:space="preserve"> the availability of new data at a frequency</w:t>
      </w:r>
      <w:r w:rsidRPr="00D56521">
        <w:rPr>
          <w:noProof/>
        </w:rPr>
        <w:t xml:space="preserve"> that matches the update frequency</w:t>
      </w:r>
      <w:r w:rsidR="008D4877" w:rsidRPr="00D56521">
        <w:rPr>
          <w:noProof/>
        </w:rPr>
        <w:t>.</w:t>
      </w:r>
    </w:p>
    <w:p w14:paraId="7581C9AF" w14:textId="77777777" w:rsidR="00203BD0" w:rsidRPr="00D56521" w:rsidRDefault="00203BD0" w:rsidP="00203BD0">
      <w:pPr>
        <w:spacing w:after="120" w:line="240" w:lineRule="auto"/>
        <w:jc w:val="both"/>
        <w:rPr>
          <w:noProof/>
        </w:rPr>
      </w:pPr>
    </w:p>
    <w:p w14:paraId="4874AC5B" w14:textId="39EFB06B" w:rsidR="008D4877" w:rsidRPr="00D56521" w:rsidDel="004B6C6C" w:rsidRDefault="008D4877" w:rsidP="00DE56FE">
      <w:pPr>
        <w:pStyle w:val="Heading2"/>
        <w:rPr>
          <w:del w:id="1795" w:author="jonathan pritchard" w:date="2024-05-29T02:28:00Z" w16du:dateUtc="2024-05-29T01:28:00Z"/>
          <w:noProof/>
        </w:rPr>
      </w:pPr>
      <w:bookmarkStart w:id="1796" w:name="_Toc144421367"/>
      <w:del w:id="1797" w:author="jonathan pritchard" w:date="2024-05-29T02:28:00Z" w16du:dateUtc="2024-05-29T01:28:00Z">
        <w:r w:rsidRPr="00D56521" w:rsidDel="004B6C6C">
          <w:rPr>
            <w:noProof/>
          </w:rPr>
          <w:delText>Conflicting displays</w:delText>
        </w:r>
        <w:bookmarkEnd w:id="1796"/>
      </w:del>
    </w:p>
    <w:p w14:paraId="70CBEDA6" w14:textId="2D47A67B" w:rsidR="003F1FEF" w:rsidRPr="00D56521" w:rsidDel="004B6C6C" w:rsidRDefault="009A53D6" w:rsidP="001B3155">
      <w:pPr>
        <w:spacing w:after="120" w:line="240" w:lineRule="auto"/>
        <w:jc w:val="both"/>
        <w:rPr>
          <w:del w:id="1798" w:author="jonathan pritchard" w:date="2024-05-29T02:28:00Z" w16du:dateUtc="2024-05-29T01:28:00Z"/>
          <w:noProof/>
        </w:rPr>
      </w:pPr>
      <w:del w:id="1799" w:author="jonathan pritchard" w:date="2024-05-29T02:28:00Z" w16du:dateUtc="2024-05-29T01:28:00Z">
        <w:r w:rsidRPr="00D56521" w:rsidDel="004B6C6C">
          <w:rPr>
            <w:noProof/>
          </w:rPr>
          <w:delText xml:space="preserve">Some </w:delText>
        </w:r>
        <w:r w:rsidR="001B3155" w:rsidDel="004B6C6C">
          <w:rPr>
            <w:noProof/>
          </w:rPr>
          <w:delText>P</w:delText>
        </w:r>
        <w:r w:rsidRPr="00D56521" w:rsidDel="004B6C6C">
          <w:rPr>
            <w:noProof/>
          </w:rPr>
          <w:delText xml:space="preserve">roduct </w:delText>
        </w:r>
        <w:r w:rsidR="001B3155" w:rsidDel="004B6C6C">
          <w:rPr>
            <w:noProof/>
          </w:rPr>
          <w:delText>S</w:delText>
        </w:r>
        <w:r w:rsidRPr="00D56521" w:rsidDel="004B6C6C">
          <w:rPr>
            <w:noProof/>
          </w:rPr>
          <w:delText xml:space="preserve">pecifications may require that conflicting symbols be removed from the display. For example, S-111 states </w:delText>
        </w:r>
        <w:commentRangeStart w:id="1800"/>
        <w:r w:rsidRPr="00D56521" w:rsidDel="004B6C6C">
          <w:rPr>
            <w:noProof/>
          </w:rPr>
          <w:delText>“W</w:delText>
        </w:r>
        <w:r w:rsidR="008D4877" w:rsidRPr="00D56521" w:rsidDel="004B6C6C">
          <w:rPr>
            <w:noProof/>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D56521" w:rsidDel="004B6C6C">
          <w:rPr>
            <w:noProof/>
          </w:rPr>
          <w:delText>”</w:delText>
        </w:r>
        <w:commentRangeEnd w:id="1800"/>
        <w:r w:rsidR="00BB0BEC" w:rsidDel="004B6C6C">
          <w:rPr>
            <w:rStyle w:val="CommentReference"/>
          </w:rPr>
          <w:commentReference w:id="1800"/>
        </w:r>
      </w:del>
    </w:p>
    <w:p w14:paraId="4D59E6F1" w14:textId="22BE8500" w:rsidR="009A53D6" w:rsidRPr="00D56521" w:rsidDel="004B6C6C" w:rsidRDefault="009A53D6" w:rsidP="001B3155">
      <w:pPr>
        <w:spacing w:after="120" w:line="240" w:lineRule="auto"/>
        <w:jc w:val="both"/>
        <w:rPr>
          <w:del w:id="1801" w:author="jonathan pritchard" w:date="2024-05-29T02:28:00Z" w16du:dateUtc="2024-05-29T01:28:00Z"/>
          <w:noProof/>
        </w:rPr>
      </w:pPr>
      <w:del w:id="1802" w:author="jonathan pritchard" w:date="2024-05-29T02:28:00Z" w16du:dateUtc="2024-05-29T01:28:00Z">
        <w:r w:rsidRPr="00D56521" w:rsidDel="004B6C6C">
          <w:rPr>
            <w:noProof/>
          </w:rPr>
          <w:delText xml:space="preserve">In S-100 </w:delText>
        </w:r>
        <w:r w:rsidR="001B3155" w:rsidDel="004B6C6C">
          <w:rPr>
            <w:noProof/>
          </w:rPr>
          <w:delText xml:space="preserve">Edition </w:delText>
        </w:r>
        <w:r w:rsidRPr="00D56521" w:rsidDel="004B6C6C">
          <w:rPr>
            <w:noProof/>
          </w:rPr>
          <w:delText xml:space="preserve">5.0.0 and earlier, implementing such requirements requires either customized processing (customized to the data product) or activation of interoperability (and </w:delText>
        </w:r>
        <w:r w:rsidR="007026FD" w:rsidRPr="00D56521" w:rsidDel="004B6C6C">
          <w:rPr>
            <w:noProof/>
          </w:rPr>
          <w:delText xml:space="preserve">that the </w:delText>
        </w:r>
        <w:r w:rsidR="001B3155" w:rsidDel="004B6C6C">
          <w:rPr>
            <w:noProof/>
          </w:rPr>
          <w:delText>I</w:delText>
        </w:r>
        <w:r w:rsidR="007026FD" w:rsidRPr="00D56521" w:rsidDel="004B6C6C">
          <w:rPr>
            <w:noProof/>
          </w:rPr>
          <w:delText xml:space="preserve">nteroperability </w:delText>
        </w:r>
        <w:r w:rsidR="001B3155" w:rsidDel="004B6C6C">
          <w:rPr>
            <w:noProof/>
          </w:rPr>
          <w:delText>C</w:delText>
        </w:r>
        <w:r w:rsidR="007026FD" w:rsidRPr="00D56521" w:rsidDel="004B6C6C">
          <w:rPr>
            <w:noProof/>
          </w:rPr>
          <w:delText>atalogue contain</w:delText>
        </w:r>
        <w:r w:rsidR="001B3155" w:rsidDel="004B6C6C">
          <w:rPr>
            <w:noProof/>
          </w:rPr>
          <w:delText>s</w:delText>
        </w:r>
        <w:r w:rsidR="007026FD" w:rsidRPr="00D56521" w:rsidDel="004B6C6C">
          <w:rPr>
            <w:noProof/>
          </w:rPr>
          <w:delText xml:space="preserve"> an interoperability rule implementing </w:delText>
        </w:r>
        <w:r w:rsidRPr="00D56521" w:rsidDel="004B6C6C">
          <w:rPr>
            <w:noProof/>
          </w:rPr>
          <w:delText>the requirement).</w:delText>
        </w:r>
      </w:del>
    </w:p>
    <w:p w14:paraId="74DCDD83" w14:textId="32CEDBAA" w:rsidR="00F355AD" w:rsidRPr="00D56521" w:rsidRDefault="00F355AD" w:rsidP="001B3155">
      <w:pPr>
        <w:spacing w:after="120" w:line="240" w:lineRule="auto"/>
        <w:jc w:val="both"/>
        <w:rPr>
          <w:noProof/>
        </w:rPr>
      </w:pPr>
    </w:p>
    <w:p w14:paraId="1819A0A6" w14:textId="6AACCC10" w:rsidR="00B462E1" w:rsidRPr="00D56521" w:rsidRDefault="00FD648E" w:rsidP="00BE68E8">
      <w:pPr>
        <w:pStyle w:val="Heading1"/>
      </w:pPr>
      <w:bookmarkStart w:id="1803" w:name="_Toc144421368"/>
      <w:r w:rsidRPr="00D56521">
        <w:t>Colours</w:t>
      </w:r>
      <w:bookmarkEnd w:id="1803"/>
    </w:p>
    <w:p w14:paraId="545B3C3B" w14:textId="22F1E51A" w:rsidR="00046CD2" w:rsidRPr="00D56521" w:rsidRDefault="00046CD2" w:rsidP="004B6C6C">
      <w:pPr>
        <w:pStyle w:val="Heading2"/>
        <w:rPr>
          <w:noProof/>
        </w:rPr>
      </w:pPr>
      <w:bookmarkStart w:id="1804" w:name="_Toc144421369"/>
      <w:r w:rsidRPr="00D56521">
        <w:rPr>
          <w:noProof/>
        </w:rPr>
        <w:t>General</w:t>
      </w:r>
      <w:bookmarkEnd w:id="1804"/>
    </w:p>
    <w:p w14:paraId="179F507B" w14:textId="1B29DA29" w:rsidR="00A71689" w:rsidRPr="00D56521" w:rsidRDefault="00471915" w:rsidP="00E00824">
      <w:pPr>
        <w:spacing w:after="120" w:line="240" w:lineRule="auto"/>
        <w:jc w:val="both"/>
        <w:rPr>
          <w:noProof/>
        </w:rPr>
      </w:pPr>
      <w:r w:rsidRPr="00D56521">
        <w:rPr>
          <w:noProof/>
        </w:rPr>
        <w:t>In</w:t>
      </w:r>
      <w:r w:rsidR="00046CD2" w:rsidRPr="00D56521">
        <w:rPr>
          <w:noProof/>
        </w:rPr>
        <w:t xml:space="preserve"> </w:t>
      </w:r>
      <w:r w:rsidR="00E00824">
        <w:rPr>
          <w:noProof/>
        </w:rPr>
        <w:t>P</w:t>
      </w:r>
      <w:r w:rsidRPr="00D56521">
        <w:rPr>
          <w:noProof/>
        </w:rPr>
        <w:t xml:space="preserve">ortrayal </w:t>
      </w:r>
      <w:r w:rsidR="00E00824">
        <w:rPr>
          <w:noProof/>
        </w:rPr>
        <w:t>C</w:t>
      </w:r>
      <w:r w:rsidRPr="00D56521">
        <w:rPr>
          <w:noProof/>
        </w:rPr>
        <w:t xml:space="preserve">atalogues, </w:t>
      </w:r>
      <w:r w:rsidR="00046CD2" w:rsidRPr="00D56521">
        <w:rPr>
          <w:noProof/>
        </w:rPr>
        <w:t xml:space="preserve">colours are specified in </w:t>
      </w:r>
      <w:r w:rsidRPr="00D56521">
        <w:rPr>
          <w:noProof/>
        </w:rPr>
        <w:t xml:space="preserve">one or both of </w:t>
      </w:r>
      <w:r w:rsidR="00046CD2" w:rsidRPr="00D56521">
        <w:rPr>
          <w:noProof/>
        </w:rPr>
        <w:t>CIE (Commission Internationale de l'Eclairage)</w:t>
      </w:r>
      <w:r w:rsidRPr="00D56521">
        <w:rPr>
          <w:noProof/>
        </w:rPr>
        <w:t xml:space="preserve"> or sRGB colour space coordinates</w:t>
      </w:r>
      <w:r w:rsidR="004C1891" w:rsidRPr="00E00824">
        <w:rPr>
          <w:rStyle w:val="FootnoteReference"/>
          <w:sz w:val="20"/>
          <w:vertAlign w:val="superscript"/>
          <w:lang w:val="en-GB"/>
        </w:rPr>
        <w:footnoteReference w:id="8"/>
      </w:r>
      <w:r w:rsidRPr="00D56521">
        <w:rPr>
          <w:noProof/>
        </w:rPr>
        <w:t xml:space="preserve">. </w:t>
      </w:r>
      <w:r w:rsidR="00EF514E" w:rsidRPr="00D56521">
        <w:rPr>
          <w:noProof/>
        </w:rPr>
        <w:t>CIE colour specifications use</w:t>
      </w:r>
      <w:r w:rsidR="00046CD2" w:rsidRPr="00D56521">
        <w:rPr>
          <w:noProof/>
        </w:rPr>
        <w:t xml:space="preserve"> xy chromaticity coordinates and luminance L</w:t>
      </w:r>
      <w:r w:rsidR="00EF514E" w:rsidRPr="00D56521">
        <w:rPr>
          <w:noProof/>
        </w:rPr>
        <w:t>. The</w:t>
      </w:r>
      <w:r w:rsidR="0099548F" w:rsidRPr="00D56521">
        <w:rPr>
          <w:noProof/>
        </w:rPr>
        <w:t xml:space="preserve"> sRGB </w:t>
      </w:r>
      <w:r w:rsidR="001979F1" w:rsidRPr="00D56521">
        <w:rPr>
          <w:noProof/>
        </w:rPr>
        <w:t xml:space="preserve">colour space </w:t>
      </w:r>
      <w:r w:rsidR="00100F86" w:rsidRPr="00D56521">
        <w:rPr>
          <w:noProof/>
        </w:rPr>
        <w:t>(IEC</w:t>
      </w:r>
      <w:r w:rsidR="0012211B" w:rsidRPr="00D56521">
        <w:t xml:space="preserve"> </w:t>
      </w:r>
      <w:r w:rsidR="0012211B" w:rsidRPr="00D56521">
        <w:rPr>
          <w:noProof/>
        </w:rPr>
        <w:t>61966-2-1)</w:t>
      </w:r>
      <w:r w:rsidR="001979F1" w:rsidRPr="00D56521">
        <w:rPr>
          <w:noProof/>
        </w:rPr>
        <w:t xml:space="preserve"> defines colours </w:t>
      </w:r>
      <w:r w:rsidR="00100F86" w:rsidRPr="00D56521">
        <w:rPr>
          <w:noProof/>
        </w:rPr>
        <w:t>in terms of the chromaticities of red, green, and blue primary colours.</w:t>
      </w:r>
    </w:p>
    <w:p w14:paraId="4B228524" w14:textId="287854E4" w:rsidR="00046CD2" w:rsidRPr="00D56521" w:rsidRDefault="00046CD2" w:rsidP="00E00824">
      <w:pPr>
        <w:spacing w:after="120" w:line="240" w:lineRule="auto"/>
        <w:jc w:val="both"/>
        <w:rPr>
          <w:noProof/>
        </w:rPr>
      </w:pPr>
      <w:r w:rsidRPr="00D56521">
        <w:rPr>
          <w:noProof/>
        </w:rPr>
        <w:t xml:space="preserve">The ECDIS colour scheme </w:t>
      </w:r>
      <w:r w:rsidR="0099548F" w:rsidRPr="00D56521">
        <w:rPr>
          <w:noProof/>
        </w:rPr>
        <w:t xml:space="preserve">is </w:t>
      </w:r>
      <w:r w:rsidRPr="00D56521">
        <w:rPr>
          <w:noProof/>
        </w:rPr>
        <w:t>based on specification of colour tokens and color conversion tolerances.</w:t>
      </w:r>
    </w:p>
    <w:p w14:paraId="5A81055A" w14:textId="77777777" w:rsidR="00046CD2" w:rsidRDefault="00046CD2" w:rsidP="00E00824">
      <w:pPr>
        <w:spacing w:after="120" w:line="240" w:lineRule="auto"/>
        <w:jc w:val="both"/>
        <w:rPr>
          <w:noProof/>
        </w:rPr>
      </w:pPr>
      <w:r w:rsidRPr="00D56521">
        <w:rPr>
          <w:noProof/>
        </w:rPr>
        <w:t>Note that these colour specifications apply to both the operational chart display (for route planning and route monitoring), and also to any text on the same screen as the chart display.</w:t>
      </w:r>
    </w:p>
    <w:p w14:paraId="4D5C62D4" w14:textId="77777777" w:rsidR="00E00824" w:rsidRPr="00D56521" w:rsidRDefault="00E00824" w:rsidP="00E00824">
      <w:pPr>
        <w:spacing w:after="120" w:line="240" w:lineRule="auto"/>
        <w:jc w:val="both"/>
        <w:rPr>
          <w:noProof/>
        </w:rPr>
      </w:pPr>
    </w:p>
    <w:p w14:paraId="6CADF8FD" w14:textId="6AA5D7D5" w:rsidR="00E47370" w:rsidRPr="00D56521" w:rsidRDefault="00E47370" w:rsidP="00DE56FE">
      <w:pPr>
        <w:pStyle w:val="Heading2"/>
        <w:rPr>
          <w:noProof/>
        </w:rPr>
      </w:pPr>
      <w:bookmarkStart w:id="1805" w:name="_Ref47573206"/>
      <w:bookmarkStart w:id="1806" w:name="_Toc144421370"/>
      <w:bookmarkStart w:id="1807" w:name="_Ref47571511"/>
      <w:bookmarkStart w:id="1808" w:name="_Ref47571525"/>
      <w:bookmarkStart w:id="1809" w:name="_Ref47571532"/>
      <w:r w:rsidRPr="00D56521">
        <w:rPr>
          <w:noProof/>
        </w:rPr>
        <w:t>Selection of colours</w:t>
      </w:r>
      <w:del w:id="1810" w:author="jonathan pritchard" w:date="2024-05-29T02:29:00Z" w16du:dateUtc="2024-05-29T01:29:00Z">
        <w:r w:rsidRPr="00D56521" w:rsidDel="004B6C6C">
          <w:rPr>
            <w:noProof/>
          </w:rPr>
          <w:delText xml:space="preserve"> (informative)</w:delText>
        </w:r>
      </w:del>
      <w:bookmarkEnd w:id="1805"/>
      <w:bookmarkEnd w:id="1806"/>
    </w:p>
    <w:p w14:paraId="6935F1DA" w14:textId="77777777" w:rsidR="00E47370" w:rsidRPr="00D56521" w:rsidRDefault="00E47370" w:rsidP="00E00824">
      <w:pPr>
        <w:spacing w:after="120" w:line="240" w:lineRule="auto"/>
        <w:jc w:val="both"/>
        <w:rPr>
          <w:noProof/>
        </w:rPr>
      </w:pPr>
      <w:r w:rsidRPr="00D56521">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D56521" w:rsidRDefault="00E47370" w:rsidP="00E00824">
      <w:pPr>
        <w:spacing w:after="120" w:line="240" w:lineRule="auto"/>
        <w:jc w:val="both"/>
        <w:rPr>
          <w:noProof/>
        </w:rPr>
      </w:pPr>
      <w:r w:rsidRPr="00D56521">
        <w:rPr>
          <w:noProof/>
        </w:rPr>
        <w:lastRenderedPageBreak/>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Pr>
          <w:noProof/>
        </w:rPr>
        <w:t>M</w:t>
      </w:r>
      <w:r w:rsidRPr="00D56521">
        <w:rPr>
          <w:noProof/>
        </w:rPr>
        <w:t>ariner's night vision. The Dusk table is also a black-background table, for optional use by day as well as at twilight.</w:t>
      </w:r>
    </w:p>
    <w:p w14:paraId="7BC49C1C" w14:textId="77777777" w:rsidR="00E47370" w:rsidRDefault="00E47370" w:rsidP="00E00824">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0BEC009" w14:textId="77777777" w:rsidR="00E00824" w:rsidRPr="00D56521" w:rsidRDefault="00E00824" w:rsidP="00E00824">
      <w:pPr>
        <w:spacing w:after="120" w:line="240" w:lineRule="auto"/>
        <w:jc w:val="both"/>
        <w:rPr>
          <w:noProof/>
        </w:rPr>
      </w:pPr>
    </w:p>
    <w:p w14:paraId="22B74343" w14:textId="569B3E2D" w:rsidR="00046CD2" w:rsidRPr="00D56521" w:rsidRDefault="004B6C6C" w:rsidP="00DE56FE">
      <w:pPr>
        <w:pStyle w:val="Heading2"/>
        <w:rPr>
          <w:noProof/>
        </w:rPr>
      </w:pPr>
      <w:bookmarkStart w:id="1811" w:name="_Toc144421371"/>
      <w:ins w:id="1812" w:author="jonathan pritchard" w:date="2024-05-29T02:29:00Z" w16du:dateUtc="2024-05-29T01:29:00Z">
        <w:r>
          <w:rPr>
            <w:noProof/>
          </w:rPr>
          <w:t>C</w:t>
        </w:r>
      </w:ins>
      <w:commentRangeStart w:id="1813"/>
      <w:commentRangeStart w:id="1814"/>
      <w:del w:id="1815" w:author="jonathan pritchard" w:date="2024-05-29T02:29:00Z" w16du:dateUtc="2024-05-29T01:29:00Z">
        <w:r w:rsidR="00046CD2" w:rsidRPr="00D56521" w:rsidDel="004B6C6C">
          <w:rPr>
            <w:noProof/>
          </w:rPr>
          <w:delText>The c</w:delText>
        </w:r>
      </w:del>
      <w:r w:rsidR="00046CD2" w:rsidRPr="00D56521">
        <w:rPr>
          <w:noProof/>
        </w:rPr>
        <w:t xml:space="preserve">olour </w:t>
      </w:r>
      <w:r w:rsidR="00F31F5D" w:rsidRPr="00D56521">
        <w:rPr>
          <w:noProof/>
        </w:rPr>
        <w:t>palettes</w:t>
      </w:r>
      <w:bookmarkEnd w:id="1807"/>
      <w:bookmarkEnd w:id="1808"/>
      <w:bookmarkEnd w:id="1809"/>
      <w:bookmarkEnd w:id="1811"/>
      <w:commentRangeEnd w:id="1813"/>
      <w:ins w:id="1816" w:author="jonathan pritchard" w:date="2024-05-29T02:29:00Z" w16du:dateUtc="2024-05-29T01:29:00Z">
        <w:r>
          <w:rPr>
            <w:noProof/>
          </w:rPr>
          <w:t xml:space="preserve"> implemented by the portrayal catalogue</w:t>
        </w:r>
      </w:ins>
      <w:r w:rsidR="00BB0BEC">
        <w:rPr>
          <w:rStyle w:val="CommentReference"/>
          <w:rFonts w:eastAsia="MS Mincho"/>
          <w:b w:val="0"/>
          <w:bCs w:val="0"/>
        </w:rPr>
        <w:commentReference w:id="1813"/>
      </w:r>
      <w:commentRangeEnd w:id="1814"/>
      <w:r w:rsidR="00501A8C">
        <w:rPr>
          <w:rStyle w:val="CommentReference"/>
          <w:rFonts w:eastAsia="MS Mincho"/>
          <w:b w:val="0"/>
          <w:bCs w:val="0"/>
        </w:rPr>
        <w:commentReference w:id="1814"/>
      </w:r>
      <w:ins w:id="1817" w:author="jonathan pritchard" w:date="2024-01-17T15:38:00Z">
        <w:r w:rsidR="00501A8C">
          <w:rPr>
            <w:noProof/>
          </w:rPr>
          <w:t xml:space="preserve"> </w:t>
        </w:r>
      </w:ins>
    </w:p>
    <w:p w14:paraId="6B9C1497" w14:textId="1B5E8D17" w:rsidR="00046CD2" w:rsidRPr="00D56521" w:rsidRDefault="00046CD2" w:rsidP="00E00824">
      <w:pPr>
        <w:spacing w:after="60" w:line="240" w:lineRule="auto"/>
        <w:jc w:val="both"/>
        <w:rPr>
          <w:noProof/>
        </w:rPr>
      </w:pPr>
      <w:r w:rsidRPr="00D56521">
        <w:rPr>
          <w:noProof/>
        </w:rPr>
        <w:t xml:space="preserve">There are three colour </w:t>
      </w:r>
      <w:r w:rsidR="00F31F5D" w:rsidRPr="00D56521">
        <w:rPr>
          <w:noProof/>
        </w:rPr>
        <w:t>palettes</w:t>
      </w:r>
      <w:r w:rsidRPr="00D56521">
        <w:rPr>
          <w:noProof/>
        </w:rPr>
        <w:t xml:space="preserve">, all of which should be made available to the </w:t>
      </w:r>
      <w:r w:rsidR="00E00824">
        <w:rPr>
          <w:noProof/>
        </w:rPr>
        <w:t>M</w:t>
      </w:r>
      <w:r w:rsidRPr="00D56521">
        <w:rPr>
          <w:noProof/>
        </w:rPr>
        <w:t xml:space="preserve">ariner. They are specified as part of the </w:t>
      </w:r>
      <w:r w:rsidR="0012211B" w:rsidRPr="00D56521">
        <w:rPr>
          <w:noProof/>
        </w:rPr>
        <w:t xml:space="preserve">colour profile file(s) in the </w:t>
      </w:r>
      <w:r w:rsidR="00E00824">
        <w:rPr>
          <w:noProof/>
        </w:rPr>
        <w:t>P</w:t>
      </w:r>
      <w:r w:rsidRPr="00D56521">
        <w:rPr>
          <w:noProof/>
        </w:rPr>
        <w:t xml:space="preserve">ortrayal </w:t>
      </w:r>
      <w:r w:rsidR="00E00824">
        <w:rPr>
          <w:noProof/>
        </w:rPr>
        <w:t>C</w:t>
      </w:r>
      <w:r w:rsidRPr="00D56521">
        <w:rPr>
          <w:noProof/>
        </w:rPr>
        <w:t>atal</w:t>
      </w:r>
      <w:r w:rsidR="006C5F51" w:rsidRPr="00D56521">
        <w:rPr>
          <w:noProof/>
        </w:rPr>
        <w:t>o</w:t>
      </w:r>
      <w:r w:rsidRPr="00D56521">
        <w:rPr>
          <w:noProof/>
        </w:rPr>
        <w:t>gue</w:t>
      </w:r>
      <w:r w:rsidR="006C5F51" w:rsidRPr="00D56521">
        <w:rPr>
          <w:noProof/>
        </w:rPr>
        <w:t>s</w:t>
      </w:r>
      <w:r w:rsidRPr="00D56521">
        <w:rPr>
          <w:noProof/>
        </w:rPr>
        <w:t xml:space="preserve">. They are as follows: </w:t>
      </w:r>
    </w:p>
    <w:p w14:paraId="5DCEC7FC" w14:textId="6AFA0A07" w:rsidR="00046CD2" w:rsidRPr="00D56521" w:rsidRDefault="00046CD2" w:rsidP="00E00824">
      <w:pPr>
        <w:spacing w:after="60" w:line="240" w:lineRule="auto"/>
        <w:ind w:left="2160" w:hanging="1440"/>
        <w:jc w:val="both"/>
        <w:rPr>
          <w:noProof/>
        </w:rPr>
      </w:pPr>
      <w:r w:rsidRPr="00D56521">
        <w:rPr>
          <w:noProof/>
        </w:rPr>
        <w:t>DAY</w:t>
      </w:r>
      <w:r w:rsidRPr="00D56521">
        <w:rPr>
          <w:noProof/>
        </w:rPr>
        <w:tab/>
        <w:t xml:space="preserve">The "Day" </w:t>
      </w:r>
      <w:r w:rsidR="006C5F51" w:rsidRPr="00D56521">
        <w:rPr>
          <w:noProof/>
        </w:rPr>
        <w:t>palette</w:t>
      </w:r>
      <w:r w:rsidRPr="00D56521">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D56521" w:rsidRDefault="00046CD2" w:rsidP="00E00824">
      <w:pPr>
        <w:spacing w:after="60" w:line="240" w:lineRule="auto"/>
        <w:ind w:left="2160" w:hanging="1440"/>
        <w:jc w:val="both"/>
        <w:rPr>
          <w:noProof/>
        </w:rPr>
      </w:pPr>
      <w:r w:rsidRPr="00D56521">
        <w:rPr>
          <w:noProof/>
        </w:rPr>
        <w:t xml:space="preserve">DUSK </w:t>
      </w:r>
      <w:r w:rsidRPr="00D56521">
        <w:rPr>
          <w:noProof/>
        </w:rPr>
        <w:tab/>
        <w:t xml:space="preserve">The "Dusk" colour </w:t>
      </w:r>
      <w:r w:rsidR="006C5F51" w:rsidRPr="00D56521">
        <w:rPr>
          <w:noProof/>
        </w:rPr>
        <w:t>palette</w:t>
      </w:r>
      <w:r w:rsidRPr="00D56521">
        <w:rPr>
          <w:noProof/>
        </w:rPr>
        <w:t xml:space="preserve"> </w:t>
      </w:r>
      <w:r w:rsidR="006C5F51" w:rsidRPr="00D56521">
        <w:rPr>
          <w:noProof/>
        </w:rPr>
        <w:t>is based on using</w:t>
      </w:r>
      <w:r w:rsidRPr="00D56521">
        <w:rPr>
          <w:noProof/>
        </w:rPr>
        <w:t xml:space="preserve"> a black background</w:t>
      </w:r>
      <w:r w:rsidR="006C5F51" w:rsidRPr="00D56521">
        <w:rPr>
          <w:noProof/>
        </w:rPr>
        <w:t>; this palette</w:t>
      </w:r>
      <w:r w:rsidRPr="00D56521">
        <w:rPr>
          <w:noProof/>
        </w:rPr>
        <w:t xml:space="preserve"> may also be used by day as a </w:t>
      </w:r>
      <w:r w:rsidR="008A5A9E">
        <w:rPr>
          <w:noProof/>
        </w:rPr>
        <w:t>M</w:t>
      </w:r>
      <w:r w:rsidRPr="00D56521">
        <w:rPr>
          <w:noProof/>
        </w:rPr>
        <w:t>ariner's option.</w:t>
      </w:r>
    </w:p>
    <w:p w14:paraId="4ADDDAF2" w14:textId="37A4EE28" w:rsidR="00046CD2" w:rsidRDefault="00046CD2" w:rsidP="00E00824">
      <w:pPr>
        <w:spacing w:after="120" w:line="240" w:lineRule="auto"/>
        <w:ind w:left="2160" w:hanging="1440"/>
        <w:jc w:val="both"/>
        <w:rPr>
          <w:noProof/>
        </w:rPr>
      </w:pPr>
      <w:r w:rsidRPr="00D56521">
        <w:rPr>
          <w:noProof/>
        </w:rPr>
        <w:t xml:space="preserve">NIGHT </w:t>
      </w:r>
      <w:r w:rsidRPr="00D56521">
        <w:rPr>
          <w:noProof/>
        </w:rPr>
        <w:tab/>
      </w:r>
      <w:r w:rsidR="00BD1000" w:rsidRPr="00D56521">
        <w:rPr>
          <w:noProof/>
        </w:rPr>
        <w:t xml:space="preserve">The “Night” colour palette is intended for nighttime use. </w:t>
      </w:r>
      <w:r w:rsidRPr="00D56521">
        <w:rPr>
          <w:noProof/>
        </w:rPr>
        <w:t xml:space="preserve">At night the light emitted by the display must be strictly limited to avoid impairing night vision. In case the luminance needs to be further reduced, the "Night" colour </w:t>
      </w:r>
      <w:r w:rsidR="00BD1000" w:rsidRPr="00D56521">
        <w:rPr>
          <w:noProof/>
        </w:rPr>
        <w:t>palette</w:t>
      </w:r>
      <w:r w:rsidRPr="00D56521">
        <w:rPr>
          <w:noProof/>
        </w:rPr>
        <w:t xml:space="preserve"> may be augmented by a luminance-reducing neutral density filter which should have 8 times attenuation, designated (logarithmically) "0.9 ND". (This is a manufacturer's option</w:t>
      </w:r>
      <w:r w:rsidR="00F31F5D" w:rsidRPr="00D56521">
        <w:rPr>
          <w:noProof/>
        </w:rPr>
        <w:t>.</w:t>
      </w:r>
      <w:r w:rsidRPr="00D56521">
        <w:rPr>
          <w:noProof/>
        </w:rPr>
        <w:t>)</w:t>
      </w:r>
    </w:p>
    <w:p w14:paraId="33D9A989" w14:textId="77777777" w:rsidR="008A5A9E" w:rsidRPr="00D56521" w:rsidRDefault="008A5A9E" w:rsidP="008A5A9E">
      <w:pPr>
        <w:spacing w:after="120" w:line="240" w:lineRule="auto"/>
        <w:jc w:val="both"/>
        <w:rPr>
          <w:noProof/>
        </w:rPr>
      </w:pPr>
    </w:p>
    <w:p w14:paraId="3C25481C" w14:textId="45ACA472" w:rsidR="00046CD2" w:rsidRPr="00D56521" w:rsidRDefault="00046CD2" w:rsidP="00DE56FE">
      <w:pPr>
        <w:pStyle w:val="Heading2"/>
        <w:rPr>
          <w:noProof/>
        </w:rPr>
      </w:pPr>
      <w:bookmarkStart w:id="1818" w:name="_Ref47571593"/>
      <w:bookmarkStart w:id="1819" w:name="_Ref47571600"/>
      <w:bookmarkStart w:id="1820" w:name="_Toc144421372"/>
      <w:r w:rsidRPr="00D56521">
        <w:rPr>
          <w:noProof/>
        </w:rPr>
        <w:t>Transparency</w:t>
      </w:r>
      <w:bookmarkEnd w:id="1818"/>
      <w:bookmarkEnd w:id="1819"/>
      <w:bookmarkEnd w:id="1820"/>
    </w:p>
    <w:p w14:paraId="5EAADDE1" w14:textId="21AC4445" w:rsidR="00EA42ED" w:rsidRPr="00D56521" w:rsidRDefault="00EA42ED" w:rsidP="00DE56FE">
      <w:pPr>
        <w:pStyle w:val="Heading3"/>
        <w:rPr>
          <w:noProof/>
        </w:rPr>
      </w:pPr>
      <w:bookmarkStart w:id="1821" w:name="_Toc144421373"/>
      <w:r w:rsidRPr="00D56521">
        <w:rPr>
          <w:noProof/>
        </w:rPr>
        <w:t>Use of transparency (informative)</w:t>
      </w:r>
      <w:bookmarkEnd w:id="1821"/>
    </w:p>
    <w:p w14:paraId="0B4943BE" w14:textId="4974DFF2" w:rsidR="00EA42ED" w:rsidRPr="00D56521" w:rsidRDefault="00EA42ED" w:rsidP="008A5A9E">
      <w:pPr>
        <w:spacing w:after="60" w:line="240" w:lineRule="auto"/>
        <w:jc w:val="both"/>
      </w:pPr>
      <w:r w:rsidRPr="00D56521">
        <w:t>Transparent area colour fill is used for the following purposes:</w:t>
      </w:r>
    </w:p>
    <w:p w14:paraId="1F80FC3A" w14:textId="1F1C8992" w:rsidR="00EA42ED" w:rsidRPr="00D56521" w:rsidRDefault="008A5A9E" w:rsidP="00AE2737">
      <w:pPr>
        <w:pStyle w:val="ListParagraph"/>
        <w:numPr>
          <w:ilvl w:val="0"/>
          <w:numId w:val="33"/>
        </w:numPr>
        <w:spacing w:after="60" w:line="240" w:lineRule="auto"/>
        <w:jc w:val="both"/>
      </w:pPr>
      <w:bookmarkStart w:id="1822" w:name="_Ref44529811"/>
      <w:r>
        <w:t>S</w:t>
      </w:r>
      <w:r w:rsidR="00EA42ED" w:rsidRPr="00D56521">
        <w:t>o that the background colours, lines and symbols show through an area shade (</w:t>
      </w:r>
      <w:r w:rsidR="006E6BEF" w:rsidRPr="00D56521">
        <w:t>for example,</w:t>
      </w:r>
      <w:r w:rsidR="00EA42ED" w:rsidRPr="00D56521">
        <w:t xml:space="preserve"> depth shades and contours should show through a traffic separation zone)</w:t>
      </w:r>
      <w:r w:rsidR="00E62615" w:rsidRPr="00D56521">
        <w:t>;</w:t>
      </w:r>
      <w:bookmarkEnd w:id="1822"/>
    </w:p>
    <w:p w14:paraId="68C3C9DB" w14:textId="5123385F" w:rsidR="00EA42ED" w:rsidRPr="00D56521" w:rsidRDefault="008A5A9E" w:rsidP="00AE2737">
      <w:pPr>
        <w:pStyle w:val="ListParagraph"/>
        <w:numPr>
          <w:ilvl w:val="0"/>
          <w:numId w:val="33"/>
        </w:numPr>
        <w:spacing w:after="120" w:line="240" w:lineRule="auto"/>
        <w:jc w:val="both"/>
      </w:pPr>
      <w:r>
        <w:t>T</w:t>
      </w:r>
      <w:r w:rsidR="00EA42ED" w:rsidRPr="00D56521">
        <w:t>o reduce the prominence of a large symbol (</w:t>
      </w:r>
      <w:r w:rsidR="006E6BEF" w:rsidRPr="00D56521">
        <w:t>for example,</w:t>
      </w:r>
      <w:r w:rsidR="00EA42ED" w:rsidRPr="00D56521">
        <w:t xml:space="preserve"> too prominent a centred anchorage area symbol would cause clutter on the display)</w:t>
      </w:r>
      <w:r w:rsidR="00E62615" w:rsidRPr="00D56521">
        <w:t>;</w:t>
      </w:r>
    </w:p>
    <w:p w14:paraId="739A1E2A" w14:textId="7A29F010" w:rsidR="00F11632" w:rsidRPr="00D56521" w:rsidRDefault="007E7E02" w:rsidP="008A5A9E">
      <w:pPr>
        <w:spacing w:after="120" w:line="240" w:lineRule="auto"/>
        <w:jc w:val="both"/>
      </w:pPr>
      <w:r w:rsidRPr="00D56521">
        <w:t>When</w:t>
      </w:r>
      <w:r w:rsidR="00F11632" w:rsidRPr="00D56521">
        <w:t xml:space="preserve"> interoperability processing is activated, interoperability rules should take precedence over the </w:t>
      </w:r>
      <w:r w:rsidR="00AB3E3D" w:rsidRPr="00D56521">
        <w:t>purposes</w:t>
      </w:r>
      <w:r w:rsidR="00F11632" w:rsidRPr="00D56521">
        <w:t xml:space="preserve"> above in case of conflict; but </w:t>
      </w:r>
      <w:r w:rsidR="00AB3E3D" w:rsidRPr="00D56521">
        <w:t>if transparency for the above purposes</w:t>
      </w:r>
      <w:r w:rsidR="00F11632" w:rsidRPr="00D56521">
        <w:t xml:space="preserve"> can be </w:t>
      </w:r>
      <w:r w:rsidRPr="00D56521">
        <w:t>used</w:t>
      </w:r>
      <w:r w:rsidR="00F11632" w:rsidRPr="00D56521">
        <w:t xml:space="preserve"> without overriding an interoperability rule</w:t>
      </w:r>
      <w:r w:rsidR="00AB3E3D" w:rsidRPr="00D56521">
        <w:t>, it</w:t>
      </w:r>
      <w:r w:rsidR="00F11632" w:rsidRPr="00D56521">
        <w:t xml:space="preserve"> should be </w:t>
      </w:r>
      <w:r w:rsidRPr="00D56521">
        <w:t>used</w:t>
      </w:r>
      <w:r w:rsidR="00F11632" w:rsidRPr="00D56521">
        <w:t xml:space="preserve">. </w:t>
      </w:r>
    </w:p>
    <w:p w14:paraId="0D5E13F3" w14:textId="77777777" w:rsidR="00597AB3" w:rsidRPr="00D56521" w:rsidRDefault="00597AB3" w:rsidP="008A5A9E">
      <w:pPr>
        <w:spacing w:after="120" w:line="240" w:lineRule="auto"/>
        <w:jc w:val="both"/>
        <w:rPr>
          <w:noProof/>
        </w:rPr>
      </w:pPr>
    </w:p>
    <w:p w14:paraId="709D899A" w14:textId="380118E6" w:rsidR="00C74AD6" w:rsidRPr="00D56521" w:rsidRDefault="00C74AD6" w:rsidP="00DE56FE">
      <w:pPr>
        <w:pStyle w:val="Heading2"/>
        <w:rPr>
          <w:noProof/>
        </w:rPr>
      </w:pPr>
      <w:bookmarkStart w:id="1823" w:name="_Toc144421374"/>
      <w:r w:rsidRPr="00D56521">
        <w:rPr>
          <w:noProof/>
        </w:rPr>
        <w:t xml:space="preserve">Colour </w:t>
      </w:r>
      <w:r w:rsidR="00D54E97" w:rsidRPr="00D56521">
        <w:rPr>
          <w:noProof/>
        </w:rPr>
        <w:t>a</w:t>
      </w:r>
      <w:r w:rsidR="009C6BCB" w:rsidRPr="00D56521">
        <w:rPr>
          <w:noProof/>
        </w:rPr>
        <w:t>s</w:t>
      </w:r>
      <w:r w:rsidR="00D54E97" w:rsidRPr="00D56521">
        <w:rPr>
          <w:noProof/>
        </w:rPr>
        <w:t>signment</w:t>
      </w:r>
      <w:r w:rsidR="00314DAD" w:rsidRPr="00D56521">
        <w:rPr>
          <w:noProof/>
        </w:rPr>
        <w:t xml:space="preserve"> for </w:t>
      </w:r>
      <w:r w:rsidR="00D54E97" w:rsidRPr="00D56521">
        <w:rPr>
          <w:noProof/>
        </w:rPr>
        <w:t>navigation systems</w:t>
      </w:r>
      <w:bookmarkEnd w:id="1823"/>
    </w:p>
    <w:p w14:paraId="3041B104" w14:textId="24BD3286" w:rsidR="00927CD6" w:rsidRPr="00D56521" w:rsidRDefault="00927CD6" w:rsidP="00DE56FE">
      <w:pPr>
        <w:pStyle w:val="Heading3"/>
        <w:rPr>
          <w:noProof/>
        </w:rPr>
      </w:pPr>
      <w:bookmarkStart w:id="1824" w:name="_Toc144421375"/>
      <w:r w:rsidRPr="00D56521">
        <w:rPr>
          <w:noProof/>
        </w:rPr>
        <w:t>Introduction to colour</w:t>
      </w:r>
      <w:r w:rsidR="00E47370" w:rsidRPr="00D56521">
        <w:rPr>
          <w:noProof/>
        </w:rPr>
        <w:t>s</w:t>
      </w:r>
      <w:r w:rsidRPr="00D56521">
        <w:rPr>
          <w:noProof/>
        </w:rPr>
        <w:t xml:space="preserve"> (</w:t>
      </w:r>
      <w:ins w:id="1825" w:author="jonathan pritchard" w:date="2024-05-28T08:49:00Z" w16du:dateUtc="2024-05-28T07:49:00Z">
        <w:r w:rsidR="00DE56FE">
          <w:rPr>
            <w:noProof/>
          </w:rPr>
          <w:t>I</w:t>
        </w:r>
      </w:ins>
      <w:del w:id="1826" w:author="jonathan pritchard" w:date="2024-05-28T08:49:00Z" w16du:dateUtc="2024-05-28T07:49:00Z">
        <w:r w:rsidRPr="00D56521" w:rsidDel="00DE56FE">
          <w:rPr>
            <w:noProof/>
          </w:rPr>
          <w:delText>i</w:delText>
        </w:r>
      </w:del>
      <w:r w:rsidRPr="00D56521">
        <w:rPr>
          <w:noProof/>
        </w:rPr>
        <w:t>nformative)</w:t>
      </w:r>
      <w:bookmarkEnd w:id="1824"/>
    </w:p>
    <w:p w14:paraId="079118C4" w14:textId="77777777" w:rsidR="00927CD6" w:rsidRPr="00D56521" w:rsidRDefault="00927CD6" w:rsidP="008A5A9E">
      <w:pPr>
        <w:spacing w:after="120" w:line="240" w:lineRule="auto"/>
        <w:jc w:val="both"/>
        <w:rPr>
          <w:noProof/>
        </w:rPr>
      </w:pPr>
      <w:bookmarkStart w:id="1827" w:name="_Hlk47572702"/>
      <w:r w:rsidRPr="00D56521">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D56521" w:rsidRDefault="00927CD6" w:rsidP="008A5A9E">
      <w:pPr>
        <w:spacing w:after="120" w:line="240" w:lineRule="auto"/>
        <w:jc w:val="both"/>
        <w:rPr>
          <w:noProof/>
        </w:rPr>
      </w:pPr>
      <w:r w:rsidRPr="00D56521">
        <w:rPr>
          <w:noProof/>
        </w:rPr>
        <w:t>In order to accommodate the very large change in bridge lighting be</w:t>
      </w:r>
      <w:r w:rsidR="008A5A9E">
        <w:rPr>
          <w:noProof/>
        </w:rPr>
        <w:t>tween bright sun and dark night</w:t>
      </w:r>
      <w:r w:rsidRPr="00D56521">
        <w:rPr>
          <w:noProof/>
        </w:rPr>
        <w:t>, the colours switch from a light backgrou</w:t>
      </w:r>
      <w:r w:rsidR="008A5A9E">
        <w:rPr>
          <w:noProof/>
        </w:rPr>
        <w:t>nd with dark foreground details</w:t>
      </w:r>
      <w:r w:rsidRPr="00D56521">
        <w:rPr>
          <w:noProof/>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D56521" w:rsidRDefault="00927CD6" w:rsidP="008A5A9E">
      <w:pPr>
        <w:spacing w:after="120" w:line="240" w:lineRule="auto"/>
        <w:jc w:val="both"/>
        <w:rPr>
          <w:noProof/>
        </w:rPr>
      </w:pPr>
      <w:r w:rsidRPr="00D56521">
        <w:rPr>
          <w:noProof/>
        </w:rPr>
        <w:lastRenderedPageBreak/>
        <w:t>The design of both colours and symbols has concentrated on ensuring that important chart and navigation features remain clearly visible under the extremes of bright sun and dark night viewing.</w:t>
      </w:r>
    </w:p>
    <w:p w14:paraId="78E54326" w14:textId="60C55A07" w:rsidR="00927CD6" w:rsidRPr="00D56521" w:rsidRDefault="00927CD6" w:rsidP="00DE56FE">
      <w:pPr>
        <w:pStyle w:val="Heading3"/>
        <w:rPr>
          <w:noProof/>
        </w:rPr>
      </w:pPr>
      <w:bookmarkStart w:id="1828" w:name="_Toc144421376"/>
      <w:bookmarkEnd w:id="1827"/>
      <w:r w:rsidRPr="00D56521">
        <w:rPr>
          <w:noProof/>
        </w:rPr>
        <w:t>Colour assignments</w:t>
      </w:r>
      <w:bookmarkEnd w:id="1828"/>
    </w:p>
    <w:p w14:paraId="3CE1B4C4" w14:textId="419D7B8F" w:rsidR="006409C7" w:rsidRPr="00D56521" w:rsidRDefault="00046CD2" w:rsidP="004C596C">
      <w:pPr>
        <w:spacing w:after="120" w:line="240" w:lineRule="auto"/>
        <w:jc w:val="both"/>
        <w:rPr>
          <w:noProof/>
        </w:rPr>
      </w:pPr>
      <w:r w:rsidRPr="00D56521">
        <w:rPr>
          <w:noProof/>
        </w:rPr>
        <w:t>The general c</w:t>
      </w:r>
      <w:r w:rsidR="00D54E97" w:rsidRPr="00D56521">
        <w:rPr>
          <w:noProof/>
        </w:rPr>
        <w:t xml:space="preserve">olour assignment for navigation systems </w:t>
      </w:r>
      <w:r w:rsidR="00844B63">
        <w:rPr>
          <w:noProof/>
        </w:rPr>
        <w:t>is provided</w:t>
      </w:r>
      <w:r w:rsidR="00957827" w:rsidRPr="00D56521">
        <w:rPr>
          <w:noProof/>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D56521" w14:paraId="0E13436D" w14:textId="77777777" w:rsidTr="00EE0C6B">
        <w:trPr>
          <w:tblHeader/>
        </w:trPr>
        <w:tc>
          <w:tcPr>
            <w:tcW w:w="1555" w:type="dxa"/>
            <w:shd w:val="clear" w:color="auto" w:fill="D9D9D9" w:themeFill="background1" w:themeFillShade="D9"/>
          </w:tcPr>
          <w:p w14:paraId="7EA53B7B" w14:textId="07E0EB96" w:rsidR="00957827" w:rsidRPr="00D56521" w:rsidRDefault="00957827" w:rsidP="00EE0C6B">
            <w:pPr>
              <w:autoSpaceDE w:val="0"/>
              <w:autoSpaceDN w:val="0"/>
              <w:adjustRightInd w:val="0"/>
              <w:spacing w:before="60" w:after="60"/>
              <w:rPr>
                <w:b/>
                <w:bCs/>
                <w:noProof/>
              </w:rPr>
            </w:pPr>
            <w:r w:rsidRPr="00D56521">
              <w:rPr>
                <w:b/>
                <w:bCs/>
                <w:noProof/>
              </w:rPr>
              <w:t>Colour</w:t>
            </w:r>
          </w:p>
        </w:tc>
        <w:tc>
          <w:tcPr>
            <w:tcW w:w="7875" w:type="dxa"/>
            <w:shd w:val="clear" w:color="auto" w:fill="D9D9D9" w:themeFill="background1" w:themeFillShade="D9"/>
          </w:tcPr>
          <w:p w14:paraId="23E7C8E8" w14:textId="4990A3B7" w:rsidR="00957827" w:rsidRPr="00D56521" w:rsidRDefault="00957827" w:rsidP="00EE0C6B">
            <w:pPr>
              <w:autoSpaceDE w:val="0"/>
              <w:autoSpaceDN w:val="0"/>
              <w:adjustRightInd w:val="0"/>
              <w:spacing w:before="60" w:after="60"/>
              <w:rPr>
                <w:b/>
                <w:bCs/>
                <w:noProof/>
              </w:rPr>
            </w:pPr>
            <w:r w:rsidRPr="00D56521">
              <w:rPr>
                <w:b/>
                <w:bCs/>
                <w:noProof/>
              </w:rPr>
              <w:t>Usage</w:t>
            </w:r>
          </w:p>
        </w:tc>
      </w:tr>
      <w:tr w:rsidR="00D54E97" w:rsidRPr="00D56521" w14:paraId="6624E6FB" w14:textId="77777777" w:rsidTr="00EE0C6B">
        <w:tc>
          <w:tcPr>
            <w:tcW w:w="1555" w:type="dxa"/>
          </w:tcPr>
          <w:p w14:paraId="124C10A1" w14:textId="434DEEFD" w:rsidR="00D54E97" w:rsidRPr="00D56521" w:rsidRDefault="00D54E97" w:rsidP="00EE0C6B">
            <w:pPr>
              <w:autoSpaceDE w:val="0"/>
              <w:autoSpaceDN w:val="0"/>
              <w:adjustRightInd w:val="0"/>
              <w:spacing w:before="60" w:after="60"/>
              <w:rPr>
                <w:noProof/>
              </w:rPr>
            </w:pPr>
            <w:r w:rsidRPr="00D56521">
              <w:rPr>
                <w:noProof/>
              </w:rPr>
              <w:t>black/white</w:t>
            </w:r>
          </w:p>
        </w:tc>
        <w:tc>
          <w:tcPr>
            <w:tcW w:w="7875" w:type="dxa"/>
          </w:tcPr>
          <w:p w14:paraId="0B26AF6F" w14:textId="75AB4F99" w:rsidR="00D54E97" w:rsidRPr="00D56521" w:rsidRDefault="00D54E97" w:rsidP="00EE0C6B">
            <w:pPr>
              <w:autoSpaceDE w:val="0"/>
              <w:autoSpaceDN w:val="0"/>
              <w:adjustRightInd w:val="0"/>
              <w:spacing w:before="60" w:after="60"/>
              <w:rPr>
                <w:noProof/>
              </w:rPr>
            </w:pPr>
            <w:r w:rsidRPr="00D56521">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D56521" w14:paraId="37C30EA8" w14:textId="77777777" w:rsidTr="00EE0C6B">
        <w:tc>
          <w:tcPr>
            <w:tcW w:w="1555" w:type="dxa"/>
          </w:tcPr>
          <w:p w14:paraId="30BE1D48" w14:textId="293FD4D2" w:rsidR="00D54E97" w:rsidRPr="00D56521" w:rsidRDefault="00D54E97" w:rsidP="00EE0C6B">
            <w:pPr>
              <w:autoSpaceDE w:val="0"/>
              <w:autoSpaceDN w:val="0"/>
              <w:adjustRightInd w:val="0"/>
              <w:spacing w:before="60" w:after="60"/>
              <w:rPr>
                <w:noProof/>
              </w:rPr>
            </w:pPr>
            <w:r w:rsidRPr="00D56521">
              <w:rPr>
                <w:noProof/>
              </w:rPr>
              <w:t>white/black</w:t>
            </w:r>
          </w:p>
        </w:tc>
        <w:tc>
          <w:tcPr>
            <w:tcW w:w="7875" w:type="dxa"/>
          </w:tcPr>
          <w:p w14:paraId="08762701" w14:textId="4DF55FC2" w:rsidR="00D54E97" w:rsidRPr="00D56521" w:rsidRDefault="00D54E97" w:rsidP="00EE0C6B">
            <w:pPr>
              <w:autoSpaceDE w:val="0"/>
              <w:autoSpaceDN w:val="0"/>
              <w:adjustRightInd w:val="0"/>
              <w:spacing w:before="60" w:after="60"/>
              <w:rPr>
                <w:noProof/>
              </w:rPr>
            </w:pPr>
            <w:r w:rsidRPr="00D56521">
              <w:rPr>
                <w:noProof/>
              </w:rPr>
              <w:t>(white by day / black by night) as a background area shade is used for deep, safe, water.</w:t>
            </w:r>
          </w:p>
        </w:tc>
      </w:tr>
      <w:tr w:rsidR="00D54E97" w:rsidRPr="00D56521" w14:paraId="0A06565E" w14:textId="77777777" w:rsidTr="00EE0C6B">
        <w:tc>
          <w:tcPr>
            <w:tcW w:w="1555" w:type="dxa"/>
          </w:tcPr>
          <w:p w14:paraId="51160CD6" w14:textId="7A0A83D6" w:rsidR="00D54E97" w:rsidRPr="00D56521" w:rsidRDefault="00D54E97" w:rsidP="00EE0C6B">
            <w:pPr>
              <w:autoSpaceDE w:val="0"/>
              <w:autoSpaceDN w:val="0"/>
              <w:adjustRightInd w:val="0"/>
              <w:spacing w:before="60" w:after="60"/>
              <w:rPr>
                <w:noProof/>
              </w:rPr>
            </w:pPr>
            <w:r w:rsidRPr="00D56521">
              <w:rPr>
                <w:noProof/>
              </w:rPr>
              <w:t>magenta</w:t>
            </w:r>
          </w:p>
        </w:tc>
        <w:tc>
          <w:tcPr>
            <w:tcW w:w="7875" w:type="dxa"/>
          </w:tcPr>
          <w:p w14:paraId="55F7445C" w14:textId="62721751" w:rsidR="00D54E97" w:rsidRPr="00D56521" w:rsidRDefault="00D54E97" w:rsidP="00EE0C6B">
            <w:pPr>
              <w:autoSpaceDE w:val="0"/>
              <w:autoSpaceDN w:val="0"/>
              <w:adjustRightInd w:val="0"/>
              <w:spacing w:before="60" w:after="60"/>
              <w:rPr>
                <w:noProof/>
              </w:rPr>
            </w:pPr>
            <w:r w:rsidRPr="00D56521">
              <w:rPr>
                <w:noProof/>
              </w:rPr>
              <w:t>is used to highlight critically important features such as isolated dangers,</w:t>
            </w:r>
            <w:r w:rsidR="009769F4" w:rsidRPr="00D56521">
              <w:rPr>
                <w:noProof/>
              </w:rPr>
              <w:t xml:space="preserve"> </w:t>
            </w:r>
            <w:r w:rsidRPr="00D56521">
              <w:rPr>
                <w:noProof/>
              </w:rPr>
              <w:t>traffic routes, anchorages; and for restricted areas, submarine cables, gas pipelines etc. It is also used for aids to navigation and services such as daymarks, racons, and pilot stations.</w:t>
            </w:r>
          </w:p>
        </w:tc>
      </w:tr>
      <w:tr w:rsidR="00D54E97" w:rsidRPr="00D56521" w14:paraId="4A6B3B9D" w14:textId="77777777" w:rsidTr="00EE0C6B">
        <w:tc>
          <w:tcPr>
            <w:tcW w:w="1555" w:type="dxa"/>
          </w:tcPr>
          <w:p w14:paraId="6E109374" w14:textId="653C98E2"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0CF5BD48" w14:textId="0A53C512" w:rsidR="00D54E97" w:rsidRPr="00D56521" w:rsidRDefault="00D54E97" w:rsidP="00EE0C6B">
            <w:pPr>
              <w:autoSpaceDE w:val="0"/>
              <w:autoSpaceDN w:val="0"/>
              <w:adjustRightInd w:val="0"/>
              <w:spacing w:before="60" w:after="60"/>
              <w:rPr>
                <w:noProof/>
              </w:rPr>
            </w:pPr>
            <w:r w:rsidRPr="00D56521">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rsidRPr="00D56521" w14:paraId="4A426353" w14:textId="77777777" w:rsidTr="00EE0C6B">
        <w:tc>
          <w:tcPr>
            <w:tcW w:w="1555" w:type="dxa"/>
          </w:tcPr>
          <w:p w14:paraId="53746480" w14:textId="2AB53AB6"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3340712C" w14:textId="710D78C8" w:rsidR="00D54E97" w:rsidRPr="00D56521" w:rsidRDefault="00D54E97" w:rsidP="00EE0C6B">
            <w:pPr>
              <w:autoSpaceDE w:val="0"/>
              <w:autoSpaceDN w:val="0"/>
              <w:adjustRightInd w:val="0"/>
              <w:spacing w:before="60" w:after="60"/>
              <w:rPr>
                <w:noProof/>
              </w:rPr>
            </w:pPr>
            <w:r w:rsidRPr="00D56521">
              <w:rPr>
                <w:noProof/>
              </w:rPr>
              <w:t>as a background area shade is used with a prominent pattern for no-data areas.</w:t>
            </w:r>
          </w:p>
        </w:tc>
      </w:tr>
      <w:tr w:rsidR="00D54E97" w:rsidRPr="00D56521" w14:paraId="1329B44D" w14:textId="77777777" w:rsidTr="00EE0C6B">
        <w:tc>
          <w:tcPr>
            <w:tcW w:w="1555" w:type="dxa"/>
          </w:tcPr>
          <w:p w14:paraId="385548ED" w14:textId="27B99CE5"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3ADB8929" w14:textId="19FF63FB" w:rsidR="00D54E97" w:rsidRPr="00D56521" w:rsidRDefault="00D54E97" w:rsidP="00EE0C6B">
            <w:pPr>
              <w:autoSpaceDE w:val="0"/>
              <w:autoSpaceDN w:val="0"/>
              <w:adjustRightInd w:val="0"/>
              <w:spacing w:before="60" w:after="60"/>
              <w:rPr>
                <w:noProof/>
              </w:rPr>
            </w:pPr>
            <w:r w:rsidRPr="00D56521">
              <w:rPr>
                <w:noProof/>
              </w:rPr>
              <w:t>as a background area shade is used to distinguish depth zones.</w:t>
            </w:r>
          </w:p>
        </w:tc>
      </w:tr>
      <w:tr w:rsidR="00D54E97" w:rsidRPr="00D56521" w14:paraId="1C38E3C2" w14:textId="77777777" w:rsidTr="00EE0C6B">
        <w:tc>
          <w:tcPr>
            <w:tcW w:w="1555" w:type="dxa"/>
          </w:tcPr>
          <w:p w14:paraId="003381D9" w14:textId="4862EC3C"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53090606" w14:textId="73D8E264" w:rsidR="00D54E97" w:rsidRPr="00D56521" w:rsidRDefault="00D54E97" w:rsidP="00EE0C6B">
            <w:pPr>
              <w:autoSpaceDE w:val="0"/>
              <w:autoSpaceDN w:val="0"/>
              <w:adjustRightInd w:val="0"/>
              <w:spacing w:before="60" w:after="60"/>
              <w:rPr>
                <w:noProof/>
              </w:rPr>
            </w:pPr>
            <w:r w:rsidRPr="00D56521">
              <w:rPr>
                <w:noProof/>
              </w:rPr>
              <w:t>as foreground colour for AIS and VTS information; also reserved for future</w:t>
            </w:r>
            <w:r w:rsidR="00957827" w:rsidRPr="00D56521">
              <w:rPr>
                <w:noProof/>
              </w:rPr>
              <w:t xml:space="preserve"> </w:t>
            </w:r>
            <w:r w:rsidRPr="00D56521">
              <w:rPr>
                <w:noProof/>
              </w:rPr>
              <w:t>requirements.</w:t>
            </w:r>
          </w:p>
        </w:tc>
      </w:tr>
      <w:tr w:rsidR="00D54E97" w:rsidRPr="00D56521" w14:paraId="651E8579" w14:textId="77777777" w:rsidTr="00EE0C6B">
        <w:tc>
          <w:tcPr>
            <w:tcW w:w="1555" w:type="dxa"/>
          </w:tcPr>
          <w:p w14:paraId="302BF891" w14:textId="2C66DCDE" w:rsidR="00D54E97" w:rsidRPr="00D56521" w:rsidRDefault="00D54E97" w:rsidP="00EE0C6B">
            <w:pPr>
              <w:autoSpaceDE w:val="0"/>
              <w:autoSpaceDN w:val="0"/>
              <w:adjustRightInd w:val="0"/>
              <w:spacing w:before="60" w:after="60"/>
              <w:rPr>
                <w:noProof/>
              </w:rPr>
            </w:pPr>
            <w:r w:rsidRPr="00D56521">
              <w:rPr>
                <w:noProof/>
              </w:rPr>
              <w:t>green</w:t>
            </w:r>
          </w:p>
        </w:tc>
        <w:tc>
          <w:tcPr>
            <w:tcW w:w="7875" w:type="dxa"/>
          </w:tcPr>
          <w:p w14:paraId="21EB90CB" w14:textId="013401CD" w:rsidR="00D54E97" w:rsidRPr="00D56521" w:rsidRDefault="00D54E97" w:rsidP="00EE0C6B">
            <w:pPr>
              <w:autoSpaceDE w:val="0"/>
              <w:autoSpaceDN w:val="0"/>
              <w:adjustRightInd w:val="0"/>
              <w:spacing w:before="60" w:after="60"/>
              <w:rPr>
                <w:noProof/>
              </w:rPr>
            </w:pPr>
            <w:r w:rsidRPr="00D56521">
              <w:rPr>
                <w:noProof/>
              </w:rPr>
              <w:t>is used for the radar image and synthetics, and for buoy and lights colours.</w:t>
            </w:r>
          </w:p>
        </w:tc>
      </w:tr>
      <w:tr w:rsidR="00D54E97" w:rsidRPr="00D56521" w14:paraId="422DFBEF" w14:textId="77777777" w:rsidTr="00EE0C6B">
        <w:tc>
          <w:tcPr>
            <w:tcW w:w="1555" w:type="dxa"/>
          </w:tcPr>
          <w:p w14:paraId="5EF368F8" w14:textId="3DA2D1CE" w:rsidR="00D54E97" w:rsidRPr="00D56521" w:rsidRDefault="00D54E97" w:rsidP="00EE0C6B">
            <w:pPr>
              <w:autoSpaceDE w:val="0"/>
              <w:autoSpaceDN w:val="0"/>
              <w:adjustRightInd w:val="0"/>
              <w:spacing w:before="60" w:after="60"/>
              <w:rPr>
                <w:noProof/>
              </w:rPr>
            </w:pPr>
            <w:r w:rsidRPr="00D56521">
              <w:rPr>
                <w:noProof/>
              </w:rPr>
              <w:t>blue-green</w:t>
            </w:r>
          </w:p>
        </w:tc>
        <w:tc>
          <w:tcPr>
            <w:tcW w:w="7875" w:type="dxa"/>
          </w:tcPr>
          <w:p w14:paraId="3B0ECF28" w14:textId="2A57A1A1" w:rsidR="00D54E97" w:rsidRPr="00D56521" w:rsidRDefault="00D54E97" w:rsidP="00EE0C6B">
            <w:pPr>
              <w:autoSpaceDE w:val="0"/>
              <w:autoSpaceDN w:val="0"/>
              <w:adjustRightInd w:val="0"/>
              <w:spacing w:before="60" w:after="60"/>
              <w:rPr>
                <w:noProof/>
              </w:rPr>
            </w:pPr>
            <w:r w:rsidRPr="00D56521">
              <w:rPr>
                <w:noProof/>
              </w:rPr>
              <w:t>is used for transferred ARPA.</w:t>
            </w:r>
          </w:p>
        </w:tc>
      </w:tr>
      <w:tr w:rsidR="00D54E97" w:rsidRPr="00D56521" w14:paraId="45DA22C3" w14:textId="77777777" w:rsidTr="00EE0C6B">
        <w:tc>
          <w:tcPr>
            <w:tcW w:w="1555" w:type="dxa"/>
          </w:tcPr>
          <w:p w14:paraId="7926E7D2" w14:textId="5EBBCF7D" w:rsidR="00D54E97" w:rsidRPr="00D56521" w:rsidRDefault="00D54E97" w:rsidP="00EE0C6B">
            <w:pPr>
              <w:autoSpaceDE w:val="0"/>
              <w:autoSpaceDN w:val="0"/>
              <w:adjustRightInd w:val="0"/>
              <w:spacing w:before="60" w:after="60"/>
              <w:rPr>
                <w:noProof/>
              </w:rPr>
            </w:pPr>
            <w:r w:rsidRPr="00D56521">
              <w:rPr>
                <w:noProof/>
              </w:rPr>
              <w:t>yellow-green</w:t>
            </w:r>
          </w:p>
        </w:tc>
        <w:tc>
          <w:tcPr>
            <w:tcW w:w="7875" w:type="dxa"/>
          </w:tcPr>
          <w:p w14:paraId="649867FC" w14:textId="1788BD75" w:rsidR="00D54E97" w:rsidRPr="00D56521" w:rsidRDefault="00D54E97" w:rsidP="00EE0C6B">
            <w:pPr>
              <w:autoSpaceDE w:val="0"/>
              <w:autoSpaceDN w:val="0"/>
              <w:adjustRightInd w:val="0"/>
              <w:spacing w:before="60" w:after="60"/>
              <w:rPr>
                <w:noProof/>
              </w:rPr>
            </w:pPr>
            <w:r w:rsidRPr="00D56521">
              <w:rPr>
                <w:noProof/>
              </w:rPr>
              <w:t>('moss-green') as a background area shade is used for the intertidal area</w:t>
            </w:r>
            <w:r w:rsidR="00957827" w:rsidRPr="00D56521">
              <w:rPr>
                <w:noProof/>
              </w:rPr>
              <w:t xml:space="preserve"> </w:t>
            </w:r>
            <w:r w:rsidRPr="00D56521">
              <w:rPr>
                <w:noProof/>
              </w:rPr>
              <w:t>between high and low waterlines.</w:t>
            </w:r>
          </w:p>
        </w:tc>
      </w:tr>
      <w:tr w:rsidR="00D54E97" w:rsidRPr="00D56521" w14:paraId="208404E9" w14:textId="77777777" w:rsidTr="00EE0C6B">
        <w:tc>
          <w:tcPr>
            <w:tcW w:w="1555" w:type="dxa"/>
          </w:tcPr>
          <w:p w14:paraId="5C74621D" w14:textId="1B1AB2BE" w:rsidR="00D54E97" w:rsidRPr="00D56521" w:rsidRDefault="00D54E97" w:rsidP="00EE0C6B">
            <w:pPr>
              <w:autoSpaceDE w:val="0"/>
              <w:autoSpaceDN w:val="0"/>
              <w:adjustRightInd w:val="0"/>
              <w:spacing w:before="60" w:after="60"/>
              <w:rPr>
                <w:noProof/>
              </w:rPr>
            </w:pPr>
            <w:r w:rsidRPr="00D56521">
              <w:rPr>
                <w:noProof/>
              </w:rPr>
              <w:t>yellow</w:t>
            </w:r>
          </w:p>
        </w:tc>
        <w:tc>
          <w:tcPr>
            <w:tcW w:w="7875" w:type="dxa"/>
          </w:tcPr>
          <w:p w14:paraId="77E4D31D" w14:textId="3E7FA417" w:rsidR="00D54E97" w:rsidRPr="00D56521" w:rsidRDefault="00D54E97" w:rsidP="004242E8">
            <w:pPr>
              <w:autoSpaceDE w:val="0"/>
              <w:autoSpaceDN w:val="0"/>
              <w:adjustRightInd w:val="0"/>
              <w:spacing w:before="60" w:after="60"/>
              <w:rPr>
                <w:noProof/>
              </w:rPr>
            </w:pPr>
            <w:r w:rsidRPr="00D56521">
              <w:rPr>
                <w:noProof/>
              </w:rPr>
              <w:t xml:space="preserve">is used as the manufacturer's colour; for the </w:t>
            </w:r>
            <w:r w:rsidR="004242E8">
              <w:rPr>
                <w:noProof/>
              </w:rPr>
              <w:t>M</w:t>
            </w:r>
            <w:r w:rsidRPr="00D56521">
              <w:rPr>
                <w:noProof/>
              </w:rPr>
              <w:t>ariner's transparent colour fill;</w:t>
            </w:r>
            <w:r w:rsidR="00957827" w:rsidRPr="00D56521">
              <w:rPr>
                <w:noProof/>
              </w:rPr>
              <w:t xml:space="preserve"> </w:t>
            </w:r>
            <w:r w:rsidRPr="00D56521">
              <w:rPr>
                <w:noProof/>
              </w:rPr>
              <w:t>and for buoy and lights colours.</w:t>
            </w:r>
          </w:p>
        </w:tc>
      </w:tr>
      <w:tr w:rsidR="00D54E97" w:rsidRPr="00D56521" w14:paraId="718D0C91" w14:textId="77777777" w:rsidTr="00EE0C6B">
        <w:tc>
          <w:tcPr>
            <w:tcW w:w="1555" w:type="dxa"/>
          </w:tcPr>
          <w:p w14:paraId="55B9284E" w14:textId="3A7A8333" w:rsidR="00D54E97" w:rsidRPr="00D56521" w:rsidRDefault="00D54E97" w:rsidP="00EE0C6B">
            <w:pPr>
              <w:autoSpaceDE w:val="0"/>
              <w:autoSpaceDN w:val="0"/>
              <w:adjustRightInd w:val="0"/>
              <w:spacing w:before="60" w:after="60"/>
              <w:rPr>
                <w:noProof/>
              </w:rPr>
            </w:pPr>
            <w:r w:rsidRPr="00D56521">
              <w:rPr>
                <w:noProof/>
              </w:rPr>
              <w:t>red</w:t>
            </w:r>
          </w:p>
        </w:tc>
        <w:tc>
          <w:tcPr>
            <w:tcW w:w="7875" w:type="dxa"/>
          </w:tcPr>
          <w:p w14:paraId="3B4C19F8" w14:textId="042F3FE0" w:rsidR="00D54E97" w:rsidRPr="00D56521" w:rsidRDefault="00D54E97" w:rsidP="004242E8">
            <w:pPr>
              <w:autoSpaceDE w:val="0"/>
              <w:autoSpaceDN w:val="0"/>
              <w:adjustRightInd w:val="0"/>
              <w:spacing w:before="60" w:after="60"/>
              <w:rPr>
                <w:noProof/>
              </w:rPr>
            </w:pPr>
            <w:r w:rsidRPr="00D56521">
              <w:rPr>
                <w:noProof/>
              </w:rPr>
              <w:t xml:space="preserve">is used for the important planned route, for the </w:t>
            </w:r>
            <w:r w:rsidR="004242E8">
              <w:rPr>
                <w:noProof/>
              </w:rPr>
              <w:t>M</w:t>
            </w:r>
            <w:r w:rsidRPr="00D56521">
              <w:rPr>
                <w:noProof/>
              </w:rPr>
              <w:t>ariner's danger highlight, and</w:t>
            </w:r>
            <w:r w:rsidR="00957827" w:rsidRPr="00D56521">
              <w:rPr>
                <w:noProof/>
              </w:rPr>
              <w:t xml:space="preserve"> </w:t>
            </w:r>
            <w:r w:rsidRPr="00D56521">
              <w:rPr>
                <w:noProof/>
              </w:rPr>
              <w:t>for buoy and lights colours.</w:t>
            </w:r>
          </w:p>
        </w:tc>
      </w:tr>
      <w:tr w:rsidR="00D54E97" w:rsidRPr="00D56521" w14:paraId="3197DE61" w14:textId="77777777" w:rsidTr="00EE0C6B">
        <w:tc>
          <w:tcPr>
            <w:tcW w:w="1555" w:type="dxa"/>
          </w:tcPr>
          <w:p w14:paraId="2D558CE6" w14:textId="6A879427" w:rsidR="00D54E97" w:rsidRPr="00D56521" w:rsidRDefault="00D54E97" w:rsidP="00EE0C6B">
            <w:pPr>
              <w:autoSpaceDE w:val="0"/>
              <w:autoSpaceDN w:val="0"/>
              <w:adjustRightInd w:val="0"/>
              <w:spacing w:before="60" w:after="60"/>
              <w:rPr>
                <w:noProof/>
              </w:rPr>
            </w:pPr>
            <w:r w:rsidRPr="00D56521">
              <w:rPr>
                <w:noProof/>
              </w:rPr>
              <w:t>orange</w:t>
            </w:r>
          </w:p>
        </w:tc>
        <w:tc>
          <w:tcPr>
            <w:tcW w:w="7875" w:type="dxa"/>
          </w:tcPr>
          <w:p w14:paraId="460B10FF" w14:textId="5191D2E5" w:rsidR="00D54E97" w:rsidRPr="00D56521" w:rsidRDefault="00D54E97" w:rsidP="004242E8">
            <w:pPr>
              <w:autoSpaceDE w:val="0"/>
              <w:autoSpaceDN w:val="0"/>
              <w:adjustRightInd w:val="0"/>
              <w:spacing w:before="60" w:after="60"/>
              <w:rPr>
                <w:noProof/>
              </w:rPr>
            </w:pPr>
            <w:r w:rsidRPr="00D56521">
              <w:rPr>
                <w:noProof/>
              </w:rPr>
              <w:t xml:space="preserve">is the </w:t>
            </w:r>
            <w:r w:rsidR="004242E8">
              <w:rPr>
                <w:noProof/>
              </w:rPr>
              <w:t>M</w:t>
            </w:r>
            <w:r w:rsidRPr="00D56521">
              <w:rPr>
                <w:noProof/>
              </w:rPr>
              <w:t>ariner's colour, for notes, chartwork, chart corrections. The scale bar,</w:t>
            </w:r>
            <w:r w:rsidR="00957827" w:rsidRPr="00D56521">
              <w:rPr>
                <w:noProof/>
              </w:rPr>
              <w:t xml:space="preserve"> </w:t>
            </w:r>
            <w:r w:rsidRPr="00D56521">
              <w:rPr>
                <w:noProof/>
              </w:rPr>
              <w:t xml:space="preserve">north arrow, and </w:t>
            </w:r>
            <w:r w:rsidR="004242E8">
              <w:rPr>
                <w:noProof/>
              </w:rPr>
              <w:t>M</w:t>
            </w:r>
            <w:r w:rsidRPr="00D56521">
              <w:rPr>
                <w:noProof/>
              </w:rPr>
              <w:t>ariner's navigation objects such as EBLs and VRMs are</w:t>
            </w:r>
            <w:r w:rsidR="00957827" w:rsidRPr="00D56521">
              <w:rPr>
                <w:noProof/>
              </w:rPr>
              <w:t xml:space="preserve"> </w:t>
            </w:r>
            <w:r w:rsidRPr="00D56521">
              <w:rPr>
                <w:noProof/>
              </w:rPr>
              <w:t>also orange.</w:t>
            </w:r>
          </w:p>
        </w:tc>
      </w:tr>
      <w:tr w:rsidR="00D54E97" w:rsidRPr="00D56521" w14:paraId="2928C0F2" w14:textId="77777777" w:rsidTr="00EE0C6B">
        <w:tc>
          <w:tcPr>
            <w:tcW w:w="1555" w:type="dxa"/>
          </w:tcPr>
          <w:p w14:paraId="06055886" w14:textId="5BAA377A" w:rsidR="00D54E97" w:rsidRPr="00D56521" w:rsidRDefault="00D54E97" w:rsidP="00EE0C6B">
            <w:pPr>
              <w:autoSpaceDE w:val="0"/>
              <w:autoSpaceDN w:val="0"/>
              <w:adjustRightInd w:val="0"/>
              <w:spacing w:before="60" w:after="60"/>
              <w:rPr>
                <w:noProof/>
              </w:rPr>
            </w:pPr>
            <w:r w:rsidRPr="00D56521">
              <w:rPr>
                <w:noProof/>
              </w:rPr>
              <w:t>brown</w:t>
            </w:r>
          </w:p>
        </w:tc>
        <w:tc>
          <w:tcPr>
            <w:tcW w:w="7875" w:type="dxa"/>
          </w:tcPr>
          <w:p w14:paraId="1621C900" w14:textId="0C0B7D62" w:rsidR="00D54E97" w:rsidRPr="00D56521" w:rsidRDefault="00D54E97" w:rsidP="00EE0C6B">
            <w:pPr>
              <w:autoSpaceDE w:val="0"/>
              <w:autoSpaceDN w:val="0"/>
              <w:adjustRightInd w:val="0"/>
              <w:spacing w:before="60" w:after="60"/>
              <w:rPr>
                <w:noProof/>
              </w:rPr>
            </w:pPr>
            <w:r w:rsidRPr="00D56521">
              <w:rPr>
                <w:noProof/>
              </w:rPr>
              <w:t>as a background area shade is used for the land, and dark brown is used for</w:t>
            </w:r>
            <w:r w:rsidR="00957827" w:rsidRPr="00D56521">
              <w:rPr>
                <w:noProof/>
              </w:rPr>
              <w:t xml:space="preserve"> </w:t>
            </w:r>
            <w:r w:rsidRPr="00D56521">
              <w:rPr>
                <w:noProof/>
              </w:rPr>
              <w:t>features on land and in the intertidal area that do not have any strong</w:t>
            </w:r>
            <w:r w:rsidR="00957827" w:rsidRPr="00D56521">
              <w:rPr>
                <w:noProof/>
              </w:rPr>
              <w:t xml:space="preserve"> </w:t>
            </w:r>
            <w:r w:rsidRPr="00D56521">
              <w:rPr>
                <w:noProof/>
              </w:rPr>
              <w:t>significance for navigation.</w:t>
            </w:r>
          </w:p>
        </w:tc>
      </w:tr>
    </w:tbl>
    <w:p w14:paraId="16429EE6" w14:textId="3A17F320" w:rsidR="00D54E97" w:rsidRDefault="00957827" w:rsidP="004242E8">
      <w:pPr>
        <w:pStyle w:val="Caption"/>
        <w:spacing w:after="120" w:line="240" w:lineRule="auto"/>
        <w:jc w:val="center"/>
      </w:pPr>
      <w:r w:rsidRPr="00D56521">
        <w:t xml:space="preserve">Table </w:t>
      </w:r>
      <w:r w:rsidR="004242E8">
        <w:t>C-</w:t>
      </w:r>
      <w:r w:rsidR="00331A1D" w:rsidRPr="00D56521">
        <w:fldChar w:fldCharType="begin"/>
      </w:r>
      <w:r w:rsidR="00331A1D" w:rsidRPr="00D56521">
        <w:instrText xml:space="preserve"> SEQ Table \* ARABIC </w:instrText>
      </w:r>
      <w:r w:rsidR="00331A1D" w:rsidRPr="00D56521">
        <w:fldChar w:fldCharType="separate"/>
      </w:r>
      <w:r w:rsidR="00832978">
        <w:rPr>
          <w:noProof/>
        </w:rPr>
        <w:t>26</w:t>
      </w:r>
      <w:r w:rsidR="00331A1D" w:rsidRPr="00D56521">
        <w:fldChar w:fldCharType="end"/>
      </w:r>
      <w:r w:rsidRPr="00D56521">
        <w:t xml:space="preserve"> - General colour assignments</w:t>
      </w:r>
    </w:p>
    <w:p w14:paraId="79336147" w14:textId="77777777" w:rsidR="004242E8" w:rsidRPr="004242E8" w:rsidRDefault="004242E8" w:rsidP="004242E8">
      <w:pPr>
        <w:spacing w:after="120" w:line="240" w:lineRule="auto"/>
      </w:pPr>
    </w:p>
    <w:p w14:paraId="72CF13BB" w14:textId="589CE6A8" w:rsidR="00C74AD6" w:rsidRPr="00DE56FE" w:rsidRDefault="00C74AD6" w:rsidP="00DE56FE">
      <w:pPr>
        <w:pStyle w:val="Heading2"/>
        <w:rPr>
          <w:noProof/>
          <w:lang w:val="fr-FR"/>
        </w:rPr>
      </w:pPr>
      <w:bookmarkStart w:id="1829" w:name="_Toc38829558"/>
      <w:bookmarkStart w:id="1830" w:name="_Toc38830061"/>
      <w:bookmarkStart w:id="1831" w:name="_Toc38936224"/>
      <w:bookmarkStart w:id="1832" w:name="_Ref98334754"/>
      <w:bookmarkStart w:id="1833" w:name="_Ref98334990"/>
      <w:bookmarkStart w:id="1834" w:name="_Toc144421377"/>
      <w:bookmarkEnd w:id="1829"/>
      <w:bookmarkEnd w:id="1830"/>
      <w:bookmarkEnd w:id="1831"/>
      <w:r w:rsidRPr="00DE56FE">
        <w:rPr>
          <w:noProof/>
          <w:lang w:val="fr-FR"/>
        </w:rPr>
        <w:t>Colour tokens, profiles and palettes</w:t>
      </w:r>
      <w:bookmarkEnd w:id="1832"/>
      <w:bookmarkEnd w:id="1833"/>
      <w:bookmarkEnd w:id="1834"/>
      <w:ins w:id="1835" w:author="jonathan pritchard" w:date="2024-01-17T15:39:00Z">
        <w:r w:rsidR="00C55365" w:rsidRPr="00DE56FE">
          <w:rPr>
            <w:noProof/>
            <w:lang w:val="fr-FR"/>
          </w:rPr>
          <w:t xml:space="preserve"> </w:t>
        </w:r>
        <w:r w:rsidR="00C55365">
          <w:rPr>
            <w:noProof/>
            <w:lang w:val="fr-FR"/>
          </w:rPr>
          <w:t>[Informative]</w:t>
        </w:r>
      </w:ins>
    </w:p>
    <w:p w14:paraId="6A962417" w14:textId="7EF1A472" w:rsidR="006C28A4" w:rsidRPr="00D56521" w:rsidRDefault="00077BF7" w:rsidP="004242E8">
      <w:pPr>
        <w:spacing w:after="120" w:line="240" w:lineRule="auto"/>
        <w:jc w:val="both"/>
        <w:rPr>
          <w:noProof/>
        </w:rPr>
      </w:pPr>
      <w:r w:rsidRPr="00D56521">
        <w:t>Colour tokens and colour profiles should be</w:t>
      </w:r>
      <w:r w:rsidR="00DE1643" w:rsidRPr="00D56521">
        <w:t xml:space="preserve"> registered in the </w:t>
      </w:r>
      <w:r w:rsidR="00CC5C96" w:rsidRPr="00D56521">
        <w:t xml:space="preserve">Portrayal </w:t>
      </w:r>
      <w:r w:rsidR="00E23D42" w:rsidRPr="00D56521">
        <w:t>R</w:t>
      </w:r>
      <w:r w:rsidR="00CC5C96" w:rsidRPr="00D56521">
        <w:t xml:space="preserve">egister in the </w:t>
      </w:r>
      <w:r w:rsidR="004242E8">
        <w:t xml:space="preserve">IHO </w:t>
      </w:r>
      <w:r w:rsidR="00DE1643" w:rsidRPr="00D56521">
        <w:t>GI Registry</w:t>
      </w:r>
      <w:r w:rsidRPr="00D56521">
        <w:t xml:space="preserve"> prior to use in </w:t>
      </w:r>
      <w:r w:rsidR="004242E8">
        <w:t>P</w:t>
      </w:r>
      <w:r w:rsidRPr="00D56521">
        <w:t xml:space="preserve">ortrayal </w:t>
      </w:r>
      <w:r w:rsidR="004242E8">
        <w:t>C</w:t>
      </w:r>
      <w:r w:rsidRPr="00D56521">
        <w:t>atalogues.</w:t>
      </w:r>
      <w:r w:rsidR="00DE1643" w:rsidRPr="00D56521">
        <w:t xml:space="preserve"> </w:t>
      </w:r>
      <w:r w:rsidRPr="00D56521">
        <w:t xml:space="preserve">The same colour tokens </w:t>
      </w:r>
      <w:r w:rsidR="00374B59" w:rsidRPr="00D56521">
        <w:t>may</w:t>
      </w:r>
      <w:r w:rsidRPr="00D56521">
        <w:t xml:space="preserve"> be used by different data products</w:t>
      </w:r>
      <w:r w:rsidR="00374B59" w:rsidRPr="00D56521">
        <w:t xml:space="preserve">. Product </w:t>
      </w:r>
      <w:r w:rsidR="004242E8">
        <w:t>S</w:t>
      </w:r>
      <w:r w:rsidR="00374B59" w:rsidRPr="00D56521">
        <w:t>pecifications should use the same colour tokens as S-101 for feature types and sub-types that are conceptually similar to S-101 feature types.</w:t>
      </w:r>
    </w:p>
    <w:p w14:paraId="22541DC8" w14:textId="77777777" w:rsidR="009769F4" w:rsidRPr="00D56521" w:rsidRDefault="009769F4" w:rsidP="004242E8">
      <w:pPr>
        <w:spacing w:after="120" w:line="240" w:lineRule="auto"/>
        <w:jc w:val="both"/>
        <w:rPr>
          <w:noProof/>
        </w:rPr>
      </w:pPr>
      <w:r w:rsidRPr="00D56521">
        <w:rPr>
          <w:noProof/>
        </w:rPr>
        <w:t xml:space="preserve">The colours in this section are specifically designed for chart display. </w:t>
      </w:r>
    </w:p>
    <w:p w14:paraId="50F84A1B" w14:textId="2E62DE70" w:rsidR="0055417C" w:rsidRPr="00D56521" w:rsidRDefault="00B12C25" w:rsidP="004242E8">
      <w:pPr>
        <w:spacing w:after="120" w:line="240" w:lineRule="auto"/>
        <w:jc w:val="both"/>
        <w:rPr>
          <w:noProof/>
        </w:rPr>
      </w:pPr>
      <w:r w:rsidRPr="00D56521">
        <w:rPr>
          <w:noProof/>
        </w:rPr>
        <w:lastRenderedPageBreak/>
        <w:fldChar w:fldCharType="begin"/>
      </w:r>
      <w:r w:rsidRPr="00D56521">
        <w:rPr>
          <w:noProof/>
        </w:rPr>
        <w:instrText xml:space="preserve"> REF _Ref44888081 \h </w:instrText>
      </w:r>
      <w:r w:rsidR="004242E8">
        <w:rPr>
          <w:noProof/>
        </w:rPr>
        <w:instrText xml:space="preserve"> \* MERGEFORMAT </w:instrText>
      </w:r>
      <w:r w:rsidRPr="00D56521">
        <w:rPr>
          <w:noProof/>
        </w:rPr>
      </w:r>
      <w:r w:rsidRPr="00D56521">
        <w:rPr>
          <w:noProof/>
        </w:rPr>
        <w:fldChar w:fldCharType="separate"/>
      </w:r>
      <w:r w:rsidR="00832978" w:rsidRPr="00D56521">
        <w:t xml:space="preserve">Table </w:t>
      </w:r>
      <w:r w:rsidR="00832978">
        <w:t>C-27</w:t>
      </w:r>
      <w:r w:rsidRPr="00D56521">
        <w:rPr>
          <w:noProof/>
        </w:rPr>
        <w:fldChar w:fldCharType="end"/>
      </w:r>
      <w:r w:rsidRPr="00D56521">
        <w:rPr>
          <w:noProof/>
        </w:rPr>
        <w:t xml:space="preserve"> </w:t>
      </w:r>
      <w:r w:rsidR="008C2B9A" w:rsidRPr="00D56521">
        <w:rPr>
          <w:noProof/>
        </w:rPr>
        <w:t>lists</w:t>
      </w:r>
      <w:r w:rsidR="00D66B3C" w:rsidRPr="00D56521">
        <w:rPr>
          <w:noProof/>
        </w:rPr>
        <w:t xml:space="preserve"> colour tokens used in ECDIS displays</w:t>
      </w:r>
      <w:r w:rsidR="008C2B9A" w:rsidRPr="00D56521">
        <w:rPr>
          <w:noProof/>
        </w:rPr>
        <w:t xml:space="preserve"> and describes their roles and significance</w:t>
      </w:r>
      <w:r w:rsidR="00D66B3C" w:rsidRPr="00D56521">
        <w:rPr>
          <w:noProof/>
        </w:rPr>
        <w:t xml:space="preserve">. This </w:t>
      </w:r>
      <w:r w:rsidR="008C2B9A" w:rsidRPr="00D56521">
        <w:rPr>
          <w:noProof/>
        </w:rPr>
        <w:t xml:space="preserve">table </w:t>
      </w:r>
      <w:r w:rsidR="00D66B3C" w:rsidRPr="00D56521">
        <w:rPr>
          <w:noProof/>
        </w:rPr>
        <w:t xml:space="preserve">is not a comprehensive list of colour tokens; see the colour profile files in the </w:t>
      </w:r>
      <w:r w:rsidR="004242E8">
        <w:rPr>
          <w:noProof/>
        </w:rPr>
        <w:t>P</w:t>
      </w:r>
      <w:r w:rsidR="00D66B3C" w:rsidRPr="00D56521">
        <w:rPr>
          <w:noProof/>
        </w:rPr>
        <w:t xml:space="preserve">ortrayal </w:t>
      </w:r>
      <w:r w:rsidR="004242E8">
        <w:rPr>
          <w:noProof/>
        </w:rPr>
        <w:t>C</w:t>
      </w:r>
      <w:r w:rsidR="00D66B3C" w:rsidRPr="00D56521">
        <w:rPr>
          <w:noProof/>
        </w:rPr>
        <w:t>atalogues of individual products for the full list of colour tokens used by each product.</w:t>
      </w:r>
    </w:p>
    <w:p w14:paraId="30AA6A5A" w14:textId="4F781270" w:rsidR="0072408E" w:rsidRPr="00D56521" w:rsidRDefault="0072408E" w:rsidP="004242E8">
      <w:pPr>
        <w:spacing w:after="120" w:line="240" w:lineRule="auto"/>
        <w:jc w:val="both"/>
        <w:rPr>
          <w:noProof/>
        </w:rPr>
      </w:pPr>
      <w:bookmarkStart w:id="1836" w:name="_Hlk44535372"/>
      <w:commentRangeStart w:id="1837"/>
      <w:commentRangeStart w:id="1838"/>
      <w:r w:rsidRPr="00D56521">
        <w:rPr>
          <w:noProof/>
        </w:rPr>
        <w:t xml:space="preserve">NOTE: This table is </w:t>
      </w:r>
      <w:r w:rsidR="00533443" w:rsidRPr="00D56521">
        <w:rPr>
          <w:noProof/>
        </w:rPr>
        <w:t xml:space="preserve">useful information for implementations and should be available to implementors for completeness. It should also be kept updated with information pertaining to other </w:t>
      </w:r>
      <w:r w:rsidR="004242E8">
        <w:rPr>
          <w:noProof/>
        </w:rPr>
        <w:t>P</w:t>
      </w:r>
      <w:r w:rsidR="00533443" w:rsidRPr="00D56521">
        <w:rPr>
          <w:noProof/>
        </w:rPr>
        <w:t xml:space="preserve">roduct </w:t>
      </w:r>
      <w:r w:rsidR="004242E8">
        <w:rPr>
          <w:noProof/>
        </w:rPr>
        <w:t>S</w:t>
      </w:r>
      <w:r w:rsidR="00533443" w:rsidRPr="00D56521">
        <w:rPr>
          <w:noProof/>
        </w:rPr>
        <w:t xml:space="preserve">pecifications. It is </w:t>
      </w:r>
      <w:r w:rsidRPr="00D56521">
        <w:rPr>
          <w:noProof/>
        </w:rPr>
        <w:t xml:space="preserve">provided as part of this </w:t>
      </w:r>
      <w:r w:rsidR="00533443" w:rsidRPr="00D56521">
        <w:rPr>
          <w:noProof/>
        </w:rPr>
        <w:t>edition</w:t>
      </w:r>
      <w:r w:rsidRPr="00D56521">
        <w:rPr>
          <w:noProof/>
        </w:rPr>
        <w:t xml:space="preserve"> </w:t>
      </w:r>
      <w:r w:rsidR="00533443" w:rsidRPr="00D56521">
        <w:rPr>
          <w:noProof/>
        </w:rPr>
        <w:t xml:space="preserve">because </w:t>
      </w:r>
      <w:r w:rsidRPr="00D56521">
        <w:rPr>
          <w:noProof/>
        </w:rPr>
        <w:t xml:space="preserve">there is at present no apparent provision for publishing it as a “living document”. Future editions may replace it by a reference to a “living document” in the </w:t>
      </w:r>
      <w:r w:rsidR="00533443" w:rsidRPr="00D56521">
        <w:rPr>
          <w:noProof/>
        </w:rPr>
        <w:t xml:space="preserve">IHO </w:t>
      </w:r>
      <w:r w:rsidRPr="00D56521">
        <w:rPr>
          <w:noProof/>
        </w:rPr>
        <w:t>GI Registry</w:t>
      </w:r>
      <w:r w:rsidR="00721276" w:rsidRPr="00D56521">
        <w:rPr>
          <w:noProof/>
        </w:rPr>
        <w:t xml:space="preserve"> or</w:t>
      </w:r>
      <w:r w:rsidR="00533443" w:rsidRPr="00D56521">
        <w:rPr>
          <w:noProof/>
        </w:rPr>
        <w:t xml:space="preserve"> </w:t>
      </w:r>
      <w:r w:rsidR="00DF4AD0">
        <w:rPr>
          <w:noProof/>
        </w:rPr>
        <w:t xml:space="preserve">on </w:t>
      </w:r>
      <w:r w:rsidRPr="00D56521">
        <w:rPr>
          <w:noProof/>
        </w:rPr>
        <w:t>the IHO Web site</w:t>
      </w:r>
      <w:commentRangeEnd w:id="1837"/>
      <w:r w:rsidR="004B6C6C">
        <w:rPr>
          <w:rStyle w:val="CommentReference"/>
        </w:rPr>
        <w:commentReference w:id="1837"/>
      </w:r>
      <w:commentRangeEnd w:id="1838"/>
      <w:r w:rsidR="0007289C">
        <w:rPr>
          <w:rStyle w:val="CommentReference"/>
        </w:rPr>
        <w:commentReference w:id="1838"/>
      </w:r>
      <w:r w:rsidR="00721276" w:rsidRPr="00D56521">
        <w:rPr>
          <w:noProof/>
        </w:rPr>
        <w:t>.</w:t>
      </w:r>
    </w:p>
    <w:bookmarkEnd w:id="1836"/>
    <w:p w14:paraId="27E3928B" w14:textId="2376B794" w:rsidR="009769F4" w:rsidRPr="00D56521" w:rsidRDefault="009769F4" w:rsidP="004E61EE">
      <w:pPr>
        <w:spacing w:line="240" w:lineRule="auto"/>
        <w:rPr>
          <w:noProof/>
        </w:rPr>
      </w:pPr>
    </w:p>
    <w:p w14:paraId="342A2AD9" w14:textId="77777777" w:rsidR="00AF09AF" w:rsidRPr="00D56521" w:rsidRDefault="00AF09AF" w:rsidP="004E61EE">
      <w:pPr>
        <w:spacing w:line="240" w:lineRule="auto"/>
        <w:rPr>
          <w:noProof/>
        </w:rPr>
        <w:sectPr w:rsidR="00AF09AF" w:rsidRPr="00D56521" w:rsidSect="00686450">
          <w:headerReference w:type="default" r:id="rId35"/>
          <w:footerReference w:type="default" r:id="rId36"/>
          <w:pgSz w:w="11906" w:h="16838" w:code="9"/>
          <w:pgMar w:top="1440" w:right="1400" w:bottom="1440" w:left="1400" w:header="708" w:footer="708" w:gutter="0"/>
          <w:pgNumType w:start="1"/>
          <w:cols w:space="708"/>
          <w:docGrid w:linePitch="360"/>
        </w:sectPr>
      </w:pPr>
    </w:p>
    <w:p w14:paraId="1C6D71AC" w14:textId="72BC12CD" w:rsidR="00AF09AF" w:rsidRPr="00D56521" w:rsidRDefault="00AF09AF" w:rsidP="004E61EE">
      <w:pPr>
        <w:spacing w:line="240" w:lineRule="auto"/>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D56521" w14:paraId="76E39868" w14:textId="77777777" w:rsidTr="007C752F">
        <w:trPr>
          <w:cantSplit/>
          <w:tblHeader/>
        </w:trPr>
        <w:tc>
          <w:tcPr>
            <w:tcW w:w="1075" w:type="dxa"/>
            <w:shd w:val="clear" w:color="auto" w:fill="D9D9D9" w:themeFill="background1" w:themeFillShade="D9"/>
          </w:tcPr>
          <w:p w14:paraId="537BAA0B" w14:textId="77777777" w:rsidR="00BF29D0" w:rsidRPr="00D56521" w:rsidRDefault="00BF29D0" w:rsidP="004E61EE">
            <w:pPr>
              <w:rPr>
                <w:b/>
                <w:bCs/>
                <w:noProof/>
                <w:sz w:val="22"/>
                <w:szCs w:val="22"/>
              </w:rPr>
            </w:pPr>
            <w:r w:rsidRPr="00D56521">
              <w:rPr>
                <w:b/>
                <w:bCs/>
                <w:noProof/>
                <w:sz w:val="22"/>
                <w:szCs w:val="22"/>
              </w:rPr>
              <w:t>Token</w:t>
            </w:r>
          </w:p>
        </w:tc>
        <w:tc>
          <w:tcPr>
            <w:tcW w:w="1800" w:type="dxa"/>
            <w:shd w:val="clear" w:color="auto" w:fill="D9D9D9" w:themeFill="background1" w:themeFillShade="D9"/>
          </w:tcPr>
          <w:p w14:paraId="4A373D44" w14:textId="77777777" w:rsidR="00BF29D0" w:rsidRPr="00D56521" w:rsidRDefault="00BF29D0" w:rsidP="004E61EE">
            <w:pPr>
              <w:rPr>
                <w:b/>
                <w:bCs/>
                <w:noProof/>
                <w:sz w:val="22"/>
                <w:szCs w:val="22"/>
              </w:rPr>
            </w:pPr>
            <w:r w:rsidRPr="00D56521">
              <w:rPr>
                <w:b/>
                <w:bCs/>
                <w:noProof/>
                <w:sz w:val="22"/>
                <w:szCs w:val="22"/>
              </w:rPr>
              <w:t>Colour, day/night</w:t>
            </w:r>
          </w:p>
        </w:tc>
        <w:tc>
          <w:tcPr>
            <w:tcW w:w="3510" w:type="dxa"/>
            <w:shd w:val="clear" w:color="auto" w:fill="D9D9D9" w:themeFill="background1" w:themeFillShade="D9"/>
          </w:tcPr>
          <w:p w14:paraId="4436284E" w14:textId="77777777" w:rsidR="00BF29D0" w:rsidRPr="00D56521" w:rsidRDefault="00BF29D0" w:rsidP="004E61EE">
            <w:pPr>
              <w:rPr>
                <w:b/>
                <w:bCs/>
                <w:noProof/>
                <w:sz w:val="22"/>
                <w:szCs w:val="22"/>
              </w:rPr>
            </w:pPr>
            <w:r w:rsidRPr="00D56521">
              <w:rPr>
                <w:b/>
                <w:bCs/>
                <w:noProof/>
                <w:sz w:val="22"/>
                <w:szCs w:val="22"/>
              </w:rPr>
              <w:t>Usage</w:t>
            </w:r>
          </w:p>
        </w:tc>
        <w:tc>
          <w:tcPr>
            <w:tcW w:w="7563" w:type="dxa"/>
            <w:shd w:val="clear" w:color="auto" w:fill="D9D9D9" w:themeFill="background1" w:themeFillShade="D9"/>
          </w:tcPr>
          <w:p w14:paraId="6CB50090" w14:textId="77777777" w:rsidR="00BF29D0" w:rsidRPr="00D56521" w:rsidRDefault="00BF29D0" w:rsidP="004E61EE">
            <w:pPr>
              <w:rPr>
                <w:b/>
                <w:bCs/>
                <w:noProof/>
                <w:sz w:val="22"/>
                <w:szCs w:val="22"/>
              </w:rPr>
            </w:pPr>
            <w:r w:rsidRPr="00D56521">
              <w:rPr>
                <w:b/>
                <w:bCs/>
                <w:noProof/>
                <w:sz w:val="22"/>
                <w:szCs w:val="22"/>
              </w:rPr>
              <w:t>Significance</w:t>
            </w:r>
          </w:p>
        </w:tc>
      </w:tr>
      <w:tr w:rsidR="00BF29D0" w:rsidRPr="00D56521" w14:paraId="7BF5FEC5" w14:textId="77777777" w:rsidTr="00773B55">
        <w:tc>
          <w:tcPr>
            <w:tcW w:w="0" w:type="auto"/>
            <w:gridSpan w:val="4"/>
            <w:shd w:val="clear" w:color="auto" w:fill="F2F2F2" w:themeFill="background1" w:themeFillShade="F2"/>
          </w:tcPr>
          <w:p w14:paraId="145AD6FA" w14:textId="77777777" w:rsidR="00BF29D0" w:rsidRPr="00D56521" w:rsidRDefault="00BF29D0" w:rsidP="004E61EE">
            <w:pPr>
              <w:rPr>
                <w:b/>
                <w:bCs/>
                <w:i/>
                <w:iCs/>
                <w:noProof/>
              </w:rPr>
            </w:pPr>
            <w:r w:rsidRPr="00D56521">
              <w:rPr>
                <w:b/>
                <w:bCs/>
                <w:i/>
                <w:iCs/>
                <w:noProof/>
              </w:rPr>
              <w:t>Colours for chart features</w:t>
            </w:r>
          </w:p>
        </w:tc>
      </w:tr>
      <w:tr w:rsidR="00773B55" w:rsidRPr="00D56521" w14:paraId="44B2DBB4" w14:textId="77777777" w:rsidTr="00704411">
        <w:tc>
          <w:tcPr>
            <w:tcW w:w="1075" w:type="dxa"/>
          </w:tcPr>
          <w:p w14:paraId="273BD67C" w14:textId="77777777" w:rsidR="00BF29D0" w:rsidRPr="00D56521" w:rsidRDefault="00BF29D0" w:rsidP="004E61EE">
            <w:pPr>
              <w:rPr>
                <w:noProof/>
              </w:rPr>
            </w:pPr>
            <w:r w:rsidRPr="00D56521">
              <w:rPr>
                <w:noProof/>
              </w:rPr>
              <w:t>CHBLK</w:t>
            </w:r>
          </w:p>
        </w:tc>
        <w:tc>
          <w:tcPr>
            <w:tcW w:w="1800" w:type="dxa"/>
          </w:tcPr>
          <w:p w14:paraId="3DA023E5" w14:textId="77777777" w:rsidR="00BF29D0" w:rsidRPr="00D56521" w:rsidRDefault="00BF29D0" w:rsidP="004E61EE">
            <w:pPr>
              <w:rPr>
                <w:noProof/>
              </w:rPr>
            </w:pPr>
            <w:r w:rsidRPr="00D56521">
              <w:rPr>
                <w:noProof/>
              </w:rPr>
              <w:t>black/grey</w:t>
            </w:r>
          </w:p>
        </w:tc>
        <w:tc>
          <w:tcPr>
            <w:tcW w:w="3510" w:type="dxa"/>
          </w:tcPr>
          <w:p w14:paraId="438DE1A8" w14:textId="77777777" w:rsidR="00BF29D0" w:rsidRPr="00D56521" w:rsidRDefault="00BF29D0" w:rsidP="004E61EE">
            <w:pPr>
              <w:rPr>
                <w:noProof/>
              </w:rPr>
            </w:pPr>
            <w:r w:rsidRPr="00D56521">
              <w:rPr>
                <w:noProof/>
              </w:rPr>
              <w:t>general</w:t>
            </w:r>
          </w:p>
        </w:tc>
        <w:tc>
          <w:tcPr>
            <w:tcW w:w="7563" w:type="dxa"/>
            <w:vMerge w:val="restart"/>
          </w:tcPr>
          <w:p w14:paraId="3516BF3A" w14:textId="77777777" w:rsidR="00BF29D0" w:rsidRPr="00D56521" w:rsidRDefault="00BF29D0" w:rsidP="004E61EE">
            <w:pPr>
              <w:rPr>
                <w:noProof/>
              </w:rPr>
            </w:pPr>
            <w:r w:rsidRPr="00D56521">
              <w:rPr>
                <w:noProof/>
              </w:rPr>
              <w:t>This selection of colours is used in general to design symbols and chart line features as well as fill styles. They are not used in cases where other colours are available for a special usage.</w:t>
            </w:r>
          </w:p>
        </w:tc>
      </w:tr>
      <w:tr w:rsidR="00773B55" w:rsidRPr="00D56521" w14:paraId="0205CF73" w14:textId="77777777" w:rsidTr="00704411">
        <w:tc>
          <w:tcPr>
            <w:tcW w:w="1075" w:type="dxa"/>
          </w:tcPr>
          <w:p w14:paraId="1CA354BF" w14:textId="77777777" w:rsidR="00BF29D0" w:rsidRPr="00D56521" w:rsidRDefault="00BF29D0" w:rsidP="004E61EE">
            <w:pPr>
              <w:rPr>
                <w:noProof/>
              </w:rPr>
            </w:pPr>
            <w:r w:rsidRPr="00D56521">
              <w:rPr>
                <w:noProof/>
              </w:rPr>
              <w:t>CHGRD</w:t>
            </w:r>
          </w:p>
        </w:tc>
        <w:tc>
          <w:tcPr>
            <w:tcW w:w="1800" w:type="dxa"/>
          </w:tcPr>
          <w:p w14:paraId="40F6DA62" w14:textId="77777777" w:rsidR="00BF29D0" w:rsidRPr="00D56521" w:rsidRDefault="00BF29D0" w:rsidP="004E61EE">
            <w:pPr>
              <w:rPr>
                <w:noProof/>
              </w:rPr>
            </w:pPr>
            <w:r w:rsidRPr="00D56521">
              <w:rPr>
                <w:noProof/>
              </w:rPr>
              <w:t>grey dominant</w:t>
            </w:r>
          </w:p>
        </w:tc>
        <w:tc>
          <w:tcPr>
            <w:tcW w:w="3510" w:type="dxa"/>
          </w:tcPr>
          <w:p w14:paraId="5924C7E1" w14:textId="77777777" w:rsidR="00BF29D0" w:rsidRPr="00D56521" w:rsidRDefault="00BF29D0" w:rsidP="004E61EE">
            <w:pPr>
              <w:rPr>
                <w:noProof/>
              </w:rPr>
            </w:pPr>
            <w:r w:rsidRPr="00D56521">
              <w:rPr>
                <w:noProof/>
              </w:rPr>
              <w:t>general</w:t>
            </w:r>
          </w:p>
        </w:tc>
        <w:tc>
          <w:tcPr>
            <w:tcW w:w="7563" w:type="dxa"/>
            <w:vMerge/>
          </w:tcPr>
          <w:p w14:paraId="7314DA40" w14:textId="77777777" w:rsidR="00BF29D0" w:rsidRPr="00D56521" w:rsidRDefault="00BF29D0" w:rsidP="004E61EE">
            <w:pPr>
              <w:rPr>
                <w:noProof/>
              </w:rPr>
            </w:pPr>
          </w:p>
        </w:tc>
      </w:tr>
      <w:tr w:rsidR="00773B55" w:rsidRPr="00D56521" w14:paraId="428761B7" w14:textId="77777777" w:rsidTr="00704411">
        <w:tc>
          <w:tcPr>
            <w:tcW w:w="1075" w:type="dxa"/>
          </w:tcPr>
          <w:p w14:paraId="33F42E8B" w14:textId="77777777" w:rsidR="00BF29D0" w:rsidRPr="00D56521" w:rsidRDefault="00BF29D0" w:rsidP="004E61EE">
            <w:pPr>
              <w:rPr>
                <w:noProof/>
              </w:rPr>
            </w:pPr>
            <w:r w:rsidRPr="00D56521">
              <w:rPr>
                <w:noProof/>
              </w:rPr>
              <w:t>CHGRF</w:t>
            </w:r>
          </w:p>
        </w:tc>
        <w:tc>
          <w:tcPr>
            <w:tcW w:w="1800" w:type="dxa"/>
          </w:tcPr>
          <w:p w14:paraId="39AA5414" w14:textId="77777777" w:rsidR="00BF29D0" w:rsidRPr="00D56521" w:rsidRDefault="00BF29D0" w:rsidP="004E61EE">
            <w:pPr>
              <w:rPr>
                <w:noProof/>
              </w:rPr>
            </w:pPr>
            <w:r w:rsidRPr="00D56521">
              <w:rPr>
                <w:noProof/>
              </w:rPr>
              <w:t>grey, faint</w:t>
            </w:r>
          </w:p>
        </w:tc>
        <w:tc>
          <w:tcPr>
            <w:tcW w:w="3510" w:type="dxa"/>
          </w:tcPr>
          <w:p w14:paraId="56685BFB" w14:textId="77777777" w:rsidR="00BF29D0" w:rsidRPr="00D56521" w:rsidRDefault="00BF29D0" w:rsidP="004E61EE">
            <w:pPr>
              <w:rPr>
                <w:noProof/>
              </w:rPr>
            </w:pPr>
            <w:r w:rsidRPr="00D56521">
              <w:rPr>
                <w:noProof/>
              </w:rPr>
              <w:t>general</w:t>
            </w:r>
          </w:p>
        </w:tc>
        <w:tc>
          <w:tcPr>
            <w:tcW w:w="7563" w:type="dxa"/>
            <w:vMerge/>
          </w:tcPr>
          <w:p w14:paraId="7C9D886B" w14:textId="77777777" w:rsidR="00BF29D0" w:rsidRPr="00D56521" w:rsidRDefault="00BF29D0" w:rsidP="004E61EE">
            <w:pPr>
              <w:rPr>
                <w:noProof/>
              </w:rPr>
            </w:pPr>
          </w:p>
        </w:tc>
      </w:tr>
      <w:tr w:rsidR="00773B55" w:rsidRPr="00D56521" w14:paraId="2D149262" w14:textId="77777777" w:rsidTr="00704411">
        <w:tc>
          <w:tcPr>
            <w:tcW w:w="1075" w:type="dxa"/>
          </w:tcPr>
          <w:p w14:paraId="5EBC723C" w14:textId="77777777" w:rsidR="00BF29D0" w:rsidRPr="00D56521" w:rsidRDefault="00BF29D0" w:rsidP="004E61EE">
            <w:pPr>
              <w:rPr>
                <w:noProof/>
              </w:rPr>
            </w:pPr>
            <w:r w:rsidRPr="00D56521">
              <w:rPr>
                <w:noProof/>
              </w:rPr>
              <w:t xml:space="preserve">CHRED </w:t>
            </w:r>
          </w:p>
        </w:tc>
        <w:tc>
          <w:tcPr>
            <w:tcW w:w="1800" w:type="dxa"/>
          </w:tcPr>
          <w:p w14:paraId="7E774FF2" w14:textId="77777777" w:rsidR="00BF29D0" w:rsidRPr="00D56521" w:rsidRDefault="00BF29D0" w:rsidP="004E61EE">
            <w:pPr>
              <w:rPr>
                <w:noProof/>
              </w:rPr>
            </w:pPr>
            <w:r w:rsidRPr="00D56521">
              <w:rPr>
                <w:noProof/>
              </w:rPr>
              <w:t>red</w:t>
            </w:r>
          </w:p>
        </w:tc>
        <w:tc>
          <w:tcPr>
            <w:tcW w:w="3510" w:type="dxa"/>
          </w:tcPr>
          <w:p w14:paraId="4242E330" w14:textId="77777777" w:rsidR="00BF29D0" w:rsidRPr="00D56521" w:rsidRDefault="00BF29D0" w:rsidP="004E61EE">
            <w:pPr>
              <w:rPr>
                <w:noProof/>
              </w:rPr>
            </w:pPr>
            <w:r w:rsidRPr="00D56521">
              <w:rPr>
                <w:noProof/>
              </w:rPr>
              <w:t>general</w:t>
            </w:r>
          </w:p>
        </w:tc>
        <w:tc>
          <w:tcPr>
            <w:tcW w:w="7563" w:type="dxa"/>
            <w:vMerge/>
          </w:tcPr>
          <w:p w14:paraId="1B126E0C" w14:textId="77777777" w:rsidR="00BF29D0" w:rsidRPr="00D56521" w:rsidRDefault="00BF29D0" w:rsidP="004E61EE">
            <w:pPr>
              <w:rPr>
                <w:noProof/>
              </w:rPr>
            </w:pPr>
          </w:p>
        </w:tc>
      </w:tr>
      <w:tr w:rsidR="00773B55" w:rsidRPr="00D56521" w14:paraId="4D7BC77A" w14:textId="77777777" w:rsidTr="00704411">
        <w:tc>
          <w:tcPr>
            <w:tcW w:w="1075" w:type="dxa"/>
          </w:tcPr>
          <w:p w14:paraId="09409325" w14:textId="77777777" w:rsidR="00BF29D0" w:rsidRPr="00D56521" w:rsidRDefault="00BF29D0" w:rsidP="004E61EE">
            <w:pPr>
              <w:rPr>
                <w:noProof/>
              </w:rPr>
            </w:pPr>
            <w:r w:rsidRPr="00D56521">
              <w:rPr>
                <w:noProof/>
              </w:rPr>
              <w:t xml:space="preserve">CHGRN </w:t>
            </w:r>
          </w:p>
        </w:tc>
        <w:tc>
          <w:tcPr>
            <w:tcW w:w="1800" w:type="dxa"/>
          </w:tcPr>
          <w:p w14:paraId="0D59A83E" w14:textId="77777777" w:rsidR="00BF29D0" w:rsidRPr="00D56521" w:rsidRDefault="00BF29D0" w:rsidP="004E61EE">
            <w:pPr>
              <w:rPr>
                <w:noProof/>
              </w:rPr>
            </w:pPr>
            <w:r w:rsidRPr="00D56521">
              <w:rPr>
                <w:noProof/>
              </w:rPr>
              <w:t>green</w:t>
            </w:r>
          </w:p>
        </w:tc>
        <w:tc>
          <w:tcPr>
            <w:tcW w:w="3510" w:type="dxa"/>
          </w:tcPr>
          <w:p w14:paraId="43981609" w14:textId="77777777" w:rsidR="00BF29D0" w:rsidRPr="00D56521" w:rsidRDefault="00BF29D0" w:rsidP="004E61EE">
            <w:pPr>
              <w:rPr>
                <w:noProof/>
              </w:rPr>
            </w:pPr>
            <w:r w:rsidRPr="00D56521">
              <w:rPr>
                <w:noProof/>
              </w:rPr>
              <w:t>general</w:t>
            </w:r>
          </w:p>
        </w:tc>
        <w:tc>
          <w:tcPr>
            <w:tcW w:w="7563" w:type="dxa"/>
            <w:vMerge/>
          </w:tcPr>
          <w:p w14:paraId="3C9223FF" w14:textId="77777777" w:rsidR="00BF29D0" w:rsidRPr="00D56521" w:rsidRDefault="00BF29D0" w:rsidP="004E61EE">
            <w:pPr>
              <w:rPr>
                <w:noProof/>
              </w:rPr>
            </w:pPr>
          </w:p>
        </w:tc>
      </w:tr>
      <w:tr w:rsidR="00773B55" w:rsidRPr="00D56521" w14:paraId="0E5D38F4" w14:textId="77777777" w:rsidTr="00704411">
        <w:tc>
          <w:tcPr>
            <w:tcW w:w="1075" w:type="dxa"/>
          </w:tcPr>
          <w:p w14:paraId="20A064FF" w14:textId="77777777" w:rsidR="00BF29D0" w:rsidRPr="00D56521" w:rsidRDefault="00BF29D0" w:rsidP="004E61EE">
            <w:pPr>
              <w:rPr>
                <w:noProof/>
              </w:rPr>
            </w:pPr>
            <w:r w:rsidRPr="00D56521">
              <w:rPr>
                <w:noProof/>
              </w:rPr>
              <w:t xml:space="preserve">CHYLW </w:t>
            </w:r>
          </w:p>
        </w:tc>
        <w:tc>
          <w:tcPr>
            <w:tcW w:w="1800" w:type="dxa"/>
          </w:tcPr>
          <w:p w14:paraId="444F3DAA" w14:textId="77777777" w:rsidR="00BF29D0" w:rsidRPr="00D56521" w:rsidRDefault="00BF29D0" w:rsidP="004E61EE">
            <w:pPr>
              <w:rPr>
                <w:noProof/>
              </w:rPr>
            </w:pPr>
            <w:r w:rsidRPr="00D56521">
              <w:rPr>
                <w:noProof/>
              </w:rPr>
              <w:t>yellow</w:t>
            </w:r>
          </w:p>
        </w:tc>
        <w:tc>
          <w:tcPr>
            <w:tcW w:w="3510" w:type="dxa"/>
          </w:tcPr>
          <w:p w14:paraId="2EFD70FC" w14:textId="77777777" w:rsidR="00BF29D0" w:rsidRPr="00D56521" w:rsidRDefault="00BF29D0" w:rsidP="004E61EE">
            <w:pPr>
              <w:rPr>
                <w:noProof/>
              </w:rPr>
            </w:pPr>
            <w:r w:rsidRPr="00D56521">
              <w:rPr>
                <w:noProof/>
              </w:rPr>
              <w:t>general</w:t>
            </w:r>
          </w:p>
        </w:tc>
        <w:tc>
          <w:tcPr>
            <w:tcW w:w="7563" w:type="dxa"/>
            <w:vMerge/>
          </w:tcPr>
          <w:p w14:paraId="4BE43F4D" w14:textId="77777777" w:rsidR="00BF29D0" w:rsidRPr="00D56521" w:rsidRDefault="00BF29D0" w:rsidP="004E61EE">
            <w:pPr>
              <w:rPr>
                <w:noProof/>
              </w:rPr>
            </w:pPr>
          </w:p>
        </w:tc>
      </w:tr>
      <w:tr w:rsidR="00773B55" w:rsidRPr="00D56521" w14:paraId="4930E9E0" w14:textId="77777777" w:rsidTr="00704411">
        <w:tc>
          <w:tcPr>
            <w:tcW w:w="1075" w:type="dxa"/>
          </w:tcPr>
          <w:p w14:paraId="295EA329" w14:textId="77777777" w:rsidR="00BF29D0" w:rsidRPr="00D56521" w:rsidRDefault="00BF29D0" w:rsidP="004E61EE">
            <w:pPr>
              <w:rPr>
                <w:noProof/>
              </w:rPr>
            </w:pPr>
            <w:r w:rsidRPr="00D56521">
              <w:rPr>
                <w:noProof/>
              </w:rPr>
              <w:t xml:space="preserve">CHMGD </w:t>
            </w:r>
          </w:p>
        </w:tc>
        <w:tc>
          <w:tcPr>
            <w:tcW w:w="1800" w:type="dxa"/>
          </w:tcPr>
          <w:p w14:paraId="2EA6306A" w14:textId="77777777" w:rsidR="00BF29D0" w:rsidRPr="00D56521" w:rsidRDefault="00BF29D0" w:rsidP="004E61EE">
            <w:pPr>
              <w:rPr>
                <w:noProof/>
              </w:rPr>
            </w:pPr>
            <w:r w:rsidRPr="00D56521">
              <w:rPr>
                <w:noProof/>
              </w:rPr>
              <w:t>magenta, dominant</w:t>
            </w:r>
          </w:p>
        </w:tc>
        <w:tc>
          <w:tcPr>
            <w:tcW w:w="3510" w:type="dxa"/>
          </w:tcPr>
          <w:p w14:paraId="389C2827" w14:textId="77777777" w:rsidR="00BF29D0" w:rsidRPr="00D56521" w:rsidRDefault="00BF29D0" w:rsidP="004E61EE">
            <w:pPr>
              <w:rPr>
                <w:noProof/>
              </w:rPr>
            </w:pPr>
            <w:r w:rsidRPr="00D56521">
              <w:rPr>
                <w:noProof/>
              </w:rPr>
              <w:t>general</w:t>
            </w:r>
          </w:p>
        </w:tc>
        <w:tc>
          <w:tcPr>
            <w:tcW w:w="7563" w:type="dxa"/>
            <w:vMerge/>
          </w:tcPr>
          <w:p w14:paraId="59BD2B3F" w14:textId="77777777" w:rsidR="00BF29D0" w:rsidRPr="00D56521" w:rsidRDefault="00BF29D0" w:rsidP="004E61EE">
            <w:pPr>
              <w:rPr>
                <w:noProof/>
              </w:rPr>
            </w:pPr>
          </w:p>
        </w:tc>
      </w:tr>
      <w:tr w:rsidR="00773B55" w:rsidRPr="00D56521" w14:paraId="20C7DDE8" w14:textId="77777777" w:rsidTr="00704411">
        <w:tc>
          <w:tcPr>
            <w:tcW w:w="1075" w:type="dxa"/>
          </w:tcPr>
          <w:p w14:paraId="748915FB" w14:textId="77777777" w:rsidR="00BF29D0" w:rsidRPr="00D56521" w:rsidRDefault="00BF29D0" w:rsidP="004E61EE">
            <w:pPr>
              <w:rPr>
                <w:noProof/>
              </w:rPr>
            </w:pPr>
            <w:r w:rsidRPr="00D56521">
              <w:rPr>
                <w:noProof/>
              </w:rPr>
              <w:t xml:space="preserve">CHMGF </w:t>
            </w:r>
          </w:p>
        </w:tc>
        <w:tc>
          <w:tcPr>
            <w:tcW w:w="1800" w:type="dxa"/>
          </w:tcPr>
          <w:p w14:paraId="4A1D35B2" w14:textId="77777777" w:rsidR="00BF29D0" w:rsidRPr="00D56521" w:rsidRDefault="00BF29D0" w:rsidP="004E61EE">
            <w:pPr>
              <w:rPr>
                <w:noProof/>
              </w:rPr>
            </w:pPr>
            <w:r w:rsidRPr="00D56521">
              <w:rPr>
                <w:noProof/>
              </w:rPr>
              <w:t>magenta, faint</w:t>
            </w:r>
          </w:p>
        </w:tc>
        <w:tc>
          <w:tcPr>
            <w:tcW w:w="3510" w:type="dxa"/>
          </w:tcPr>
          <w:p w14:paraId="5DA1BCB6" w14:textId="77777777" w:rsidR="00BF29D0" w:rsidRPr="00D56521" w:rsidRDefault="00BF29D0" w:rsidP="004E61EE">
            <w:pPr>
              <w:rPr>
                <w:noProof/>
              </w:rPr>
            </w:pPr>
            <w:r w:rsidRPr="00D56521">
              <w:rPr>
                <w:noProof/>
              </w:rPr>
              <w:t>general</w:t>
            </w:r>
          </w:p>
        </w:tc>
        <w:tc>
          <w:tcPr>
            <w:tcW w:w="7563" w:type="dxa"/>
            <w:vMerge/>
          </w:tcPr>
          <w:p w14:paraId="20D18429" w14:textId="77777777" w:rsidR="00BF29D0" w:rsidRPr="00D56521" w:rsidRDefault="00BF29D0" w:rsidP="004E61EE">
            <w:pPr>
              <w:rPr>
                <w:noProof/>
              </w:rPr>
            </w:pPr>
          </w:p>
        </w:tc>
      </w:tr>
      <w:tr w:rsidR="00773B55" w:rsidRPr="00D56521" w14:paraId="25751523" w14:textId="77777777" w:rsidTr="00704411">
        <w:tc>
          <w:tcPr>
            <w:tcW w:w="1075" w:type="dxa"/>
          </w:tcPr>
          <w:p w14:paraId="2E98CBEC" w14:textId="77777777" w:rsidR="00BF29D0" w:rsidRPr="00D56521" w:rsidRDefault="00BF29D0" w:rsidP="004E61EE">
            <w:pPr>
              <w:rPr>
                <w:noProof/>
              </w:rPr>
            </w:pPr>
            <w:r w:rsidRPr="00D56521">
              <w:rPr>
                <w:noProof/>
              </w:rPr>
              <w:t xml:space="preserve">CHBRN </w:t>
            </w:r>
          </w:p>
        </w:tc>
        <w:tc>
          <w:tcPr>
            <w:tcW w:w="1800" w:type="dxa"/>
          </w:tcPr>
          <w:p w14:paraId="36D3F0E1" w14:textId="77777777" w:rsidR="00BF29D0" w:rsidRPr="00D56521" w:rsidRDefault="00BF29D0" w:rsidP="004E61EE">
            <w:pPr>
              <w:rPr>
                <w:noProof/>
              </w:rPr>
            </w:pPr>
            <w:r w:rsidRPr="00D56521">
              <w:rPr>
                <w:noProof/>
              </w:rPr>
              <w:t>brown</w:t>
            </w:r>
          </w:p>
        </w:tc>
        <w:tc>
          <w:tcPr>
            <w:tcW w:w="3510" w:type="dxa"/>
          </w:tcPr>
          <w:p w14:paraId="7BCCC0E6" w14:textId="77777777" w:rsidR="00BF29D0" w:rsidRPr="00D56521" w:rsidRDefault="00BF29D0" w:rsidP="004E61EE">
            <w:pPr>
              <w:rPr>
                <w:noProof/>
              </w:rPr>
            </w:pPr>
            <w:r w:rsidRPr="00D56521">
              <w:rPr>
                <w:noProof/>
              </w:rPr>
              <w:t>general</w:t>
            </w:r>
          </w:p>
        </w:tc>
        <w:tc>
          <w:tcPr>
            <w:tcW w:w="7563" w:type="dxa"/>
            <w:vMerge/>
          </w:tcPr>
          <w:p w14:paraId="79113D99" w14:textId="77777777" w:rsidR="00BF29D0" w:rsidRPr="00D56521" w:rsidRDefault="00BF29D0" w:rsidP="004E61EE">
            <w:pPr>
              <w:rPr>
                <w:noProof/>
              </w:rPr>
            </w:pPr>
          </w:p>
        </w:tc>
      </w:tr>
      <w:tr w:rsidR="00773B55" w:rsidRPr="00D56521" w14:paraId="5AF2C083" w14:textId="77777777" w:rsidTr="00704411">
        <w:tc>
          <w:tcPr>
            <w:tcW w:w="1075" w:type="dxa"/>
          </w:tcPr>
          <w:p w14:paraId="17B8B19D" w14:textId="77777777" w:rsidR="00BF29D0" w:rsidRPr="00D56521" w:rsidRDefault="00BF29D0" w:rsidP="004E61EE">
            <w:pPr>
              <w:rPr>
                <w:noProof/>
              </w:rPr>
            </w:pPr>
            <w:r w:rsidRPr="00D56521">
              <w:rPr>
                <w:noProof/>
              </w:rPr>
              <w:t xml:space="preserve">CHWHT </w:t>
            </w:r>
          </w:p>
        </w:tc>
        <w:tc>
          <w:tcPr>
            <w:tcW w:w="1800" w:type="dxa"/>
          </w:tcPr>
          <w:p w14:paraId="23829BF8" w14:textId="77777777" w:rsidR="00BF29D0" w:rsidRPr="00D56521" w:rsidRDefault="00BF29D0" w:rsidP="004E61EE">
            <w:pPr>
              <w:rPr>
                <w:noProof/>
              </w:rPr>
            </w:pPr>
            <w:r w:rsidRPr="00D56521">
              <w:rPr>
                <w:noProof/>
              </w:rPr>
              <w:t>white</w:t>
            </w:r>
          </w:p>
        </w:tc>
        <w:tc>
          <w:tcPr>
            <w:tcW w:w="3510" w:type="dxa"/>
          </w:tcPr>
          <w:p w14:paraId="64A63AF4" w14:textId="77777777" w:rsidR="00BF29D0" w:rsidRPr="00D56521" w:rsidRDefault="00BF29D0" w:rsidP="004E61EE">
            <w:pPr>
              <w:rPr>
                <w:noProof/>
              </w:rPr>
            </w:pPr>
            <w:r w:rsidRPr="00D56521">
              <w:rPr>
                <w:noProof/>
              </w:rPr>
              <w:t>general</w:t>
            </w:r>
          </w:p>
        </w:tc>
        <w:tc>
          <w:tcPr>
            <w:tcW w:w="7563" w:type="dxa"/>
            <w:vMerge/>
          </w:tcPr>
          <w:p w14:paraId="583095E1" w14:textId="77777777" w:rsidR="00BF29D0" w:rsidRPr="00D56521" w:rsidRDefault="00BF29D0" w:rsidP="004E61EE">
            <w:pPr>
              <w:rPr>
                <w:noProof/>
              </w:rPr>
            </w:pPr>
          </w:p>
        </w:tc>
      </w:tr>
      <w:tr w:rsidR="00773B55" w:rsidRPr="00D56521" w14:paraId="5A14949E" w14:textId="77777777" w:rsidTr="00704411">
        <w:tc>
          <w:tcPr>
            <w:tcW w:w="1075" w:type="dxa"/>
          </w:tcPr>
          <w:p w14:paraId="2DD05162" w14:textId="77777777" w:rsidR="00BF29D0" w:rsidRPr="00D56521" w:rsidRDefault="00BF29D0" w:rsidP="004E61EE">
            <w:pPr>
              <w:rPr>
                <w:noProof/>
              </w:rPr>
            </w:pPr>
            <w:r w:rsidRPr="00D56521">
              <w:rPr>
                <w:noProof/>
              </w:rPr>
              <w:t xml:space="preserve">OUTLW </w:t>
            </w:r>
          </w:p>
        </w:tc>
        <w:tc>
          <w:tcPr>
            <w:tcW w:w="1800" w:type="dxa"/>
          </w:tcPr>
          <w:p w14:paraId="2BCEF6BE" w14:textId="77777777" w:rsidR="00BF29D0" w:rsidRPr="00D56521" w:rsidRDefault="00BF29D0" w:rsidP="004E61EE">
            <w:pPr>
              <w:rPr>
                <w:noProof/>
              </w:rPr>
            </w:pPr>
            <w:r w:rsidRPr="00D56521">
              <w:rPr>
                <w:noProof/>
              </w:rPr>
              <w:t>black</w:t>
            </w:r>
          </w:p>
        </w:tc>
        <w:tc>
          <w:tcPr>
            <w:tcW w:w="3510" w:type="dxa"/>
          </w:tcPr>
          <w:p w14:paraId="3DDC9E35" w14:textId="77777777" w:rsidR="00BF29D0" w:rsidRPr="00D56521" w:rsidRDefault="00BF29D0" w:rsidP="004E61EE">
            <w:pPr>
              <w:rPr>
                <w:noProof/>
              </w:rPr>
            </w:pPr>
            <w:r w:rsidRPr="00D56521">
              <w:rPr>
                <w:noProof/>
              </w:rPr>
              <w:t>symbol outline on sea area background</w:t>
            </w:r>
          </w:p>
        </w:tc>
        <w:tc>
          <w:tcPr>
            <w:tcW w:w="7563" w:type="dxa"/>
            <w:vMerge w:val="restart"/>
          </w:tcPr>
          <w:p w14:paraId="53AE2029" w14:textId="77777777" w:rsidR="00BF29D0" w:rsidRPr="00D56521" w:rsidRDefault="00BF29D0" w:rsidP="004E61EE">
            <w:pPr>
              <w:rPr>
                <w:noProof/>
              </w:rPr>
            </w:pPr>
            <w:r w:rsidRPr="00D56521">
              <w:rPr>
                <w:noProof/>
              </w:rPr>
              <w:t>These colours are used to outline symbols depending on which background they are normally shown (water/land).</w:t>
            </w:r>
          </w:p>
        </w:tc>
      </w:tr>
      <w:tr w:rsidR="00773B55" w:rsidRPr="00D56521" w14:paraId="58DFB0AE" w14:textId="77777777" w:rsidTr="00704411">
        <w:tc>
          <w:tcPr>
            <w:tcW w:w="1075" w:type="dxa"/>
          </w:tcPr>
          <w:p w14:paraId="6296556D" w14:textId="77777777" w:rsidR="00BF29D0" w:rsidRPr="00D56521" w:rsidRDefault="00BF29D0" w:rsidP="004E61EE">
            <w:pPr>
              <w:rPr>
                <w:noProof/>
              </w:rPr>
            </w:pPr>
            <w:r w:rsidRPr="00D56521">
              <w:rPr>
                <w:noProof/>
              </w:rPr>
              <w:t xml:space="preserve">OUTLL </w:t>
            </w:r>
          </w:p>
        </w:tc>
        <w:tc>
          <w:tcPr>
            <w:tcW w:w="1800" w:type="dxa"/>
          </w:tcPr>
          <w:p w14:paraId="3C58233F" w14:textId="77777777" w:rsidR="00BF29D0" w:rsidRPr="00D56521" w:rsidRDefault="00BF29D0" w:rsidP="004E61EE">
            <w:pPr>
              <w:rPr>
                <w:noProof/>
              </w:rPr>
            </w:pPr>
            <w:r w:rsidRPr="00D56521">
              <w:rPr>
                <w:noProof/>
              </w:rPr>
              <w:t>pale/dark brown</w:t>
            </w:r>
          </w:p>
        </w:tc>
        <w:tc>
          <w:tcPr>
            <w:tcW w:w="3510" w:type="dxa"/>
          </w:tcPr>
          <w:p w14:paraId="1C4CE9E7" w14:textId="77777777" w:rsidR="00BF29D0" w:rsidRPr="00D56521" w:rsidRDefault="00BF29D0" w:rsidP="004E61EE">
            <w:pPr>
              <w:rPr>
                <w:noProof/>
              </w:rPr>
            </w:pPr>
            <w:r w:rsidRPr="00D56521">
              <w:rPr>
                <w:noProof/>
              </w:rPr>
              <w:t>symbol outline on land area background</w:t>
            </w:r>
          </w:p>
        </w:tc>
        <w:tc>
          <w:tcPr>
            <w:tcW w:w="7563" w:type="dxa"/>
            <w:vMerge/>
          </w:tcPr>
          <w:p w14:paraId="4DB5F75E" w14:textId="77777777" w:rsidR="00BF29D0" w:rsidRPr="00D56521" w:rsidRDefault="00BF29D0" w:rsidP="004E61EE">
            <w:pPr>
              <w:rPr>
                <w:noProof/>
              </w:rPr>
            </w:pPr>
          </w:p>
        </w:tc>
      </w:tr>
      <w:tr w:rsidR="00773B55" w:rsidRPr="00D56521" w14:paraId="5950EA1E" w14:textId="77777777" w:rsidTr="00704411">
        <w:tc>
          <w:tcPr>
            <w:tcW w:w="1075" w:type="dxa"/>
          </w:tcPr>
          <w:p w14:paraId="1889F3C2" w14:textId="77777777" w:rsidR="00BF29D0" w:rsidRPr="00D56521" w:rsidRDefault="00BF29D0" w:rsidP="004E61EE">
            <w:pPr>
              <w:rPr>
                <w:noProof/>
              </w:rPr>
            </w:pPr>
            <w:r w:rsidRPr="00D56521">
              <w:rPr>
                <w:noProof/>
              </w:rPr>
              <w:t xml:space="preserve">LITRD </w:t>
            </w:r>
          </w:p>
        </w:tc>
        <w:tc>
          <w:tcPr>
            <w:tcW w:w="1800" w:type="dxa"/>
          </w:tcPr>
          <w:p w14:paraId="7F590635" w14:textId="77777777" w:rsidR="00BF29D0" w:rsidRPr="00D56521" w:rsidRDefault="00BF29D0" w:rsidP="004E61EE">
            <w:pPr>
              <w:rPr>
                <w:noProof/>
              </w:rPr>
            </w:pPr>
            <w:r w:rsidRPr="00D56521">
              <w:rPr>
                <w:noProof/>
              </w:rPr>
              <w:t>red</w:t>
            </w:r>
          </w:p>
        </w:tc>
        <w:tc>
          <w:tcPr>
            <w:tcW w:w="3510" w:type="dxa"/>
          </w:tcPr>
          <w:p w14:paraId="155009F4" w14:textId="77777777" w:rsidR="00BF29D0" w:rsidRPr="00D56521" w:rsidRDefault="00BF29D0" w:rsidP="004E61EE">
            <w:pPr>
              <w:rPr>
                <w:noProof/>
              </w:rPr>
            </w:pPr>
            <w:r w:rsidRPr="00D56521">
              <w:rPr>
                <w:noProof/>
              </w:rPr>
              <w:t>red lights</w:t>
            </w:r>
          </w:p>
        </w:tc>
        <w:tc>
          <w:tcPr>
            <w:tcW w:w="7563" w:type="dxa"/>
            <w:vMerge w:val="restart"/>
          </w:tcPr>
          <w:p w14:paraId="3A9AA24B" w14:textId="77777777" w:rsidR="00BF29D0" w:rsidRPr="00D56521" w:rsidRDefault="00BF29D0" w:rsidP="004E61EE">
            <w:pPr>
              <w:rPr>
                <w:noProof/>
              </w:rPr>
            </w:pPr>
            <w:r w:rsidRPr="00D56521">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D56521" w14:paraId="2427DFF2" w14:textId="77777777" w:rsidTr="00704411">
        <w:tc>
          <w:tcPr>
            <w:tcW w:w="1075" w:type="dxa"/>
          </w:tcPr>
          <w:p w14:paraId="103256B2" w14:textId="77777777" w:rsidR="00BF29D0" w:rsidRPr="00D56521" w:rsidRDefault="00BF29D0" w:rsidP="004E61EE">
            <w:pPr>
              <w:rPr>
                <w:noProof/>
              </w:rPr>
            </w:pPr>
            <w:r w:rsidRPr="00D56521">
              <w:rPr>
                <w:noProof/>
              </w:rPr>
              <w:t xml:space="preserve">LITGN </w:t>
            </w:r>
          </w:p>
        </w:tc>
        <w:tc>
          <w:tcPr>
            <w:tcW w:w="1800" w:type="dxa"/>
          </w:tcPr>
          <w:p w14:paraId="76349D50" w14:textId="77777777" w:rsidR="00BF29D0" w:rsidRPr="00D56521" w:rsidRDefault="00BF29D0" w:rsidP="004E61EE">
            <w:pPr>
              <w:rPr>
                <w:noProof/>
              </w:rPr>
            </w:pPr>
            <w:r w:rsidRPr="00D56521">
              <w:rPr>
                <w:noProof/>
              </w:rPr>
              <w:t>green</w:t>
            </w:r>
          </w:p>
        </w:tc>
        <w:tc>
          <w:tcPr>
            <w:tcW w:w="3510" w:type="dxa"/>
          </w:tcPr>
          <w:p w14:paraId="5B83FE2C" w14:textId="77777777" w:rsidR="00BF29D0" w:rsidRPr="00D56521" w:rsidRDefault="00BF29D0" w:rsidP="004E61EE">
            <w:pPr>
              <w:rPr>
                <w:noProof/>
              </w:rPr>
            </w:pPr>
            <w:r w:rsidRPr="00D56521">
              <w:rPr>
                <w:noProof/>
              </w:rPr>
              <w:t>green lights</w:t>
            </w:r>
          </w:p>
        </w:tc>
        <w:tc>
          <w:tcPr>
            <w:tcW w:w="7563" w:type="dxa"/>
            <w:vMerge/>
          </w:tcPr>
          <w:p w14:paraId="71BABE6A" w14:textId="77777777" w:rsidR="00BF29D0" w:rsidRPr="00D56521" w:rsidRDefault="00BF29D0" w:rsidP="004E61EE">
            <w:pPr>
              <w:rPr>
                <w:noProof/>
              </w:rPr>
            </w:pPr>
          </w:p>
        </w:tc>
      </w:tr>
      <w:tr w:rsidR="00773B55" w:rsidRPr="00D56521" w14:paraId="7D70080C" w14:textId="77777777" w:rsidTr="00704411">
        <w:tc>
          <w:tcPr>
            <w:tcW w:w="1075" w:type="dxa"/>
          </w:tcPr>
          <w:p w14:paraId="28C70F12" w14:textId="77777777" w:rsidR="00BF29D0" w:rsidRPr="00D56521" w:rsidRDefault="00BF29D0" w:rsidP="004E61EE">
            <w:pPr>
              <w:rPr>
                <w:noProof/>
              </w:rPr>
            </w:pPr>
            <w:r w:rsidRPr="00D56521">
              <w:rPr>
                <w:noProof/>
              </w:rPr>
              <w:t xml:space="preserve">LITYW </w:t>
            </w:r>
          </w:p>
        </w:tc>
        <w:tc>
          <w:tcPr>
            <w:tcW w:w="1800" w:type="dxa"/>
          </w:tcPr>
          <w:p w14:paraId="7799FC4E" w14:textId="77777777" w:rsidR="00BF29D0" w:rsidRPr="00D56521" w:rsidRDefault="00BF29D0" w:rsidP="004E61EE">
            <w:pPr>
              <w:rPr>
                <w:noProof/>
              </w:rPr>
            </w:pPr>
            <w:r w:rsidRPr="00D56521">
              <w:rPr>
                <w:noProof/>
              </w:rPr>
              <w:t>yellow</w:t>
            </w:r>
          </w:p>
        </w:tc>
        <w:tc>
          <w:tcPr>
            <w:tcW w:w="3510" w:type="dxa"/>
          </w:tcPr>
          <w:p w14:paraId="69712336" w14:textId="77777777" w:rsidR="00BF29D0" w:rsidRPr="00D56521" w:rsidRDefault="00BF29D0" w:rsidP="004E61EE">
            <w:pPr>
              <w:rPr>
                <w:noProof/>
              </w:rPr>
            </w:pPr>
            <w:r w:rsidRPr="00D56521">
              <w:rPr>
                <w:noProof/>
              </w:rPr>
              <w:t>white/yellow/orange/amber lights</w:t>
            </w:r>
          </w:p>
        </w:tc>
        <w:tc>
          <w:tcPr>
            <w:tcW w:w="7563" w:type="dxa"/>
            <w:vMerge/>
          </w:tcPr>
          <w:p w14:paraId="3460B798" w14:textId="77777777" w:rsidR="00BF29D0" w:rsidRPr="00D56521" w:rsidRDefault="00BF29D0" w:rsidP="004E61EE">
            <w:pPr>
              <w:rPr>
                <w:noProof/>
              </w:rPr>
            </w:pPr>
          </w:p>
        </w:tc>
      </w:tr>
      <w:tr w:rsidR="00773B55" w:rsidRPr="00D56521" w14:paraId="34977B13" w14:textId="77777777" w:rsidTr="00704411">
        <w:tc>
          <w:tcPr>
            <w:tcW w:w="1075" w:type="dxa"/>
          </w:tcPr>
          <w:p w14:paraId="4DF1BFA7" w14:textId="77777777" w:rsidR="00BF29D0" w:rsidRPr="00D56521" w:rsidRDefault="00BF29D0" w:rsidP="004E61EE">
            <w:pPr>
              <w:rPr>
                <w:noProof/>
              </w:rPr>
            </w:pPr>
            <w:r w:rsidRPr="00D56521">
              <w:rPr>
                <w:noProof/>
              </w:rPr>
              <w:t xml:space="preserve">ISDNG </w:t>
            </w:r>
          </w:p>
        </w:tc>
        <w:tc>
          <w:tcPr>
            <w:tcW w:w="1800" w:type="dxa"/>
          </w:tcPr>
          <w:p w14:paraId="4E5236EB" w14:textId="77777777" w:rsidR="00BF29D0" w:rsidRPr="00D56521" w:rsidRDefault="00BF29D0" w:rsidP="004E61EE">
            <w:pPr>
              <w:rPr>
                <w:noProof/>
              </w:rPr>
            </w:pPr>
            <w:r w:rsidRPr="00D56521">
              <w:rPr>
                <w:noProof/>
              </w:rPr>
              <w:t xml:space="preserve">magenta </w:t>
            </w:r>
          </w:p>
        </w:tc>
        <w:tc>
          <w:tcPr>
            <w:tcW w:w="3510" w:type="dxa"/>
          </w:tcPr>
          <w:p w14:paraId="4311B9A0" w14:textId="77777777" w:rsidR="00BF29D0" w:rsidRPr="00D56521" w:rsidRDefault="00BF29D0" w:rsidP="004E61EE">
            <w:pPr>
              <w:rPr>
                <w:noProof/>
              </w:rPr>
            </w:pPr>
            <w:r w:rsidRPr="00D56521">
              <w:rPr>
                <w:noProof/>
              </w:rPr>
              <w:t>isolated danger</w:t>
            </w:r>
          </w:p>
        </w:tc>
        <w:tc>
          <w:tcPr>
            <w:tcW w:w="7563" w:type="dxa"/>
          </w:tcPr>
          <w:p w14:paraId="1A0B0A51" w14:textId="77777777" w:rsidR="00BF29D0" w:rsidRPr="00D56521" w:rsidRDefault="00BF29D0" w:rsidP="004E61EE">
            <w:pPr>
              <w:rPr>
                <w:noProof/>
              </w:rPr>
            </w:pPr>
            <w:r w:rsidRPr="00D56521">
              <w:rPr>
                <w:noProof/>
              </w:rPr>
              <w:t>Since the isolated danger symbol forms one of the most important items on the ECDIS screen, it is given a separate colour.</w:t>
            </w:r>
          </w:p>
        </w:tc>
      </w:tr>
      <w:tr w:rsidR="00773B55" w:rsidRPr="00D56521" w14:paraId="51F81B25" w14:textId="77777777" w:rsidTr="00704411">
        <w:tc>
          <w:tcPr>
            <w:tcW w:w="1075" w:type="dxa"/>
          </w:tcPr>
          <w:p w14:paraId="325963D7" w14:textId="77777777" w:rsidR="00BF29D0" w:rsidRPr="00D56521" w:rsidRDefault="00BF29D0" w:rsidP="004E61EE">
            <w:pPr>
              <w:rPr>
                <w:noProof/>
              </w:rPr>
            </w:pPr>
            <w:r w:rsidRPr="00D56521">
              <w:rPr>
                <w:noProof/>
              </w:rPr>
              <w:t xml:space="preserve">DNGHL </w:t>
            </w:r>
          </w:p>
        </w:tc>
        <w:tc>
          <w:tcPr>
            <w:tcW w:w="1800" w:type="dxa"/>
          </w:tcPr>
          <w:p w14:paraId="2A580413" w14:textId="77777777" w:rsidR="00BF29D0" w:rsidRPr="00D56521" w:rsidRDefault="00BF29D0" w:rsidP="004E61EE">
            <w:pPr>
              <w:rPr>
                <w:noProof/>
              </w:rPr>
            </w:pPr>
            <w:r w:rsidRPr="00D56521">
              <w:rPr>
                <w:noProof/>
              </w:rPr>
              <w:t>red</w:t>
            </w:r>
          </w:p>
        </w:tc>
        <w:tc>
          <w:tcPr>
            <w:tcW w:w="3510" w:type="dxa"/>
          </w:tcPr>
          <w:p w14:paraId="0DA125FF" w14:textId="77777777" w:rsidR="00BF29D0" w:rsidRPr="00D56521" w:rsidRDefault="00BF29D0" w:rsidP="004E61EE">
            <w:pPr>
              <w:rPr>
                <w:noProof/>
              </w:rPr>
            </w:pPr>
            <w:r w:rsidRPr="00D56521">
              <w:rPr>
                <w:noProof/>
              </w:rPr>
              <w:t>danger highlight</w:t>
            </w:r>
          </w:p>
        </w:tc>
        <w:tc>
          <w:tcPr>
            <w:tcW w:w="7563" w:type="dxa"/>
          </w:tcPr>
          <w:p w14:paraId="7A3B59FC" w14:textId="77777777" w:rsidR="00BF29D0" w:rsidRPr="00D56521" w:rsidRDefault="00BF29D0" w:rsidP="004E61EE">
            <w:pPr>
              <w:rPr>
                <w:noProof/>
              </w:rPr>
            </w:pPr>
            <w:r w:rsidRPr="00D56521">
              <w:rPr>
                <w:noProof/>
              </w:rPr>
              <w:t>This colour is used for symbology that highlights Mariner selected dangers. The Mariner decides during route planning which features are highlighted by this colour.</w:t>
            </w:r>
          </w:p>
        </w:tc>
      </w:tr>
      <w:tr w:rsidR="00773B55" w:rsidRPr="00D56521" w14:paraId="18211322" w14:textId="77777777" w:rsidTr="00704411">
        <w:tc>
          <w:tcPr>
            <w:tcW w:w="1075" w:type="dxa"/>
          </w:tcPr>
          <w:p w14:paraId="36364B5C" w14:textId="77777777" w:rsidR="00BF29D0" w:rsidRPr="00D56521" w:rsidRDefault="00BF29D0" w:rsidP="004E61EE">
            <w:pPr>
              <w:rPr>
                <w:noProof/>
              </w:rPr>
            </w:pPr>
            <w:r w:rsidRPr="00D56521">
              <w:rPr>
                <w:noProof/>
              </w:rPr>
              <w:t xml:space="preserve">TRFCD </w:t>
            </w:r>
          </w:p>
        </w:tc>
        <w:tc>
          <w:tcPr>
            <w:tcW w:w="1800" w:type="dxa"/>
          </w:tcPr>
          <w:p w14:paraId="5BF5D7FF" w14:textId="77777777" w:rsidR="00BF29D0" w:rsidRPr="00D56521" w:rsidRDefault="00BF29D0" w:rsidP="004E61EE">
            <w:pPr>
              <w:rPr>
                <w:noProof/>
              </w:rPr>
            </w:pPr>
            <w:r w:rsidRPr="00D56521">
              <w:rPr>
                <w:noProof/>
              </w:rPr>
              <w:t>magenta, dominant</w:t>
            </w:r>
          </w:p>
        </w:tc>
        <w:tc>
          <w:tcPr>
            <w:tcW w:w="3510" w:type="dxa"/>
          </w:tcPr>
          <w:p w14:paraId="016C27BC" w14:textId="77777777" w:rsidR="00BF29D0" w:rsidRPr="00D56521" w:rsidRDefault="00BF29D0" w:rsidP="004E61EE">
            <w:pPr>
              <w:rPr>
                <w:noProof/>
              </w:rPr>
            </w:pPr>
            <w:r w:rsidRPr="00D56521">
              <w:rPr>
                <w:noProof/>
              </w:rPr>
              <w:t>traffic control features</w:t>
            </w:r>
          </w:p>
        </w:tc>
        <w:tc>
          <w:tcPr>
            <w:tcW w:w="7563" w:type="dxa"/>
            <w:vMerge w:val="restart"/>
          </w:tcPr>
          <w:p w14:paraId="2D3CFF76" w14:textId="77777777" w:rsidR="00BF29D0" w:rsidRPr="00D56521" w:rsidRDefault="00BF29D0" w:rsidP="004E61EE">
            <w:pPr>
              <w:rPr>
                <w:noProof/>
              </w:rPr>
            </w:pPr>
            <w:r w:rsidRPr="00D56521">
              <w:rPr>
                <w:noProof/>
              </w:rPr>
              <w:t xml:space="preserve">Traffic separation schemes are complex chart features. The navigator is confronted with important elements of the schemes and with less important </w:t>
            </w:r>
            <w:r w:rsidRPr="00D56521">
              <w:rPr>
                <w:noProof/>
              </w:rPr>
              <w:lastRenderedPageBreak/>
              <w:t>elements as well. TRFCD is used to distinguish important traffic routeing features.</w:t>
            </w:r>
          </w:p>
        </w:tc>
      </w:tr>
      <w:tr w:rsidR="00773B55" w:rsidRPr="00D56521" w14:paraId="27BEF659" w14:textId="77777777" w:rsidTr="00704411">
        <w:tc>
          <w:tcPr>
            <w:tcW w:w="1075" w:type="dxa"/>
          </w:tcPr>
          <w:p w14:paraId="47E7C659" w14:textId="77777777" w:rsidR="00BF29D0" w:rsidRPr="00D56521" w:rsidRDefault="00BF29D0" w:rsidP="004E61EE">
            <w:pPr>
              <w:rPr>
                <w:noProof/>
              </w:rPr>
            </w:pPr>
            <w:r w:rsidRPr="00D56521">
              <w:rPr>
                <w:noProof/>
              </w:rPr>
              <w:lastRenderedPageBreak/>
              <w:t>TRFCF</w:t>
            </w:r>
          </w:p>
        </w:tc>
        <w:tc>
          <w:tcPr>
            <w:tcW w:w="1800" w:type="dxa"/>
          </w:tcPr>
          <w:p w14:paraId="21B10F00" w14:textId="77777777" w:rsidR="00BF29D0" w:rsidRPr="00D56521" w:rsidRDefault="00BF29D0" w:rsidP="004E61EE">
            <w:pPr>
              <w:rPr>
                <w:noProof/>
              </w:rPr>
            </w:pPr>
            <w:r w:rsidRPr="00D56521">
              <w:rPr>
                <w:noProof/>
              </w:rPr>
              <w:t>magenta, faint</w:t>
            </w:r>
          </w:p>
        </w:tc>
        <w:tc>
          <w:tcPr>
            <w:tcW w:w="3510" w:type="dxa"/>
          </w:tcPr>
          <w:p w14:paraId="209939E2" w14:textId="77777777" w:rsidR="00BF29D0" w:rsidRPr="00D56521" w:rsidRDefault="00BF29D0" w:rsidP="004E61EE">
            <w:pPr>
              <w:rPr>
                <w:noProof/>
              </w:rPr>
            </w:pPr>
            <w:r w:rsidRPr="00D56521">
              <w:rPr>
                <w:noProof/>
              </w:rPr>
              <w:t xml:space="preserve">traffic control features </w:t>
            </w:r>
          </w:p>
        </w:tc>
        <w:tc>
          <w:tcPr>
            <w:tcW w:w="7563" w:type="dxa"/>
            <w:vMerge/>
          </w:tcPr>
          <w:p w14:paraId="314E667F" w14:textId="77777777" w:rsidR="00BF29D0" w:rsidRPr="00D56521" w:rsidRDefault="00BF29D0" w:rsidP="004E61EE">
            <w:pPr>
              <w:rPr>
                <w:noProof/>
              </w:rPr>
            </w:pPr>
          </w:p>
        </w:tc>
      </w:tr>
      <w:tr w:rsidR="00773B55" w:rsidRPr="00D56521" w14:paraId="013BEE80" w14:textId="77777777" w:rsidTr="00704411">
        <w:tc>
          <w:tcPr>
            <w:tcW w:w="1075" w:type="dxa"/>
          </w:tcPr>
          <w:p w14:paraId="63FD707F" w14:textId="77777777" w:rsidR="00BF29D0" w:rsidRPr="00D56521" w:rsidRDefault="00BF29D0" w:rsidP="004E61EE">
            <w:pPr>
              <w:rPr>
                <w:noProof/>
              </w:rPr>
            </w:pPr>
            <w:r w:rsidRPr="00D56521">
              <w:rPr>
                <w:noProof/>
              </w:rPr>
              <w:t xml:space="preserve">LANDA </w:t>
            </w:r>
          </w:p>
        </w:tc>
        <w:tc>
          <w:tcPr>
            <w:tcW w:w="1800" w:type="dxa"/>
          </w:tcPr>
          <w:p w14:paraId="0CD1B2DF" w14:textId="77777777" w:rsidR="00BF29D0" w:rsidRPr="00D56521" w:rsidRDefault="00BF29D0" w:rsidP="004E61EE">
            <w:pPr>
              <w:rPr>
                <w:noProof/>
              </w:rPr>
            </w:pPr>
            <w:r w:rsidRPr="00D56521">
              <w:rPr>
                <w:noProof/>
              </w:rPr>
              <w:t>brown</w:t>
            </w:r>
          </w:p>
        </w:tc>
        <w:tc>
          <w:tcPr>
            <w:tcW w:w="3510" w:type="dxa"/>
          </w:tcPr>
          <w:p w14:paraId="63C7DCB7" w14:textId="77777777" w:rsidR="00BF29D0" w:rsidRPr="00D56521" w:rsidRDefault="00BF29D0" w:rsidP="004E61EE">
            <w:pPr>
              <w:rPr>
                <w:noProof/>
              </w:rPr>
            </w:pPr>
            <w:r w:rsidRPr="00D56521">
              <w:rPr>
                <w:noProof/>
              </w:rPr>
              <w:t>Land areas</w:t>
            </w:r>
          </w:p>
        </w:tc>
        <w:tc>
          <w:tcPr>
            <w:tcW w:w="7563" w:type="dxa"/>
          </w:tcPr>
          <w:p w14:paraId="056B522B" w14:textId="77777777" w:rsidR="00BF29D0" w:rsidRPr="00D56521" w:rsidRDefault="00BF29D0" w:rsidP="004E61EE">
            <w:pPr>
              <w:rPr>
                <w:noProof/>
              </w:rPr>
            </w:pPr>
            <w:r w:rsidRPr="00D56521">
              <w:rPr>
                <w:noProof/>
              </w:rPr>
              <w:t>This colour is used for land areas in general.</w:t>
            </w:r>
          </w:p>
        </w:tc>
      </w:tr>
      <w:tr w:rsidR="00773B55" w:rsidRPr="00D56521" w14:paraId="62DF90D2" w14:textId="77777777" w:rsidTr="00704411">
        <w:tc>
          <w:tcPr>
            <w:tcW w:w="1075" w:type="dxa"/>
          </w:tcPr>
          <w:p w14:paraId="733964C9" w14:textId="77777777" w:rsidR="00BF29D0" w:rsidRPr="00D56521" w:rsidRDefault="00BF29D0" w:rsidP="004E61EE">
            <w:pPr>
              <w:rPr>
                <w:noProof/>
              </w:rPr>
            </w:pPr>
            <w:r w:rsidRPr="00D56521">
              <w:rPr>
                <w:noProof/>
              </w:rPr>
              <w:t>LANDF</w:t>
            </w:r>
          </w:p>
        </w:tc>
        <w:tc>
          <w:tcPr>
            <w:tcW w:w="1800" w:type="dxa"/>
          </w:tcPr>
          <w:p w14:paraId="7BDC6D60" w14:textId="77777777" w:rsidR="00BF29D0" w:rsidRPr="00D56521" w:rsidRDefault="00BF29D0" w:rsidP="004E61EE">
            <w:pPr>
              <w:rPr>
                <w:noProof/>
              </w:rPr>
            </w:pPr>
            <w:r w:rsidRPr="00D56521">
              <w:rPr>
                <w:noProof/>
              </w:rPr>
              <w:t>brown</w:t>
            </w:r>
          </w:p>
        </w:tc>
        <w:tc>
          <w:tcPr>
            <w:tcW w:w="3510" w:type="dxa"/>
          </w:tcPr>
          <w:p w14:paraId="525CF914" w14:textId="77777777" w:rsidR="00BF29D0" w:rsidRPr="00D56521" w:rsidRDefault="00BF29D0" w:rsidP="004E61EE">
            <w:pPr>
              <w:rPr>
                <w:noProof/>
              </w:rPr>
            </w:pPr>
            <w:r w:rsidRPr="00D56521">
              <w:rPr>
                <w:noProof/>
              </w:rPr>
              <w:t>Landforms, land features</w:t>
            </w:r>
          </w:p>
        </w:tc>
        <w:tc>
          <w:tcPr>
            <w:tcW w:w="7563" w:type="dxa"/>
          </w:tcPr>
          <w:p w14:paraId="53CC622F" w14:textId="77777777" w:rsidR="00BF29D0" w:rsidRPr="00D56521" w:rsidRDefault="00BF29D0" w:rsidP="004E61EE">
            <w:pPr>
              <w:rPr>
                <w:noProof/>
              </w:rPr>
            </w:pPr>
            <w:r w:rsidRPr="00D56521">
              <w:rPr>
                <w:noProof/>
              </w:rPr>
              <w:t>Landforms and land features are given a contrasting brown.</w:t>
            </w:r>
          </w:p>
        </w:tc>
      </w:tr>
      <w:tr w:rsidR="00773B55" w:rsidRPr="00D56521" w14:paraId="4BFCC247" w14:textId="77777777" w:rsidTr="00704411">
        <w:tc>
          <w:tcPr>
            <w:tcW w:w="1075" w:type="dxa"/>
          </w:tcPr>
          <w:p w14:paraId="35C3A9C6" w14:textId="77777777" w:rsidR="00BF29D0" w:rsidRPr="00D56521" w:rsidRDefault="00BF29D0" w:rsidP="004E61EE">
            <w:pPr>
              <w:rPr>
                <w:noProof/>
              </w:rPr>
            </w:pPr>
            <w:r w:rsidRPr="00D56521">
              <w:rPr>
                <w:noProof/>
              </w:rPr>
              <w:t xml:space="preserve">CSTLN </w:t>
            </w:r>
          </w:p>
        </w:tc>
        <w:tc>
          <w:tcPr>
            <w:tcW w:w="1800" w:type="dxa"/>
          </w:tcPr>
          <w:p w14:paraId="2E54D078" w14:textId="77777777" w:rsidR="00BF29D0" w:rsidRPr="00D56521" w:rsidRDefault="00BF29D0" w:rsidP="004E61EE">
            <w:pPr>
              <w:rPr>
                <w:noProof/>
              </w:rPr>
            </w:pPr>
            <w:r w:rsidRPr="00D56521">
              <w:rPr>
                <w:noProof/>
              </w:rPr>
              <w:t>black/grey</w:t>
            </w:r>
          </w:p>
        </w:tc>
        <w:tc>
          <w:tcPr>
            <w:tcW w:w="3510" w:type="dxa"/>
          </w:tcPr>
          <w:p w14:paraId="06CE66A3" w14:textId="77777777" w:rsidR="00BF29D0" w:rsidRPr="00D56521" w:rsidRDefault="00BF29D0" w:rsidP="004E61EE">
            <w:pPr>
              <w:rPr>
                <w:noProof/>
              </w:rPr>
            </w:pPr>
            <w:r w:rsidRPr="00D56521">
              <w:rPr>
                <w:noProof/>
              </w:rPr>
              <w:t>Coastline, shoreline constructions</w:t>
            </w:r>
          </w:p>
        </w:tc>
        <w:tc>
          <w:tcPr>
            <w:tcW w:w="7563" w:type="dxa"/>
          </w:tcPr>
          <w:p w14:paraId="374422ED" w14:textId="77777777" w:rsidR="00BF29D0" w:rsidRPr="00D56521" w:rsidRDefault="00BF29D0" w:rsidP="004E61EE">
            <w:pPr>
              <w:rPr>
                <w:noProof/>
              </w:rPr>
            </w:pPr>
            <w:r w:rsidRPr="00D56521">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D56521" w14:paraId="49AC4F06" w14:textId="77777777" w:rsidTr="00704411">
        <w:tc>
          <w:tcPr>
            <w:tcW w:w="1075" w:type="dxa"/>
          </w:tcPr>
          <w:p w14:paraId="3AB5F203" w14:textId="77777777" w:rsidR="00BF29D0" w:rsidRPr="00D56521" w:rsidRDefault="00BF29D0" w:rsidP="004E61EE">
            <w:pPr>
              <w:rPr>
                <w:noProof/>
              </w:rPr>
            </w:pPr>
            <w:r w:rsidRPr="00D56521">
              <w:rPr>
                <w:noProof/>
              </w:rPr>
              <w:t xml:space="preserve">SNDG1 </w:t>
            </w:r>
          </w:p>
        </w:tc>
        <w:tc>
          <w:tcPr>
            <w:tcW w:w="1800" w:type="dxa"/>
          </w:tcPr>
          <w:p w14:paraId="71123D38" w14:textId="77777777" w:rsidR="00BF29D0" w:rsidRPr="00D56521" w:rsidRDefault="00BF29D0" w:rsidP="004E61EE">
            <w:pPr>
              <w:rPr>
                <w:noProof/>
              </w:rPr>
            </w:pPr>
            <w:r w:rsidRPr="00D56521">
              <w:rPr>
                <w:noProof/>
              </w:rPr>
              <w:t xml:space="preserve">grey </w:t>
            </w:r>
          </w:p>
        </w:tc>
        <w:tc>
          <w:tcPr>
            <w:tcW w:w="3510" w:type="dxa"/>
          </w:tcPr>
          <w:p w14:paraId="63C38F44" w14:textId="77777777" w:rsidR="00BF29D0" w:rsidRPr="00D56521" w:rsidRDefault="00BF29D0" w:rsidP="004E61EE">
            <w:pPr>
              <w:rPr>
                <w:noProof/>
              </w:rPr>
            </w:pPr>
            <w:r w:rsidRPr="00D56521">
              <w:rPr>
                <w:noProof/>
              </w:rPr>
              <w:t>deep soundings &gt; safety depth</w:t>
            </w:r>
          </w:p>
        </w:tc>
        <w:tc>
          <w:tcPr>
            <w:tcW w:w="7563" w:type="dxa"/>
          </w:tcPr>
          <w:p w14:paraId="605C22B4" w14:textId="77777777" w:rsidR="00BF29D0" w:rsidRPr="00D56521" w:rsidRDefault="00BF29D0" w:rsidP="004E61EE">
            <w:pPr>
              <w:rPr>
                <w:noProof/>
              </w:rPr>
            </w:pPr>
            <w:r w:rsidRPr="00D56521">
              <w:rPr>
                <w:noProof/>
              </w:rPr>
              <w:t>This colour is used for soundings that are deeper than the selected safety depth ("safe" soundings).</w:t>
            </w:r>
          </w:p>
        </w:tc>
      </w:tr>
      <w:tr w:rsidR="00773B55" w:rsidRPr="00D56521" w14:paraId="483DE74D" w14:textId="77777777" w:rsidTr="00704411">
        <w:tc>
          <w:tcPr>
            <w:tcW w:w="1075" w:type="dxa"/>
          </w:tcPr>
          <w:p w14:paraId="726067C7" w14:textId="77777777" w:rsidR="00BF29D0" w:rsidRPr="00D56521" w:rsidRDefault="00BF29D0" w:rsidP="004E61EE">
            <w:pPr>
              <w:rPr>
                <w:noProof/>
              </w:rPr>
            </w:pPr>
            <w:r w:rsidRPr="00D56521">
              <w:rPr>
                <w:noProof/>
              </w:rPr>
              <w:t xml:space="preserve">SNDG2 </w:t>
            </w:r>
          </w:p>
        </w:tc>
        <w:tc>
          <w:tcPr>
            <w:tcW w:w="1800" w:type="dxa"/>
          </w:tcPr>
          <w:p w14:paraId="777A2BE2" w14:textId="77777777" w:rsidR="00BF29D0" w:rsidRPr="00D56521" w:rsidRDefault="00BF29D0" w:rsidP="004E61EE">
            <w:pPr>
              <w:rPr>
                <w:noProof/>
              </w:rPr>
            </w:pPr>
            <w:r w:rsidRPr="00D56521">
              <w:rPr>
                <w:noProof/>
              </w:rPr>
              <w:t>black/white</w:t>
            </w:r>
          </w:p>
        </w:tc>
        <w:tc>
          <w:tcPr>
            <w:tcW w:w="3510" w:type="dxa"/>
          </w:tcPr>
          <w:p w14:paraId="24F28134" w14:textId="77777777" w:rsidR="00BF29D0" w:rsidRPr="00D56521" w:rsidRDefault="00BF29D0" w:rsidP="004E61EE">
            <w:pPr>
              <w:rPr>
                <w:noProof/>
              </w:rPr>
            </w:pPr>
            <w:r w:rsidRPr="00D56521">
              <w:rPr>
                <w:noProof/>
              </w:rPr>
              <w:t>shallow soundings &lt;= safety depth</w:t>
            </w:r>
          </w:p>
        </w:tc>
        <w:tc>
          <w:tcPr>
            <w:tcW w:w="7563" w:type="dxa"/>
          </w:tcPr>
          <w:p w14:paraId="0653645D" w14:textId="77777777" w:rsidR="00BF29D0" w:rsidRPr="00D56521" w:rsidRDefault="00BF29D0" w:rsidP="004E61EE">
            <w:pPr>
              <w:rPr>
                <w:noProof/>
              </w:rPr>
            </w:pPr>
          </w:p>
        </w:tc>
      </w:tr>
      <w:tr w:rsidR="00773B55" w:rsidRPr="00D56521" w14:paraId="15C366F7" w14:textId="77777777" w:rsidTr="00704411">
        <w:tc>
          <w:tcPr>
            <w:tcW w:w="1075" w:type="dxa"/>
          </w:tcPr>
          <w:p w14:paraId="09DF5290" w14:textId="77777777" w:rsidR="00BF29D0" w:rsidRPr="00D56521" w:rsidRDefault="00BF29D0" w:rsidP="004E61EE">
            <w:pPr>
              <w:rPr>
                <w:noProof/>
              </w:rPr>
            </w:pPr>
            <w:r w:rsidRPr="00D56521">
              <w:rPr>
                <w:noProof/>
              </w:rPr>
              <w:t xml:space="preserve">DEPSC </w:t>
            </w:r>
          </w:p>
        </w:tc>
        <w:tc>
          <w:tcPr>
            <w:tcW w:w="1800" w:type="dxa"/>
          </w:tcPr>
          <w:p w14:paraId="576F0CC4" w14:textId="77777777" w:rsidR="00BF29D0" w:rsidRPr="00D56521" w:rsidRDefault="00BF29D0" w:rsidP="004E61EE">
            <w:pPr>
              <w:rPr>
                <w:noProof/>
              </w:rPr>
            </w:pPr>
            <w:r w:rsidRPr="00D56521">
              <w:rPr>
                <w:noProof/>
              </w:rPr>
              <w:t>grey</w:t>
            </w:r>
          </w:p>
        </w:tc>
        <w:tc>
          <w:tcPr>
            <w:tcW w:w="3510" w:type="dxa"/>
          </w:tcPr>
          <w:p w14:paraId="5A49ACB8" w14:textId="77777777" w:rsidR="00BF29D0" w:rsidRPr="00D56521" w:rsidRDefault="00BF29D0" w:rsidP="004E61EE">
            <w:pPr>
              <w:rPr>
                <w:noProof/>
              </w:rPr>
            </w:pPr>
            <w:r w:rsidRPr="00D56521">
              <w:rPr>
                <w:noProof/>
              </w:rPr>
              <w:t>safety contour</w:t>
            </w:r>
          </w:p>
        </w:tc>
        <w:tc>
          <w:tcPr>
            <w:tcW w:w="7563" w:type="dxa"/>
          </w:tcPr>
          <w:p w14:paraId="5773EFCD" w14:textId="77777777" w:rsidR="00BF29D0" w:rsidRPr="00D56521" w:rsidRDefault="00BF29D0" w:rsidP="004E61EE">
            <w:pPr>
              <w:rPr>
                <w:noProof/>
              </w:rPr>
            </w:pPr>
            <w:r w:rsidRPr="00D56521">
              <w:rPr>
                <w:noProof/>
              </w:rPr>
              <w:t>This colour is reserved for the selected safety contour.</w:t>
            </w:r>
          </w:p>
        </w:tc>
      </w:tr>
      <w:tr w:rsidR="00773B55" w:rsidRPr="00D56521" w14:paraId="66D14015" w14:textId="77777777" w:rsidTr="00704411">
        <w:tc>
          <w:tcPr>
            <w:tcW w:w="1075" w:type="dxa"/>
          </w:tcPr>
          <w:p w14:paraId="0451BCE5" w14:textId="77777777" w:rsidR="00BF29D0" w:rsidRPr="00D56521" w:rsidRDefault="00BF29D0" w:rsidP="004E61EE">
            <w:pPr>
              <w:rPr>
                <w:noProof/>
              </w:rPr>
            </w:pPr>
            <w:r w:rsidRPr="00D56521">
              <w:rPr>
                <w:noProof/>
              </w:rPr>
              <w:t xml:space="preserve">DEPCN </w:t>
            </w:r>
          </w:p>
        </w:tc>
        <w:tc>
          <w:tcPr>
            <w:tcW w:w="1800" w:type="dxa"/>
          </w:tcPr>
          <w:p w14:paraId="4EC84248" w14:textId="77777777" w:rsidR="00BF29D0" w:rsidRPr="00D56521" w:rsidRDefault="00BF29D0" w:rsidP="004E61EE">
            <w:pPr>
              <w:rPr>
                <w:noProof/>
              </w:rPr>
            </w:pPr>
            <w:r w:rsidRPr="00D56521">
              <w:rPr>
                <w:noProof/>
              </w:rPr>
              <w:t>grey</w:t>
            </w:r>
          </w:p>
        </w:tc>
        <w:tc>
          <w:tcPr>
            <w:tcW w:w="3510" w:type="dxa"/>
          </w:tcPr>
          <w:p w14:paraId="73A39A9F" w14:textId="77777777" w:rsidR="00BF29D0" w:rsidRPr="00D56521" w:rsidRDefault="00BF29D0" w:rsidP="004E61EE">
            <w:pPr>
              <w:rPr>
                <w:noProof/>
              </w:rPr>
            </w:pPr>
            <w:r w:rsidRPr="00D56521">
              <w:rPr>
                <w:noProof/>
              </w:rPr>
              <w:t>depth contours</w:t>
            </w:r>
          </w:p>
        </w:tc>
        <w:tc>
          <w:tcPr>
            <w:tcW w:w="7563" w:type="dxa"/>
          </w:tcPr>
          <w:p w14:paraId="666FB720" w14:textId="77777777" w:rsidR="00BF29D0" w:rsidRPr="00D56521" w:rsidRDefault="00BF29D0" w:rsidP="004E61EE">
            <w:pPr>
              <w:rPr>
                <w:noProof/>
              </w:rPr>
            </w:pPr>
            <w:r w:rsidRPr="00D56521">
              <w:rPr>
                <w:noProof/>
              </w:rPr>
              <w:t>All depth contours other than the safety contour should use this colour.</w:t>
            </w:r>
          </w:p>
        </w:tc>
      </w:tr>
      <w:tr w:rsidR="00773B55" w:rsidRPr="00D56521" w14:paraId="40E2CD01" w14:textId="77777777" w:rsidTr="00704411">
        <w:tc>
          <w:tcPr>
            <w:tcW w:w="1075" w:type="dxa"/>
          </w:tcPr>
          <w:p w14:paraId="04945055" w14:textId="77777777" w:rsidR="00BF29D0" w:rsidRPr="00D56521" w:rsidRDefault="00BF29D0" w:rsidP="004E61EE">
            <w:pPr>
              <w:rPr>
                <w:noProof/>
              </w:rPr>
            </w:pPr>
            <w:r w:rsidRPr="00D56521">
              <w:rPr>
                <w:noProof/>
              </w:rPr>
              <w:t xml:space="preserve">DEPDW </w:t>
            </w:r>
          </w:p>
        </w:tc>
        <w:tc>
          <w:tcPr>
            <w:tcW w:w="1800" w:type="dxa"/>
          </w:tcPr>
          <w:p w14:paraId="48DA732B" w14:textId="77777777" w:rsidR="00BF29D0" w:rsidRPr="00D56521" w:rsidRDefault="00BF29D0" w:rsidP="004E61EE">
            <w:pPr>
              <w:rPr>
                <w:noProof/>
              </w:rPr>
            </w:pPr>
            <w:r w:rsidRPr="00D56521">
              <w:rPr>
                <w:noProof/>
              </w:rPr>
              <w:t>white/black</w:t>
            </w:r>
          </w:p>
        </w:tc>
        <w:tc>
          <w:tcPr>
            <w:tcW w:w="3510" w:type="dxa"/>
          </w:tcPr>
          <w:p w14:paraId="7F810B7D" w14:textId="77777777" w:rsidR="00BF29D0" w:rsidRPr="00D56521" w:rsidRDefault="00BF29D0" w:rsidP="004E61EE">
            <w:pPr>
              <w:rPr>
                <w:noProof/>
              </w:rPr>
            </w:pPr>
            <w:r w:rsidRPr="00D56521">
              <w:rPr>
                <w:noProof/>
              </w:rPr>
              <w:t>deeper than selected deep contour</w:t>
            </w:r>
          </w:p>
        </w:tc>
        <w:tc>
          <w:tcPr>
            <w:tcW w:w="7563" w:type="dxa"/>
            <w:vMerge w:val="restart"/>
          </w:tcPr>
          <w:p w14:paraId="14A2B692" w14:textId="74D4CBD4" w:rsidR="00BF29D0" w:rsidRPr="00D56521" w:rsidRDefault="00BF29D0" w:rsidP="004E61EE">
            <w:pPr>
              <w:rPr>
                <w:noProof/>
              </w:rPr>
            </w:pPr>
            <w:r w:rsidRPr="00D56521">
              <w:rPr>
                <w:noProof/>
              </w:rPr>
              <w:t>These are depth shades. The depth zones are:</w:t>
            </w:r>
          </w:p>
          <w:p w14:paraId="4142B1C4" w14:textId="77777777" w:rsidR="00BF29D0" w:rsidRPr="00D56521" w:rsidRDefault="00BF29D0" w:rsidP="004E61EE">
            <w:pPr>
              <w:pStyle w:val="ListParagraphinTable"/>
            </w:pPr>
            <w:r w:rsidRPr="00D56521">
              <w:t>DEPDW: areas deeper than the Mariner-selected deep contour;</w:t>
            </w:r>
          </w:p>
          <w:p w14:paraId="36AA84EB" w14:textId="77777777" w:rsidR="00BF29D0" w:rsidRPr="00D56521" w:rsidRDefault="00BF29D0" w:rsidP="004E61EE">
            <w:pPr>
              <w:pStyle w:val="ListParagraphinTable"/>
            </w:pPr>
            <w:r w:rsidRPr="00D56521">
              <w:t>DEPMD: areas between deep contour and the Mariner-selected safety contour;</w:t>
            </w:r>
          </w:p>
          <w:p w14:paraId="46BA079C" w14:textId="77777777" w:rsidR="00BF29D0" w:rsidRPr="00D56521" w:rsidRDefault="00BF29D0" w:rsidP="004E61EE">
            <w:pPr>
              <w:pStyle w:val="ListParagraphinTable"/>
            </w:pPr>
            <w:r w:rsidRPr="00D56521">
              <w:t>DEPMS: areas between safety contour and the Mariner-selected shallow water contour;</w:t>
            </w:r>
          </w:p>
          <w:p w14:paraId="69C2B626" w14:textId="77777777" w:rsidR="00BF29D0" w:rsidRPr="00D56521" w:rsidRDefault="00BF29D0" w:rsidP="004E61EE">
            <w:pPr>
              <w:pStyle w:val="ListParagraphinTable"/>
            </w:pPr>
            <w:r w:rsidRPr="00D56521">
              <w:t>DEPVS: areas between shallow water contour and the low water line (zero meter contour);</w:t>
            </w:r>
          </w:p>
          <w:p w14:paraId="6DD2BEC5" w14:textId="77777777" w:rsidR="00BF29D0" w:rsidRPr="00D56521" w:rsidRDefault="00BF29D0" w:rsidP="004E61EE">
            <w:pPr>
              <w:pStyle w:val="ListParagraphinTable"/>
            </w:pPr>
            <w:r w:rsidRPr="00D56521">
              <w:t>DEPIT: areas between zero meter contour and coastline (intertidal).</w:t>
            </w:r>
          </w:p>
          <w:p w14:paraId="48ED8C25" w14:textId="77777777" w:rsidR="00BF29D0" w:rsidRPr="00D56521" w:rsidRDefault="00BF29D0" w:rsidP="004E61EE">
            <w:pPr>
              <w:spacing w:before="60"/>
              <w:rPr>
                <w:noProof/>
              </w:rPr>
            </w:pPr>
            <w:r w:rsidRPr="00D56521">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D56521" w:rsidRDefault="00BF29D0" w:rsidP="004E61EE">
            <w:pPr>
              <w:spacing w:before="60"/>
              <w:rPr>
                <w:noProof/>
              </w:rPr>
            </w:pPr>
            <w:r w:rsidRPr="00D56521">
              <w:rPr>
                <w:noProof/>
              </w:rPr>
              <w:t>At night it may be difficult to distinguish between DEPMD and DEPDW.</w:t>
            </w:r>
          </w:p>
        </w:tc>
      </w:tr>
      <w:tr w:rsidR="00773B55" w:rsidRPr="00D56521" w14:paraId="0A5CD02F" w14:textId="77777777" w:rsidTr="00704411">
        <w:tc>
          <w:tcPr>
            <w:tcW w:w="1075" w:type="dxa"/>
          </w:tcPr>
          <w:p w14:paraId="57DF6F76" w14:textId="77777777" w:rsidR="00BF29D0" w:rsidRPr="00D56521" w:rsidRDefault="00BF29D0" w:rsidP="004E61EE">
            <w:pPr>
              <w:rPr>
                <w:noProof/>
              </w:rPr>
            </w:pPr>
            <w:r w:rsidRPr="00D56521">
              <w:rPr>
                <w:noProof/>
              </w:rPr>
              <w:t xml:space="preserve">DEPMD </w:t>
            </w:r>
          </w:p>
        </w:tc>
        <w:tc>
          <w:tcPr>
            <w:tcW w:w="1800" w:type="dxa"/>
          </w:tcPr>
          <w:p w14:paraId="31C3E260" w14:textId="77777777" w:rsidR="00BF29D0" w:rsidRPr="00D56521" w:rsidRDefault="00BF29D0" w:rsidP="004E61EE">
            <w:pPr>
              <w:rPr>
                <w:noProof/>
              </w:rPr>
            </w:pPr>
            <w:r w:rsidRPr="00D56521">
              <w:rPr>
                <w:noProof/>
              </w:rPr>
              <w:t>pale/dark blue</w:t>
            </w:r>
          </w:p>
        </w:tc>
        <w:tc>
          <w:tcPr>
            <w:tcW w:w="3510" w:type="dxa"/>
          </w:tcPr>
          <w:p w14:paraId="42D054EA" w14:textId="77777777" w:rsidR="00BF29D0" w:rsidRPr="00D56521" w:rsidRDefault="00BF29D0" w:rsidP="004E61EE">
            <w:pPr>
              <w:rPr>
                <w:noProof/>
              </w:rPr>
            </w:pPr>
            <w:r w:rsidRPr="00D56521">
              <w:rPr>
                <w:noProof/>
              </w:rPr>
              <w:t>safety contour to selected deep contour</w:t>
            </w:r>
          </w:p>
        </w:tc>
        <w:tc>
          <w:tcPr>
            <w:tcW w:w="7563" w:type="dxa"/>
            <w:vMerge/>
          </w:tcPr>
          <w:p w14:paraId="4D567F41" w14:textId="77777777" w:rsidR="00BF29D0" w:rsidRPr="00D56521" w:rsidRDefault="00BF29D0" w:rsidP="004E61EE">
            <w:pPr>
              <w:rPr>
                <w:noProof/>
              </w:rPr>
            </w:pPr>
          </w:p>
        </w:tc>
      </w:tr>
      <w:tr w:rsidR="00773B55" w:rsidRPr="00D56521" w14:paraId="40D18D43" w14:textId="77777777" w:rsidTr="00704411">
        <w:tc>
          <w:tcPr>
            <w:tcW w:w="1075" w:type="dxa"/>
          </w:tcPr>
          <w:p w14:paraId="25AB604F" w14:textId="77777777" w:rsidR="00BF29D0" w:rsidRPr="00D56521" w:rsidRDefault="00BF29D0" w:rsidP="004E61EE">
            <w:pPr>
              <w:rPr>
                <w:noProof/>
              </w:rPr>
            </w:pPr>
            <w:r w:rsidRPr="00D56521">
              <w:rPr>
                <w:noProof/>
              </w:rPr>
              <w:t xml:space="preserve">DEPMS </w:t>
            </w:r>
          </w:p>
        </w:tc>
        <w:tc>
          <w:tcPr>
            <w:tcW w:w="1800" w:type="dxa"/>
          </w:tcPr>
          <w:p w14:paraId="3A9A8A3F" w14:textId="77777777" w:rsidR="00BF29D0" w:rsidRPr="00D56521" w:rsidRDefault="00BF29D0" w:rsidP="004E61EE">
            <w:pPr>
              <w:rPr>
                <w:noProof/>
              </w:rPr>
            </w:pPr>
            <w:r w:rsidRPr="00D56521">
              <w:rPr>
                <w:noProof/>
              </w:rPr>
              <w:t>light/medium blue</w:t>
            </w:r>
          </w:p>
        </w:tc>
        <w:tc>
          <w:tcPr>
            <w:tcW w:w="3510" w:type="dxa"/>
          </w:tcPr>
          <w:p w14:paraId="55B65AAB" w14:textId="77777777" w:rsidR="00BF29D0" w:rsidRPr="00D56521" w:rsidRDefault="00BF29D0" w:rsidP="004E61EE">
            <w:pPr>
              <w:rPr>
                <w:noProof/>
              </w:rPr>
            </w:pPr>
            <w:r w:rsidRPr="00D56521">
              <w:rPr>
                <w:noProof/>
              </w:rPr>
              <w:t>shallow contour to selected safety contour</w:t>
            </w:r>
          </w:p>
        </w:tc>
        <w:tc>
          <w:tcPr>
            <w:tcW w:w="7563" w:type="dxa"/>
            <w:vMerge/>
          </w:tcPr>
          <w:p w14:paraId="4FC12C69" w14:textId="77777777" w:rsidR="00BF29D0" w:rsidRPr="00D56521" w:rsidRDefault="00BF29D0" w:rsidP="004E61EE">
            <w:pPr>
              <w:rPr>
                <w:noProof/>
              </w:rPr>
            </w:pPr>
          </w:p>
        </w:tc>
      </w:tr>
      <w:tr w:rsidR="00773B55" w:rsidRPr="00D56521" w14:paraId="2AB2B433" w14:textId="77777777" w:rsidTr="00704411">
        <w:tc>
          <w:tcPr>
            <w:tcW w:w="1075" w:type="dxa"/>
          </w:tcPr>
          <w:p w14:paraId="42252A5E" w14:textId="77777777" w:rsidR="00BF29D0" w:rsidRPr="00D56521" w:rsidRDefault="00BF29D0" w:rsidP="004E61EE">
            <w:pPr>
              <w:rPr>
                <w:noProof/>
              </w:rPr>
            </w:pPr>
            <w:r w:rsidRPr="00D56521">
              <w:rPr>
                <w:noProof/>
              </w:rPr>
              <w:t xml:space="preserve">DEPVS </w:t>
            </w:r>
          </w:p>
        </w:tc>
        <w:tc>
          <w:tcPr>
            <w:tcW w:w="1800" w:type="dxa"/>
          </w:tcPr>
          <w:p w14:paraId="26D728A0" w14:textId="77777777" w:rsidR="00BF29D0" w:rsidRPr="00D56521" w:rsidRDefault="00BF29D0" w:rsidP="004E61EE">
            <w:pPr>
              <w:rPr>
                <w:noProof/>
              </w:rPr>
            </w:pPr>
            <w:r w:rsidRPr="00D56521">
              <w:rPr>
                <w:noProof/>
              </w:rPr>
              <w:t xml:space="preserve">medium/light blue </w:t>
            </w:r>
          </w:p>
        </w:tc>
        <w:tc>
          <w:tcPr>
            <w:tcW w:w="3510" w:type="dxa"/>
          </w:tcPr>
          <w:p w14:paraId="273E38C0" w14:textId="77777777" w:rsidR="00BF29D0" w:rsidRPr="00D56521" w:rsidRDefault="00BF29D0" w:rsidP="004E61EE">
            <w:pPr>
              <w:rPr>
                <w:noProof/>
              </w:rPr>
            </w:pPr>
            <w:r w:rsidRPr="00D56521">
              <w:rPr>
                <w:noProof/>
              </w:rPr>
              <w:t>zero meter contour to shallow contour</w:t>
            </w:r>
          </w:p>
        </w:tc>
        <w:tc>
          <w:tcPr>
            <w:tcW w:w="7563" w:type="dxa"/>
            <w:vMerge/>
          </w:tcPr>
          <w:p w14:paraId="1913E130" w14:textId="77777777" w:rsidR="00BF29D0" w:rsidRPr="00D56521" w:rsidRDefault="00BF29D0" w:rsidP="004E61EE">
            <w:pPr>
              <w:rPr>
                <w:noProof/>
              </w:rPr>
            </w:pPr>
          </w:p>
        </w:tc>
      </w:tr>
      <w:tr w:rsidR="00773B55" w:rsidRPr="00D56521" w14:paraId="0C2777D0" w14:textId="77777777" w:rsidTr="00704411">
        <w:tc>
          <w:tcPr>
            <w:tcW w:w="1075" w:type="dxa"/>
          </w:tcPr>
          <w:p w14:paraId="24B7C020" w14:textId="77777777" w:rsidR="00BF29D0" w:rsidRPr="00D56521" w:rsidRDefault="00BF29D0" w:rsidP="004E61EE">
            <w:pPr>
              <w:rPr>
                <w:noProof/>
              </w:rPr>
            </w:pPr>
            <w:r w:rsidRPr="00D56521">
              <w:rPr>
                <w:noProof/>
              </w:rPr>
              <w:t>DEPIT</w:t>
            </w:r>
          </w:p>
        </w:tc>
        <w:tc>
          <w:tcPr>
            <w:tcW w:w="1800" w:type="dxa"/>
          </w:tcPr>
          <w:p w14:paraId="38525CEC" w14:textId="77777777" w:rsidR="00BF29D0" w:rsidRPr="00D56521" w:rsidRDefault="00BF29D0" w:rsidP="004E61EE">
            <w:pPr>
              <w:rPr>
                <w:noProof/>
              </w:rPr>
            </w:pPr>
            <w:r w:rsidRPr="00D56521">
              <w:rPr>
                <w:noProof/>
              </w:rPr>
              <w:t>yellow-green</w:t>
            </w:r>
          </w:p>
        </w:tc>
        <w:tc>
          <w:tcPr>
            <w:tcW w:w="3510" w:type="dxa"/>
          </w:tcPr>
          <w:p w14:paraId="4AC3A6A5" w14:textId="77777777" w:rsidR="00BF29D0" w:rsidRPr="00D56521" w:rsidRDefault="00BF29D0" w:rsidP="004E61EE">
            <w:pPr>
              <w:rPr>
                <w:noProof/>
              </w:rPr>
            </w:pPr>
            <w:r w:rsidRPr="00D56521">
              <w:rPr>
                <w:noProof/>
              </w:rPr>
              <w:t>high water line to zero meter contour</w:t>
            </w:r>
          </w:p>
        </w:tc>
        <w:tc>
          <w:tcPr>
            <w:tcW w:w="7563" w:type="dxa"/>
            <w:vMerge/>
          </w:tcPr>
          <w:p w14:paraId="4EDCEAC5" w14:textId="77777777" w:rsidR="00BF29D0" w:rsidRPr="00D56521" w:rsidRDefault="00BF29D0" w:rsidP="004E61EE">
            <w:pPr>
              <w:keepNext/>
              <w:rPr>
                <w:noProof/>
              </w:rPr>
            </w:pPr>
          </w:p>
        </w:tc>
      </w:tr>
      <w:tr w:rsidR="00BF29D0" w:rsidRPr="00D56521" w14:paraId="747F7CD6" w14:textId="77777777" w:rsidTr="00773B55">
        <w:tc>
          <w:tcPr>
            <w:tcW w:w="0" w:type="auto"/>
            <w:gridSpan w:val="4"/>
            <w:shd w:val="clear" w:color="auto" w:fill="F2F2F2" w:themeFill="background1" w:themeFillShade="F2"/>
          </w:tcPr>
          <w:p w14:paraId="612C1DC8" w14:textId="6E78E89D" w:rsidR="00BF29D0" w:rsidRPr="00D56521" w:rsidRDefault="00BF29D0" w:rsidP="004E61EE">
            <w:pPr>
              <w:keepNext/>
              <w:rPr>
                <w:b/>
                <w:bCs/>
                <w:i/>
                <w:iCs/>
                <w:noProof/>
              </w:rPr>
            </w:pPr>
            <w:r w:rsidRPr="00D56521">
              <w:rPr>
                <w:b/>
                <w:bCs/>
                <w:i/>
                <w:iCs/>
                <w:noProof/>
              </w:rPr>
              <w:t>Radar image ove</w:t>
            </w:r>
            <w:r w:rsidR="00773B55" w:rsidRPr="00D56521">
              <w:rPr>
                <w:b/>
                <w:bCs/>
                <w:i/>
                <w:iCs/>
                <w:noProof/>
              </w:rPr>
              <w:t>r</w:t>
            </w:r>
            <w:r w:rsidRPr="00D56521">
              <w:rPr>
                <w:b/>
                <w:bCs/>
                <w:i/>
                <w:iCs/>
                <w:noProof/>
              </w:rPr>
              <w:t>lay colours</w:t>
            </w:r>
          </w:p>
        </w:tc>
      </w:tr>
      <w:tr w:rsidR="00773B55" w:rsidRPr="00D56521" w14:paraId="3D4803C0" w14:textId="77777777" w:rsidTr="00704411">
        <w:tc>
          <w:tcPr>
            <w:tcW w:w="1075" w:type="dxa"/>
          </w:tcPr>
          <w:p w14:paraId="59E50F42" w14:textId="77777777" w:rsidR="00BF29D0" w:rsidRPr="00D56521" w:rsidRDefault="00BF29D0" w:rsidP="004E61EE">
            <w:pPr>
              <w:rPr>
                <w:noProof/>
              </w:rPr>
            </w:pPr>
            <w:r w:rsidRPr="00D56521">
              <w:rPr>
                <w:noProof/>
              </w:rPr>
              <w:t>RADHI</w:t>
            </w:r>
          </w:p>
        </w:tc>
        <w:tc>
          <w:tcPr>
            <w:tcW w:w="1800" w:type="dxa"/>
          </w:tcPr>
          <w:p w14:paraId="43873802" w14:textId="77777777" w:rsidR="00BF29D0" w:rsidRPr="00D56521" w:rsidRDefault="00BF29D0" w:rsidP="004E61EE">
            <w:pPr>
              <w:rPr>
                <w:noProof/>
              </w:rPr>
            </w:pPr>
            <w:r w:rsidRPr="00D56521">
              <w:rPr>
                <w:noProof/>
              </w:rPr>
              <w:t>green</w:t>
            </w:r>
          </w:p>
        </w:tc>
        <w:tc>
          <w:tcPr>
            <w:tcW w:w="3510" w:type="dxa"/>
          </w:tcPr>
          <w:p w14:paraId="357C872F" w14:textId="77777777" w:rsidR="00BF29D0" w:rsidRPr="00D56521" w:rsidRDefault="00BF29D0" w:rsidP="004E61EE">
            <w:pPr>
              <w:rPr>
                <w:noProof/>
              </w:rPr>
            </w:pPr>
            <w:r w:rsidRPr="00D56521">
              <w:rPr>
                <w:noProof/>
              </w:rPr>
              <w:t>high intensity echo or single intensity echo</w:t>
            </w:r>
          </w:p>
        </w:tc>
        <w:tc>
          <w:tcPr>
            <w:tcW w:w="7563" w:type="dxa"/>
            <w:vMerge w:val="restart"/>
          </w:tcPr>
          <w:p w14:paraId="055AE37B" w14:textId="77777777" w:rsidR="00BF29D0" w:rsidRPr="00D56521" w:rsidRDefault="00BF29D0" w:rsidP="004E61EE">
            <w:pPr>
              <w:rPr>
                <w:noProof/>
              </w:rPr>
            </w:pPr>
            <w:r w:rsidRPr="00D56521">
              <w:rPr>
                <w:noProof/>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D56521">
              <w:rPr>
                <w:noProof/>
              </w:rPr>
              <w:lastRenderedPageBreak/>
              <w:t>low echo intensity (RADLO).</w:t>
            </w:r>
          </w:p>
          <w:p w14:paraId="0AD58B27" w14:textId="77777777" w:rsidR="00BF29D0" w:rsidRPr="00D56521" w:rsidRDefault="00BF29D0" w:rsidP="004E61EE">
            <w:pPr>
              <w:keepNext/>
              <w:rPr>
                <w:noProof/>
              </w:rPr>
            </w:pPr>
            <w:r w:rsidRPr="00D56521">
              <w:rPr>
                <w:noProof/>
              </w:rPr>
              <w:t>Optionally, the manufacturer may vary the radar green overlay by making it transparent.</w:t>
            </w:r>
          </w:p>
        </w:tc>
      </w:tr>
      <w:tr w:rsidR="00773B55" w:rsidRPr="00D56521" w14:paraId="1D44F05E" w14:textId="77777777" w:rsidTr="00704411">
        <w:tc>
          <w:tcPr>
            <w:tcW w:w="1075" w:type="dxa"/>
          </w:tcPr>
          <w:p w14:paraId="0EC4B984" w14:textId="77777777" w:rsidR="00BF29D0" w:rsidRPr="00D56521" w:rsidRDefault="00BF29D0" w:rsidP="004E61EE">
            <w:pPr>
              <w:rPr>
                <w:noProof/>
              </w:rPr>
            </w:pPr>
            <w:r w:rsidRPr="00D56521">
              <w:rPr>
                <w:noProof/>
              </w:rPr>
              <w:t>RADLO</w:t>
            </w:r>
          </w:p>
        </w:tc>
        <w:tc>
          <w:tcPr>
            <w:tcW w:w="1800" w:type="dxa"/>
          </w:tcPr>
          <w:p w14:paraId="2C0DAB7C" w14:textId="77777777" w:rsidR="00BF29D0" w:rsidRPr="00D56521" w:rsidRDefault="00BF29D0" w:rsidP="004E61EE">
            <w:pPr>
              <w:rPr>
                <w:noProof/>
              </w:rPr>
            </w:pPr>
            <w:r w:rsidRPr="00D56521">
              <w:rPr>
                <w:noProof/>
              </w:rPr>
              <w:t>green</w:t>
            </w:r>
          </w:p>
        </w:tc>
        <w:tc>
          <w:tcPr>
            <w:tcW w:w="3510" w:type="dxa"/>
          </w:tcPr>
          <w:p w14:paraId="2378862C" w14:textId="77777777" w:rsidR="00BF29D0" w:rsidRPr="00D56521" w:rsidRDefault="00BF29D0" w:rsidP="004E61EE">
            <w:pPr>
              <w:rPr>
                <w:noProof/>
              </w:rPr>
            </w:pPr>
            <w:r w:rsidRPr="00D56521">
              <w:rPr>
                <w:noProof/>
              </w:rPr>
              <w:t>low intensity echo &amp; target trail</w:t>
            </w:r>
          </w:p>
        </w:tc>
        <w:tc>
          <w:tcPr>
            <w:tcW w:w="7563" w:type="dxa"/>
            <w:vMerge/>
          </w:tcPr>
          <w:p w14:paraId="61BFFC75" w14:textId="77777777" w:rsidR="00BF29D0" w:rsidRPr="00D56521" w:rsidRDefault="00BF29D0" w:rsidP="004E61EE">
            <w:pPr>
              <w:keepNext/>
              <w:rPr>
                <w:noProof/>
              </w:rPr>
            </w:pPr>
          </w:p>
        </w:tc>
      </w:tr>
      <w:tr w:rsidR="00773B55" w:rsidRPr="00D56521" w14:paraId="0FCE4AF3" w14:textId="77777777" w:rsidTr="00704411">
        <w:tc>
          <w:tcPr>
            <w:tcW w:w="1075" w:type="dxa"/>
          </w:tcPr>
          <w:p w14:paraId="78C61425" w14:textId="77777777" w:rsidR="00BF29D0" w:rsidRPr="00D56521" w:rsidRDefault="00BF29D0" w:rsidP="004E61EE">
            <w:pPr>
              <w:rPr>
                <w:noProof/>
              </w:rPr>
            </w:pPr>
            <w:r w:rsidRPr="00D56521">
              <w:rPr>
                <w:noProof/>
              </w:rPr>
              <w:t>ARPAT</w:t>
            </w:r>
          </w:p>
        </w:tc>
        <w:tc>
          <w:tcPr>
            <w:tcW w:w="1800" w:type="dxa"/>
          </w:tcPr>
          <w:p w14:paraId="61FFD304" w14:textId="77777777" w:rsidR="00BF29D0" w:rsidRPr="00D56521" w:rsidRDefault="00BF29D0" w:rsidP="004E61EE">
            <w:pPr>
              <w:rPr>
                <w:noProof/>
              </w:rPr>
            </w:pPr>
            <w:r w:rsidRPr="00D56521">
              <w:rPr>
                <w:noProof/>
              </w:rPr>
              <w:t>green, dashed</w:t>
            </w:r>
          </w:p>
        </w:tc>
        <w:tc>
          <w:tcPr>
            <w:tcW w:w="3510" w:type="dxa"/>
          </w:tcPr>
          <w:p w14:paraId="2E4F18CC" w14:textId="77777777" w:rsidR="00BF29D0" w:rsidRPr="00D56521" w:rsidRDefault="00BF29D0" w:rsidP="004E61EE">
            <w:pPr>
              <w:rPr>
                <w:noProof/>
              </w:rPr>
            </w:pPr>
            <w:r w:rsidRPr="00D56521">
              <w:rPr>
                <w:noProof/>
              </w:rPr>
              <w:t>ARPA, target symbols &amp; information</w:t>
            </w:r>
          </w:p>
        </w:tc>
        <w:tc>
          <w:tcPr>
            <w:tcW w:w="7563" w:type="dxa"/>
          </w:tcPr>
          <w:p w14:paraId="2B770382" w14:textId="63CE5A6B" w:rsidR="00BF29D0" w:rsidRPr="00D56521" w:rsidRDefault="007C752F" w:rsidP="004E61EE">
            <w:pPr>
              <w:keepNext/>
              <w:rPr>
                <w:noProof/>
              </w:rPr>
            </w:pPr>
            <w:r>
              <w:rPr>
                <w:noProof/>
              </w:rPr>
              <w:t>U</w:t>
            </w:r>
            <w:r w:rsidR="00BF29D0" w:rsidRPr="00D56521">
              <w:rPr>
                <w:noProof/>
              </w:rPr>
              <w:t>sed for ARPA targets and information tagged on them</w:t>
            </w:r>
            <w:r>
              <w:rPr>
                <w:noProof/>
              </w:rPr>
              <w:t>.</w:t>
            </w:r>
          </w:p>
        </w:tc>
      </w:tr>
      <w:tr w:rsidR="00BF29D0" w:rsidRPr="00D56521" w14:paraId="34CC1F8D" w14:textId="77777777" w:rsidTr="00773B55">
        <w:tc>
          <w:tcPr>
            <w:tcW w:w="0" w:type="auto"/>
            <w:gridSpan w:val="4"/>
            <w:shd w:val="clear" w:color="auto" w:fill="F2F2F2" w:themeFill="background1" w:themeFillShade="F2"/>
          </w:tcPr>
          <w:p w14:paraId="781E1302" w14:textId="77777777" w:rsidR="00BF29D0" w:rsidRPr="00D56521" w:rsidRDefault="00BF29D0" w:rsidP="004E61EE">
            <w:pPr>
              <w:keepNext/>
              <w:rPr>
                <w:b/>
                <w:bCs/>
                <w:i/>
                <w:iCs/>
                <w:noProof/>
              </w:rPr>
            </w:pPr>
            <w:r w:rsidRPr="00D56521">
              <w:rPr>
                <w:b/>
                <w:bCs/>
                <w:i/>
                <w:iCs/>
                <w:noProof/>
              </w:rPr>
              <w:t>Mariners’ and navigation information colours</w:t>
            </w:r>
          </w:p>
        </w:tc>
      </w:tr>
      <w:tr w:rsidR="00773B55" w:rsidRPr="00D56521" w14:paraId="08489129" w14:textId="77777777" w:rsidTr="00704411">
        <w:tc>
          <w:tcPr>
            <w:tcW w:w="1075" w:type="dxa"/>
          </w:tcPr>
          <w:p w14:paraId="15E32663" w14:textId="77777777" w:rsidR="00BF29D0" w:rsidRPr="00D56521" w:rsidRDefault="00BF29D0" w:rsidP="004E61EE">
            <w:pPr>
              <w:rPr>
                <w:noProof/>
              </w:rPr>
            </w:pPr>
            <w:r w:rsidRPr="00D56521">
              <w:rPr>
                <w:noProof/>
              </w:rPr>
              <w:t>SCLBR</w:t>
            </w:r>
          </w:p>
        </w:tc>
        <w:tc>
          <w:tcPr>
            <w:tcW w:w="1800" w:type="dxa"/>
          </w:tcPr>
          <w:p w14:paraId="4644665A" w14:textId="77777777" w:rsidR="00BF29D0" w:rsidRPr="00D56521" w:rsidRDefault="00BF29D0" w:rsidP="004E61EE">
            <w:pPr>
              <w:rPr>
                <w:noProof/>
              </w:rPr>
            </w:pPr>
            <w:r w:rsidRPr="00D56521">
              <w:rPr>
                <w:noProof/>
              </w:rPr>
              <w:t>orange</w:t>
            </w:r>
          </w:p>
        </w:tc>
        <w:tc>
          <w:tcPr>
            <w:tcW w:w="3510" w:type="dxa"/>
          </w:tcPr>
          <w:p w14:paraId="491761FD" w14:textId="77777777" w:rsidR="00BF29D0" w:rsidRPr="00D56521" w:rsidRDefault="00BF29D0" w:rsidP="004E61EE">
            <w:pPr>
              <w:rPr>
                <w:noProof/>
              </w:rPr>
            </w:pPr>
            <w:r w:rsidRPr="00D56521">
              <w:rPr>
                <w:noProof/>
              </w:rPr>
              <w:t>scalebar</w:t>
            </w:r>
          </w:p>
        </w:tc>
        <w:tc>
          <w:tcPr>
            <w:tcW w:w="7563" w:type="dxa"/>
          </w:tcPr>
          <w:p w14:paraId="2116F1D7" w14:textId="7E6F977B" w:rsidR="00BF29D0" w:rsidRPr="00D56521" w:rsidRDefault="00BF29D0" w:rsidP="004E61EE">
            <w:pPr>
              <w:keepNext/>
              <w:rPr>
                <w:noProof/>
              </w:rPr>
            </w:pPr>
            <w:r w:rsidRPr="00D56521">
              <w:rPr>
                <w:noProof/>
              </w:rPr>
              <w:t>Used to generate the scalebar</w:t>
            </w:r>
            <w:r w:rsidR="007C752F">
              <w:rPr>
                <w:noProof/>
              </w:rPr>
              <w:t>.</w:t>
            </w:r>
          </w:p>
        </w:tc>
      </w:tr>
      <w:tr w:rsidR="00773B55" w:rsidRPr="00D56521" w14:paraId="4E4CD343" w14:textId="77777777" w:rsidTr="00704411">
        <w:tc>
          <w:tcPr>
            <w:tcW w:w="1075" w:type="dxa"/>
          </w:tcPr>
          <w:p w14:paraId="62F59361" w14:textId="77777777" w:rsidR="00BF29D0" w:rsidRPr="00D56521" w:rsidRDefault="00BF29D0" w:rsidP="004E61EE">
            <w:pPr>
              <w:rPr>
                <w:noProof/>
              </w:rPr>
            </w:pPr>
            <w:r w:rsidRPr="00D56521">
              <w:rPr>
                <w:noProof/>
              </w:rPr>
              <w:t>CHCOR</w:t>
            </w:r>
          </w:p>
        </w:tc>
        <w:tc>
          <w:tcPr>
            <w:tcW w:w="1800" w:type="dxa"/>
          </w:tcPr>
          <w:p w14:paraId="0223E701" w14:textId="77777777" w:rsidR="00BF29D0" w:rsidRPr="00D56521" w:rsidRDefault="00BF29D0" w:rsidP="004E61EE">
            <w:pPr>
              <w:rPr>
                <w:noProof/>
              </w:rPr>
            </w:pPr>
            <w:r w:rsidRPr="00D56521">
              <w:rPr>
                <w:noProof/>
              </w:rPr>
              <w:t>orange</w:t>
            </w:r>
          </w:p>
        </w:tc>
        <w:tc>
          <w:tcPr>
            <w:tcW w:w="3510" w:type="dxa"/>
          </w:tcPr>
          <w:p w14:paraId="3661C105" w14:textId="77777777" w:rsidR="00BF29D0" w:rsidRPr="00D56521" w:rsidRDefault="00BF29D0" w:rsidP="004E61EE">
            <w:pPr>
              <w:rPr>
                <w:noProof/>
              </w:rPr>
            </w:pPr>
            <w:r w:rsidRPr="00D56521">
              <w:rPr>
                <w:noProof/>
              </w:rPr>
              <w:t>chart corrections</w:t>
            </w:r>
          </w:p>
        </w:tc>
        <w:tc>
          <w:tcPr>
            <w:tcW w:w="7563" w:type="dxa"/>
          </w:tcPr>
          <w:p w14:paraId="5F36A460" w14:textId="1A133702" w:rsidR="00BF29D0" w:rsidRPr="00D56521" w:rsidRDefault="00BF29D0" w:rsidP="004E61EE">
            <w:pPr>
              <w:keepNext/>
              <w:rPr>
                <w:noProof/>
              </w:rPr>
            </w:pPr>
            <w:r w:rsidRPr="00D56521">
              <w:rPr>
                <w:noProof/>
              </w:rPr>
              <w:t>Hand entered chart corrections are marked by the colour</w:t>
            </w:r>
            <w:r w:rsidR="007C752F">
              <w:rPr>
                <w:noProof/>
              </w:rPr>
              <w:t>.</w:t>
            </w:r>
          </w:p>
        </w:tc>
      </w:tr>
      <w:tr w:rsidR="00773B55" w:rsidRPr="00D56521" w14:paraId="22FFBF14" w14:textId="77777777" w:rsidTr="00704411">
        <w:tc>
          <w:tcPr>
            <w:tcW w:w="1075" w:type="dxa"/>
          </w:tcPr>
          <w:p w14:paraId="745189C1" w14:textId="77777777" w:rsidR="00BF29D0" w:rsidRPr="00D56521" w:rsidRDefault="00BF29D0" w:rsidP="004E61EE">
            <w:pPr>
              <w:rPr>
                <w:noProof/>
              </w:rPr>
            </w:pPr>
            <w:r w:rsidRPr="00D56521">
              <w:rPr>
                <w:noProof/>
              </w:rPr>
              <w:t>NINFO</w:t>
            </w:r>
          </w:p>
        </w:tc>
        <w:tc>
          <w:tcPr>
            <w:tcW w:w="1800" w:type="dxa"/>
          </w:tcPr>
          <w:p w14:paraId="771E97D6" w14:textId="77777777" w:rsidR="00BF29D0" w:rsidRPr="00D56521" w:rsidRDefault="00BF29D0" w:rsidP="004E61EE">
            <w:pPr>
              <w:rPr>
                <w:noProof/>
              </w:rPr>
            </w:pPr>
            <w:r w:rsidRPr="00D56521">
              <w:rPr>
                <w:noProof/>
              </w:rPr>
              <w:t>orange</w:t>
            </w:r>
          </w:p>
        </w:tc>
        <w:tc>
          <w:tcPr>
            <w:tcW w:w="3510" w:type="dxa"/>
          </w:tcPr>
          <w:p w14:paraId="6BB3EE24" w14:textId="77777777" w:rsidR="00BF29D0" w:rsidRPr="00D56521" w:rsidRDefault="00BF29D0" w:rsidP="004E61EE">
            <w:pPr>
              <w:rPr>
                <w:noProof/>
              </w:rPr>
            </w:pPr>
            <w:r w:rsidRPr="00D56521">
              <w:rPr>
                <w:noProof/>
              </w:rPr>
              <w:t>Navigators Notes</w:t>
            </w:r>
          </w:p>
        </w:tc>
        <w:tc>
          <w:tcPr>
            <w:tcW w:w="7563" w:type="dxa"/>
          </w:tcPr>
          <w:p w14:paraId="70C3CF97" w14:textId="6E31FBCD" w:rsidR="00BF29D0" w:rsidRPr="00D56521" w:rsidRDefault="00BF29D0" w:rsidP="004E61EE">
            <w:pPr>
              <w:keepNext/>
              <w:rPr>
                <w:noProof/>
              </w:rPr>
            </w:pPr>
            <w:r w:rsidRPr="00D56521">
              <w:rPr>
                <w:noProof/>
              </w:rPr>
              <w:t>Mariners' notes of any form (Symbols, Text) are generated using the colour</w:t>
            </w:r>
            <w:r w:rsidR="007C752F">
              <w:rPr>
                <w:noProof/>
              </w:rPr>
              <w:t>.</w:t>
            </w:r>
          </w:p>
        </w:tc>
      </w:tr>
      <w:tr w:rsidR="00773B55" w:rsidRPr="00D56521" w14:paraId="6BE7F474" w14:textId="77777777" w:rsidTr="00704411">
        <w:tc>
          <w:tcPr>
            <w:tcW w:w="1075" w:type="dxa"/>
          </w:tcPr>
          <w:p w14:paraId="48523968" w14:textId="77777777" w:rsidR="00BF29D0" w:rsidRPr="00D56521" w:rsidRDefault="00BF29D0" w:rsidP="004E61EE">
            <w:pPr>
              <w:rPr>
                <w:noProof/>
              </w:rPr>
            </w:pPr>
            <w:r w:rsidRPr="00D56521">
              <w:rPr>
                <w:noProof/>
              </w:rPr>
              <w:t>ADINF</w:t>
            </w:r>
          </w:p>
        </w:tc>
        <w:tc>
          <w:tcPr>
            <w:tcW w:w="1800" w:type="dxa"/>
          </w:tcPr>
          <w:p w14:paraId="15712E24" w14:textId="77777777" w:rsidR="00BF29D0" w:rsidRPr="00D56521" w:rsidRDefault="00BF29D0" w:rsidP="004E61EE">
            <w:pPr>
              <w:rPr>
                <w:noProof/>
              </w:rPr>
            </w:pPr>
            <w:r w:rsidRPr="00D56521">
              <w:rPr>
                <w:noProof/>
              </w:rPr>
              <w:t>yellow</w:t>
            </w:r>
          </w:p>
        </w:tc>
        <w:tc>
          <w:tcPr>
            <w:tcW w:w="3510" w:type="dxa"/>
          </w:tcPr>
          <w:p w14:paraId="3203C903" w14:textId="77777777" w:rsidR="00BF29D0" w:rsidRPr="00D56521" w:rsidRDefault="00BF29D0" w:rsidP="004E61EE">
            <w:pPr>
              <w:rPr>
                <w:noProof/>
              </w:rPr>
            </w:pPr>
            <w:r w:rsidRPr="00D56521">
              <w:rPr>
                <w:noProof/>
              </w:rPr>
              <w:t>Mariners' transparent area fill and manufacturers' points and lines</w:t>
            </w:r>
          </w:p>
        </w:tc>
        <w:tc>
          <w:tcPr>
            <w:tcW w:w="7563" w:type="dxa"/>
          </w:tcPr>
          <w:p w14:paraId="564338D4" w14:textId="77777777" w:rsidR="00BF29D0" w:rsidRPr="00D56521" w:rsidRDefault="00BF29D0" w:rsidP="004E61EE">
            <w:pPr>
              <w:keepNext/>
              <w:rPr>
                <w:noProof/>
              </w:rPr>
            </w:pPr>
          </w:p>
        </w:tc>
      </w:tr>
      <w:tr w:rsidR="00BF29D0" w:rsidRPr="00D56521" w14:paraId="7BCCD178" w14:textId="77777777" w:rsidTr="00773B55">
        <w:tc>
          <w:tcPr>
            <w:tcW w:w="0" w:type="auto"/>
            <w:gridSpan w:val="4"/>
            <w:shd w:val="clear" w:color="auto" w:fill="F2F2F2" w:themeFill="background1" w:themeFillShade="F2"/>
          </w:tcPr>
          <w:p w14:paraId="3C9A055F" w14:textId="77777777" w:rsidR="00BF29D0" w:rsidRPr="00D56521" w:rsidRDefault="00BF29D0" w:rsidP="004E61EE">
            <w:pPr>
              <w:keepNext/>
              <w:rPr>
                <w:b/>
                <w:bCs/>
                <w:i/>
                <w:iCs/>
                <w:noProof/>
              </w:rPr>
            </w:pPr>
            <w:r w:rsidRPr="00D56521">
              <w:rPr>
                <w:b/>
                <w:bCs/>
                <w:i/>
                <w:iCs/>
                <w:noProof/>
              </w:rPr>
              <w:t>Ships symbol and planned route</w:t>
            </w:r>
          </w:p>
        </w:tc>
      </w:tr>
      <w:tr w:rsidR="00773B55" w:rsidRPr="00D56521" w14:paraId="6D5AF516" w14:textId="77777777" w:rsidTr="00704411">
        <w:tc>
          <w:tcPr>
            <w:tcW w:w="1075" w:type="dxa"/>
          </w:tcPr>
          <w:p w14:paraId="7B8CDF21" w14:textId="77777777" w:rsidR="00BF29D0" w:rsidRPr="00D56521" w:rsidRDefault="00BF29D0" w:rsidP="004E61EE">
            <w:pPr>
              <w:rPr>
                <w:noProof/>
              </w:rPr>
            </w:pPr>
            <w:r w:rsidRPr="00D56521">
              <w:rPr>
                <w:noProof/>
              </w:rPr>
              <w:t>SHIPS</w:t>
            </w:r>
          </w:p>
        </w:tc>
        <w:tc>
          <w:tcPr>
            <w:tcW w:w="1800" w:type="dxa"/>
          </w:tcPr>
          <w:p w14:paraId="6658DC9D" w14:textId="77777777" w:rsidR="00BF29D0" w:rsidRPr="00D56521" w:rsidRDefault="00BF29D0" w:rsidP="004E61EE">
            <w:pPr>
              <w:rPr>
                <w:noProof/>
              </w:rPr>
            </w:pPr>
            <w:r w:rsidRPr="00D56521">
              <w:rPr>
                <w:noProof/>
              </w:rPr>
              <w:t>black/white</w:t>
            </w:r>
          </w:p>
        </w:tc>
        <w:tc>
          <w:tcPr>
            <w:tcW w:w="3510" w:type="dxa"/>
          </w:tcPr>
          <w:p w14:paraId="7A1454F7" w14:textId="0A9FD022" w:rsidR="00BF29D0" w:rsidRPr="00D56521" w:rsidRDefault="00BF29D0" w:rsidP="004E61EE">
            <w:pPr>
              <w:rPr>
                <w:noProof/>
              </w:rPr>
            </w:pPr>
            <w:r w:rsidRPr="00D56521">
              <w:rPr>
                <w:noProof/>
              </w:rPr>
              <w:t>own ship, Course &amp; Speed</w:t>
            </w:r>
            <w:r w:rsidR="00D32B6E" w:rsidRPr="00D56521">
              <w:rPr>
                <w:noProof/>
              </w:rPr>
              <w:t xml:space="preserve"> </w:t>
            </w:r>
            <w:r w:rsidRPr="00D56521">
              <w:rPr>
                <w:noProof/>
              </w:rPr>
              <w:t>Made</w:t>
            </w:r>
            <w:r w:rsidR="00D32B6E" w:rsidRPr="00D56521">
              <w:rPr>
                <w:noProof/>
              </w:rPr>
              <w:t xml:space="preserve"> </w:t>
            </w:r>
            <w:r w:rsidRPr="00D56521">
              <w:rPr>
                <w:noProof/>
              </w:rPr>
              <w:t>Good vector</w:t>
            </w:r>
          </w:p>
        </w:tc>
        <w:tc>
          <w:tcPr>
            <w:tcW w:w="7563" w:type="dxa"/>
          </w:tcPr>
          <w:p w14:paraId="790C7114" w14:textId="77777777" w:rsidR="00BF29D0" w:rsidRPr="00D56521" w:rsidRDefault="00BF29D0" w:rsidP="004E61EE">
            <w:pPr>
              <w:keepNext/>
              <w:rPr>
                <w:noProof/>
              </w:rPr>
            </w:pPr>
          </w:p>
        </w:tc>
      </w:tr>
      <w:tr w:rsidR="00773B55" w:rsidRPr="00D56521" w14:paraId="36AA3CF0" w14:textId="77777777" w:rsidTr="00704411">
        <w:tc>
          <w:tcPr>
            <w:tcW w:w="1075" w:type="dxa"/>
          </w:tcPr>
          <w:p w14:paraId="557951B0" w14:textId="77777777" w:rsidR="00BF29D0" w:rsidRPr="00D56521" w:rsidRDefault="00BF29D0" w:rsidP="004E61EE">
            <w:pPr>
              <w:rPr>
                <w:noProof/>
              </w:rPr>
            </w:pPr>
            <w:r w:rsidRPr="00D56521">
              <w:rPr>
                <w:noProof/>
              </w:rPr>
              <w:t>PSTRK</w:t>
            </w:r>
          </w:p>
        </w:tc>
        <w:tc>
          <w:tcPr>
            <w:tcW w:w="1800" w:type="dxa"/>
          </w:tcPr>
          <w:p w14:paraId="2A3FC127" w14:textId="77777777" w:rsidR="00BF29D0" w:rsidRPr="00D56521" w:rsidRDefault="00BF29D0" w:rsidP="004E61EE">
            <w:pPr>
              <w:rPr>
                <w:noProof/>
              </w:rPr>
            </w:pPr>
            <w:r w:rsidRPr="00D56521">
              <w:rPr>
                <w:noProof/>
              </w:rPr>
              <w:t>black/white</w:t>
            </w:r>
          </w:p>
        </w:tc>
        <w:tc>
          <w:tcPr>
            <w:tcW w:w="3510" w:type="dxa"/>
          </w:tcPr>
          <w:p w14:paraId="6AE1C471" w14:textId="77777777" w:rsidR="00BF29D0" w:rsidRPr="00D56521" w:rsidRDefault="00BF29D0" w:rsidP="004E61EE">
            <w:pPr>
              <w:rPr>
                <w:noProof/>
              </w:rPr>
            </w:pPr>
            <w:r w:rsidRPr="00D56521">
              <w:rPr>
                <w:noProof/>
              </w:rPr>
              <w:t>Past Track</w:t>
            </w:r>
          </w:p>
        </w:tc>
        <w:tc>
          <w:tcPr>
            <w:tcW w:w="7563" w:type="dxa"/>
          </w:tcPr>
          <w:p w14:paraId="723A03A1" w14:textId="77777777" w:rsidR="00BF29D0" w:rsidRPr="00D56521" w:rsidRDefault="00BF29D0" w:rsidP="004E61EE">
            <w:pPr>
              <w:keepNext/>
              <w:rPr>
                <w:noProof/>
              </w:rPr>
            </w:pPr>
          </w:p>
        </w:tc>
      </w:tr>
      <w:tr w:rsidR="00773B55" w:rsidRPr="00D56521" w14:paraId="17BCA2D7" w14:textId="77777777" w:rsidTr="00704411">
        <w:tc>
          <w:tcPr>
            <w:tcW w:w="1075" w:type="dxa"/>
          </w:tcPr>
          <w:p w14:paraId="3BF089FF" w14:textId="77777777" w:rsidR="00BF29D0" w:rsidRPr="00D56521" w:rsidRDefault="00BF29D0" w:rsidP="004E61EE">
            <w:pPr>
              <w:rPr>
                <w:noProof/>
              </w:rPr>
            </w:pPr>
            <w:r w:rsidRPr="00D56521">
              <w:rPr>
                <w:noProof/>
              </w:rPr>
              <w:t>SYTRK</w:t>
            </w:r>
          </w:p>
        </w:tc>
        <w:tc>
          <w:tcPr>
            <w:tcW w:w="1800" w:type="dxa"/>
          </w:tcPr>
          <w:p w14:paraId="15EAC811" w14:textId="77777777" w:rsidR="00BF29D0" w:rsidRPr="00D56521" w:rsidRDefault="00BF29D0" w:rsidP="004E61EE">
            <w:pPr>
              <w:rPr>
                <w:noProof/>
              </w:rPr>
            </w:pPr>
            <w:r w:rsidRPr="00D56521">
              <w:rPr>
                <w:noProof/>
              </w:rPr>
              <w:t>grey</w:t>
            </w:r>
          </w:p>
        </w:tc>
        <w:tc>
          <w:tcPr>
            <w:tcW w:w="3510" w:type="dxa"/>
          </w:tcPr>
          <w:p w14:paraId="6B09F224" w14:textId="77777777" w:rsidR="00BF29D0" w:rsidRPr="00D56521" w:rsidRDefault="00BF29D0" w:rsidP="004E61EE">
            <w:pPr>
              <w:rPr>
                <w:noProof/>
              </w:rPr>
            </w:pPr>
            <w:r w:rsidRPr="00D56521">
              <w:rPr>
                <w:noProof/>
              </w:rPr>
              <w:t>Secondary Track</w:t>
            </w:r>
          </w:p>
        </w:tc>
        <w:tc>
          <w:tcPr>
            <w:tcW w:w="7563" w:type="dxa"/>
          </w:tcPr>
          <w:p w14:paraId="779B313B" w14:textId="77777777" w:rsidR="00BF29D0" w:rsidRPr="00D56521" w:rsidRDefault="00BF29D0" w:rsidP="004E61EE">
            <w:pPr>
              <w:keepNext/>
              <w:rPr>
                <w:noProof/>
              </w:rPr>
            </w:pPr>
          </w:p>
        </w:tc>
      </w:tr>
      <w:tr w:rsidR="00773B55" w:rsidRPr="00D56521" w14:paraId="66BF8564" w14:textId="77777777" w:rsidTr="00704411">
        <w:tc>
          <w:tcPr>
            <w:tcW w:w="1075" w:type="dxa"/>
          </w:tcPr>
          <w:p w14:paraId="3ABFD611" w14:textId="77777777" w:rsidR="00BF29D0" w:rsidRPr="00D56521" w:rsidRDefault="00BF29D0" w:rsidP="004E61EE">
            <w:pPr>
              <w:rPr>
                <w:noProof/>
              </w:rPr>
            </w:pPr>
            <w:r w:rsidRPr="00D56521">
              <w:rPr>
                <w:noProof/>
              </w:rPr>
              <w:t>PLRTE</w:t>
            </w:r>
          </w:p>
        </w:tc>
        <w:tc>
          <w:tcPr>
            <w:tcW w:w="1800" w:type="dxa"/>
          </w:tcPr>
          <w:p w14:paraId="6C841A59" w14:textId="77777777" w:rsidR="00BF29D0" w:rsidRPr="00D56521" w:rsidRDefault="00BF29D0" w:rsidP="004E61EE">
            <w:pPr>
              <w:rPr>
                <w:noProof/>
              </w:rPr>
            </w:pPr>
            <w:r w:rsidRPr="00D56521">
              <w:rPr>
                <w:noProof/>
              </w:rPr>
              <w:t>red</w:t>
            </w:r>
          </w:p>
        </w:tc>
        <w:tc>
          <w:tcPr>
            <w:tcW w:w="3510" w:type="dxa"/>
          </w:tcPr>
          <w:p w14:paraId="22F3AFCF" w14:textId="77777777" w:rsidR="00BF29D0" w:rsidRPr="00D56521" w:rsidRDefault="00BF29D0" w:rsidP="004E61EE">
            <w:pPr>
              <w:rPr>
                <w:noProof/>
              </w:rPr>
            </w:pPr>
            <w:r w:rsidRPr="00D56521">
              <w:rPr>
                <w:noProof/>
              </w:rPr>
              <w:t>planned route &amp; notations</w:t>
            </w:r>
          </w:p>
        </w:tc>
        <w:tc>
          <w:tcPr>
            <w:tcW w:w="7563" w:type="dxa"/>
          </w:tcPr>
          <w:p w14:paraId="79AC6C31" w14:textId="77777777" w:rsidR="00BF29D0" w:rsidRPr="00D56521" w:rsidRDefault="00BF29D0" w:rsidP="004E61EE">
            <w:pPr>
              <w:keepNext/>
              <w:rPr>
                <w:noProof/>
              </w:rPr>
            </w:pPr>
          </w:p>
        </w:tc>
      </w:tr>
      <w:tr w:rsidR="00773B55" w:rsidRPr="00D56521" w14:paraId="6131BF2C" w14:textId="77777777" w:rsidTr="00704411">
        <w:tc>
          <w:tcPr>
            <w:tcW w:w="1075" w:type="dxa"/>
          </w:tcPr>
          <w:p w14:paraId="5C6D3541" w14:textId="77777777" w:rsidR="00BF29D0" w:rsidRPr="00D56521" w:rsidRDefault="00BF29D0" w:rsidP="004E61EE">
            <w:pPr>
              <w:rPr>
                <w:noProof/>
              </w:rPr>
            </w:pPr>
            <w:r w:rsidRPr="00D56521">
              <w:rPr>
                <w:noProof/>
              </w:rPr>
              <w:t>APLRT</w:t>
            </w:r>
          </w:p>
        </w:tc>
        <w:tc>
          <w:tcPr>
            <w:tcW w:w="1800" w:type="dxa"/>
          </w:tcPr>
          <w:p w14:paraId="64A0D5FA" w14:textId="77777777" w:rsidR="00BF29D0" w:rsidRPr="00D56521" w:rsidRDefault="00BF29D0" w:rsidP="004E61EE">
            <w:pPr>
              <w:rPr>
                <w:noProof/>
              </w:rPr>
            </w:pPr>
            <w:r w:rsidRPr="00D56521">
              <w:rPr>
                <w:noProof/>
              </w:rPr>
              <w:t>orange</w:t>
            </w:r>
          </w:p>
        </w:tc>
        <w:tc>
          <w:tcPr>
            <w:tcW w:w="3510" w:type="dxa"/>
          </w:tcPr>
          <w:p w14:paraId="093DD015" w14:textId="77777777" w:rsidR="00BF29D0" w:rsidRPr="00D56521" w:rsidRDefault="00BF29D0" w:rsidP="004E61EE">
            <w:pPr>
              <w:rPr>
                <w:noProof/>
              </w:rPr>
            </w:pPr>
            <w:r w:rsidRPr="00D56521">
              <w:rPr>
                <w:noProof/>
              </w:rPr>
              <w:t>alternate planned route</w:t>
            </w:r>
          </w:p>
        </w:tc>
        <w:tc>
          <w:tcPr>
            <w:tcW w:w="7563" w:type="dxa"/>
          </w:tcPr>
          <w:p w14:paraId="23647D90" w14:textId="77777777" w:rsidR="00BF29D0" w:rsidRPr="00D56521" w:rsidRDefault="00BF29D0" w:rsidP="004E61EE">
            <w:pPr>
              <w:keepNext/>
              <w:rPr>
                <w:noProof/>
              </w:rPr>
            </w:pPr>
          </w:p>
        </w:tc>
      </w:tr>
      <w:tr w:rsidR="00BF29D0" w:rsidRPr="00D56521" w14:paraId="62E2E87B" w14:textId="77777777" w:rsidTr="00773B55">
        <w:tc>
          <w:tcPr>
            <w:tcW w:w="0" w:type="auto"/>
            <w:gridSpan w:val="4"/>
            <w:shd w:val="clear" w:color="auto" w:fill="F2F2F2" w:themeFill="background1" w:themeFillShade="F2"/>
          </w:tcPr>
          <w:p w14:paraId="4C7FEE39" w14:textId="77777777" w:rsidR="00BF29D0" w:rsidRPr="00D56521" w:rsidRDefault="00BF29D0" w:rsidP="004E61EE">
            <w:pPr>
              <w:keepNext/>
              <w:rPr>
                <w:b/>
                <w:bCs/>
                <w:i/>
                <w:iCs/>
                <w:noProof/>
              </w:rPr>
            </w:pPr>
            <w:r w:rsidRPr="00D56521">
              <w:rPr>
                <w:b/>
                <w:bCs/>
                <w:i/>
                <w:iCs/>
                <w:noProof/>
              </w:rPr>
              <w:t>Other colours</w:t>
            </w:r>
          </w:p>
        </w:tc>
      </w:tr>
      <w:tr w:rsidR="00773B55" w:rsidRPr="00D56521" w14:paraId="3353B537" w14:textId="77777777" w:rsidTr="00704411">
        <w:tc>
          <w:tcPr>
            <w:tcW w:w="1075" w:type="dxa"/>
          </w:tcPr>
          <w:p w14:paraId="35FDA67A" w14:textId="77777777" w:rsidR="00BF29D0" w:rsidRPr="00D56521" w:rsidRDefault="00BF29D0" w:rsidP="004E61EE">
            <w:pPr>
              <w:rPr>
                <w:noProof/>
              </w:rPr>
            </w:pPr>
            <w:r w:rsidRPr="00D56521">
              <w:rPr>
                <w:noProof/>
              </w:rPr>
              <w:t>RESBL</w:t>
            </w:r>
          </w:p>
        </w:tc>
        <w:tc>
          <w:tcPr>
            <w:tcW w:w="1800" w:type="dxa"/>
          </w:tcPr>
          <w:p w14:paraId="5EE87075" w14:textId="77777777" w:rsidR="00BF29D0" w:rsidRPr="00D56521" w:rsidRDefault="00BF29D0" w:rsidP="004E61EE">
            <w:pPr>
              <w:rPr>
                <w:noProof/>
              </w:rPr>
            </w:pPr>
            <w:r w:rsidRPr="00D56521">
              <w:rPr>
                <w:noProof/>
              </w:rPr>
              <w:t>blue</w:t>
            </w:r>
          </w:p>
        </w:tc>
        <w:tc>
          <w:tcPr>
            <w:tcW w:w="3510" w:type="dxa"/>
          </w:tcPr>
          <w:p w14:paraId="162F260D" w14:textId="77777777" w:rsidR="00BF29D0" w:rsidRPr="00D56521" w:rsidRDefault="00BF29D0" w:rsidP="004E61EE">
            <w:pPr>
              <w:rPr>
                <w:noProof/>
              </w:rPr>
            </w:pPr>
            <w:r w:rsidRPr="00D56521">
              <w:rPr>
                <w:noProof/>
              </w:rPr>
              <w:t>AIS features and symbols</w:t>
            </w:r>
          </w:p>
        </w:tc>
        <w:tc>
          <w:tcPr>
            <w:tcW w:w="7563" w:type="dxa"/>
          </w:tcPr>
          <w:p w14:paraId="29D389A1" w14:textId="77777777" w:rsidR="00BF29D0" w:rsidRPr="00D56521" w:rsidRDefault="00BF29D0" w:rsidP="004E61EE">
            <w:pPr>
              <w:keepNext/>
              <w:rPr>
                <w:noProof/>
              </w:rPr>
            </w:pPr>
          </w:p>
        </w:tc>
      </w:tr>
      <w:tr w:rsidR="00773B55" w:rsidRPr="00D56521" w14:paraId="13907D67" w14:textId="77777777" w:rsidTr="00704411">
        <w:tc>
          <w:tcPr>
            <w:tcW w:w="1075" w:type="dxa"/>
          </w:tcPr>
          <w:p w14:paraId="2D5BBCA6" w14:textId="77777777" w:rsidR="00BF29D0" w:rsidRPr="00D56521" w:rsidRDefault="00BF29D0" w:rsidP="004E61EE">
            <w:pPr>
              <w:rPr>
                <w:noProof/>
              </w:rPr>
            </w:pPr>
            <w:r w:rsidRPr="00D56521">
              <w:rPr>
                <w:noProof/>
              </w:rPr>
              <w:t>RESGR</w:t>
            </w:r>
          </w:p>
        </w:tc>
        <w:tc>
          <w:tcPr>
            <w:tcW w:w="1800" w:type="dxa"/>
          </w:tcPr>
          <w:p w14:paraId="3360F297" w14:textId="77777777" w:rsidR="00BF29D0" w:rsidRPr="00D56521" w:rsidRDefault="00BF29D0" w:rsidP="004E61EE">
            <w:pPr>
              <w:rPr>
                <w:noProof/>
              </w:rPr>
            </w:pPr>
            <w:r w:rsidRPr="00D56521">
              <w:rPr>
                <w:noProof/>
              </w:rPr>
              <w:t>grey</w:t>
            </w:r>
          </w:p>
        </w:tc>
        <w:tc>
          <w:tcPr>
            <w:tcW w:w="3510" w:type="dxa"/>
          </w:tcPr>
          <w:p w14:paraId="29474CDE" w14:textId="77777777" w:rsidR="00BF29D0" w:rsidRPr="00D56521" w:rsidRDefault="00BF29D0" w:rsidP="004E61EE">
            <w:pPr>
              <w:rPr>
                <w:noProof/>
              </w:rPr>
            </w:pPr>
            <w:r w:rsidRPr="00D56521">
              <w:rPr>
                <w:noProof/>
              </w:rPr>
              <w:t>reserved for line features &amp; screened areas</w:t>
            </w:r>
          </w:p>
        </w:tc>
        <w:tc>
          <w:tcPr>
            <w:tcW w:w="7563" w:type="dxa"/>
          </w:tcPr>
          <w:p w14:paraId="2F5CBB76" w14:textId="77777777" w:rsidR="00BF29D0" w:rsidRPr="00D56521" w:rsidRDefault="00BF29D0" w:rsidP="004E61EE">
            <w:pPr>
              <w:keepNext/>
              <w:rPr>
                <w:noProof/>
              </w:rPr>
            </w:pPr>
          </w:p>
        </w:tc>
      </w:tr>
      <w:tr w:rsidR="00773B55" w:rsidRPr="00D56521" w14:paraId="62659075" w14:textId="77777777" w:rsidTr="00704411">
        <w:tc>
          <w:tcPr>
            <w:tcW w:w="1075" w:type="dxa"/>
          </w:tcPr>
          <w:p w14:paraId="2927A299" w14:textId="77777777" w:rsidR="00BF29D0" w:rsidRPr="00D56521" w:rsidRDefault="00BF29D0" w:rsidP="004E61EE">
            <w:pPr>
              <w:rPr>
                <w:noProof/>
              </w:rPr>
            </w:pPr>
            <w:r w:rsidRPr="00D56521">
              <w:rPr>
                <w:noProof/>
              </w:rPr>
              <w:t>BKAJ1</w:t>
            </w:r>
          </w:p>
        </w:tc>
        <w:tc>
          <w:tcPr>
            <w:tcW w:w="1800" w:type="dxa"/>
          </w:tcPr>
          <w:p w14:paraId="70959AAD" w14:textId="77777777" w:rsidR="00BF29D0" w:rsidRPr="00D56521" w:rsidRDefault="00BF29D0" w:rsidP="004E61EE">
            <w:pPr>
              <w:rPr>
                <w:noProof/>
              </w:rPr>
            </w:pPr>
            <w:r w:rsidRPr="00D56521">
              <w:rPr>
                <w:noProof/>
              </w:rPr>
              <w:t>black</w:t>
            </w:r>
          </w:p>
        </w:tc>
        <w:tc>
          <w:tcPr>
            <w:tcW w:w="3510" w:type="dxa"/>
          </w:tcPr>
          <w:p w14:paraId="365BC98C" w14:textId="77777777" w:rsidR="00BF29D0" w:rsidRPr="00D56521" w:rsidRDefault="00BF29D0" w:rsidP="004E61EE">
            <w:pPr>
              <w:rPr>
                <w:noProof/>
              </w:rPr>
            </w:pPr>
            <w:r w:rsidRPr="00D56521">
              <w:rPr>
                <w:noProof/>
              </w:rPr>
              <w:t>black level test symbol background</w:t>
            </w:r>
          </w:p>
        </w:tc>
        <w:tc>
          <w:tcPr>
            <w:tcW w:w="7563" w:type="dxa"/>
          </w:tcPr>
          <w:p w14:paraId="7A4FCC82" w14:textId="77777777" w:rsidR="00BF29D0" w:rsidRPr="00D56521" w:rsidRDefault="00BF29D0" w:rsidP="004E61EE">
            <w:pPr>
              <w:keepNext/>
              <w:rPr>
                <w:noProof/>
              </w:rPr>
            </w:pPr>
          </w:p>
        </w:tc>
      </w:tr>
      <w:tr w:rsidR="00773B55" w:rsidRPr="00D56521" w14:paraId="080A2211" w14:textId="77777777" w:rsidTr="00704411">
        <w:tc>
          <w:tcPr>
            <w:tcW w:w="1075" w:type="dxa"/>
          </w:tcPr>
          <w:p w14:paraId="6D63D4CF" w14:textId="77777777" w:rsidR="00BF29D0" w:rsidRPr="00D56521" w:rsidRDefault="00BF29D0" w:rsidP="004E61EE">
            <w:pPr>
              <w:rPr>
                <w:noProof/>
              </w:rPr>
            </w:pPr>
            <w:r w:rsidRPr="00D56521">
              <w:rPr>
                <w:noProof/>
              </w:rPr>
              <w:t>BKAJ2</w:t>
            </w:r>
          </w:p>
        </w:tc>
        <w:tc>
          <w:tcPr>
            <w:tcW w:w="1800" w:type="dxa"/>
          </w:tcPr>
          <w:p w14:paraId="29E7F027" w14:textId="77777777" w:rsidR="00BF29D0" w:rsidRPr="00D56521" w:rsidRDefault="00BF29D0" w:rsidP="004E61EE">
            <w:pPr>
              <w:rPr>
                <w:noProof/>
              </w:rPr>
            </w:pPr>
            <w:r w:rsidRPr="00D56521">
              <w:rPr>
                <w:noProof/>
              </w:rPr>
              <w:t>grey</w:t>
            </w:r>
          </w:p>
        </w:tc>
        <w:tc>
          <w:tcPr>
            <w:tcW w:w="3510" w:type="dxa"/>
          </w:tcPr>
          <w:p w14:paraId="41F4D1D3" w14:textId="77777777" w:rsidR="00BF29D0" w:rsidRPr="00D56521" w:rsidRDefault="00BF29D0" w:rsidP="004E61EE">
            <w:pPr>
              <w:rPr>
                <w:noProof/>
              </w:rPr>
            </w:pPr>
            <w:r w:rsidRPr="00D56521">
              <w:rPr>
                <w:noProof/>
              </w:rPr>
              <w:t>black level test symbol foreground</w:t>
            </w:r>
          </w:p>
        </w:tc>
        <w:tc>
          <w:tcPr>
            <w:tcW w:w="7563" w:type="dxa"/>
          </w:tcPr>
          <w:p w14:paraId="68225455" w14:textId="77777777" w:rsidR="00BF29D0" w:rsidRPr="00D56521" w:rsidRDefault="00BF29D0" w:rsidP="004E61EE">
            <w:pPr>
              <w:keepNext/>
              <w:rPr>
                <w:noProof/>
              </w:rPr>
            </w:pPr>
          </w:p>
        </w:tc>
      </w:tr>
      <w:tr w:rsidR="00597AB3" w:rsidRPr="00D56521" w14:paraId="17A1CB7D" w14:textId="77777777" w:rsidTr="00704411">
        <w:tc>
          <w:tcPr>
            <w:tcW w:w="1075" w:type="dxa"/>
          </w:tcPr>
          <w:p w14:paraId="330C058A" w14:textId="7412EDE4" w:rsidR="00597AB3" w:rsidRPr="00D56521" w:rsidRDefault="00597AB3" w:rsidP="004E61EE">
            <w:pPr>
              <w:rPr>
                <w:noProof/>
              </w:rPr>
            </w:pPr>
            <w:r w:rsidRPr="00D56521">
              <w:rPr>
                <w:noProof/>
              </w:rPr>
              <w:t>TRNSP</w:t>
            </w:r>
          </w:p>
        </w:tc>
        <w:tc>
          <w:tcPr>
            <w:tcW w:w="1800" w:type="dxa"/>
          </w:tcPr>
          <w:p w14:paraId="6F3D457D" w14:textId="5EE6FE20" w:rsidR="00597AB3" w:rsidRPr="00D56521" w:rsidRDefault="007423C4" w:rsidP="004E61EE">
            <w:pPr>
              <w:rPr>
                <w:noProof/>
              </w:rPr>
            </w:pPr>
            <w:r w:rsidRPr="00D56521">
              <w:rPr>
                <w:noProof/>
              </w:rPr>
              <w:t>100% transparent</w:t>
            </w:r>
          </w:p>
        </w:tc>
        <w:tc>
          <w:tcPr>
            <w:tcW w:w="3510" w:type="dxa"/>
          </w:tcPr>
          <w:p w14:paraId="1C9FBBC2" w14:textId="156FAE08" w:rsidR="00597AB3" w:rsidRPr="00D56521" w:rsidRDefault="00597AB3" w:rsidP="004E61EE">
            <w:pPr>
              <w:rPr>
                <w:noProof/>
              </w:rPr>
            </w:pPr>
            <w:r w:rsidRPr="00D56521">
              <w:rPr>
                <w:noProof/>
              </w:rPr>
              <w:t>transparent</w:t>
            </w:r>
          </w:p>
        </w:tc>
        <w:tc>
          <w:tcPr>
            <w:tcW w:w="7563" w:type="dxa"/>
          </w:tcPr>
          <w:p w14:paraId="36F2B1F5" w14:textId="6B9D8D38" w:rsidR="00597AB3" w:rsidRPr="00D56521" w:rsidRDefault="007423C4" w:rsidP="004E61EE">
            <w:pPr>
              <w:keepNext/>
              <w:rPr>
                <w:noProof/>
              </w:rPr>
            </w:pPr>
            <w:r w:rsidRPr="00D56521">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D56521" w14:paraId="79F42A14" w14:textId="77777777" w:rsidTr="00704411">
        <w:tc>
          <w:tcPr>
            <w:tcW w:w="1075" w:type="dxa"/>
          </w:tcPr>
          <w:p w14:paraId="6FCA4388" w14:textId="2F9FA0DD" w:rsidR="007423C4" w:rsidRPr="00D56521" w:rsidRDefault="007423C4" w:rsidP="004E61EE">
            <w:pPr>
              <w:rPr>
                <w:noProof/>
              </w:rPr>
            </w:pPr>
            <w:r w:rsidRPr="00D56521">
              <w:rPr>
                <w:noProof/>
              </w:rPr>
              <w:lastRenderedPageBreak/>
              <w:t>NODTA</w:t>
            </w:r>
          </w:p>
        </w:tc>
        <w:tc>
          <w:tcPr>
            <w:tcW w:w="1800" w:type="dxa"/>
          </w:tcPr>
          <w:p w14:paraId="3D8D9ADD" w14:textId="459EA8BA" w:rsidR="007423C4" w:rsidRPr="00D56521" w:rsidRDefault="007423C4" w:rsidP="004E61EE">
            <w:pPr>
              <w:rPr>
                <w:noProof/>
              </w:rPr>
            </w:pPr>
            <w:r w:rsidRPr="00D56521">
              <w:rPr>
                <w:noProof/>
              </w:rPr>
              <w:t>grey</w:t>
            </w:r>
          </w:p>
        </w:tc>
        <w:tc>
          <w:tcPr>
            <w:tcW w:w="3510" w:type="dxa"/>
          </w:tcPr>
          <w:p w14:paraId="7C7ADDD5" w14:textId="4D2DB066" w:rsidR="007423C4" w:rsidRPr="00D56521" w:rsidRDefault="007423C4" w:rsidP="004E61EE">
            <w:pPr>
              <w:rPr>
                <w:noProof/>
              </w:rPr>
            </w:pPr>
            <w:r w:rsidRPr="00D56521">
              <w:rPr>
                <w:noProof/>
              </w:rPr>
              <w:t>Areas without chart data</w:t>
            </w:r>
          </w:p>
        </w:tc>
        <w:tc>
          <w:tcPr>
            <w:tcW w:w="7563" w:type="dxa"/>
          </w:tcPr>
          <w:p w14:paraId="109D3482" w14:textId="65314A15" w:rsidR="007423C4" w:rsidRPr="00D56521" w:rsidRDefault="007423C4" w:rsidP="004E61EE">
            <w:pPr>
              <w:keepNext/>
              <w:rPr>
                <w:noProof/>
              </w:rPr>
            </w:pPr>
            <w:r w:rsidRPr="00D56521">
              <w:rPr>
                <w:noProof/>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D56521" w14:paraId="30C17A67" w14:textId="77777777" w:rsidTr="00704411">
        <w:tc>
          <w:tcPr>
            <w:tcW w:w="1075" w:type="dxa"/>
          </w:tcPr>
          <w:p w14:paraId="7FA16DBB" w14:textId="2605DE0D" w:rsidR="007423C4" w:rsidRPr="00D56521" w:rsidRDefault="007423C4" w:rsidP="004E61EE">
            <w:pPr>
              <w:rPr>
                <w:noProof/>
              </w:rPr>
            </w:pPr>
            <w:r w:rsidRPr="00D56521">
              <w:rPr>
                <w:noProof/>
              </w:rPr>
              <w:t>CURSR</w:t>
            </w:r>
          </w:p>
        </w:tc>
        <w:tc>
          <w:tcPr>
            <w:tcW w:w="1800" w:type="dxa"/>
          </w:tcPr>
          <w:p w14:paraId="6EFB9611" w14:textId="16F93DAD" w:rsidR="007423C4" w:rsidRPr="00D56521" w:rsidRDefault="007423C4" w:rsidP="004E61EE">
            <w:pPr>
              <w:rPr>
                <w:noProof/>
              </w:rPr>
            </w:pPr>
            <w:r w:rsidRPr="00D56521">
              <w:rPr>
                <w:noProof/>
              </w:rPr>
              <w:t>orange</w:t>
            </w:r>
          </w:p>
        </w:tc>
        <w:tc>
          <w:tcPr>
            <w:tcW w:w="3510" w:type="dxa"/>
          </w:tcPr>
          <w:p w14:paraId="44B9032F" w14:textId="4F09E19B" w:rsidR="007423C4" w:rsidRPr="00D56521" w:rsidRDefault="0069699C" w:rsidP="004E61EE">
            <w:pPr>
              <w:rPr>
                <w:noProof/>
              </w:rPr>
            </w:pPr>
            <w:r w:rsidRPr="00D56521">
              <w:rPr>
                <w:noProof/>
              </w:rPr>
              <w:t>Cursor</w:t>
            </w:r>
          </w:p>
        </w:tc>
        <w:tc>
          <w:tcPr>
            <w:tcW w:w="7563" w:type="dxa"/>
          </w:tcPr>
          <w:p w14:paraId="08BC0967" w14:textId="7DA90D45" w:rsidR="007423C4" w:rsidRPr="00D56521" w:rsidRDefault="0069699C" w:rsidP="004E61EE">
            <w:pPr>
              <w:keepNext/>
              <w:rPr>
                <w:noProof/>
              </w:rPr>
            </w:pPr>
            <w:r w:rsidRPr="00D56521">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D56521" w14:paraId="0289054A" w14:textId="77777777" w:rsidTr="00704411">
        <w:tc>
          <w:tcPr>
            <w:tcW w:w="1075" w:type="dxa"/>
          </w:tcPr>
          <w:p w14:paraId="64843615" w14:textId="78DFB5ED" w:rsidR="0072408E" w:rsidRPr="00D56521" w:rsidRDefault="0072408E" w:rsidP="004E61EE">
            <w:pPr>
              <w:rPr>
                <w:noProof/>
              </w:rPr>
            </w:pPr>
          </w:p>
        </w:tc>
        <w:tc>
          <w:tcPr>
            <w:tcW w:w="1800" w:type="dxa"/>
          </w:tcPr>
          <w:p w14:paraId="3F1BB18D" w14:textId="77777777" w:rsidR="0072408E" w:rsidRPr="00D56521" w:rsidRDefault="0072408E" w:rsidP="004E61EE">
            <w:pPr>
              <w:rPr>
                <w:noProof/>
              </w:rPr>
            </w:pPr>
          </w:p>
        </w:tc>
        <w:tc>
          <w:tcPr>
            <w:tcW w:w="3510" w:type="dxa"/>
          </w:tcPr>
          <w:p w14:paraId="2477339C" w14:textId="77777777" w:rsidR="0072408E" w:rsidRPr="00D56521" w:rsidRDefault="0072408E" w:rsidP="004E61EE">
            <w:pPr>
              <w:rPr>
                <w:noProof/>
              </w:rPr>
            </w:pPr>
          </w:p>
        </w:tc>
        <w:tc>
          <w:tcPr>
            <w:tcW w:w="7563" w:type="dxa"/>
          </w:tcPr>
          <w:p w14:paraId="0C03A2CB" w14:textId="64096AE5" w:rsidR="0072408E" w:rsidRPr="00D56521" w:rsidRDefault="0072408E" w:rsidP="00997923">
            <w:pPr>
              <w:keepNext/>
              <w:rPr>
                <w:noProof/>
              </w:rPr>
            </w:pPr>
            <w:r w:rsidRPr="00D56521">
              <w:rPr>
                <w:noProof/>
              </w:rPr>
              <w:t xml:space="preserve">[To be added - </w:t>
            </w:r>
            <w:r w:rsidR="00391E58" w:rsidRPr="00D56521">
              <w:rPr>
                <w:noProof/>
              </w:rPr>
              <w:t xml:space="preserve">significant </w:t>
            </w:r>
            <w:r w:rsidRPr="00D56521">
              <w:rPr>
                <w:noProof/>
              </w:rPr>
              <w:t xml:space="preserve">colour tokens for other </w:t>
            </w:r>
            <w:r w:rsidR="009A4E34" w:rsidRPr="00D56521">
              <w:rPr>
                <w:noProof/>
              </w:rPr>
              <w:t>“important”</w:t>
            </w:r>
            <w:r w:rsidR="00391E58" w:rsidRPr="00D56521">
              <w:rPr>
                <w:noProof/>
              </w:rPr>
              <w:t xml:space="preserve"> </w:t>
            </w:r>
            <w:r w:rsidRPr="00D56521">
              <w:rPr>
                <w:noProof/>
              </w:rPr>
              <w:t>data products</w:t>
            </w:r>
            <w:r w:rsidR="009A4E34" w:rsidRPr="00D56521">
              <w:rPr>
                <w:noProof/>
              </w:rPr>
              <w:t xml:space="preserve">, taken from the </w:t>
            </w:r>
            <w:r w:rsidR="00997923">
              <w:rPr>
                <w:noProof/>
              </w:rPr>
              <w:t>P</w:t>
            </w:r>
            <w:r w:rsidR="009A4E34" w:rsidRPr="00D56521">
              <w:rPr>
                <w:noProof/>
              </w:rPr>
              <w:t xml:space="preserve">roduct </w:t>
            </w:r>
            <w:r w:rsidR="00997923">
              <w:rPr>
                <w:noProof/>
              </w:rPr>
              <w:t>S</w:t>
            </w:r>
            <w:r w:rsidR="009A4E34" w:rsidRPr="00D56521">
              <w:rPr>
                <w:noProof/>
              </w:rPr>
              <w:t>pecifications</w:t>
            </w:r>
            <w:r w:rsidR="008F1412" w:rsidRPr="00D56521">
              <w:rPr>
                <w:noProof/>
              </w:rPr>
              <w:t>,</w:t>
            </w:r>
            <w:r w:rsidR="009A4E34" w:rsidRPr="00D56521">
              <w:rPr>
                <w:noProof/>
              </w:rPr>
              <w:t xml:space="preserve"> if they are defined there.</w:t>
            </w:r>
            <w:r w:rsidRPr="00D56521">
              <w:rPr>
                <w:noProof/>
              </w:rPr>
              <w:t>]</w:t>
            </w:r>
          </w:p>
        </w:tc>
      </w:tr>
    </w:tbl>
    <w:p w14:paraId="11979B02" w14:textId="5346E40B" w:rsidR="00BF29D0" w:rsidRPr="00D56521" w:rsidRDefault="00AF09AF" w:rsidP="00997923">
      <w:pPr>
        <w:pStyle w:val="Caption"/>
        <w:spacing w:after="120" w:line="240" w:lineRule="auto"/>
        <w:jc w:val="center"/>
        <w:rPr>
          <w:noProof/>
        </w:rPr>
      </w:pPr>
      <w:bookmarkStart w:id="1839" w:name="_Ref47318362"/>
      <w:bookmarkStart w:id="1840" w:name="_Ref44888081"/>
      <w:bookmarkStart w:id="1841" w:name="_Ref98334608"/>
      <w:r w:rsidRPr="00D56521">
        <w:t xml:space="preserve">Table </w:t>
      </w:r>
      <w:r w:rsidR="007C752F">
        <w:t>C-</w:t>
      </w:r>
      <w:r w:rsidR="00331A1D" w:rsidRPr="00D56521">
        <w:fldChar w:fldCharType="begin"/>
      </w:r>
      <w:r w:rsidR="00331A1D" w:rsidRPr="00D56521">
        <w:instrText xml:space="preserve"> SEQ Table \* ARABIC </w:instrText>
      </w:r>
      <w:r w:rsidR="00331A1D" w:rsidRPr="00D56521">
        <w:fldChar w:fldCharType="separate"/>
      </w:r>
      <w:r w:rsidR="00832978">
        <w:rPr>
          <w:noProof/>
        </w:rPr>
        <w:t>27</w:t>
      </w:r>
      <w:r w:rsidR="00331A1D" w:rsidRPr="00D56521">
        <w:fldChar w:fldCharType="end"/>
      </w:r>
      <w:bookmarkEnd w:id="1839"/>
      <w:bookmarkEnd w:id="1840"/>
      <w:r w:rsidRPr="00D56521">
        <w:t xml:space="preserve"> - Significance of colour tokens for ECDIS displays</w:t>
      </w:r>
      <w:bookmarkEnd w:id="1841"/>
    </w:p>
    <w:p w14:paraId="2B9333E9" w14:textId="50BAA1B8" w:rsidR="0065411F" w:rsidRPr="00D56521" w:rsidRDefault="0065411F" w:rsidP="004E61EE">
      <w:pPr>
        <w:spacing w:line="240" w:lineRule="auto"/>
        <w:rPr>
          <w:noProof/>
        </w:rPr>
      </w:pPr>
    </w:p>
    <w:p w14:paraId="634921CC" w14:textId="77777777" w:rsidR="00AF09AF" w:rsidRPr="00D56521" w:rsidRDefault="00AF09AF" w:rsidP="004E61EE">
      <w:pPr>
        <w:spacing w:line="240" w:lineRule="auto"/>
        <w:rPr>
          <w:noProof/>
        </w:rPr>
        <w:sectPr w:rsidR="00AF09AF" w:rsidRPr="00D56521" w:rsidSect="00686450">
          <w:headerReference w:type="even" r:id="rId37"/>
          <w:headerReference w:type="default" r:id="rId38"/>
          <w:footerReference w:type="even" r:id="rId39"/>
          <w:footerReference w:type="default" r:id="rId40"/>
          <w:pgSz w:w="16838" w:h="11906" w:orient="landscape" w:code="9"/>
          <w:pgMar w:top="1400" w:right="1440" w:bottom="1400" w:left="1440" w:header="708" w:footer="708" w:gutter="0"/>
          <w:cols w:space="708"/>
          <w:docGrid w:linePitch="360"/>
        </w:sectPr>
      </w:pPr>
    </w:p>
    <w:p w14:paraId="22DAF659" w14:textId="541D54A2" w:rsidR="00AF09AF" w:rsidRPr="00D56521" w:rsidRDefault="00BA65DF" w:rsidP="00997923">
      <w:pPr>
        <w:spacing w:after="120" w:line="240" w:lineRule="auto"/>
        <w:jc w:val="both"/>
        <w:rPr>
          <w:noProof/>
        </w:rPr>
      </w:pPr>
      <w:r w:rsidRPr="00D56521">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sidRPr="00D56521">
        <w:rPr>
          <w:noProof/>
        </w:rPr>
        <w:t>.</w:t>
      </w:r>
    </w:p>
    <w:p w14:paraId="28FB84AB" w14:textId="77777777" w:rsidR="00131A59" w:rsidRPr="00D56521" w:rsidRDefault="00131A59" w:rsidP="00997923">
      <w:pPr>
        <w:spacing w:after="120" w:line="240" w:lineRule="auto"/>
        <w:jc w:val="both"/>
        <w:rPr>
          <w:noProof/>
        </w:rPr>
      </w:pPr>
    </w:p>
    <w:p w14:paraId="583774C1" w14:textId="3CACC31F" w:rsidR="000A5F45" w:rsidRPr="00D56521" w:rsidRDefault="00843133" w:rsidP="00BE68E8">
      <w:pPr>
        <w:pStyle w:val="Heading1"/>
        <w:rPr>
          <w:noProof/>
        </w:rPr>
      </w:pPr>
      <w:bookmarkStart w:id="1842" w:name="_Toc38829561"/>
      <w:bookmarkStart w:id="1843" w:name="_Toc38830064"/>
      <w:bookmarkStart w:id="1844" w:name="_Toc38936227"/>
      <w:bookmarkStart w:id="1845" w:name="_Toc40990418"/>
      <w:bookmarkStart w:id="1846" w:name="_Toc41235029"/>
      <w:bookmarkStart w:id="1847" w:name="_Toc41235073"/>
      <w:bookmarkStart w:id="1848" w:name="_Toc42694845"/>
      <w:bookmarkStart w:id="1849" w:name="_Toc42708806"/>
      <w:bookmarkStart w:id="1850" w:name="_Toc38829562"/>
      <w:bookmarkStart w:id="1851" w:name="_Toc38830065"/>
      <w:bookmarkStart w:id="1852" w:name="_Toc38936228"/>
      <w:bookmarkStart w:id="1853" w:name="_Toc40990419"/>
      <w:bookmarkStart w:id="1854" w:name="_Toc41235030"/>
      <w:bookmarkStart w:id="1855" w:name="_Toc41235074"/>
      <w:bookmarkStart w:id="1856" w:name="_Toc42694846"/>
      <w:bookmarkStart w:id="1857" w:name="_Toc42708807"/>
      <w:bookmarkStart w:id="1858" w:name="_Toc38829563"/>
      <w:bookmarkStart w:id="1859" w:name="_Toc38830066"/>
      <w:bookmarkStart w:id="1860" w:name="_Toc38936229"/>
      <w:bookmarkStart w:id="1861" w:name="_Toc40990420"/>
      <w:bookmarkStart w:id="1862" w:name="_Toc41235031"/>
      <w:bookmarkStart w:id="1863" w:name="_Toc41235075"/>
      <w:bookmarkStart w:id="1864" w:name="_Toc42694847"/>
      <w:bookmarkStart w:id="1865" w:name="_Toc42708808"/>
      <w:bookmarkStart w:id="1866" w:name="_Toc38829564"/>
      <w:bookmarkStart w:id="1867" w:name="_Toc38830067"/>
      <w:bookmarkStart w:id="1868" w:name="_Toc38936230"/>
      <w:bookmarkStart w:id="1869" w:name="_Toc40990421"/>
      <w:bookmarkStart w:id="1870" w:name="_Toc41235032"/>
      <w:bookmarkStart w:id="1871" w:name="_Toc41235076"/>
      <w:bookmarkStart w:id="1872" w:name="_Toc42694848"/>
      <w:bookmarkStart w:id="1873" w:name="_Toc42708809"/>
      <w:bookmarkStart w:id="1874" w:name="_Toc38829565"/>
      <w:bookmarkStart w:id="1875" w:name="_Toc38830068"/>
      <w:bookmarkStart w:id="1876" w:name="_Toc38936231"/>
      <w:bookmarkStart w:id="1877" w:name="_Toc40990422"/>
      <w:bookmarkStart w:id="1878" w:name="_Toc41235033"/>
      <w:bookmarkStart w:id="1879" w:name="_Toc41235077"/>
      <w:bookmarkStart w:id="1880" w:name="_Toc42694849"/>
      <w:bookmarkStart w:id="1881" w:name="_Toc42708810"/>
      <w:bookmarkStart w:id="1882" w:name="_Ref47470424"/>
      <w:bookmarkStart w:id="1883" w:name="_Toc144421378"/>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commentRangeStart w:id="1884"/>
      <w:r w:rsidRPr="00D56521">
        <w:rPr>
          <w:noProof/>
        </w:rPr>
        <w:t>Cursor Pick Reports and Displays in Interface Panels</w:t>
      </w:r>
      <w:bookmarkEnd w:id="1882"/>
      <w:bookmarkEnd w:id="1883"/>
      <w:commentRangeEnd w:id="1884"/>
      <w:r w:rsidR="00BB0BEC">
        <w:rPr>
          <w:rStyle w:val="CommentReference"/>
          <w:rFonts w:eastAsia="MS Mincho"/>
          <w:b w:val="0"/>
          <w:bCs w:val="0"/>
        </w:rPr>
        <w:commentReference w:id="1884"/>
      </w:r>
    </w:p>
    <w:p w14:paraId="5076502B" w14:textId="7FAB449B" w:rsidR="00EF5BF4" w:rsidRPr="00D56521" w:rsidRDefault="00EF5BF4" w:rsidP="00997923">
      <w:pPr>
        <w:spacing w:after="120" w:line="240" w:lineRule="auto"/>
        <w:jc w:val="both"/>
      </w:pPr>
      <w:r w:rsidRPr="00D56521">
        <w:t xml:space="preserve">ECDIS must be capable of performing spatial queries on ENC and other data during import and symbolisation. Spatial query is understood as </w:t>
      </w:r>
      <w:ins w:id="1885" w:author="jonathan pritchard" w:date="2024-05-29T02:31:00Z" w16du:dateUtc="2024-05-29T01:31:00Z">
        <w:r w:rsidR="004B6C6C">
          <w:t>the ability</w:t>
        </w:r>
      </w:ins>
      <w:del w:id="1886" w:author="jonathan pritchard" w:date="2024-05-29T02:31:00Z" w16du:dateUtc="2024-05-29T01:31:00Z">
        <w:r w:rsidRPr="00D56521" w:rsidDel="004B6C6C">
          <w:delText>possibility</w:delText>
        </w:r>
      </w:del>
      <w:r w:rsidRPr="00D56521">
        <w:t xml:space="preserve"> to inspect graphical position and numerical value of spatial coordinates asso</w:t>
      </w:r>
      <w:r w:rsidR="00997923">
        <w:t xml:space="preserve">ciated with a charted feature. </w:t>
      </w:r>
      <w:r w:rsidRPr="00D56521">
        <w:t>Spatial query could be available as by means of cursor pick or as an independent function.</w:t>
      </w:r>
    </w:p>
    <w:p w14:paraId="589C037C" w14:textId="47F5FA1B" w:rsidR="00584C0B" w:rsidRDefault="00584C0B" w:rsidP="00997923">
      <w:pPr>
        <w:spacing w:after="120" w:line="240" w:lineRule="auto"/>
        <w:jc w:val="both"/>
      </w:pPr>
      <w:r w:rsidRPr="00D56521">
        <w:t xml:space="preserve">It should be possible to step </w:t>
      </w:r>
      <w:commentRangeStart w:id="1887"/>
      <w:r w:rsidRPr="00D56521">
        <w:t>forward or backward in spatial chains</w:t>
      </w:r>
      <w:commentRangeEnd w:id="1887"/>
      <w:r w:rsidR="004B6C6C">
        <w:rPr>
          <w:rStyle w:val="CommentReference"/>
        </w:rPr>
        <w:commentReference w:id="1887"/>
      </w:r>
      <w:r w:rsidRPr="00D56521">
        <w:t>.</w:t>
      </w:r>
    </w:p>
    <w:p w14:paraId="3CAF5146" w14:textId="77777777" w:rsidR="00507556" w:rsidRPr="00D56521" w:rsidRDefault="00507556" w:rsidP="00997923">
      <w:pPr>
        <w:spacing w:after="120" w:line="240" w:lineRule="auto"/>
        <w:jc w:val="both"/>
      </w:pPr>
    </w:p>
    <w:p w14:paraId="0DA21912" w14:textId="173AA460" w:rsidR="00843133" w:rsidRPr="00D56521" w:rsidRDefault="00843133" w:rsidP="00E673D5">
      <w:pPr>
        <w:pStyle w:val="Heading2"/>
      </w:pPr>
      <w:bookmarkStart w:id="1888" w:name="_Toc144421379"/>
      <w:r w:rsidRPr="00D56521">
        <w:t>Curso</w:t>
      </w:r>
      <w:r w:rsidR="00AB7E34" w:rsidRPr="00D56521">
        <w:t>r pick r</w:t>
      </w:r>
      <w:r w:rsidRPr="00D56521">
        <w:t>ules</w:t>
      </w:r>
      <w:bookmarkEnd w:id="1888"/>
    </w:p>
    <w:p w14:paraId="3575442C" w14:textId="5FFAD3C9" w:rsidR="007C15E6" w:rsidRPr="00D56521" w:rsidRDefault="00CD538D" w:rsidP="00507556">
      <w:pPr>
        <w:spacing w:after="60" w:line="240" w:lineRule="auto"/>
        <w:jc w:val="both"/>
      </w:pPr>
      <w:r w:rsidRPr="00D56521">
        <w:t>The</w:t>
      </w:r>
      <w:r w:rsidR="007C15E6" w:rsidRPr="00D56521">
        <w:t xml:space="preserve"> rules </w:t>
      </w:r>
      <w:r w:rsidRPr="00D56521">
        <w:t>below</w:t>
      </w:r>
      <w:r w:rsidR="007C15E6" w:rsidRPr="00D56521">
        <w:t xml:space="preserve"> must be applied to all ECDIS cursor </w:t>
      </w:r>
      <w:r w:rsidR="00507556">
        <w:t>P</w:t>
      </w:r>
      <w:r w:rsidR="007C15E6" w:rsidRPr="00D56521">
        <w:t xml:space="preserve">ick </w:t>
      </w:r>
      <w:r w:rsidR="00507556">
        <w:t>R</w:t>
      </w:r>
      <w:r w:rsidR="007C15E6" w:rsidRPr="00D56521">
        <w:t xml:space="preserve">eports. </w:t>
      </w:r>
    </w:p>
    <w:p w14:paraId="1CAD7CCD" w14:textId="1C846852" w:rsidR="007C15E6" w:rsidRPr="00D56521" w:rsidRDefault="007C15E6" w:rsidP="00AE2737">
      <w:pPr>
        <w:pStyle w:val="ListParagraph"/>
        <w:numPr>
          <w:ilvl w:val="0"/>
          <w:numId w:val="34"/>
        </w:numPr>
        <w:spacing w:after="60" w:line="240" w:lineRule="auto"/>
        <w:jc w:val="both"/>
      </w:pPr>
      <w:r w:rsidRPr="00D56521">
        <w:t xml:space="preserve">Full feature and </w:t>
      </w:r>
      <w:r w:rsidR="00553CD1" w:rsidRPr="00D56521">
        <w:t>a</w:t>
      </w:r>
      <w:r w:rsidRPr="00D56521">
        <w:t xml:space="preserve">ttribute names </w:t>
      </w:r>
      <w:commentRangeStart w:id="1889"/>
      <w:r w:rsidRPr="00D56521">
        <w:t xml:space="preserve">should </w:t>
      </w:r>
      <w:commentRangeEnd w:id="1889"/>
      <w:r w:rsidR="0007289C">
        <w:rPr>
          <w:rStyle w:val="CommentReference"/>
        </w:rPr>
        <w:commentReference w:id="1889"/>
      </w:r>
      <w:r w:rsidRPr="00D56521">
        <w:t>be displayed</w:t>
      </w:r>
      <w:r w:rsidR="00CD538D" w:rsidRPr="00D56521">
        <w:t>.</w:t>
      </w:r>
    </w:p>
    <w:p w14:paraId="4B1DD333" w14:textId="6B487202" w:rsidR="001C47B3" w:rsidRPr="00E673D5" w:rsidRDefault="001C47B3" w:rsidP="00AE2737">
      <w:pPr>
        <w:pStyle w:val="ISOChange"/>
        <w:numPr>
          <w:ilvl w:val="0"/>
          <w:numId w:val="34"/>
        </w:numPr>
        <w:spacing w:before="0" w:after="60" w:line="240" w:lineRule="auto"/>
        <w:jc w:val="both"/>
        <w:rPr>
          <w:sz w:val="20"/>
          <w:highlight w:val="yellow"/>
          <w:lang w:eastAsia="ko-KR"/>
        </w:rPr>
      </w:pPr>
      <w:r w:rsidRPr="00E673D5">
        <w:rPr>
          <w:sz w:val="20"/>
          <w:highlight w:val="yellow"/>
          <w:lang w:eastAsia="ko-KR"/>
        </w:rPr>
        <w:t>Spot selected on chart pane should be m</w:t>
      </w:r>
      <w:r w:rsidR="00507556" w:rsidRPr="00E673D5">
        <w:rPr>
          <w:sz w:val="20"/>
          <w:highlight w:val="yellow"/>
          <w:lang w:eastAsia="ko-KR"/>
        </w:rPr>
        <w:t>arked by symbols from IEC 62288.</w:t>
      </w:r>
    </w:p>
    <w:p w14:paraId="469980CA" w14:textId="15D27DFD" w:rsidR="007C15E6" w:rsidRPr="00D56521" w:rsidRDefault="00CD538D" w:rsidP="00AE2737">
      <w:pPr>
        <w:pStyle w:val="ListParagraph"/>
        <w:numPr>
          <w:ilvl w:val="0"/>
          <w:numId w:val="34"/>
        </w:numPr>
        <w:spacing w:after="60" w:line="240" w:lineRule="auto"/>
        <w:jc w:val="both"/>
      </w:pPr>
      <w:commentRangeStart w:id="1890"/>
      <w:commentRangeStart w:id="1891"/>
      <w:r w:rsidRPr="00D56521">
        <w:t>Listed</w:t>
      </w:r>
      <w:commentRangeEnd w:id="1890"/>
      <w:r w:rsidR="00F91C71">
        <w:rPr>
          <w:rStyle w:val="CommentReference"/>
        </w:rPr>
        <w:commentReference w:id="1890"/>
      </w:r>
      <w:commentRangeEnd w:id="1891"/>
      <w:r w:rsidR="00F91C71">
        <w:rPr>
          <w:rStyle w:val="CommentReference"/>
        </w:rPr>
        <w:commentReference w:id="1891"/>
      </w:r>
      <w:r w:rsidR="007C15E6" w:rsidRPr="00D56521">
        <w:t xml:space="preserve"> value names should be displayed</w:t>
      </w:r>
      <w:r w:rsidRPr="00D56521">
        <w:t>.</w:t>
      </w:r>
    </w:p>
    <w:p w14:paraId="09EEA7B1" w14:textId="4D10CA49" w:rsidR="007C15E6" w:rsidRPr="00D56521" w:rsidRDefault="007C15E6" w:rsidP="00AE2737">
      <w:pPr>
        <w:pStyle w:val="ListParagraph"/>
        <w:numPr>
          <w:ilvl w:val="0"/>
          <w:numId w:val="34"/>
        </w:numPr>
        <w:spacing w:after="60" w:line="240" w:lineRule="auto"/>
        <w:jc w:val="both"/>
      </w:pPr>
      <w:r w:rsidRPr="00D56521">
        <w:t>There should not be any padding of attribute values, for example, a height of 10 metres should not be padded to 10.000000 metres as this could potentially confuse or mislead the Mariner.</w:t>
      </w:r>
    </w:p>
    <w:p w14:paraId="23A3F0C4" w14:textId="2E94BCC0" w:rsidR="007C15E6" w:rsidRPr="00D56521" w:rsidRDefault="007C15E6" w:rsidP="00AE2737">
      <w:pPr>
        <w:pStyle w:val="ListParagraph"/>
        <w:numPr>
          <w:ilvl w:val="0"/>
          <w:numId w:val="34"/>
        </w:numPr>
        <w:spacing w:after="60" w:line="240" w:lineRule="auto"/>
        <w:jc w:val="both"/>
      </w:pPr>
      <w:r w:rsidRPr="00D56521">
        <w:t>Units of measure should be included after all attribute values which are weights or measures.</w:t>
      </w:r>
    </w:p>
    <w:p w14:paraId="63586345" w14:textId="6389F38B" w:rsidR="007C15E6" w:rsidRPr="00D56521" w:rsidRDefault="007C15E6" w:rsidP="00AE2737">
      <w:pPr>
        <w:pStyle w:val="ListParagraph"/>
        <w:numPr>
          <w:ilvl w:val="0"/>
          <w:numId w:val="34"/>
        </w:numPr>
        <w:spacing w:after="60" w:line="240" w:lineRule="auto"/>
        <w:jc w:val="both"/>
      </w:pPr>
      <w:r w:rsidRPr="00D56521">
        <w:t>Cursor enquiry should extend to include both information association</w:t>
      </w:r>
      <w:r w:rsidR="004B7EF4" w:rsidRPr="00D56521">
        <w:t xml:space="preserve">s and </w:t>
      </w:r>
      <w:r w:rsidRPr="00D56521">
        <w:t xml:space="preserve">feature associations, </w:t>
      </w:r>
      <w:r w:rsidR="004B7EF4" w:rsidRPr="00D56521">
        <w:t xml:space="preserve">including </w:t>
      </w:r>
      <w:r w:rsidRPr="00D56521">
        <w:t xml:space="preserve">aggregations and compositions, which may </w:t>
      </w:r>
      <w:r w:rsidR="009466E9" w:rsidRPr="00D56521">
        <w:t xml:space="preserve">link </w:t>
      </w:r>
      <w:r w:rsidR="00D60608" w:rsidRPr="00D56521">
        <w:t xml:space="preserve">to information types or features that </w:t>
      </w:r>
      <w:r w:rsidRPr="00D56521">
        <w:t>carry additional information such</w:t>
      </w:r>
      <w:r w:rsidR="004B7EF4" w:rsidRPr="00D56521">
        <w:t xml:space="preserve"> as</w:t>
      </w:r>
      <w:r w:rsidRPr="00D56521">
        <w:t xml:space="preserve"> a </w:t>
      </w:r>
      <w:r w:rsidRPr="00D56521">
        <w:rPr>
          <w:i/>
          <w:iCs/>
        </w:rPr>
        <w:t>featureName</w:t>
      </w:r>
      <w:r w:rsidRPr="00D56521">
        <w:t xml:space="preserve">. </w:t>
      </w:r>
    </w:p>
    <w:p w14:paraId="20CA07A5" w14:textId="41B35ECA" w:rsidR="00CD538D" w:rsidRPr="00D56521" w:rsidRDefault="007C15E6" w:rsidP="00AE2737">
      <w:pPr>
        <w:pStyle w:val="ListParagraph"/>
        <w:numPr>
          <w:ilvl w:val="0"/>
          <w:numId w:val="34"/>
        </w:numPr>
        <w:spacing w:after="60" w:line="240" w:lineRule="auto"/>
        <w:jc w:val="both"/>
      </w:pPr>
      <w:r w:rsidRPr="00D56521">
        <w:t>Dates should be given in the form “Day Month Year” DD-MMM-YYYY.</w:t>
      </w:r>
    </w:p>
    <w:p w14:paraId="7314C133" w14:textId="1826245B" w:rsidR="007C15E6" w:rsidRPr="00D56521" w:rsidRDefault="00CD538D" w:rsidP="00507556">
      <w:pPr>
        <w:pStyle w:val="ListParagraph"/>
        <w:spacing w:after="60" w:line="240" w:lineRule="auto"/>
        <w:jc w:val="both"/>
      </w:pPr>
      <w:r w:rsidRPr="00D56521">
        <w:t xml:space="preserve">Month abbreviations should be: </w:t>
      </w:r>
      <w:r w:rsidR="007C15E6" w:rsidRPr="00D56521">
        <w:t>JAN, FEB, MAR, APR, MAY, JUN, JUL, AUG, SEP, OCT, NOV,</w:t>
      </w:r>
      <w:r w:rsidR="00553CD1" w:rsidRPr="00D56521">
        <w:t xml:space="preserve"> </w:t>
      </w:r>
      <w:r w:rsidR="007C15E6" w:rsidRPr="00D56521">
        <w:t>DEC</w:t>
      </w:r>
      <w:r w:rsidR="00553CD1" w:rsidRPr="00D56521">
        <w:t>.</w:t>
      </w:r>
    </w:p>
    <w:p w14:paraId="064D2E3F" w14:textId="6DF40AAA" w:rsidR="007C15E6" w:rsidRPr="00D56521" w:rsidRDefault="007C15E6" w:rsidP="00AE2737">
      <w:pPr>
        <w:pStyle w:val="ListParagraph"/>
        <w:numPr>
          <w:ilvl w:val="0"/>
          <w:numId w:val="34"/>
        </w:numPr>
        <w:spacing w:after="60" w:line="240" w:lineRule="auto"/>
        <w:jc w:val="both"/>
      </w:pPr>
      <w:r w:rsidRPr="00D56521">
        <w:t xml:space="preserve">The </w:t>
      </w:r>
      <w:r w:rsidR="00507556">
        <w:t>P</w:t>
      </w:r>
      <w:r w:rsidRPr="00D56521">
        <w:t xml:space="preserve">ick </w:t>
      </w:r>
      <w:r w:rsidR="00507556">
        <w:t>R</w:t>
      </w:r>
      <w:r w:rsidRPr="00D56521">
        <w:t>eport should only return information about the visible features on the ECDIS display.</w:t>
      </w:r>
      <w:r w:rsidR="00CD538D" w:rsidRPr="00D56521">
        <w:t xml:space="preserve"> </w:t>
      </w:r>
      <w:r w:rsidRPr="00D56521">
        <w:t xml:space="preserve">If the viewing group is turned on all features even </w:t>
      </w:r>
      <w:ins w:id="1892" w:author="jonathan pritchard" w:date="2024-07-17T12:01:00Z" w16du:dateUtc="2024-07-17T11:01:00Z">
        <w:r w:rsidR="0007289C">
          <w:t>“</w:t>
        </w:r>
      </w:ins>
      <w:r w:rsidRPr="00D56521">
        <w:t>no symbol</w:t>
      </w:r>
      <w:ins w:id="1893" w:author="jonathan pritchard" w:date="2024-07-17T12:01:00Z" w16du:dateUtc="2024-07-17T11:01:00Z">
        <w:r w:rsidR="0007289C">
          <w:t>”</w:t>
        </w:r>
      </w:ins>
      <w:r w:rsidRPr="00D56521">
        <w:t xml:space="preserve"> features</w:t>
      </w:r>
      <w:ins w:id="1894" w:author="jonathan pritchard" w:date="2024-07-17T12:01:00Z" w16du:dateUtc="2024-07-17T11:01:00Z">
        <w:r w:rsidR="0007289C">
          <w:t>, those</w:t>
        </w:r>
      </w:ins>
      <w:r w:rsidRPr="00D56521">
        <w:t xml:space="preserve"> without visible presentation within that viewing group are available via the cursor </w:t>
      </w:r>
      <w:r w:rsidR="00507556">
        <w:t>P</w:t>
      </w:r>
      <w:r w:rsidRPr="00D56521">
        <w:t xml:space="preserve">ick </w:t>
      </w:r>
      <w:r w:rsidR="00507556">
        <w:t>R</w:t>
      </w:r>
      <w:r w:rsidRPr="00D56521">
        <w:t>eport</w:t>
      </w:r>
      <w:r w:rsidR="00CD538D" w:rsidRPr="00D56521">
        <w:t>.</w:t>
      </w:r>
    </w:p>
    <w:p w14:paraId="7C070834" w14:textId="649378B8" w:rsidR="007C15E6" w:rsidRPr="00D56521" w:rsidRDefault="007C15E6" w:rsidP="00AE2737">
      <w:pPr>
        <w:pStyle w:val="ListParagraph"/>
        <w:numPr>
          <w:ilvl w:val="0"/>
          <w:numId w:val="34"/>
        </w:numPr>
        <w:spacing w:after="60" w:line="240" w:lineRule="auto"/>
        <w:jc w:val="both"/>
      </w:pPr>
      <w:r w:rsidRPr="00D56521">
        <w:t xml:space="preserve">Cursor enquiry should extend to the </w:t>
      </w:r>
      <w:r w:rsidR="006839AE" w:rsidRPr="00D56521">
        <w:t xml:space="preserve">uncertainty of the </w:t>
      </w:r>
      <w:r w:rsidRPr="00D56521">
        <w:t xml:space="preserve">spatial </w:t>
      </w:r>
      <w:r w:rsidR="00553CD1" w:rsidRPr="00D56521">
        <w:t>object</w:t>
      </w:r>
      <w:r w:rsidRPr="00D56521">
        <w:t xml:space="preserve">, </w:t>
      </w:r>
      <w:r w:rsidR="006839AE" w:rsidRPr="00D56521">
        <w:t xml:space="preserve">including attributes </w:t>
      </w:r>
      <w:proofErr w:type="spellStart"/>
      <w:r w:rsidR="00507556">
        <w:rPr>
          <w:i/>
          <w:iCs/>
        </w:rPr>
        <w:t>qualityOfHorizontalM</w:t>
      </w:r>
      <w:r w:rsidR="006839AE" w:rsidRPr="00D56521">
        <w:rPr>
          <w:i/>
          <w:iCs/>
        </w:rPr>
        <w:t>easurement</w:t>
      </w:r>
      <w:proofErr w:type="spellEnd"/>
      <w:r w:rsidR="006839AE" w:rsidRPr="00D56521">
        <w:t xml:space="preserve">, </w:t>
      </w:r>
      <w:proofErr w:type="spellStart"/>
      <w:r w:rsidR="006839AE" w:rsidRPr="00D56521">
        <w:rPr>
          <w:i/>
          <w:iCs/>
        </w:rPr>
        <w:t>ve</w:t>
      </w:r>
      <w:r w:rsidR="00507556">
        <w:rPr>
          <w:i/>
          <w:iCs/>
        </w:rPr>
        <w:t>rticalU</w:t>
      </w:r>
      <w:r w:rsidR="006839AE" w:rsidRPr="00D56521">
        <w:rPr>
          <w:i/>
          <w:iCs/>
        </w:rPr>
        <w:t>ncertainty</w:t>
      </w:r>
      <w:proofErr w:type="spellEnd"/>
      <w:r w:rsidR="006839AE" w:rsidRPr="00D56521">
        <w:t xml:space="preserve">, and </w:t>
      </w:r>
      <w:proofErr w:type="spellStart"/>
      <w:r w:rsidR="00507556">
        <w:rPr>
          <w:i/>
          <w:iCs/>
        </w:rPr>
        <w:t>horizontalPositionU</w:t>
      </w:r>
      <w:r w:rsidR="006839AE" w:rsidRPr="00D56521">
        <w:rPr>
          <w:i/>
          <w:iCs/>
        </w:rPr>
        <w:t>ncertainty</w:t>
      </w:r>
      <w:proofErr w:type="spellEnd"/>
      <w:r w:rsidR="006839AE" w:rsidRPr="00D56521">
        <w:t xml:space="preserve"> from an associated </w:t>
      </w:r>
      <w:r w:rsidR="006839AE" w:rsidRPr="00507556">
        <w:rPr>
          <w:b/>
          <w:iCs/>
        </w:rPr>
        <w:t>Spatial Quality</w:t>
      </w:r>
      <w:r w:rsidR="006839AE" w:rsidRPr="00D56521">
        <w:t xml:space="preserve"> information type.</w:t>
      </w:r>
    </w:p>
    <w:p w14:paraId="2F31003D" w14:textId="732BA26B" w:rsidR="002C1756" w:rsidRPr="00D56521" w:rsidRDefault="00507556" w:rsidP="00AE2737">
      <w:pPr>
        <w:pStyle w:val="ListParagraph"/>
        <w:numPr>
          <w:ilvl w:val="0"/>
          <w:numId w:val="34"/>
        </w:numPr>
        <w:spacing w:after="120" w:line="240" w:lineRule="auto"/>
        <w:jc w:val="both"/>
      </w:pPr>
      <w:r>
        <w:t xml:space="preserve"> </w:t>
      </w:r>
      <w:r w:rsidR="002C1756" w:rsidRPr="00D56521">
        <w:t xml:space="preserve">The </w:t>
      </w:r>
      <w:r>
        <w:t>P</w:t>
      </w:r>
      <w:r w:rsidR="002C1756" w:rsidRPr="00D56521">
        <w:t xml:space="preserve">ick </w:t>
      </w:r>
      <w:r>
        <w:t>R</w:t>
      </w:r>
      <w:r w:rsidR="002C1756" w:rsidRPr="00D56521">
        <w:t xml:space="preserve">eport should indicate the data product from which the information is extracted. </w:t>
      </w:r>
      <w:r w:rsidR="005D180F" w:rsidRPr="00D56521">
        <w:t>Descriptive data product names or abbreviations as should be preferred if possible (</w:t>
      </w:r>
      <w:r>
        <w:t>for example</w:t>
      </w:r>
      <w:r w:rsidR="005D180F" w:rsidRPr="00D56521">
        <w:t>, “ENC” or “Electronic Navigational Chart”, not “S-101”). The Dataset Identification in the Product Specification and</w:t>
      </w:r>
      <w:r w:rsidR="00EE7A2C" w:rsidRPr="00D56521">
        <w:t xml:space="preserve"> dataset</w:t>
      </w:r>
      <w:r w:rsidR="005D180F" w:rsidRPr="00D56521">
        <w:t xml:space="preserve"> discovery metadata</w:t>
      </w:r>
      <w:r w:rsidR="00D60608" w:rsidRPr="00D56521">
        <w:t xml:space="preserve"> in the </w:t>
      </w:r>
      <w:r>
        <w:t>E</w:t>
      </w:r>
      <w:r w:rsidR="00D60608" w:rsidRPr="00D56521">
        <w:t xml:space="preserve">xchange </w:t>
      </w:r>
      <w:r>
        <w:t>C</w:t>
      </w:r>
      <w:r w:rsidR="00D60608" w:rsidRPr="00D56521">
        <w:t>atalogue</w:t>
      </w:r>
      <w:r w:rsidR="005D180F" w:rsidRPr="00D56521">
        <w:t xml:space="preserve"> should contain this information. </w:t>
      </w:r>
    </w:p>
    <w:p w14:paraId="78B1ED7C" w14:textId="48BCC700" w:rsidR="00CD538D" w:rsidRDefault="00BC7FEC" w:rsidP="00507556">
      <w:pPr>
        <w:spacing w:after="120" w:line="240" w:lineRule="auto"/>
        <w:jc w:val="both"/>
      </w:pPr>
      <w:r w:rsidRPr="00D56521">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D56521" w:rsidRDefault="00507556" w:rsidP="00507556">
      <w:pPr>
        <w:spacing w:after="120" w:line="240" w:lineRule="auto"/>
        <w:jc w:val="both"/>
      </w:pPr>
    </w:p>
    <w:p w14:paraId="101F690F" w14:textId="75AC910A" w:rsidR="007C15E6" w:rsidRPr="00D56521" w:rsidRDefault="007C15E6" w:rsidP="00E673D5">
      <w:pPr>
        <w:pStyle w:val="Heading2"/>
      </w:pPr>
      <w:bookmarkStart w:id="1895" w:name="_Toc144421380"/>
      <w:r w:rsidRPr="00D56521">
        <w:t xml:space="preserve">Pick </w:t>
      </w:r>
      <w:r w:rsidR="00213CC6">
        <w:t>R</w:t>
      </w:r>
      <w:r w:rsidRPr="00D56521">
        <w:t xml:space="preserve">eport </w:t>
      </w:r>
      <w:r w:rsidR="009674CE" w:rsidRPr="00D56521">
        <w:t>d</w:t>
      </w:r>
      <w:r w:rsidRPr="00D56521">
        <w:t>escriptions</w:t>
      </w:r>
      <w:bookmarkEnd w:id="1895"/>
    </w:p>
    <w:p w14:paraId="5B7025F6" w14:textId="0ECD96FA" w:rsidR="007C15E6" w:rsidRPr="00D56521" w:rsidRDefault="007C15E6" w:rsidP="00213CC6">
      <w:pPr>
        <w:spacing w:after="120" w:line="240" w:lineRule="auto"/>
        <w:jc w:val="both"/>
      </w:pPr>
      <w:bookmarkStart w:id="1896" w:name="_Hlk167114594"/>
      <w:commentRangeStart w:id="1897"/>
      <w:r w:rsidRPr="00D56521">
        <w:t xml:space="preserve">A plain language explanation of each symbol is included in the </w:t>
      </w:r>
      <w:r w:rsidR="00213CC6">
        <w:t>P</w:t>
      </w:r>
      <w:r w:rsidRPr="00D56521">
        <w:t xml:space="preserve">ortrayal </w:t>
      </w:r>
      <w:r w:rsidR="00213CC6">
        <w:t>C</w:t>
      </w:r>
      <w:r w:rsidRPr="00D56521">
        <w:t xml:space="preserve">atalogue. This gives the </w:t>
      </w:r>
      <w:r w:rsidR="00213CC6">
        <w:t>M</w:t>
      </w:r>
      <w:r w:rsidRPr="00D56521">
        <w:t xml:space="preserve">ariner quick and understandable information which is not always obvious from the feature class and attribute information. The manufacturer should always provide explanations to the Mariner in response to a cursor pick on the symbol. </w:t>
      </w:r>
      <w:commentRangeEnd w:id="1897"/>
      <w:r w:rsidR="00CE36C4">
        <w:rPr>
          <w:rStyle w:val="CommentReference"/>
        </w:rPr>
        <w:commentReference w:id="1897"/>
      </w:r>
    </w:p>
    <w:bookmarkEnd w:id="1896"/>
    <w:p w14:paraId="786D38C3" w14:textId="1D663444" w:rsidR="007C15E6" w:rsidRPr="00D56521" w:rsidRDefault="007C15E6" w:rsidP="00213CC6">
      <w:pPr>
        <w:spacing w:after="120" w:line="240" w:lineRule="auto"/>
        <w:jc w:val="both"/>
      </w:pPr>
      <w:r w:rsidRPr="00D56521">
        <w:t>Attribute values provided in addition to the above explanation should be connected to their meaning, and the definitions should also be available.</w:t>
      </w:r>
      <w:r w:rsidR="00BC7FEC" w:rsidRPr="00D56521">
        <w:t xml:space="preserve"> </w:t>
      </w:r>
      <w:r w:rsidR="0045661B" w:rsidRPr="00D56521">
        <w:t>The definitions</w:t>
      </w:r>
      <w:r w:rsidR="00BC7FEC" w:rsidRPr="00D56521">
        <w:t xml:space="preserve"> </w:t>
      </w:r>
      <w:del w:id="1898" w:author="jonathan pritchard" w:date="2024-02-05T12:00:00Z">
        <w:r w:rsidR="0045661B" w:rsidRPr="00D56521" w:rsidDel="00427676">
          <w:delText>should</w:delText>
        </w:r>
        <w:r w:rsidR="00BC7FEC" w:rsidRPr="00D56521" w:rsidDel="00427676">
          <w:delText xml:space="preserve"> be</w:delText>
        </w:r>
      </w:del>
      <w:ins w:id="1899" w:author="jonathan pritchard" w:date="2024-02-05T12:00:00Z">
        <w:r w:rsidR="00427676">
          <w:t>are</w:t>
        </w:r>
      </w:ins>
      <w:r w:rsidR="00BC7FEC" w:rsidRPr="00D56521">
        <w:t xml:space="preserve"> </w:t>
      </w:r>
      <w:r w:rsidR="0045661B" w:rsidRPr="00D56521">
        <w:t xml:space="preserve">included </w:t>
      </w:r>
      <w:r w:rsidR="00BC7FEC" w:rsidRPr="00D56521">
        <w:t xml:space="preserve">in the </w:t>
      </w:r>
      <w:r w:rsidR="0045661B" w:rsidRPr="00D56521">
        <w:t xml:space="preserve">XML </w:t>
      </w:r>
      <w:r w:rsidR="00213CC6">
        <w:t>F</w:t>
      </w:r>
      <w:r w:rsidR="00BC7FEC" w:rsidRPr="00D56521">
        <w:t xml:space="preserve">eature </w:t>
      </w:r>
      <w:r w:rsidR="00213CC6">
        <w:t>C</w:t>
      </w:r>
      <w:r w:rsidR="00BC7FEC" w:rsidRPr="00D56521">
        <w:t>atalogues</w:t>
      </w:r>
      <w:r w:rsidR="0045661B" w:rsidRPr="00D56521">
        <w:t xml:space="preserve"> for the data products</w:t>
      </w:r>
      <w:r w:rsidR="00BC7FEC" w:rsidRPr="00D56521">
        <w:t>.</w:t>
      </w:r>
    </w:p>
    <w:p w14:paraId="11278E59" w14:textId="3845A6FB" w:rsidR="007C15E6" w:rsidRPr="00D56521" w:rsidRDefault="007C15E6" w:rsidP="00E673D5">
      <w:pPr>
        <w:pStyle w:val="Heading3"/>
      </w:pPr>
      <w:bookmarkStart w:id="1900" w:name="_Toc144421381"/>
      <w:r w:rsidRPr="00D56521">
        <w:lastRenderedPageBreak/>
        <w:t xml:space="preserve">User </w:t>
      </w:r>
      <w:r w:rsidR="009674CE" w:rsidRPr="00D56521">
        <w:t>d</w:t>
      </w:r>
      <w:r w:rsidRPr="00D56521">
        <w:t xml:space="preserve">efined </w:t>
      </w:r>
      <w:r w:rsidR="009674CE" w:rsidRPr="00D56521">
        <w:t>c</w:t>
      </w:r>
      <w:r w:rsidRPr="00D56521">
        <w:t>urs</w:t>
      </w:r>
      <w:r w:rsidR="00BC7FEC" w:rsidRPr="00D56521">
        <w:t>o</w:t>
      </w:r>
      <w:r w:rsidRPr="00D56521">
        <w:t xml:space="preserve">r </w:t>
      </w:r>
      <w:r w:rsidR="009674CE" w:rsidRPr="00D56521">
        <w:t>p</w:t>
      </w:r>
      <w:r w:rsidRPr="00D56521">
        <w:t xml:space="preserve">ick </w:t>
      </w:r>
      <w:r w:rsidR="009674CE" w:rsidRPr="00D56521">
        <w:t>p</w:t>
      </w:r>
      <w:r w:rsidRPr="00D56521">
        <w:t>arameters</w:t>
      </w:r>
      <w:bookmarkEnd w:id="1900"/>
    </w:p>
    <w:p w14:paraId="704B8951" w14:textId="31A2E89D" w:rsidR="007C15E6" w:rsidRDefault="007C15E6" w:rsidP="00213CC6">
      <w:pPr>
        <w:spacing w:after="120" w:line="240" w:lineRule="auto"/>
        <w:jc w:val="both"/>
        <w:rPr>
          <w:ins w:id="1901" w:author="jonathan pritchard" w:date="2024-02-05T11:52:00Z"/>
        </w:rPr>
      </w:pPr>
      <w:r w:rsidRPr="00D56521">
        <w:t xml:space="preserve">The </w:t>
      </w:r>
      <w:r w:rsidR="00213CC6">
        <w:t>M</w:t>
      </w:r>
      <w:r w:rsidRPr="00D56521">
        <w:t xml:space="preserve">ariner should be able to configure the content displayed in the </w:t>
      </w:r>
      <w:r w:rsidR="00213CC6">
        <w:t>P</w:t>
      </w:r>
      <w:r w:rsidRPr="00D56521">
        <w:t xml:space="preserve">ick </w:t>
      </w:r>
      <w:r w:rsidR="00213CC6">
        <w:t>R</w:t>
      </w:r>
      <w:r w:rsidRPr="00D56521">
        <w:t>eport.</w:t>
      </w:r>
    </w:p>
    <w:p w14:paraId="4E8E708A" w14:textId="77777777" w:rsidR="00CB6EFD" w:rsidRDefault="00CB6EFD" w:rsidP="00213CC6">
      <w:pPr>
        <w:spacing w:after="120" w:line="240" w:lineRule="auto"/>
        <w:jc w:val="both"/>
        <w:rPr>
          <w:ins w:id="1902" w:author="jonathan pritchard" w:date="2024-02-05T11:59:00Z"/>
        </w:rPr>
      </w:pPr>
    </w:p>
    <w:p w14:paraId="16C2CE9D" w14:textId="4BE1E21B" w:rsidR="00427676" w:rsidRDefault="00427676" w:rsidP="00E673D5">
      <w:pPr>
        <w:pStyle w:val="Heading2"/>
        <w:rPr>
          <w:ins w:id="1903" w:author="jonathan pritchard" w:date="2024-02-05T11:59:00Z"/>
        </w:rPr>
      </w:pPr>
      <w:commentRangeStart w:id="1904"/>
      <w:commentRangeStart w:id="1905"/>
      <w:commentRangeStart w:id="1906"/>
      <w:ins w:id="1907" w:author="jonathan pritchard" w:date="2024-02-05T11:59:00Z">
        <w:r>
          <w:t>Visibility of feature attributes.</w:t>
        </w:r>
      </w:ins>
    </w:p>
    <w:p w14:paraId="3439ABEC" w14:textId="384ACE02" w:rsidR="00427676" w:rsidRPr="00427676" w:rsidRDefault="00AF5D5D" w:rsidP="0007289C">
      <w:pPr>
        <w:jc w:val="both"/>
        <w:rPr>
          <w:ins w:id="1908" w:author="jonathan pritchard" w:date="2024-02-05T11:59:00Z"/>
        </w:rPr>
        <w:pPrChange w:id="1909" w:author="jonathan pritchard" w:date="2024-07-17T12:01:00Z" w16du:dateUtc="2024-07-17T11:01:00Z">
          <w:pPr/>
        </w:pPrChange>
      </w:pPr>
      <w:ins w:id="1910" w:author="jonathan pritchard" w:date="2024-02-06T09:57:00Z">
        <w:r>
          <w:t xml:space="preserve">All </w:t>
        </w:r>
      </w:ins>
      <w:ins w:id="1911" w:author="jonathan pritchard" w:date="2024-02-06T09:56:00Z">
        <w:r>
          <w:t xml:space="preserve">Attributes and </w:t>
        </w:r>
        <w:proofErr w:type="spellStart"/>
        <w:r>
          <w:t>subattributes</w:t>
        </w:r>
        <w:proofErr w:type="spellEnd"/>
        <w:r>
          <w:t xml:space="preserve"> </w:t>
        </w:r>
      </w:ins>
      <w:ins w:id="1912" w:author="jonathan pritchard" w:date="2024-02-06T09:57:00Z">
        <w:r>
          <w:t>in</w:t>
        </w:r>
      </w:ins>
      <w:ins w:id="1913" w:author="jonathan pritchard" w:date="2024-02-06T09:56:00Z">
        <w:r>
          <w:t xml:space="preserve"> feature catalogues </w:t>
        </w:r>
      </w:ins>
      <w:ins w:id="1914" w:author="jonathan pritchard" w:date="2024-02-06T09:57:00Z">
        <w:r>
          <w:t>have a visibility</w:t>
        </w:r>
      </w:ins>
      <w:ins w:id="1915" w:author="jonathan pritchard" w:date="2024-02-06T09:58:00Z">
        <w:r>
          <w:t xml:space="preserve"> defined by the field</w:t>
        </w:r>
      </w:ins>
      <w:ins w:id="1916" w:author="jonathan pritchard" w:date="2024-02-06T09:57:00Z">
        <w:r>
          <w:t xml:space="preserve"> S100_FC_AttributeVisiblity</w:t>
        </w:r>
      </w:ins>
      <w:ins w:id="1917" w:author="jonathan pritchard" w:date="2024-02-06T09:59:00Z">
        <w:r>
          <w:t>, with allowable values of public, private and protected visibility</w:t>
        </w:r>
      </w:ins>
      <w:ins w:id="1918" w:author="jonathan pritchard" w:date="2024-02-06T09:57:00Z">
        <w:r>
          <w:t xml:space="preserve">. </w:t>
        </w:r>
      </w:ins>
      <w:ins w:id="1919" w:author="jonathan pritchard" w:date="2024-02-06T09:58:00Z">
        <w:r>
          <w:t>Attr</w:t>
        </w:r>
      </w:ins>
      <w:ins w:id="1920" w:author="jonathan pritchard" w:date="2024-02-06T09:57:00Z">
        <w:r>
          <w:t xml:space="preserve">ibutes with </w:t>
        </w:r>
      </w:ins>
      <w:proofErr w:type="spellStart"/>
      <w:ins w:id="1921" w:author="jonathan pritchard" w:date="2024-02-06T09:58:00Z">
        <w:r>
          <w:t>privateVisibility</w:t>
        </w:r>
        <w:proofErr w:type="spellEnd"/>
        <w:r>
          <w:t xml:space="preserve"> should not be shown to the user via the Pick Report. Attrib</w:t>
        </w:r>
      </w:ins>
      <w:ins w:id="1922" w:author="jonathan pritchard" w:date="2024-02-06T09:59:00Z">
        <w:r>
          <w:t>utes in the feature catalogue without a defined visibility</w:t>
        </w:r>
      </w:ins>
      <w:ins w:id="1923" w:author="jonathan pritchard" w:date="2024-05-21T09:16:00Z" w16du:dateUtc="2024-05-21T08:16:00Z">
        <w:r w:rsidR="006B59AA">
          <w:t xml:space="preserve"> or with other values</w:t>
        </w:r>
      </w:ins>
      <w:ins w:id="1924" w:author="jonathan pritchard" w:date="2024-02-06T09:59:00Z">
        <w:r>
          <w:t xml:space="preserve"> have a </w:t>
        </w:r>
      </w:ins>
      <w:ins w:id="1925" w:author="jonathan pritchard" w:date="2024-02-06T10:00:00Z">
        <w:r>
          <w:t>public visibility</w:t>
        </w:r>
      </w:ins>
      <w:ins w:id="1926" w:author="jonathan pritchard" w:date="2024-05-21T09:17:00Z" w16du:dateUtc="2024-05-21T08:17:00Z">
        <w:r w:rsidR="006B59AA">
          <w:t xml:space="preserve"> and may be seen by the user in Pick Reports</w:t>
        </w:r>
      </w:ins>
      <w:ins w:id="1927" w:author="jonathan pritchard" w:date="2024-02-06T10:00:00Z">
        <w:r>
          <w:t>.</w:t>
        </w:r>
        <w:commentRangeEnd w:id="1904"/>
        <w:r>
          <w:rPr>
            <w:rStyle w:val="CommentReference"/>
          </w:rPr>
          <w:commentReference w:id="1904"/>
        </w:r>
      </w:ins>
      <w:commentRangeEnd w:id="1905"/>
      <w:ins w:id="1928" w:author="jonathan pritchard" w:date="2024-05-21T09:17:00Z" w16du:dateUtc="2024-05-21T08:17:00Z">
        <w:r w:rsidR="006B59AA">
          <w:rPr>
            <w:rStyle w:val="CommentReference"/>
          </w:rPr>
          <w:commentReference w:id="1905"/>
        </w:r>
      </w:ins>
      <w:commentRangeEnd w:id="1906"/>
      <w:ins w:id="1929" w:author="jonathan pritchard" w:date="2024-07-17T12:01:00Z" w16du:dateUtc="2024-07-17T11:01:00Z">
        <w:r w:rsidR="0007289C">
          <w:rPr>
            <w:rStyle w:val="CommentReference"/>
          </w:rPr>
          <w:commentReference w:id="1906"/>
        </w:r>
      </w:ins>
    </w:p>
    <w:p w14:paraId="19A98984" w14:textId="77777777" w:rsidR="00CB6EFD" w:rsidRPr="00D56521" w:rsidRDefault="00CB6EFD" w:rsidP="00213CC6">
      <w:pPr>
        <w:spacing w:after="120" w:line="240" w:lineRule="auto"/>
        <w:jc w:val="both"/>
      </w:pPr>
    </w:p>
    <w:p w14:paraId="1CDFCB69" w14:textId="226E43C3" w:rsidR="007C15E6" w:rsidRPr="00D56521" w:rsidRDefault="007C15E6" w:rsidP="00E673D5">
      <w:pPr>
        <w:pStyle w:val="Heading3"/>
      </w:pPr>
      <w:bookmarkStart w:id="1930" w:name="_Toc144421382"/>
      <w:r w:rsidRPr="00D56521">
        <w:t xml:space="preserve">Sorting </w:t>
      </w:r>
      <w:r w:rsidR="009674CE" w:rsidRPr="00D56521">
        <w:t>o</w:t>
      </w:r>
      <w:r w:rsidR="00EE7A2C" w:rsidRPr="00D56521">
        <w:t>rder</w:t>
      </w:r>
      <w:r w:rsidR="009674CE" w:rsidRPr="00D56521">
        <w:t xml:space="preserve"> of results</w:t>
      </w:r>
      <w:bookmarkEnd w:id="1930"/>
    </w:p>
    <w:p w14:paraId="537AF173" w14:textId="5D2E1718"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 xml:space="preserve">The </w:t>
      </w:r>
      <w:r w:rsidR="00213CC6" w:rsidRPr="003B1910">
        <w:rPr>
          <w:rFonts w:cs="Arial"/>
          <w:shd w:val="clear" w:color="auto" w:fill="FFFFFF"/>
        </w:rPr>
        <w:t>P</w:t>
      </w:r>
      <w:r w:rsidRPr="003B1910">
        <w:rPr>
          <w:rFonts w:cs="Arial"/>
          <w:shd w:val="clear" w:color="auto" w:fill="FFFFFF"/>
        </w:rPr>
        <w:t xml:space="preserve">ick </w:t>
      </w:r>
      <w:r w:rsidR="00213CC6" w:rsidRPr="003B1910">
        <w:rPr>
          <w:rFonts w:cs="Arial"/>
          <w:shd w:val="clear" w:color="auto" w:fill="FFFFFF"/>
        </w:rPr>
        <w:t>R</w:t>
      </w:r>
      <w:r w:rsidRPr="003B1910">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The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3B26D426" w:rsidR="003307D2" w:rsidRPr="003B1910" w:rsidRDefault="003307D2" w:rsidP="00213CC6">
      <w:pPr>
        <w:spacing w:after="120" w:line="240" w:lineRule="auto"/>
        <w:jc w:val="both"/>
      </w:pPr>
      <w:r w:rsidRPr="003B1910">
        <w:rPr>
          <w:rFonts w:cs="Arial"/>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063D9ECD" w14:textId="3AFFEDDC" w:rsidR="007C15E6" w:rsidRPr="00D56521" w:rsidRDefault="007C15E6" w:rsidP="00E673D5">
      <w:pPr>
        <w:pStyle w:val="Heading3"/>
      </w:pPr>
      <w:bookmarkStart w:id="1931" w:name="_Ref47277288"/>
      <w:bookmarkStart w:id="1932" w:name="_Ref47298226"/>
      <w:bookmarkStart w:id="1933" w:name="_Toc144421383"/>
      <w:r w:rsidRPr="00D56521">
        <w:t xml:space="preserve">Hover-over </w:t>
      </w:r>
      <w:r w:rsidR="009674CE" w:rsidRPr="00D56521">
        <w:t>f</w:t>
      </w:r>
      <w:r w:rsidRPr="00D56521">
        <w:t>unction</w:t>
      </w:r>
      <w:bookmarkEnd w:id="1931"/>
      <w:bookmarkEnd w:id="1932"/>
      <w:bookmarkEnd w:id="1933"/>
    </w:p>
    <w:p w14:paraId="309E376F" w14:textId="6D39B9AD" w:rsidR="007C15E6" w:rsidRPr="00D56521" w:rsidRDefault="007C15E6" w:rsidP="00213CC6">
      <w:pPr>
        <w:spacing w:after="120" w:line="240" w:lineRule="auto"/>
        <w:jc w:val="both"/>
      </w:pPr>
      <w:r w:rsidRPr="00D56521">
        <w:t xml:space="preserve">OEMs may wish to include hover-over functions for Mariners to access important charted feature details without having to select a </w:t>
      </w:r>
      <w:r w:rsidR="00213CC6">
        <w:t>P</w:t>
      </w:r>
      <w:r w:rsidRPr="00D56521">
        <w:t xml:space="preserve">ick </w:t>
      </w:r>
      <w:r w:rsidR="00213CC6">
        <w:t>R</w:t>
      </w:r>
      <w:r w:rsidRPr="00D56521">
        <w:t>eport. If this function is implemented within an ECDIS</w:t>
      </w:r>
      <w:r w:rsidR="00C64605" w:rsidRPr="00D56521">
        <w:t>,</w:t>
      </w:r>
      <w:r w:rsidRPr="00D56521">
        <w:t xml:space="preserve"> the Mariner should be able to configure the system</w:t>
      </w:r>
      <w:r w:rsidR="00C64605" w:rsidRPr="00D56521">
        <w:t xml:space="preserve"> to turn hover-over</w:t>
      </w:r>
      <w:r w:rsidRPr="00D56521">
        <w:t xml:space="preserve"> function</w:t>
      </w:r>
      <w:r w:rsidR="00C64605" w:rsidRPr="00D56521">
        <w:t>ality</w:t>
      </w:r>
      <w:r w:rsidRPr="00D56521">
        <w:t xml:space="preserve"> on </w:t>
      </w:r>
      <w:r w:rsidR="00C64605" w:rsidRPr="00D56521">
        <w:t>and</w:t>
      </w:r>
      <w:r w:rsidRPr="00D56521">
        <w:t xml:space="preserve"> off.</w:t>
      </w:r>
    </w:p>
    <w:p w14:paraId="221BB25A" w14:textId="2AC81965" w:rsidR="000D22E5" w:rsidRPr="00D56521" w:rsidRDefault="000D22E5" w:rsidP="00213CC6">
      <w:pPr>
        <w:spacing w:after="120" w:line="240" w:lineRule="auto"/>
        <w:jc w:val="both"/>
      </w:pPr>
      <w:r w:rsidRPr="00D56521">
        <w:t>The hover-over function should only be used when indicated by a drawing instruction.</w:t>
      </w:r>
    </w:p>
    <w:p w14:paraId="1BDF07EB" w14:textId="57452CB4" w:rsidR="007C15E6" w:rsidRPr="00D56521" w:rsidRDefault="007C15E6" w:rsidP="00E673D5">
      <w:pPr>
        <w:pStyle w:val="Heading3"/>
      </w:pPr>
      <w:bookmarkStart w:id="1934" w:name="_Toc144421384"/>
      <w:r w:rsidRPr="00D56521">
        <w:t xml:space="preserve">Unknown </w:t>
      </w:r>
      <w:r w:rsidR="009674CE" w:rsidRPr="00D56521">
        <w:t>a</w:t>
      </w:r>
      <w:r w:rsidRPr="00D56521">
        <w:t>ttributes</w:t>
      </w:r>
      <w:bookmarkEnd w:id="1934"/>
      <w:r w:rsidRPr="00D56521">
        <w:t xml:space="preserve"> </w:t>
      </w:r>
    </w:p>
    <w:p w14:paraId="5F0E2FAC" w14:textId="7C1CC4A6" w:rsidR="007C15E6" w:rsidRDefault="007C15E6" w:rsidP="00213CC6">
      <w:pPr>
        <w:spacing w:after="120" w:line="240" w:lineRule="auto"/>
        <w:jc w:val="both"/>
      </w:pPr>
      <w:r w:rsidRPr="00D56521">
        <w:t xml:space="preserve">When the ECDIS encounters an unknown attribute not present in the </w:t>
      </w:r>
      <w:r w:rsidR="009674CE" w:rsidRPr="00D56521">
        <w:t>product’s</w:t>
      </w:r>
      <w:r w:rsidRPr="00D56521">
        <w:t xml:space="preserve"> </w:t>
      </w:r>
      <w:r w:rsidR="00213CC6">
        <w:t>F</w:t>
      </w:r>
      <w:r w:rsidRPr="00D56521">
        <w:t xml:space="preserve">eature </w:t>
      </w:r>
      <w:r w:rsidR="00213CC6">
        <w:t>C</w:t>
      </w:r>
      <w:r w:rsidRPr="00D56521">
        <w:t xml:space="preserve">atalogue its value </w:t>
      </w:r>
      <w:del w:id="1935" w:author="jonathan pritchard" w:date="2024-05-29T02:33:00Z" w16du:dateUtc="2024-05-29T01:33:00Z">
        <w:r w:rsidRPr="00D56521" w:rsidDel="004B6C6C">
          <w:delText xml:space="preserve">should </w:delText>
        </w:r>
      </w:del>
      <w:ins w:id="1936" w:author="jonathan pritchard" w:date="2024-05-29T02:33:00Z" w16du:dateUtc="2024-05-29T01:33:00Z">
        <w:r w:rsidR="004B6C6C">
          <w:t>must</w:t>
        </w:r>
        <w:r w:rsidR="004B6C6C" w:rsidRPr="00D56521">
          <w:t xml:space="preserve"> </w:t>
        </w:r>
      </w:ins>
      <w:r w:rsidRPr="00D56521">
        <w:t>be available via the ECDIS cursor pick.</w:t>
      </w:r>
    </w:p>
    <w:p w14:paraId="5CA54076" w14:textId="47A596F5" w:rsidR="00E77192" w:rsidRDefault="00E77192" w:rsidP="00024B10">
      <w:pPr>
        <w:pStyle w:val="Heading3"/>
        <w:rPr>
          <w:ins w:id="1937" w:author="jonathan pritchard" w:date="2024-02-06T12:01:00Z"/>
        </w:rPr>
      </w:pPr>
      <w:commentRangeStart w:id="1938"/>
      <w:ins w:id="1939" w:author="jonathan pritchard" w:date="2024-02-06T12:00:00Z">
        <w:r>
          <w:t>Interoperability between datasets</w:t>
        </w:r>
      </w:ins>
      <w:commentRangeEnd w:id="1938"/>
      <w:ins w:id="1940" w:author="jonathan pritchard" w:date="2024-02-06T12:01:00Z">
        <w:r>
          <w:rPr>
            <w:rStyle w:val="CommentReference"/>
            <w:b w:val="0"/>
            <w:bCs w:val="0"/>
          </w:rPr>
          <w:commentReference w:id="1938"/>
        </w:r>
      </w:ins>
    </w:p>
    <w:p w14:paraId="20AD0108" w14:textId="7402B1BB" w:rsidR="00E77192" w:rsidRPr="00D56521" w:rsidRDefault="00E270AB" w:rsidP="00E673D5">
      <w:commentRangeStart w:id="1941"/>
      <w:ins w:id="1942" w:author="jonathan pritchard" w:date="2024-02-06T12:16:00Z">
        <w:r>
          <w:t xml:space="preserve">The attribute </w:t>
        </w:r>
        <w:proofErr w:type="spellStart"/>
        <w:r>
          <w:t>interoperabilityIdentifier</w:t>
        </w:r>
        <w:proofErr w:type="spellEnd"/>
        <w:r>
          <w:t xml:space="preserve"> has been introduced to enable features within a dataset to refer to features contained within other datasets</w:t>
        </w:r>
      </w:ins>
      <w:ins w:id="1943" w:author="jonathan pritchard" w:date="2024-02-06T12:17:00Z">
        <w:r>
          <w:t xml:space="preserve"> conforming to different product specifications. When a feature is being accessed via pick report, and it contains the attribute </w:t>
        </w:r>
        <w:proofErr w:type="spellStart"/>
        <w:r>
          <w:t>interoperabilityIdentifier</w:t>
        </w:r>
        <w:proofErr w:type="spellEnd"/>
        <w:r>
          <w:t xml:space="preserve">, then </w:t>
        </w:r>
      </w:ins>
      <w:ins w:id="1944" w:author="jonathan pritchard" w:date="2024-02-06T12:18:00Z">
        <w:r>
          <w:t xml:space="preserve">any other features in the cursor query with the same value of </w:t>
        </w:r>
        <w:proofErr w:type="spellStart"/>
        <w:r>
          <w:t>interoperabilityIdentifier</w:t>
        </w:r>
        <w:proofErr w:type="spellEnd"/>
        <w:r>
          <w:t xml:space="preserve"> </w:t>
        </w:r>
      </w:ins>
      <w:ins w:id="1945" w:author="jonathan pritchard" w:date="2024-06-19T08:24:00Z" w16du:dateUtc="2024-06-19T07:24:00Z">
        <w:r w:rsidR="00A72FA1">
          <w:t>must</w:t>
        </w:r>
      </w:ins>
      <w:ins w:id="1946" w:author="jonathan pritchard" w:date="2024-02-06T12:18:00Z">
        <w:r>
          <w:t xml:space="preserve"> also be included in the pick report details listed for the end user.</w:t>
        </w:r>
      </w:ins>
      <w:commentRangeEnd w:id="1941"/>
      <w:ins w:id="1947" w:author="jonathan pritchard" w:date="2024-02-06T12:19:00Z">
        <w:r w:rsidR="00EA43FD">
          <w:rPr>
            <w:rStyle w:val="CommentReference"/>
          </w:rPr>
          <w:commentReference w:id="1941"/>
        </w:r>
      </w:ins>
    </w:p>
    <w:p w14:paraId="5AD973D5" w14:textId="0E3CD55A" w:rsidR="00FC42CD" w:rsidRPr="00D56521" w:rsidRDefault="002519D7" w:rsidP="00E673D5">
      <w:pPr>
        <w:pStyle w:val="Heading2"/>
      </w:pPr>
      <w:bookmarkStart w:id="1948" w:name="_Toc144421385"/>
      <w:commentRangeStart w:id="1949"/>
      <w:r w:rsidRPr="00D56521">
        <w:t>Cursor queries</w:t>
      </w:r>
      <w:r w:rsidR="00FC42CD" w:rsidRPr="00D56521">
        <w:t xml:space="preserve"> on coverage</w:t>
      </w:r>
      <w:r w:rsidR="00E273EC" w:rsidRPr="00D56521">
        <w:t xml:space="preserve"> data</w:t>
      </w:r>
      <w:bookmarkEnd w:id="1948"/>
      <w:commentRangeEnd w:id="1949"/>
      <w:r w:rsidR="006B59AA">
        <w:rPr>
          <w:rStyle w:val="CommentReference"/>
          <w:rFonts w:eastAsia="MS Mincho"/>
          <w:b w:val="0"/>
          <w:bCs w:val="0"/>
        </w:rPr>
        <w:commentReference w:id="1949"/>
      </w:r>
    </w:p>
    <w:p w14:paraId="3C525B0A" w14:textId="0C23C6F4" w:rsidR="00FC42CD" w:rsidRPr="00D56521" w:rsidRDefault="00A207E5" w:rsidP="00A05AE2">
      <w:pPr>
        <w:spacing w:after="120" w:line="240" w:lineRule="auto"/>
        <w:jc w:val="both"/>
      </w:pPr>
      <w:r w:rsidRPr="00D56521">
        <w:t xml:space="preserve">Cursor queries on continuous gridded coverage data </w:t>
      </w:r>
      <w:del w:id="1950" w:author="jonathan pritchard" w:date="2024-05-29T02:33:00Z" w16du:dateUtc="2024-05-29T01:33:00Z">
        <w:r w:rsidRPr="00D56521" w:rsidDel="004B6C6C">
          <w:delText xml:space="preserve">should </w:delText>
        </w:r>
      </w:del>
      <w:ins w:id="1951" w:author="jonathan pritchard" w:date="2024-05-29T02:33:00Z" w16du:dateUtc="2024-05-29T01:33:00Z">
        <w:r w:rsidR="004B6C6C">
          <w:t>must</w:t>
        </w:r>
        <w:r w:rsidR="004B6C6C" w:rsidRPr="00D56521">
          <w:t xml:space="preserve"> </w:t>
        </w:r>
      </w:ins>
      <w:r w:rsidRPr="00D56521">
        <w:t>report the coverage feature</w:t>
      </w:r>
      <w:r w:rsidR="006E54CE" w:rsidRPr="00D56521">
        <w:t>’s</w:t>
      </w:r>
      <w:r w:rsidRPr="00D56521">
        <w:t xml:space="preserve"> data values </w:t>
      </w:r>
      <w:r w:rsidR="006E54CE" w:rsidRPr="00D56521">
        <w:t>corresponding to</w:t>
      </w:r>
      <w:r w:rsidRPr="00D56521">
        <w:t xml:space="preserve"> the </w:t>
      </w:r>
      <w:r w:rsidR="006E54CE" w:rsidRPr="00D56521">
        <w:t>spatial location indicated by the cursor query. The data values reported should be those at the nearest data point for discrete coverages,</w:t>
      </w:r>
      <w:del w:id="1952" w:author="jonathan pritchard" w:date="2024-05-29T02:33:00Z" w16du:dateUtc="2024-05-29T01:33:00Z">
        <w:r w:rsidR="006E54CE" w:rsidRPr="00D56521" w:rsidDel="004B6C6C">
          <w:delText xml:space="preserve"> o</w:delText>
        </w:r>
        <w:commentRangeStart w:id="1953"/>
        <w:r w:rsidR="006E54CE" w:rsidRPr="00D56521" w:rsidDel="004B6C6C">
          <w:delText>r interpolated values for continuous coverages</w:delText>
        </w:r>
      </w:del>
      <w:r w:rsidR="006E54CE" w:rsidRPr="00D56521">
        <w:t xml:space="preserve">. </w:t>
      </w:r>
      <w:commentRangeEnd w:id="1953"/>
      <w:r w:rsidR="004B6C6C">
        <w:rPr>
          <w:rStyle w:val="CommentReference"/>
        </w:rPr>
        <w:commentReference w:id="1953"/>
      </w:r>
    </w:p>
    <w:p w14:paraId="04414D44" w14:textId="5649288A" w:rsidR="00A207E5" w:rsidRPr="00D56521" w:rsidRDefault="00752D0E" w:rsidP="00A05AE2">
      <w:pPr>
        <w:spacing w:after="120" w:line="240" w:lineRule="auto"/>
        <w:jc w:val="both"/>
      </w:pPr>
      <w:r w:rsidRPr="00D56521">
        <w:t>For discrete coverages, t</w:t>
      </w:r>
      <w:r w:rsidR="00B61060" w:rsidRPr="00D56521">
        <w:t>he data point from which the result is reported should be highlighted.</w:t>
      </w:r>
      <w:r w:rsidRPr="00D56521">
        <w:t xml:space="preserve"> Highlighting grid data points is not required for continuous coverages. </w:t>
      </w:r>
    </w:p>
    <w:p w14:paraId="0226E320" w14:textId="3D009B4B" w:rsidR="00A207E5" w:rsidRPr="00D56521" w:rsidRDefault="00447338" w:rsidP="00A05AE2">
      <w:pPr>
        <w:spacing w:after="120" w:line="240" w:lineRule="auto"/>
        <w:jc w:val="both"/>
      </w:pPr>
      <w:commentRangeStart w:id="1954"/>
      <w:r w:rsidRPr="00D56521">
        <w:t>Depictions of results may be customized by the product specification or manufacturer, provided important information in other parts of the display is not obscured.</w:t>
      </w:r>
      <w:r w:rsidR="005D7A82" w:rsidRPr="00D56521">
        <w:t xml:space="preserve"> For example, time series information may be depicted using a graph.</w:t>
      </w:r>
      <w:commentRangeEnd w:id="1954"/>
      <w:r w:rsidR="006B59AA">
        <w:rPr>
          <w:rStyle w:val="CommentReference"/>
        </w:rPr>
        <w:commentReference w:id="1954"/>
      </w:r>
    </w:p>
    <w:p w14:paraId="096B6041" w14:textId="62EA5516" w:rsidR="00752D0E" w:rsidRDefault="005D7A82" w:rsidP="00A05AE2">
      <w:pPr>
        <w:spacing w:after="120" w:line="240" w:lineRule="auto"/>
        <w:jc w:val="both"/>
      </w:pPr>
      <w:r w:rsidRPr="00D56521">
        <w:t>See c</w:t>
      </w:r>
      <w:r w:rsidR="00752D0E" w:rsidRPr="00D56521">
        <w:t>lause</w:t>
      </w:r>
      <w:r w:rsidRPr="00D56521">
        <w:t>s</w:t>
      </w:r>
      <w:r w:rsidR="00752D0E" w:rsidRPr="00D56521">
        <w:t xml:space="preserve"> </w:t>
      </w:r>
      <w:r w:rsidR="00752D0E" w:rsidRPr="00D56521">
        <w:fldChar w:fldCharType="begin"/>
      </w:r>
      <w:r w:rsidR="00752D0E" w:rsidRPr="00D56521">
        <w:instrText xml:space="preserve"> REF _Ref47472841 \r \h </w:instrText>
      </w:r>
      <w:r w:rsidR="00A05AE2">
        <w:instrText xml:space="preserve"> \* MERGEFORMAT </w:instrText>
      </w:r>
      <w:r w:rsidR="00752D0E" w:rsidRPr="00D56521">
        <w:fldChar w:fldCharType="separate"/>
      </w:r>
      <w:r w:rsidR="00832978">
        <w:t>C-13.1</w:t>
      </w:r>
      <w:r w:rsidR="00752D0E" w:rsidRPr="00D56521">
        <w:fldChar w:fldCharType="end"/>
      </w:r>
      <w:r w:rsidRPr="00D56521">
        <w:t xml:space="preserve"> and </w:t>
      </w:r>
      <w:r w:rsidR="00752D0E" w:rsidRPr="00D56521">
        <w:fldChar w:fldCharType="begin"/>
      </w:r>
      <w:r w:rsidR="00752D0E" w:rsidRPr="00D56521">
        <w:instrText xml:space="preserve"> REF _Ref47472845 \r \h </w:instrText>
      </w:r>
      <w:r w:rsidR="00A05AE2">
        <w:instrText xml:space="preserve"> \* MERGEFORMAT </w:instrText>
      </w:r>
      <w:r w:rsidR="00752D0E" w:rsidRPr="00D56521">
        <w:fldChar w:fldCharType="separate"/>
      </w:r>
      <w:r w:rsidR="00832978">
        <w:t>C-13.2</w:t>
      </w:r>
      <w:r w:rsidR="00752D0E" w:rsidRPr="00D56521">
        <w:fldChar w:fldCharType="end"/>
      </w:r>
      <w:r w:rsidRPr="00D56521">
        <w:t xml:space="preserve"> for more information on methods and rules for cursor queries on coverage features.</w:t>
      </w:r>
    </w:p>
    <w:p w14:paraId="52CF1A76" w14:textId="77777777" w:rsidR="00A05AE2" w:rsidRPr="00D56521" w:rsidRDefault="00A05AE2" w:rsidP="00A05AE2">
      <w:pPr>
        <w:spacing w:after="120" w:line="240" w:lineRule="auto"/>
        <w:jc w:val="both"/>
      </w:pPr>
    </w:p>
    <w:p w14:paraId="3E47AF94" w14:textId="07D73066" w:rsidR="007C15E6" w:rsidRPr="00D56521" w:rsidRDefault="007C15E6" w:rsidP="00E673D5">
      <w:pPr>
        <w:pStyle w:val="Heading2"/>
      </w:pPr>
      <w:bookmarkStart w:id="1955" w:name="_Toc144421386"/>
      <w:commentRangeStart w:id="1956"/>
      <w:commentRangeStart w:id="1957"/>
      <w:r w:rsidRPr="00D56521">
        <w:t xml:space="preserve">Tidal </w:t>
      </w:r>
      <w:r w:rsidR="002519D7" w:rsidRPr="00D56521">
        <w:t>s</w:t>
      </w:r>
      <w:r w:rsidRPr="00D56521">
        <w:t xml:space="preserve">tream </w:t>
      </w:r>
      <w:r w:rsidR="002519D7" w:rsidRPr="00D56521">
        <w:t>d</w:t>
      </w:r>
      <w:r w:rsidR="00CB2740" w:rsidRPr="00D56521">
        <w:t xml:space="preserve">ata </w:t>
      </w:r>
      <w:r w:rsidR="002519D7" w:rsidRPr="00D56521">
        <w:t>p</w:t>
      </w:r>
      <w:r w:rsidRPr="00D56521">
        <w:t>anels</w:t>
      </w:r>
      <w:bookmarkEnd w:id="1955"/>
      <w:commentRangeEnd w:id="1956"/>
      <w:r w:rsidR="00E673D5">
        <w:rPr>
          <w:rStyle w:val="CommentReference"/>
          <w:rFonts w:eastAsia="MS Mincho"/>
          <w:b w:val="0"/>
          <w:bCs w:val="0"/>
        </w:rPr>
        <w:commentReference w:id="1956"/>
      </w:r>
      <w:commentRangeEnd w:id="1957"/>
      <w:r w:rsidR="0007289C">
        <w:rPr>
          <w:rStyle w:val="CommentReference"/>
          <w:rFonts w:eastAsia="MS Mincho"/>
          <w:b w:val="0"/>
          <w:bCs w:val="0"/>
        </w:rPr>
        <w:commentReference w:id="1957"/>
      </w:r>
    </w:p>
    <w:p w14:paraId="0BB0F183" w14:textId="10AE0D18" w:rsidR="007C15E6" w:rsidRPr="00D56521" w:rsidRDefault="007C15E6" w:rsidP="00A05AE2">
      <w:pPr>
        <w:spacing w:after="120" w:line="240" w:lineRule="auto"/>
        <w:jc w:val="both"/>
      </w:pPr>
      <w:del w:id="1958" w:author="Raphael Malyankar" w:date="2023-08-30T22:07:00Z">
        <w:r w:rsidRPr="00D56521" w:rsidDel="008C710E">
          <w:delText xml:space="preserve">When a </w:delText>
        </w:r>
        <w:r w:rsidRPr="00D56521" w:rsidDel="008C710E">
          <w:rPr>
            <w:b/>
            <w:bCs/>
          </w:rPr>
          <w:delText>Tidal</w:delText>
        </w:r>
        <w:r w:rsidR="00A05AE2" w:rsidDel="008C710E">
          <w:rPr>
            <w:b/>
            <w:bCs/>
          </w:rPr>
          <w:delText xml:space="preserve"> </w:delText>
        </w:r>
        <w:r w:rsidRPr="00D56521" w:rsidDel="008C710E">
          <w:rPr>
            <w:b/>
            <w:bCs/>
          </w:rPr>
          <w:delText>Stream</w:delText>
        </w:r>
        <w:r w:rsidR="00A05AE2" w:rsidDel="008C710E">
          <w:rPr>
            <w:b/>
            <w:bCs/>
          </w:rPr>
          <w:delText xml:space="preserve"> </w:delText>
        </w:r>
        <w:r w:rsidRPr="00D56521" w:rsidDel="008C710E">
          <w:rPr>
            <w:b/>
            <w:bCs/>
          </w:rPr>
          <w:delText>Panel</w:delText>
        </w:r>
        <w:r w:rsidR="00A05AE2" w:rsidDel="008C710E">
          <w:rPr>
            <w:b/>
            <w:bCs/>
          </w:rPr>
          <w:delText xml:space="preserve"> </w:delText>
        </w:r>
        <w:r w:rsidRPr="00D56521" w:rsidDel="008C710E">
          <w:rPr>
            <w:b/>
            <w:bCs/>
          </w:rPr>
          <w:delText>Data</w:delText>
        </w:r>
        <w:r w:rsidRPr="00D56521" w:rsidDel="008C710E">
          <w:delText xml:space="preserve"> feature is encoded within ENC</w:delText>
        </w:r>
      </w:del>
      <w:ins w:id="1959" w:author="Raphael Malyankar" w:date="2023-08-30T22:08:00Z">
        <w:r w:rsidR="008C710E">
          <w:t>Tidal stream</w:t>
        </w:r>
      </w:ins>
      <w:ins w:id="1960" w:author="Raphael Malyankar" w:date="2023-08-30T22:33:00Z">
        <w:r w:rsidR="00B51EC9">
          <w:t xml:space="preserve"> </w:t>
        </w:r>
      </w:ins>
      <w:ins w:id="1961" w:author="Raphael Malyankar" w:date="2023-08-30T22:08:00Z">
        <w:r w:rsidR="008C710E">
          <w:t xml:space="preserve">information </w:t>
        </w:r>
      </w:ins>
      <w:ins w:id="1962" w:author="Raphael Malyankar" w:date="2023-08-30T22:32:00Z">
        <w:r w:rsidR="00B51EC9">
          <w:t>in the form of speed and dir</w:t>
        </w:r>
      </w:ins>
      <w:ins w:id="1963" w:author="Raphael Malyankar" w:date="2023-08-30T22:33:00Z">
        <w:r w:rsidR="00B51EC9">
          <w:t xml:space="preserve">ection at intervals </w:t>
        </w:r>
      </w:ins>
      <w:ins w:id="1964" w:author="Raphael Malyankar" w:date="2023-08-30T22:41:00Z">
        <w:r w:rsidR="00612B85">
          <w:t>relative to the time of</w:t>
        </w:r>
      </w:ins>
      <w:ins w:id="1965" w:author="Raphael Malyankar" w:date="2023-08-30T22:33:00Z">
        <w:r w:rsidR="00B51EC9">
          <w:t xml:space="preserve"> a “reference</w:t>
        </w:r>
      </w:ins>
      <w:ins w:id="1966" w:author="Raphael Malyankar" w:date="2023-08-30T22:34:00Z">
        <w:r w:rsidR="00B51EC9">
          <w:t xml:space="preserve"> tide” </w:t>
        </w:r>
      </w:ins>
      <w:ins w:id="1967" w:author="Raphael Malyankar" w:date="2023-08-30T22:35:00Z">
        <w:r w:rsidR="00B51EC9">
          <w:t>(</w:t>
        </w:r>
      </w:ins>
      <w:ins w:id="1968" w:author="Raphael Malyankar" w:date="2023-08-30T22:36:00Z">
        <w:r w:rsidR="00B51EC9">
          <w:t xml:space="preserve">generally </w:t>
        </w:r>
      </w:ins>
      <w:ins w:id="1969" w:author="Raphael Malyankar" w:date="2023-08-30T22:35:00Z">
        <w:r w:rsidR="00B51EC9">
          <w:t>hi</w:t>
        </w:r>
      </w:ins>
      <w:ins w:id="1970" w:author="Raphael Malyankar" w:date="2023-08-30T22:36:00Z">
        <w:r w:rsidR="00B51EC9">
          <w:t>gh or low water)</w:t>
        </w:r>
      </w:ins>
      <w:del w:id="1971" w:author="Raphael Malyankar" w:date="2023-08-30T22:36:00Z">
        <w:r w:rsidRPr="00D56521" w:rsidDel="00B51EC9">
          <w:delText>, the data from the attributes</w:delText>
        </w:r>
      </w:del>
      <w:r w:rsidRPr="00D56521">
        <w:t xml:space="preserve"> should be formatted for display in the ECDIS cursor </w:t>
      </w:r>
      <w:r w:rsidR="00A05AE2">
        <w:t>P</w:t>
      </w:r>
      <w:r w:rsidRPr="00D56521">
        <w:t xml:space="preserve">ick </w:t>
      </w:r>
      <w:r w:rsidR="00A05AE2">
        <w:t>R</w:t>
      </w:r>
      <w:r w:rsidRPr="00D56521">
        <w:t>eport</w:t>
      </w:r>
      <w:ins w:id="1972" w:author="Raphael Malyankar" w:date="2023-08-30T22:42:00Z">
        <w:r w:rsidR="006A1B52">
          <w:t xml:space="preserve"> </w:t>
        </w:r>
      </w:ins>
      <w:ins w:id="1973" w:author="Raphael Malyankar" w:date="2023-08-30T22:43:00Z">
        <w:r w:rsidR="006A1B52">
          <w:t>(or other UI panel)</w:t>
        </w:r>
      </w:ins>
      <w:r w:rsidRPr="00D56521">
        <w:t xml:space="preserve">. </w:t>
      </w:r>
      <w:r w:rsidR="005E3EB6" w:rsidRPr="00D56521">
        <w:fldChar w:fldCharType="begin"/>
      </w:r>
      <w:r w:rsidR="005E3EB6" w:rsidRPr="00D56521">
        <w:instrText xml:space="preserve"> REF _Ref46758820 \h </w:instrText>
      </w:r>
      <w:r w:rsidR="00A05AE2">
        <w:instrText xml:space="preserve"> \* MERGEFORMAT </w:instrText>
      </w:r>
      <w:r w:rsidR="005E3EB6" w:rsidRPr="00D56521">
        <w:fldChar w:fldCharType="separate"/>
      </w:r>
      <w:r w:rsidR="00832978" w:rsidRPr="00D56521">
        <w:t xml:space="preserve">Table </w:t>
      </w:r>
      <w:r w:rsidR="00832978">
        <w:t>C-28</w:t>
      </w:r>
      <w:r w:rsidR="005E3EB6" w:rsidRPr="00D56521">
        <w:fldChar w:fldCharType="end"/>
      </w:r>
      <w:r w:rsidRPr="00D56521">
        <w:t xml:space="preserve"> </w:t>
      </w:r>
      <w:r w:rsidR="005E3EB6" w:rsidRPr="00D56521">
        <w:t xml:space="preserve">shows </w:t>
      </w:r>
      <w:r w:rsidRPr="00D56521">
        <w:t>the template that should be used for displaying the values</w:t>
      </w:r>
      <w:ins w:id="1974" w:author="Raphael Malyankar" w:date="2023-08-31T00:26:00Z">
        <w:r w:rsidR="00D23458">
          <w:t xml:space="preserve"> </w:t>
        </w:r>
      </w:ins>
      <w:ins w:id="1975" w:author="Raphael Malyankar" w:date="2023-08-31T13:34:00Z">
        <w:r w:rsidR="00424BE3">
          <w:t xml:space="preserve">The table layout may be modified depending on the </w:t>
        </w:r>
        <w:proofErr w:type="spellStart"/>
        <w:r w:rsidR="00424BE3">
          <w:t>modeling</w:t>
        </w:r>
      </w:ins>
      <w:proofErr w:type="spellEnd"/>
      <w:ins w:id="1976" w:author="Raphael Malyankar" w:date="2023-08-31T13:35:00Z">
        <w:r w:rsidR="00424BE3">
          <w:t xml:space="preserve"> –</w:t>
        </w:r>
      </w:ins>
      <w:ins w:id="1977" w:author="Raphael Malyankar" w:date="2023-08-31T13:34:00Z">
        <w:r w:rsidR="00424BE3">
          <w:t xml:space="preserve"> for</w:t>
        </w:r>
      </w:ins>
      <w:ins w:id="1978" w:author="Raphael Malyankar" w:date="2023-08-31T13:35:00Z">
        <w:r w:rsidR="00424BE3">
          <w:t xml:space="preserve"> </w:t>
        </w:r>
      </w:ins>
      <w:ins w:id="1979" w:author="Raphael Malyankar" w:date="2023-08-31T13:34:00Z">
        <w:r w:rsidR="00424BE3">
          <w:t>example</w:t>
        </w:r>
      </w:ins>
      <w:ins w:id="1980" w:author="Raphael Malyankar" w:date="2023-08-31T00:29:00Z">
        <w:r w:rsidR="00D23458">
          <w:t>, t</w:t>
        </w:r>
      </w:ins>
      <w:ins w:id="1981" w:author="Raphael Malyankar" w:date="2023-08-31T00:26:00Z">
        <w:r w:rsidR="00D23458">
          <w:t>he "Ra</w:t>
        </w:r>
      </w:ins>
      <w:ins w:id="1982" w:author="Raphael Malyankar" w:date="2023-08-31T00:27:00Z">
        <w:r w:rsidR="00D23458">
          <w:t>tes” column may be split</w:t>
        </w:r>
      </w:ins>
      <w:ins w:id="1983" w:author="Raphael Malyankar" w:date="2023-08-31T00:28:00Z">
        <w:r w:rsidR="00D23458">
          <w:t xml:space="preserve"> </w:t>
        </w:r>
      </w:ins>
      <w:ins w:id="1984" w:author="Raphael Malyankar" w:date="2023-08-31T13:35:00Z">
        <w:r w:rsidR="00424BE3">
          <w:t>if both</w:t>
        </w:r>
      </w:ins>
      <w:ins w:id="1985" w:author="Raphael Malyankar" w:date="2023-08-31T00:28:00Z">
        <w:r w:rsidR="00D23458">
          <w:t xml:space="preserve"> </w:t>
        </w:r>
      </w:ins>
      <w:ins w:id="1986" w:author="Raphael Malyankar" w:date="2023-08-31T00:31:00Z">
        <w:r w:rsidR="009969E7">
          <w:t>springs</w:t>
        </w:r>
      </w:ins>
      <w:ins w:id="1987" w:author="Raphael Malyankar" w:date="2023-08-31T13:35:00Z">
        <w:r w:rsidR="00424BE3">
          <w:t xml:space="preserve"> and </w:t>
        </w:r>
      </w:ins>
      <w:ins w:id="1988" w:author="Raphael Malyankar" w:date="2023-08-31T00:31:00Z">
        <w:r w:rsidR="009969E7">
          <w:t>neaps</w:t>
        </w:r>
      </w:ins>
      <w:ins w:id="1989" w:author="Raphael Malyankar" w:date="2023-09-01T09:00:00Z">
        <w:r w:rsidR="004B4049">
          <w:t xml:space="preserve"> rates</w:t>
        </w:r>
      </w:ins>
      <w:ins w:id="1990" w:author="Raphael Malyankar" w:date="2023-08-31T13:35:00Z">
        <w:r w:rsidR="00424BE3">
          <w:t xml:space="preserve"> are </w:t>
        </w:r>
      </w:ins>
      <w:ins w:id="1991" w:author="Raphael Malyankar" w:date="2023-09-01T09:02:00Z">
        <w:r w:rsidR="00D46318">
          <w:t xml:space="preserve">both </w:t>
        </w:r>
      </w:ins>
      <w:ins w:id="1992" w:author="Raphael Malyankar" w:date="2023-08-31T13:35:00Z">
        <w:r w:rsidR="00424BE3">
          <w:t>pro</w:t>
        </w:r>
      </w:ins>
      <w:ins w:id="1993" w:author="Raphael Malyankar" w:date="2023-08-31T13:36:00Z">
        <w:r w:rsidR="00424BE3">
          <w:t>vided</w:t>
        </w:r>
      </w:ins>
      <w:ins w:id="1994" w:author="Raphael Malyankar" w:date="2023-09-01T09:00:00Z">
        <w:r w:rsidR="004B4049">
          <w:t xml:space="preserve"> for </w:t>
        </w:r>
      </w:ins>
      <w:ins w:id="1995" w:author="Raphael Malyankar" w:date="2023-09-01T09:03:00Z">
        <w:r w:rsidR="00D46318">
          <w:t>the same</w:t>
        </w:r>
      </w:ins>
      <w:ins w:id="1996" w:author="Raphael Malyankar" w:date="2023-09-01T09:00:00Z">
        <w:r w:rsidR="004B4049">
          <w:t xml:space="preserve"> direction</w:t>
        </w:r>
      </w:ins>
      <w:ins w:id="1997" w:author="Raphael Malyankar" w:date="2023-09-01T09:02:00Z">
        <w:r w:rsidR="00D46318">
          <w:t xml:space="preserve"> instance</w:t>
        </w:r>
      </w:ins>
      <w:ins w:id="1998" w:author="Raphael Malyankar" w:date="2023-08-31T00:28:00Z">
        <w:r w:rsidR="00D23458">
          <w:t>, o</w:t>
        </w:r>
      </w:ins>
      <w:ins w:id="1999" w:author="Raphael Malyankar" w:date="2023-08-31T00:29:00Z">
        <w:r w:rsidR="00D23458">
          <w:t xml:space="preserve">r </w:t>
        </w:r>
      </w:ins>
      <w:ins w:id="2000" w:author="Raphael Malyankar" w:date="2023-08-31T13:37:00Z">
        <w:r w:rsidR="00424BE3">
          <w:t xml:space="preserve">values for </w:t>
        </w:r>
      </w:ins>
      <w:ins w:id="2001" w:author="Raphael Malyankar" w:date="2023-08-31T13:36:00Z">
        <w:r w:rsidR="00424BE3">
          <w:t>different reference tides</w:t>
        </w:r>
      </w:ins>
      <w:ins w:id="2002" w:author="Raphael Malyankar" w:date="2023-08-31T13:37:00Z">
        <w:r w:rsidR="00424BE3">
          <w:t xml:space="preserve"> may be</w:t>
        </w:r>
      </w:ins>
      <w:ins w:id="2003" w:author="Raphael Malyankar" w:date="2023-08-31T13:36:00Z">
        <w:r w:rsidR="00424BE3">
          <w:t xml:space="preserve"> provided in different tabs;</w:t>
        </w:r>
      </w:ins>
      <w:ins w:id="2004" w:author="Raphael Malyankar" w:date="2023-08-31T00:29:00Z">
        <w:r w:rsidR="00D23458">
          <w:t xml:space="preserve"> </w:t>
        </w:r>
      </w:ins>
      <w:ins w:id="2005" w:author="Raphael Malyankar" w:date="2023-08-31T00:30:00Z">
        <w:r w:rsidR="00D23458">
          <w:t xml:space="preserve">however, the </w:t>
        </w:r>
      </w:ins>
      <w:ins w:id="2006" w:author="Raphael Malyankar" w:date="2023-08-31T00:32:00Z">
        <w:r w:rsidR="009969E7">
          <w:t xml:space="preserve">reference </w:t>
        </w:r>
      </w:ins>
      <w:ins w:id="2007" w:author="Raphael Malyankar" w:date="2023-08-31T00:31:00Z">
        <w:r w:rsidR="009969E7">
          <w:t>tide type must be shown</w:t>
        </w:r>
      </w:ins>
      <w:r w:rsidRPr="00D56521">
        <w:t>.</w:t>
      </w:r>
      <w:r w:rsidR="007E1C6F" w:rsidRPr="00D56521">
        <w:t xml:space="preserve"> </w:t>
      </w:r>
      <w:del w:id="2008" w:author="Raphael Malyankar" w:date="2023-08-31T13:37:00Z">
        <w:r w:rsidR="007E1C6F" w:rsidRPr="00D56521" w:rsidDel="00424BE3">
          <w:delText>(</w:delText>
        </w:r>
      </w:del>
      <w:r w:rsidR="007E1C6F" w:rsidRPr="00D56521">
        <w:t xml:space="preserve">The “Hours” values should be the actual values in the </w:t>
      </w:r>
      <w:proofErr w:type="spellStart"/>
      <w:r w:rsidR="007E1C6F" w:rsidRPr="00D56521">
        <w:rPr>
          <w:i/>
          <w:iCs/>
        </w:rPr>
        <w:t>timeRelativeToTide</w:t>
      </w:r>
      <w:proofErr w:type="spellEnd"/>
      <w:r w:rsidR="007E1C6F" w:rsidRPr="00D56521">
        <w:t xml:space="preserve"> attribute.</w:t>
      </w:r>
      <w:del w:id="2009" w:author="Raphael Malyankar" w:date="2023-08-31T13:37:00Z">
        <w:r w:rsidR="007E1C6F" w:rsidRPr="00D56521" w:rsidDel="00424BE3">
          <w:delText>)</w:delText>
        </w:r>
      </w:del>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2010">
          <w:tblGrid>
            <w:gridCol w:w="120"/>
            <w:gridCol w:w="1558"/>
            <w:gridCol w:w="120"/>
            <w:gridCol w:w="688"/>
            <w:gridCol w:w="120"/>
            <w:gridCol w:w="2395"/>
            <w:gridCol w:w="120"/>
            <w:gridCol w:w="2217"/>
            <w:gridCol w:w="120"/>
          </w:tblGrid>
        </w:tblGridChange>
      </w:tblGrid>
      <w:tr w:rsidR="006D3D53" w:rsidRPr="00D56521" w14:paraId="0218A204" w14:textId="77777777" w:rsidTr="002F5294">
        <w:trPr>
          <w:cantSplit/>
          <w:jc w:val="center"/>
        </w:trPr>
        <w:tc>
          <w:tcPr>
            <w:tcW w:w="7247" w:type="dxa"/>
            <w:gridSpan w:val="4"/>
          </w:tcPr>
          <w:p w14:paraId="7DD57C90" w14:textId="1E01E228" w:rsidR="006D3D53" w:rsidRPr="00D56521" w:rsidRDefault="006D3D53" w:rsidP="004E61EE">
            <w:r w:rsidRPr="00D56521">
              <w:t>Tidal Station:</w:t>
            </w:r>
            <w:r w:rsidR="00B65AE3" w:rsidRPr="00D56521">
              <w:t xml:space="preserve"> (</w:t>
            </w:r>
            <w:r w:rsidR="00B65AE3" w:rsidRPr="00A05AE2">
              <w:rPr>
                <w:i/>
              </w:rPr>
              <w:t>station name</w:t>
            </w:r>
            <w:r w:rsidR="00B65AE3" w:rsidRPr="00D56521">
              <w:t>)</w:t>
            </w:r>
          </w:p>
        </w:tc>
      </w:tr>
      <w:tr w:rsidR="00642BE2" w:rsidRPr="00D56521" w14:paraId="61081BD9" w14:textId="77777777" w:rsidTr="002F5294">
        <w:trPr>
          <w:cantSplit/>
          <w:jc w:val="center"/>
        </w:trPr>
        <w:tc>
          <w:tcPr>
            <w:tcW w:w="2486" w:type="dxa"/>
            <w:gridSpan w:val="2"/>
          </w:tcPr>
          <w:p w14:paraId="4C92972C" w14:textId="7BAB4A69" w:rsidR="00642BE2" w:rsidRPr="00D56521" w:rsidRDefault="00642BE2" w:rsidP="004E61EE">
            <w:r w:rsidRPr="00D56521">
              <w:t>Tidal Station Identifier:</w:t>
            </w:r>
            <w:r w:rsidR="00B65AE3" w:rsidRPr="00D56521">
              <w:t xml:space="preserve"> (</w:t>
            </w:r>
            <w:r w:rsidR="00B65AE3" w:rsidRPr="00A05AE2">
              <w:rPr>
                <w:i/>
              </w:rPr>
              <w:t xml:space="preserve">station </w:t>
            </w:r>
            <w:del w:id="2011" w:author="Raphael Malyankar" w:date="2023-08-30T22:37:00Z">
              <w:r w:rsidR="00B65AE3" w:rsidRPr="00A05AE2" w:rsidDel="00B51EC9">
                <w:rPr>
                  <w:i/>
                </w:rPr>
                <w:delText>number</w:delText>
              </w:r>
            </w:del>
            <w:ins w:id="2012" w:author="Raphael Malyankar" w:date="2023-08-30T22:37:00Z">
              <w:r w:rsidR="00B51EC9">
                <w:rPr>
                  <w:i/>
                </w:rPr>
                <w:t>identifier</w:t>
              </w:r>
            </w:ins>
            <w:r w:rsidR="00B65AE3" w:rsidRPr="00D56521">
              <w:t>)</w:t>
            </w:r>
          </w:p>
        </w:tc>
        <w:tc>
          <w:tcPr>
            <w:tcW w:w="4761" w:type="dxa"/>
            <w:gridSpan w:val="2"/>
          </w:tcPr>
          <w:p w14:paraId="7CD3B65D" w14:textId="656AA517" w:rsidR="00642BE2" w:rsidRPr="00D56521" w:rsidRDefault="00642BE2" w:rsidP="004E61EE">
            <w:r w:rsidRPr="00D56521">
              <w:t xml:space="preserve">Data From: </w:t>
            </w:r>
            <w:r w:rsidR="00B65AE3" w:rsidRPr="00D56521">
              <w:t>(</w:t>
            </w:r>
            <w:r w:rsidR="00B65AE3" w:rsidRPr="00A05AE2">
              <w:rPr>
                <w:i/>
              </w:rPr>
              <w:t>data product, from dataset metadata</w:t>
            </w:r>
            <w:r w:rsidR="00B65AE3" w:rsidRPr="00D56521">
              <w:t>)</w:t>
            </w:r>
          </w:p>
        </w:tc>
      </w:tr>
      <w:tr w:rsidR="00FC3079" w:rsidRPr="00D56521" w14:paraId="2CF30DEC" w14:textId="77777777" w:rsidTr="002F5294">
        <w:trPr>
          <w:cantSplit/>
          <w:trHeight w:val="194"/>
          <w:jc w:val="center"/>
        </w:trPr>
        <w:tc>
          <w:tcPr>
            <w:tcW w:w="0" w:type="auto"/>
            <w:vMerge w:val="restart"/>
          </w:tcPr>
          <w:p w14:paraId="0F213CA9" w14:textId="77777777" w:rsidR="00FC3079" w:rsidRPr="00D56521" w:rsidRDefault="00FC3079" w:rsidP="004E61EE"/>
        </w:tc>
        <w:tc>
          <w:tcPr>
            <w:tcW w:w="0" w:type="auto"/>
            <w:vMerge w:val="restart"/>
          </w:tcPr>
          <w:p w14:paraId="0920D74B" w14:textId="77777777" w:rsidR="00FC3079" w:rsidRPr="00D56521" w:rsidRDefault="00FC3079" w:rsidP="004E61EE">
            <w:r w:rsidRPr="00D56521">
              <w:t>Hours</w:t>
            </w:r>
          </w:p>
        </w:tc>
        <w:tc>
          <w:tcPr>
            <w:tcW w:w="2468" w:type="dxa"/>
            <w:vMerge w:val="restart"/>
          </w:tcPr>
          <w:p w14:paraId="4BF01F0E" w14:textId="77777777" w:rsidR="00FC3079" w:rsidRPr="00D56521" w:rsidRDefault="00FC3079" w:rsidP="004E61EE">
            <w:r w:rsidRPr="00D56521">
              <w:t>Direction of stream (degrees)</w:t>
            </w:r>
          </w:p>
        </w:tc>
        <w:tc>
          <w:tcPr>
            <w:tcW w:w="2293" w:type="dxa"/>
          </w:tcPr>
          <w:p w14:paraId="55E42883" w14:textId="7D46E22B" w:rsidR="00FC3079" w:rsidRPr="00D56521" w:rsidRDefault="00FC3079" w:rsidP="004E61EE">
            <w:r w:rsidRPr="00D56521">
              <w:t xml:space="preserve">Rates </w:t>
            </w:r>
            <w:del w:id="2013" w:author="Raphael Malyankar" w:date="2023-08-31T00:25:00Z">
              <w:r w:rsidRPr="00D56521" w:rsidDel="00D23458">
                <w:delText xml:space="preserve">at spring tide </w:delText>
              </w:r>
            </w:del>
            <w:r w:rsidRPr="00D56521">
              <w:t>(knots)</w:t>
            </w:r>
          </w:p>
        </w:tc>
      </w:tr>
      <w:tr w:rsidR="002F5294" w:rsidRPr="00D56521" w14:paraId="5F6B916A" w14:textId="77777777" w:rsidTr="002F5294">
        <w:tblPrEx>
          <w:tblW w:w="0" w:type="auto"/>
          <w:jc w:val="center"/>
          <w:tblCellMar>
            <w:top w:w="14" w:type="dxa"/>
            <w:left w:w="115" w:type="dxa"/>
            <w:bottom w:w="20" w:type="dxa"/>
            <w:right w:w="115" w:type="dxa"/>
          </w:tblCellMar>
          <w:tblPrExChange w:id="2014"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2015" w:author="Raphael Malyankar" w:date="2023-08-31T13:29:00Z">
            <w:trPr>
              <w:gridBefore w:val="1"/>
              <w:cantSplit/>
              <w:trHeight w:val="194"/>
              <w:jc w:val="center"/>
            </w:trPr>
          </w:trPrChange>
        </w:trPr>
        <w:tc>
          <w:tcPr>
            <w:tcW w:w="0" w:type="auto"/>
            <w:vMerge/>
            <w:tcPrChange w:id="2016" w:author="Raphael Malyankar" w:date="2023-08-31T13:29:00Z">
              <w:tcPr>
                <w:tcW w:w="0" w:type="auto"/>
                <w:gridSpan w:val="2"/>
                <w:vMerge/>
              </w:tcPr>
            </w:tcPrChange>
          </w:tcPr>
          <w:p w14:paraId="20D15026" w14:textId="77777777" w:rsidR="002F5294" w:rsidRPr="00D56521" w:rsidRDefault="002F5294" w:rsidP="004E61EE"/>
        </w:tc>
        <w:tc>
          <w:tcPr>
            <w:tcW w:w="0" w:type="auto"/>
            <w:vMerge/>
            <w:tcPrChange w:id="2017" w:author="Raphael Malyankar" w:date="2023-08-31T13:29:00Z">
              <w:tcPr>
                <w:tcW w:w="0" w:type="auto"/>
                <w:gridSpan w:val="2"/>
                <w:vMerge/>
              </w:tcPr>
            </w:tcPrChange>
          </w:tcPr>
          <w:p w14:paraId="18FC8B3D" w14:textId="77777777" w:rsidR="002F5294" w:rsidRPr="00D56521" w:rsidRDefault="002F5294" w:rsidP="004E61EE"/>
        </w:tc>
        <w:tc>
          <w:tcPr>
            <w:tcW w:w="2468" w:type="dxa"/>
            <w:vMerge/>
            <w:tcPrChange w:id="2018" w:author="Raphael Malyankar" w:date="2023-08-31T13:29:00Z">
              <w:tcPr>
                <w:tcW w:w="2468" w:type="dxa"/>
                <w:gridSpan w:val="2"/>
                <w:vMerge/>
              </w:tcPr>
            </w:tcPrChange>
          </w:tcPr>
          <w:p w14:paraId="2B7656F0" w14:textId="77777777" w:rsidR="002F5294" w:rsidRPr="00D56521" w:rsidRDefault="002F5294" w:rsidP="004E61EE"/>
        </w:tc>
        <w:tc>
          <w:tcPr>
            <w:tcW w:w="2293" w:type="dxa"/>
            <w:tcPrChange w:id="2019" w:author="Raphael Malyankar" w:date="2023-08-31T13:29:00Z">
              <w:tcPr>
                <w:tcW w:w="2293" w:type="dxa"/>
                <w:gridSpan w:val="2"/>
              </w:tcPr>
            </w:tcPrChange>
          </w:tcPr>
          <w:p w14:paraId="75F1FC5E" w14:textId="66ED439A" w:rsidR="002F5294" w:rsidRPr="00D56521" w:rsidRDefault="002F5294" w:rsidP="002F5294">
            <w:pPr>
              <w:jc w:val="center"/>
            </w:pPr>
            <w:ins w:id="2020" w:author="Raphael Malyankar" w:date="2023-08-31T00:26:00Z">
              <w:r>
                <w:t>springs</w:t>
              </w:r>
            </w:ins>
          </w:p>
        </w:tc>
      </w:tr>
      <w:tr w:rsidR="002F5294" w:rsidRPr="00D56521" w14:paraId="4B8B80BE" w14:textId="77777777" w:rsidTr="002F5294">
        <w:trPr>
          <w:cantSplit/>
          <w:jc w:val="center"/>
        </w:trPr>
        <w:tc>
          <w:tcPr>
            <w:tcW w:w="0" w:type="auto"/>
            <w:vMerge w:val="restart"/>
            <w:vAlign w:val="center"/>
          </w:tcPr>
          <w:p w14:paraId="0369D288" w14:textId="1D292DD4" w:rsidR="002F5294" w:rsidRPr="00D56521" w:rsidRDefault="002F5294" w:rsidP="004E61EE">
            <w:pPr>
              <w:jc w:val="center"/>
            </w:pPr>
            <w:r w:rsidRPr="00D56521">
              <w:t>Before</w:t>
            </w:r>
          </w:p>
        </w:tc>
        <w:tc>
          <w:tcPr>
            <w:tcW w:w="0" w:type="auto"/>
          </w:tcPr>
          <w:p w14:paraId="0DBE5CF0" w14:textId="77777777" w:rsidR="002F5294" w:rsidRPr="00D56521" w:rsidRDefault="002F5294" w:rsidP="004E61EE">
            <w:r w:rsidRPr="00D56521">
              <w:t>-6</w:t>
            </w:r>
          </w:p>
        </w:tc>
        <w:tc>
          <w:tcPr>
            <w:tcW w:w="2468" w:type="dxa"/>
          </w:tcPr>
          <w:p w14:paraId="5B001922" w14:textId="77777777" w:rsidR="002F5294" w:rsidRPr="00D56521" w:rsidRDefault="002F5294" w:rsidP="004E61EE"/>
        </w:tc>
        <w:tc>
          <w:tcPr>
            <w:tcW w:w="2293" w:type="dxa"/>
          </w:tcPr>
          <w:p w14:paraId="2DD1252A" w14:textId="77205BB6" w:rsidR="002F5294" w:rsidRPr="00D56521" w:rsidRDefault="002F5294" w:rsidP="004E61EE"/>
        </w:tc>
      </w:tr>
      <w:tr w:rsidR="002F5294" w:rsidRPr="00D56521" w14:paraId="13F5C9D1" w14:textId="77777777" w:rsidTr="002F5294">
        <w:trPr>
          <w:cantSplit/>
          <w:jc w:val="center"/>
        </w:trPr>
        <w:tc>
          <w:tcPr>
            <w:tcW w:w="0" w:type="auto"/>
            <w:vMerge/>
          </w:tcPr>
          <w:p w14:paraId="41D6D39D" w14:textId="77777777" w:rsidR="002F5294" w:rsidRPr="00D56521" w:rsidRDefault="002F5294" w:rsidP="004E61EE"/>
        </w:tc>
        <w:tc>
          <w:tcPr>
            <w:tcW w:w="0" w:type="auto"/>
          </w:tcPr>
          <w:p w14:paraId="6980F8A9" w14:textId="77777777" w:rsidR="002F5294" w:rsidRPr="00D56521" w:rsidRDefault="002F5294" w:rsidP="004E61EE">
            <w:r w:rsidRPr="00D56521">
              <w:t>-5</w:t>
            </w:r>
          </w:p>
        </w:tc>
        <w:tc>
          <w:tcPr>
            <w:tcW w:w="2468" w:type="dxa"/>
          </w:tcPr>
          <w:p w14:paraId="13D0684E" w14:textId="77777777" w:rsidR="002F5294" w:rsidRPr="00D56521" w:rsidRDefault="002F5294" w:rsidP="004E61EE"/>
        </w:tc>
        <w:tc>
          <w:tcPr>
            <w:tcW w:w="2293" w:type="dxa"/>
          </w:tcPr>
          <w:p w14:paraId="3D3E23F2" w14:textId="3DF4C5EC" w:rsidR="002F5294" w:rsidRPr="00D56521" w:rsidRDefault="002F5294" w:rsidP="004E61EE"/>
        </w:tc>
      </w:tr>
      <w:tr w:rsidR="002F5294" w:rsidRPr="00D56521" w14:paraId="320B7F57" w14:textId="77777777" w:rsidTr="002F5294">
        <w:trPr>
          <w:cantSplit/>
          <w:jc w:val="center"/>
        </w:trPr>
        <w:tc>
          <w:tcPr>
            <w:tcW w:w="0" w:type="auto"/>
            <w:vMerge/>
          </w:tcPr>
          <w:p w14:paraId="574C14AA" w14:textId="77777777" w:rsidR="002F5294" w:rsidRPr="00D56521" w:rsidRDefault="002F5294" w:rsidP="004E61EE"/>
        </w:tc>
        <w:tc>
          <w:tcPr>
            <w:tcW w:w="0" w:type="auto"/>
          </w:tcPr>
          <w:p w14:paraId="1CC1B160" w14:textId="77777777" w:rsidR="002F5294" w:rsidRPr="00D56521" w:rsidRDefault="002F5294" w:rsidP="004E61EE">
            <w:r w:rsidRPr="00D56521">
              <w:t>-4</w:t>
            </w:r>
          </w:p>
        </w:tc>
        <w:tc>
          <w:tcPr>
            <w:tcW w:w="2468" w:type="dxa"/>
          </w:tcPr>
          <w:p w14:paraId="4DBE6DC4" w14:textId="77777777" w:rsidR="002F5294" w:rsidRPr="00D56521" w:rsidRDefault="002F5294" w:rsidP="004E61EE"/>
        </w:tc>
        <w:tc>
          <w:tcPr>
            <w:tcW w:w="2293" w:type="dxa"/>
          </w:tcPr>
          <w:p w14:paraId="1D85D365" w14:textId="73A759B8" w:rsidR="002F5294" w:rsidRPr="00D56521" w:rsidRDefault="002F5294" w:rsidP="004E61EE"/>
        </w:tc>
      </w:tr>
      <w:tr w:rsidR="002F5294" w:rsidRPr="00D56521" w14:paraId="3046D1E2" w14:textId="77777777" w:rsidTr="002F5294">
        <w:trPr>
          <w:cantSplit/>
          <w:jc w:val="center"/>
        </w:trPr>
        <w:tc>
          <w:tcPr>
            <w:tcW w:w="0" w:type="auto"/>
            <w:vMerge/>
          </w:tcPr>
          <w:p w14:paraId="7E21088A" w14:textId="77777777" w:rsidR="002F5294" w:rsidRPr="00D56521" w:rsidRDefault="002F5294" w:rsidP="004E61EE"/>
        </w:tc>
        <w:tc>
          <w:tcPr>
            <w:tcW w:w="0" w:type="auto"/>
          </w:tcPr>
          <w:p w14:paraId="54519177" w14:textId="77777777" w:rsidR="002F5294" w:rsidRPr="00D56521" w:rsidRDefault="002F5294" w:rsidP="004E61EE">
            <w:r w:rsidRPr="00D56521">
              <w:t>-3</w:t>
            </w:r>
          </w:p>
        </w:tc>
        <w:tc>
          <w:tcPr>
            <w:tcW w:w="2468" w:type="dxa"/>
          </w:tcPr>
          <w:p w14:paraId="58465B78" w14:textId="77777777" w:rsidR="002F5294" w:rsidRPr="00D56521" w:rsidRDefault="002F5294" w:rsidP="004E61EE"/>
        </w:tc>
        <w:tc>
          <w:tcPr>
            <w:tcW w:w="2293" w:type="dxa"/>
          </w:tcPr>
          <w:p w14:paraId="1E2FF13F" w14:textId="3F219589" w:rsidR="002F5294" w:rsidRPr="00D56521" w:rsidRDefault="002F5294" w:rsidP="004E61EE"/>
        </w:tc>
      </w:tr>
      <w:tr w:rsidR="002F5294" w:rsidRPr="00D56521" w14:paraId="60A1E17F" w14:textId="77777777" w:rsidTr="002F5294">
        <w:trPr>
          <w:cantSplit/>
          <w:jc w:val="center"/>
        </w:trPr>
        <w:tc>
          <w:tcPr>
            <w:tcW w:w="0" w:type="auto"/>
            <w:vMerge/>
          </w:tcPr>
          <w:p w14:paraId="27EE9655" w14:textId="77777777" w:rsidR="002F5294" w:rsidRPr="00D56521" w:rsidRDefault="002F5294" w:rsidP="004E61EE"/>
        </w:tc>
        <w:tc>
          <w:tcPr>
            <w:tcW w:w="0" w:type="auto"/>
          </w:tcPr>
          <w:p w14:paraId="0709FC72" w14:textId="77777777" w:rsidR="002F5294" w:rsidRPr="00D56521" w:rsidRDefault="002F5294" w:rsidP="004E61EE">
            <w:r w:rsidRPr="00D56521">
              <w:t>-2</w:t>
            </w:r>
          </w:p>
        </w:tc>
        <w:tc>
          <w:tcPr>
            <w:tcW w:w="2468" w:type="dxa"/>
          </w:tcPr>
          <w:p w14:paraId="2526526B" w14:textId="77777777" w:rsidR="002F5294" w:rsidRPr="00D56521" w:rsidRDefault="002F5294" w:rsidP="004E61EE"/>
        </w:tc>
        <w:tc>
          <w:tcPr>
            <w:tcW w:w="2293" w:type="dxa"/>
          </w:tcPr>
          <w:p w14:paraId="4A34A4C4" w14:textId="05D51CFA" w:rsidR="002F5294" w:rsidRPr="00D56521" w:rsidRDefault="002F5294" w:rsidP="004E61EE"/>
        </w:tc>
      </w:tr>
      <w:tr w:rsidR="002F5294" w:rsidRPr="00D56521" w14:paraId="03451585" w14:textId="77777777" w:rsidTr="002F5294">
        <w:trPr>
          <w:cantSplit/>
          <w:jc w:val="center"/>
        </w:trPr>
        <w:tc>
          <w:tcPr>
            <w:tcW w:w="0" w:type="auto"/>
            <w:vMerge/>
          </w:tcPr>
          <w:p w14:paraId="3D54AD5D" w14:textId="77777777" w:rsidR="002F5294" w:rsidRPr="00D56521" w:rsidRDefault="002F5294" w:rsidP="004E61EE"/>
        </w:tc>
        <w:tc>
          <w:tcPr>
            <w:tcW w:w="0" w:type="auto"/>
          </w:tcPr>
          <w:p w14:paraId="748B95A9" w14:textId="77777777" w:rsidR="002F5294" w:rsidRPr="00D56521" w:rsidRDefault="002F5294" w:rsidP="004E61EE">
            <w:r w:rsidRPr="00D56521">
              <w:t>-1</w:t>
            </w:r>
          </w:p>
        </w:tc>
        <w:tc>
          <w:tcPr>
            <w:tcW w:w="2468" w:type="dxa"/>
          </w:tcPr>
          <w:p w14:paraId="29F95C2C" w14:textId="77777777" w:rsidR="002F5294" w:rsidRPr="00D56521" w:rsidRDefault="002F5294" w:rsidP="004E61EE"/>
        </w:tc>
        <w:tc>
          <w:tcPr>
            <w:tcW w:w="2293" w:type="dxa"/>
          </w:tcPr>
          <w:p w14:paraId="5E51CD7D" w14:textId="0FC79271" w:rsidR="002F5294" w:rsidRPr="00D56521" w:rsidRDefault="002F5294" w:rsidP="004E61EE"/>
        </w:tc>
      </w:tr>
      <w:tr w:rsidR="002F5294" w:rsidRPr="00D56521" w14:paraId="29A8AF63" w14:textId="77777777" w:rsidTr="002F5294">
        <w:trPr>
          <w:cantSplit/>
          <w:jc w:val="center"/>
        </w:trPr>
        <w:tc>
          <w:tcPr>
            <w:tcW w:w="0" w:type="auto"/>
          </w:tcPr>
          <w:p w14:paraId="0C575261" w14:textId="3F1EA4C5" w:rsidR="002F5294" w:rsidRPr="00D56521" w:rsidRDefault="002F5294" w:rsidP="004E61EE">
            <w:r w:rsidRPr="00D56521">
              <w:t>(</w:t>
            </w:r>
            <w:r w:rsidRPr="00A05AE2">
              <w:rPr>
                <w:i/>
              </w:rPr>
              <w:t>reference tide</w:t>
            </w:r>
            <w:r w:rsidRPr="00D56521">
              <w:t>)</w:t>
            </w:r>
          </w:p>
        </w:tc>
        <w:tc>
          <w:tcPr>
            <w:tcW w:w="0" w:type="auto"/>
          </w:tcPr>
          <w:p w14:paraId="0D001C86" w14:textId="756E89B2" w:rsidR="002F5294" w:rsidRPr="00D56521" w:rsidRDefault="002F5294" w:rsidP="004E61EE">
            <w:r w:rsidRPr="00D56521">
              <w:t xml:space="preserve"> 0 </w:t>
            </w:r>
          </w:p>
        </w:tc>
        <w:tc>
          <w:tcPr>
            <w:tcW w:w="2468" w:type="dxa"/>
          </w:tcPr>
          <w:p w14:paraId="5852FD83" w14:textId="77777777" w:rsidR="002F5294" w:rsidRPr="00D56521" w:rsidRDefault="002F5294" w:rsidP="004E61EE"/>
        </w:tc>
        <w:tc>
          <w:tcPr>
            <w:tcW w:w="2293" w:type="dxa"/>
          </w:tcPr>
          <w:p w14:paraId="02D4680F" w14:textId="019DBCD4" w:rsidR="002F5294" w:rsidRPr="00D56521" w:rsidRDefault="002F5294" w:rsidP="004E61EE"/>
        </w:tc>
      </w:tr>
      <w:tr w:rsidR="002F5294" w:rsidRPr="00D56521" w14:paraId="78ECFD12" w14:textId="77777777" w:rsidTr="002F5294">
        <w:trPr>
          <w:cantSplit/>
          <w:jc w:val="center"/>
        </w:trPr>
        <w:tc>
          <w:tcPr>
            <w:tcW w:w="0" w:type="auto"/>
            <w:vMerge w:val="restart"/>
            <w:vAlign w:val="center"/>
          </w:tcPr>
          <w:p w14:paraId="475D3BB0" w14:textId="77777777" w:rsidR="002F5294" w:rsidRPr="00D56521" w:rsidRDefault="002F5294" w:rsidP="004E61EE">
            <w:pPr>
              <w:jc w:val="center"/>
            </w:pPr>
            <w:r w:rsidRPr="00D56521">
              <w:t>After</w:t>
            </w:r>
          </w:p>
        </w:tc>
        <w:tc>
          <w:tcPr>
            <w:tcW w:w="0" w:type="auto"/>
          </w:tcPr>
          <w:p w14:paraId="5EC7ADCC" w14:textId="77777777" w:rsidR="002F5294" w:rsidRPr="00D56521" w:rsidRDefault="002F5294" w:rsidP="004E61EE">
            <w:r w:rsidRPr="00D56521">
              <w:t>+1</w:t>
            </w:r>
          </w:p>
        </w:tc>
        <w:tc>
          <w:tcPr>
            <w:tcW w:w="2468" w:type="dxa"/>
          </w:tcPr>
          <w:p w14:paraId="2D63434D" w14:textId="77777777" w:rsidR="002F5294" w:rsidRPr="00D56521" w:rsidRDefault="002F5294" w:rsidP="004E61EE"/>
        </w:tc>
        <w:tc>
          <w:tcPr>
            <w:tcW w:w="2293" w:type="dxa"/>
          </w:tcPr>
          <w:p w14:paraId="5419B2CB" w14:textId="19325C30" w:rsidR="002F5294" w:rsidRPr="00D56521" w:rsidRDefault="002F5294" w:rsidP="004E61EE"/>
        </w:tc>
      </w:tr>
      <w:tr w:rsidR="002F5294" w:rsidRPr="00D56521" w14:paraId="2D21562E" w14:textId="77777777" w:rsidTr="002F5294">
        <w:trPr>
          <w:cantSplit/>
          <w:jc w:val="center"/>
        </w:trPr>
        <w:tc>
          <w:tcPr>
            <w:tcW w:w="0" w:type="auto"/>
            <w:vMerge/>
          </w:tcPr>
          <w:p w14:paraId="36B587E3" w14:textId="77777777" w:rsidR="002F5294" w:rsidRPr="00D56521" w:rsidRDefault="002F5294" w:rsidP="004E61EE"/>
        </w:tc>
        <w:tc>
          <w:tcPr>
            <w:tcW w:w="0" w:type="auto"/>
          </w:tcPr>
          <w:p w14:paraId="6D2ADC1D" w14:textId="77777777" w:rsidR="002F5294" w:rsidRPr="00D56521" w:rsidRDefault="002F5294" w:rsidP="004E61EE">
            <w:r w:rsidRPr="00D56521">
              <w:t>+2</w:t>
            </w:r>
          </w:p>
        </w:tc>
        <w:tc>
          <w:tcPr>
            <w:tcW w:w="2468" w:type="dxa"/>
          </w:tcPr>
          <w:p w14:paraId="204B3DC5" w14:textId="77777777" w:rsidR="002F5294" w:rsidRPr="00D56521" w:rsidRDefault="002F5294" w:rsidP="004E61EE"/>
        </w:tc>
        <w:tc>
          <w:tcPr>
            <w:tcW w:w="2293" w:type="dxa"/>
          </w:tcPr>
          <w:p w14:paraId="018D8483" w14:textId="2778D9FC" w:rsidR="002F5294" w:rsidRPr="00D56521" w:rsidRDefault="002F5294" w:rsidP="004E61EE"/>
        </w:tc>
      </w:tr>
      <w:tr w:rsidR="002F5294" w:rsidRPr="00D56521" w14:paraId="00B01E72" w14:textId="77777777" w:rsidTr="002F5294">
        <w:trPr>
          <w:cantSplit/>
          <w:jc w:val="center"/>
        </w:trPr>
        <w:tc>
          <w:tcPr>
            <w:tcW w:w="0" w:type="auto"/>
            <w:vMerge/>
          </w:tcPr>
          <w:p w14:paraId="72F3EC37" w14:textId="77777777" w:rsidR="002F5294" w:rsidRPr="00D56521" w:rsidRDefault="002F5294" w:rsidP="004E61EE"/>
        </w:tc>
        <w:tc>
          <w:tcPr>
            <w:tcW w:w="0" w:type="auto"/>
          </w:tcPr>
          <w:p w14:paraId="12B9E698" w14:textId="77777777" w:rsidR="002F5294" w:rsidRPr="00D56521" w:rsidRDefault="002F5294" w:rsidP="004E61EE">
            <w:r w:rsidRPr="00D56521">
              <w:t>+3</w:t>
            </w:r>
          </w:p>
        </w:tc>
        <w:tc>
          <w:tcPr>
            <w:tcW w:w="2468" w:type="dxa"/>
          </w:tcPr>
          <w:p w14:paraId="00D0009B" w14:textId="77777777" w:rsidR="002F5294" w:rsidRPr="00D56521" w:rsidRDefault="002F5294" w:rsidP="004E61EE"/>
        </w:tc>
        <w:tc>
          <w:tcPr>
            <w:tcW w:w="2293" w:type="dxa"/>
          </w:tcPr>
          <w:p w14:paraId="46B3F44E" w14:textId="12EC1BDF" w:rsidR="002F5294" w:rsidRPr="00D56521" w:rsidRDefault="002F5294" w:rsidP="004E61EE"/>
        </w:tc>
      </w:tr>
      <w:tr w:rsidR="002F5294" w:rsidRPr="00D56521" w14:paraId="1A8F48EF" w14:textId="77777777" w:rsidTr="002F5294">
        <w:trPr>
          <w:cantSplit/>
          <w:jc w:val="center"/>
        </w:trPr>
        <w:tc>
          <w:tcPr>
            <w:tcW w:w="0" w:type="auto"/>
            <w:vMerge/>
          </w:tcPr>
          <w:p w14:paraId="7F8CACA3" w14:textId="77777777" w:rsidR="002F5294" w:rsidRPr="00D56521" w:rsidRDefault="002F5294" w:rsidP="004E61EE"/>
        </w:tc>
        <w:tc>
          <w:tcPr>
            <w:tcW w:w="0" w:type="auto"/>
          </w:tcPr>
          <w:p w14:paraId="52C7F661" w14:textId="77777777" w:rsidR="002F5294" w:rsidRPr="00D56521" w:rsidRDefault="002F5294" w:rsidP="004E61EE">
            <w:r w:rsidRPr="00D56521">
              <w:t>+4</w:t>
            </w:r>
          </w:p>
        </w:tc>
        <w:tc>
          <w:tcPr>
            <w:tcW w:w="2468" w:type="dxa"/>
          </w:tcPr>
          <w:p w14:paraId="5C43D4B5" w14:textId="77777777" w:rsidR="002F5294" w:rsidRPr="00D56521" w:rsidRDefault="002F5294" w:rsidP="004E61EE"/>
        </w:tc>
        <w:tc>
          <w:tcPr>
            <w:tcW w:w="2293" w:type="dxa"/>
          </w:tcPr>
          <w:p w14:paraId="31440C0E" w14:textId="50A2D323" w:rsidR="002F5294" w:rsidRPr="00D56521" w:rsidRDefault="002F5294" w:rsidP="004E61EE"/>
        </w:tc>
      </w:tr>
      <w:tr w:rsidR="002F5294" w:rsidRPr="00D56521" w14:paraId="641F29F9" w14:textId="77777777" w:rsidTr="002F5294">
        <w:trPr>
          <w:cantSplit/>
          <w:jc w:val="center"/>
        </w:trPr>
        <w:tc>
          <w:tcPr>
            <w:tcW w:w="0" w:type="auto"/>
            <w:vMerge/>
          </w:tcPr>
          <w:p w14:paraId="05EDB61F" w14:textId="77777777" w:rsidR="002F5294" w:rsidRPr="00D56521" w:rsidRDefault="002F5294" w:rsidP="004E61EE"/>
        </w:tc>
        <w:tc>
          <w:tcPr>
            <w:tcW w:w="0" w:type="auto"/>
          </w:tcPr>
          <w:p w14:paraId="0B7066B5" w14:textId="77777777" w:rsidR="002F5294" w:rsidRPr="00D56521" w:rsidRDefault="002F5294" w:rsidP="004E61EE">
            <w:r w:rsidRPr="00D56521">
              <w:t>+5</w:t>
            </w:r>
          </w:p>
        </w:tc>
        <w:tc>
          <w:tcPr>
            <w:tcW w:w="2468" w:type="dxa"/>
          </w:tcPr>
          <w:p w14:paraId="7220DE01" w14:textId="77777777" w:rsidR="002F5294" w:rsidRPr="00D56521" w:rsidRDefault="002F5294" w:rsidP="004E61EE"/>
        </w:tc>
        <w:tc>
          <w:tcPr>
            <w:tcW w:w="2293" w:type="dxa"/>
          </w:tcPr>
          <w:p w14:paraId="71F1CBAA" w14:textId="798448A3" w:rsidR="002F5294" w:rsidRPr="00D56521" w:rsidRDefault="002F5294" w:rsidP="004E61EE"/>
        </w:tc>
      </w:tr>
      <w:tr w:rsidR="002F5294" w:rsidRPr="00D56521" w14:paraId="2008EAD4" w14:textId="77777777" w:rsidTr="002F5294">
        <w:trPr>
          <w:cantSplit/>
          <w:jc w:val="center"/>
        </w:trPr>
        <w:tc>
          <w:tcPr>
            <w:tcW w:w="0" w:type="auto"/>
            <w:vMerge/>
          </w:tcPr>
          <w:p w14:paraId="1A9A20FB" w14:textId="77777777" w:rsidR="002F5294" w:rsidRPr="00D56521" w:rsidRDefault="002F5294" w:rsidP="004E61EE"/>
        </w:tc>
        <w:tc>
          <w:tcPr>
            <w:tcW w:w="0" w:type="auto"/>
          </w:tcPr>
          <w:p w14:paraId="25F009C3" w14:textId="77777777" w:rsidR="002F5294" w:rsidRPr="00D56521" w:rsidRDefault="002F5294" w:rsidP="004E61EE">
            <w:r w:rsidRPr="00D56521">
              <w:t>+6</w:t>
            </w:r>
          </w:p>
        </w:tc>
        <w:tc>
          <w:tcPr>
            <w:tcW w:w="2468" w:type="dxa"/>
          </w:tcPr>
          <w:p w14:paraId="04B349BF" w14:textId="77777777" w:rsidR="002F5294" w:rsidRPr="00D56521" w:rsidRDefault="002F5294" w:rsidP="004E61EE"/>
        </w:tc>
        <w:tc>
          <w:tcPr>
            <w:tcW w:w="2293" w:type="dxa"/>
          </w:tcPr>
          <w:p w14:paraId="6D20D7EF" w14:textId="429E0140" w:rsidR="002F5294" w:rsidRPr="00D56521" w:rsidRDefault="002F5294" w:rsidP="004E61EE">
            <w:pPr>
              <w:keepNext/>
            </w:pPr>
          </w:p>
        </w:tc>
      </w:tr>
    </w:tbl>
    <w:p w14:paraId="79A9F07D" w14:textId="5B0BA511" w:rsidR="006D3D53" w:rsidRPr="00D56521" w:rsidRDefault="005E3EB6" w:rsidP="00A05AE2">
      <w:pPr>
        <w:pStyle w:val="Caption"/>
        <w:spacing w:after="120" w:line="240" w:lineRule="auto"/>
        <w:jc w:val="center"/>
        <w:rPr>
          <w:noProof/>
        </w:rPr>
      </w:pPr>
      <w:bookmarkStart w:id="2021" w:name="_Ref4675882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28</w:t>
      </w:r>
      <w:r w:rsidR="00331A1D" w:rsidRPr="00D56521">
        <w:fldChar w:fldCharType="end"/>
      </w:r>
      <w:bookmarkEnd w:id="2021"/>
      <w:r w:rsidRPr="00D56521">
        <w:t xml:space="preserve"> - </w:t>
      </w:r>
      <w:r w:rsidRPr="00D56521">
        <w:rPr>
          <w:noProof/>
        </w:rPr>
        <w:t>Template for tidal stream values</w:t>
      </w:r>
    </w:p>
    <w:p w14:paraId="1E2DEA16" w14:textId="0494ABAE" w:rsidR="007C15E6" w:rsidRPr="00D56521" w:rsidRDefault="005B5B99" w:rsidP="00A05AE2">
      <w:pPr>
        <w:spacing w:after="120" w:line="240" w:lineRule="auto"/>
        <w:jc w:val="both"/>
      </w:pPr>
      <w:r w:rsidRPr="00D56521">
        <w:fldChar w:fldCharType="begin"/>
      </w:r>
      <w:r w:rsidRPr="00D56521">
        <w:instrText xml:space="preserve"> REF _Ref46758217 \h </w:instrText>
      </w:r>
      <w:r w:rsidR="00A05AE2">
        <w:instrText xml:space="preserve"> \* MERGEFORMAT </w:instrText>
      </w:r>
      <w:r w:rsidRPr="00D56521">
        <w:fldChar w:fldCharType="separate"/>
      </w:r>
      <w:r w:rsidR="00832978" w:rsidRPr="00D56521">
        <w:t xml:space="preserve">Table </w:t>
      </w:r>
      <w:r w:rsidR="00832978">
        <w:t>C-29</w:t>
      </w:r>
      <w:r w:rsidRPr="00D56521">
        <w:fldChar w:fldCharType="end"/>
      </w:r>
      <w:r w:rsidRPr="00D56521">
        <w:t xml:space="preserve"> </w:t>
      </w:r>
      <w:r w:rsidR="00474A22" w:rsidRPr="00D56521">
        <w:t xml:space="preserve">below relates </w:t>
      </w:r>
      <w:r w:rsidR="003E4EC4" w:rsidRPr="00D56521">
        <w:t xml:space="preserve">an exemplary </w:t>
      </w:r>
      <w:del w:id="2022" w:author="Raphael Malyankar" w:date="2023-08-30T23:13:00Z">
        <w:r w:rsidR="00474A22" w:rsidRPr="00D56521" w:rsidDel="00164A61">
          <w:delText xml:space="preserve">S-101 </w:delText>
        </w:r>
      </w:del>
      <w:r w:rsidR="003E4EC4" w:rsidRPr="00A05AE2">
        <w:rPr>
          <w:b/>
        </w:rPr>
        <w:t>Tidal Stream Panel Data</w:t>
      </w:r>
      <w:r w:rsidR="003E4EC4" w:rsidRPr="00D56521">
        <w:t xml:space="preserve"> </w:t>
      </w:r>
      <w:r w:rsidR="00474A22" w:rsidRPr="00D56521">
        <w:t xml:space="preserve">feature and its attributes to </w:t>
      </w:r>
      <w:r w:rsidR="003E4EC4" w:rsidRPr="00D56521">
        <w:t xml:space="preserve">its </w:t>
      </w:r>
      <w:r w:rsidR="00321F25" w:rsidRPr="00D56521">
        <w:t>display.</w:t>
      </w:r>
      <w:del w:id="2023" w:author="Raphael Malyankar" w:date="2023-08-30T23:13:00Z">
        <w:r w:rsidR="00321F25" w:rsidRPr="00D56521" w:rsidDel="00164A61">
          <w:delText xml:space="preserve"> </w:delText>
        </w:r>
        <w:r w:rsidR="007C15E6" w:rsidRPr="00D56521" w:rsidDel="00164A61">
          <w:delText>S-101 has modelled the tidal stream panel data as a series of complex attributes</w:delText>
        </w:r>
      </w:del>
      <w:r w:rsidR="007C15E6" w:rsidRPr="00D56521">
        <w:t>.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D56521"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D56521" w:rsidRDefault="0089449B" w:rsidP="004E61EE">
            <w:pPr>
              <w:spacing w:after="0" w:line="240" w:lineRule="auto"/>
              <w:jc w:val="center"/>
              <w:rPr>
                <w:rFonts w:cs="Arial"/>
                <w:b/>
                <w:color w:val="339966"/>
                <w:sz w:val="18"/>
                <w:szCs w:val="18"/>
              </w:rPr>
            </w:pPr>
            <w:bookmarkStart w:id="2024" w:name="_Hlk44540805"/>
            <w:r w:rsidRPr="00D56521">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D56521" w:rsidRDefault="0089449B" w:rsidP="006C26BC">
            <w:pPr>
              <w:spacing w:after="0" w:line="240" w:lineRule="auto"/>
              <w:jc w:val="center"/>
              <w:rPr>
                <w:rFonts w:cs="Arial"/>
                <w:b/>
                <w:color w:val="339966"/>
                <w:sz w:val="18"/>
                <w:szCs w:val="18"/>
              </w:rPr>
            </w:pPr>
            <w:r w:rsidRPr="00D56521">
              <w:rPr>
                <w:rFonts w:cs="Arial"/>
                <w:b/>
                <w:color w:val="339966"/>
                <w:sz w:val="18"/>
                <w:szCs w:val="18"/>
              </w:rPr>
              <w:t>Example of ECDIS depiction</w:t>
            </w:r>
          </w:p>
        </w:tc>
      </w:tr>
      <w:tr w:rsidR="0089449B" w:rsidRPr="00D56521"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D56521" w:rsidRDefault="0089449B" w:rsidP="004E61EE">
            <w:pPr>
              <w:spacing w:after="0" w:line="240" w:lineRule="auto"/>
              <w:rPr>
                <w:rFonts w:cs="Arial"/>
                <w:color w:val="0000FF"/>
                <w:sz w:val="18"/>
                <w:szCs w:val="18"/>
              </w:rPr>
            </w:pPr>
          </w:p>
          <w:p w14:paraId="03DDA065" w14:textId="77777777" w:rsidR="0089449B" w:rsidRPr="00D56521" w:rsidRDefault="0089449B" w:rsidP="004E61EE">
            <w:pPr>
              <w:spacing w:after="0" w:line="240" w:lineRule="auto"/>
              <w:rPr>
                <w:rFonts w:cs="Arial"/>
                <w:color w:val="0000FF"/>
                <w:sz w:val="18"/>
                <w:szCs w:val="18"/>
              </w:rPr>
            </w:pPr>
          </w:p>
          <w:p w14:paraId="361AC796" w14:textId="018C642F" w:rsidR="0089449B" w:rsidRPr="00D56521" w:rsidRDefault="0089449B" w:rsidP="004E61EE">
            <w:pPr>
              <w:spacing w:after="0" w:line="240" w:lineRule="auto"/>
              <w:rPr>
                <w:rFonts w:cs="Arial"/>
                <w:color w:val="0000FF"/>
                <w:sz w:val="18"/>
                <w:szCs w:val="18"/>
              </w:rPr>
            </w:pPr>
          </w:p>
          <w:p w14:paraId="2071788C" w14:textId="77777777" w:rsidR="0039340B" w:rsidRDefault="0039340B" w:rsidP="004E61EE">
            <w:pPr>
              <w:spacing w:after="0" w:line="240" w:lineRule="auto"/>
              <w:rPr>
                <w:ins w:id="2025" w:author="Raphael Malyankar" w:date="2023-08-30T23:19:00Z"/>
                <w:rFonts w:cs="Arial"/>
                <w:color w:val="0000FF"/>
                <w:sz w:val="18"/>
                <w:szCs w:val="18"/>
              </w:rPr>
            </w:pPr>
          </w:p>
          <w:p w14:paraId="20507196" w14:textId="77777777" w:rsidR="00532E4D" w:rsidRDefault="00F76C8F" w:rsidP="004E61EE">
            <w:pPr>
              <w:spacing w:after="0" w:line="240" w:lineRule="auto"/>
              <w:rPr>
                <w:ins w:id="2026" w:author="Raphael Malyankar" w:date="2023-08-30T23:19:00Z"/>
                <w:rFonts w:cs="Arial"/>
                <w:color w:val="0000FF"/>
                <w:sz w:val="18"/>
                <w:szCs w:val="18"/>
              </w:rPr>
            </w:pPr>
            <w:r w:rsidRPr="00D56521">
              <w:rPr>
                <w:rFonts w:cs="Arial"/>
                <w:noProof/>
                <w:color w:val="0000FF"/>
                <w:sz w:val="18"/>
                <w:szCs w:val="18"/>
                <w:lang w:val="fr-FR" w:eastAsia="fr-FR"/>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Default="00A24519" w:rsidP="004E61EE">
            <w:pPr>
              <w:spacing w:after="0" w:line="240" w:lineRule="auto"/>
              <w:rPr>
                <w:ins w:id="2027" w:author="Raphael Malyankar" w:date="2023-09-01T09:04:00Z"/>
                <w:rFonts w:cs="Arial"/>
                <w:color w:val="0000FF"/>
                <w:sz w:val="18"/>
                <w:szCs w:val="18"/>
              </w:rPr>
            </w:pPr>
          </w:p>
          <w:p w14:paraId="726269DB" w14:textId="012424D7" w:rsidR="00530907" w:rsidRPr="00D56521" w:rsidRDefault="00530907" w:rsidP="004E61EE">
            <w:pPr>
              <w:spacing w:after="0" w:line="240" w:lineRule="auto"/>
              <w:rPr>
                <w:rFonts w:cs="Arial"/>
                <w:color w:val="0000FF"/>
                <w:sz w:val="18"/>
                <w:szCs w:val="18"/>
              </w:rPr>
            </w:pPr>
            <w:ins w:id="2028" w:author="Raphael Malyankar" w:date="2023-09-01T09:04:00Z">
              <w:r>
                <w:rPr>
                  <w:rFonts w:cs="Arial"/>
                  <w:color w:val="0000FF"/>
                  <w:sz w:val="18"/>
                  <w:szCs w:val="18"/>
                </w:rPr>
                <w:t>(</w:t>
              </w:r>
            </w:ins>
            <w:ins w:id="2029" w:author="Raphael Malyankar" w:date="2023-09-01T09:07:00Z">
              <w:r>
                <w:rPr>
                  <w:rFonts w:cs="Arial"/>
                  <w:color w:val="0000FF"/>
                  <w:sz w:val="18"/>
                  <w:szCs w:val="18"/>
                </w:rPr>
                <w:t>I</w:t>
              </w:r>
            </w:ins>
            <w:ins w:id="2030" w:author="Raphael Malyankar" w:date="2023-09-01T09:04:00Z">
              <w:r>
                <w:rPr>
                  <w:rFonts w:cs="Arial"/>
                  <w:color w:val="0000FF"/>
                  <w:sz w:val="18"/>
                  <w:szCs w:val="18"/>
                </w:rPr>
                <w:t>f values for neaps are provided</w:t>
              </w:r>
            </w:ins>
            <w:ins w:id="2031" w:author="Raphael Malyankar" w:date="2023-09-01T09:05:00Z">
              <w:r>
                <w:rPr>
                  <w:rFonts w:cs="Arial"/>
                  <w:color w:val="0000FF"/>
                  <w:sz w:val="18"/>
                  <w:szCs w:val="18"/>
                </w:rPr>
                <w:t xml:space="preserve"> in</w:t>
              </w:r>
            </w:ins>
            <w:ins w:id="2032" w:author="Raphael Malyankar" w:date="2023-09-01T09:06:00Z">
              <w:r>
                <w:rPr>
                  <w:rFonts w:cs="Arial"/>
                  <w:color w:val="0000FF"/>
                  <w:sz w:val="18"/>
                  <w:szCs w:val="18"/>
                </w:rPr>
                <w:t xml:space="preserve"> a </w:t>
              </w:r>
              <w:r>
                <w:rPr>
                  <w:rFonts w:cs="Arial"/>
                  <w:color w:val="0000FF"/>
                  <w:sz w:val="18"/>
                  <w:szCs w:val="18"/>
                </w:rPr>
                <w:lastRenderedPageBreak/>
                <w:t xml:space="preserve">separate </w:t>
              </w:r>
              <w:r w:rsidRPr="00530907">
                <w:rPr>
                  <w:rFonts w:cs="Arial"/>
                  <w:i/>
                  <w:iCs/>
                  <w:color w:val="0000FF"/>
                  <w:sz w:val="18"/>
                  <w:szCs w:val="18"/>
                </w:rPr>
                <w:t>tidal stream panel</w:t>
              </w:r>
              <w:r>
                <w:rPr>
                  <w:rFonts w:cs="Arial"/>
                  <w:color w:val="0000FF"/>
                  <w:sz w:val="18"/>
                  <w:szCs w:val="18"/>
                </w:rPr>
                <w:t xml:space="preserve"> complex attribute</w:t>
              </w:r>
            </w:ins>
            <w:ins w:id="2033" w:author="Raphael Malyankar" w:date="2023-09-01T09:07:00Z">
              <w:r>
                <w:rPr>
                  <w:rFonts w:cs="Arial"/>
                  <w:color w:val="0000FF"/>
                  <w:sz w:val="18"/>
                  <w:szCs w:val="18"/>
                </w:rPr>
                <w:t xml:space="preserve"> in</w:t>
              </w:r>
            </w:ins>
            <w:ins w:id="2034" w:author="Raphael Malyankar" w:date="2023-09-01T09:05:00Z">
              <w:r>
                <w:rPr>
                  <w:rFonts w:cs="Arial"/>
                  <w:color w:val="0000FF"/>
                  <w:sz w:val="18"/>
                  <w:szCs w:val="18"/>
                </w:rPr>
                <w:t xml:space="preserve"> the same feature, </w:t>
              </w:r>
            </w:ins>
            <w:ins w:id="2035" w:author="Raphael Malyankar" w:date="2023-09-01T09:04:00Z">
              <w:r>
                <w:rPr>
                  <w:rFonts w:cs="Arial"/>
                  <w:color w:val="0000FF"/>
                  <w:sz w:val="18"/>
                  <w:szCs w:val="18"/>
                </w:rPr>
                <w:t>a</w:t>
              </w:r>
            </w:ins>
            <w:ins w:id="2036" w:author="Raphael Malyankar" w:date="2023-09-01T09:08:00Z">
              <w:r w:rsidR="004360DB">
                <w:rPr>
                  <w:rFonts w:cs="Arial"/>
                  <w:color w:val="0000FF"/>
                  <w:sz w:val="18"/>
                  <w:szCs w:val="18"/>
                </w:rPr>
                <w:t xml:space="preserve"> similar</w:t>
              </w:r>
            </w:ins>
            <w:ins w:id="2037" w:author="Raphael Malyankar" w:date="2023-09-01T09:05:00Z">
              <w:r>
                <w:rPr>
                  <w:rFonts w:cs="Arial"/>
                  <w:color w:val="0000FF"/>
                  <w:sz w:val="18"/>
                  <w:szCs w:val="18"/>
                </w:rPr>
                <w:t xml:space="preserve">  table for neaps</w:t>
              </w:r>
            </w:ins>
            <w:ins w:id="2038" w:author="Raphael Malyankar" w:date="2023-09-01T09:06:00Z">
              <w:r>
                <w:rPr>
                  <w:rFonts w:cs="Arial"/>
                  <w:color w:val="0000FF"/>
                  <w:sz w:val="18"/>
                  <w:szCs w:val="18"/>
                </w:rPr>
                <w:t xml:space="preserve"> </w:t>
              </w:r>
            </w:ins>
            <w:ins w:id="2039" w:author="Raphael Malyankar" w:date="2023-09-01T09:07:00Z">
              <w:r>
                <w:rPr>
                  <w:rFonts w:cs="Arial"/>
                  <w:color w:val="0000FF"/>
                  <w:sz w:val="18"/>
                  <w:szCs w:val="18"/>
                </w:rPr>
                <w:t>must</w:t>
              </w:r>
            </w:ins>
            <w:ins w:id="2040" w:author="Raphael Malyankar" w:date="2023-09-01T09:06:00Z">
              <w:r>
                <w:rPr>
                  <w:rFonts w:cs="Arial"/>
                  <w:color w:val="0000FF"/>
                  <w:sz w:val="18"/>
                  <w:szCs w:val="18"/>
                </w:rPr>
                <w:t xml:space="preserve"> be</w:t>
              </w:r>
            </w:ins>
            <w:ins w:id="2041" w:author="Raphael Malyankar" w:date="2023-09-01T09:07:00Z">
              <w:r>
                <w:rPr>
                  <w:rFonts w:cs="Arial"/>
                  <w:color w:val="0000FF"/>
                  <w:sz w:val="18"/>
                  <w:szCs w:val="18"/>
                </w:rPr>
                <w:t xml:space="preserve"> provided</w:t>
              </w:r>
            </w:ins>
            <w:ins w:id="2042" w:author="Raphael Malyankar" w:date="2023-09-01T09:08:00Z">
              <w:r w:rsidR="004360DB">
                <w:rPr>
                  <w:rFonts w:cs="Arial"/>
                  <w:color w:val="0000FF"/>
                  <w:sz w:val="18"/>
                  <w:szCs w:val="18"/>
                </w:rPr>
                <w:t xml:space="preserve"> in the UI</w:t>
              </w:r>
            </w:ins>
            <w:ins w:id="2043" w:author="Raphael Malyankar" w:date="2023-09-01T09:07:00Z">
              <w:r>
                <w:rPr>
                  <w:rFonts w:cs="Arial"/>
                  <w:color w:val="0000FF"/>
                  <w:sz w:val="18"/>
                  <w:szCs w:val="18"/>
                </w:rPr>
                <w:t>.</w:t>
              </w:r>
            </w:ins>
            <w:ins w:id="2044" w:author="Raphael Malyankar" w:date="2023-09-01T09:05:00Z">
              <w:r>
                <w:rPr>
                  <w:rFonts w:cs="Arial"/>
                  <w:color w:val="0000FF"/>
                  <w:sz w:val="18"/>
                  <w:szCs w:val="18"/>
                </w:rPr>
                <w:t>)</w:t>
              </w:r>
            </w:ins>
          </w:p>
        </w:tc>
      </w:tr>
      <w:tr w:rsidR="0089449B" w:rsidRPr="00D56521"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D56521" w:rsidRDefault="0089449B" w:rsidP="004E61EE">
            <w:pPr>
              <w:spacing w:after="0" w:line="240" w:lineRule="auto"/>
              <w:rPr>
                <w:rFonts w:cs="Arial"/>
                <w:color w:val="0000FF"/>
                <w:sz w:val="18"/>
                <w:szCs w:val="18"/>
              </w:rPr>
            </w:pPr>
          </w:p>
        </w:tc>
      </w:tr>
      <w:tr w:rsidR="0089449B" w:rsidRPr="00D56521"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D56521" w:rsidRDefault="0089449B" w:rsidP="004E61EE">
            <w:pPr>
              <w:spacing w:after="0" w:line="240" w:lineRule="auto"/>
              <w:rPr>
                <w:rFonts w:cs="Arial"/>
                <w:i/>
                <w:color w:val="339966"/>
                <w:sz w:val="18"/>
                <w:szCs w:val="18"/>
              </w:rPr>
            </w:pPr>
          </w:p>
        </w:tc>
      </w:tr>
      <w:tr w:rsidR="0089449B" w:rsidRPr="00D56521"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D56521" w:rsidRDefault="0089449B" w:rsidP="004E61EE">
            <w:pPr>
              <w:spacing w:after="0" w:line="240" w:lineRule="auto"/>
              <w:rPr>
                <w:rFonts w:cs="Arial"/>
                <w:color w:val="0000FF"/>
                <w:sz w:val="18"/>
                <w:szCs w:val="18"/>
              </w:rPr>
            </w:pPr>
          </w:p>
        </w:tc>
      </w:tr>
      <w:tr w:rsidR="0089449B" w:rsidRPr="00D56521"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D56521" w:rsidRDefault="0089449B" w:rsidP="004E61EE">
            <w:pPr>
              <w:spacing w:after="0" w:line="240" w:lineRule="auto"/>
              <w:rPr>
                <w:rFonts w:cs="Arial"/>
                <w:color w:val="0000FF"/>
                <w:sz w:val="18"/>
                <w:szCs w:val="18"/>
              </w:rPr>
            </w:pPr>
          </w:p>
        </w:tc>
      </w:tr>
      <w:tr w:rsidR="0089449B" w:rsidRPr="00D56521"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speed</w:t>
            </w:r>
            <w:r w:rsidR="0089449B" w:rsidRPr="00D56521">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D56521" w:rsidRDefault="0089449B" w:rsidP="004E61EE">
            <w:pPr>
              <w:spacing w:after="0" w:line="240" w:lineRule="auto"/>
              <w:jc w:val="right"/>
              <w:rPr>
                <w:rFonts w:cs="Arial"/>
                <w:color w:val="0000FF"/>
                <w:sz w:val="18"/>
                <w:szCs w:val="18"/>
              </w:rPr>
            </w:pPr>
          </w:p>
        </w:tc>
      </w:tr>
      <w:tr w:rsidR="0089449B" w:rsidRPr="00D56521"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D56521" w:rsidRDefault="0089449B" w:rsidP="004E61EE">
            <w:pPr>
              <w:spacing w:after="0" w:line="240" w:lineRule="auto"/>
              <w:jc w:val="right"/>
              <w:rPr>
                <w:rFonts w:cs="Arial"/>
                <w:color w:val="0000FF"/>
                <w:sz w:val="18"/>
                <w:szCs w:val="18"/>
              </w:rPr>
            </w:pPr>
          </w:p>
        </w:tc>
      </w:tr>
      <w:tr w:rsidR="0089449B" w:rsidRPr="00D56521"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D56521" w:rsidRDefault="0089449B" w:rsidP="004E61EE">
            <w:pPr>
              <w:spacing w:after="0" w:line="240" w:lineRule="auto"/>
              <w:jc w:val="right"/>
              <w:rPr>
                <w:rFonts w:cs="Arial"/>
                <w:color w:val="0000FF"/>
                <w:sz w:val="18"/>
                <w:szCs w:val="18"/>
              </w:rPr>
            </w:pPr>
          </w:p>
        </w:tc>
      </w:tr>
      <w:tr w:rsidR="0089449B" w:rsidRPr="00D56521"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D56521" w:rsidRDefault="0089449B" w:rsidP="004E61EE">
            <w:pPr>
              <w:spacing w:after="0" w:line="240" w:lineRule="auto"/>
              <w:jc w:val="right"/>
              <w:rPr>
                <w:rFonts w:cs="Arial"/>
                <w:color w:val="0000FF"/>
                <w:sz w:val="18"/>
                <w:szCs w:val="18"/>
              </w:rPr>
            </w:pPr>
          </w:p>
        </w:tc>
      </w:tr>
      <w:tr w:rsidR="0089449B" w:rsidRPr="00D56521"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D56521" w:rsidRDefault="0089449B" w:rsidP="004E61EE">
            <w:pPr>
              <w:spacing w:after="0" w:line="240" w:lineRule="auto"/>
              <w:jc w:val="right"/>
              <w:rPr>
                <w:rFonts w:cs="Arial"/>
                <w:color w:val="0000FF"/>
                <w:sz w:val="18"/>
                <w:szCs w:val="18"/>
              </w:rPr>
            </w:pPr>
          </w:p>
        </w:tc>
      </w:tr>
      <w:tr w:rsidR="0089449B" w:rsidRPr="00D56521"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D56521" w:rsidRDefault="0089449B" w:rsidP="004E61EE">
            <w:pPr>
              <w:spacing w:after="0" w:line="240" w:lineRule="auto"/>
              <w:jc w:val="right"/>
              <w:rPr>
                <w:rFonts w:cs="Arial"/>
                <w:color w:val="0000FF"/>
                <w:sz w:val="18"/>
                <w:szCs w:val="18"/>
              </w:rPr>
            </w:pPr>
          </w:p>
        </w:tc>
      </w:tr>
      <w:tr w:rsidR="0089449B" w:rsidRPr="00D56521"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lastRenderedPageBreak/>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D56521" w:rsidRDefault="0089449B" w:rsidP="004E61EE">
            <w:pPr>
              <w:spacing w:after="0" w:line="240" w:lineRule="auto"/>
              <w:jc w:val="right"/>
              <w:rPr>
                <w:rFonts w:cs="Arial"/>
                <w:color w:val="0000FF"/>
                <w:sz w:val="18"/>
                <w:szCs w:val="18"/>
              </w:rPr>
            </w:pPr>
          </w:p>
        </w:tc>
      </w:tr>
      <w:tr w:rsidR="0089449B" w:rsidRPr="00D56521"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D56521"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D56521" w:rsidRDefault="0089449B" w:rsidP="004E61EE">
            <w:pPr>
              <w:spacing w:after="0" w:line="240" w:lineRule="auto"/>
              <w:jc w:val="right"/>
              <w:rPr>
                <w:rFonts w:cs="Arial"/>
                <w:color w:val="0000FF"/>
                <w:sz w:val="18"/>
                <w:szCs w:val="18"/>
              </w:rPr>
            </w:pPr>
          </w:p>
        </w:tc>
      </w:tr>
      <w:tr w:rsidR="0089449B" w:rsidRPr="00D56521"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D56521"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D56521" w:rsidRDefault="0089449B" w:rsidP="004E61EE">
            <w:pPr>
              <w:spacing w:after="0" w:line="240" w:lineRule="auto"/>
              <w:jc w:val="right"/>
              <w:rPr>
                <w:rFonts w:cs="Arial"/>
                <w:color w:val="0000FF"/>
                <w:sz w:val="18"/>
                <w:szCs w:val="18"/>
              </w:rPr>
            </w:pPr>
          </w:p>
        </w:tc>
      </w:tr>
      <w:tr w:rsidR="0089449B" w:rsidRPr="00D56521"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D56521" w:rsidRDefault="0089449B" w:rsidP="004E61EE">
            <w:pPr>
              <w:spacing w:after="0" w:line="240" w:lineRule="auto"/>
              <w:jc w:val="right"/>
              <w:rPr>
                <w:rFonts w:cs="Arial"/>
                <w:color w:val="0000FF"/>
                <w:sz w:val="18"/>
                <w:szCs w:val="18"/>
              </w:rPr>
            </w:pPr>
          </w:p>
        </w:tc>
      </w:tr>
      <w:tr w:rsidR="0089449B" w:rsidRPr="00D56521"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D56521" w:rsidRDefault="0089449B" w:rsidP="004E61EE">
            <w:pPr>
              <w:spacing w:after="0" w:line="240" w:lineRule="auto"/>
              <w:jc w:val="right"/>
              <w:rPr>
                <w:rFonts w:cs="Arial"/>
                <w:color w:val="0000FF"/>
                <w:sz w:val="18"/>
                <w:szCs w:val="18"/>
              </w:rPr>
            </w:pPr>
          </w:p>
        </w:tc>
      </w:tr>
      <w:tr w:rsidR="0089449B" w:rsidRPr="00D56521"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D56521" w:rsidRDefault="0089449B" w:rsidP="004E61EE">
            <w:pPr>
              <w:spacing w:after="0" w:line="240" w:lineRule="auto"/>
              <w:jc w:val="right"/>
              <w:rPr>
                <w:rFonts w:cs="Arial"/>
                <w:color w:val="0000FF"/>
                <w:sz w:val="18"/>
                <w:szCs w:val="18"/>
              </w:rPr>
            </w:pPr>
          </w:p>
        </w:tc>
      </w:tr>
      <w:tr w:rsidR="0089449B" w:rsidRPr="00D56521"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D56521" w:rsidRDefault="0089449B" w:rsidP="004E61EE">
            <w:pPr>
              <w:spacing w:after="0" w:line="240" w:lineRule="auto"/>
              <w:jc w:val="right"/>
              <w:rPr>
                <w:rFonts w:cs="Arial"/>
                <w:color w:val="0000FF"/>
                <w:sz w:val="18"/>
                <w:szCs w:val="18"/>
              </w:rPr>
            </w:pPr>
          </w:p>
        </w:tc>
      </w:tr>
      <w:tr w:rsidR="0089449B" w:rsidRPr="00D56521"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D56521" w:rsidRDefault="0089449B" w:rsidP="004E61EE">
            <w:pPr>
              <w:spacing w:after="0" w:line="240" w:lineRule="auto"/>
              <w:jc w:val="right"/>
              <w:rPr>
                <w:rFonts w:cs="Arial"/>
                <w:color w:val="0000FF"/>
                <w:sz w:val="18"/>
                <w:szCs w:val="18"/>
              </w:rPr>
            </w:pPr>
          </w:p>
        </w:tc>
      </w:tr>
      <w:tr w:rsidR="0089449B" w:rsidRPr="00D56521"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D56521" w:rsidRDefault="0089449B" w:rsidP="004E61EE">
            <w:pPr>
              <w:spacing w:after="0" w:line="240" w:lineRule="auto"/>
              <w:jc w:val="right"/>
              <w:rPr>
                <w:rFonts w:cs="Arial"/>
                <w:color w:val="0000FF"/>
                <w:sz w:val="18"/>
                <w:szCs w:val="18"/>
              </w:rPr>
            </w:pPr>
          </w:p>
        </w:tc>
      </w:tr>
      <w:tr w:rsidR="0089449B" w:rsidRPr="00D56521"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D56521" w:rsidRDefault="0089449B" w:rsidP="004E61EE">
            <w:pPr>
              <w:spacing w:after="0" w:line="240" w:lineRule="auto"/>
              <w:jc w:val="right"/>
              <w:rPr>
                <w:rFonts w:cs="Arial"/>
                <w:color w:val="0000FF"/>
                <w:sz w:val="18"/>
                <w:szCs w:val="18"/>
              </w:rPr>
            </w:pPr>
          </w:p>
        </w:tc>
      </w:tr>
      <w:tr w:rsidR="0089449B" w:rsidRPr="00D56521"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D56521" w:rsidRDefault="0089449B" w:rsidP="004E61EE">
            <w:pPr>
              <w:spacing w:after="0" w:line="240" w:lineRule="auto"/>
              <w:jc w:val="right"/>
              <w:rPr>
                <w:rFonts w:cs="Arial"/>
                <w:color w:val="0000FF"/>
                <w:sz w:val="18"/>
                <w:szCs w:val="18"/>
              </w:rPr>
            </w:pPr>
          </w:p>
        </w:tc>
      </w:tr>
      <w:tr w:rsidR="0089449B" w:rsidRPr="00D56521"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D56521" w:rsidRDefault="0089449B" w:rsidP="004E61EE">
            <w:pPr>
              <w:spacing w:after="0" w:line="240" w:lineRule="auto"/>
              <w:jc w:val="right"/>
              <w:rPr>
                <w:rFonts w:cs="Arial"/>
                <w:color w:val="0000FF"/>
                <w:sz w:val="18"/>
                <w:szCs w:val="18"/>
              </w:rPr>
            </w:pPr>
          </w:p>
        </w:tc>
      </w:tr>
      <w:tr w:rsidR="0089449B" w:rsidRPr="00D56521"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D56521" w:rsidRDefault="0089449B" w:rsidP="004E61EE">
            <w:pPr>
              <w:spacing w:after="0" w:line="240" w:lineRule="auto"/>
              <w:jc w:val="right"/>
              <w:rPr>
                <w:rFonts w:cs="Arial"/>
                <w:color w:val="0000FF"/>
                <w:sz w:val="18"/>
                <w:szCs w:val="18"/>
              </w:rPr>
            </w:pPr>
          </w:p>
        </w:tc>
      </w:tr>
      <w:tr w:rsidR="0089449B" w:rsidRPr="00D56521"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D56521" w:rsidRDefault="0089449B" w:rsidP="004E61EE">
            <w:pPr>
              <w:spacing w:after="0" w:line="240" w:lineRule="auto"/>
              <w:jc w:val="right"/>
              <w:rPr>
                <w:rFonts w:cs="Arial"/>
                <w:color w:val="0000FF"/>
                <w:sz w:val="18"/>
                <w:szCs w:val="18"/>
              </w:rPr>
            </w:pPr>
          </w:p>
        </w:tc>
      </w:tr>
      <w:tr w:rsidR="0089449B" w:rsidRPr="00D56521"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D56521" w:rsidRDefault="0089449B" w:rsidP="004E61EE">
            <w:pPr>
              <w:spacing w:after="0" w:line="240" w:lineRule="auto"/>
              <w:jc w:val="right"/>
              <w:rPr>
                <w:rFonts w:cs="Arial"/>
                <w:color w:val="0000FF"/>
                <w:sz w:val="18"/>
                <w:szCs w:val="18"/>
              </w:rPr>
            </w:pPr>
          </w:p>
        </w:tc>
      </w:tr>
      <w:tr w:rsidR="0089449B" w:rsidRPr="00D56521"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D56521" w:rsidRDefault="0089449B" w:rsidP="004E61EE">
            <w:pPr>
              <w:spacing w:after="0" w:line="240" w:lineRule="auto"/>
              <w:jc w:val="right"/>
              <w:rPr>
                <w:rFonts w:cs="Arial"/>
                <w:color w:val="0000FF"/>
                <w:sz w:val="18"/>
                <w:szCs w:val="18"/>
              </w:rPr>
            </w:pPr>
          </w:p>
        </w:tc>
      </w:tr>
      <w:tr w:rsidR="0089449B" w:rsidRPr="00D56521"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D56521" w:rsidRDefault="0089449B" w:rsidP="004E61EE">
            <w:pPr>
              <w:spacing w:after="0" w:line="240" w:lineRule="auto"/>
              <w:jc w:val="right"/>
              <w:rPr>
                <w:rFonts w:cs="Arial"/>
                <w:color w:val="0000FF"/>
                <w:sz w:val="18"/>
                <w:szCs w:val="18"/>
              </w:rPr>
            </w:pPr>
          </w:p>
        </w:tc>
      </w:tr>
      <w:tr w:rsidR="0089449B" w:rsidRPr="00D56521"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D56521" w:rsidRDefault="0089449B" w:rsidP="004E61EE">
            <w:pPr>
              <w:spacing w:after="0" w:line="240" w:lineRule="auto"/>
              <w:jc w:val="right"/>
              <w:rPr>
                <w:rFonts w:cs="Arial"/>
                <w:color w:val="0000FF"/>
                <w:sz w:val="18"/>
                <w:szCs w:val="18"/>
              </w:rPr>
            </w:pPr>
          </w:p>
        </w:tc>
      </w:tr>
      <w:tr w:rsidR="0089449B" w:rsidRPr="00D56521"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D56521" w:rsidRDefault="0089449B" w:rsidP="004E61EE">
            <w:pPr>
              <w:spacing w:after="0" w:line="240" w:lineRule="auto"/>
              <w:jc w:val="right"/>
              <w:rPr>
                <w:rFonts w:cs="Arial"/>
                <w:color w:val="0000FF"/>
                <w:sz w:val="18"/>
                <w:szCs w:val="18"/>
              </w:rPr>
            </w:pPr>
          </w:p>
        </w:tc>
      </w:tr>
      <w:tr w:rsidR="0089449B" w:rsidRPr="00D56521"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D56521" w:rsidRDefault="0089449B" w:rsidP="004E61EE">
            <w:pPr>
              <w:spacing w:after="0" w:line="240" w:lineRule="auto"/>
              <w:jc w:val="right"/>
              <w:rPr>
                <w:rFonts w:cs="Arial"/>
                <w:color w:val="0000FF"/>
                <w:sz w:val="18"/>
                <w:szCs w:val="18"/>
              </w:rPr>
            </w:pPr>
          </w:p>
        </w:tc>
      </w:tr>
      <w:tr w:rsidR="0089449B" w:rsidRPr="00D56521"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D56521" w:rsidRDefault="0089449B" w:rsidP="004E61EE">
            <w:pPr>
              <w:spacing w:after="0" w:line="240" w:lineRule="auto"/>
              <w:jc w:val="right"/>
              <w:rPr>
                <w:rFonts w:cs="Arial"/>
                <w:color w:val="0000FF"/>
                <w:sz w:val="18"/>
                <w:szCs w:val="18"/>
              </w:rPr>
            </w:pPr>
          </w:p>
        </w:tc>
      </w:tr>
      <w:tr w:rsidR="0089449B" w:rsidRPr="00D56521"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D56521" w:rsidRDefault="0089449B" w:rsidP="004E61EE">
            <w:pPr>
              <w:spacing w:after="0" w:line="240" w:lineRule="auto"/>
              <w:jc w:val="right"/>
              <w:rPr>
                <w:rFonts w:cs="Arial"/>
                <w:color w:val="0000FF"/>
                <w:sz w:val="18"/>
                <w:szCs w:val="18"/>
              </w:rPr>
            </w:pPr>
          </w:p>
        </w:tc>
      </w:tr>
      <w:tr w:rsidR="0089449B" w:rsidRPr="00D56521"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D56521" w:rsidRDefault="0089449B" w:rsidP="004E61EE">
            <w:pPr>
              <w:spacing w:after="0" w:line="240" w:lineRule="auto"/>
              <w:jc w:val="right"/>
              <w:rPr>
                <w:rFonts w:cs="Arial"/>
                <w:color w:val="0000FF"/>
                <w:sz w:val="18"/>
                <w:szCs w:val="18"/>
              </w:rPr>
            </w:pPr>
          </w:p>
        </w:tc>
      </w:tr>
      <w:tr w:rsidR="0089449B" w:rsidRPr="00D56521"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D56521" w:rsidRDefault="0089449B" w:rsidP="004E61EE">
            <w:pPr>
              <w:spacing w:after="0" w:line="240" w:lineRule="auto"/>
              <w:jc w:val="right"/>
              <w:rPr>
                <w:rFonts w:cs="Arial"/>
                <w:color w:val="0000FF"/>
                <w:sz w:val="18"/>
                <w:szCs w:val="18"/>
              </w:rPr>
            </w:pPr>
          </w:p>
        </w:tc>
      </w:tr>
      <w:tr w:rsidR="0089449B" w:rsidRPr="00D56521"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D56521" w:rsidRDefault="0089449B" w:rsidP="004E61EE">
            <w:pPr>
              <w:keepNext/>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D56521" w:rsidRDefault="0089449B" w:rsidP="004E61EE">
            <w:pPr>
              <w:keepNext/>
              <w:spacing w:after="0" w:line="240" w:lineRule="auto"/>
              <w:jc w:val="right"/>
              <w:rPr>
                <w:rFonts w:cs="Arial"/>
                <w:color w:val="0000FF"/>
                <w:sz w:val="18"/>
                <w:szCs w:val="18"/>
              </w:rPr>
            </w:pPr>
          </w:p>
        </w:tc>
      </w:tr>
    </w:tbl>
    <w:p w14:paraId="071ECD70" w14:textId="055A704C" w:rsidR="00662EDA" w:rsidRDefault="00662EDA" w:rsidP="00A05AE2">
      <w:pPr>
        <w:pStyle w:val="Caption"/>
        <w:spacing w:after="120" w:line="240" w:lineRule="auto"/>
        <w:jc w:val="center"/>
      </w:pPr>
      <w:bookmarkStart w:id="2045" w:name="_Ref46758217"/>
      <w:bookmarkEnd w:id="2024"/>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29</w:t>
      </w:r>
      <w:r w:rsidR="00331A1D" w:rsidRPr="00D56521">
        <w:fldChar w:fldCharType="end"/>
      </w:r>
      <w:bookmarkEnd w:id="2045"/>
      <w:r w:rsidRPr="00D56521">
        <w:t xml:space="preserve"> - Example of tidal stream panel data</w:t>
      </w:r>
      <w:r w:rsidR="004342FC" w:rsidRPr="00D56521">
        <w:t xml:space="preserve"> and its ECDIS display</w:t>
      </w:r>
    </w:p>
    <w:p w14:paraId="68C114A8" w14:textId="77777777" w:rsidR="00A05AE2" w:rsidRPr="00A05AE2" w:rsidRDefault="00A05AE2" w:rsidP="00A05AE2">
      <w:pPr>
        <w:spacing w:after="120" w:line="240" w:lineRule="auto"/>
      </w:pPr>
      <w:commentRangeStart w:id="2046"/>
    </w:p>
    <w:p w14:paraId="3935D3FF" w14:textId="28B6D638" w:rsidR="00B40FD2" w:rsidRPr="0007289C" w:rsidRDefault="00B61EF8" w:rsidP="00E673D5">
      <w:pPr>
        <w:pStyle w:val="Heading2"/>
        <w:rPr>
          <w:strike/>
          <w:rPrChange w:id="2047" w:author="jonathan pritchard" w:date="2024-07-17T12:02:00Z" w16du:dateUtc="2024-07-17T11:02:00Z">
            <w:rPr/>
          </w:rPrChange>
        </w:rPr>
      </w:pPr>
      <w:bookmarkStart w:id="2048" w:name="_Ref47357465"/>
      <w:bookmarkStart w:id="2049" w:name="_Toc144421387"/>
      <w:r w:rsidRPr="0007289C">
        <w:rPr>
          <w:strike/>
          <w:rPrChange w:id="2050" w:author="jonathan pritchard" w:date="2024-07-17T12:02:00Z" w16du:dateUtc="2024-07-17T11:02:00Z">
            <w:rPr/>
          </w:rPrChange>
        </w:rPr>
        <w:t xml:space="preserve">Schedules, </w:t>
      </w:r>
      <w:r w:rsidR="002519D7" w:rsidRPr="0007289C">
        <w:rPr>
          <w:strike/>
          <w:rPrChange w:id="2051" w:author="jonathan pritchard" w:date="2024-07-17T12:02:00Z" w16du:dateUtc="2024-07-17T11:02:00Z">
            <w:rPr/>
          </w:rPrChange>
        </w:rPr>
        <w:t>c</w:t>
      </w:r>
      <w:r w:rsidRPr="0007289C">
        <w:rPr>
          <w:strike/>
          <w:rPrChange w:id="2052" w:author="jonathan pritchard" w:date="2024-07-17T12:02:00Z" w16du:dateUtc="2024-07-17T11:02:00Z">
            <w:rPr/>
          </w:rPrChange>
        </w:rPr>
        <w:t>ontact Information</w:t>
      </w:r>
      <w:r w:rsidR="00047335" w:rsidRPr="0007289C">
        <w:rPr>
          <w:strike/>
          <w:rPrChange w:id="2053" w:author="jonathan pritchard" w:date="2024-07-17T12:02:00Z" w16du:dateUtc="2024-07-17T11:02:00Z">
            <w:rPr/>
          </w:rPrChange>
        </w:rPr>
        <w:t>,</w:t>
      </w:r>
      <w:r w:rsidRPr="0007289C">
        <w:rPr>
          <w:strike/>
          <w:rPrChange w:id="2054" w:author="jonathan pritchard" w:date="2024-07-17T12:02:00Z" w16du:dateUtc="2024-07-17T11:02:00Z">
            <w:rPr/>
          </w:rPrChange>
        </w:rPr>
        <w:t xml:space="preserve"> and </w:t>
      </w:r>
      <w:r w:rsidR="002519D7" w:rsidRPr="0007289C">
        <w:rPr>
          <w:strike/>
          <w:rPrChange w:id="2055" w:author="jonathan pritchard" w:date="2024-07-17T12:02:00Z" w16du:dateUtc="2024-07-17T11:02:00Z">
            <w:rPr/>
          </w:rPrChange>
        </w:rPr>
        <w:t>v</w:t>
      </w:r>
      <w:r w:rsidR="00047335" w:rsidRPr="0007289C">
        <w:rPr>
          <w:strike/>
          <w:rPrChange w:id="2056" w:author="jonathan pritchard" w:date="2024-07-17T12:02:00Z" w16du:dateUtc="2024-07-17T11:02:00Z">
            <w:rPr/>
          </w:rPrChange>
        </w:rPr>
        <w:t xml:space="preserve">essel </w:t>
      </w:r>
      <w:r w:rsidR="002519D7" w:rsidRPr="0007289C">
        <w:rPr>
          <w:strike/>
          <w:rPrChange w:id="2057" w:author="jonathan pritchard" w:date="2024-07-17T12:02:00Z" w16du:dateUtc="2024-07-17T11:02:00Z">
            <w:rPr/>
          </w:rPrChange>
        </w:rPr>
        <w:t>c</w:t>
      </w:r>
      <w:r w:rsidR="00047335" w:rsidRPr="0007289C">
        <w:rPr>
          <w:strike/>
          <w:rPrChange w:id="2058" w:author="jonathan pritchard" w:date="2024-07-17T12:02:00Z" w16du:dateUtc="2024-07-17T11:02:00Z">
            <w:rPr/>
          </w:rPrChange>
        </w:rPr>
        <w:t>haracteristics</w:t>
      </w:r>
      <w:bookmarkEnd w:id="2048"/>
      <w:bookmarkEnd w:id="2049"/>
    </w:p>
    <w:p w14:paraId="16011E20" w14:textId="7AC0448A" w:rsidR="00047335" w:rsidRDefault="00047335" w:rsidP="006C26BC">
      <w:pPr>
        <w:spacing w:after="120" w:line="240" w:lineRule="auto"/>
        <w:jc w:val="both"/>
        <w:rPr>
          <w:color w:val="FF0000"/>
        </w:rPr>
      </w:pPr>
      <w:r w:rsidRPr="006C26BC">
        <w:rPr>
          <w:color w:val="FF0000"/>
        </w:rPr>
        <w:t>[Templates to be developed.]</w:t>
      </w:r>
      <w:commentRangeEnd w:id="2046"/>
      <w:r w:rsidR="00BB0BEC">
        <w:rPr>
          <w:rStyle w:val="CommentReference"/>
        </w:rPr>
        <w:commentReference w:id="2046"/>
      </w:r>
    </w:p>
    <w:p w14:paraId="50BDACCF" w14:textId="77777777" w:rsidR="006C26BC" w:rsidRPr="006C26BC" w:rsidRDefault="006C26BC" w:rsidP="006C26BC">
      <w:pPr>
        <w:spacing w:after="120" w:line="240" w:lineRule="auto"/>
      </w:pPr>
    </w:p>
    <w:p w14:paraId="3D126868" w14:textId="2EB7F9A1" w:rsidR="00DF3726" w:rsidRPr="0007289C" w:rsidRDefault="00DF3726" w:rsidP="00E673D5">
      <w:pPr>
        <w:pStyle w:val="Heading2"/>
        <w:rPr>
          <w:strike/>
          <w:rPrChange w:id="2059" w:author="jonathan pritchard" w:date="2024-07-17T12:02:00Z" w16du:dateUtc="2024-07-17T11:02:00Z">
            <w:rPr/>
          </w:rPrChange>
        </w:rPr>
      </w:pPr>
      <w:bookmarkStart w:id="2060" w:name="_Toc144421388"/>
      <w:commentRangeStart w:id="2061"/>
      <w:r w:rsidRPr="0007289C">
        <w:rPr>
          <w:strike/>
          <w:rPrChange w:id="2062" w:author="jonathan pritchard" w:date="2024-07-17T12:02:00Z" w16du:dateUtc="2024-07-17T11:02:00Z">
            <w:rPr/>
          </w:rPrChange>
        </w:rPr>
        <w:t xml:space="preserve">Special </w:t>
      </w:r>
      <w:r w:rsidR="006C26BC" w:rsidRPr="0007289C">
        <w:rPr>
          <w:strike/>
          <w:rPrChange w:id="2063" w:author="jonathan pritchard" w:date="2024-07-17T12:02:00Z" w16du:dateUtc="2024-07-17T11:02:00Z">
            <w:rPr/>
          </w:rPrChange>
        </w:rPr>
        <w:t>P</w:t>
      </w:r>
      <w:r w:rsidRPr="0007289C">
        <w:rPr>
          <w:strike/>
          <w:rPrChange w:id="2064" w:author="jonathan pritchard" w:date="2024-07-17T12:02:00Z" w16du:dateUtc="2024-07-17T11:02:00Z">
            <w:rPr/>
          </w:rPrChange>
        </w:rPr>
        <w:t xml:space="preserve">ick </w:t>
      </w:r>
      <w:r w:rsidR="006C26BC" w:rsidRPr="0007289C">
        <w:rPr>
          <w:strike/>
          <w:rPrChange w:id="2065" w:author="jonathan pritchard" w:date="2024-07-17T12:02:00Z" w16du:dateUtc="2024-07-17T11:02:00Z">
            <w:rPr/>
          </w:rPrChange>
        </w:rPr>
        <w:t>R</w:t>
      </w:r>
      <w:r w:rsidRPr="0007289C">
        <w:rPr>
          <w:strike/>
          <w:rPrChange w:id="2066" w:author="jonathan pritchard" w:date="2024-07-17T12:02:00Z" w16du:dateUtc="2024-07-17T11:02:00Z">
            <w:rPr/>
          </w:rPrChange>
        </w:rPr>
        <w:t>eport formats</w:t>
      </w:r>
      <w:bookmarkEnd w:id="2060"/>
    </w:p>
    <w:p w14:paraId="7D6F25D4" w14:textId="155E073B" w:rsidR="00DF3726" w:rsidRPr="00D56521" w:rsidRDefault="004B4996" w:rsidP="006C26BC">
      <w:pPr>
        <w:spacing w:after="120" w:line="240" w:lineRule="auto"/>
        <w:jc w:val="both"/>
      </w:pPr>
      <w:r w:rsidRPr="00D56521">
        <w:t xml:space="preserve">Some </w:t>
      </w:r>
      <w:r w:rsidR="006C26BC">
        <w:t>P</w:t>
      </w:r>
      <w:r w:rsidRPr="00D56521">
        <w:t xml:space="preserve">roduct </w:t>
      </w:r>
      <w:r w:rsidR="006C26BC">
        <w:t>S</w:t>
      </w:r>
      <w:r w:rsidRPr="00D56521">
        <w:t xml:space="preserve">pecifications may require or suggest specific layout and contents for </w:t>
      </w:r>
      <w:r w:rsidR="006C26BC">
        <w:t>P</w:t>
      </w:r>
      <w:r w:rsidRPr="00D56521">
        <w:t xml:space="preserve">ick </w:t>
      </w:r>
      <w:r w:rsidR="006C26BC">
        <w:t>R</w:t>
      </w:r>
      <w:r w:rsidRPr="00D56521">
        <w:t xml:space="preserve">eports (examples are shown in </w:t>
      </w:r>
      <w:r w:rsidR="00AA3EF9" w:rsidRPr="00D56521">
        <w:fldChar w:fldCharType="begin"/>
      </w:r>
      <w:r w:rsidR="00AA3EF9" w:rsidRPr="00D56521">
        <w:instrText xml:space="preserve"> REF _Ref49355699 \h </w:instrText>
      </w:r>
      <w:r w:rsidR="006C26BC">
        <w:instrText xml:space="preserve"> \* MERGEFORMAT </w:instrText>
      </w:r>
      <w:r w:rsidR="00AA3EF9" w:rsidRPr="00D56521">
        <w:fldChar w:fldCharType="separate"/>
      </w:r>
      <w:r w:rsidR="00832978" w:rsidRPr="00D56521">
        <w:t xml:space="preserve">Figure </w:t>
      </w:r>
      <w:r w:rsidR="00832978">
        <w:t>C-8</w:t>
      </w:r>
      <w:r w:rsidR="00AA3EF9" w:rsidRPr="00D56521">
        <w:fldChar w:fldCharType="end"/>
      </w:r>
      <w:r w:rsidRPr="00D56521">
        <w:t xml:space="preserve">). Since there is at present no generic format for </w:t>
      </w:r>
      <w:r w:rsidR="00E32B07" w:rsidRPr="00D56521">
        <w:t xml:space="preserve">defining such custom </w:t>
      </w:r>
      <w:r w:rsidR="006C26BC">
        <w:t>P</w:t>
      </w:r>
      <w:r w:rsidR="00E32B07" w:rsidRPr="00D56521">
        <w:t xml:space="preserve">ick </w:t>
      </w:r>
      <w:r w:rsidR="006C26BC">
        <w:t>R</w:t>
      </w:r>
      <w:r w:rsidR="00E32B07" w:rsidRPr="00D56521">
        <w:t>eports, manufacturers will need to develop their own solutions.</w:t>
      </w:r>
    </w:p>
    <w:p w14:paraId="4A836A5B" w14:textId="77777777" w:rsidR="00E32B07" w:rsidRPr="00D56521" w:rsidRDefault="00E32B07" w:rsidP="004E61EE">
      <w:pPr>
        <w:keepNext/>
        <w:spacing w:line="240" w:lineRule="auto"/>
        <w:jc w:val="center"/>
      </w:pPr>
      <w:r w:rsidRPr="00D56521">
        <w:rPr>
          <w:noProof/>
          <w:lang w:val="fr-FR" w:eastAsia="fr-FR"/>
        </w:rPr>
        <w:lastRenderedPageBreak/>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2">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D56521" w:rsidRDefault="00E32B07" w:rsidP="004710ED">
      <w:pPr>
        <w:pStyle w:val="Caption"/>
        <w:spacing w:after="120" w:line="240" w:lineRule="auto"/>
        <w:jc w:val="center"/>
      </w:pPr>
      <w:bookmarkStart w:id="2067" w:name="_Ref49355699"/>
      <w:r w:rsidRPr="00D56521">
        <w:t xml:space="preserve">Figure </w:t>
      </w:r>
      <w:r w:rsidR="004710ED">
        <w:t>C-</w:t>
      </w:r>
      <w:r w:rsidRPr="00D56521">
        <w:fldChar w:fldCharType="begin"/>
      </w:r>
      <w:r w:rsidRPr="00D56521">
        <w:instrText xml:space="preserve"> SEQ Figure \* ARABIC </w:instrText>
      </w:r>
      <w:r w:rsidRPr="00D56521">
        <w:fldChar w:fldCharType="separate"/>
      </w:r>
      <w:r w:rsidR="00832978">
        <w:rPr>
          <w:noProof/>
        </w:rPr>
        <w:t>8</w:t>
      </w:r>
      <w:r w:rsidRPr="00D56521">
        <w:fldChar w:fldCharType="end"/>
      </w:r>
      <w:bookmarkEnd w:id="2067"/>
      <w:r w:rsidRPr="00D56521">
        <w:t xml:space="preserve"> - Examples of special formats</w:t>
      </w:r>
      <w:r w:rsidR="00A95F3E" w:rsidRPr="00D56521">
        <w:t xml:space="preserve">: </w:t>
      </w:r>
      <w:r w:rsidRPr="00D56521">
        <w:t>Water level at a station (L) and graphic showing time series of water level data (R)</w:t>
      </w:r>
      <w:commentRangeEnd w:id="2061"/>
      <w:r w:rsidR="00927C2B">
        <w:rPr>
          <w:rStyle w:val="CommentReference"/>
          <w:b w:val="0"/>
        </w:rPr>
        <w:commentReference w:id="2061"/>
      </w:r>
    </w:p>
    <w:p w14:paraId="107E3557" w14:textId="77777777" w:rsidR="00B61EF8" w:rsidRDefault="00B61EF8" w:rsidP="004710ED">
      <w:pPr>
        <w:spacing w:after="120" w:line="240" w:lineRule="auto"/>
        <w:jc w:val="both"/>
        <w:rPr>
          <w:ins w:id="2068" w:author="jonathan pritchard" w:date="2023-12-06T14:59:00Z"/>
        </w:rPr>
      </w:pPr>
    </w:p>
    <w:p w14:paraId="050A63F0" w14:textId="2A2680C2" w:rsidR="003D4443" w:rsidRDefault="006B59AA" w:rsidP="003D4443">
      <w:pPr>
        <w:pStyle w:val="Heading2"/>
        <w:rPr>
          <w:ins w:id="2069" w:author="jonathan pritchard" w:date="2023-12-06T14:59:00Z"/>
        </w:rPr>
      </w:pPr>
      <w:ins w:id="2070" w:author="jonathan pritchard" w:date="2024-05-21T09:20:00Z" w16du:dateUtc="2024-05-21T08:20:00Z">
        <w:r>
          <w:t>DELETED (duplicate)</w:t>
        </w:r>
      </w:ins>
    </w:p>
    <w:p w14:paraId="7620BCD2" w14:textId="77777777" w:rsidR="003D4443" w:rsidRDefault="003D4443" w:rsidP="004710ED">
      <w:pPr>
        <w:spacing w:after="120" w:line="240" w:lineRule="auto"/>
        <w:jc w:val="both"/>
        <w:rPr>
          <w:ins w:id="2071" w:author="jonathan pritchard" w:date="2023-12-06T14:59:00Z"/>
        </w:rPr>
      </w:pPr>
    </w:p>
    <w:p w14:paraId="2E0A1F44" w14:textId="77777777" w:rsidR="003D4443" w:rsidRPr="00D56521" w:rsidRDefault="003D4443" w:rsidP="004710ED">
      <w:pPr>
        <w:spacing w:after="120" w:line="240" w:lineRule="auto"/>
        <w:jc w:val="both"/>
      </w:pPr>
    </w:p>
    <w:p w14:paraId="3F2CBAD0" w14:textId="518E9E8B" w:rsidR="00A80530" w:rsidRPr="00D56521" w:rsidRDefault="005F2B6F" w:rsidP="00BE68E8">
      <w:pPr>
        <w:pStyle w:val="Heading1"/>
      </w:pPr>
      <w:bookmarkStart w:id="2072" w:name="_Toc38829567"/>
      <w:bookmarkStart w:id="2073" w:name="_Toc38830070"/>
      <w:bookmarkStart w:id="2074" w:name="_Toc38936233"/>
      <w:bookmarkStart w:id="2075" w:name="_Toc40990424"/>
      <w:bookmarkStart w:id="2076" w:name="_Toc41235035"/>
      <w:bookmarkStart w:id="2077" w:name="_Toc41235079"/>
      <w:bookmarkStart w:id="2078" w:name="_Toc42694851"/>
      <w:bookmarkStart w:id="2079" w:name="_Toc42708812"/>
      <w:bookmarkStart w:id="2080" w:name="_Toc144421389"/>
      <w:bookmarkEnd w:id="2072"/>
      <w:bookmarkEnd w:id="2073"/>
      <w:bookmarkEnd w:id="2074"/>
      <w:bookmarkEnd w:id="2075"/>
      <w:bookmarkEnd w:id="2076"/>
      <w:bookmarkEnd w:id="2077"/>
      <w:bookmarkEnd w:id="2078"/>
      <w:bookmarkEnd w:id="2079"/>
      <w:r w:rsidRPr="00D56521">
        <w:t xml:space="preserve">Alerts </w:t>
      </w:r>
      <w:r w:rsidR="00A80530" w:rsidRPr="00D56521">
        <w:t>and Indications</w:t>
      </w:r>
      <w:bookmarkEnd w:id="2080"/>
    </w:p>
    <w:p w14:paraId="345CA945" w14:textId="0108F26A" w:rsidR="005F2B6F" w:rsidRPr="00D56521" w:rsidRDefault="00A80530" w:rsidP="004710ED">
      <w:pPr>
        <w:spacing w:after="120" w:line="240" w:lineRule="auto"/>
        <w:jc w:val="both"/>
      </w:pPr>
      <w:r w:rsidRPr="00D56521">
        <w:t>IMO Resolution MSC.</w:t>
      </w:r>
      <w:del w:id="2081" w:author="Raphael Malyankar" w:date="2023-08-31T19:48:00Z">
        <w:r w:rsidRPr="00D56521" w:rsidDel="005C7BA9">
          <w:delText>232(82)</w:delText>
        </w:r>
      </w:del>
      <w:ins w:id="2082" w:author="Raphael Malyankar" w:date="2023-08-31T19:48:00Z">
        <w:r w:rsidR="005C7BA9">
          <w:t>530(106)</w:t>
        </w:r>
      </w:ins>
      <w:r w:rsidRPr="00D56521">
        <w:t xml:space="preserve"> states</w:t>
      </w:r>
      <w:r w:rsidR="004710ED">
        <w:t xml:space="preserve"> in 11.3 and 11.4 and their sub-</w:t>
      </w:r>
      <w:r w:rsidRPr="00D56521">
        <w:t>paragraphs how an ECDIS should respond to risk of crossing, dangers, prohibited areas or areas with special conditions</w:t>
      </w:r>
      <w:ins w:id="2083" w:author="Raphael Malyankar" w:date="2023-08-31T19:48:00Z">
        <w:r w:rsidR="005C7BA9">
          <w:t>, during route planning (11.3) or route monitoring (11.4)</w:t>
        </w:r>
      </w:ins>
      <w:r w:rsidRPr="00D56521">
        <w:t xml:space="preserve">. Appendix 4 and Appendix 5 of the same resolution </w:t>
      </w:r>
      <w:r w:rsidR="005F2B6F" w:rsidRPr="00D56521">
        <w:t xml:space="preserve">provide details about the areas for which an </w:t>
      </w:r>
      <w:r w:rsidRPr="00D56521">
        <w:t xml:space="preserve">ECDIS should detect </w:t>
      </w:r>
      <w:r w:rsidR="005F2B6F" w:rsidRPr="00D56521">
        <w:t xml:space="preserve">incursions </w:t>
      </w:r>
      <w:r w:rsidRPr="00D56521">
        <w:t xml:space="preserve">and provide an </w:t>
      </w:r>
      <w:r w:rsidR="00B879E4" w:rsidRPr="00D56521">
        <w:t xml:space="preserve">alert </w:t>
      </w:r>
      <w:r w:rsidRPr="00D56521">
        <w:t>or indication.</w:t>
      </w:r>
    </w:p>
    <w:p w14:paraId="05663146" w14:textId="39BD7573" w:rsidR="00F42A19" w:rsidRPr="00D56521" w:rsidRDefault="00A80530" w:rsidP="004710ED">
      <w:pPr>
        <w:spacing w:after="120" w:line="240" w:lineRule="auto"/>
        <w:jc w:val="both"/>
      </w:pPr>
      <w:r w:rsidRPr="00D56521">
        <w:t xml:space="preserve">All </w:t>
      </w:r>
      <w:r w:rsidR="00194607">
        <w:t>P</w:t>
      </w:r>
      <w:r w:rsidRPr="00D56521">
        <w:t xml:space="preserve">roduct </w:t>
      </w:r>
      <w:r w:rsidR="00194607">
        <w:t>S</w:t>
      </w:r>
      <w:r w:rsidRPr="00D56521">
        <w:t xml:space="preserve">pecifications which are intended for navigation should specify any feature combinations that match one or more of the areas for which alarm or indication should be given to ensure there is a harmonized implementation of </w:t>
      </w:r>
      <w:del w:id="2084" w:author="jonathan pritchard" w:date="2024-05-21T10:40:00Z" w16du:dateUtc="2024-05-21T09:40:00Z">
        <w:r w:rsidRPr="00D56521" w:rsidDel="00C0149A">
          <w:delText xml:space="preserve">alarms </w:delText>
        </w:r>
      </w:del>
      <w:ins w:id="2085" w:author="jonathan pritchard" w:date="2024-05-21T10:40:00Z" w16du:dateUtc="2024-05-21T09:40:00Z">
        <w:r w:rsidR="00C0149A">
          <w:t>alerts</w:t>
        </w:r>
        <w:r w:rsidR="00C0149A" w:rsidRPr="00D56521">
          <w:t xml:space="preserve"> </w:t>
        </w:r>
      </w:ins>
      <w:r w:rsidRPr="00D56521">
        <w:t xml:space="preserve">and indications in navigational products. </w:t>
      </w:r>
      <w:r w:rsidR="00EB0224" w:rsidRPr="00D56521">
        <w:t xml:space="preserve">Such specification could be done using a </w:t>
      </w:r>
      <w:r w:rsidR="00DB1E45" w:rsidRPr="00D56521">
        <w:t>machine-readable</w:t>
      </w:r>
      <w:r w:rsidR="00EB0224" w:rsidRPr="00D56521">
        <w:t xml:space="preserve"> </w:t>
      </w:r>
      <w:r w:rsidR="00194607">
        <w:t>A</w:t>
      </w:r>
      <w:r w:rsidR="00EB0224" w:rsidRPr="00D56521">
        <w:t xml:space="preserve">lerts and </w:t>
      </w:r>
      <w:r w:rsidR="00194607">
        <w:t>I</w:t>
      </w:r>
      <w:r w:rsidR="00EB0224" w:rsidRPr="00D56521">
        <w:t xml:space="preserve">ndication </w:t>
      </w:r>
      <w:r w:rsidR="00194607">
        <w:t>C</w:t>
      </w:r>
      <w:r w:rsidR="00EB0224" w:rsidRPr="00D56521">
        <w:t>atalogue.</w:t>
      </w:r>
    </w:p>
    <w:p w14:paraId="289665F2" w14:textId="2A7BAF0B" w:rsidR="00F42A19" w:rsidRPr="00D56521" w:rsidRDefault="00201DB6" w:rsidP="00BE68E8">
      <w:pPr>
        <w:pStyle w:val="Heading1"/>
      </w:pPr>
      <w:bookmarkStart w:id="2086" w:name="_Ref44433395"/>
      <w:bookmarkStart w:id="2087" w:name="_Toc144421390"/>
      <w:commentRangeStart w:id="2088"/>
      <w:commentRangeStart w:id="2089"/>
      <w:r w:rsidRPr="00D56521">
        <w:t xml:space="preserve">Use of </w:t>
      </w:r>
      <w:r w:rsidR="00F42A19" w:rsidRPr="00D56521">
        <w:t xml:space="preserve">Context </w:t>
      </w:r>
      <w:r w:rsidRPr="00D56521">
        <w:t>P</w:t>
      </w:r>
      <w:r w:rsidR="00F42A19" w:rsidRPr="00D56521">
        <w:t>arameters</w:t>
      </w:r>
      <w:bookmarkEnd w:id="2086"/>
      <w:bookmarkEnd w:id="2087"/>
      <w:commentRangeEnd w:id="2088"/>
      <w:r w:rsidR="006B59AA">
        <w:rPr>
          <w:rStyle w:val="CommentReference"/>
          <w:rFonts w:eastAsia="MS Mincho"/>
          <w:b w:val="0"/>
          <w:bCs w:val="0"/>
        </w:rPr>
        <w:commentReference w:id="2088"/>
      </w:r>
      <w:commentRangeEnd w:id="2089"/>
      <w:r w:rsidR="00B912FF">
        <w:rPr>
          <w:rStyle w:val="CommentReference"/>
          <w:rFonts w:eastAsia="MS Mincho"/>
          <w:b w:val="0"/>
          <w:bCs w:val="0"/>
        </w:rPr>
        <w:commentReference w:id="2089"/>
      </w:r>
    </w:p>
    <w:p w14:paraId="2ED462D9" w14:textId="133D5E00" w:rsidR="003A70CA" w:rsidRPr="00D56521" w:rsidRDefault="00422AF5" w:rsidP="00194607">
      <w:pPr>
        <w:spacing w:after="120" w:line="240" w:lineRule="auto"/>
        <w:jc w:val="both"/>
      </w:pPr>
      <w:r w:rsidRPr="00D56521">
        <w:t xml:space="preserve">The Portrayal Register in the </w:t>
      </w:r>
      <w:r w:rsidR="00194607">
        <w:t xml:space="preserve">IHO </w:t>
      </w:r>
      <w:r w:rsidRPr="00D56521">
        <w:t xml:space="preserve">GI </w:t>
      </w:r>
      <w:r w:rsidR="00194607">
        <w:t>R</w:t>
      </w:r>
      <w:r w:rsidRPr="00D56521">
        <w:t xml:space="preserve">egistry contains a list of </w:t>
      </w:r>
      <w:r w:rsidR="00A54533" w:rsidRPr="00D56521">
        <w:t xml:space="preserve">predefined </w:t>
      </w:r>
      <w:r w:rsidRPr="00D56521">
        <w:t>context parameters</w:t>
      </w:r>
      <w:r w:rsidR="00A77999" w:rsidRPr="00D56521">
        <w:t xml:space="preserve"> used in S-100 </w:t>
      </w:r>
      <w:r w:rsidR="00C82694">
        <w:t>P</w:t>
      </w:r>
      <w:r w:rsidR="00A77999" w:rsidRPr="00D56521">
        <w:t xml:space="preserve">ortrayal </w:t>
      </w:r>
      <w:r w:rsidR="00C82694">
        <w:t>C</w:t>
      </w:r>
      <w:r w:rsidR="00A77999" w:rsidRPr="00D56521">
        <w:t>atalogues</w:t>
      </w:r>
      <w:r w:rsidRPr="00D56521">
        <w:t xml:space="preserve">. </w:t>
      </w:r>
      <w:r w:rsidR="00F42A19" w:rsidRPr="00D56521">
        <w:t xml:space="preserve">Manufacturers may add </w:t>
      </w:r>
      <w:r w:rsidR="00A54533" w:rsidRPr="00D56521">
        <w:t>additional</w:t>
      </w:r>
      <w:r w:rsidRPr="00D56521">
        <w:t xml:space="preserve"> parameter</w:t>
      </w:r>
      <w:r w:rsidR="00F42A19" w:rsidRPr="00D56521">
        <w:t>s</w:t>
      </w:r>
      <w:r w:rsidR="00B851E8" w:rsidRPr="00D56521">
        <w:t>, but should not change the names</w:t>
      </w:r>
      <w:r w:rsidR="00A77999" w:rsidRPr="00D56521">
        <w:t>, roles,</w:t>
      </w:r>
      <w:r w:rsidR="00A54533" w:rsidRPr="00D56521">
        <w:t xml:space="preserve"> or data types or predefined parameters,</w:t>
      </w:r>
      <w:r w:rsidR="00B851E8" w:rsidRPr="00D56521">
        <w:t xml:space="preserve"> or substitute other parameters of the same </w:t>
      </w:r>
      <w:r w:rsidR="00A77999" w:rsidRPr="00D56521">
        <w:t>scope</w:t>
      </w:r>
      <w:r w:rsidR="00F42A19" w:rsidRPr="00D56521">
        <w:t>.</w:t>
      </w:r>
      <w:r w:rsidR="00A77999" w:rsidRPr="00D56521">
        <w:t xml:space="preserve"> </w:t>
      </w:r>
    </w:p>
    <w:p w14:paraId="6BEE0AC7" w14:textId="291408CB" w:rsidR="00F42A19" w:rsidRPr="00D56521" w:rsidRDefault="00422AF5" w:rsidP="00194607">
      <w:pPr>
        <w:spacing w:after="120" w:line="240" w:lineRule="auto"/>
        <w:jc w:val="both"/>
      </w:pPr>
      <w:r w:rsidRPr="00D56521">
        <w:t xml:space="preserve">The </w:t>
      </w:r>
      <w:r w:rsidR="00C82694">
        <w:t>P</w:t>
      </w:r>
      <w:r w:rsidRPr="00D56521">
        <w:t xml:space="preserve">ortrayal </w:t>
      </w:r>
      <w:r w:rsidR="00C82694">
        <w:t>C</w:t>
      </w:r>
      <w:r w:rsidRPr="00D56521">
        <w:t xml:space="preserve">atalogue </w:t>
      </w:r>
      <w:r w:rsidR="000C18F8" w:rsidRPr="00D56521">
        <w:t xml:space="preserve">for a product contains </w:t>
      </w:r>
      <w:r w:rsidR="007B4404" w:rsidRPr="00D56521">
        <w:t>the</w:t>
      </w:r>
      <w:r w:rsidR="000C18F8" w:rsidRPr="00D56521">
        <w:t xml:space="preserve"> set of known parameters which </w:t>
      </w:r>
      <w:r w:rsidR="007B4404" w:rsidRPr="00D56521">
        <w:t>may be</w:t>
      </w:r>
      <w:r w:rsidR="000C18F8" w:rsidRPr="00D56521">
        <w:t xml:space="preserve"> used in the portrayal </w:t>
      </w:r>
      <w:r w:rsidR="007B4404" w:rsidRPr="00D56521">
        <w:t>processing for that product</w:t>
      </w:r>
      <w:r w:rsidR="000C18F8" w:rsidRPr="00D56521">
        <w:t>. Th</w:t>
      </w:r>
      <w:r w:rsidR="003A70CA" w:rsidRPr="00D56521">
        <w:t>is set</w:t>
      </w:r>
      <w:r w:rsidR="000C18F8" w:rsidRPr="00D56521">
        <w:t xml:space="preserve"> may be different for different products</w:t>
      </w:r>
      <w:r w:rsidR="00A54533" w:rsidRPr="00C82694">
        <w:rPr>
          <w:rStyle w:val="FootnoteReference"/>
          <w:sz w:val="20"/>
          <w:vertAlign w:val="superscript"/>
          <w:lang w:val="en-GB"/>
        </w:rPr>
        <w:footnoteReference w:id="9"/>
      </w:r>
      <w:r w:rsidR="000C18F8" w:rsidRPr="00D56521">
        <w:t>.</w:t>
      </w:r>
      <w:r w:rsidR="007B4404" w:rsidRPr="00D56521">
        <w:t xml:space="preserve"> Context parameters </w:t>
      </w:r>
      <w:r w:rsidR="003A70CA" w:rsidRPr="00D56521">
        <w:t xml:space="preserve">are used for passing portrayal-related configuration </w:t>
      </w:r>
      <w:r w:rsidR="00A54533" w:rsidRPr="00D56521">
        <w:t>information and user settings</w:t>
      </w:r>
      <w:r w:rsidR="003A70CA" w:rsidRPr="00D56521">
        <w:t xml:space="preserve"> to portrayal processing, and </w:t>
      </w:r>
      <w:r w:rsidR="00A54533" w:rsidRPr="00D56521">
        <w:t>the values of context parameters may therefore</w:t>
      </w:r>
      <w:r w:rsidR="007B4404" w:rsidRPr="00D56521">
        <w:t xml:space="preserve"> be changed by user functions</w:t>
      </w:r>
      <w:r w:rsidR="003A70CA" w:rsidRPr="00D56521">
        <w:t>, including those</w:t>
      </w:r>
      <w:r w:rsidR="007B4404" w:rsidRPr="00D56521">
        <w:t xml:space="preserve"> defined in the IMO </w:t>
      </w:r>
      <w:r w:rsidR="00C82694">
        <w:t>P</w:t>
      </w:r>
      <w:r w:rsidR="007B4404" w:rsidRPr="00D56521">
        <w:t xml:space="preserve">erformance </w:t>
      </w:r>
      <w:r w:rsidR="00C82694">
        <w:t>S</w:t>
      </w:r>
      <w:r w:rsidR="007B4404" w:rsidRPr="00D56521">
        <w:t>tandards</w:t>
      </w:r>
      <w:r w:rsidR="00A54533" w:rsidRPr="00D56521">
        <w:t>,</w:t>
      </w:r>
      <w:r w:rsidR="007B4404" w:rsidRPr="00D56521">
        <w:t xml:space="preserve"> in this document</w:t>
      </w:r>
      <w:r w:rsidR="003A70CA" w:rsidRPr="00D56521">
        <w:t xml:space="preserve">, or manufacturers’ custom </w:t>
      </w:r>
      <w:r w:rsidR="00A54533" w:rsidRPr="00D56521">
        <w:t xml:space="preserve">user </w:t>
      </w:r>
      <w:r w:rsidR="003A70CA" w:rsidRPr="00D56521">
        <w:t>functions</w:t>
      </w:r>
      <w:r w:rsidR="007B4404" w:rsidRPr="00D56521">
        <w:t>.</w:t>
      </w:r>
    </w:p>
    <w:p w14:paraId="338CD6FA" w14:textId="581B9B3C" w:rsidR="006616FA" w:rsidRPr="00D56521" w:rsidRDefault="006616FA" w:rsidP="00194607">
      <w:pPr>
        <w:spacing w:after="120" w:line="240" w:lineRule="auto"/>
        <w:jc w:val="both"/>
      </w:pPr>
      <w:r w:rsidRPr="00D56521">
        <w:t xml:space="preserve">In order to be able to </w:t>
      </w:r>
      <w:r w:rsidR="004E2E7C" w:rsidRPr="00D56521">
        <w:t xml:space="preserve">use the official </w:t>
      </w:r>
      <w:r w:rsidR="00C82694">
        <w:t>P</w:t>
      </w:r>
      <w:r w:rsidR="004E2E7C" w:rsidRPr="00D56521">
        <w:t xml:space="preserve">ortrayal </w:t>
      </w:r>
      <w:r w:rsidR="00C82694">
        <w:t>C</w:t>
      </w:r>
      <w:r w:rsidR="004E2E7C" w:rsidRPr="00D56521">
        <w:t xml:space="preserve">atalogue for a data product, manufacturers must implement all the context parameters listed in the </w:t>
      </w:r>
      <w:r w:rsidR="00C82694">
        <w:t>P</w:t>
      </w:r>
      <w:r w:rsidR="004E2E7C" w:rsidRPr="00D56521">
        <w:t xml:space="preserve">ortrayal </w:t>
      </w:r>
      <w:r w:rsidR="00C82694">
        <w:t>C</w:t>
      </w:r>
      <w:r w:rsidR="004E2E7C" w:rsidRPr="00D56521">
        <w:t xml:space="preserve">atalogue. The context parameters used in </w:t>
      </w:r>
      <w:r w:rsidR="004E2E7C" w:rsidRPr="00D56521">
        <w:lastRenderedPageBreak/>
        <w:t xml:space="preserve">a </w:t>
      </w:r>
      <w:r w:rsidR="00C82694">
        <w:t>P</w:t>
      </w:r>
      <w:r w:rsidR="004E2E7C" w:rsidRPr="00D56521">
        <w:t xml:space="preserve">ortrayal </w:t>
      </w:r>
      <w:r w:rsidR="00C82694">
        <w:t>C</w:t>
      </w:r>
      <w:r w:rsidR="004E2E7C" w:rsidRPr="00D56521">
        <w:t xml:space="preserve">atalogue are listed in the </w:t>
      </w:r>
      <w:r w:rsidR="004E2E7C" w:rsidRPr="00D56521">
        <w:rPr>
          <w:b/>
          <w:bCs/>
        </w:rPr>
        <w:t>&lt;context&gt;…&lt;/context&gt;</w:t>
      </w:r>
      <w:r w:rsidR="004E2E7C" w:rsidRPr="00D56521">
        <w:t xml:space="preserve"> section of the </w:t>
      </w:r>
      <w:r w:rsidR="00C82694">
        <w:t>P</w:t>
      </w:r>
      <w:r w:rsidR="004E2E7C" w:rsidRPr="00D56521">
        <w:t xml:space="preserve">ortrayal </w:t>
      </w:r>
      <w:r w:rsidR="00C82694">
        <w:t>C</w:t>
      </w:r>
      <w:r w:rsidR="004E2E7C" w:rsidRPr="00D56521">
        <w:t>atalogue XML file.</w:t>
      </w:r>
    </w:p>
    <w:p w14:paraId="74DD2BEA" w14:textId="22461993" w:rsidR="00594DC5" w:rsidRPr="00C82694" w:rsidRDefault="00594DC5" w:rsidP="00194607">
      <w:pPr>
        <w:pStyle w:val="ISOChange"/>
        <w:spacing w:before="0" w:after="120" w:line="240" w:lineRule="auto"/>
        <w:jc w:val="both"/>
        <w:rPr>
          <w:sz w:val="20"/>
        </w:rPr>
      </w:pPr>
      <w:r w:rsidRPr="00C82694">
        <w:rPr>
          <w:sz w:val="20"/>
        </w:rPr>
        <w:t xml:space="preserve">Context parameters may be added or removed by updates to the </w:t>
      </w:r>
      <w:r w:rsidR="00C82694">
        <w:rPr>
          <w:sz w:val="20"/>
        </w:rPr>
        <w:t>P</w:t>
      </w:r>
      <w:r w:rsidRPr="00C82694">
        <w:rPr>
          <w:sz w:val="20"/>
        </w:rPr>
        <w:t xml:space="preserve">ortrayal </w:t>
      </w:r>
      <w:r w:rsidR="00C82694">
        <w:rPr>
          <w:sz w:val="20"/>
        </w:rPr>
        <w:t>C</w:t>
      </w:r>
      <w:r w:rsidRPr="00C82694">
        <w:rPr>
          <w:sz w:val="20"/>
        </w:rPr>
        <w:t xml:space="preserve">atalogue. Context parameters which cannot be automatically associated with ECDIS display functions or user interface features must be exposed to the </w:t>
      </w:r>
      <w:r w:rsidR="00C82694">
        <w:rPr>
          <w:sz w:val="20"/>
        </w:rPr>
        <w:t>M</w:t>
      </w:r>
      <w:r w:rsidRPr="00C82694">
        <w:rPr>
          <w:sz w:val="20"/>
        </w:rPr>
        <w:t>ariner for use.</w:t>
      </w:r>
    </w:p>
    <w:p w14:paraId="6CFFA172" w14:textId="61DC9636" w:rsidR="00594DC5" w:rsidRPr="00C82694" w:rsidRDefault="00594DC5" w:rsidP="00194607">
      <w:pPr>
        <w:spacing w:after="120" w:line="240" w:lineRule="auto"/>
        <w:jc w:val="both"/>
      </w:pPr>
    </w:p>
    <w:p w14:paraId="771C6F04" w14:textId="0E98241E" w:rsidR="005C730A" w:rsidRPr="00D56521" w:rsidRDefault="005C730A" w:rsidP="00E673D5">
      <w:pPr>
        <w:pStyle w:val="Heading2"/>
      </w:pPr>
      <w:bookmarkStart w:id="2090" w:name="_Ref44797478"/>
      <w:bookmarkStart w:id="2091" w:name="_Toc144421391"/>
      <w:commentRangeStart w:id="2092"/>
      <w:r w:rsidRPr="00D56521">
        <w:t>Context parameters for ECDIS functionality</w:t>
      </w:r>
      <w:bookmarkEnd w:id="2090"/>
      <w:bookmarkEnd w:id="2091"/>
      <w:commentRangeEnd w:id="2092"/>
      <w:r w:rsidR="00E27B73">
        <w:rPr>
          <w:rStyle w:val="CommentReference"/>
          <w:rFonts w:eastAsia="MS Mincho"/>
          <w:b w:val="0"/>
          <w:bCs w:val="0"/>
        </w:rPr>
        <w:commentReference w:id="2092"/>
      </w:r>
    </w:p>
    <w:p w14:paraId="5C47BA63" w14:textId="45467269" w:rsidR="00C5786D" w:rsidRPr="00D56521" w:rsidRDefault="00645161" w:rsidP="00C82694">
      <w:pPr>
        <w:spacing w:after="120" w:line="240" w:lineRule="auto"/>
        <w:jc w:val="both"/>
      </w:pPr>
      <w:r w:rsidRPr="00D56521">
        <w:t>Context</w:t>
      </w:r>
      <w:r w:rsidR="005C730A" w:rsidRPr="00D56521">
        <w:t xml:space="preserve"> parameters are </w:t>
      </w:r>
      <w:r w:rsidR="006616FA" w:rsidRPr="00D56521">
        <w:t xml:space="preserve">used in </w:t>
      </w:r>
      <w:r w:rsidR="00C82694">
        <w:t>P</w:t>
      </w:r>
      <w:r w:rsidR="006616FA" w:rsidRPr="00D56521">
        <w:t xml:space="preserve">ortrayal </w:t>
      </w:r>
      <w:r w:rsidR="00C82694">
        <w:t>C</w:t>
      </w:r>
      <w:r w:rsidR="006616FA" w:rsidRPr="00D56521">
        <w:t>atalogue</w:t>
      </w:r>
      <w:r w:rsidRPr="00D56521">
        <w:t>s</w:t>
      </w:r>
      <w:r w:rsidR="005C730A" w:rsidRPr="00D56521">
        <w:t xml:space="preserve"> for implementing</w:t>
      </w:r>
      <w:r w:rsidR="006C45D2" w:rsidRPr="00D56521">
        <w:t xml:space="preserve"> mandatory and optional</w:t>
      </w:r>
      <w:r w:rsidR="005C730A" w:rsidRPr="00D56521">
        <w:t xml:space="preserve"> ECDIS functionality mandated by the IMO </w:t>
      </w:r>
      <w:r w:rsidR="00C82694">
        <w:t>P</w:t>
      </w:r>
      <w:r w:rsidR="005C730A" w:rsidRPr="00D56521">
        <w:t xml:space="preserve">erformance </w:t>
      </w:r>
      <w:r w:rsidR="00C82694">
        <w:t>S</w:t>
      </w:r>
      <w:r w:rsidR="005C730A" w:rsidRPr="00D56521">
        <w:t>tandards</w:t>
      </w:r>
      <w:r w:rsidR="00D76094" w:rsidRPr="00D56521">
        <w:t xml:space="preserve">. </w:t>
      </w:r>
      <w:r w:rsidR="006616FA" w:rsidRPr="00D56521">
        <w:t xml:space="preserve">Since they are used </w:t>
      </w:r>
      <w:r w:rsidR="006C45D2" w:rsidRPr="00D56521">
        <w:t xml:space="preserve">by rules </w:t>
      </w:r>
      <w:r w:rsidR="006616FA" w:rsidRPr="00D56521">
        <w:t xml:space="preserve">in the IHO </w:t>
      </w:r>
      <w:r w:rsidR="00E20C82">
        <w:t>P</w:t>
      </w:r>
      <w:r w:rsidR="006616FA" w:rsidRPr="00D56521">
        <w:t xml:space="preserve">ortrayal </w:t>
      </w:r>
      <w:r w:rsidR="00E20C82">
        <w:t>C</w:t>
      </w:r>
      <w:r w:rsidR="006616FA" w:rsidRPr="00D56521">
        <w:t xml:space="preserve">atalogue, they should be implemented without change by manufacturers in order to maintain compatibility with the IHO </w:t>
      </w:r>
      <w:r w:rsidR="00C82694">
        <w:t>P</w:t>
      </w:r>
      <w:r w:rsidR="006616FA" w:rsidRPr="00D56521">
        <w:t xml:space="preserve">ortrayal </w:t>
      </w:r>
      <w:r w:rsidR="00C82694">
        <w:t>C</w:t>
      </w:r>
      <w:r w:rsidR="006616FA" w:rsidRPr="00D56521">
        <w:t>atalogue.</w:t>
      </w:r>
    </w:p>
    <w:p w14:paraId="2CC5C693" w14:textId="77777777" w:rsidR="004E2E7C" w:rsidRPr="00D56521" w:rsidRDefault="004E2E7C" w:rsidP="00C82694">
      <w:pPr>
        <w:spacing w:after="120" w:line="240" w:lineRule="auto"/>
        <w:jc w:val="both"/>
      </w:pPr>
    </w:p>
    <w:p w14:paraId="55B4468F" w14:textId="705A20C8" w:rsidR="006869F9" w:rsidRPr="00D56521" w:rsidRDefault="006869F9" w:rsidP="00BE68E8">
      <w:pPr>
        <w:pStyle w:val="Heading1"/>
      </w:pPr>
      <w:bookmarkStart w:id="2093" w:name="_Ref45143486"/>
      <w:bookmarkStart w:id="2094" w:name="_Toc144421392"/>
      <w:bookmarkStart w:id="2095" w:name="_Ref171161739"/>
      <w:commentRangeStart w:id="2096"/>
      <w:r w:rsidRPr="00D56521">
        <w:t>Dual-fuel systems</w:t>
      </w:r>
      <w:bookmarkEnd w:id="2093"/>
      <w:bookmarkEnd w:id="2094"/>
      <w:commentRangeEnd w:id="2096"/>
      <w:r w:rsidR="00E27B73">
        <w:rPr>
          <w:rStyle w:val="CommentReference"/>
          <w:rFonts w:eastAsia="MS Mincho"/>
          <w:b w:val="0"/>
          <w:bCs w:val="0"/>
        </w:rPr>
        <w:commentReference w:id="2096"/>
      </w:r>
      <w:bookmarkEnd w:id="2095"/>
    </w:p>
    <w:p w14:paraId="7EDF681A" w14:textId="4CE8146C" w:rsidR="002519D7" w:rsidRPr="00D56521" w:rsidRDefault="002519D7" w:rsidP="00E20C82">
      <w:pPr>
        <w:spacing w:after="120" w:line="240" w:lineRule="auto"/>
        <w:jc w:val="both"/>
      </w:pPr>
      <w:r w:rsidRPr="00D56521">
        <w:t>Dual-fuel systems are systems that use both older (pre-S-100) and newer (S-100) data products that contain the same type of information (for example, S-57 and S-101 ENCs).</w:t>
      </w:r>
    </w:p>
    <w:p w14:paraId="4BF7E727" w14:textId="3969BAF8" w:rsidR="000F539D" w:rsidRPr="00D56521" w:rsidRDefault="002519D7" w:rsidP="00E20C82">
      <w:pPr>
        <w:spacing w:after="120" w:line="240" w:lineRule="auto"/>
        <w:jc w:val="both"/>
      </w:pPr>
      <w:r w:rsidRPr="00D56521">
        <w:t>All stakeholders should anticipate a transition period during which new S-100 formats increasingly replace older formats.</w:t>
      </w:r>
    </w:p>
    <w:p w14:paraId="0ACA3196" w14:textId="297BCB8D" w:rsidR="000F539D" w:rsidRDefault="00E20C82" w:rsidP="00E20C82">
      <w:pPr>
        <w:spacing w:after="120" w:line="240" w:lineRule="auto"/>
        <w:jc w:val="both"/>
      </w:pPr>
      <w:r w:rsidRPr="00D56521">
        <w:t>An</w:t>
      </w:r>
      <w:r w:rsidR="002519D7" w:rsidRPr="00D56521">
        <w:t xml:space="preserve"> </w:t>
      </w:r>
      <w:r>
        <w:t>S-100</w:t>
      </w:r>
      <w:r w:rsidR="002519D7" w:rsidRPr="00D56521">
        <w:t xml:space="preserve"> ECDIS must be able to handle both S-57 and S-101 ENC</w:t>
      </w:r>
      <w:r w:rsidR="006D24EE" w:rsidRPr="00D56521">
        <w:t>s</w:t>
      </w:r>
      <w:r w:rsidR="002519D7" w:rsidRPr="00D56521">
        <w:t xml:space="preserve"> during the transition period.</w:t>
      </w:r>
    </w:p>
    <w:p w14:paraId="6A0774F6" w14:textId="77777777" w:rsidR="00E20C82" w:rsidRPr="00D56521" w:rsidRDefault="00E20C82" w:rsidP="00E20C82">
      <w:pPr>
        <w:spacing w:after="120" w:line="240" w:lineRule="auto"/>
        <w:jc w:val="both"/>
      </w:pPr>
    </w:p>
    <w:p w14:paraId="361FB462" w14:textId="26D9A4AB" w:rsidR="003F7A9B" w:rsidRPr="00D56521" w:rsidRDefault="00302EC5" w:rsidP="00E673D5">
      <w:pPr>
        <w:pStyle w:val="Heading2"/>
      </w:pPr>
      <w:bookmarkStart w:id="2097" w:name="_Toc144421393"/>
      <w:r w:rsidRPr="00D56521">
        <w:t>Display of data available in both new and legacy formats</w:t>
      </w:r>
      <w:bookmarkEnd w:id="2097"/>
    </w:p>
    <w:p w14:paraId="52E6B648" w14:textId="1708DC8C" w:rsidR="002519D7" w:rsidRPr="00D56521" w:rsidDel="00443F43" w:rsidRDefault="002519D7" w:rsidP="00E20C82">
      <w:pPr>
        <w:spacing w:after="120" w:line="240" w:lineRule="auto"/>
        <w:jc w:val="both"/>
        <w:rPr>
          <w:del w:id="2098" w:author="jonathan pritchard" w:date="2024-05-20T15:18:00Z" w16du:dateUtc="2024-05-20T14:18:00Z"/>
        </w:rPr>
      </w:pPr>
      <w:del w:id="2099" w:author="jonathan pritchard" w:date="2024-05-20T15:18:00Z" w16du:dateUtc="2024-05-20T14:18:00Z">
        <w:r w:rsidRPr="00D56521" w:rsidDel="00443F43">
          <w:delText xml:space="preserve">In general, </w:delText>
        </w:r>
        <w:r w:rsidR="000F539D" w:rsidRPr="00D56521" w:rsidDel="00443F43">
          <w:delText>systems should give</w:delText>
        </w:r>
        <w:r w:rsidRPr="00D56521" w:rsidDel="00443F43">
          <w:delText xml:space="preserve"> newer formats priority over the older formats, and utili</w:delText>
        </w:r>
        <w:r w:rsidR="000F539D" w:rsidRPr="00D56521" w:rsidDel="00443F43">
          <w:delText>s</w:delText>
        </w:r>
        <w:r w:rsidRPr="00D56521" w:rsidDel="00443F43">
          <w:delText xml:space="preserve">e data from the older format </w:delText>
        </w:r>
        <w:r w:rsidR="006D24EE" w:rsidRPr="00D56521" w:rsidDel="00443F43">
          <w:delText xml:space="preserve">only </w:delText>
        </w:r>
        <w:r w:rsidRPr="00D56521" w:rsidDel="00443F43">
          <w:delText>when there is no coverage of the new format data at an appropriate scale</w:delText>
        </w:r>
        <w:r w:rsidR="006D24EE" w:rsidRPr="00D56521" w:rsidDel="00443F43">
          <w:delText xml:space="preserve"> (</w:delText>
        </w:r>
        <w:r w:rsidR="00825C9F" w:rsidDel="00443F43">
          <w:delText>that is</w:delText>
        </w:r>
        <w:r w:rsidR="006D24EE" w:rsidRPr="00D56521" w:rsidDel="00443F43">
          <w:delText xml:space="preserve">, </w:delText>
        </w:r>
        <w:r w:rsidR="005A1ADA" w:rsidRPr="00D56521" w:rsidDel="00443F43">
          <w:delText>when the display scale is out of the scale bounds in dataset metadata)</w:delText>
        </w:r>
        <w:r w:rsidRPr="00D56521" w:rsidDel="00443F43">
          <w:delText>.</w:delText>
        </w:r>
      </w:del>
    </w:p>
    <w:p w14:paraId="4C66AEEC" w14:textId="30F352C3" w:rsidR="00623D67" w:rsidRPr="00D56521" w:rsidDel="00443F43" w:rsidRDefault="00623D67" w:rsidP="00E20C82">
      <w:pPr>
        <w:spacing w:after="120" w:line="240" w:lineRule="auto"/>
        <w:jc w:val="both"/>
        <w:rPr>
          <w:del w:id="2100" w:author="jonathan pritchard" w:date="2024-05-20T15:18:00Z" w16du:dateUtc="2024-05-20T14:18:00Z"/>
        </w:rPr>
      </w:pPr>
      <w:commentRangeStart w:id="2101"/>
      <w:del w:id="2102" w:author="jonathan pritchard" w:date="2024-05-20T15:18:00Z" w16du:dateUtc="2024-05-20T14:18:00Z">
        <w:r w:rsidRPr="00D56521" w:rsidDel="00443F43">
          <w:delText>S-101</w:delText>
        </w:r>
        <w:r w:rsidR="000F539D" w:rsidRPr="00D56521" w:rsidDel="00443F43">
          <w:delText xml:space="preserve"> ENC</w:delText>
        </w:r>
        <w:r w:rsidR="00116680" w:rsidRPr="00D56521" w:rsidDel="00443F43">
          <w:delText xml:space="preserve"> data</w:delText>
        </w:r>
        <w:r w:rsidRPr="00D56521" w:rsidDel="00443F43">
          <w:delText xml:space="preserve"> should always be given priority over S-57 </w:delText>
        </w:r>
        <w:r w:rsidR="00116680" w:rsidRPr="00D56521" w:rsidDel="00443F43">
          <w:delText xml:space="preserve">ENC data </w:delText>
        </w:r>
        <w:r w:rsidRPr="00D56521" w:rsidDel="00443F43">
          <w:delText xml:space="preserve">when </w:delText>
        </w:r>
        <w:r w:rsidR="00116680" w:rsidRPr="00D56521" w:rsidDel="00443F43">
          <w:delText xml:space="preserve">both S-101 and S-57 ENCs provide </w:delText>
        </w:r>
        <w:r w:rsidRPr="00D56521" w:rsidDel="00443F43">
          <w:delText xml:space="preserve">data coverage at the </w:delText>
        </w:r>
        <w:r w:rsidR="00825C9F" w:rsidDel="00443F43">
          <w:delText>Mariner’s set</w:delText>
        </w:r>
        <w:r w:rsidR="00A5689D" w:rsidRPr="00D56521" w:rsidDel="00443F43">
          <w:delText xml:space="preserve"> </w:delText>
        </w:r>
        <w:r w:rsidR="00116680" w:rsidRPr="00D56521" w:rsidDel="00443F43">
          <w:delText>display</w:delText>
        </w:r>
        <w:r w:rsidRPr="00D56521" w:rsidDel="00443F43">
          <w:delText xml:space="preserve"> scale.</w:delText>
        </w:r>
        <w:commentRangeEnd w:id="2101"/>
        <w:r w:rsidR="00307E58" w:rsidDel="00443F43">
          <w:rPr>
            <w:rStyle w:val="CommentReference"/>
          </w:rPr>
          <w:commentReference w:id="2101"/>
        </w:r>
      </w:del>
    </w:p>
    <w:p w14:paraId="3F364579" w14:textId="69F2CE25" w:rsidR="00623D67" w:rsidRPr="00D56521" w:rsidDel="00443F43" w:rsidRDefault="00623D67" w:rsidP="00675209">
      <w:pPr>
        <w:spacing w:after="60" w:line="240" w:lineRule="auto"/>
        <w:jc w:val="both"/>
        <w:rPr>
          <w:del w:id="2103" w:author="jonathan pritchard" w:date="2024-05-20T15:18:00Z" w16du:dateUtc="2024-05-20T14:18:00Z"/>
        </w:rPr>
      </w:pPr>
      <w:commentRangeStart w:id="2104"/>
      <w:commentRangeStart w:id="2105"/>
      <w:commentRangeStart w:id="2106"/>
      <w:r w:rsidRPr="00D56521">
        <w:t xml:space="preserve">The question of handling simultaneous display of data in old and new formats is still to be addressed by the IHO at the time this </w:t>
      </w:r>
      <w:r w:rsidR="00825C9F">
        <w:t>document</w:t>
      </w:r>
      <w:r w:rsidRPr="00D56521">
        <w:t xml:space="preserve"> is being written</w:t>
      </w:r>
      <w:commentRangeEnd w:id="2104"/>
      <w:r w:rsidR="00307E58">
        <w:rPr>
          <w:rStyle w:val="CommentReference"/>
        </w:rPr>
        <w:commentReference w:id="2104"/>
      </w:r>
      <w:commentRangeEnd w:id="2106"/>
      <w:r w:rsidR="0007289C">
        <w:rPr>
          <w:rStyle w:val="CommentReference"/>
        </w:rPr>
        <w:commentReference w:id="2106"/>
      </w:r>
      <w:r w:rsidRPr="00D56521">
        <w:t>.</w:t>
      </w:r>
      <w:ins w:id="2107" w:author="jonathan pritchard" w:date="2024-05-20T15:18:00Z" w16du:dateUtc="2024-05-20T14:18:00Z">
        <w:r w:rsidR="00443F43" w:rsidRPr="00D56521" w:rsidDel="00443F43">
          <w:t xml:space="preserve"> </w:t>
        </w:r>
      </w:ins>
      <w:del w:id="2108" w:author="jonathan pritchard" w:date="2024-05-20T15:18:00Z" w16du:dateUtc="2024-05-20T14:18:00Z">
        <w:r w:rsidRPr="00D56521" w:rsidDel="00443F43">
          <w:delText xml:space="preserve"> In the interim, systems should:</w:delText>
        </w:r>
      </w:del>
      <w:commentRangeEnd w:id="2105"/>
      <w:r w:rsidR="00443F43">
        <w:rPr>
          <w:rStyle w:val="CommentReference"/>
        </w:rPr>
        <w:commentReference w:id="2105"/>
      </w:r>
    </w:p>
    <w:p w14:paraId="201410B2" w14:textId="144424E6" w:rsidR="00623D67" w:rsidRPr="00D56521" w:rsidDel="00443F43" w:rsidRDefault="00623D67" w:rsidP="00E673D5">
      <w:pPr>
        <w:spacing w:after="60" w:line="240" w:lineRule="auto"/>
        <w:jc w:val="both"/>
        <w:rPr>
          <w:del w:id="2109" w:author="jonathan pritchard" w:date="2024-05-20T15:18:00Z" w16du:dateUtc="2024-05-20T14:18:00Z"/>
        </w:rPr>
      </w:pPr>
      <w:commentRangeStart w:id="2110"/>
      <w:del w:id="2111" w:author="jonathan pritchard" w:date="2024-05-20T15:18:00Z" w16du:dateUtc="2024-05-20T14:18:00Z">
        <w:r w:rsidRPr="00D56521" w:rsidDel="00443F43">
          <w:delText>Indicate when the screen is displaying older-format data.</w:delText>
        </w:r>
        <w:commentRangeEnd w:id="2110"/>
        <w:r w:rsidR="00307E58" w:rsidDel="00443F43">
          <w:rPr>
            <w:rStyle w:val="CommentReference"/>
          </w:rPr>
          <w:commentReference w:id="2110"/>
        </w:r>
      </w:del>
    </w:p>
    <w:p w14:paraId="1A45C173" w14:textId="637AEB7E" w:rsidR="00623D67" w:rsidRPr="00D56521" w:rsidDel="00443F43" w:rsidRDefault="00623D67" w:rsidP="00E673D5">
      <w:pPr>
        <w:spacing w:after="60" w:line="240" w:lineRule="auto"/>
        <w:jc w:val="both"/>
        <w:rPr>
          <w:del w:id="2112" w:author="jonathan pritchard" w:date="2024-05-20T15:18:00Z" w16du:dateUtc="2024-05-20T14:18:00Z"/>
        </w:rPr>
      </w:pPr>
      <w:commentRangeStart w:id="2113"/>
      <w:del w:id="2114" w:author="jonathan pritchard" w:date="2024-05-20T15:18:00Z" w16du:dateUtc="2024-05-20T14:18:00Z">
        <w:r w:rsidRPr="00D56521" w:rsidDel="00443F43">
          <w:delText>Indicate the boundary between new and old-format datasets if both new and old formats are being simultaneously displayed (one part of the screen is displaying new-format data and another old-format data).</w:delText>
        </w:r>
        <w:commentRangeEnd w:id="2113"/>
        <w:r w:rsidR="00307E58" w:rsidDel="00443F43">
          <w:rPr>
            <w:rStyle w:val="CommentReference"/>
          </w:rPr>
          <w:commentReference w:id="2113"/>
        </w:r>
      </w:del>
    </w:p>
    <w:p w14:paraId="0831A6E7" w14:textId="3106B8F8" w:rsidR="00623D67" w:rsidRDefault="00623D67" w:rsidP="00E673D5">
      <w:pPr>
        <w:spacing w:after="60" w:line="240" w:lineRule="auto"/>
        <w:jc w:val="both"/>
      </w:pPr>
      <w:commentRangeStart w:id="2115"/>
      <w:del w:id="2116" w:author="jonathan pritchard" w:date="2024-05-20T15:18:00Z" w16du:dateUtc="2024-05-20T14:18:00Z">
        <w:r w:rsidRPr="00D56521" w:rsidDel="00443F43">
          <w:delText xml:space="preserve">Anticipate that the portrayal of newer formats aligns with the portrayal of the older formats during the </w:delText>
        </w:r>
        <w:r w:rsidR="00825C9F" w:rsidDel="00443F43">
          <w:delText>transition period, so that dual-</w:delText>
        </w:r>
        <w:r w:rsidRPr="00D56521" w:rsidDel="00443F43">
          <w:delText xml:space="preserve">fuel </w:delText>
        </w:r>
        <w:r w:rsidR="00825C9F" w:rsidDel="00443F43">
          <w:delText xml:space="preserve">capable </w:delText>
        </w:r>
        <w:r w:rsidRPr="00D56521" w:rsidDel="00443F43">
          <w:delText>systems will not show significant differences in portrayal of what is essentially the same data in different formats or between different regions where S</w:delText>
        </w:r>
        <w:r w:rsidR="006D24EE" w:rsidRPr="00D56521" w:rsidDel="00443F43">
          <w:noBreakHyphen/>
        </w:r>
        <w:r w:rsidRPr="00D56521" w:rsidDel="00443F43">
          <w:delText>100 adoptions are occurring at different paces.</w:delText>
        </w:r>
        <w:commentRangeEnd w:id="2115"/>
        <w:r w:rsidR="00307E58" w:rsidDel="00443F43">
          <w:rPr>
            <w:rStyle w:val="CommentReference"/>
          </w:rPr>
          <w:commentReference w:id="2115"/>
        </w:r>
      </w:del>
    </w:p>
    <w:p w14:paraId="3B7B9A4B" w14:textId="77777777" w:rsidR="00825C9F" w:rsidRPr="00D56521" w:rsidRDefault="00825C9F" w:rsidP="00825C9F">
      <w:pPr>
        <w:spacing w:after="120" w:line="240" w:lineRule="auto"/>
        <w:jc w:val="both"/>
      </w:pPr>
    </w:p>
    <w:p w14:paraId="7426E1DB" w14:textId="1F07D844" w:rsidR="00302EC5" w:rsidRPr="00D56521" w:rsidRDefault="00302EC5" w:rsidP="00E673D5">
      <w:pPr>
        <w:pStyle w:val="Heading2"/>
      </w:pPr>
      <w:bookmarkStart w:id="2117" w:name="_Toc144421394"/>
      <w:r w:rsidRPr="00D56521">
        <w:t>Display of additional information layers</w:t>
      </w:r>
      <w:bookmarkEnd w:id="2117"/>
    </w:p>
    <w:p w14:paraId="4D055CD9" w14:textId="6B50301A" w:rsidR="0017066F" w:rsidRPr="00D56521" w:rsidRDefault="00A5689D" w:rsidP="00A13E02">
      <w:pPr>
        <w:spacing w:after="120" w:line="240" w:lineRule="auto"/>
        <w:jc w:val="both"/>
      </w:pPr>
      <w:r w:rsidRPr="00D56521">
        <w:t xml:space="preserve">The display of additional information layers is generally driven by mariner need. The </w:t>
      </w:r>
      <w:r w:rsidR="00A13E02">
        <w:t>I</w:t>
      </w:r>
      <w:r w:rsidRPr="00D56521">
        <w:t xml:space="preserve">nteroperability </w:t>
      </w:r>
      <w:r w:rsidR="00A13E02">
        <w:t>C</w:t>
      </w:r>
      <w:r w:rsidRPr="00D56521">
        <w:t>atalogue concept for ECDIS (see S-100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Pr="00D56521" w:rsidRDefault="00F02FE8" w:rsidP="00A13E02">
      <w:pPr>
        <w:spacing w:after="120" w:line="240" w:lineRule="auto"/>
        <w:jc w:val="both"/>
      </w:pPr>
      <w:r w:rsidRPr="00D56521">
        <w:t xml:space="preserve">The converse is also </w:t>
      </w:r>
      <w:r w:rsidR="00225582" w:rsidRPr="00D56521">
        <w:t>allowed - data in legacy formats may be displayed as overlays over S-101 data</w:t>
      </w:r>
      <w:r w:rsidR="00DF2DD4" w:rsidRPr="00D56521">
        <w:t>.</w:t>
      </w:r>
    </w:p>
    <w:p w14:paraId="28643C4E" w14:textId="79A0E637" w:rsidR="00F02FE8" w:rsidRDefault="00DF2DD4" w:rsidP="00A13E02">
      <w:pPr>
        <w:spacing w:after="120" w:line="240" w:lineRule="auto"/>
        <w:jc w:val="both"/>
      </w:pPr>
      <w:r w:rsidRPr="00D56521">
        <w:t xml:space="preserve">In both cases, the applicable requirements in </w:t>
      </w:r>
      <w:r w:rsidR="004C121F">
        <w:t xml:space="preserve">the </w:t>
      </w:r>
      <w:r w:rsidRPr="00D56521">
        <w:t xml:space="preserve">IMO </w:t>
      </w:r>
      <w:r w:rsidR="004C121F">
        <w:t>P</w:t>
      </w:r>
      <w:r w:rsidRPr="00D56521">
        <w:t xml:space="preserve">erformance </w:t>
      </w:r>
      <w:r w:rsidR="004C121F">
        <w:t>S</w:t>
      </w:r>
      <w:r w:rsidRPr="00D56521">
        <w:t xml:space="preserve">tandards must still be met, especially requirements about not degrading the </w:t>
      </w:r>
      <w:r w:rsidR="00A83443" w:rsidRPr="00D56521">
        <w:t xml:space="preserve">route monitoring </w:t>
      </w:r>
      <w:r w:rsidRPr="00D56521">
        <w:t>display</w:t>
      </w:r>
      <w:r w:rsidR="00225582" w:rsidRPr="00D56521">
        <w:t>.</w:t>
      </w:r>
    </w:p>
    <w:p w14:paraId="2CACCA9C" w14:textId="77777777" w:rsidR="004C121F" w:rsidRPr="00D56521" w:rsidRDefault="004C121F" w:rsidP="00A13E02">
      <w:pPr>
        <w:spacing w:after="120" w:line="240" w:lineRule="auto"/>
        <w:jc w:val="both"/>
      </w:pPr>
    </w:p>
    <w:p w14:paraId="7DA8858C" w14:textId="40262A7A" w:rsidR="007A21C9" w:rsidRPr="00D56521" w:rsidRDefault="007A21C9" w:rsidP="00E673D5">
      <w:pPr>
        <w:pStyle w:val="Heading2"/>
      </w:pPr>
      <w:bookmarkStart w:id="2118" w:name="_Toc144421395"/>
      <w:r w:rsidRPr="00D56521">
        <w:lastRenderedPageBreak/>
        <w:t>Concurrent applicability of S-</w:t>
      </w:r>
      <w:r w:rsidR="00962723" w:rsidRPr="00D56521">
        <w:t>52</w:t>
      </w:r>
      <w:r w:rsidR="00390D83" w:rsidRPr="00D56521">
        <w:t xml:space="preserve"> and S-57</w:t>
      </w:r>
      <w:bookmarkEnd w:id="2118"/>
    </w:p>
    <w:p w14:paraId="32F5B97E" w14:textId="4605DE8A" w:rsidR="00F909F1" w:rsidRPr="00D56521" w:rsidRDefault="007A21C9" w:rsidP="004C121F">
      <w:pPr>
        <w:spacing w:after="120" w:line="240" w:lineRule="auto"/>
        <w:jc w:val="both"/>
      </w:pPr>
      <w:r w:rsidRPr="00D56521">
        <w:t xml:space="preserve">Dual-fuel </w:t>
      </w:r>
      <w:r w:rsidR="004C121F">
        <w:t xml:space="preserve">capable </w:t>
      </w:r>
      <w:r w:rsidRPr="00D56521">
        <w:t xml:space="preserve">systems should continue to use the principles </w:t>
      </w:r>
      <w:r w:rsidR="005822CB" w:rsidRPr="00D56521">
        <w:t>defined in</w:t>
      </w:r>
      <w:r w:rsidRPr="00D56521">
        <w:t xml:space="preserve"> S-57 and S-52 </w:t>
      </w:r>
      <w:r w:rsidR="005822CB" w:rsidRPr="00D56521">
        <w:t>for the presentation of chart data that conforms to S-57 instead of S-101</w:t>
      </w:r>
      <w:r w:rsidRPr="00D56521">
        <w:t>.</w:t>
      </w:r>
      <w:r w:rsidR="005822CB" w:rsidRPr="00D56521">
        <w:t xml:space="preserve"> </w:t>
      </w:r>
      <w:r w:rsidR="003300DF" w:rsidRPr="00D56521">
        <w:t>T</w:t>
      </w:r>
      <w:r w:rsidR="003F3566" w:rsidRPr="00D56521">
        <w:t xml:space="preserve">he principles in S-101 and this Annex should be </w:t>
      </w:r>
      <w:r w:rsidR="003300DF" w:rsidRPr="00D56521">
        <w:t xml:space="preserve">concurrently </w:t>
      </w:r>
      <w:r w:rsidR="003F3566" w:rsidRPr="00D56521">
        <w:t xml:space="preserve">applied where S-101 data </w:t>
      </w:r>
      <w:r w:rsidR="00165336" w:rsidRPr="00D56521">
        <w:t>is displayed</w:t>
      </w:r>
      <w:r w:rsidR="003F3566" w:rsidRPr="00D56521">
        <w:t xml:space="preserve">. This includes the case where one part of the chart window has S-101 data as the chart layer and another has S-57 data as the chart layer - S57/S-52 apply to the portion where S-57 data is the </w:t>
      </w:r>
      <w:r w:rsidR="003300DF" w:rsidRPr="00D56521">
        <w:t xml:space="preserve">chart </w:t>
      </w:r>
      <w:r w:rsidR="003F3566" w:rsidRPr="00D56521">
        <w:t xml:space="preserve">layer and S-101 and this Annex apply where </w:t>
      </w:r>
      <w:r w:rsidR="00F909F1" w:rsidRPr="00D56521">
        <w:t xml:space="preserve">S-101 data is the </w:t>
      </w:r>
      <w:r w:rsidR="003300DF" w:rsidRPr="00D56521">
        <w:t xml:space="preserve">chart </w:t>
      </w:r>
      <w:r w:rsidR="00F909F1" w:rsidRPr="00D56521">
        <w:t>layer.</w:t>
      </w:r>
    </w:p>
    <w:p w14:paraId="6F87AA52" w14:textId="5854BAA6" w:rsidR="00165336" w:rsidRPr="00D56521" w:rsidRDefault="00165336" w:rsidP="004C121F">
      <w:pPr>
        <w:spacing w:after="120" w:line="240" w:lineRule="auto"/>
        <w:jc w:val="both"/>
      </w:pPr>
      <w:r w:rsidRPr="00D56521">
        <w:t xml:space="preserve">Overlays of S-100-based non-ENC data over S-57 chart data are left to manufacturer discretion, pending development of guidance by the IHO. Where S-100-based non-ENC datasets are overlaid over S-57 data, they should be treated as “additional information” in the sense of </w:t>
      </w:r>
      <w:r w:rsidR="004C121F">
        <w:t xml:space="preserve">IMO </w:t>
      </w:r>
      <w:r w:rsidRPr="00D56521">
        <w:t>MSC.</w:t>
      </w:r>
      <w:del w:id="2119" w:author="Raphael Malyankar" w:date="2023-08-31T19:49:00Z">
        <w:r w:rsidRPr="00D56521" w:rsidDel="005C7BA9">
          <w:delText>232(82)</w:delText>
        </w:r>
      </w:del>
      <w:ins w:id="2120" w:author="Raphael Malyankar" w:date="2023-08-31T19:49:00Z">
        <w:r w:rsidR="005C7BA9">
          <w:t>530(106)</w:t>
        </w:r>
      </w:ins>
      <w:r w:rsidRPr="00D56521">
        <w:t>, including the requirement to avoid degrading the display of ENC information.</w:t>
      </w:r>
      <w:r w:rsidR="00962723" w:rsidRPr="00D56521">
        <w:t xml:space="preserve"> </w:t>
      </w:r>
      <w:commentRangeStart w:id="2121"/>
      <w:r w:rsidR="00962723" w:rsidRPr="00D56521">
        <w:t xml:space="preserve">Activation of </w:t>
      </w:r>
      <w:r w:rsidR="00E0520E" w:rsidRPr="00D56521">
        <w:t>the new</w:t>
      </w:r>
      <w:r w:rsidR="00962723" w:rsidRPr="00D56521">
        <w:t xml:space="preserve"> functionalities described in this Annex for screen regions where S-100 data is overlaid over S-57 ENCs is left to manufacturer discretion, pending the development of guidance by the IHO</w:t>
      </w:r>
      <w:commentRangeEnd w:id="2121"/>
      <w:r w:rsidR="00307E58">
        <w:rPr>
          <w:rStyle w:val="CommentReference"/>
        </w:rPr>
        <w:commentReference w:id="2121"/>
      </w:r>
      <w:r w:rsidR="00962723" w:rsidRPr="00D56521">
        <w:t>.</w:t>
      </w:r>
      <w:r w:rsidR="00E0520E" w:rsidRPr="00D56521">
        <w:t xml:space="preserve"> For example, S-98 interoperability need not be implemented in the </w:t>
      </w:r>
      <w:r w:rsidR="009F7151" w:rsidRPr="00D56521">
        <w:t>absence</w:t>
      </w:r>
      <w:r w:rsidR="00E0520E" w:rsidRPr="00D56521">
        <w:t xml:space="preserve"> of an S-101 base layer, but graphical indexes can still be displayed </w:t>
      </w:r>
      <w:r w:rsidR="00390D83" w:rsidRPr="00D56521">
        <w:t xml:space="preserve">for non-ENC S-100 products </w:t>
      </w:r>
      <w:r w:rsidR="00E0520E" w:rsidRPr="00D56521">
        <w:t xml:space="preserve">and thinning for an S-111 (Surface Currents) grid can still be applied even if it overlays S-57 data. </w:t>
      </w:r>
    </w:p>
    <w:p w14:paraId="17EF0BB2" w14:textId="26855A31" w:rsidR="007A21C9" w:rsidRPr="00D56521" w:rsidRDefault="00F909F1" w:rsidP="004C121F">
      <w:pPr>
        <w:spacing w:after="120" w:line="240" w:lineRule="auto"/>
        <w:jc w:val="both"/>
      </w:pPr>
      <w:r w:rsidRPr="00D56521">
        <w:t>MSC.</w:t>
      </w:r>
      <w:del w:id="2122" w:author="Raphael Malyankar" w:date="2023-08-31T19:49:00Z">
        <w:r w:rsidRPr="00D56521" w:rsidDel="005C7BA9">
          <w:delText>232(82)</w:delText>
        </w:r>
      </w:del>
      <w:ins w:id="2123" w:author="Raphael Malyankar" w:date="2023-08-31T19:49:00Z">
        <w:r w:rsidR="005C7BA9">
          <w:t>530(106)</w:t>
        </w:r>
      </w:ins>
      <w:r w:rsidRPr="00D56521">
        <w:t xml:space="preserve"> and other applicable IMO standards continue to apply</w:t>
      </w:r>
      <w:r w:rsidR="005822CB" w:rsidRPr="00D56521">
        <w:t xml:space="preserve"> </w:t>
      </w:r>
      <w:r w:rsidRPr="00D56521">
        <w:t>to the “S-57 portion” of the display, and, in the absence of updated IMO standards specifically for S-</w:t>
      </w:r>
      <w:r w:rsidR="00F821B0" w:rsidRPr="00D56521">
        <w:t>100-based data, also to the “S-101 portion” of the display</w:t>
      </w:r>
      <w:r w:rsidR="003F3566" w:rsidRPr="00D56521">
        <w:t>.</w:t>
      </w:r>
      <w:r w:rsidR="00F821B0" w:rsidRPr="00D56521">
        <w:t xml:space="preserve"> The IEC standards should continue to be used for testing, with necessary extensions to test for the “S-101 portion” of the display</w:t>
      </w:r>
      <w:r w:rsidR="00C47198" w:rsidRPr="00D56521">
        <w:t>, pending IEC update of the IEC standards for S-100-based displays and this Annex</w:t>
      </w:r>
      <w:r w:rsidR="00F821B0" w:rsidRPr="00D56521">
        <w:t>.</w:t>
      </w:r>
    </w:p>
    <w:p w14:paraId="6ECF0C12" w14:textId="12B26C49" w:rsidR="00F821B0" w:rsidRPr="00D56521" w:rsidRDefault="00F821B0" w:rsidP="004C121F">
      <w:pPr>
        <w:spacing w:after="60" w:line="240" w:lineRule="auto"/>
        <w:jc w:val="both"/>
      </w:pPr>
      <w:r w:rsidRPr="00D56521">
        <w:t>This Annex is designed to allow such integrated displays. Note in particular:</w:t>
      </w:r>
    </w:p>
    <w:p w14:paraId="61F0F4F9" w14:textId="092E0625" w:rsidR="00C47198" w:rsidRPr="00D56521" w:rsidRDefault="00C47198" w:rsidP="00AE2737">
      <w:pPr>
        <w:pStyle w:val="ListParagraph"/>
        <w:numPr>
          <w:ilvl w:val="0"/>
          <w:numId w:val="55"/>
        </w:numPr>
        <w:spacing w:after="60" w:line="240" w:lineRule="auto"/>
        <w:jc w:val="both"/>
      </w:pPr>
      <w:r w:rsidRPr="00D56521">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D56521" w:rsidRDefault="00C47198" w:rsidP="00AE2737">
      <w:pPr>
        <w:pStyle w:val="ListParagraph"/>
        <w:numPr>
          <w:ilvl w:val="0"/>
          <w:numId w:val="55"/>
        </w:numPr>
        <w:spacing w:after="60" w:line="240" w:lineRule="auto"/>
        <w:jc w:val="both"/>
      </w:pPr>
      <w:r w:rsidRPr="00D56521">
        <w:t xml:space="preserve">The </w:t>
      </w:r>
      <w:r w:rsidR="00D713F4" w:rsidRPr="00D56521">
        <w:t xml:space="preserve">IMO display categories and </w:t>
      </w:r>
      <w:r w:rsidRPr="00D56521">
        <w:t>viewing groups</w:t>
      </w:r>
      <w:r w:rsidR="00D713F4" w:rsidRPr="00D56521">
        <w:t xml:space="preserve"> for S-57 data are carried over into this Annex and include the same feature information for each group as in S-52.</w:t>
      </w:r>
    </w:p>
    <w:p w14:paraId="19712B68" w14:textId="325135C7" w:rsidR="007B171D" w:rsidRPr="00D56521" w:rsidRDefault="00D713F4" w:rsidP="00AE2737">
      <w:pPr>
        <w:pStyle w:val="ListParagraph"/>
        <w:numPr>
          <w:ilvl w:val="0"/>
          <w:numId w:val="55"/>
        </w:numPr>
        <w:spacing w:after="60" w:line="240" w:lineRule="auto"/>
        <w:jc w:val="both"/>
      </w:pPr>
      <w:r w:rsidRPr="00D56521">
        <w:t xml:space="preserve">Where S-101 changed S-57 </w:t>
      </w:r>
      <w:r w:rsidR="009F7151" w:rsidRPr="00D56521">
        <w:t>modelling</w:t>
      </w:r>
      <w:r w:rsidRPr="00D56521">
        <w:t xml:space="preserve">, the replacement features have been assigned to the same </w:t>
      </w:r>
      <w:r w:rsidR="007B171D" w:rsidRPr="00D56521">
        <w:t>viewing group as before.</w:t>
      </w:r>
    </w:p>
    <w:p w14:paraId="7223BC63" w14:textId="1FB980A8" w:rsidR="00D713F4" w:rsidRPr="00D56521" w:rsidRDefault="007B171D" w:rsidP="00AE2737">
      <w:pPr>
        <w:pStyle w:val="ListParagraph"/>
        <w:numPr>
          <w:ilvl w:val="0"/>
          <w:numId w:val="55"/>
        </w:numPr>
        <w:spacing w:after="60" w:line="240" w:lineRule="auto"/>
        <w:jc w:val="both"/>
      </w:pPr>
      <w:r w:rsidRPr="00D56521">
        <w:t>Features that are wholly new in S-101</w:t>
      </w:r>
      <w:r w:rsidR="003300DF" w:rsidRPr="00D56521">
        <w:t xml:space="preserve"> compared to S-57</w:t>
      </w:r>
      <w:r w:rsidRPr="00D56521">
        <w:t xml:space="preserve"> </w:t>
      </w:r>
      <w:r w:rsidR="00B95A50" w:rsidRPr="00D56521">
        <w:t>are</w:t>
      </w:r>
      <w:r w:rsidRPr="00D56521">
        <w:t xml:space="preserve"> assigned to new viewing groups.</w:t>
      </w:r>
    </w:p>
    <w:p w14:paraId="45AE6473" w14:textId="259AF06D" w:rsidR="00C47198" w:rsidRPr="00D56521" w:rsidRDefault="007B171D" w:rsidP="00AE2737">
      <w:pPr>
        <w:pStyle w:val="ListParagraph"/>
        <w:numPr>
          <w:ilvl w:val="0"/>
          <w:numId w:val="55"/>
        </w:numPr>
        <w:spacing w:after="60" w:line="240" w:lineRule="auto"/>
        <w:jc w:val="both"/>
      </w:pPr>
      <w:r w:rsidRPr="00D56521">
        <w:t>Features from n</w:t>
      </w:r>
      <w:r w:rsidR="00D713F4" w:rsidRPr="00D56521">
        <w:t xml:space="preserve">ew </w:t>
      </w:r>
      <w:r w:rsidRPr="00D56521">
        <w:t xml:space="preserve">non-S-101 </w:t>
      </w:r>
      <w:r w:rsidR="00D713F4" w:rsidRPr="00D56521">
        <w:t>data products are assigned to new viewing groups.</w:t>
      </w:r>
    </w:p>
    <w:p w14:paraId="44064F8D" w14:textId="0A95BAAE" w:rsidR="007B171D" w:rsidRPr="00D56521" w:rsidRDefault="007B171D" w:rsidP="00AE2737">
      <w:pPr>
        <w:pStyle w:val="ListParagraph"/>
        <w:numPr>
          <w:ilvl w:val="0"/>
          <w:numId w:val="55"/>
        </w:numPr>
        <w:spacing w:after="60" w:line="240" w:lineRule="auto"/>
        <w:jc w:val="both"/>
      </w:pPr>
      <w:r w:rsidRPr="00D56521">
        <w:t>The principles for chart furniture and miscellaneous display elements (scale boundaries, limits of data, safety contour</w:t>
      </w:r>
      <w:r w:rsidR="00060A04" w:rsidRPr="00D56521">
        <w:t>, depth zones, upd</w:t>
      </w:r>
      <w:r w:rsidR="00451E17">
        <w:t>ate identification, legend, etc</w:t>
      </w:r>
      <w:r w:rsidR="00060A04" w:rsidRPr="00D56521">
        <w:t xml:space="preserve">) </w:t>
      </w:r>
      <w:r w:rsidRPr="00D56521">
        <w:t>are the same in S-52 and this Annex.</w:t>
      </w:r>
    </w:p>
    <w:p w14:paraId="48AB93D7" w14:textId="574EC2F5" w:rsidR="00060A04" w:rsidRPr="00D56521" w:rsidRDefault="00060A04" w:rsidP="00AE2737">
      <w:pPr>
        <w:pStyle w:val="ListParagraph"/>
        <w:numPr>
          <w:ilvl w:val="0"/>
          <w:numId w:val="55"/>
        </w:numPr>
        <w:spacing w:after="60" w:line="240" w:lineRule="auto"/>
        <w:jc w:val="both"/>
      </w:pPr>
      <w:r w:rsidRPr="00D56521">
        <w:t>Additional functionalit</w:t>
      </w:r>
      <w:r w:rsidR="00E2791B" w:rsidRPr="00D56521">
        <w:t>ies</w:t>
      </w:r>
      <w:r w:rsidRPr="00D56521">
        <w:t xml:space="preserve"> such as graphical indexes, data quality indication</w:t>
      </w:r>
      <w:r w:rsidR="00451E17">
        <w:t>, etc</w:t>
      </w:r>
      <w:r w:rsidR="00E2791B" w:rsidRPr="00D56521">
        <w:t xml:space="preserve">, are independent of the legacy/modernised nature of the information. To minimise clutter and maximise compatibility with legacy data, the functionalities for modernised data are defined </w:t>
      </w:r>
      <w:r w:rsidR="00783E33" w:rsidRPr="00D56521">
        <w:t>so they</w:t>
      </w:r>
      <w:r w:rsidR="00E2791B" w:rsidRPr="00D56521">
        <w:t xml:space="preserve"> </w:t>
      </w:r>
      <w:r w:rsidR="00783E33" w:rsidRPr="00D56521">
        <w:t xml:space="preserve">can </w:t>
      </w:r>
      <w:r w:rsidR="00E2791B" w:rsidRPr="00D56521">
        <w:t xml:space="preserve">act on/with </w:t>
      </w:r>
      <w:r w:rsidR="00783E33" w:rsidRPr="00D56521">
        <w:t xml:space="preserve">only </w:t>
      </w:r>
      <w:r w:rsidR="00E2791B" w:rsidRPr="00D56521">
        <w:t xml:space="preserve">ENC data in the first </w:t>
      </w:r>
      <w:r w:rsidR="00783E33" w:rsidRPr="00D56521">
        <w:t>place,</w:t>
      </w:r>
      <w:r w:rsidR="00E2791B" w:rsidRPr="00D56521">
        <w:t xml:space="preserve"> and</w:t>
      </w:r>
      <w:r w:rsidR="00783E33" w:rsidRPr="00D56521">
        <w:t xml:space="preserve"> on/with other S-100-based data </w:t>
      </w:r>
      <w:r w:rsidR="00D33DF2" w:rsidRPr="00D56521">
        <w:t xml:space="preserve">only </w:t>
      </w:r>
      <w:r w:rsidR="00783E33" w:rsidRPr="00D56521">
        <w:t>upon additional or different operator action.</w:t>
      </w:r>
      <w:r w:rsidR="00E2791B" w:rsidRPr="00D56521">
        <w:t xml:space="preserve"> </w:t>
      </w:r>
      <w:r w:rsidR="00783E33" w:rsidRPr="00D56521">
        <w:t xml:space="preserve">For example, the graphical indexes requirement (clause </w:t>
      </w:r>
      <w:r w:rsidR="00783E33" w:rsidRPr="00D56521">
        <w:fldChar w:fldCharType="begin"/>
      </w:r>
      <w:r w:rsidR="00783E33" w:rsidRPr="00D56521">
        <w:instrText xml:space="preserve"> REF _Ref49376543 \r \h </w:instrText>
      </w:r>
      <w:r w:rsidR="004C121F">
        <w:instrText xml:space="preserve"> \* MERGEFORMAT </w:instrText>
      </w:r>
      <w:r w:rsidR="00783E33" w:rsidRPr="00D56521">
        <w:fldChar w:fldCharType="separate"/>
      </w:r>
      <w:r w:rsidR="00832978">
        <w:t>C-12.2</w:t>
      </w:r>
      <w:r w:rsidR="00783E33" w:rsidRPr="00D56521">
        <w:fldChar w:fldCharType="end"/>
      </w:r>
      <w:r w:rsidR="00783E33" w:rsidRPr="00D56521">
        <w:t>)</w:t>
      </w:r>
      <w:r w:rsidR="00E2791B" w:rsidRPr="00D56521">
        <w:t xml:space="preserve"> </w:t>
      </w:r>
      <w:r w:rsidR="00783E33" w:rsidRPr="00D56521">
        <w:t>is separated into sub-requirements, one for ENCs and the other for other S-100-based products.</w:t>
      </w:r>
    </w:p>
    <w:p w14:paraId="75D4AF8A" w14:textId="702CBA34" w:rsidR="003300DF" w:rsidRPr="00D56521" w:rsidRDefault="00012A5A" w:rsidP="00AE2737">
      <w:pPr>
        <w:pStyle w:val="ListParagraph"/>
        <w:numPr>
          <w:ilvl w:val="0"/>
          <w:numId w:val="55"/>
        </w:numPr>
        <w:spacing w:after="120" w:line="240" w:lineRule="auto"/>
        <w:jc w:val="both"/>
      </w:pPr>
      <w:r w:rsidRPr="00D56521">
        <w:t>The names of colour tokens are the same. (Future versions of this Annex may add additional colour tokens, but should retain the S-52 set.)</w:t>
      </w:r>
    </w:p>
    <w:p w14:paraId="4D0931B4" w14:textId="193F1648" w:rsidR="00F821B0" w:rsidRPr="00D56521" w:rsidRDefault="00BA1423" w:rsidP="004C121F">
      <w:pPr>
        <w:spacing w:after="120" w:line="240" w:lineRule="auto"/>
        <w:jc w:val="both"/>
      </w:pPr>
      <w:r w:rsidRPr="00D56521">
        <w:t xml:space="preserve">Note that some things required for complete compatibility of S-57/S-52 and S-101 presentations </w:t>
      </w:r>
      <w:r w:rsidR="00012A5A" w:rsidRPr="00D56521">
        <w:t>cannot be controlled in</w:t>
      </w:r>
      <w:r w:rsidRPr="00D56521">
        <w:t xml:space="preserve"> this </w:t>
      </w:r>
      <w:r w:rsidR="00012A5A" w:rsidRPr="00D56521">
        <w:t>Annex</w:t>
      </w:r>
      <w:r w:rsidRPr="00D56521">
        <w:t xml:space="preserve">, depending as they do on the harmonisation of </w:t>
      </w:r>
      <w:r w:rsidR="00451E17">
        <w:t>P</w:t>
      </w:r>
      <w:r w:rsidRPr="00D56521">
        <w:t xml:space="preserve">ortrayal </w:t>
      </w:r>
      <w:r w:rsidR="00451E17">
        <w:t>C</w:t>
      </w:r>
      <w:r w:rsidRPr="00D56521">
        <w:t>atalogues with S-52</w:t>
      </w:r>
      <w:r w:rsidR="00012A5A" w:rsidRPr="00D56521">
        <w:t xml:space="preserve"> symbology, colour tables, and lookup tables</w:t>
      </w:r>
      <w:r w:rsidRPr="00D56521">
        <w:t xml:space="preserve">. Among these are the </w:t>
      </w:r>
      <w:r w:rsidR="00012A5A" w:rsidRPr="00D56521">
        <w:t xml:space="preserve">shapes and dimensions of </w:t>
      </w:r>
      <w:r w:rsidRPr="00D56521">
        <w:t>symbols and the colour</w:t>
      </w:r>
      <w:r w:rsidR="00012A5A" w:rsidRPr="00D56521">
        <w:t xml:space="preserve"> coordinates assigned to colour tokens.</w:t>
      </w:r>
    </w:p>
    <w:p w14:paraId="51C8D5ED" w14:textId="77777777" w:rsidR="00015F52" w:rsidRPr="00D56521" w:rsidRDefault="00015F52" w:rsidP="004C121F">
      <w:pPr>
        <w:spacing w:after="120" w:line="240" w:lineRule="auto"/>
        <w:jc w:val="both"/>
      </w:pPr>
    </w:p>
    <w:p w14:paraId="3FF529D3" w14:textId="60A5B4BD" w:rsidR="006869F9" w:rsidRPr="00D56521" w:rsidRDefault="006869F9" w:rsidP="00BE68E8">
      <w:pPr>
        <w:pStyle w:val="Heading1"/>
      </w:pPr>
      <w:bookmarkStart w:id="2124" w:name="_Ref47703115"/>
      <w:bookmarkStart w:id="2125" w:name="_Toc144421396"/>
      <w:r w:rsidRPr="00D56521">
        <w:t>Type approval considerations</w:t>
      </w:r>
      <w:bookmarkEnd w:id="2124"/>
      <w:bookmarkEnd w:id="2125"/>
    </w:p>
    <w:p w14:paraId="5013931F" w14:textId="034AD7FA" w:rsidR="00C57647" w:rsidRPr="00D56521" w:rsidRDefault="00C57647" w:rsidP="00451E17">
      <w:pPr>
        <w:spacing w:after="120" w:line="240" w:lineRule="auto"/>
        <w:jc w:val="both"/>
        <w:rPr>
          <w:lang w:eastAsia="en-US"/>
        </w:rPr>
      </w:pPr>
      <w:r w:rsidRPr="00D56521">
        <w:rPr>
          <w:lang w:eastAsia="en-US"/>
        </w:rPr>
        <w:t xml:space="preserve">Manufacturers, type-approval authorities, and above all </w:t>
      </w:r>
      <w:r w:rsidR="00451E17">
        <w:rPr>
          <w:lang w:eastAsia="en-US"/>
        </w:rPr>
        <w:t>M</w:t>
      </w:r>
      <w:r w:rsidRPr="00D56521">
        <w:rPr>
          <w:lang w:eastAsia="en-US"/>
        </w:rPr>
        <w:t xml:space="preserve">ariners, are always encouraged to contact the IHO over any improvements, criticisms, questions or comments that they may have about the ECDIS display, in order that the </w:t>
      </w:r>
      <w:r w:rsidR="00451E17">
        <w:rPr>
          <w:lang w:eastAsia="en-US"/>
        </w:rPr>
        <w:t>S</w:t>
      </w:r>
      <w:r w:rsidRPr="00D56521">
        <w:rPr>
          <w:lang w:eastAsia="en-US"/>
        </w:rPr>
        <w:t>pecifications can be kept effective and up to date.</w:t>
      </w:r>
    </w:p>
    <w:p w14:paraId="6D40AF41" w14:textId="77777777" w:rsidR="0061638E" w:rsidRPr="00D56521" w:rsidRDefault="0061638E" w:rsidP="00451E17">
      <w:pPr>
        <w:spacing w:after="120" w:line="240" w:lineRule="auto"/>
        <w:jc w:val="both"/>
      </w:pPr>
    </w:p>
    <w:p w14:paraId="1B664EBD" w14:textId="688FEA11" w:rsidR="004F7D3B" w:rsidRPr="00D56521" w:rsidRDefault="004F7D3B" w:rsidP="00BE68E8">
      <w:pPr>
        <w:pStyle w:val="Heading1"/>
      </w:pPr>
      <w:bookmarkStart w:id="2126" w:name="_Toc144421397"/>
      <w:r w:rsidRPr="00D56521">
        <w:rPr>
          <w:noProof/>
        </w:rPr>
        <w:t>Specifications for the display screen</w:t>
      </w:r>
      <w:bookmarkEnd w:id="2126"/>
    </w:p>
    <w:p w14:paraId="7AAA8BD5" w14:textId="2B70B9A4" w:rsidR="00874728" w:rsidRPr="00D56521" w:rsidRDefault="00725E1B" w:rsidP="00E673D5">
      <w:pPr>
        <w:pStyle w:val="Heading2"/>
      </w:pPr>
      <w:bookmarkStart w:id="2127" w:name="_Ref47552325"/>
      <w:bookmarkStart w:id="2128" w:name="_Ref47552331"/>
      <w:bookmarkStart w:id="2129" w:name="_Ref47553093"/>
      <w:bookmarkStart w:id="2130" w:name="_Toc144421398"/>
      <w:r w:rsidRPr="00D56521">
        <w:t>Physical display requirements</w:t>
      </w:r>
      <w:bookmarkEnd w:id="2127"/>
      <w:bookmarkEnd w:id="2128"/>
      <w:bookmarkEnd w:id="2129"/>
      <w:bookmarkEnd w:id="2130"/>
    </w:p>
    <w:p w14:paraId="0A34F28F" w14:textId="7F2A0BAE" w:rsidR="001913C0" w:rsidRPr="00D56521" w:rsidRDefault="001913C0" w:rsidP="00D64790">
      <w:pPr>
        <w:spacing w:after="60" w:line="240" w:lineRule="auto"/>
        <w:jc w:val="both"/>
      </w:pPr>
      <w:r w:rsidRPr="00D56521">
        <w:t>The requirements for the main graphic display are:</w:t>
      </w:r>
    </w:p>
    <w:p w14:paraId="2C4A09EE" w14:textId="572FAB83" w:rsidR="001913C0" w:rsidRPr="00D56521" w:rsidRDefault="001913C0" w:rsidP="00D64790">
      <w:pPr>
        <w:spacing w:after="60" w:line="240" w:lineRule="auto"/>
        <w:ind w:left="2160" w:hanging="1440"/>
        <w:jc w:val="both"/>
      </w:pPr>
      <w:r w:rsidRPr="00D56521">
        <w:t>Size</w:t>
      </w:r>
      <w:r w:rsidR="0042409E" w:rsidRPr="00D56521">
        <w:t>:</w:t>
      </w:r>
      <w:r w:rsidR="0042409E" w:rsidRPr="00D56521">
        <w:tab/>
      </w:r>
      <w:r w:rsidR="00D64790">
        <w:t>M</w:t>
      </w:r>
      <w:r w:rsidRPr="00D56521">
        <w:t>inimum effective size of the area for chart display: 270 x 270 mm</w:t>
      </w:r>
      <w:r w:rsidR="003035C4" w:rsidRPr="00D56521">
        <w:t xml:space="preserve"> (IMO MSC </w:t>
      </w:r>
      <w:del w:id="2131" w:author="Raphael Malyankar" w:date="2023-08-31T19:50:00Z">
        <w:r w:rsidR="003035C4" w:rsidRPr="00D56521" w:rsidDel="00C50708">
          <w:delText>232(82)</w:delText>
        </w:r>
      </w:del>
      <w:ins w:id="2132" w:author="Raphael Malyankar" w:date="2023-08-31T19:50:00Z">
        <w:r w:rsidR="00C50708">
          <w:t>530(106)</w:t>
        </w:r>
      </w:ins>
      <w:r w:rsidR="003035C4" w:rsidRPr="00D56521">
        <w:t xml:space="preserve"> 10.2)</w:t>
      </w:r>
      <w:r w:rsidRPr="00D56521">
        <w:t>.</w:t>
      </w:r>
    </w:p>
    <w:p w14:paraId="6AEFAA4E" w14:textId="1A708A81" w:rsidR="001913C0" w:rsidRPr="00D56521" w:rsidRDefault="001913C0" w:rsidP="00D64790">
      <w:pPr>
        <w:spacing w:after="60" w:line="240" w:lineRule="auto"/>
        <w:ind w:left="2160" w:hanging="1440"/>
        <w:jc w:val="both"/>
      </w:pPr>
      <w:r w:rsidRPr="00D56521">
        <w:t>Resolution</w:t>
      </w:r>
      <w:r w:rsidR="0042409E" w:rsidRPr="00D56521">
        <w:t>:</w:t>
      </w:r>
      <w:r w:rsidR="0042409E" w:rsidRPr="00D56521">
        <w:tab/>
      </w:r>
      <w:r w:rsidR="00D64790">
        <w:t>M</w:t>
      </w:r>
      <w:r w:rsidRPr="00D56521">
        <w:t>inimum lines per mm (L) given by L=864/s, where s is the smaller dimension of the chart display area. (e.g. for the minimum chart area, s=270 mm</w:t>
      </w:r>
      <w:r w:rsidR="002C3265" w:rsidRPr="00D56521">
        <w:t xml:space="preserve">, </w:t>
      </w:r>
      <w:r w:rsidRPr="00D56521">
        <w:t>the resolution L</w:t>
      </w:r>
      <w:r w:rsidR="002C3265" w:rsidRPr="00D56521">
        <w:t xml:space="preserve"> </w:t>
      </w:r>
      <w:r w:rsidRPr="00D56521">
        <w:t>=</w:t>
      </w:r>
      <w:r w:rsidR="002C3265" w:rsidRPr="00D56521">
        <w:t xml:space="preserve"> 864/270 = </w:t>
      </w:r>
      <w:r w:rsidRPr="00D56521">
        <w:t>3.20 lines per mm, giving a "picture unit" size of 0.312 mm)</w:t>
      </w:r>
    </w:p>
    <w:p w14:paraId="07655ACA" w14:textId="6256DEE4" w:rsidR="001913C0" w:rsidRPr="00D56521" w:rsidRDefault="001913C0" w:rsidP="00D64790">
      <w:pPr>
        <w:spacing w:after="120" w:line="240" w:lineRule="auto"/>
        <w:ind w:left="2160" w:hanging="1440"/>
        <w:jc w:val="both"/>
      </w:pPr>
      <w:r w:rsidRPr="00D56521">
        <w:t>Colours:</w:t>
      </w:r>
      <w:r w:rsidR="0042409E" w:rsidRPr="00D56521">
        <w:tab/>
      </w:r>
      <w:r w:rsidRPr="00D56521">
        <w:t>64</w:t>
      </w:r>
    </w:p>
    <w:p w14:paraId="70C765F5" w14:textId="40E550FC" w:rsidR="00A83B37" w:rsidRPr="00D56521" w:rsidRDefault="00A83B37" w:rsidP="00D64790">
      <w:pPr>
        <w:spacing w:after="120" w:line="240" w:lineRule="auto"/>
        <w:jc w:val="both"/>
      </w:pPr>
      <w:r w:rsidRPr="00D56521">
        <w:t xml:space="preserve">The specifications above permit a chart display whose minimum resolution (lines/mm) may vary depending on the size of the display. Maintaining a clearly readable chart display under this flexibility </w:t>
      </w:r>
      <w:r w:rsidR="00D600F5" w:rsidRPr="00D56521">
        <w:t>imposes certain requirements</w:t>
      </w:r>
      <w:r w:rsidRPr="00D56521">
        <w:t xml:space="preserve"> on the </w:t>
      </w:r>
      <w:r w:rsidR="00D600F5" w:rsidRPr="00D56521">
        <w:t>display</w:t>
      </w:r>
      <w:r w:rsidRPr="00D56521">
        <w:t xml:space="preserve"> software, which are described in clause </w:t>
      </w:r>
      <w:r w:rsidRPr="00D56521">
        <w:fldChar w:fldCharType="begin"/>
      </w:r>
      <w:r w:rsidRPr="00D56521">
        <w:instrText xml:space="preserve"> REF _Ref49261612 \r \h </w:instrText>
      </w:r>
      <w:r w:rsidR="00D64790">
        <w:instrText xml:space="preserve"> \* MERGEFORMAT </w:instrText>
      </w:r>
      <w:r w:rsidRPr="00D56521">
        <w:fldChar w:fldCharType="separate"/>
      </w:r>
      <w:r w:rsidR="00832978">
        <w:t>C-10.2</w:t>
      </w:r>
      <w:r w:rsidRPr="00D56521">
        <w:fldChar w:fldCharType="end"/>
      </w:r>
      <w:r w:rsidRPr="00D56521">
        <w:t>.</w:t>
      </w:r>
    </w:p>
    <w:p w14:paraId="636FCBCC" w14:textId="06D1AA45" w:rsidR="001913C0" w:rsidRPr="00D56521" w:rsidRDefault="001913C0" w:rsidP="00D64790">
      <w:pPr>
        <w:spacing w:after="120" w:line="240" w:lineRule="auto"/>
        <w:jc w:val="both"/>
      </w:pPr>
      <w:r w:rsidRPr="00D56521">
        <w:t xml:space="preserve">Information should be displayed in the ECDIS on one or more physical screens, which may be divided into more than one chart display. Information may be displayed automatically, on demand or as a result of </w:t>
      </w:r>
      <w:r w:rsidR="00D64790">
        <w:t>M</w:t>
      </w:r>
      <w:r w:rsidRPr="00D56521">
        <w:t>ariner's selection.</w:t>
      </w:r>
    </w:p>
    <w:p w14:paraId="6AE776DD" w14:textId="5EF97EC2" w:rsidR="00714823" w:rsidRPr="00D56521" w:rsidRDefault="00714823" w:rsidP="00D64790">
      <w:pPr>
        <w:spacing w:after="120" w:line="240" w:lineRule="auto"/>
        <w:jc w:val="both"/>
      </w:pPr>
      <w:r w:rsidRPr="00D56521">
        <w:t xml:space="preserve">The physical size of the screen(s) should be appropriate to viewing conditions. Larger </w:t>
      </w:r>
      <w:r w:rsidR="00AF0BC3" w:rsidRPr="00D56521">
        <w:t>screens</w:t>
      </w:r>
      <w:r w:rsidRPr="00D56521">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D56521" w:rsidRDefault="001913C0" w:rsidP="00D64790">
      <w:pPr>
        <w:spacing w:after="60" w:line="240" w:lineRule="auto"/>
        <w:jc w:val="both"/>
      </w:pPr>
      <w:r w:rsidRPr="00D56521">
        <w:t xml:space="preserve">Redraw during route monitoring to follow the ship's progress, including scale changes due to change in the scale of the chart information, should take less than 5 seconds. Demands by the </w:t>
      </w:r>
      <w:r w:rsidR="00D64790">
        <w:t>M</w:t>
      </w:r>
      <w:r w:rsidRPr="00D56521">
        <w:t>ariner that cannot be predicted by the ECDIS, such as draw at a different scale or in a different area may take more than 5 seconds. In the latter case:</w:t>
      </w:r>
    </w:p>
    <w:p w14:paraId="5F6256E7" w14:textId="2010130B" w:rsidR="001913C0" w:rsidRPr="00D56521" w:rsidRDefault="00D64790" w:rsidP="00AE2737">
      <w:pPr>
        <w:pStyle w:val="ListParagraph"/>
        <w:numPr>
          <w:ilvl w:val="0"/>
          <w:numId w:val="45"/>
        </w:numPr>
        <w:spacing w:after="60" w:line="240" w:lineRule="auto"/>
        <w:jc w:val="both"/>
      </w:pPr>
      <w:r>
        <w:t>T</w:t>
      </w:r>
      <w:r w:rsidR="001913C0" w:rsidRPr="00D56521">
        <w:t xml:space="preserve">he </w:t>
      </w:r>
      <w:r>
        <w:t>M</w:t>
      </w:r>
      <w:r w:rsidR="001913C0" w:rsidRPr="00D56521">
        <w:t>ariner should be informed;</w:t>
      </w:r>
    </w:p>
    <w:p w14:paraId="39046F5C" w14:textId="39DACB3D" w:rsidR="001913C0" w:rsidRDefault="00D64790" w:rsidP="00AE2737">
      <w:pPr>
        <w:pStyle w:val="ListParagraph"/>
        <w:numPr>
          <w:ilvl w:val="0"/>
          <w:numId w:val="45"/>
        </w:numPr>
        <w:spacing w:after="120" w:line="240" w:lineRule="auto"/>
        <w:jc w:val="both"/>
      </w:pPr>
      <w:r>
        <w:t>T</w:t>
      </w:r>
      <w:r w:rsidR="001913C0" w:rsidRPr="00D56521">
        <w:t>he display should continue route monitoring until the new information is ready to draw within 5 seconds.</w:t>
      </w:r>
    </w:p>
    <w:p w14:paraId="23B7596D" w14:textId="77777777" w:rsidR="00D64790" w:rsidRPr="00D56521" w:rsidRDefault="00D64790" w:rsidP="00D64790">
      <w:pPr>
        <w:spacing w:after="120" w:line="240" w:lineRule="auto"/>
        <w:jc w:val="both"/>
      </w:pPr>
    </w:p>
    <w:p w14:paraId="66975542" w14:textId="77777777" w:rsidR="00E07B88" w:rsidRPr="00D56521" w:rsidRDefault="00E07B88" w:rsidP="00E673D5">
      <w:pPr>
        <w:pStyle w:val="Heading2"/>
      </w:pPr>
      <w:bookmarkStart w:id="2133" w:name="_Toc144421399"/>
      <w:r w:rsidRPr="00D56521">
        <w:t>Colour reproduction</w:t>
      </w:r>
      <w:bookmarkEnd w:id="2133"/>
    </w:p>
    <w:p w14:paraId="64BD0612" w14:textId="682CA851" w:rsidR="00E07B88" w:rsidRPr="00D56521" w:rsidRDefault="00E07B88" w:rsidP="00D64790">
      <w:pPr>
        <w:spacing w:after="120" w:line="240" w:lineRule="auto"/>
        <w:jc w:val="both"/>
      </w:pPr>
      <w:r w:rsidRPr="00D56521">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D56521" w:rsidRDefault="006F7BA7" w:rsidP="00E673D5">
      <w:pPr>
        <w:pStyle w:val="Heading2"/>
      </w:pPr>
      <w:bookmarkStart w:id="2134" w:name="_Ref49462011"/>
      <w:bookmarkStart w:id="2135" w:name="_Toc144421400"/>
      <w:r w:rsidRPr="00D56521">
        <w:t>Display requirements for colours</w:t>
      </w:r>
      <w:bookmarkEnd w:id="2134"/>
      <w:bookmarkEnd w:id="2135"/>
    </w:p>
    <w:p w14:paraId="767F24A6" w14:textId="668969B0" w:rsidR="004429C2" w:rsidRPr="00BB1D48" w:rsidRDefault="004429C2" w:rsidP="00203CD4">
      <w:pPr>
        <w:spacing w:after="120" w:line="240" w:lineRule="auto"/>
        <w:jc w:val="both"/>
        <w:rPr>
          <w:i/>
          <w:iCs/>
          <w:strike/>
          <w:rPrChange w:id="2136" w:author="jonathan pritchard" w:date="2024-07-19T12:02:00Z" w16du:dateUtc="2024-07-19T11:02:00Z">
            <w:rPr>
              <w:i/>
              <w:iCs/>
            </w:rPr>
          </w:rPrChange>
        </w:rPr>
      </w:pPr>
      <w:commentRangeStart w:id="2137"/>
      <w:commentRangeStart w:id="2138"/>
      <w:r w:rsidRPr="00BB1D48">
        <w:rPr>
          <w:i/>
          <w:iCs/>
          <w:strike/>
          <w:rPrChange w:id="2139" w:author="jonathan pritchard" w:date="2024-07-19T12:02:00Z" w16du:dateUtc="2024-07-19T11:02:00Z">
            <w:rPr>
              <w:i/>
              <w:iCs/>
            </w:rPr>
          </w:rPrChange>
        </w:rPr>
        <w:t>[Content is from the following sections of S-52 6.1.1:</w:t>
      </w:r>
    </w:p>
    <w:p w14:paraId="06ADF051" w14:textId="194287B2" w:rsidR="004429C2" w:rsidRPr="00BB1D48" w:rsidRDefault="004429C2" w:rsidP="00203CD4">
      <w:pPr>
        <w:spacing w:after="120" w:line="240" w:lineRule="auto"/>
        <w:jc w:val="both"/>
        <w:rPr>
          <w:i/>
          <w:iCs/>
          <w:strike/>
          <w:rPrChange w:id="2140" w:author="jonathan pritchard" w:date="2024-07-19T12:02:00Z" w16du:dateUtc="2024-07-19T11:02:00Z">
            <w:rPr>
              <w:i/>
              <w:iCs/>
            </w:rPr>
          </w:rPrChange>
        </w:rPr>
      </w:pPr>
      <w:r w:rsidRPr="00BB1D48">
        <w:rPr>
          <w:i/>
          <w:iCs/>
          <w:strike/>
          <w:rPrChange w:id="2141" w:author="jonathan pritchard" w:date="2024-07-19T12:02:00Z" w16du:dateUtc="2024-07-19T11:02:00Z">
            <w:rPr>
              <w:i/>
              <w:iCs/>
            </w:rPr>
          </w:rPrChange>
        </w:rPr>
        <w:t>4.1</w:t>
      </w:r>
      <w:r w:rsidRPr="00BB1D48">
        <w:rPr>
          <w:i/>
          <w:iCs/>
          <w:strike/>
          <w:rPrChange w:id="2142" w:author="jonathan pritchard" w:date="2024-07-19T12:02:00Z" w16du:dateUtc="2024-07-19T11:02:00Z">
            <w:rPr>
              <w:i/>
              <w:iCs/>
            </w:rPr>
          </w:rPrChange>
        </w:rPr>
        <w:tab/>
        <w:t>General</w:t>
      </w:r>
    </w:p>
    <w:p w14:paraId="301B1B78" w14:textId="012431DD" w:rsidR="004429C2" w:rsidRPr="00BB1D48" w:rsidRDefault="004429C2" w:rsidP="00203CD4">
      <w:pPr>
        <w:spacing w:after="120" w:line="240" w:lineRule="auto"/>
        <w:jc w:val="both"/>
        <w:rPr>
          <w:i/>
          <w:iCs/>
          <w:strike/>
          <w:rPrChange w:id="2143" w:author="jonathan pritchard" w:date="2024-07-19T12:02:00Z" w16du:dateUtc="2024-07-19T11:02:00Z">
            <w:rPr>
              <w:i/>
              <w:iCs/>
            </w:rPr>
          </w:rPrChange>
        </w:rPr>
      </w:pPr>
      <w:r w:rsidRPr="00BB1D48">
        <w:rPr>
          <w:i/>
          <w:iCs/>
          <w:strike/>
          <w:rPrChange w:id="2144" w:author="jonathan pritchard" w:date="2024-07-19T12:02:00Z" w16du:dateUtc="2024-07-19T11:02:00Z">
            <w:rPr>
              <w:i/>
              <w:iCs/>
            </w:rPr>
          </w:rPrChange>
        </w:rPr>
        <w:t>4.2</w:t>
      </w:r>
      <w:r w:rsidRPr="00BB1D48">
        <w:rPr>
          <w:i/>
          <w:iCs/>
          <w:strike/>
          <w:rPrChange w:id="2145" w:author="jonathan pritchard" w:date="2024-07-19T12:02:00Z" w16du:dateUtc="2024-07-19T11:02:00Z">
            <w:rPr>
              <w:i/>
              <w:iCs/>
            </w:rPr>
          </w:rPrChange>
        </w:rPr>
        <w:tab/>
        <w:t xml:space="preserve">Colour Assignment: Content directly under this S-52 heading is now in </w:t>
      </w:r>
      <w:r w:rsidR="00203CD4" w:rsidRPr="00BB1D48">
        <w:rPr>
          <w:i/>
          <w:iCs/>
          <w:strike/>
          <w:rPrChange w:id="2146" w:author="jonathan pritchard" w:date="2024-07-19T12:02:00Z" w16du:dateUtc="2024-07-19T11:02:00Z">
            <w:rPr>
              <w:i/>
              <w:iCs/>
            </w:rPr>
          </w:rPrChange>
        </w:rPr>
        <w:t xml:space="preserve">clause </w:t>
      </w:r>
      <w:r w:rsidRPr="00BB1D48">
        <w:rPr>
          <w:i/>
          <w:iCs/>
          <w:strike/>
          <w:rPrChange w:id="2147" w:author="jonathan pritchard" w:date="2024-07-19T12:02:00Z" w16du:dateUtc="2024-07-19T11:02:00Z">
            <w:rPr>
              <w:i/>
              <w:iCs/>
            </w:rPr>
          </w:rPrChange>
        </w:rPr>
        <w:t>C-16.2 (Selection of colours (informative) and will not be repeated here.]</w:t>
      </w:r>
    </w:p>
    <w:p w14:paraId="598736F0" w14:textId="6C3F2800" w:rsidR="004429C2" w:rsidRPr="00BB1D48" w:rsidRDefault="004429C2" w:rsidP="00203CD4">
      <w:pPr>
        <w:spacing w:after="120" w:line="240" w:lineRule="auto"/>
        <w:jc w:val="both"/>
        <w:rPr>
          <w:i/>
          <w:iCs/>
          <w:strike/>
          <w:rPrChange w:id="2148" w:author="jonathan pritchard" w:date="2024-07-19T12:02:00Z" w16du:dateUtc="2024-07-19T11:02:00Z">
            <w:rPr>
              <w:i/>
              <w:iCs/>
            </w:rPr>
          </w:rPrChange>
        </w:rPr>
      </w:pPr>
      <w:r w:rsidRPr="00BB1D48">
        <w:rPr>
          <w:i/>
          <w:iCs/>
          <w:strike/>
          <w:rPrChange w:id="2149" w:author="jonathan pritchard" w:date="2024-07-19T12:02:00Z" w16du:dateUtc="2024-07-19T11:02:00Z">
            <w:rPr>
              <w:i/>
              <w:iCs/>
            </w:rPr>
          </w:rPrChange>
        </w:rPr>
        <w:t>4.2.2</w:t>
      </w:r>
      <w:r w:rsidRPr="00BB1D48">
        <w:rPr>
          <w:i/>
          <w:iCs/>
          <w:strike/>
          <w:rPrChange w:id="2150" w:author="jonathan pritchard" w:date="2024-07-19T12:02:00Z" w16du:dateUtc="2024-07-19T11:02:00Z">
            <w:rPr>
              <w:i/>
              <w:iCs/>
            </w:rPr>
          </w:rPrChange>
        </w:rPr>
        <w:tab/>
        <w:t>Bright Sunlight or Night viewing - Use of filters, etc.</w:t>
      </w:r>
    </w:p>
    <w:p w14:paraId="335370AD" w14:textId="7038BC3C" w:rsidR="004429C2" w:rsidRPr="00BB1D48" w:rsidRDefault="004429C2" w:rsidP="00203CD4">
      <w:pPr>
        <w:spacing w:after="120" w:line="240" w:lineRule="auto"/>
        <w:jc w:val="both"/>
        <w:rPr>
          <w:i/>
          <w:iCs/>
          <w:strike/>
          <w:rPrChange w:id="2151" w:author="jonathan pritchard" w:date="2024-07-19T12:02:00Z" w16du:dateUtc="2024-07-19T11:02:00Z">
            <w:rPr>
              <w:i/>
              <w:iCs/>
            </w:rPr>
          </w:rPrChange>
        </w:rPr>
      </w:pPr>
      <w:r w:rsidRPr="00BB1D48">
        <w:rPr>
          <w:i/>
          <w:iCs/>
          <w:strike/>
          <w:rPrChange w:id="2152" w:author="jonathan pritchard" w:date="2024-07-19T12:02:00Z" w16du:dateUtc="2024-07-19T11:02:00Z">
            <w:rPr>
              <w:i/>
              <w:iCs/>
            </w:rPr>
          </w:rPrChange>
        </w:rPr>
        <w:t>4.2.3</w:t>
      </w:r>
      <w:r w:rsidRPr="00BB1D48">
        <w:rPr>
          <w:i/>
          <w:iCs/>
          <w:strike/>
          <w:rPrChange w:id="2153" w:author="jonathan pritchard" w:date="2024-07-19T12:02:00Z" w16du:dateUtc="2024-07-19T11:02:00Z">
            <w:rPr>
              <w:i/>
              <w:iCs/>
            </w:rPr>
          </w:rPrChange>
        </w:rPr>
        <w:tab/>
        <w:t>Display calibration and verification</w:t>
      </w:r>
      <w:r w:rsidR="00203CD4" w:rsidRPr="00BB1D48">
        <w:rPr>
          <w:i/>
          <w:iCs/>
          <w:strike/>
          <w:rPrChange w:id="2154" w:author="jonathan pritchard" w:date="2024-07-19T12:02:00Z" w16du:dateUtc="2024-07-19T11:02:00Z">
            <w:rPr>
              <w:i/>
              <w:iCs/>
            </w:rPr>
          </w:rPrChange>
        </w:rPr>
        <w:t>.</w:t>
      </w:r>
    </w:p>
    <w:p w14:paraId="23166E5F" w14:textId="1ED86F76" w:rsidR="004429C2" w:rsidRPr="00BB1D48" w:rsidRDefault="004429C2" w:rsidP="00203CD4">
      <w:pPr>
        <w:spacing w:after="120" w:line="240" w:lineRule="auto"/>
        <w:jc w:val="both"/>
        <w:rPr>
          <w:i/>
          <w:iCs/>
          <w:strike/>
          <w:rPrChange w:id="2155" w:author="jonathan pritchard" w:date="2024-07-19T12:02:00Z" w16du:dateUtc="2024-07-19T11:02:00Z">
            <w:rPr>
              <w:i/>
              <w:iCs/>
            </w:rPr>
          </w:rPrChange>
        </w:rPr>
      </w:pPr>
      <w:r w:rsidRPr="00BB1D48">
        <w:rPr>
          <w:i/>
          <w:iCs/>
          <w:strike/>
          <w:rPrChange w:id="2156" w:author="jonathan pritchard" w:date="2024-07-19T12:02:00Z" w16du:dateUtc="2024-07-19T11:02:00Z">
            <w:rPr>
              <w:i/>
              <w:iCs/>
            </w:rPr>
          </w:rPrChange>
        </w:rPr>
        <w:t>4.2.4</w:t>
      </w:r>
      <w:r w:rsidRPr="00BB1D48">
        <w:rPr>
          <w:i/>
          <w:iCs/>
          <w:strike/>
          <w:rPrChange w:id="2157" w:author="jonathan pritchard" w:date="2024-07-19T12:02:00Z" w16du:dateUtc="2024-07-19T11:02:00Z">
            <w:rPr>
              <w:i/>
              <w:iCs/>
            </w:rPr>
          </w:rPrChange>
        </w:rPr>
        <w:tab/>
        <w:t>Colour control; contrast and brightness controls</w:t>
      </w:r>
      <w:r w:rsidR="00203CD4" w:rsidRPr="00BB1D48">
        <w:rPr>
          <w:i/>
          <w:iCs/>
          <w:strike/>
          <w:rPrChange w:id="2158" w:author="jonathan pritchard" w:date="2024-07-19T12:02:00Z" w16du:dateUtc="2024-07-19T11:02:00Z">
            <w:rPr>
              <w:i/>
              <w:iCs/>
            </w:rPr>
          </w:rPrChange>
        </w:rPr>
        <w:t>.</w:t>
      </w:r>
    </w:p>
    <w:p w14:paraId="2E94FDF7" w14:textId="37F35430" w:rsidR="004429C2" w:rsidRPr="00BB1D48" w:rsidRDefault="004429C2" w:rsidP="00203CD4">
      <w:pPr>
        <w:spacing w:after="120" w:line="240" w:lineRule="auto"/>
        <w:jc w:val="both"/>
        <w:rPr>
          <w:i/>
          <w:iCs/>
          <w:strike/>
          <w:rPrChange w:id="2159" w:author="jonathan pritchard" w:date="2024-07-19T12:02:00Z" w16du:dateUtc="2024-07-19T11:02:00Z">
            <w:rPr>
              <w:i/>
              <w:iCs/>
            </w:rPr>
          </w:rPrChange>
        </w:rPr>
      </w:pPr>
      <w:r w:rsidRPr="00BB1D48">
        <w:rPr>
          <w:i/>
          <w:iCs/>
          <w:strike/>
          <w:rPrChange w:id="2160" w:author="jonathan pritchard" w:date="2024-07-19T12:02:00Z" w16du:dateUtc="2024-07-19T11:02:00Z">
            <w:rPr>
              <w:i/>
              <w:iCs/>
            </w:rPr>
          </w:rPrChange>
        </w:rPr>
        <w:t>4.2.4.1</w:t>
      </w:r>
      <w:r w:rsidRPr="00BB1D48">
        <w:rPr>
          <w:i/>
          <w:iCs/>
          <w:strike/>
          <w:rPrChange w:id="2161" w:author="jonathan pritchard" w:date="2024-07-19T12:02:00Z" w16du:dateUtc="2024-07-19T11:02:00Z">
            <w:rPr>
              <w:i/>
              <w:iCs/>
            </w:rPr>
          </w:rPrChange>
        </w:rPr>
        <w:tab/>
        <w:t>Effect of controls.</w:t>
      </w:r>
    </w:p>
    <w:p w14:paraId="24DFC333" w14:textId="27D94213" w:rsidR="004429C2" w:rsidRPr="00BB1D48" w:rsidRDefault="004429C2" w:rsidP="00203CD4">
      <w:pPr>
        <w:spacing w:after="120" w:line="240" w:lineRule="auto"/>
        <w:jc w:val="both"/>
        <w:rPr>
          <w:i/>
          <w:iCs/>
          <w:strike/>
          <w:rPrChange w:id="2162" w:author="jonathan pritchard" w:date="2024-07-19T12:02:00Z" w16du:dateUtc="2024-07-19T11:02:00Z">
            <w:rPr>
              <w:i/>
              <w:iCs/>
            </w:rPr>
          </w:rPrChange>
        </w:rPr>
      </w:pPr>
      <w:r w:rsidRPr="00BB1D48">
        <w:rPr>
          <w:i/>
          <w:iCs/>
          <w:strike/>
          <w:rPrChange w:id="2163" w:author="jonathan pritchard" w:date="2024-07-19T12:02:00Z" w16du:dateUtc="2024-07-19T11:02:00Z">
            <w:rPr>
              <w:i/>
              <w:iCs/>
            </w:rPr>
          </w:rPrChange>
        </w:rPr>
        <w:t>4.2.4.2.</w:t>
      </w:r>
      <w:r w:rsidRPr="00BB1D48">
        <w:rPr>
          <w:i/>
          <w:iCs/>
          <w:strike/>
          <w:rPrChange w:id="2164" w:author="jonathan pritchard" w:date="2024-07-19T12:02:00Z" w16du:dateUtc="2024-07-19T11:02:00Z">
            <w:rPr>
              <w:i/>
              <w:iCs/>
            </w:rPr>
          </w:rPrChange>
        </w:rPr>
        <w:tab/>
        <w:t xml:space="preserve">Use of the controls. </w:t>
      </w:r>
    </w:p>
    <w:p w14:paraId="37504688" w14:textId="76294599" w:rsidR="004429C2" w:rsidRPr="00BB1D48" w:rsidRDefault="004429C2" w:rsidP="00203CD4">
      <w:pPr>
        <w:spacing w:after="120" w:line="240" w:lineRule="auto"/>
        <w:jc w:val="both"/>
        <w:rPr>
          <w:i/>
          <w:iCs/>
          <w:strike/>
          <w:rPrChange w:id="2165" w:author="jonathan pritchard" w:date="2024-07-19T12:02:00Z" w16du:dateUtc="2024-07-19T11:02:00Z">
            <w:rPr>
              <w:i/>
              <w:iCs/>
            </w:rPr>
          </w:rPrChange>
        </w:rPr>
      </w:pPr>
      <w:r w:rsidRPr="00BB1D48">
        <w:rPr>
          <w:i/>
          <w:iCs/>
          <w:strike/>
          <w:rPrChange w:id="2166" w:author="jonathan pritchard" w:date="2024-07-19T12:02:00Z" w16du:dateUtc="2024-07-19T11:02:00Z">
            <w:rPr>
              <w:i/>
              <w:iCs/>
            </w:rPr>
          </w:rPrChange>
        </w:rPr>
        <w:t>4.2.4.3.</w:t>
      </w:r>
      <w:r w:rsidRPr="00BB1D48">
        <w:rPr>
          <w:i/>
          <w:iCs/>
          <w:strike/>
          <w:rPrChange w:id="2167" w:author="jonathan pritchard" w:date="2024-07-19T12:02:00Z" w16du:dateUtc="2024-07-19T11:02:00Z">
            <w:rPr>
              <w:i/>
              <w:iCs/>
            </w:rPr>
          </w:rPrChange>
        </w:rPr>
        <w:tab/>
        <w:t>Initial setting of the controls.</w:t>
      </w:r>
    </w:p>
    <w:p w14:paraId="1DAEA26E" w14:textId="69581874" w:rsidR="004429C2" w:rsidRPr="00BB1D48" w:rsidRDefault="004429C2" w:rsidP="00203CD4">
      <w:pPr>
        <w:spacing w:after="120" w:line="240" w:lineRule="auto"/>
        <w:jc w:val="both"/>
        <w:rPr>
          <w:i/>
          <w:iCs/>
          <w:strike/>
          <w:rPrChange w:id="2168" w:author="jonathan pritchard" w:date="2024-07-19T12:02:00Z" w16du:dateUtc="2024-07-19T11:02:00Z">
            <w:rPr>
              <w:i/>
              <w:iCs/>
            </w:rPr>
          </w:rPrChange>
        </w:rPr>
      </w:pPr>
      <w:r w:rsidRPr="00BB1D48">
        <w:rPr>
          <w:i/>
          <w:iCs/>
          <w:strike/>
          <w:rPrChange w:id="2169" w:author="jonathan pritchard" w:date="2024-07-19T12:02:00Z" w16du:dateUtc="2024-07-19T11:02:00Z">
            <w:rPr>
              <w:i/>
              <w:iCs/>
            </w:rPr>
          </w:rPrChange>
        </w:rPr>
        <w:lastRenderedPageBreak/>
        <w:t>4.2.4.4.</w:t>
      </w:r>
      <w:r w:rsidRPr="00BB1D48">
        <w:rPr>
          <w:i/>
          <w:iCs/>
          <w:strike/>
          <w:rPrChange w:id="2170" w:author="jonathan pritchard" w:date="2024-07-19T12:02:00Z" w16du:dateUtc="2024-07-19T11:02:00Z">
            <w:rPr>
              <w:i/>
              <w:iCs/>
            </w:rPr>
          </w:rPrChange>
        </w:rPr>
        <w:tab/>
        <w:t>Re-adjustment of the controls.</w:t>
      </w:r>
    </w:p>
    <w:p w14:paraId="4F9A1354" w14:textId="4B9A36BE" w:rsidR="004429C2" w:rsidRPr="00BB1D48" w:rsidRDefault="004429C2" w:rsidP="00203CD4">
      <w:pPr>
        <w:spacing w:after="120" w:line="240" w:lineRule="auto"/>
        <w:jc w:val="both"/>
        <w:rPr>
          <w:i/>
          <w:iCs/>
          <w:strike/>
          <w:rPrChange w:id="2171" w:author="jonathan pritchard" w:date="2024-07-19T12:02:00Z" w16du:dateUtc="2024-07-19T11:02:00Z">
            <w:rPr>
              <w:i/>
              <w:iCs/>
            </w:rPr>
          </w:rPrChange>
        </w:rPr>
      </w:pPr>
      <w:r w:rsidRPr="00BB1D48">
        <w:rPr>
          <w:i/>
          <w:iCs/>
          <w:strike/>
          <w:rPrChange w:id="2172" w:author="jonathan pritchard" w:date="2024-07-19T12:02:00Z" w16du:dateUtc="2024-07-19T11:02:00Z">
            <w:rPr>
              <w:i/>
              <w:iCs/>
            </w:rPr>
          </w:rPrChange>
        </w:rPr>
        <w:t>4.2.4.5.</w:t>
      </w:r>
      <w:r w:rsidRPr="00BB1D48">
        <w:rPr>
          <w:i/>
          <w:iCs/>
          <w:strike/>
          <w:rPrChange w:id="2173" w:author="jonathan pritchard" w:date="2024-07-19T12:02:00Z" w16du:dateUtc="2024-07-19T11:02:00Z">
            <w:rPr>
              <w:i/>
              <w:iCs/>
            </w:rPr>
          </w:rPrChange>
        </w:rPr>
        <w:tab/>
        <w:t>Setting the controls for route monitoring</w:t>
      </w:r>
      <w:r w:rsidR="00203CD4" w:rsidRPr="00BB1D48">
        <w:rPr>
          <w:i/>
          <w:iCs/>
          <w:strike/>
          <w:rPrChange w:id="2174" w:author="jonathan pritchard" w:date="2024-07-19T12:02:00Z" w16du:dateUtc="2024-07-19T11:02:00Z">
            <w:rPr>
              <w:i/>
              <w:iCs/>
            </w:rPr>
          </w:rPrChange>
        </w:rPr>
        <w:t>.</w:t>
      </w:r>
    </w:p>
    <w:p w14:paraId="028C02FE" w14:textId="72220AE5" w:rsidR="004429C2" w:rsidRPr="00BB1D48" w:rsidRDefault="004429C2" w:rsidP="00203CD4">
      <w:pPr>
        <w:spacing w:after="120" w:line="240" w:lineRule="auto"/>
        <w:jc w:val="both"/>
        <w:rPr>
          <w:i/>
          <w:iCs/>
          <w:strike/>
          <w:rPrChange w:id="2175" w:author="jonathan pritchard" w:date="2024-07-19T12:02:00Z" w16du:dateUtc="2024-07-19T11:02:00Z">
            <w:rPr>
              <w:i/>
              <w:iCs/>
            </w:rPr>
          </w:rPrChange>
        </w:rPr>
      </w:pPr>
      <w:r w:rsidRPr="00BB1D48">
        <w:rPr>
          <w:i/>
          <w:iCs/>
          <w:strike/>
          <w:rPrChange w:id="2176" w:author="jonathan pritchard" w:date="2024-07-19T12:02:00Z" w16du:dateUtc="2024-07-19T11:02:00Z">
            <w:rPr>
              <w:i/>
              <w:iCs/>
            </w:rPr>
          </w:rPrChange>
        </w:rPr>
        <w:t>Section 4.2.6 (The colour scheme - colour tokens) has been rewritten as “C-</w:t>
      </w:r>
      <w:r w:rsidR="00FA7228" w:rsidRPr="00BB1D48">
        <w:rPr>
          <w:i/>
          <w:iCs/>
          <w:strike/>
          <w:rPrChange w:id="2177" w:author="jonathan pritchard" w:date="2024-07-19T12:02:00Z" w16du:dateUtc="2024-07-19T11:02:00Z">
            <w:rPr>
              <w:i/>
              <w:iCs/>
            </w:rPr>
          </w:rPrChange>
        </w:rPr>
        <w:t>14</w:t>
      </w:r>
      <w:r w:rsidRPr="00BB1D48">
        <w:rPr>
          <w:i/>
          <w:iCs/>
          <w:strike/>
          <w:rPrChange w:id="2178" w:author="jonathan pritchard" w:date="2024-07-19T12:02:00Z" w16du:dateUtc="2024-07-19T11:02:00Z">
            <w:rPr>
              <w:i/>
              <w:iCs/>
            </w:rPr>
          </w:rPrChange>
        </w:rPr>
        <w:t>.2” and section 4.2.7 (Transparency) is included as “C-</w:t>
      </w:r>
      <w:r w:rsidR="00FA7228" w:rsidRPr="00BB1D48">
        <w:rPr>
          <w:i/>
          <w:iCs/>
          <w:strike/>
          <w:rPrChange w:id="2179" w:author="jonathan pritchard" w:date="2024-07-19T12:02:00Z" w16du:dateUtc="2024-07-19T11:02:00Z">
            <w:rPr>
              <w:i/>
              <w:iCs/>
            </w:rPr>
          </w:rPrChange>
        </w:rPr>
        <w:t>14</w:t>
      </w:r>
      <w:r w:rsidRPr="00BB1D48">
        <w:rPr>
          <w:i/>
          <w:iCs/>
          <w:strike/>
          <w:rPrChange w:id="2180" w:author="jonathan pritchard" w:date="2024-07-19T12:02:00Z" w16du:dateUtc="2024-07-19T11:02:00Z">
            <w:rPr>
              <w:i/>
              <w:iCs/>
            </w:rPr>
          </w:rPrChange>
        </w:rPr>
        <w:t>.4 Transparency” and those sections will not be repeated here.]</w:t>
      </w:r>
      <w:commentRangeEnd w:id="2137"/>
      <w:r w:rsidR="00E27B73" w:rsidRPr="00BB1D48">
        <w:rPr>
          <w:rStyle w:val="CommentReference"/>
          <w:strike/>
          <w:rPrChange w:id="2181" w:author="jonathan pritchard" w:date="2024-07-19T12:02:00Z" w16du:dateUtc="2024-07-19T11:02:00Z">
            <w:rPr>
              <w:rStyle w:val="CommentReference"/>
            </w:rPr>
          </w:rPrChange>
        </w:rPr>
        <w:commentReference w:id="2137"/>
      </w:r>
      <w:commentRangeEnd w:id="2138"/>
      <w:r w:rsidR="00307E58" w:rsidRPr="00BB1D48">
        <w:rPr>
          <w:rStyle w:val="CommentReference"/>
          <w:strike/>
          <w:rPrChange w:id="2182" w:author="jonathan pritchard" w:date="2024-07-19T12:02:00Z" w16du:dateUtc="2024-07-19T11:02:00Z">
            <w:rPr>
              <w:rStyle w:val="CommentReference"/>
            </w:rPr>
          </w:rPrChange>
        </w:rPr>
        <w:commentReference w:id="2138"/>
      </w:r>
    </w:p>
    <w:p w14:paraId="3CB3320E" w14:textId="50B40509" w:rsidR="00334FE9" w:rsidRPr="00D56521" w:rsidRDefault="00334FE9" w:rsidP="00E673D5">
      <w:pPr>
        <w:pStyle w:val="Heading3"/>
      </w:pPr>
      <w:bookmarkStart w:id="2183" w:name="_Toc144421401"/>
      <w:r w:rsidRPr="00D56521">
        <w:t>General</w:t>
      </w:r>
      <w:bookmarkEnd w:id="2183"/>
    </w:p>
    <w:p w14:paraId="3F3D2767" w14:textId="64F0FD6B" w:rsidR="008E6C83" w:rsidRPr="00D56521" w:rsidRDefault="008E6C83" w:rsidP="00203CD4">
      <w:pPr>
        <w:spacing w:after="120" w:line="240" w:lineRule="auto"/>
        <w:jc w:val="both"/>
      </w:pPr>
      <w:r w:rsidRPr="00D56521">
        <w:t xml:space="preserve">The ECDIS manufacturer can use any technology to build </w:t>
      </w:r>
      <w:r w:rsidR="00FA7228" w:rsidRPr="00D56521">
        <w:t xml:space="preserve">the </w:t>
      </w:r>
      <w:r w:rsidRPr="00D56521">
        <w:t>display as long as</w:t>
      </w:r>
      <w:r w:rsidR="0070743A" w:rsidRPr="00D56521">
        <w:t xml:space="preserve"> </w:t>
      </w:r>
      <w:r w:rsidR="00A94367" w:rsidRPr="00D56521">
        <w:t>their</w:t>
      </w:r>
      <w:r w:rsidRPr="00D56521">
        <w:t xml:space="preserve"> display fulfils the requirements of this </w:t>
      </w:r>
      <w:r w:rsidR="00203CD4">
        <w:t>S</w:t>
      </w:r>
      <w:r w:rsidRPr="00D56521">
        <w:t>pecification.</w:t>
      </w:r>
      <w:r w:rsidR="003035C4" w:rsidRPr="00D56521" w:rsidDel="003035C4">
        <w:t xml:space="preserve"> </w:t>
      </w:r>
    </w:p>
    <w:p w14:paraId="3BE98555" w14:textId="3F77B848" w:rsidR="00334FE9" w:rsidRPr="00D56521" w:rsidRDefault="00334FE9" w:rsidP="00E673D5">
      <w:pPr>
        <w:pStyle w:val="Heading3"/>
      </w:pPr>
      <w:bookmarkStart w:id="2184" w:name="_Toc49466645"/>
      <w:bookmarkStart w:id="2185" w:name="_Toc49466891"/>
      <w:bookmarkStart w:id="2186" w:name="_Toc144421402"/>
      <w:bookmarkEnd w:id="2184"/>
      <w:bookmarkEnd w:id="2185"/>
      <w:r w:rsidRPr="00D56521">
        <w:t xml:space="preserve">Bright </w:t>
      </w:r>
      <w:r w:rsidR="00472D6D">
        <w:t>s</w:t>
      </w:r>
      <w:r w:rsidRPr="00D56521">
        <w:t xml:space="preserve">unlight or </w:t>
      </w:r>
      <w:r w:rsidR="00472D6D">
        <w:t>n</w:t>
      </w:r>
      <w:r w:rsidRPr="00D56521">
        <w:t xml:space="preserve">ight viewing - </w:t>
      </w:r>
      <w:r w:rsidR="00203CD4">
        <w:t>u</w:t>
      </w:r>
      <w:r w:rsidRPr="00D56521">
        <w:t>se of filters, etc</w:t>
      </w:r>
      <w:bookmarkEnd w:id="2186"/>
    </w:p>
    <w:p w14:paraId="1B81B54F" w14:textId="748713BC" w:rsidR="008E6C83" w:rsidRPr="00D56521" w:rsidRDefault="008E6C83" w:rsidP="00203CD4">
      <w:pPr>
        <w:spacing w:after="120" w:line="240" w:lineRule="auto"/>
        <w:jc w:val="both"/>
      </w:pPr>
      <w:r w:rsidRPr="00D56521">
        <w:t>The information-carrying capability of the ECDIS display is curtailed at the</w:t>
      </w:r>
      <w:r w:rsidR="00D3473A" w:rsidRPr="00D56521">
        <w:t xml:space="preserve"> </w:t>
      </w:r>
      <w:r w:rsidRPr="00D56521">
        <w:t>extremes of bright sunlight and night viewing. The reasons, and some remedies,</w:t>
      </w:r>
      <w:r w:rsidR="00D3473A" w:rsidRPr="00D56521">
        <w:t xml:space="preserve"> </w:t>
      </w:r>
      <w:r w:rsidRPr="00D56521">
        <w:t>are described in this section.</w:t>
      </w:r>
    </w:p>
    <w:p w14:paraId="6E3591AD" w14:textId="46DDF720" w:rsidR="008E6C83" w:rsidRPr="00D56521" w:rsidRDefault="008E6C83" w:rsidP="00203CD4">
      <w:pPr>
        <w:spacing w:after="120" w:line="240" w:lineRule="auto"/>
        <w:jc w:val="both"/>
      </w:pPr>
      <w:r w:rsidRPr="00D56521">
        <w:rPr>
          <w:b/>
          <w:bCs/>
        </w:rPr>
        <w:t>Bright sun</w:t>
      </w:r>
      <w:r w:rsidRPr="00D56521">
        <w:t>. Some of the strong ambient light on the bridge is reflected off the back</w:t>
      </w:r>
      <w:r w:rsidR="00D3473A" w:rsidRPr="00D56521">
        <w:t xml:space="preserve"> </w:t>
      </w:r>
      <w:r w:rsidRPr="00D56521">
        <w:t xml:space="preserve">of the display screen face plate and arrives at the </w:t>
      </w:r>
      <w:r w:rsidR="00472D6D">
        <w:t>M</w:t>
      </w:r>
      <w:r w:rsidRPr="00D56521">
        <w:t>ariner's eye mixed with the</w:t>
      </w:r>
      <w:r w:rsidR="00D3473A" w:rsidRPr="00D56521">
        <w:t xml:space="preserve"> </w:t>
      </w:r>
      <w:r w:rsidRPr="00D56521">
        <w:t>light generated by the monitor which carries the image of the ECDIS display. This</w:t>
      </w:r>
      <w:r w:rsidR="00D3473A" w:rsidRPr="00D56521">
        <w:t xml:space="preserve"> </w:t>
      </w:r>
      <w:r w:rsidRPr="00D56521">
        <w:t xml:space="preserve">display image is further diluted by light entering the </w:t>
      </w:r>
      <w:r w:rsidR="00472D6D">
        <w:t>M</w:t>
      </w:r>
      <w:r w:rsidRPr="00D56521">
        <w:t>ariner's eye directly from the</w:t>
      </w:r>
      <w:r w:rsidR="00D3473A" w:rsidRPr="00D56521">
        <w:t xml:space="preserve"> </w:t>
      </w:r>
      <w:r w:rsidRPr="00D56521">
        <w:t>brightly-lit bridge. The effect is to make the display look washed out; contrast</w:t>
      </w:r>
      <w:r w:rsidR="00D3473A" w:rsidRPr="00D56521">
        <w:t xml:space="preserve"> </w:t>
      </w:r>
      <w:r w:rsidRPr="00D56521">
        <w:t>between features may be severely reduced. In the extreme case of sunlight</w:t>
      </w:r>
      <w:r w:rsidR="00D3473A" w:rsidRPr="00D56521">
        <w:t xml:space="preserve"> </w:t>
      </w:r>
      <w:r w:rsidRPr="00D56521">
        <w:t>shining directly on the screen, no information at all will be visible. In addition,</w:t>
      </w:r>
      <w:r w:rsidR="00D3473A" w:rsidRPr="00D56521">
        <w:t xml:space="preserve"> </w:t>
      </w:r>
      <w:r w:rsidRPr="00D56521">
        <w:t>reflections on the face of the monitor from objects close to the screen, particularly</w:t>
      </w:r>
      <w:r w:rsidR="00D3473A" w:rsidRPr="00D56521">
        <w:t xml:space="preserve"> </w:t>
      </w:r>
      <w:r w:rsidRPr="00D56521">
        <w:t xml:space="preserve">a </w:t>
      </w:r>
      <w:r w:rsidR="00472D6D">
        <w:t>M</w:t>
      </w:r>
      <w:r w:rsidRPr="00D56521">
        <w:t>ariner's white shirt, may mask parts of the display.</w:t>
      </w:r>
    </w:p>
    <w:p w14:paraId="73B3D882" w14:textId="446C4F59" w:rsidR="008E6C83" w:rsidRPr="00D56521" w:rsidRDefault="008E6C83" w:rsidP="00203CD4">
      <w:pPr>
        <w:spacing w:after="120" w:line="240" w:lineRule="auto"/>
        <w:jc w:val="both"/>
      </w:pPr>
      <w:r w:rsidRPr="00D56521">
        <w:t>The ECDIS display should be situated where direct sunlight will not shine onto it,</w:t>
      </w:r>
      <w:r w:rsidR="00D3473A" w:rsidRPr="00D56521">
        <w:t xml:space="preserve"> </w:t>
      </w:r>
      <w:r w:rsidRPr="00D56521">
        <w:t>nor into the eyes of the mariner looking at it. A visor around the face of the screen</w:t>
      </w:r>
      <w:r w:rsidR="00D3473A" w:rsidRPr="00D56521">
        <w:t xml:space="preserve"> </w:t>
      </w:r>
      <w:r w:rsidRPr="00D56521">
        <w:t>may help. A filter may also help, (because it attenuates the sunlight twice, both</w:t>
      </w:r>
      <w:r w:rsidR="00D3473A" w:rsidRPr="00D56521">
        <w:t xml:space="preserve"> </w:t>
      </w:r>
      <w:r w:rsidRPr="00D56521">
        <w:t>when incident and when reflected, whereas the monitor image is attenuated only</w:t>
      </w:r>
      <w:r w:rsidR="00D3473A" w:rsidRPr="00D56521">
        <w:t xml:space="preserve"> </w:t>
      </w:r>
      <w:r w:rsidRPr="00D56521">
        <w:t>once). Low attenuation neutral density filters may be used, such as a 2 times</w:t>
      </w:r>
      <w:r w:rsidR="00D3473A" w:rsidRPr="00D56521">
        <w:t xml:space="preserve"> </w:t>
      </w:r>
      <w:r w:rsidRPr="00D56521">
        <w:t>attenuation filter designated (logarithmically) "0.3 ND". Polarised filters should be</w:t>
      </w:r>
      <w:r w:rsidR="00D3473A" w:rsidRPr="00D56521">
        <w:t xml:space="preserve"> </w:t>
      </w:r>
      <w:r w:rsidRPr="00D56521">
        <w:t>an advantage. Ideally, the bridge windows should have glare reducing glass and</w:t>
      </w:r>
      <w:r w:rsidR="00D3473A" w:rsidRPr="00D56521">
        <w:t xml:space="preserve"> </w:t>
      </w:r>
      <w:r w:rsidRPr="00D56521">
        <w:t>the inside of the bridge should have non-reflecting paint.</w:t>
      </w:r>
    </w:p>
    <w:p w14:paraId="0F214270" w14:textId="39D54B98" w:rsidR="008E6C83" w:rsidRPr="00D56521" w:rsidRDefault="008E6C83" w:rsidP="00203CD4">
      <w:pPr>
        <w:spacing w:after="120" w:line="240" w:lineRule="auto"/>
        <w:jc w:val="both"/>
      </w:pPr>
      <w:r w:rsidRPr="00D56521">
        <w:rPr>
          <w:b/>
          <w:bCs/>
        </w:rPr>
        <w:t>Night</w:t>
      </w:r>
      <w:r w:rsidRPr="00D56521">
        <w:t>. The need to preserve night vision requires that the illumination from the</w:t>
      </w:r>
      <w:r w:rsidR="00D3473A" w:rsidRPr="00D56521">
        <w:t xml:space="preserve"> </w:t>
      </w:r>
      <w:r w:rsidRPr="00D56521">
        <w:t>screen be reduced to a lower level than is desirable from considerations of clear</w:t>
      </w:r>
      <w:r w:rsidR="00D3473A" w:rsidRPr="00D56521">
        <w:t xml:space="preserve"> </w:t>
      </w:r>
      <w:r w:rsidRPr="00D56521">
        <w:t>viewing. The light level from night colour tables is below that which provides full</w:t>
      </w:r>
      <w:r w:rsidR="00D3473A" w:rsidRPr="00D56521">
        <w:t xml:space="preserve"> </w:t>
      </w:r>
      <w:r w:rsidRPr="00D56521">
        <w:t>contrast capability. Consequently some area-fill colours are indistinguishable on</w:t>
      </w:r>
      <w:r w:rsidR="00D3473A" w:rsidRPr="00D56521">
        <w:t xml:space="preserve"> </w:t>
      </w:r>
      <w:r w:rsidRPr="00D56521">
        <w:t xml:space="preserve">the night display, as noted in </w:t>
      </w:r>
      <w:r w:rsidR="00FA7228" w:rsidRPr="00D56521">
        <w:t>S-52 Ed</w:t>
      </w:r>
      <w:r w:rsidR="00203CD4">
        <w:t xml:space="preserve">ition </w:t>
      </w:r>
      <w:r w:rsidR="00FA7228" w:rsidRPr="00D56521">
        <w:t xml:space="preserve">6.1.1 </w:t>
      </w:r>
      <w:r w:rsidRPr="00D56521">
        <w:t>section 3.2.2 (2), and colours of lines may be difficult</w:t>
      </w:r>
      <w:r w:rsidR="00D3473A" w:rsidRPr="00D56521">
        <w:t xml:space="preserve"> </w:t>
      </w:r>
      <w:r w:rsidRPr="00D56521">
        <w:t>to distinguish.</w:t>
      </w:r>
    </w:p>
    <w:p w14:paraId="7986C61E" w14:textId="4C5E51DA" w:rsidR="008E6C83" w:rsidRPr="00D56521" w:rsidRDefault="008E6C83" w:rsidP="00203CD4">
      <w:pPr>
        <w:spacing w:after="120" w:line="240" w:lineRule="auto"/>
        <w:jc w:val="both"/>
      </w:pPr>
      <w:r w:rsidRPr="00D56521">
        <w:t xml:space="preserve">An additional problem for </w:t>
      </w:r>
      <w:r w:rsidR="00472D6D">
        <w:t xml:space="preserve">a </w:t>
      </w:r>
      <w:r w:rsidRPr="00D56521">
        <w:t>CRT type of monitor is that the R,G &amp; B guns of the CRT</w:t>
      </w:r>
      <w:r w:rsidR="00D3473A" w:rsidRPr="00D56521">
        <w:t xml:space="preserve"> </w:t>
      </w:r>
      <w:r w:rsidRPr="00D56521">
        <w:t xml:space="preserve">may drop to the cut-off point at these very low DAC (digital to </w:t>
      </w:r>
      <w:proofErr w:type="spellStart"/>
      <w:r w:rsidRPr="00D56521">
        <w:t>analog</w:t>
      </w:r>
      <w:proofErr w:type="spellEnd"/>
      <w:r w:rsidRPr="00D56521">
        <w:t xml:space="preserve"> converter)</w:t>
      </w:r>
      <w:r w:rsidR="00D3473A" w:rsidRPr="00D56521">
        <w:t xml:space="preserve"> </w:t>
      </w:r>
      <w:r w:rsidRPr="00D56521">
        <w:t>voltages, particularly on an ageing CRT. Because good quality neutral filters</w:t>
      </w:r>
      <w:r w:rsidR="00D3473A" w:rsidRPr="00D56521">
        <w:t xml:space="preserve"> </w:t>
      </w:r>
      <w:r w:rsidRPr="00D56521">
        <w:t>reduce illumination without significantly affecting colour, and even tend to enhance</w:t>
      </w:r>
      <w:r w:rsidR="00D3473A" w:rsidRPr="00D56521">
        <w:t xml:space="preserve"> </w:t>
      </w:r>
      <w:r w:rsidRPr="00D56521">
        <w:t>contrast their use is recommended for the night display.</w:t>
      </w:r>
    </w:p>
    <w:p w14:paraId="285A3A85" w14:textId="48CB40A6" w:rsidR="00334FE9" w:rsidRPr="00D56521" w:rsidRDefault="00334FE9" w:rsidP="00E673D5">
      <w:pPr>
        <w:pStyle w:val="Heading3"/>
      </w:pPr>
      <w:bookmarkStart w:id="2187" w:name="_Toc144421403"/>
      <w:r w:rsidRPr="00D56521">
        <w:t>Display calibration and verification</w:t>
      </w:r>
      <w:bookmarkEnd w:id="2187"/>
    </w:p>
    <w:p w14:paraId="717F7B5B" w14:textId="0FCD3DEB" w:rsidR="008E6C83" w:rsidRPr="00D56521" w:rsidRDefault="008E6C83" w:rsidP="00472D6D">
      <w:pPr>
        <w:spacing w:after="120" w:line="240" w:lineRule="auto"/>
        <w:jc w:val="both"/>
      </w:pPr>
      <w:r w:rsidRPr="00D56521">
        <w:t>The ECDIS display should be calibrated initially in order to transform the CIE</w:t>
      </w:r>
      <w:r w:rsidR="00D3473A" w:rsidRPr="00D56521">
        <w:t xml:space="preserve"> </w:t>
      </w:r>
      <w:r w:rsidRPr="00D56521">
        <w:t>colour table coordinates to screen coordinates. The main components of the</w:t>
      </w:r>
      <w:r w:rsidR="00D3473A" w:rsidRPr="00D56521">
        <w:t xml:space="preserve"> </w:t>
      </w:r>
      <w:r w:rsidRPr="00D56521">
        <w:t>ECDIS display are the monitor and the image generator. Both the monitor and the</w:t>
      </w:r>
      <w:r w:rsidR="00D3473A" w:rsidRPr="00D56521">
        <w:t xml:space="preserve"> </w:t>
      </w:r>
      <w:r w:rsidRPr="00D56521">
        <w:t>image generator used to drive the ECDIS display can be calibrated together as a</w:t>
      </w:r>
      <w:r w:rsidR="00D3473A" w:rsidRPr="00D56521">
        <w:t xml:space="preserve"> </w:t>
      </w:r>
      <w:r w:rsidRPr="00D56521">
        <w:t>colour generating unit. Another alternative is to calibrate separately both the</w:t>
      </w:r>
      <w:r w:rsidR="00D3473A" w:rsidRPr="00D56521">
        <w:t xml:space="preserve"> </w:t>
      </w:r>
      <w:r w:rsidRPr="00D56521">
        <w:t>monitor and image generator</w:t>
      </w:r>
      <w:r w:rsidR="00D3473A" w:rsidRPr="00D56521">
        <w:t>.</w:t>
      </w:r>
    </w:p>
    <w:p w14:paraId="522E9389" w14:textId="4FCD1366" w:rsidR="008E6C83" w:rsidRPr="00D56521" w:rsidRDefault="008E6C83" w:rsidP="00472D6D">
      <w:pPr>
        <w:spacing w:after="60" w:line="240" w:lineRule="auto"/>
        <w:jc w:val="both"/>
      </w:pPr>
      <w:r w:rsidRPr="00D56521">
        <w:t>The following international standards describe methods for calibration of a</w:t>
      </w:r>
      <w:r w:rsidR="00D3473A" w:rsidRPr="00D56521">
        <w:t xml:space="preserve"> </w:t>
      </w:r>
      <w:r w:rsidRPr="00D56521">
        <w:t>monitor’s RGB values to produce an output. Other methodologies may be</w:t>
      </w:r>
      <w:r w:rsidR="00D3473A" w:rsidRPr="00D56521">
        <w:t xml:space="preserve"> </w:t>
      </w:r>
      <w:r w:rsidRPr="00D56521">
        <w:t>followed, but the same verification test requirements apply regardless of method.</w:t>
      </w:r>
    </w:p>
    <w:p w14:paraId="67B6E677" w14:textId="0D61FDE9" w:rsidR="00D3473A" w:rsidRPr="00D56521" w:rsidRDefault="00D3473A" w:rsidP="00472D6D">
      <w:pPr>
        <w:spacing w:after="60" w:line="240" w:lineRule="auto"/>
        <w:ind w:left="720"/>
        <w:jc w:val="both"/>
      </w:pPr>
      <w:r w:rsidRPr="00D56521">
        <w:t>CIE 122-1996</w:t>
      </w:r>
      <w:r w:rsidR="00461197" w:rsidRPr="00D56521">
        <w:tab/>
      </w:r>
      <w:r w:rsidR="00461197" w:rsidRPr="00D56521">
        <w:tab/>
      </w:r>
      <w:r w:rsidRPr="00A87705">
        <w:rPr>
          <w:i/>
        </w:rPr>
        <w:t>Technical Report: The Relationship between Digital and Colorimetric Data for Computer-Controlled CRT Displays</w:t>
      </w:r>
      <w:r w:rsidR="00461197" w:rsidRPr="00A87705">
        <w:rPr>
          <w:i/>
        </w:rPr>
        <w:t>.</w:t>
      </w:r>
    </w:p>
    <w:p w14:paraId="67EB867B" w14:textId="2E36F501" w:rsidR="00D3473A" w:rsidRPr="00D56521" w:rsidRDefault="00D3473A" w:rsidP="00472D6D">
      <w:pPr>
        <w:spacing w:after="60" w:line="240" w:lineRule="auto"/>
        <w:ind w:left="720"/>
        <w:jc w:val="both"/>
      </w:pPr>
      <w:r w:rsidRPr="00D56521">
        <w:t>IEC 61966-3</w:t>
      </w:r>
      <w:r w:rsidR="00461197" w:rsidRPr="00D56521">
        <w:t>:</w:t>
      </w:r>
      <w:r w:rsidRPr="00D56521">
        <w:t>2000</w:t>
      </w:r>
      <w:r w:rsidR="00461197" w:rsidRPr="00D56521">
        <w:tab/>
      </w:r>
      <w:r w:rsidRPr="00A87705">
        <w:rPr>
          <w:i/>
        </w:rPr>
        <w:t>Multimedia systems and equipment -Colour measurement and management -</w:t>
      </w:r>
      <w:r w:rsidR="00461197" w:rsidRPr="00A87705">
        <w:rPr>
          <w:i/>
        </w:rPr>
        <w:t xml:space="preserve"> </w:t>
      </w:r>
      <w:r w:rsidRPr="00A87705">
        <w:rPr>
          <w:i/>
        </w:rPr>
        <w:t>Part 3: Equipment using cathode ray tubes</w:t>
      </w:r>
      <w:r w:rsidRPr="00D56521">
        <w:t>, Edition 1</w:t>
      </w:r>
      <w:r w:rsidR="00461197" w:rsidRPr="00D56521">
        <w:t>.</w:t>
      </w:r>
    </w:p>
    <w:p w14:paraId="0E83DECB" w14:textId="3313A9E7" w:rsidR="00D3473A" w:rsidRPr="00D56521" w:rsidRDefault="00D3473A" w:rsidP="00472D6D">
      <w:pPr>
        <w:spacing w:after="120" w:line="240" w:lineRule="auto"/>
        <w:ind w:left="720"/>
        <w:jc w:val="both"/>
      </w:pPr>
      <w:r w:rsidRPr="00D56521">
        <w:t>IEC 61966-4</w:t>
      </w:r>
      <w:r w:rsidR="00461197" w:rsidRPr="00D56521">
        <w:t>:</w:t>
      </w:r>
      <w:r w:rsidRPr="00D56521">
        <w:t>2000</w:t>
      </w:r>
      <w:r w:rsidR="00461197" w:rsidRPr="00D56521">
        <w:tab/>
      </w:r>
      <w:r w:rsidRPr="00A87705">
        <w:rPr>
          <w:i/>
        </w:rPr>
        <w:t>Multimedia systems and equipment-Colour measurement and</w:t>
      </w:r>
      <w:r w:rsidR="00461197" w:rsidRPr="00A87705">
        <w:rPr>
          <w:i/>
        </w:rPr>
        <w:t xml:space="preserve"> </w:t>
      </w:r>
      <w:r w:rsidRPr="00A87705">
        <w:rPr>
          <w:i/>
        </w:rPr>
        <w:t xml:space="preserve">management </w:t>
      </w:r>
      <w:r w:rsidR="00A87705" w:rsidRPr="00A87705">
        <w:rPr>
          <w:i/>
        </w:rPr>
        <w:t>–</w:t>
      </w:r>
      <w:r w:rsidRPr="00A87705">
        <w:rPr>
          <w:i/>
        </w:rPr>
        <w:t xml:space="preserve"> Part</w:t>
      </w:r>
      <w:r w:rsidR="00A87705" w:rsidRPr="00A87705">
        <w:rPr>
          <w:i/>
        </w:rPr>
        <w:t xml:space="preserve"> </w:t>
      </w:r>
      <w:r w:rsidRPr="00A87705">
        <w:rPr>
          <w:i/>
        </w:rPr>
        <w:t>4: Equipment using liquid crystal display panels</w:t>
      </w:r>
      <w:r w:rsidRPr="00D56521">
        <w:t>, Edition 1</w:t>
      </w:r>
      <w:r w:rsidR="00461197" w:rsidRPr="00D56521">
        <w:t>.</w:t>
      </w:r>
    </w:p>
    <w:p w14:paraId="2747ABBF" w14:textId="3CCB0A33" w:rsidR="00334FE9" w:rsidRPr="00D56521" w:rsidRDefault="00D3473A" w:rsidP="00472D6D">
      <w:pPr>
        <w:spacing w:after="120" w:line="240" w:lineRule="auto"/>
        <w:jc w:val="both"/>
      </w:pPr>
      <w:r w:rsidRPr="00D56521">
        <w:t>The ECDIS display calibration should be verified for type approval of all monitors</w:t>
      </w:r>
      <w:r w:rsidR="00762AB0" w:rsidRPr="00D56521">
        <w:t>.</w:t>
      </w:r>
      <w:r w:rsidR="00461197" w:rsidRPr="00D56521">
        <w:t xml:space="preserve"> </w:t>
      </w:r>
      <w:r w:rsidR="00A87705">
        <w:t>Colour control,</w:t>
      </w:r>
      <w:r w:rsidR="00334FE9" w:rsidRPr="00D56521">
        <w:t xml:space="preserve"> contrast and brightness controls</w:t>
      </w:r>
    </w:p>
    <w:p w14:paraId="76854F2A" w14:textId="78AE31E9" w:rsidR="008E6C83" w:rsidRPr="00D56521" w:rsidRDefault="008E6C83" w:rsidP="00472D6D">
      <w:pPr>
        <w:spacing w:after="120" w:line="240" w:lineRule="auto"/>
        <w:jc w:val="both"/>
      </w:pPr>
      <w:r w:rsidRPr="00D56521">
        <w:lastRenderedPageBreak/>
        <w:t>There are a variety of technologies available for monitors to be used for ECDIS</w:t>
      </w:r>
      <w:r w:rsidR="00461197" w:rsidRPr="00D56521">
        <w:t xml:space="preserve"> </w:t>
      </w:r>
      <w:r w:rsidRPr="00D56521">
        <w:t>display. Different technologies have different methods to control colour, contrast</w:t>
      </w:r>
      <w:r w:rsidR="00461197" w:rsidRPr="00D56521">
        <w:t xml:space="preserve"> </w:t>
      </w:r>
      <w:r w:rsidRPr="00D56521">
        <w:t>and brightness, but some basic rules apply for all of them.</w:t>
      </w:r>
    </w:p>
    <w:p w14:paraId="2057F64D" w14:textId="524D2C21" w:rsidR="00334FE9" w:rsidRPr="00D56521" w:rsidRDefault="00334FE9" w:rsidP="00024B10">
      <w:pPr>
        <w:pStyle w:val="Heading4"/>
      </w:pPr>
      <w:r w:rsidRPr="00D56521">
        <w:t>Effect of controls.</w:t>
      </w:r>
    </w:p>
    <w:p w14:paraId="781946BA" w14:textId="03D25FAE" w:rsidR="008E6C83" w:rsidRPr="00D56521" w:rsidRDefault="008E6C83" w:rsidP="00A87705">
      <w:pPr>
        <w:spacing w:after="120" w:line="240" w:lineRule="auto"/>
        <w:jc w:val="both"/>
      </w:pPr>
      <w:r w:rsidRPr="00D56521">
        <w:t>The contrast control of a display generally shortens or extends the range of</w:t>
      </w:r>
      <w:r w:rsidR="00461197" w:rsidRPr="00D56521">
        <w:t xml:space="preserve"> </w:t>
      </w:r>
      <w:r w:rsidRPr="00D56521">
        <w:t>luminance available, making the display appear darker or brighter.</w:t>
      </w:r>
    </w:p>
    <w:p w14:paraId="253558C9" w14:textId="2B689DD4" w:rsidR="008E6C83" w:rsidRPr="00D56521" w:rsidRDefault="008E6C83" w:rsidP="00A87705">
      <w:pPr>
        <w:spacing w:after="120" w:line="240" w:lineRule="auto"/>
        <w:jc w:val="both"/>
      </w:pPr>
      <w:r w:rsidRPr="00D56521">
        <w:t>On the other hand, the brightness control shortens or extends the range of colour</w:t>
      </w:r>
      <w:r w:rsidR="00461197" w:rsidRPr="00D56521">
        <w:t xml:space="preserve"> </w:t>
      </w:r>
      <w:r w:rsidRPr="00D56521">
        <w:t>saturation available by adding white (which extends the range by making colours</w:t>
      </w:r>
      <w:r w:rsidR="00461197" w:rsidRPr="00D56521">
        <w:t xml:space="preserve"> </w:t>
      </w:r>
      <w:r w:rsidRPr="00D56521">
        <w:t>other than black less saturated), or subtracting white (colours become darker,</w:t>
      </w:r>
      <w:r w:rsidR="00461197" w:rsidRPr="00D56521">
        <w:t xml:space="preserve"> </w:t>
      </w:r>
      <w:r w:rsidRPr="00D56521">
        <w:t>more saturated.)</w:t>
      </w:r>
    </w:p>
    <w:p w14:paraId="3A76A7B5" w14:textId="00B2A813" w:rsidR="008E6C83" w:rsidRPr="00D56521" w:rsidRDefault="008E6C83" w:rsidP="00A87705">
      <w:pPr>
        <w:spacing w:after="120" w:line="240" w:lineRule="auto"/>
        <w:jc w:val="both"/>
      </w:pPr>
      <w:r w:rsidRPr="00D56521">
        <w:t>To the viewer, it has much the same apparent effect as contrast, but it achieves</w:t>
      </w:r>
      <w:r w:rsidR="00461197" w:rsidRPr="00D56521">
        <w:t xml:space="preserve"> </w:t>
      </w:r>
      <w:r w:rsidRPr="00D56521">
        <w:t>this by altering the colour contrast of the colour tables between foreground and</w:t>
      </w:r>
      <w:r w:rsidR="00461197" w:rsidRPr="00D56521">
        <w:t xml:space="preserve"> </w:t>
      </w:r>
      <w:r w:rsidRPr="00D56521">
        <w:t>background colours, and this may result in some features becoming harder to see,</w:t>
      </w:r>
      <w:r w:rsidR="00461197" w:rsidRPr="00D56521">
        <w:t xml:space="preserve"> </w:t>
      </w:r>
      <w:r w:rsidRPr="00D56521">
        <w:t>particularly at night. More importantly, making the night display more saturated</w:t>
      </w:r>
      <w:r w:rsidR="00461197" w:rsidRPr="00D56521">
        <w:t xml:space="preserve"> </w:t>
      </w:r>
      <w:r w:rsidRPr="00D56521">
        <w:t>may drop some dark colours below the cut-off point, into black, thus losing</w:t>
      </w:r>
      <w:r w:rsidR="00461197" w:rsidRPr="00D56521">
        <w:t xml:space="preserve"> </w:t>
      </w:r>
      <w:r w:rsidRPr="00D56521">
        <w:t>distinctions such as shallow versus deep water.</w:t>
      </w:r>
    </w:p>
    <w:p w14:paraId="689359A4" w14:textId="75A2DD2E" w:rsidR="008E6C83" w:rsidRPr="00D56521" w:rsidRDefault="00334FE9" w:rsidP="00024B10">
      <w:pPr>
        <w:pStyle w:val="Heading4"/>
      </w:pPr>
      <w:r w:rsidRPr="00D56521">
        <w:t>Use of the controls.</w:t>
      </w:r>
    </w:p>
    <w:p w14:paraId="7537B699" w14:textId="040C1CD5" w:rsidR="008E6C83" w:rsidRPr="00D56521" w:rsidRDefault="008E6C83" w:rsidP="00A87705">
      <w:pPr>
        <w:spacing w:after="120" w:line="240" w:lineRule="auto"/>
        <w:jc w:val="both"/>
      </w:pPr>
      <w:r w:rsidRPr="00D56521">
        <w:t>Colour tables are provided for day, dusk and night. The mariner should be</w:t>
      </w:r>
      <w:r w:rsidR="003E64AD" w:rsidRPr="00D56521">
        <w:t xml:space="preserve"> </w:t>
      </w:r>
      <w:r w:rsidRPr="00D56521">
        <w:t>provided with the control to make fine adjustments between these tables; the</w:t>
      </w:r>
      <w:r w:rsidR="003E64AD" w:rsidRPr="00D56521">
        <w:t xml:space="preserve"> </w:t>
      </w:r>
      <w:r w:rsidRPr="00D56521">
        <w:t>calibration position should be marked as a reference for this.</w:t>
      </w:r>
    </w:p>
    <w:p w14:paraId="717BDCB8" w14:textId="070E5074" w:rsidR="008E6C83" w:rsidRPr="00D56521" w:rsidRDefault="008E6C83" w:rsidP="00A87705">
      <w:pPr>
        <w:spacing w:after="120" w:line="240" w:lineRule="auto"/>
        <w:jc w:val="both"/>
      </w:pPr>
      <w:r w:rsidRPr="00D56521">
        <w:t xml:space="preserve">For a CRT type of monitor the brightness control should be </w:t>
      </w:r>
      <w:r w:rsidR="009F7151" w:rsidRPr="00D56521">
        <w:t>pre-set</w:t>
      </w:r>
      <w:r w:rsidR="00A87705">
        <w:t>; that is,</w:t>
      </w:r>
      <w:r w:rsidRPr="00D56521">
        <w:t xml:space="preserve"> used only</w:t>
      </w:r>
      <w:r w:rsidR="00461197" w:rsidRPr="00D56521">
        <w:t xml:space="preserve"> </w:t>
      </w:r>
      <w:r w:rsidRPr="00D56521">
        <w:t>when essential, with provision to return to the calibrated setting.</w:t>
      </w:r>
      <w:r w:rsidR="00461197" w:rsidRPr="00D56521">
        <w:t xml:space="preserve"> </w:t>
      </w:r>
      <w:r w:rsidRPr="00D56521">
        <w:t>LCD and other monitor technologies have a variety of controls. The general</w:t>
      </w:r>
      <w:r w:rsidR="00461197" w:rsidRPr="00D56521">
        <w:t xml:space="preserve"> </w:t>
      </w:r>
      <w:r w:rsidRPr="00D56521">
        <w:t>principle is that all available controls should have a provision to return to the</w:t>
      </w:r>
      <w:r w:rsidR="00461197" w:rsidRPr="00D56521">
        <w:t xml:space="preserve"> </w:t>
      </w:r>
      <w:r w:rsidRPr="00D56521">
        <w:t>calibrated settings and that only appropriate controls should be made available for</w:t>
      </w:r>
      <w:r w:rsidR="00461197" w:rsidRPr="00D56521">
        <w:t xml:space="preserve"> </w:t>
      </w:r>
      <w:r w:rsidRPr="00D56521">
        <w:t xml:space="preserve">the </w:t>
      </w:r>
      <w:r w:rsidR="00A87705">
        <w:t>M</w:t>
      </w:r>
      <w:r w:rsidRPr="00D56521">
        <w:t>ariner.</w:t>
      </w:r>
    </w:p>
    <w:p w14:paraId="7B89BE5D" w14:textId="596066F6" w:rsidR="00334FE9" w:rsidRPr="00D56521" w:rsidRDefault="008E6C83" w:rsidP="00A87705">
      <w:pPr>
        <w:spacing w:after="120" w:line="240" w:lineRule="auto"/>
        <w:jc w:val="both"/>
      </w:pPr>
      <w:r w:rsidRPr="00D56521">
        <w:t>The ECDIS manual should carry a warning that careless use of the display</w:t>
      </w:r>
      <w:r w:rsidR="00461197" w:rsidRPr="00D56521">
        <w:t xml:space="preserve"> </w:t>
      </w:r>
      <w:r w:rsidRPr="00D56521">
        <w:t>controls may adversely affect the visibility of information on the display.</w:t>
      </w:r>
    </w:p>
    <w:p w14:paraId="2521CDE3" w14:textId="7B674F21" w:rsidR="00334FE9" w:rsidRPr="00D56521" w:rsidRDefault="00334FE9" w:rsidP="00024B10">
      <w:pPr>
        <w:pStyle w:val="Heading4"/>
      </w:pPr>
      <w:r w:rsidRPr="00D56521">
        <w:t>Initial setting of the controls.</w:t>
      </w:r>
    </w:p>
    <w:p w14:paraId="697D3C98" w14:textId="0411E789" w:rsidR="008E6C83" w:rsidRPr="00D56521" w:rsidRDefault="008E6C83" w:rsidP="00A87705">
      <w:pPr>
        <w:spacing w:after="120" w:line="240" w:lineRule="auto"/>
        <w:jc w:val="both"/>
      </w:pPr>
      <w:r w:rsidRPr="00D56521">
        <w:t>The controls should be set up in preparation for initial calibration, and their positions marked at that time (</w:t>
      </w:r>
      <w:r w:rsidR="00A87705">
        <w:t>for example,</w:t>
      </w:r>
      <w:r w:rsidRPr="00D56521">
        <w:t xml:space="preserve"> by a detent) so that they are recoverable.</w:t>
      </w:r>
    </w:p>
    <w:p w14:paraId="005E2AC7" w14:textId="5FBAD93D" w:rsidR="00334FE9" w:rsidRPr="00D56521" w:rsidRDefault="00334FE9" w:rsidP="00024B10">
      <w:pPr>
        <w:pStyle w:val="Heading4"/>
      </w:pPr>
      <w:r w:rsidRPr="00D56521">
        <w:t>Re-adjustment of the controls.</w:t>
      </w:r>
    </w:p>
    <w:p w14:paraId="36A95729" w14:textId="347F2752" w:rsidR="008E6C83" w:rsidRPr="00D56521" w:rsidRDefault="00670209" w:rsidP="00A87705">
      <w:pPr>
        <w:spacing w:after="120" w:line="240" w:lineRule="auto"/>
        <w:jc w:val="both"/>
      </w:pPr>
      <w:r w:rsidRPr="00D56521">
        <w:t xml:space="preserve">In case the controls go out of adjustment in use, they may be re-adjusted </w:t>
      </w:r>
      <w:r w:rsidR="00A87705" w:rsidRPr="00D56521">
        <w:t>on-board</w:t>
      </w:r>
      <w:r w:rsidR="00461197" w:rsidRPr="00D56521">
        <w:t xml:space="preserve"> </w:t>
      </w:r>
      <w:r w:rsidRPr="00D56521">
        <w:t xml:space="preserve">ship by means of the Colour Differentiation Test Diagram described in </w:t>
      </w:r>
      <w:r w:rsidR="00A87705">
        <w:t xml:space="preserve">clause </w:t>
      </w:r>
      <w:r w:rsidR="00461197" w:rsidRPr="00D56521">
        <w:fldChar w:fldCharType="begin"/>
      </w:r>
      <w:r w:rsidR="00461197" w:rsidRPr="00D56521">
        <w:instrText xml:space="preserve"> REF _Ref49465709 \r \h </w:instrText>
      </w:r>
      <w:r w:rsidR="00A87705">
        <w:instrText xml:space="preserve"> \* MERGEFORMAT </w:instrText>
      </w:r>
      <w:r w:rsidR="00461197" w:rsidRPr="00D56521">
        <w:fldChar w:fldCharType="separate"/>
      </w:r>
      <w:r w:rsidR="00832978">
        <w:t>C-20.5</w:t>
      </w:r>
      <w:r w:rsidR="00461197" w:rsidRPr="00D56521">
        <w:fldChar w:fldCharType="end"/>
      </w:r>
      <w:r w:rsidR="00461197" w:rsidRPr="00D56521">
        <w:t xml:space="preserve"> </w:t>
      </w:r>
      <w:r w:rsidRPr="00D56521">
        <w:t xml:space="preserve">and provided </w:t>
      </w:r>
      <w:r w:rsidR="00461197" w:rsidRPr="00D56521">
        <w:t>by the IHO</w:t>
      </w:r>
      <w:r w:rsidRPr="00D56521">
        <w:t>.</w:t>
      </w:r>
    </w:p>
    <w:p w14:paraId="71D1D062" w14:textId="1E2CEC67" w:rsidR="00334FE9" w:rsidRPr="00D56521" w:rsidRDefault="00334FE9" w:rsidP="00024B10">
      <w:pPr>
        <w:pStyle w:val="Heading4"/>
      </w:pPr>
      <w:r w:rsidRPr="00D56521">
        <w:t>Setting the controls for route monitoring</w:t>
      </w:r>
    </w:p>
    <w:p w14:paraId="2308E49E" w14:textId="0ED2F430" w:rsidR="00670209" w:rsidRPr="00D56521" w:rsidRDefault="00670209" w:rsidP="00A87705">
      <w:pPr>
        <w:spacing w:after="120" w:line="240" w:lineRule="auto"/>
        <w:jc w:val="both"/>
      </w:pPr>
      <w:r w:rsidRPr="00D56521">
        <w:t>The ECDIS display carries far more detail than a radar display, and requires</w:t>
      </w:r>
      <w:r w:rsidR="00461197" w:rsidRPr="00D56521">
        <w:t xml:space="preserve"> </w:t>
      </w:r>
      <w:r w:rsidRPr="00D56521">
        <w:t>correspondingly more attention to the correct selection of colour table and the</w:t>
      </w:r>
      <w:r w:rsidR="00461197" w:rsidRPr="00D56521">
        <w:t xml:space="preserve"> </w:t>
      </w:r>
      <w:r w:rsidRPr="00D56521">
        <w:t>correct adjustment of the controls.</w:t>
      </w:r>
    </w:p>
    <w:p w14:paraId="023582E1" w14:textId="66F0D7D5" w:rsidR="00670209" w:rsidRPr="00D56521" w:rsidRDefault="00670209" w:rsidP="00A87705">
      <w:pPr>
        <w:spacing w:after="120" w:line="240" w:lineRule="auto"/>
        <w:jc w:val="both"/>
      </w:pPr>
      <w:r w:rsidRPr="00D56521">
        <w:t>This particularly affects the black-background displays, and is critically important</w:t>
      </w:r>
      <w:r w:rsidR="00461197" w:rsidRPr="00D56521">
        <w:t xml:space="preserve"> </w:t>
      </w:r>
      <w:r w:rsidRPr="00D56521">
        <w:t>at night, because all colours of the night table, particularly those for large areas,</w:t>
      </w:r>
      <w:r w:rsidR="00461197" w:rsidRPr="00D56521">
        <w:t xml:space="preserve"> </w:t>
      </w:r>
      <w:r w:rsidRPr="00D56521">
        <w:t>have to be set very dark to avoid loss of night vision, and if the control is turned</w:t>
      </w:r>
      <w:r w:rsidR="00461197" w:rsidRPr="00D56521">
        <w:t xml:space="preserve"> </w:t>
      </w:r>
      <w:r w:rsidRPr="00D56521">
        <w:t>down too far these colours will disappear into the black background. As a result,</w:t>
      </w:r>
      <w:r w:rsidR="00461197" w:rsidRPr="00D56521">
        <w:t xml:space="preserve"> </w:t>
      </w:r>
      <w:r w:rsidRPr="00D56521">
        <w:t>chart information will be lost.</w:t>
      </w:r>
    </w:p>
    <w:p w14:paraId="170B009A" w14:textId="2E27CAF4" w:rsidR="00670209" w:rsidRPr="00D56521" w:rsidRDefault="00670209" w:rsidP="00A87705">
      <w:pPr>
        <w:spacing w:after="120" w:line="240" w:lineRule="auto"/>
        <w:jc w:val="both"/>
      </w:pPr>
      <w:r w:rsidRPr="00D56521">
        <w:t>The situation will be worse if one of the day tables is improperly dimmed for use at</w:t>
      </w:r>
      <w:r w:rsidR="00461197" w:rsidRPr="00D56521">
        <w:t xml:space="preserve"> </w:t>
      </w:r>
      <w:r w:rsidRPr="00D56521">
        <w:t>night, instead of switching to the night table.</w:t>
      </w:r>
    </w:p>
    <w:p w14:paraId="4926ED5B" w14:textId="4EBBC964" w:rsidR="00670209" w:rsidRPr="00D56521" w:rsidRDefault="00670209" w:rsidP="00A87705">
      <w:pPr>
        <w:spacing w:after="120" w:line="240" w:lineRule="auto"/>
        <w:jc w:val="both"/>
      </w:pPr>
      <w:r w:rsidRPr="00D56521">
        <w:t>It is important that the display be adapted to lighting conditions on the bridge by</w:t>
      </w:r>
      <w:r w:rsidR="00461197" w:rsidRPr="00D56521">
        <w:t xml:space="preserve"> </w:t>
      </w:r>
      <w:r w:rsidRPr="00D56521">
        <w:t>selecting the correct colour table: "Day" for bright sunlight; "Day” or "Dusk" for</w:t>
      </w:r>
      <w:r w:rsidR="00461197" w:rsidRPr="00D56521">
        <w:t xml:space="preserve"> </w:t>
      </w:r>
      <w:r w:rsidRPr="00D56521">
        <w:t>general daylight viewing; "Dusk" for twilight; and "Night" for the night-darkened</w:t>
      </w:r>
      <w:r w:rsidR="00461197" w:rsidRPr="00D56521">
        <w:t xml:space="preserve"> </w:t>
      </w:r>
      <w:r w:rsidRPr="00D56521">
        <w:t>bridge.</w:t>
      </w:r>
    </w:p>
    <w:p w14:paraId="62748214" w14:textId="05420A56" w:rsidR="00670209" w:rsidRPr="00D56521" w:rsidRDefault="00670209" w:rsidP="00A87705">
      <w:pPr>
        <w:spacing w:after="120" w:line="240" w:lineRule="auto"/>
        <w:jc w:val="both"/>
      </w:pPr>
      <w:r w:rsidRPr="00D56521">
        <w:t>The controls should only be used for fine adjustment within the appropriate colour</w:t>
      </w:r>
      <w:r w:rsidR="00461197" w:rsidRPr="00D56521">
        <w:t xml:space="preserve"> </w:t>
      </w:r>
      <w:r w:rsidRPr="00D56521">
        <w:t>table.</w:t>
      </w:r>
    </w:p>
    <w:p w14:paraId="5672ACF5" w14:textId="4A9D2E60" w:rsidR="00670209" w:rsidRPr="00D56521" w:rsidRDefault="00670209" w:rsidP="00A87705">
      <w:pPr>
        <w:spacing w:after="120" w:line="240" w:lineRule="auto"/>
        <w:jc w:val="both"/>
      </w:pPr>
      <w:r w:rsidRPr="00D56521">
        <w:t>To ensure that the controls are always set to a level above that at which</w:t>
      </w:r>
      <w:r w:rsidR="00461197" w:rsidRPr="00D56521">
        <w:t xml:space="preserve"> </w:t>
      </w:r>
      <w:r w:rsidRPr="00D56521">
        <w:t>information will be lost, the black-adjust symbol BLKADJ should be available to</w:t>
      </w:r>
      <w:r w:rsidR="00461197" w:rsidRPr="00D56521">
        <w:t xml:space="preserve"> </w:t>
      </w:r>
      <w:r w:rsidRPr="00D56521">
        <w:t xml:space="preserve">the </w:t>
      </w:r>
      <w:r w:rsidR="00834DA8">
        <w:t>M</w:t>
      </w:r>
      <w:r w:rsidRPr="00D56521">
        <w:t>ariner, treated as "Standard display", to be called up at any convenient point</w:t>
      </w:r>
      <w:r w:rsidR="00461197" w:rsidRPr="00D56521">
        <w:t xml:space="preserve"> </w:t>
      </w:r>
      <w:r w:rsidRPr="00D56521">
        <w:t xml:space="preserve">on the screen. The instructions for its use by the </w:t>
      </w:r>
      <w:r w:rsidR="00834DA8">
        <w:t>M</w:t>
      </w:r>
      <w:r w:rsidRPr="00D56521">
        <w:t>ariner should be incorporated in</w:t>
      </w:r>
      <w:r w:rsidR="00461197" w:rsidRPr="00D56521">
        <w:t xml:space="preserve"> </w:t>
      </w:r>
      <w:r w:rsidRPr="00D56521">
        <w:t>the "Users instructions" for the ECDIS.</w:t>
      </w:r>
    </w:p>
    <w:p w14:paraId="08620428" w14:textId="77777777" w:rsidR="00670209" w:rsidRPr="00D56521" w:rsidRDefault="00670209" w:rsidP="00A87705">
      <w:pPr>
        <w:spacing w:after="60" w:line="240" w:lineRule="auto"/>
        <w:jc w:val="both"/>
      </w:pPr>
      <w:r w:rsidRPr="00D56521">
        <w:t>Below is an example of instructions for a CRT type of Monitor:</w:t>
      </w:r>
    </w:p>
    <w:p w14:paraId="238C1F27" w14:textId="575DF448" w:rsidR="00670209" w:rsidRPr="00D56521" w:rsidRDefault="00670209" w:rsidP="00A87705">
      <w:pPr>
        <w:spacing w:after="60" w:line="240" w:lineRule="auto"/>
        <w:ind w:left="720"/>
        <w:jc w:val="both"/>
      </w:pPr>
      <w:r w:rsidRPr="00D56521">
        <w:lastRenderedPageBreak/>
        <w:t xml:space="preserve">1. First, set contrast to a maximum, brightness to a minimum. Look at the </w:t>
      </w:r>
      <w:r w:rsidR="009F7151" w:rsidRPr="00D56521">
        <w:t>black</w:t>
      </w:r>
      <w:r w:rsidR="008539F8" w:rsidRPr="00D56521">
        <w:t>-</w:t>
      </w:r>
      <w:r w:rsidR="009F7151" w:rsidRPr="00D56521">
        <w:t>adjust</w:t>
      </w:r>
      <w:r w:rsidR="00461197" w:rsidRPr="00D56521">
        <w:t xml:space="preserve"> </w:t>
      </w:r>
      <w:r w:rsidRPr="00D56521">
        <w:t>symbol. Then either:</w:t>
      </w:r>
    </w:p>
    <w:p w14:paraId="5193E44C" w14:textId="7062B303" w:rsidR="00670209" w:rsidRPr="00D56521" w:rsidRDefault="00670209" w:rsidP="00A87705">
      <w:pPr>
        <w:spacing w:after="60" w:line="240" w:lineRule="auto"/>
        <w:ind w:left="720"/>
        <w:jc w:val="both"/>
      </w:pPr>
      <w:r w:rsidRPr="00D56521">
        <w:t>2A. If the centre square is not visible, turn up the b</w:t>
      </w:r>
      <w:r w:rsidR="00834DA8">
        <w:t>rightness until it just appears;</w:t>
      </w:r>
    </w:p>
    <w:p w14:paraId="31AA1C3D" w14:textId="16C3A038" w:rsidR="00670209" w:rsidRPr="00D56521" w:rsidRDefault="00834DA8" w:rsidP="00A87705">
      <w:pPr>
        <w:spacing w:after="60" w:line="240" w:lineRule="auto"/>
        <w:ind w:left="720"/>
        <w:jc w:val="both"/>
      </w:pPr>
      <w:r>
        <w:t>or</w:t>
      </w:r>
    </w:p>
    <w:p w14:paraId="4CD7880B" w14:textId="496D9614" w:rsidR="00670209" w:rsidRPr="00D56521" w:rsidRDefault="00670209" w:rsidP="00A87705">
      <w:pPr>
        <w:spacing w:after="120" w:line="240" w:lineRule="auto"/>
        <w:ind w:left="720"/>
        <w:jc w:val="both"/>
      </w:pPr>
      <w:r w:rsidRPr="00D56521">
        <w:t>2B. If the centre square is clearly visible (with contrast at maximum, brightness at</w:t>
      </w:r>
      <w:r w:rsidR="00461197" w:rsidRPr="00D56521">
        <w:t xml:space="preserve"> </w:t>
      </w:r>
      <w:r w:rsidRPr="00D56521">
        <w:t>minimum), turn the contrast down until the inner square disappears, then turn</w:t>
      </w:r>
      <w:r w:rsidR="00461197" w:rsidRPr="00D56521">
        <w:t xml:space="preserve"> </w:t>
      </w:r>
      <w:r w:rsidRPr="00D56521">
        <w:t>contrast back up until the inner square is just visible again.</w:t>
      </w:r>
    </w:p>
    <w:p w14:paraId="7930154C" w14:textId="1277AF59"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834DA8">
        <w:t>.)</w:t>
      </w:r>
    </w:p>
    <w:p w14:paraId="32C81EE1" w14:textId="4432A448"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contrast control, but it is better not to re-adjust the controls unless lighting</w:t>
      </w:r>
      <w:r w:rsidR="00461197" w:rsidRPr="00D56521">
        <w:t xml:space="preserve"> </w:t>
      </w:r>
      <w:r w:rsidRPr="00D56521">
        <w:t>conditions on the bridge change.</w:t>
      </w:r>
    </w:p>
    <w:p w14:paraId="630763E0" w14:textId="4008A0DA"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2D8F820F" w14:textId="5DC3BFB9" w:rsidR="00670209" w:rsidRPr="00D56521" w:rsidRDefault="00CD7B63" w:rsidP="00AE2737">
      <w:pPr>
        <w:pStyle w:val="ListParagraph"/>
        <w:numPr>
          <w:ilvl w:val="0"/>
          <w:numId w:val="65"/>
        </w:numPr>
        <w:spacing w:after="60" w:line="240" w:lineRule="auto"/>
        <w:ind w:hanging="294"/>
        <w:jc w:val="both"/>
      </w:pPr>
      <w:r>
        <w:t>E</w:t>
      </w:r>
      <w:r w:rsidR="00670209" w:rsidRPr="00D56521">
        <w:t>very time that the brightness or</w:t>
      </w:r>
      <w:r>
        <w:t xml:space="preserve"> contrast controls are adjusted.</w:t>
      </w:r>
    </w:p>
    <w:p w14:paraId="757D52B0" w14:textId="0BCD9EE3" w:rsidR="00670209" w:rsidRPr="00D56521" w:rsidRDefault="00CD7B63" w:rsidP="00AE2737">
      <w:pPr>
        <w:pStyle w:val="ListParagraph"/>
        <w:numPr>
          <w:ilvl w:val="0"/>
          <w:numId w:val="65"/>
        </w:numPr>
        <w:spacing w:after="120" w:line="240" w:lineRule="auto"/>
        <w:ind w:hanging="294"/>
        <w:jc w:val="both"/>
      </w:pPr>
      <w:r w:rsidRPr="00D56521">
        <w:t>Every</w:t>
      </w:r>
      <w:r w:rsidR="00670209" w:rsidRPr="00D56521">
        <w:t xml:space="preserve"> time that the display is switched to the night colour table.</w:t>
      </w:r>
    </w:p>
    <w:p w14:paraId="553EF1AA" w14:textId="5B4B916C" w:rsidR="00670209" w:rsidRPr="00D56521" w:rsidRDefault="00670209" w:rsidP="00834DA8">
      <w:pPr>
        <w:spacing w:after="60" w:line="240" w:lineRule="auto"/>
        <w:jc w:val="both"/>
      </w:pPr>
      <w:r w:rsidRPr="00D56521">
        <w:t>Below is an example of instruction for LCD type of Monitor. The LCD type of</w:t>
      </w:r>
      <w:r w:rsidR="00461197" w:rsidRPr="00D56521">
        <w:t xml:space="preserve"> </w:t>
      </w:r>
      <w:r w:rsidRPr="00D56521">
        <w:t>monitor used in this example has only one mariner control, which is called</w:t>
      </w:r>
      <w:r w:rsidR="00461197" w:rsidRPr="00D56521">
        <w:t xml:space="preserve"> </w:t>
      </w:r>
      <w:r w:rsidRPr="00D56521">
        <w:t>brilliance. Internally the monitor has also other controls available for service</w:t>
      </w:r>
      <w:r w:rsidR="00461197" w:rsidRPr="00D56521">
        <w:t xml:space="preserve"> </w:t>
      </w:r>
      <w:r w:rsidRPr="00D56521">
        <w:t>engineers. These internal controls include also controls named as contrast and</w:t>
      </w:r>
      <w:r w:rsidR="00461197" w:rsidRPr="00D56521">
        <w:t xml:space="preserve"> </w:t>
      </w:r>
      <w:r w:rsidRPr="00D56521">
        <w:t>brightness.</w:t>
      </w:r>
    </w:p>
    <w:p w14:paraId="6AC9F7F9" w14:textId="77777777" w:rsidR="00670209" w:rsidRPr="00D56521" w:rsidRDefault="00670209" w:rsidP="00834DA8">
      <w:pPr>
        <w:spacing w:after="60" w:line="240" w:lineRule="auto"/>
        <w:ind w:left="709"/>
        <w:jc w:val="both"/>
      </w:pPr>
      <w:r w:rsidRPr="00D56521">
        <w:t>1. First, set brilliance to calibration position. Look at the black-adjust symbol.</w:t>
      </w:r>
    </w:p>
    <w:p w14:paraId="613AF6E7" w14:textId="77777777" w:rsidR="00670209" w:rsidRPr="00D56521" w:rsidRDefault="00670209" w:rsidP="00834DA8">
      <w:pPr>
        <w:spacing w:after="60" w:line="240" w:lineRule="auto"/>
        <w:ind w:left="709"/>
        <w:jc w:val="both"/>
      </w:pPr>
      <w:r w:rsidRPr="00D56521">
        <w:t>Then either:</w:t>
      </w:r>
    </w:p>
    <w:p w14:paraId="2E1EE80A" w14:textId="2393ED8C" w:rsidR="00670209" w:rsidRPr="00D56521" w:rsidRDefault="00670209" w:rsidP="00834DA8">
      <w:pPr>
        <w:spacing w:after="60" w:line="240" w:lineRule="auto"/>
        <w:ind w:left="709"/>
        <w:jc w:val="both"/>
      </w:pPr>
      <w:r w:rsidRPr="00D56521">
        <w:t>2A. If the centre square is not visible, turn up the b</w:t>
      </w:r>
      <w:r w:rsidR="00CD7B63">
        <w:t>rilliance until it just appears;</w:t>
      </w:r>
    </w:p>
    <w:p w14:paraId="72B8A597" w14:textId="73C8808B" w:rsidR="00670209" w:rsidRPr="00D56521" w:rsidRDefault="00CD7B63" w:rsidP="00834DA8">
      <w:pPr>
        <w:spacing w:after="60" w:line="240" w:lineRule="auto"/>
        <w:ind w:left="709"/>
        <w:jc w:val="both"/>
      </w:pPr>
      <w:r>
        <w:t>or</w:t>
      </w:r>
    </w:p>
    <w:p w14:paraId="4A1205FC" w14:textId="0B3E823C" w:rsidR="00670209" w:rsidRPr="00D56521" w:rsidRDefault="00670209" w:rsidP="00834DA8">
      <w:pPr>
        <w:spacing w:after="120" w:line="240" w:lineRule="auto"/>
        <w:ind w:left="709"/>
        <w:jc w:val="both"/>
      </w:pPr>
      <w:r w:rsidRPr="00D56521">
        <w:t>2B. If the centre square is clearly visible, turn down the brilliance until the inner</w:t>
      </w:r>
      <w:r w:rsidR="00461197" w:rsidRPr="00D56521">
        <w:t xml:space="preserve"> </w:t>
      </w:r>
      <w:r w:rsidRPr="00D56521">
        <w:t>square disappears, then turn brilliance back up until the inner square is just</w:t>
      </w:r>
      <w:r w:rsidR="00461197" w:rsidRPr="00D56521">
        <w:t xml:space="preserve"> </w:t>
      </w:r>
      <w:r w:rsidRPr="00D56521">
        <w:t>visible again.</w:t>
      </w:r>
    </w:p>
    <w:p w14:paraId="3360FE15" w14:textId="671BD3B5"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CD7B63">
        <w:t>.</w:t>
      </w:r>
      <w:r w:rsidRPr="00D56521">
        <w:t>)</w:t>
      </w:r>
    </w:p>
    <w:p w14:paraId="5D81888E" w14:textId="23FA0D13"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brilliance control, but it is better not to re-adjust the controls unless lighting</w:t>
      </w:r>
      <w:r w:rsidR="00461197" w:rsidRPr="00D56521">
        <w:t xml:space="preserve"> </w:t>
      </w:r>
      <w:r w:rsidRPr="00D56521">
        <w:t>conditions on the bridge change.</w:t>
      </w:r>
    </w:p>
    <w:p w14:paraId="0EE0659B" w14:textId="501F81C0"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51A699C3" w14:textId="71191DAD" w:rsidR="00670209" w:rsidRPr="00D56521" w:rsidRDefault="00CD7B63" w:rsidP="00AE2737">
      <w:pPr>
        <w:pStyle w:val="ListParagraph"/>
        <w:numPr>
          <w:ilvl w:val="1"/>
          <w:numId w:val="99"/>
        </w:numPr>
        <w:spacing w:after="60" w:line="240" w:lineRule="auto"/>
        <w:ind w:left="709" w:hanging="283"/>
        <w:jc w:val="both"/>
      </w:pPr>
      <w:r>
        <w:t>E</w:t>
      </w:r>
      <w:r w:rsidR="00670209" w:rsidRPr="00D56521">
        <w:t>very time that the brightness or</w:t>
      </w:r>
      <w:r>
        <w:t xml:space="preserve"> contrast controls are adjusted.</w:t>
      </w:r>
    </w:p>
    <w:p w14:paraId="7F65BF5A" w14:textId="346E355B" w:rsidR="00670209" w:rsidRPr="00D56521" w:rsidRDefault="00CD7B63" w:rsidP="00AE2737">
      <w:pPr>
        <w:pStyle w:val="ListParagraph"/>
        <w:numPr>
          <w:ilvl w:val="1"/>
          <w:numId w:val="99"/>
        </w:numPr>
        <w:spacing w:after="120" w:line="240" w:lineRule="auto"/>
        <w:ind w:left="709" w:hanging="283"/>
        <w:jc w:val="both"/>
      </w:pPr>
      <w:r w:rsidRPr="00D56521">
        <w:t>Every</w:t>
      </w:r>
      <w:r w:rsidR="00670209" w:rsidRPr="00D56521">
        <w:t xml:space="preserve"> time that the display is switched to the night colour table.</w:t>
      </w:r>
    </w:p>
    <w:p w14:paraId="222EC1CE" w14:textId="39FA73F7" w:rsidR="00334FE9" w:rsidRDefault="00670209" w:rsidP="00A87705">
      <w:pPr>
        <w:spacing w:after="120" w:line="240" w:lineRule="auto"/>
        <w:jc w:val="both"/>
      </w:pPr>
      <w:r w:rsidRPr="00D56521">
        <w:t>It is recommended that the BLKADJ symbol be displayed automatically all the time</w:t>
      </w:r>
      <w:r w:rsidR="00C633C9" w:rsidRPr="00D56521">
        <w:t xml:space="preserve"> </w:t>
      </w:r>
      <w:r w:rsidRPr="00D56521">
        <w:t xml:space="preserve">that the night colour table is selected, with a </w:t>
      </w:r>
      <w:r w:rsidR="00CD7B63">
        <w:t>M</w:t>
      </w:r>
      <w:r w:rsidRPr="00D56521">
        <w:t>ariner over-ride to remove it if</w:t>
      </w:r>
      <w:r w:rsidR="00C633C9" w:rsidRPr="00D56521">
        <w:t xml:space="preserve"> </w:t>
      </w:r>
      <w:r w:rsidRPr="00D56521">
        <w:t>necessary.</w:t>
      </w:r>
    </w:p>
    <w:p w14:paraId="7BAF2D5D" w14:textId="77777777" w:rsidR="00834DA8" w:rsidRPr="00D56521" w:rsidRDefault="00834DA8" w:rsidP="00A87705">
      <w:pPr>
        <w:spacing w:after="120" w:line="240" w:lineRule="auto"/>
        <w:jc w:val="both"/>
      </w:pPr>
    </w:p>
    <w:p w14:paraId="24AC6B9E" w14:textId="622FA6CD" w:rsidR="00725E1B" w:rsidRPr="00D56521" w:rsidRDefault="00725E1B" w:rsidP="00E673D5">
      <w:pPr>
        <w:pStyle w:val="Heading2"/>
      </w:pPr>
      <w:bookmarkStart w:id="2188" w:name="_Toc144421404"/>
      <w:commentRangeStart w:id="2189"/>
      <w:r w:rsidRPr="00D56521">
        <w:t>Colour display capability</w:t>
      </w:r>
      <w:bookmarkEnd w:id="2188"/>
      <w:commentRangeEnd w:id="2189"/>
      <w:r w:rsidR="00927C2B">
        <w:rPr>
          <w:rStyle w:val="CommentReference"/>
          <w:rFonts w:eastAsia="MS Mincho"/>
          <w:b w:val="0"/>
          <w:bCs w:val="0"/>
        </w:rPr>
        <w:commentReference w:id="2189"/>
      </w:r>
    </w:p>
    <w:p w14:paraId="282AEB84" w14:textId="1F61CF33" w:rsidR="00AF4100" w:rsidRPr="00D56521" w:rsidRDefault="008D2934" w:rsidP="00BF733E">
      <w:pPr>
        <w:spacing w:after="120" w:line="240" w:lineRule="auto"/>
        <w:jc w:val="both"/>
      </w:pPr>
      <w:r w:rsidRPr="00D56521">
        <w:t>Colour d</w:t>
      </w:r>
      <w:r w:rsidR="00765071" w:rsidRPr="00D56521">
        <w:t>isplay</w:t>
      </w:r>
      <w:r w:rsidRPr="00D56521">
        <w:t xml:space="preserve">s </w:t>
      </w:r>
      <w:r w:rsidR="00765071" w:rsidRPr="00D56521">
        <w:t>sho</w:t>
      </w:r>
      <w:r w:rsidRPr="00D56521">
        <w:t>u</w:t>
      </w:r>
      <w:r w:rsidR="00765071" w:rsidRPr="00D56521">
        <w:t>ld be capable of at least 256 luminance steps in each of red</w:t>
      </w:r>
      <w:r w:rsidRPr="00D56521">
        <w:t>,</w:t>
      </w:r>
      <w:r w:rsidR="00765071" w:rsidRPr="00D56521">
        <w:t xml:space="preserve"> green and blue.</w:t>
      </w:r>
    </w:p>
    <w:p w14:paraId="3814D2B6" w14:textId="25F72209" w:rsidR="008D2934" w:rsidRPr="00D56521" w:rsidRDefault="008D2934" w:rsidP="00BF733E">
      <w:pPr>
        <w:spacing w:after="120" w:line="240" w:lineRule="auto"/>
        <w:jc w:val="both"/>
      </w:pPr>
      <w:r w:rsidRPr="00D56521">
        <w:t>For night performance it is essential that the hardware has a graphics card capable of g</w:t>
      </w:r>
      <w:r w:rsidR="00BF733E">
        <w:t>iving "blacker than black"; that is,</w:t>
      </w:r>
      <w:r w:rsidRPr="00D56521">
        <w:t xml:space="preserve"> complete control of colour, and that the software can control that function.</w:t>
      </w:r>
    </w:p>
    <w:p w14:paraId="1DE020A1" w14:textId="5DE38D67" w:rsidR="008D2934" w:rsidRPr="00D56521" w:rsidRDefault="008D2934" w:rsidP="00BF733E">
      <w:pPr>
        <w:spacing w:after="120" w:line="240" w:lineRule="auto"/>
        <w:jc w:val="both"/>
      </w:pPr>
      <w:commentRangeStart w:id="2190"/>
      <w:r w:rsidRPr="00D56521">
        <w:t>For CRT type of monitor cathode (beam) current stabilisation is desirable, to prevent dark colours dropping below the cut-off point.</w:t>
      </w:r>
      <w:commentRangeEnd w:id="2190"/>
      <w:r w:rsidR="00927C2B">
        <w:rPr>
          <w:rStyle w:val="CommentReference"/>
        </w:rPr>
        <w:commentReference w:id="2190"/>
      </w:r>
    </w:p>
    <w:p w14:paraId="7DB48E78" w14:textId="30A2C202" w:rsidR="00660A0E" w:rsidRPr="00D56521" w:rsidRDefault="00660A0E" w:rsidP="00E673D5">
      <w:pPr>
        <w:pStyle w:val="Heading3"/>
      </w:pPr>
      <w:bookmarkStart w:id="2191" w:name="_Ref49465180"/>
      <w:bookmarkStart w:id="2192" w:name="_Toc144421405"/>
      <w:r w:rsidRPr="00D56521">
        <w:t>Colour conversion tolerances and tests</w:t>
      </w:r>
      <w:bookmarkEnd w:id="2191"/>
      <w:bookmarkEnd w:id="2192"/>
    </w:p>
    <w:p w14:paraId="6EF999D2" w14:textId="18D8873D" w:rsidR="00670209" w:rsidRPr="00D56521" w:rsidRDefault="00670209" w:rsidP="00024B10">
      <w:pPr>
        <w:pStyle w:val="Heading4"/>
      </w:pPr>
      <w:r w:rsidRPr="00D56521">
        <w:t>Tolerances</w:t>
      </w:r>
    </w:p>
    <w:p w14:paraId="1227D156" w14:textId="77777777" w:rsidR="00A52AE0" w:rsidRPr="00D56521" w:rsidRDefault="00670209" w:rsidP="00BF733E">
      <w:pPr>
        <w:spacing w:after="120" w:line="240" w:lineRule="auto"/>
        <w:jc w:val="both"/>
      </w:pPr>
      <w:r w:rsidRPr="00D56521">
        <w:t>The tolerances quoted below apply only to the process of converting</w:t>
      </w:r>
      <w:r w:rsidR="00A52AE0" w:rsidRPr="00D56521">
        <w:t xml:space="preserve"> </w:t>
      </w:r>
      <w:r w:rsidRPr="00D56521">
        <w:t>CIE colour coordinates to RGB values, and so should be evaluated shortly after</w:t>
      </w:r>
      <w:r w:rsidR="00A52AE0" w:rsidRPr="00D56521">
        <w:t xml:space="preserve"> </w:t>
      </w:r>
      <w:r w:rsidRPr="00D56521">
        <w:t>the ECDIS leaves the manufacturer's plant.</w:t>
      </w:r>
    </w:p>
    <w:p w14:paraId="53335FBD" w14:textId="3B308731" w:rsidR="00670209" w:rsidRPr="00D56521" w:rsidRDefault="00670209" w:rsidP="00BF733E">
      <w:pPr>
        <w:spacing w:after="120" w:line="240" w:lineRule="auto"/>
        <w:jc w:val="both"/>
      </w:pPr>
      <w:r w:rsidRPr="00D56521">
        <w:lastRenderedPageBreak/>
        <w:t>Considerable operational experience will be needed before it will be possible to</w:t>
      </w:r>
      <w:r w:rsidR="00A52AE0" w:rsidRPr="00D56521">
        <w:t xml:space="preserve"> </w:t>
      </w:r>
      <w:r w:rsidRPr="00D56521">
        <w:t xml:space="preserve">state colour maintenance tolerances for ECDIS </w:t>
      </w:r>
      <w:r w:rsidR="00BF733E" w:rsidRPr="00D56521">
        <w:t>on-board</w:t>
      </w:r>
      <w:r w:rsidRPr="00D56521">
        <w:t xml:space="preserve"> ship.</w:t>
      </w:r>
    </w:p>
    <w:p w14:paraId="0486C7AC" w14:textId="05DDFA2E" w:rsidR="00670209" w:rsidRPr="00D56521" w:rsidRDefault="00670209" w:rsidP="00BF733E">
      <w:pPr>
        <w:spacing w:after="60" w:line="240" w:lineRule="auto"/>
        <w:jc w:val="both"/>
      </w:pPr>
      <w:r w:rsidRPr="00D56521">
        <w:t>The colour tables developed have been selected to ensure maximum colour</w:t>
      </w:r>
      <w:r w:rsidR="00A52AE0" w:rsidRPr="00D56521">
        <w:t xml:space="preserve"> </w:t>
      </w:r>
      <w:r w:rsidRPr="00D56521">
        <w:t>discrimination between features. Colour discrimination depends on both the colour</w:t>
      </w:r>
      <w:r w:rsidR="00A52AE0" w:rsidRPr="00D56521">
        <w:t xml:space="preserve"> </w:t>
      </w:r>
      <w:r w:rsidRPr="00D56521">
        <w:t>difference and the luminance difference between two colours. Colour science (as</w:t>
      </w:r>
      <w:r w:rsidR="00A52AE0" w:rsidRPr="00D56521">
        <w:t xml:space="preserve"> </w:t>
      </w:r>
      <w:r w:rsidR="00BF733E">
        <w:t>represented by the CI</w:t>
      </w:r>
      <w:r w:rsidRPr="00D56521">
        <w:t>E colour convention) has defined colour difference units</w:t>
      </w:r>
      <w:r w:rsidR="00A52AE0" w:rsidRPr="00D56521">
        <w:t xml:space="preserve"> </w:t>
      </w:r>
      <w:r w:rsidRPr="00D56521">
        <w:t>ΔE*. The ΔE* metric is a measure of the overall discrimination (including both</w:t>
      </w:r>
      <w:r w:rsidR="00A52AE0" w:rsidRPr="00D56521">
        <w:t xml:space="preserve"> </w:t>
      </w:r>
      <w:r w:rsidRPr="00D56521">
        <w:t>colour and luminance differences). As a metric for ECDIS colour accuracy, a</w:t>
      </w:r>
      <w:r w:rsidR="00A52AE0" w:rsidRPr="00D56521">
        <w:t xml:space="preserve"> </w:t>
      </w:r>
      <w:r w:rsidRPr="00D56521">
        <w:t>measure of the discrimination in colour alone, excluding luminance differences</w:t>
      </w:r>
      <w:r w:rsidR="00A52AE0" w:rsidRPr="00D56521">
        <w:t xml:space="preserve"> </w:t>
      </w:r>
      <w:r w:rsidRPr="00D56521">
        <w:t>has been defined as a subset of ΔE* referred to as Δ(u*,v*).</w:t>
      </w:r>
    </w:p>
    <w:p w14:paraId="41A6C2B6" w14:textId="77777777" w:rsidR="00670209" w:rsidRPr="00E673D5" w:rsidRDefault="00670209" w:rsidP="00BF733E">
      <w:pPr>
        <w:spacing w:after="60" w:line="240" w:lineRule="auto"/>
        <w:ind w:left="426"/>
        <w:jc w:val="both"/>
        <w:rPr>
          <w:lang w:val="nl-NL"/>
        </w:rPr>
      </w:pPr>
      <w:commentRangeStart w:id="2193"/>
      <w:r w:rsidRPr="00D56521">
        <w:t>Δ</w:t>
      </w:r>
      <w:r w:rsidRPr="00E673D5">
        <w:rPr>
          <w:lang w:val="nl-NL"/>
        </w:rPr>
        <w:t>(u*,v*) = SQRT [ (u2*-u1*)</w:t>
      </w:r>
      <w:r w:rsidRPr="00E673D5">
        <w:rPr>
          <w:vertAlign w:val="superscript"/>
          <w:lang w:val="nl-NL"/>
        </w:rPr>
        <w:t>2</w:t>
      </w:r>
      <w:r w:rsidRPr="00E673D5">
        <w:rPr>
          <w:lang w:val="nl-NL"/>
        </w:rPr>
        <w:t xml:space="preserve"> + (v2*-v1*)</w:t>
      </w:r>
      <w:r w:rsidRPr="00E673D5">
        <w:rPr>
          <w:vertAlign w:val="superscript"/>
          <w:lang w:val="nl-NL"/>
        </w:rPr>
        <w:t>2</w:t>
      </w:r>
      <w:r w:rsidRPr="00E673D5">
        <w:rPr>
          <w:lang w:val="nl-NL"/>
        </w:rPr>
        <w:t xml:space="preserve"> ]</w:t>
      </w:r>
      <w:commentRangeEnd w:id="2193"/>
      <w:r w:rsidR="00B912FF">
        <w:rPr>
          <w:rStyle w:val="CommentReference"/>
        </w:rPr>
        <w:commentReference w:id="2193"/>
      </w:r>
    </w:p>
    <w:p w14:paraId="3588A6EB" w14:textId="23FC1B4D" w:rsidR="00670209" w:rsidRPr="00E673D5" w:rsidRDefault="00670209" w:rsidP="00BF733E">
      <w:pPr>
        <w:spacing w:after="120" w:line="240" w:lineRule="auto"/>
        <w:ind w:left="426"/>
        <w:jc w:val="both"/>
        <w:rPr>
          <w:lang w:val="nl-NL"/>
        </w:rPr>
      </w:pPr>
      <w:r w:rsidRPr="00D56521">
        <w:t>Δ</w:t>
      </w:r>
      <w:r w:rsidRPr="00E673D5">
        <w:rPr>
          <w:lang w:val="nl-NL"/>
        </w:rPr>
        <w:t>E* = SQRT [ (L2*-L1*)</w:t>
      </w:r>
      <w:ins w:id="2194" w:author="jonathan pritchard" w:date="2024-05-21T09:39:00Z" w16du:dateUtc="2024-05-21T08:39:00Z">
        <w:r w:rsidR="00B912FF">
          <w:rPr>
            <w:vertAlign w:val="superscript"/>
            <w:lang w:val="nl-NL"/>
          </w:rPr>
          <w:t>2</w:t>
        </w:r>
      </w:ins>
      <w:r w:rsidRPr="00E673D5">
        <w:rPr>
          <w:lang w:val="nl-NL"/>
        </w:rPr>
        <w:t xml:space="preserve"> + (u2*-u1*)</w:t>
      </w:r>
      <w:r w:rsidRPr="00E673D5">
        <w:rPr>
          <w:vertAlign w:val="superscript"/>
          <w:lang w:val="nl-NL"/>
        </w:rPr>
        <w:t>2</w:t>
      </w:r>
      <w:r w:rsidRPr="00E673D5">
        <w:rPr>
          <w:lang w:val="nl-NL"/>
        </w:rPr>
        <w:t xml:space="preserve"> + (v2*-v1*)</w:t>
      </w:r>
      <w:ins w:id="2195" w:author="jonathan pritchard" w:date="2024-05-21T09:39:00Z" w16du:dateUtc="2024-05-21T08:39:00Z">
        <w:r w:rsidR="00B912FF">
          <w:rPr>
            <w:vertAlign w:val="superscript"/>
            <w:lang w:val="nl-NL"/>
          </w:rPr>
          <w:t>2</w:t>
        </w:r>
      </w:ins>
      <w:r w:rsidRPr="00E673D5">
        <w:rPr>
          <w:lang w:val="nl-NL"/>
        </w:rPr>
        <w:t>]</w:t>
      </w:r>
    </w:p>
    <w:p w14:paraId="769D1D8D" w14:textId="0059929A" w:rsidR="00670209" w:rsidRPr="00D56521" w:rsidRDefault="00670209" w:rsidP="00BF733E">
      <w:pPr>
        <w:spacing w:after="120" w:line="240" w:lineRule="auto"/>
        <w:jc w:val="both"/>
      </w:pPr>
      <w:r w:rsidRPr="00D56521">
        <w:t>Calculations of L*, u*, and v* must be made using as reference the chromaticity</w:t>
      </w:r>
      <w:r w:rsidR="00A52AE0" w:rsidRPr="00D56521">
        <w:t xml:space="preserve"> </w:t>
      </w:r>
      <w:r w:rsidRPr="00D56521">
        <w:t>and luminance specified for the brightest white colour token in the respective</w:t>
      </w:r>
      <w:r w:rsidR="00A52AE0" w:rsidRPr="00D56521">
        <w:t xml:space="preserve"> </w:t>
      </w:r>
      <w:r w:rsidRPr="00D56521">
        <w:t>colour table (Y0, u0, y0); where Y0 is the luminance in units of cd/m2. Note: this is</w:t>
      </w:r>
      <w:r w:rsidR="00A52AE0" w:rsidRPr="00D56521">
        <w:t xml:space="preserve"> </w:t>
      </w:r>
      <w:r w:rsidRPr="00D56521">
        <w:t>not the brightest white of the monitor.</w:t>
      </w:r>
    </w:p>
    <w:p w14:paraId="488FFBF8" w14:textId="1B9E8F97" w:rsidR="00670209" w:rsidRPr="00D56521" w:rsidRDefault="00670209" w:rsidP="00BF733E">
      <w:pPr>
        <w:spacing w:after="120" w:line="240" w:lineRule="auto"/>
        <w:jc w:val="both"/>
      </w:pPr>
      <w:r w:rsidRPr="00D56521">
        <w:t>Note: “Δ” represents the Greek letter “Delta”, although it may appear differently</w:t>
      </w:r>
      <w:r w:rsidR="00A52AE0" w:rsidRPr="00D56521">
        <w:t xml:space="preserve"> </w:t>
      </w:r>
      <w:r w:rsidRPr="00D56521">
        <w:t>on some computers.</w:t>
      </w:r>
    </w:p>
    <w:p w14:paraId="4E5777C1" w14:textId="6E202A58" w:rsidR="00670209" w:rsidRPr="00D56521" w:rsidRDefault="00670209" w:rsidP="0086100F">
      <w:pPr>
        <w:spacing w:after="60" w:line="240" w:lineRule="auto"/>
        <w:jc w:val="both"/>
      </w:pPr>
      <w:r w:rsidRPr="00D56521">
        <w:t>The tolerances for the conversion of the colour tables from the CIE colours</w:t>
      </w:r>
      <w:r w:rsidR="00A52AE0" w:rsidRPr="00D56521">
        <w:t xml:space="preserve"> </w:t>
      </w:r>
      <w:r w:rsidRPr="00D56521">
        <w:t>defined in these specifications to the actual RGB values for the ECDIS CRT are</w:t>
      </w:r>
      <w:r w:rsidR="00A52AE0" w:rsidRPr="00D56521">
        <w:t xml:space="preserve"> </w:t>
      </w:r>
      <w:r w:rsidRPr="00D56521">
        <w:t>defined in three terms:</w:t>
      </w:r>
    </w:p>
    <w:p w14:paraId="48184693" w14:textId="2AC55F9F" w:rsidR="00670209" w:rsidRPr="00D56521" w:rsidRDefault="00670209" w:rsidP="0086100F">
      <w:pPr>
        <w:spacing w:after="60" w:line="240" w:lineRule="auto"/>
        <w:ind w:left="426"/>
        <w:jc w:val="both"/>
      </w:pPr>
      <w:r w:rsidRPr="00D56521">
        <w:t>1. Overall discrimination between actual colours within the converted table: ΔE*.</w:t>
      </w:r>
      <w:r w:rsidR="00A52AE0" w:rsidRPr="00D56521">
        <w:t xml:space="preserve"> </w:t>
      </w:r>
      <w:r w:rsidRPr="00D56521">
        <w:t>This is to ensure that all the colours within the RGB table remain discriminably</w:t>
      </w:r>
      <w:r w:rsidR="00A52AE0" w:rsidRPr="00D56521">
        <w:t xml:space="preserve"> </w:t>
      </w:r>
      <w:r w:rsidRPr="00D56521">
        <w:t>separate</w:t>
      </w:r>
      <w:r w:rsidR="0086100F">
        <w:t>; that is,</w:t>
      </w:r>
      <w:r w:rsidRPr="00D56521">
        <w:t xml:space="preserve"> that the relative colour distinctions have been maintained.</w:t>
      </w:r>
    </w:p>
    <w:p w14:paraId="09DD576D" w14:textId="55EDA811" w:rsidR="00670209" w:rsidRPr="00D56521" w:rsidRDefault="00670209" w:rsidP="0086100F">
      <w:pPr>
        <w:spacing w:after="60" w:line="240" w:lineRule="auto"/>
        <w:ind w:left="426"/>
        <w:jc w:val="both"/>
      </w:pPr>
      <w:r w:rsidRPr="00D56521">
        <w:t>2. Colour discrimination differences between the defined and the actual values:</w:t>
      </w:r>
      <w:r w:rsidR="00A52AE0" w:rsidRPr="00D56521">
        <w:t xml:space="preserve"> </w:t>
      </w:r>
      <w:r w:rsidRPr="00D56521">
        <w:t>Δ(u*,v*). This is to ensure that the actual RGB colours resulting from the</w:t>
      </w:r>
      <w:r w:rsidR="00A52AE0" w:rsidRPr="00D56521">
        <w:t xml:space="preserve"> </w:t>
      </w:r>
      <w:r w:rsidRPr="00D56521">
        <w:t>conversion remain reasonably close to the CIE colours defined in the</w:t>
      </w:r>
      <w:r w:rsidR="00A52AE0" w:rsidRPr="00D56521">
        <w:t xml:space="preserve"> </w:t>
      </w:r>
      <w:r w:rsidRPr="00D56521">
        <w:t>specifications</w:t>
      </w:r>
      <w:r w:rsidR="0086100F">
        <w:t>; that is,</w:t>
      </w:r>
      <w:r w:rsidRPr="00D56521">
        <w:t xml:space="preserve"> that the blues stay blue and the greens stay green.</w:t>
      </w:r>
    </w:p>
    <w:p w14:paraId="45C8FA9D" w14:textId="0EA38166" w:rsidR="00670209" w:rsidRPr="00D56521" w:rsidRDefault="00670209" w:rsidP="0086100F">
      <w:pPr>
        <w:spacing w:after="120" w:line="240" w:lineRule="auto"/>
        <w:ind w:left="426"/>
        <w:jc w:val="both"/>
      </w:pPr>
      <w:r w:rsidRPr="00D56521">
        <w:t>3. Luminance differences between the defined values and the actual values: L.</w:t>
      </w:r>
      <w:r w:rsidR="00A52AE0" w:rsidRPr="00D56521">
        <w:t xml:space="preserve"> </w:t>
      </w:r>
      <w:r w:rsidRPr="00D56521">
        <w:t>This is to ensure that the luminance remains the same within acceptable</w:t>
      </w:r>
      <w:r w:rsidR="00A52AE0" w:rsidRPr="00D56521">
        <w:t xml:space="preserve"> </w:t>
      </w:r>
      <w:r w:rsidRPr="00D56521">
        <w:t>limits.</w:t>
      </w:r>
    </w:p>
    <w:p w14:paraId="2A6B936E" w14:textId="7DCC1CB9" w:rsidR="00670209" w:rsidRPr="00D56521" w:rsidRDefault="00670209" w:rsidP="00BF733E">
      <w:pPr>
        <w:spacing w:after="120" w:line="240" w:lineRule="auto"/>
        <w:jc w:val="both"/>
      </w:pPr>
      <w:r w:rsidRPr="00D56521">
        <w:t>Note: The CIE L*u*v* human perception colour model, which is the source of the</w:t>
      </w:r>
      <w:r w:rsidR="00A52AE0" w:rsidRPr="00D56521">
        <w:t xml:space="preserve"> </w:t>
      </w:r>
      <w:r w:rsidRPr="00D56521">
        <w:t xml:space="preserve">tolerances described above, has not yet been evaluated at the low </w:t>
      </w:r>
      <w:proofErr w:type="spellStart"/>
      <w:r w:rsidRPr="00D56521">
        <w:t>luminances</w:t>
      </w:r>
      <w:proofErr w:type="spellEnd"/>
      <w:r w:rsidRPr="00D56521">
        <w:t xml:space="preserve"> of</w:t>
      </w:r>
      <w:r w:rsidR="00A52AE0" w:rsidRPr="00D56521">
        <w:t xml:space="preserve"> </w:t>
      </w:r>
      <w:r w:rsidRPr="00D56521">
        <w:t>the night colour table, at which the less colour-sensitive rods of the eye take over</w:t>
      </w:r>
      <w:r w:rsidR="00A52AE0" w:rsidRPr="00D56521">
        <w:t xml:space="preserve"> </w:t>
      </w:r>
      <w:r w:rsidRPr="00D56521">
        <w:t>from the daytime cones. Consequently these tolerances should not be applied to</w:t>
      </w:r>
      <w:r w:rsidR="00A52AE0" w:rsidRPr="00D56521">
        <w:t xml:space="preserve"> </w:t>
      </w:r>
      <w:r w:rsidR="0086100F">
        <w:t>the night table;</w:t>
      </w:r>
      <w:r w:rsidRPr="00D56521">
        <w:t xml:space="preserve"> and for type-approval purposes they are restricted to the bright sun</w:t>
      </w:r>
      <w:r w:rsidR="00A52AE0" w:rsidRPr="00D56521">
        <w:t xml:space="preserve"> </w:t>
      </w:r>
      <w:r w:rsidRPr="00D56521">
        <w:t>table.</w:t>
      </w:r>
    </w:p>
    <w:p w14:paraId="7C039AA1" w14:textId="77777777" w:rsidR="00670209" w:rsidRPr="00D56521" w:rsidRDefault="00670209" w:rsidP="00BF733E">
      <w:pPr>
        <w:spacing w:after="120" w:line="240" w:lineRule="auto"/>
        <w:jc w:val="both"/>
      </w:pPr>
      <w:r w:rsidRPr="00D56521">
        <w:t>Colour tolerance values:</w:t>
      </w:r>
    </w:p>
    <w:p w14:paraId="67AD84D6" w14:textId="460DA94B" w:rsidR="00670209" w:rsidRPr="00D56521" w:rsidRDefault="00670209" w:rsidP="00BF733E">
      <w:pPr>
        <w:spacing w:after="120" w:line="240" w:lineRule="auto"/>
        <w:jc w:val="both"/>
      </w:pPr>
      <w:r w:rsidRPr="00D56521">
        <w:t>1. The discrimination difference between any two colours displayed (except</w:t>
      </w:r>
      <w:r w:rsidR="00A52AE0" w:rsidRPr="00D56521">
        <w:t xml:space="preserve"> </w:t>
      </w:r>
      <w:r w:rsidRPr="00D56521">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D56521" w14:paraId="4262EDF0" w14:textId="77777777" w:rsidTr="0086100F">
        <w:trPr>
          <w:cantSplit/>
          <w:jc w:val="center"/>
        </w:trPr>
        <w:tc>
          <w:tcPr>
            <w:tcW w:w="0" w:type="auto"/>
            <w:shd w:val="clear" w:color="auto" w:fill="D9D9D9" w:themeFill="background1" w:themeFillShade="D9"/>
          </w:tcPr>
          <w:p w14:paraId="0ABC7465"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7ACA052E" w14:textId="5C20EEB2" w:rsidR="001238EC" w:rsidRPr="00D56521" w:rsidRDefault="001238EC" w:rsidP="0086100F">
            <w:pPr>
              <w:spacing w:before="60" w:after="60"/>
              <w:rPr>
                <w:b/>
                <w:bCs/>
              </w:rPr>
            </w:pPr>
            <w:r w:rsidRPr="00D56521">
              <w:rPr>
                <w:b/>
                <w:bCs/>
              </w:rPr>
              <w:t>Colour</w:t>
            </w:r>
            <w:r w:rsidR="00082C11" w:rsidRPr="00D56521">
              <w:rPr>
                <w:b/>
                <w:bCs/>
              </w:rPr>
              <w:t xml:space="preserve"> (</w:t>
            </w:r>
            <w:r w:rsidRPr="00D56521">
              <w:rPr>
                <w:b/>
                <w:bCs/>
              </w:rPr>
              <w:t>x, y, L</w:t>
            </w:r>
            <w:r w:rsidR="00082C11" w:rsidRPr="00D56521">
              <w:rPr>
                <w:b/>
                <w:bCs/>
              </w:rPr>
              <w:t>)</w:t>
            </w:r>
          </w:p>
        </w:tc>
        <w:tc>
          <w:tcPr>
            <w:tcW w:w="0" w:type="auto"/>
            <w:shd w:val="clear" w:color="auto" w:fill="D9D9D9" w:themeFill="background1" w:themeFillShade="D9"/>
          </w:tcPr>
          <w:p w14:paraId="3335A248"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2B9F85A4" w14:textId="10D3714D" w:rsidR="001238EC" w:rsidRPr="00D56521" w:rsidRDefault="001238EC" w:rsidP="0086100F">
            <w:pPr>
              <w:spacing w:before="60" w:after="60"/>
              <w:rPr>
                <w:b/>
                <w:bCs/>
              </w:rPr>
            </w:pPr>
            <w:r w:rsidRPr="00D56521">
              <w:rPr>
                <w:b/>
                <w:bCs/>
              </w:rPr>
              <w:t xml:space="preserve">Colour </w:t>
            </w:r>
            <w:r w:rsidR="00082C11" w:rsidRPr="00D56521">
              <w:rPr>
                <w:b/>
                <w:bCs/>
              </w:rPr>
              <w:t>(</w:t>
            </w:r>
            <w:r w:rsidRPr="00D56521">
              <w:rPr>
                <w:b/>
                <w:bCs/>
              </w:rPr>
              <w:t>x, y, L</w:t>
            </w:r>
            <w:r w:rsidR="00082C11" w:rsidRPr="00D56521">
              <w:rPr>
                <w:b/>
                <w:bCs/>
              </w:rPr>
              <w:t>)</w:t>
            </w:r>
          </w:p>
        </w:tc>
        <w:tc>
          <w:tcPr>
            <w:tcW w:w="0" w:type="auto"/>
            <w:shd w:val="clear" w:color="auto" w:fill="D9D9D9" w:themeFill="background1" w:themeFillShade="D9"/>
          </w:tcPr>
          <w:p w14:paraId="21D6A41F" w14:textId="77777777" w:rsidR="001238EC" w:rsidRPr="00D56521" w:rsidRDefault="001238EC" w:rsidP="0086100F">
            <w:pPr>
              <w:spacing w:before="60" w:after="60"/>
              <w:rPr>
                <w:b/>
                <w:bCs/>
              </w:rPr>
            </w:pPr>
            <w:r w:rsidRPr="00D56521">
              <w:rPr>
                <w:b/>
                <w:bCs/>
              </w:rPr>
              <w:t>ΔE*</w:t>
            </w:r>
          </w:p>
        </w:tc>
      </w:tr>
      <w:tr w:rsidR="00082C11" w:rsidRPr="00D56521" w14:paraId="5352B92C" w14:textId="77777777" w:rsidTr="0086100F">
        <w:trPr>
          <w:cantSplit/>
          <w:jc w:val="center"/>
        </w:trPr>
        <w:tc>
          <w:tcPr>
            <w:tcW w:w="0" w:type="auto"/>
          </w:tcPr>
          <w:p w14:paraId="684EDE43" w14:textId="77777777" w:rsidR="001238EC" w:rsidRPr="00D56521" w:rsidRDefault="001238EC" w:rsidP="0086100F">
            <w:pPr>
              <w:spacing w:before="60" w:after="60"/>
            </w:pPr>
            <w:r w:rsidRPr="00D56521">
              <w:t>DEPMD</w:t>
            </w:r>
          </w:p>
        </w:tc>
        <w:tc>
          <w:tcPr>
            <w:tcW w:w="0" w:type="auto"/>
          </w:tcPr>
          <w:p w14:paraId="2615F581" w14:textId="77777777" w:rsidR="00D128A2" w:rsidRPr="00D56521" w:rsidRDefault="001238EC" w:rsidP="0086100F">
            <w:pPr>
              <w:spacing w:before="60" w:after="60"/>
            </w:pPr>
            <w:r w:rsidRPr="00D56521">
              <w:t>(.27 .30 65)</w:t>
            </w:r>
          </w:p>
          <w:p w14:paraId="34B19485" w14:textId="6C30C582" w:rsidR="001238EC" w:rsidRPr="00D56521" w:rsidRDefault="001238EC" w:rsidP="0086100F">
            <w:pPr>
              <w:spacing w:before="60" w:after="60"/>
            </w:pPr>
            <w:r w:rsidRPr="00D56521">
              <w:t>pale blue</w:t>
            </w:r>
          </w:p>
        </w:tc>
        <w:tc>
          <w:tcPr>
            <w:tcW w:w="0" w:type="auto"/>
          </w:tcPr>
          <w:p w14:paraId="2D0EC5A4" w14:textId="77777777" w:rsidR="00082C11" w:rsidRPr="00D56521" w:rsidRDefault="001238EC" w:rsidP="0086100F">
            <w:pPr>
              <w:spacing w:before="60" w:after="60"/>
            </w:pPr>
            <w:r w:rsidRPr="00D56521">
              <w:t>CHWHT</w:t>
            </w:r>
          </w:p>
          <w:p w14:paraId="4C256AFE" w14:textId="77777777" w:rsidR="00082C11" w:rsidRPr="00D56521" w:rsidRDefault="001238EC" w:rsidP="0086100F">
            <w:pPr>
              <w:spacing w:before="60" w:after="60"/>
            </w:pPr>
            <w:r w:rsidRPr="00D56521">
              <w:t>DEPDW</w:t>
            </w:r>
          </w:p>
          <w:p w14:paraId="1B9B868A" w14:textId="483248F3" w:rsidR="001238EC" w:rsidRPr="00D56521" w:rsidRDefault="001238EC" w:rsidP="0086100F">
            <w:pPr>
              <w:spacing w:before="60" w:after="60"/>
            </w:pPr>
            <w:r w:rsidRPr="00D56521">
              <w:t>UIBCK</w:t>
            </w:r>
          </w:p>
        </w:tc>
        <w:tc>
          <w:tcPr>
            <w:tcW w:w="0" w:type="auto"/>
          </w:tcPr>
          <w:p w14:paraId="3FBC324E" w14:textId="77777777" w:rsidR="00D128A2" w:rsidRPr="00D56521" w:rsidRDefault="001238EC" w:rsidP="0086100F">
            <w:pPr>
              <w:spacing w:before="60" w:after="60"/>
            </w:pPr>
            <w:r w:rsidRPr="00D56521">
              <w:t>(.28 .31 80)</w:t>
            </w:r>
          </w:p>
          <w:p w14:paraId="388515E7" w14:textId="768DF9FC" w:rsidR="001238EC" w:rsidRPr="00D56521" w:rsidRDefault="001238EC" w:rsidP="0086100F">
            <w:pPr>
              <w:spacing w:before="60" w:after="60"/>
            </w:pPr>
            <w:r w:rsidRPr="00D56521">
              <w:t>white</w:t>
            </w:r>
          </w:p>
        </w:tc>
        <w:tc>
          <w:tcPr>
            <w:tcW w:w="0" w:type="auto"/>
          </w:tcPr>
          <w:p w14:paraId="64A61A7A" w14:textId="77777777" w:rsidR="001238EC" w:rsidRPr="00D56521" w:rsidRDefault="001238EC" w:rsidP="0086100F">
            <w:pPr>
              <w:spacing w:before="60" w:after="60"/>
            </w:pPr>
            <w:r w:rsidRPr="00D56521">
              <w:t>11</w:t>
            </w:r>
          </w:p>
        </w:tc>
      </w:tr>
      <w:tr w:rsidR="00082C11" w:rsidRPr="00D56521" w14:paraId="0E9C9C8E" w14:textId="77777777" w:rsidTr="0086100F">
        <w:trPr>
          <w:cantSplit/>
          <w:jc w:val="center"/>
        </w:trPr>
        <w:tc>
          <w:tcPr>
            <w:tcW w:w="0" w:type="auto"/>
          </w:tcPr>
          <w:p w14:paraId="2796BAAE" w14:textId="77777777" w:rsidR="001238EC" w:rsidRPr="00D56521" w:rsidRDefault="001238EC" w:rsidP="0086100F">
            <w:pPr>
              <w:spacing w:before="60" w:after="60"/>
            </w:pPr>
            <w:r w:rsidRPr="00D56521">
              <w:t>CHBRN</w:t>
            </w:r>
          </w:p>
        </w:tc>
        <w:tc>
          <w:tcPr>
            <w:tcW w:w="0" w:type="auto"/>
          </w:tcPr>
          <w:p w14:paraId="0865A8C2" w14:textId="77777777" w:rsidR="00D128A2" w:rsidRPr="00D56521" w:rsidRDefault="001238EC" w:rsidP="0086100F">
            <w:pPr>
              <w:spacing w:before="60" w:after="60"/>
            </w:pPr>
            <w:r w:rsidRPr="00D56521">
              <w:t>(.42 .45 30)</w:t>
            </w:r>
          </w:p>
          <w:p w14:paraId="5C847C0D" w14:textId="21F67EA8" w:rsidR="001238EC" w:rsidRPr="00D56521" w:rsidRDefault="001238EC" w:rsidP="0086100F">
            <w:pPr>
              <w:spacing w:before="60" w:after="60"/>
            </w:pPr>
            <w:r w:rsidRPr="00D56521">
              <w:t>brown</w:t>
            </w:r>
          </w:p>
        </w:tc>
        <w:tc>
          <w:tcPr>
            <w:tcW w:w="0" w:type="auto"/>
          </w:tcPr>
          <w:p w14:paraId="6197EC91" w14:textId="77777777" w:rsidR="001238EC" w:rsidRPr="00D56521" w:rsidRDefault="001238EC" w:rsidP="0086100F">
            <w:pPr>
              <w:spacing w:before="60" w:after="60"/>
            </w:pPr>
            <w:r w:rsidRPr="00D56521">
              <w:t>ADINF</w:t>
            </w:r>
          </w:p>
        </w:tc>
        <w:tc>
          <w:tcPr>
            <w:tcW w:w="0" w:type="auto"/>
          </w:tcPr>
          <w:p w14:paraId="3A13CFCE" w14:textId="77777777" w:rsidR="00D128A2" w:rsidRPr="00D56521" w:rsidRDefault="001238EC" w:rsidP="0086100F">
            <w:pPr>
              <w:spacing w:before="60" w:after="60"/>
            </w:pPr>
            <w:r w:rsidRPr="00D56521">
              <w:t>(.41, .47 35)</w:t>
            </w:r>
          </w:p>
          <w:p w14:paraId="1C5B5B75" w14:textId="621E28E5" w:rsidR="001238EC" w:rsidRPr="00D56521" w:rsidRDefault="001238EC" w:rsidP="0086100F">
            <w:pPr>
              <w:spacing w:before="60" w:after="60"/>
            </w:pPr>
            <w:r w:rsidRPr="00D56521">
              <w:t>yellow</w:t>
            </w:r>
          </w:p>
        </w:tc>
        <w:tc>
          <w:tcPr>
            <w:tcW w:w="0" w:type="auto"/>
          </w:tcPr>
          <w:p w14:paraId="77D056BE" w14:textId="77777777" w:rsidR="001238EC" w:rsidRPr="00D56521" w:rsidRDefault="001238EC" w:rsidP="0086100F">
            <w:pPr>
              <w:spacing w:before="60" w:after="60"/>
            </w:pPr>
            <w:r w:rsidRPr="00D56521">
              <w:t>14</w:t>
            </w:r>
          </w:p>
        </w:tc>
      </w:tr>
      <w:tr w:rsidR="00082C11" w:rsidRPr="00D56521" w14:paraId="64F382B8" w14:textId="77777777" w:rsidTr="0086100F">
        <w:trPr>
          <w:cantSplit/>
          <w:jc w:val="center"/>
        </w:trPr>
        <w:tc>
          <w:tcPr>
            <w:tcW w:w="0" w:type="auto"/>
          </w:tcPr>
          <w:p w14:paraId="292EABDC" w14:textId="77777777" w:rsidR="001238EC" w:rsidRPr="00D56521" w:rsidRDefault="001238EC" w:rsidP="0086100F">
            <w:pPr>
              <w:spacing w:before="60" w:after="60"/>
            </w:pPr>
            <w:r w:rsidRPr="00D56521">
              <w:t>DEPMS</w:t>
            </w:r>
          </w:p>
        </w:tc>
        <w:tc>
          <w:tcPr>
            <w:tcW w:w="0" w:type="auto"/>
          </w:tcPr>
          <w:p w14:paraId="22567239" w14:textId="77777777" w:rsidR="00D128A2" w:rsidRPr="00D56521" w:rsidRDefault="001238EC" w:rsidP="0086100F">
            <w:pPr>
              <w:spacing w:before="60" w:after="60"/>
            </w:pPr>
            <w:r w:rsidRPr="00D56521">
              <w:t>(.24 .26 55)</w:t>
            </w:r>
          </w:p>
          <w:p w14:paraId="7E83DA34" w14:textId="2AD0ABAA" w:rsidR="001238EC" w:rsidRPr="00D56521" w:rsidRDefault="001238EC" w:rsidP="0086100F">
            <w:pPr>
              <w:spacing w:before="60" w:after="60"/>
            </w:pPr>
            <w:r w:rsidRPr="00D56521">
              <w:t>medium blue</w:t>
            </w:r>
          </w:p>
        </w:tc>
        <w:tc>
          <w:tcPr>
            <w:tcW w:w="0" w:type="auto"/>
          </w:tcPr>
          <w:p w14:paraId="62A11525" w14:textId="77777777" w:rsidR="00082C11" w:rsidRPr="00D56521" w:rsidRDefault="001238EC" w:rsidP="0086100F">
            <w:pPr>
              <w:spacing w:before="60" w:after="60"/>
            </w:pPr>
            <w:r w:rsidRPr="00D56521">
              <w:t>DEPVS</w:t>
            </w:r>
          </w:p>
          <w:p w14:paraId="23570171" w14:textId="0A4A6212" w:rsidR="001238EC" w:rsidRPr="00D56521" w:rsidRDefault="001238EC" w:rsidP="0086100F">
            <w:pPr>
              <w:spacing w:before="60" w:after="60"/>
            </w:pPr>
            <w:r w:rsidRPr="00D56521">
              <w:t>UIAFD</w:t>
            </w:r>
          </w:p>
        </w:tc>
        <w:tc>
          <w:tcPr>
            <w:tcW w:w="0" w:type="auto"/>
          </w:tcPr>
          <w:p w14:paraId="3E7E489E" w14:textId="77777777" w:rsidR="00D128A2" w:rsidRPr="00D56521" w:rsidRDefault="001238EC" w:rsidP="0086100F">
            <w:pPr>
              <w:spacing w:before="60" w:after="60"/>
            </w:pPr>
            <w:r w:rsidRPr="00D56521">
              <w:t>(.22 .24 45)</w:t>
            </w:r>
          </w:p>
          <w:p w14:paraId="5BDF0BF7" w14:textId="1F0FDC2C" w:rsidR="001238EC" w:rsidRPr="00D56521" w:rsidRDefault="001238EC" w:rsidP="0086100F">
            <w:pPr>
              <w:spacing w:before="60" w:after="60"/>
            </w:pPr>
            <w:r w:rsidRPr="00D56521">
              <w:t>medium blue</w:t>
            </w:r>
          </w:p>
        </w:tc>
        <w:tc>
          <w:tcPr>
            <w:tcW w:w="0" w:type="auto"/>
          </w:tcPr>
          <w:p w14:paraId="16DADA40" w14:textId="77777777" w:rsidR="001238EC" w:rsidRPr="00D56521" w:rsidRDefault="001238EC" w:rsidP="0086100F">
            <w:pPr>
              <w:spacing w:before="60" w:after="60"/>
            </w:pPr>
            <w:r w:rsidRPr="00D56521">
              <w:t>17</w:t>
            </w:r>
          </w:p>
        </w:tc>
      </w:tr>
      <w:tr w:rsidR="00082C11" w:rsidRPr="00D56521" w14:paraId="5ECE2B6A" w14:textId="77777777" w:rsidTr="0086100F">
        <w:trPr>
          <w:cantSplit/>
          <w:jc w:val="center"/>
        </w:trPr>
        <w:tc>
          <w:tcPr>
            <w:tcW w:w="0" w:type="auto"/>
          </w:tcPr>
          <w:p w14:paraId="6CEAB2E5" w14:textId="77777777" w:rsidR="001238EC" w:rsidRPr="00D56521" w:rsidRDefault="001238EC" w:rsidP="0086100F">
            <w:pPr>
              <w:spacing w:before="60" w:after="60"/>
            </w:pPr>
            <w:r w:rsidRPr="00D56521">
              <w:t>DEPMD</w:t>
            </w:r>
          </w:p>
        </w:tc>
        <w:tc>
          <w:tcPr>
            <w:tcW w:w="0" w:type="auto"/>
          </w:tcPr>
          <w:p w14:paraId="1B026F94" w14:textId="77777777" w:rsidR="00D128A2" w:rsidRPr="00D56521" w:rsidRDefault="001238EC" w:rsidP="0086100F">
            <w:pPr>
              <w:spacing w:before="60" w:after="60"/>
            </w:pPr>
            <w:r w:rsidRPr="00D56521">
              <w:t>(.27 .30 65)</w:t>
            </w:r>
          </w:p>
          <w:p w14:paraId="02DDE42C" w14:textId="74166A8C" w:rsidR="001238EC" w:rsidRPr="00D56521" w:rsidRDefault="001238EC" w:rsidP="0086100F">
            <w:pPr>
              <w:spacing w:before="60" w:after="60"/>
            </w:pPr>
            <w:r w:rsidRPr="00D56521">
              <w:t>pale blue</w:t>
            </w:r>
          </w:p>
        </w:tc>
        <w:tc>
          <w:tcPr>
            <w:tcW w:w="0" w:type="auto"/>
          </w:tcPr>
          <w:p w14:paraId="60B1B4DB" w14:textId="77777777" w:rsidR="00082C11" w:rsidRPr="00D56521" w:rsidRDefault="001238EC" w:rsidP="0086100F">
            <w:pPr>
              <w:spacing w:before="60" w:after="60"/>
            </w:pPr>
            <w:r w:rsidRPr="00D56521">
              <w:t>CHGRF</w:t>
            </w:r>
          </w:p>
          <w:p w14:paraId="647EF431" w14:textId="77777777" w:rsidR="00082C11" w:rsidRPr="00D56521" w:rsidRDefault="001238EC" w:rsidP="0086100F">
            <w:pPr>
              <w:spacing w:before="60" w:after="60"/>
            </w:pPr>
            <w:r w:rsidRPr="00D56521">
              <w:t>NODTA</w:t>
            </w:r>
          </w:p>
          <w:p w14:paraId="15870B88" w14:textId="3B4B6D0D" w:rsidR="001238EC" w:rsidRPr="00D56521" w:rsidRDefault="00082C11" w:rsidP="0086100F">
            <w:pPr>
              <w:spacing w:before="60" w:after="60"/>
            </w:pPr>
            <w:r w:rsidRPr="00BB1D48">
              <w:rPr>
                <w:highlight w:val="yellow"/>
                <w:rPrChange w:id="2196" w:author="jonathan pritchard" w:date="2024-07-19T12:03:00Z" w16du:dateUtc="2024-07-19T11:03:00Z">
                  <w:rPr/>
                </w:rPrChange>
              </w:rPr>
              <w:t>(</w:t>
            </w:r>
            <w:r w:rsidR="00D128A2" w:rsidRPr="00BB1D48">
              <w:rPr>
                <w:highlight w:val="yellow"/>
                <w:rPrChange w:id="2197" w:author="jonathan pritchard" w:date="2024-07-19T12:03:00Z" w16du:dateUtc="2024-07-19T11:03:00Z">
                  <w:rPr/>
                </w:rPrChange>
              </w:rPr>
              <w:t xml:space="preserve">S-52 </w:t>
            </w:r>
            <w:r w:rsidR="001238EC" w:rsidRPr="00BB1D48">
              <w:rPr>
                <w:highlight w:val="yellow"/>
                <w:rPrChange w:id="2198" w:author="jonathan pritchard" w:date="2024-07-19T12:03:00Z" w16du:dateUtc="2024-07-19T11:03:00Z">
                  <w:rPr/>
                </w:rPrChange>
              </w:rPr>
              <w:t>Ed 3.3 colours have greater ΔE</w:t>
            </w:r>
            <w:r w:rsidRPr="00BB1D48">
              <w:rPr>
                <w:highlight w:val="yellow"/>
                <w:rPrChange w:id="2199" w:author="jonathan pritchard" w:date="2024-07-19T12:03:00Z" w16du:dateUtc="2024-07-19T11:03:00Z">
                  <w:rPr/>
                </w:rPrChange>
              </w:rPr>
              <w:t>)</w:t>
            </w:r>
          </w:p>
        </w:tc>
        <w:tc>
          <w:tcPr>
            <w:tcW w:w="0" w:type="auto"/>
          </w:tcPr>
          <w:p w14:paraId="5B7E3F56" w14:textId="77777777" w:rsidR="00D128A2" w:rsidRPr="00D56521" w:rsidRDefault="001238EC" w:rsidP="0086100F">
            <w:pPr>
              <w:spacing w:before="60" w:after="60"/>
            </w:pPr>
            <w:r w:rsidRPr="00D56521">
              <w:t>(.28 .31 45)</w:t>
            </w:r>
          </w:p>
          <w:p w14:paraId="78D225F0" w14:textId="69E6EF7B" w:rsidR="001238EC" w:rsidRPr="00D56521" w:rsidRDefault="001238EC" w:rsidP="0086100F">
            <w:pPr>
              <w:spacing w:before="60" w:after="60"/>
            </w:pPr>
            <w:r w:rsidRPr="00D56521">
              <w:t>faint grey</w:t>
            </w:r>
          </w:p>
        </w:tc>
        <w:tc>
          <w:tcPr>
            <w:tcW w:w="0" w:type="auto"/>
          </w:tcPr>
          <w:p w14:paraId="31066E9C" w14:textId="77777777" w:rsidR="001238EC" w:rsidRPr="00D56521" w:rsidRDefault="001238EC" w:rsidP="0086100F">
            <w:pPr>
              <w:keepNext/>
              <w:spacing w:before="60" w:after="60"/>
            </w:pPr>
            <w:r w:rsidRPr="00D56521">
              <w:t>18</w:t>
            </w:r>
          </w:p>
        </w:tc>
      </w:tr>
    </w:tbl>
    <w:p w14:paraId="75923A29" w14:textId="46428126" w:rsidR="001238EC" w:rsidRPr="00D56521" w:rsidRDefault="00082C11" w:rsidP="00DF09FE">
      <w:pPr>
        <w:pStyle w:val="Caption"/>
        <w:spacing w:after="120" w:line="240" w:lineRule="auto"/>
        <w:jc w:val="center"/>
      </w:pPr>
      <w:r w:rsidRPr="00D56521">
        <w:t xml:space="preserve">Table </w:t>
      </w:r>
      <w:r w:rsidR="00DF09FE">
        <w:t>C-</w:t>
      </w:r>
      <w:r w:rsidR="00331A1D" w:rsidRPr="00D56521">
        <w:fldChar w:fldCharType="begin"/>
      </w:r>
      <w:r w:rsidR="00331A1D" w:rsidRPr="00D56521">
        <w:instrText xml:space="preserve"> SEQ Table \* ARABIC </w:instrText>
      </w:r>
      <w:r w:rsidR="00331A1D" w:rsidRPr="00D56521">
        <w:fldChar w:fldCharType="separate"/>
      </w:r>
      <w:r w:rsidR="00832978">
        <w:rPr>
          <w:noProof/>
        </w:rPr>
        <w:t>30</w:t>
      </w:r>
      <w:r w:rsidR="00331A1D" w:rsidRPr="00D56521">
        <w:fldChar w:fldCharType="end"/>
      </w:r>
      <w:r w:rsidRPr="00D56521">
        <w:t xml:space="preserve"> - </w:t>
      </w:r>
      <w:r w:rsidR="009B5DE3" w:rsidRPr="00D56521">
        <w:rPr>
          <w:noProof/>
        </w:rPr>
        <w:t>T</w:t>
      </w:r>
      <w:r w:rsidRPr="00D56521">
        <w:rPr>
          <w:noProof/>
        </w:rPr>
        <w:t>olerance exceptions</w:t>
      </w:r>
    </w:p>
    <w:p w14:paraId="43FF5B6B" w14:textId="5199F73D" w:rsidR="00670209" w:rsidRPr="00D56521" w:rsidRDefault="00670209" w:rsidP="00DF09FE">
      <w:pPr>
        <w:spacing w:after="120" w:line="240" w:lineRule="auto"/>
        <w:jc w:val="both"/>
      </w:pPr>
      <w:r w:rsidRPr="00D56521">
        <w:t>2. The difference between the colour displayed and the CIE colour defined in</w:t>
      </w:r>
      <w:r w:rsidR="00A52AE0" w:rsidRPr="00D56521">
        <w:t xml:space="preserve"> </w:t>
      </w:r>
      <w:r w:rsidRPr="00D56521">
        <w:t>these specifications should be not greater than 16 Δ(u*,v*) units. If a monitor</w:t>
      </w:r>
      <w:r w:rsidR="00A52AE0" w:rsidRPr="00D56521">
        <w:t xml:space="preserve"> </w:t>
      </w:r>
      <w:r w:rsidRPr="00D56521">
        <w:t>is independently tested, then the difference must not be greater than 8</w:t>
      </w:r>
      <w:r w:rsidR="00A52AE0" w:rsidRPr="00D56521">
        <w:t xml:space="preserve"> </w:t>
      </w:r>
      <w:r w:rsidRPr="00D56521">
        <w:t>Δ(u*,v*)</w:t>
      </w:r>
      <w:r w:rsidR="00844B63">
        <w:t xml:space="preserve"> </w:t>
      </w:r>
      <w:r w:rsidRPr="00D56521">
        <w:t>units.</w:t>
      </w:r>
    </w:p>
    <w:p w14:paraId="30F008DA" w14:textId="5ED79188" w:rsidR="00670209" w:rsidRPr="00D56521" w:rsidRDefault="00670209" w:rsidP="00DF09FE">
      <w:pPr>
        <w:spacing w:after="120" w:line="240" w:lineRule="auto"/>
        <w:jc w:val="both"/>
      </w:pPr>
      <w:r w:rsidRPr="00D56521">
        <w:lastRenderedPageBreak/>
        <w:t>3. The luminance of the colour displayed should be within 20% of its specified</w:t>
      </w:r>
      <w:r w:rsidR="00A52AE0" w:rsidRPr="00D56521">
        <w:t xml:space="preserve"> </w:t>
      </w:r>
      <w:r w:rsidRPr="00D56521">
        <w:t>value. Black is a special case and the luminance of it must not be greater than</w:t>
      </w:r>
      <w:r w:rsidR="00A52AE0" w:rsidRPr="00D56521">
        <w:t xml:space="preserve"> </w:t>
      </w:r>
      <w:r w:rsidRPr="00D56521">
        <w:t>0.52 cd/m² for bright sun colour table.</w:t>
      </w:r>
    </w:p>
    <w:p w14:paraId="597878D4" w14:textId="6CAC2D16" w:rsidR="00670209" w:rsidRPr="00D56521" w:rsidRDefault="00670209" w:rsidP="00024B10">
      <w:pPr>
        <w:pStyle w:val="Heading4"/>
      </w:pPr>
      <w:r w:rsidRPr="00D56521">
        <w:t>Instrumental calibration verification test</w:t>
      </w:r>
    </w:p>
    <w:p w14:paraId="408B0FDA" w14:textId="77777777" w:rsidR="00E551AD" w:rsidRPr="00D56521" w:rsidRDefault="00670209" w:rsidP="00DF09FE">
      <w:pPr>
        <w:spacing w:after="120" w:line="240" w:lineRule="auto"/>
        <w:jc w:val="both"/>
      </w:pPr>
      <w:r w:rsidRPr="00D56521">
        <w:t>For CRT displays, an instrumental test to</w:t>
      </w:r>
      <w:r w:rsidR="00E551AD" w:rsidRPr="00D56521">
        <w:t xml:space="preserve"> </w:t>
      </w:r>
      <w:r w:rsidRPr="00D56521">
        <w:t>check that the results of the colour conversion calibration are within tolerance</w:t>
      </w:r>
      <w:r w:rsidR="00E551AD" w:rsidRPr="00D56521">
        <w:t xml:space="preserve"> </w:t>
      </w:r>
      <w:r w:rsidRPr="00D56521">
        <w:t>should be made by displaying the colours of the Day colour table (restricted to</w:t>
      </w:r>
      <w:r w:rsidR="00E551AD" w:rsidRPr="00D56521">
        <w:t xml:space="preserve"> </w:t>
      </w:r>
      <w:r w:rsidRPr="00D56521">
        <w:t xml:space="preserve">colour pairs of tabular ΔE* greater than 20); measuring their CIE coordinates </w:t>
      </w:r>
      <w:proofErr w:type="spellStart"/>
      <w:r w:rsidRPr="00D56521">
        <w:t>x,y</w:t>
      </w:r>
      <w:proofErr w:type="spellEnd"/>
      <w:r w:rsidR="00E551AD" w:rsidRPr="00D56521">
        <w:t xml:space="preserve"> </w:t>
      </w:r>
      <w:r w:rsidRPr="00D56521">
        <w:t>and L; and applying a tolerance test. For LCD displays the instrumental test</w:t>
      </w:r>
      <w:r w:rsidR="00E551AD" w:rsidRPr="00D56521">
        <w:t xml:space="preserve"> </w:t>
      </w:r>
      <w:r w:rsidRPr="00D56521">
        <w:t>should be applied to all three colour tables.</w:t>
      </w:r>
    </w:p>
    <w:p w14:paraId="43187254" w14:textId="060753FC" w:rsidR="00670209" w:rsidRPr="00D56521" w:rsidRDefault="00670209" w:rsidP="00DF09FE">
      <w:pPr>
        <w:spacing w:after="120" w:line="240" w:lineRule="auto"/>
        <w:jc w:val="both"/>
      </w:pPr>
      <w:r w:rsidRPr="00D56521">
        <w:t>Note that since the tolerance test is intended solely to check successful colour</w:t>
      </w:r>
      <w:r w:rsidR="00E551AD" w:rsidRPr="00D56521">
        <w:t xml:space="preserve"> </w:t>
      </w:r>
      <w:r w:rsidRPr="00D56521">
        <w:t>calibration, and not to test colour maintenance at sea, this test should be</w:t>
      </w:r>
      <w:r w:rsidR="00E551AD" w:rsidRPr="00D56521">
        <w:t xml:space="preserve"> </w:t>
      </w:r>
      <w:r w:rsidRPr="00D56521">
        <w:t>performed on the bench in the manufacturer's or type-approval authority's plant</w:t>
      </w:r>
      <w:r w:rsidR="00E551AD" w:rsidRPr="00D56521">
        <w:t xml:space="preserve"> </w:t>
      </w:r>
      <w:r w:rsidRPr="00D56521">
        <w:t>under normal conditions of temperature, humidity and vibration.</w:t>
      </w:r>
    </w:p>
    <w:p w14:paraId="40BD7F61" w14:textId="77777777" w:rsidR="00E551AD" w:rsidRPr="00D56521" w:rsidRDefault="00670209" w:rsidP="00DF09FE">
      <w:pPr>
        <w:spacing w:after="120" w:line="240" w:lineRule="auto"/>
        <w:jc w:val="both"/>
      </w:pPr>
      <w:r w:rsidRPr="00D56521">
        <w:t>Manufacturers of ECDIS can choose between two different methods of colour</w:t>
      </w:r>
      <w:r w:rsidR="00E551AD" w:rsidRPr="00D56521">
        <w:t xml:space="preserve"> </w:t>
      </w:r>
      <w:r w:rsidRPr="00D56521">
        <w:t>calibration.</w:t>
      </w:r>
    </w:p>
    <w:p w14:paraId="5BE8B291" w14:textId="77777777" w:rsidR="00E551AD" w:rsidRPr="00D56521" w:rsidRDefault="00670209" w:rsidP="00DF09FE">
      <w:pPr>
        <w:spacing w:after="120" w:line="240" w:lineRule="auto"/>
        <w:jc w:val="both"/>
      </w:pPr>
      <w:r w:rsidRPr="00D56521">
        <w:t>The first method is a test of a monitor as part of an integrated system.</w:t>
      </w:r>
      <w:r w:rsidR="00E551AD" w:rsidRPr="00D56521">
        <w:t xml:space="preserve"> </w:t>
      </w:r>
      <w:r w:rsidRPr="00D56521">
        <w:t>In this method both the monitor and the image generator parts of ECDIS display</w:t>
      </w:r>
      <w:r w:rsidR="00E551AD" w:rsidRPr="00D56521">
        <w:t xml:space="preserve"> </w:t>
      </w:r>
      <w:r w:rsidRPr="00D56521">
        <w:t>are tested together.</w:t>
      </w:r>
    </w:p>
    <w:p w14:paraId="050D2FB7" w14:textId="07571BD4" w:rsidR="00670209" w:rsidRDefault="00670209" w:rsidP="00DF09FE">
      <w:pPr>
        <w:spacing w:after="120" w:line="240" w:lineRule="auto"/>
        <w:jc w:val="both"/>
      </w:pPr>
      <w:r w:rsidRPr="00D56521">
        <w:t>The second method is an independent test of the monitor. In</w:t>
      </w:r>
      <w:r w:rsidR="00E551AD" w:rsidRPr="00D56521">
        <w:t xml:space="preserve"> </w:t>
      </w:r>
      <w:r w:rsidRPr="00D56521">
        <w:t>this method the monitor and the image generator of ECDIS display are separately</w:t>
      </w:r>
      <w:r w:rsidR="00E551AD" w:rsidRPr="00D56521">
        <w:t xml:space="preserve"> </w:t>
      </w:r>
      <w:r w:rsidRPr="00D56521">
        <w:t>tested against a reference (</w:t>
      </w:r>
      <w:r w:rsidR="00DF09FE">
        <w:t>that is,</w:t>
      </w:r>
      <w:r w:rsidRPr="00D56521">
        <w:t xml:space="preserve"> the monitor is tested against a reference image</w:t>
      </w:r>
      <w:r w:rsidR="00E551AD" w:rsidRPr="00D56521">
        <w:t xml:space="preserve"> </w:t>
      </w:r>
      <w:r w:rsidRPr="00D56521">
        <w:t>generator and the image generator is tested against a reference monitor). The</w:t>
      </w:r>
      <w:r w:rsidR="00E551AD" w:rsidRPr="00D56521">
        <w:t xml:space="preserve"> </w:t>
      </w:r>
      <w:r w:rsidRPr="00D56521">
        <w:t>second method has tighter tolerance for displayed colour than the first method</w:t>
      </w:r>
      <w:r w:rsidR="00E551AD" w:rsidRPr="00D56521">
        <w:t xml:space="preserve"> </w:t>
      </w:r>
      <w:r w:rsidRPr="00D56521">
        <w:t xml:space="preserve">(see </w:t>
      </w:r>
      <w:r w:rsidR="00844B63">
        <w:t>clause</w:t>
      </w:r>
      <w:r w:rsidRPr="00D56521">
        <w:t xml:space="preserve"> </w:t>
      </w:r>
      <w:r w:rsidR="00844B63">
        <w:t>C-20.4.1.1</w:t>
      </w:r>
      <w:r w:rsidRPr="00D56521">
        <w:t>).</w:t>
      </w:r>
    </w:p>
    <w:p w14:paraId="39678691" w14:textId="77777777" w:rsidR="00DF09FE" w:rsidRPr="00D56521" w:rsidRDefault="00DF09FE" w:rsidP="00DF09FE">
      <w:pPr>
        <w:spacing w:after="120" w:line="240" w:lineRule="auto"/>
        <w:jc w:val="both"/>
      </w:pPr>
    </w:p>
    <w:p w14:paraId="2BF4582C" w14:textId="365DCA9B" w:rsidR="00FC104D" w:rsidRPr="00E673D5" w:rsidRDefault="00FC104D" w:rsidP="00E673D5">
      <w:pPr>
        <w:pStyle w:val="Heading2"/>
        <w:rPr>
          <w:highlight w:val="yellow"/>
        </w:rPr>
      </w:pPr>
      <w:bookmarkStart w:id="2200" w:name="_Ref49454764"/>
      <w:bookmarkStart w:id="2201" w:name="_Ref49455936"/>
      <w:bookmarkStart w:id="2202" w:name="_Ref49455945"/>
      <w:bookmarkStart w:id="2203" w:name="_Ref49465709"/>
      <w:bookmarkStart w:id="2204" w:name="_Toc144421406"/>
      <w:r w:rsidRPr="00E673D5">
        <w:rPr>
          <w:highlight w:val="yellow"/>
        </w:rPr>
        <w:t>Colour differentiation test diagram</w:t>
      </w:r>
      <w:bookmarkEnd w:id="2200"/>
      <w:bookmarkEnd w:id="2201"/>
      <w:bookmarkEnd w:id="2202"/>
      <w:bookmarkEnd w:id="2203"/>
      <w:bookmarkEnd w:id="2204"/>
    </w:p>
    <w:p w14:paraId="36B885D7" w14:textId="3A8B09E9" w:rsidR="00FC104D" w:rsidRPr="00D56521" w:rsidRDefault="00FC104D" w:rsidP="00DF09FE">
      <w:pPr>
        <w:spacing w:after="120" w:line="240" w:lineRule="auto"/>
        <w:jc w:val="both"/>
      </w:pPr>
      <w:r w:rsidRPr="00D56521">
        <w:t>A multi-purpose colour differentiation test diagram is illustrated in</w:t>
      </w:r>
      <w:r w:rsidR="008F5FC3" w:rsidRPr="00D56521">
        <w:t xml:space="preserve"> </w:t>
      </w:r>
      <w:r w:rsidR="008F5FC3" w:rsidRPr="00D56521">
        <w:fldChar w:fldCharType="begin"/>
      </w:r>
      <w:r w:rsidR="008F5FC3" w:rsidRPr="00D56521">
        <w:instrText xml:space="preserve"> REF _Ref49456149 \h </w:instrText>
      </w:r>
      <w:r w:rsidR="00DF09FE">
        <w:instrText xml:space="preserve"> \* MERGEFORMAT </w:instrText>
      </w:r>
      <w:r w:rsidR="008F5FC3" w:rsidRPr="00D56521">
        <w:fldChar w:fldCharType="separate"/>
      </w:r>
      <w:r w:rsidR="00832978" w:rsidRPr="00D56521">
        <w:t xml:space="preserve">Figure </w:t>
      </w:r>
      <w:r w:rsidR="00832978">
        <w:t>C-9</w:t>
      </w:r>
      <w:r w:rsidR="008F5FC3" w:rsidRPr="00D56521">
        <w:fldChar w:fldCharType="end"/>
      </w:r>
      <w:r w:rsidRPr="00D56521">
        <w:t>. This consists of 20 squares each coloured with one of the 4 main background colour fil</w:t>
      </w:r>
      <w:r w:rsidR="00EA38BE">
        <w:t>ls (such as shallow water blue);</w:t>
      </w:r>
      <w:r w:rsidRPr="00D56521">
        <w:t xml:space="preserve"> and each having a diagonal line in one of the six important foreground colours (such as mariner's</w:t>
      </w:r>
      <w:r w:rsidR="00FF28EB" w:rsidRPr="00D56521">
        <w:t xml:space="preserve"> </w:t>
      </w:r>
      <w:r w:rsidRPr="00D56521">
        <w:t xml:space="preserve">orange). Each diagonal line is </w:t>
      </w:r>
      <w:r w:rsidR="00594DC5" w:rsidRPr="00D56521">
        <w:t>0.64mm</w:t>
      </w:r>
      <w:r w:rsidRPr="00D56521">
        <w:t>.</w:t>
      </w:r>
    </w:p>
    <w:p w14:paraId="6029EB17" w14:textId="6788BE65" w:rsidR="00BB1A30" w:rsidRPr="00D56521" w:rsidRDefault="00FF28EB" w:rsidP="00DF09FE">
      <w:pPr>
        <w:spacing w:after="60" w:line="240" w:lineRule="auto"/>
        <w:jc w:val="both"/>
      </w:pPr>
      <w:r w:rsidRPr="00D56521">
        <w:t xml:space="preserve">The diagram is in the form of </w:t>
      </w:r>
      <w:r w:rsidR="00EA38BE" w:rsidRPr="00D56521">
        <w:t>a</w:t>
      </w:r>
      <w:r w:rsidRPr="00D56521">
        <w:t xml:space="preserve"> </w:t>
      </w:r>
      <w:r w:rsidR="00EC3B82" w:rsidRPr="00D56521">
        <w:t xml:space="preserve">dataset </w:t>
      </w:r>
      <w:r w:rsidRPr="00D56521">
        <w:t xml:space="preserve">and so can be displayed using any of the three colour palettes. </w:t>
      </w:r>
      <w:r w:rsidR="00BB1A30" w:rsidRPr="00D56521">
        <w:t>This diagram is intended:</w:t>
      </w:r>
    </w:p>
    <w:p w14:paraId="26E3A9FB" w14:textId="17524A9C"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check and if necessary re-adjust the controls, particularly for use at night;</w:t>
      </w:r>
    </w:p>
    <w:p w14:paraId="29F6ED5E" w14:textId="50061679"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verify that an ageing display remains capable of providing the necessary colour differentiation;</w:t>
      </w:r>
      <w:r>
        <w:t xml:space="preserve"> and</w:t>
      </w:r>
    </w:p>
    <w:p w14:paraId="00FCF4B0" w14:textId="54B711F0" w:rsidR="00BB1A30" w:rsidRPr="00D56521" w:rsidRDefault="00EA38BE" w:rsidP="00AE2737">
      <w:pPr>
        <w:pStyle w:val="ListParagraph"/>
        <w:numPr>
          <w:ilvl w:val="0"/>
          <w:numId w:val="10"/>
        </w:numPr>
        <w:spacing w:after="120" w:line="240" w:lineRule="auto"/>
        <w:jc w:val="both"/>
      </w:pPr>
      <w:r w:rsidRPr="00D56521">
        <w:t>For</w:t>
      </w:r>
      <w:r w:rsidR="00BB1A30" w:rsidRPr="00D56521">
        <w:t xml:space="preserve"> initial colour verification of the day, dusk and night colour tables.</w:t>
      </w:r>
    </w:p>
    <w:p w14:paraId="047E3A91" w14:textId="4DCEC2E6" w:rsidR="00FF28EB" w:rsidRPr="00D56521" w:rsidRDefault="00FF28EB" w:rsidP="00DF09FE">
      <w:pPr>
        <w:spacing w:after="120" w:line="240" w:lineRule="auto"/>
        <w:jc w:val="both"/>
      </w:pPr>
      <w:r w:rsidRPr="00D56521">
        <w:t>Both the Colour Test Diagram and the instructions for its use (</w:t>
      </w:r>
      <w:r w:rsidR="00844B63">
        <w:t xml:space="preserve">see 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Pr="00D56521">
        <w:t xml:space="preserve">) should be made available to the </w:t>
      </w:r>
      <w:r w:rsidR="00EA38BE">
        <w:t>M</w:t>
      </w:r>
      <w:r w:rsidRPr="00D56521">
        <w:t>ariner.</w:t>
      </w:r>
    </w:p>
    <w:p w14:paraId="135CECBF" w14:textId="33D35774" w:rsidR="00FF28EB" w:rsidRPr="00D56521" w:rsidRDefault="00FF28EB" w:rsidP="00DF09FE">
      <w:pPr>
        <w:spacing w:after="120" w:line="240" w:lineRule="auto"/>
        <w:jc w:val="both"/>
      </w:pPr>
      <w:r w:rsidRPr="00D56521">
        <w:t>In addition, a grey scale is described in</w:t>
      </w:r>
      <w:r w:rsidR="00177223" w:rsidRPr="00D56521">
        <w:t xml:space="preserve"> </w:t>
      </w:r>
      <w:r w:rsidR="00844B63">
        <w:t xml:space="preserve">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006B4F44" w:rsidRPr="00D56521">
        <w:t xml:space="preserve"> </w:t>
      </w:r>
      <w:r w:rsidRPr="00D56521">
        <w:t>for use by maintenance technicians in checking colour tracking in an ageing display.</w:t>
      </w:r>
    </w:p>
    <w:p w14:paraId="7C8591DA" w14:textId="40987DB8" w:rsidR="00FF28EB" w:rsidRPr="00D56521" w:rsidRDefault="00FF28EB" w:rsidP="00DF09FE">
      <w:pPr>
        <w:spacing w:after="120" w:line="240" w:lineRule="auto"/>
        <w:jc w:val="both"/>
      </w:pPr>
      <w:r w:rsidRPr="00D56521">
        <w:t>The Colour Differentiation Test diagram is intended for use off-line. It is not needed during route monitoring.</w:t>
      </w:r>
    </w:p>
    <w:p w14:paraId="66C4B0A9" w14:textId="4AAAA9E1" w:rsidR="00FF28EB" w:rsidRPr="00D56521" w:rsidRDefault="00FF28EB" w:rsidP="00DF09FE">
      <w:pPr>
        <w:spacing w:after="120" w:line="240" w:lineRule="auto"/>
        <w:jc w:val="both"/>
      </w:pPr>
      <w:r w:rsidRPr="00D56521">
        <w:t xml:space="preserve">Note that the Colour Differentiation Test Diagram will not be true to colour unless it is projected on a calibrated screen and is generated using the digital format </w:t>
      </w:r>
      <w:r w:rsidR="008F5FC3" w:rsidRPr="00D56521">
        <w:t>provided by IHO,</w:t>
      </w:r>
      <w:r w:rsidRPr="00D56521">
        <w:t xml:space="preserve"> which correctly reproduces the colour tokens of the Presentation Library.</w:t>
      </w:r>
    </w:p>
    <w:p w14:paraId="5711D362" w14:textId="26FA2C46" w:rsidR="00883232" w:rsidRPr="00D56521" w:rsidRDefault="00883232" w:rsidP="00DF09FE">
      <w:pPr>
        <w:spacing w:after="120" w:line="240" w:lineRule="auto"/>
        <w:jc w:val="both"/>
      </w:pPr>
      <w:bookmarkStart w:id="2205" w:name="_Ref47573996"/>
      <w:r w:rsidRPr="00D56521">
        <w:t xml:space="preserve">The </w:t>
      </w:r>
      <w:r w:rsidR="008F5FC3" w:rsidRPr="00D56521">
        <w:t>colour differentiation</w:t>
      </w:r>
      <w:r w:rsidRPr="00D56521">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D56521">
        <w:t xml:space="preserve">Both diagrams will be provided online by the IHO and should be downloaded by manufacturers for </w:t>
      </w:r>
      <w:r w:rsidR="00D23737" w:rsidRPr="00D56521">
        <w:t>supply with ECDIS software</w:t>
      </w:r>
      <w:r w:rsidR="00D25868" w:rsidRPr="00D56521">
        <w:t xml:space="preserve">. </w:t>
      </w:r>
      <w:r w:rsidRPr="00D56521">
        <w:t>The diagrams will not be true to colour unless they are projected on a calibrated monitor and are generated in a manner which correctly reproduces the colour tokens.</w:t>
      </w:r>
    </w:p>
    <w:p w14:paraId="61E73DDA" w14:textId="77777777" w:rsidR="00883232" w:rsidRPr="00D56521" w:rsidRDefault="00883232" w:rsidP="004E61EE">
      <w:pPr>
        <w:keepNext/>
        <w:spacing w:line="240" w:lineRule="auto"/>
        <w:jc w:val="center"/>
      </w:pPr>
      <w:r w:rsidRPr="00D56521">
        <w:rPr>
          <w:noProof/>
          <w:lang w:val="fr-FR" w:eastAsia="fr-FR"/>
        </w:rPr>
        <w:lastRenderedPageBreak/>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3">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Default="00883232" w:rsidP="00EA38BE">
      <w:pPr>
        <w:pStyle w:val="Caption"/>
        <w:spacing w:after="120" w:line="240" w:lineRule="auto"/>
        <w:jc w:val="center"/>
      </w:pPr>
      <w:bookmarkStart w:id="2206" w:name="_Ref49456149"/>
      <w:r w:rsidRPr="00D56521">
        <w:t xml:space="preserve">Figure </w:t>
      </w:r>
      <w:r w:rsidR="00EA38BE">
        <w:t>C-</w:t>
      </w:r>
      <w:r w:rsidRPr="00D56521">
        <w:fldChar w:fldCharType="begin"/>
      </w:r>
      <w:r w:rsidRPr="00D56521">
        <w:instrText xml:space="preserve"> SEQ Figure \* ARABIC </w:instrText>
      </w:r>
      <w:r w:rsidRPr="00D56521">
        <w:fldChar w:fldCharType="separate"/>
      </w:r>
      <w:r w:rsidR="00832978">
        <w:rPr>
          <w:noProof/>
        </w:rPr>
        <w:t>9</w:t>
      </w:r>
      <w:r w:rsidRPr="00D56521">
        <w:fldChar w:fldCharType="end"/>
      </w:r>
      <w:bookmarkEnd w:id="2206"/>
      <w:r w:rsidRPr="00D56521">
        <w:t xml:space="preserve"> - Colour differentiation diagram </w:t>
      </w:r>
      <w:r w:rsidR="00D25868" w:rsidRPr="00D56521">
        <w:t xml:space="preserve">- </w:t>
      </w:r>
      <w:r w:rsidRPr="00D56521">
        <w:t>Day</w:t>
      </w:r>
    </w:p>
    <w:p w14:paraId="7F3CB992" w14:textId="2D50C5E7" w:rsidR="00883232" w:rsidRPr="00D56521" w:rsidRDefault="00EA38BE" w:rsidP="00EA38BE">
      <w:pPr>
        <w:spacing w:after="120" w:line="240" w:lineRule="auto"/>
        <w:jc w:val="both"/>
      </w:pPr>
      <w:r>
        <w:t xml:space="preserve">[NOTE: </w:t>
      </w:r>
      <w:r w:rsidR="00D25868" w:rsidRPr="00D56521">
        <w:t>For illustrative purposes only. The diagrams from the IHO web site should be downloaded for testing.</w:t>
      </w:r>
      <w:r>
        <w:t>]</w:t>
      </w:r>
    </w:p>
    <w:p w14:paraId="58F9EEED" w14:textId="77777777" w:rsidR="00883232" w:rsidRPr="00D56521" w:rsidRDefault="00883232" w:rsidP="00EA38BE">
      <w:pPr>
        <w:spacing w:after="120" w:line="240" w:lineRule="auto"/>
        <w:jc w:val="both"/>
      </w:pPr>
    </w:p>
    <w:p w14:paraId="13A5162F" w14:textId="77777777" w:rsidR="009B5792" w:rsidRPr="00D56521" w:rsidRDefault="009B5792" w:rsidP="00E673D5">
      <w:pPr>
        <w:pStyle w:val="Heading2"/>
      </w:pPr>
      <w:bookmarkStart w:id="2207" w:name="_Toc144421407"/>
      <w:r w:rsidRPr="00D56521">
        <w:t>ECDIS Chart 1</w:t>
      </w:r>
      <w:bookmarkEnd w:id="2207"/>
    </w:p>
    <w:p w14:paraId="3F50C4B8" w14:textId="783C7938" w:rsidR="009B5792" w:rsidRPr="00D56521" w:rsidRDefault="009B5792" w:rsidP="00EA38BE">
      <w:pPr>
        <w:spacing w:after="120" w:line="240" w:lineRule="auto"/>
        <w:jc w:val="both"/>
      </w:pPr>
      <w:r w:rsidRPr="00D56521">
        <w:t>The IHO provides ECDIS Chart 1 in digital form, a graphical index of ECDIS symbols including both simplifie</w:t>
      </w:r>
      <w:r w:rsidR="008017CF">
        <w:t>d and paper-chart point symbols;</w:t>
      </w:r>
      <w:r w:rsidRPr="00D56521">
        <w:t xml:space="preserve"> and also the symbolized lines and area boundary </w:t>
      </w:r>
      <w:proofErr w:type="spellStart"/>
      <w:r w:rsidRPr="00D56521">
        <w:t>linestyles</w:t>
      </w:r>
      <w:proofErr w:type="spellEnd"/>
      <w:r w:rsidRPr="00D56521">
        <w:t xml:space="preserve">. This is intended to familiarize the </w:t>
      </w:r>
      <w:r w:rsidR="008017CF">
        <w:t>M</w:t>
      </w:r>
      <w:r w:rsidRPr="00D56521">
        <w:t xml:space="preserve">ariner with the colour and symbol coding used by the ECDIS. The symbols are grouped according to INT1, which is familiar to the </w:t>
      </w:r>
      <w:r w:rsidR="008017CF">
        <w:t>M</w:t>
      </w:r>
      <w:r w:rsidRPr="00D56521">
        <w:t xml:space="preserve">ariner, but are numbered with a look-up sheet, not labelled. Manufacturers should provide linking by cursor interrogation between the symbols and the explanations given in </w:t>
      </w:r>
      <w:r w:rsidR="008017CF">
        <w:t xml:space="preserve">ECDIS </w:t>
      </w:r>
      <w:r w:rsidRPr="00D56521">
        <w:t>Chart 1.</w:t>
      </w:r>
    </w:p>
    <w:p w14:paraId="189790CD" w14:textId="2B4F14E7" w:rsidR="009B5792" w:rsidRPr="00D56521" w:rsidRDefault="009B5792" w:rsidP="00EA38BE">
      <w:pPr>
        <w:spacing w:after="120" w:line="240" w:lineRule="auto"/>
        <w:jc w:val="both"/>
      </w:pPr>
      <w:r w:rsidRPr="00D56521">
        <w:t xml:space="preserve">Since </w:t>
      </w:r>
      <w:r w:rsidR="008017CF">
        <w:t>P</w:t>
      </w:r>
      <w:r w:rsidRPr="00D56521">
        <w:t xml:space="preserve">roduct </w:t>
      </w:r>
      <w:r w:rsidR="008017CF">
        <w:t>S</w:t>
      </w:r>
      <w:r w:rsidRPr="00D56521">
        <w:t xml:space="preserve">pecifications for data products used on ECDIS will be updated at different times, there </w:t>
      </w:r>
      <w:del w:id="2208" w:author="jonathan pritchard" w:date="2024-05-22T13:05:00Z" w16du:dateUtc="2024-05-22T12:05:00Z">
        <w:r w:rsidRPr="00D56521" w:rsidDel="003222A6">
          <w:delText xml:space="preserve">will </w:delText>
        </w:r>
      </w:del>
      <w:ins w:id="2209" w:author="jonathan pritchard" w:date="2024-05-22T13:05:00Z" w16du:dateUtc="2024-05-22T12:05:00Z">
        <w:r w:rsidR="003222A6">
          <w:t>may</w:t>
        </w:r>
        <w:r w:rsidR="003222A6" w:rsidRPr="00D56521">
          <w:t xml:space="preserve"> </w:t>
        </w:r>
      </w:ins>
      <w:r w:rsidRPr="00D56521">
        <w:t xml:space="preserve">be a supplementary “Chart 1” for each data product other than ENC that is intended for use </w:t>
      </w:r>
      <w:r w:rsidR="008017CF">
        <w:t>i</w:t>
      </w:r>
      <w:r w:rsidRPr="00D56521">
        <w:t>n ECDIS.</w:t>
      </w:r>
    </w:p>
    <w:p w14:paraId="099AC6AB" w14:textId="236F94E1" w:rsidR="009B5792" w:rsidRPr="00D56521" w:rsidRDefault="009B5792" w:rsidP="00EA38BE">
      <w:pPr>
        <w:spacing w:after="120" w:line="240" w:lineRule="auto"/>
        <w:jc w:val="both"/>
      </w:pPr>
      <w:r w:rsidRPr="00D56521">
        <w:lastRenderedPageBreak/>
        <w:t xml:space="preserve">The ECDIS Chart 1 and </w:t>
      </w:r>
      <w:del w:id="2210" w:author="jonathan pritchard" w:date="2024-05-22T13:06:00Z" w16du:dateUtc="2024-05-22T12:06:00Z">
        <w:r w:rsidRPr="00D56521" w:rsidDel="003222A6">
          <w:delText xml:space="preserve">its </w:delText>
        </w:r>
      </w:del>
      <w:ins w:id="2211" w:author="jonathan pritchard" w:date="2024-05-22T13:06:00Z" w16du:dateUtc="2024-05-22T12:06:00Z">
        <w:r w:rsidR="003222A6">
          <w:t>any</w:t>
        </w:r>
        <w:r w:rsidR="003222A6" w:rsidRPr="00D56521">
          <w:t xml:space="preserve"> </w:t>
        </w:r>
      </w:ins>
      <w:r w:rsidRPr="00D56521">
        <w:t xml:space="preserve">supplements are intended for use off-line and in route planning. They are not needed during route monitoring, when the </w:t>
      </w:r>
      <w:r w:rsidR="008017CF">
        <w:t>M</w:t>
      </w:r>
      <w:r w:rsidRPr="00D56521">
        <w:t xml:space="preserve">ariner can use cursor enquiry to find the meaning of </w:t>
      </w:r>
      <w:r w:rsidRPr="00BB1D48">
        <w:rPr>
          <w:highlight w:val="yellow"/>
          <w:rPrChange w:id="2212" w:author="jonathan pritchard" w:date="2024-07-19T12:04:00Z" w16du:dateUtc="2024-07-19T11:04:00Z">
            <w:rPr/>
          </w:rPrChange>
        </w:rPr>
        <w:t>symbols</w:t>
      </w:r>
      <w:r w:rsidRPr="00D56521">
        <w:t>.</w:t>
      </w:r>
    </w:p>
    <w:p w14:paraId="11C43875" w14:textId="1B43E1C0" w:rsidR="009B5792" w:rsidRPr="00D56521" w:rsidRDefault="009B5792" w:rsidP="00EA38BE">
      <w:pPr>
        <w:spacing w:after="120" w:line="240" w:lineRule="auto"/>
        <w:jc w:val="both"/>
      </w:pPr>
      <w:r w:rsidRPr="00D56521">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D56521">
        <w:fldChar w:fldCharType="begin"/>
      </w:r>
      <w:r w:rsidRPr="00D56521">
        <w:instrText xml:space="preserve"> REF _Ref49454764 \r \h </w:instrText>
      </w:r>
      <w:r w:rsidR="00EA38BE">
        <w:instrText xml:space="preserve"> \* MERGEFORMAT </w:instrText>
      </w:r>
      <w:r w:rsidRPr="00D56521">
        <w:fldChar w:fldCharType="separate"/>
      </w:r>
      <w:r w:rsidR="00832978">
        <w:t>C-20.5</w:t>
      </w:r>
      <w:r w:rsidRPr="00D56521">
        <w:fldChar w:fldCharType="end"/>
      </w:r>
      <w:r w:rsidRPr="00D56521">
        <w:t xml:space="preserve">. </w:t>
      </w:r>
      <w:r w:rsidRPr="00BB1D48">
        <w:rPr>
          <w:highlight w:val="yellow"/>
          <w:rPrChange w:id="2213" w:author="jonathan pritchard" w:date="2024-07-19T12:05:00Z" w16du:dateUtc="2024-07-19T11:05:00Z">
            <w:rPr/>
          </w:rPrChange>
        </w:rPr>
        <w:t>A separate plot of symbols arranged alphabetically and an indexing list of symbol names and meanings arranged alphabetically will be provided for the manufacturer’s use.</w:t>
      </w:r>
    </w:p>
    <w:p w14:paraId="2FB6AC08" w14:textId="6BDDC6A1" w:rsidR="009B5792" w:rsidRPr="00D56521" w:rsidRDefault="009B5792" w:rsidP="00EA38BE">
      <w:pPr>
        <w:spacing w:after="120" w:line="240" w:lineRule="auto"/>
        <w:jc w:val="both"/>
      </w:pPr>
      <w:r w:rsidRPr="00D56521">
        <w:t xml:space="preserve">Note that because colour printing and copying is not completely true to the original, a hard-copy version of Chart 1 does not accurately represent the colour requirements of the IHO Colour and </w:t>
      </w:r>
      <w:r w:rsidR="008017CF">
        <w:t>S</w:t>
      </w:r>
      <w:r w:rsidRPr="00D56521">
        <w:t>ymbol Specifications.</w:t>
      </w:r>
    </w:p>
    <w:p w14:paraId="0DF28C58" w14:textId="77777777" w:rsidR="009B5792" w:rsidRDefault="009B5792" w:rsidP="00EA38BE">
      <w:pPr>
        <w:spacing w:after="120" w:line="240" w:lineRule="auto"/>
        <w:jc w:val="both"/>
      </w:pPr>
      <w:r w:rsidRPr="00D56521">
        <w:t>In addition, symbol size may change in copying.  To ensure correct size, all symbols illustrated must be scaled by the factor required to make symbol CHKSYM01 measure 5mm by 5mm.</w:t>
      </w:r>
    </w:p>
    <w:p w14:paraId="3619ED6C" w14:textId="77777777" w:rsidR="008017CF" w:rsidRPr="00D56521" w:rsidRDefault="008017CF" w:rsidP="00EA38BE">
      <w:pPr>
        <w:spacing w:after="120" w:line="240" w:lineRule="auto"/>
        <w:jc w:val="both"/>
      </w:pPr>
    </w:p>
    <w:p w14:paraId="34A544B9" w14:textId="3CD00612" w:rsidR="00883232" w:rsidRPr="00D56521" w:rsidRDefault="00346791" w:rsidP="00E673D5">
      <w:pPr>
        <w:pStyle w:val="Heading2"/>
      </w:pPr>
      <w:bookmarkStart w:id="2214" w:name="_Ref49458949"/>
      <w:bookmarkStart w:id="2215" w:name="_Toc144421408"/>
      <w:commentRangeStart w:id="2216"/>
      <w:r w:rsidRPr="00D56521">
        <w:t>Use of ECDIS Chart 1 and Colour Test Diagram</w:t>
      </w:r>
      <w:bookmarkEnd w:id="2205"/>
      <w:bookmarkEnd w:id="2214"/>
      <w:bookmarkEnd w:id="2215"/>
      <w:commentRangeEnd w:id="2216"/>
      <w:r w:rsidR="007652ED">
        <w:rPr>
          <w:rStyle w:val="CommentReference"/>
          <w:rFonts w:eastAsia="MS Mincho"/>
          <w:b w:val="0"/>
          <w:bCs w:val="0"/>
        </w:rPr>
        <w:commentReference w:id="2216"/>
      </w:r>
    </w:p>
    <w:p w14:paraId="1360AB5D" w14:textId="2ED40663" w:rsidR="00883232" w:rsidRPr="00D56521" w:rsidRDefault="00883232" w:rsidP="00E673D5">
      <w:pPr>
        <w:pStyle w:val="Heading3"/>
      </w:pPr>
      <w:bookmarkStart w:id="2217" w:name="_Toc144421409"/>
      <w:r w:rsidRPr="00D56521">
        <w:t>Specification for ECDIS Chart 1 and the Colour Test Diagram</w:t>
      </w:r>
      <w:bookmarkEnd w:id="2217"/>
    </w:p>
    <w:p w14:paraId="7E9ABF43" w14:textId="0F3234B8" w:rsidR="00883232" w:rsidRPr="00D56521" w:rsidRDefault="00883232" w:rsidP="00024B10">
      <w:pPr>
        <w:pStyle w:val="Heading4"/>
      </w:pPr>
      <w:r w:rsidRPr="00D56521">
        <w:t>Definition (for this specification only)</w:t>
      </w:r>
    </w:p>
    <w:p w14:paraId="02BEFF02" w14:textId="6F403D11" w:rsidR="00883232" w:rsidRPr="00D56521" w:rsidRDefault="00883232" w:rsidP="008017CF">
      <w:pPr>
        <w:spacing w:after="120" w:line="240" w:lineRule="auto"/>
        <w:jc w:val="both"/>
      </w:pPr>
      <w:r w:rsidRPr="00D56521">
        <w:t>A Chart 1 data</w:t>
      </w:r>
      <w:r w:rsidR="00E3380A" w:rsidRPr="00D56521">
        <w:t>set</w:t>
      </w:r>
      <w:r w:rsidRPr="00D56521">
        <w:t xml:space="preserve"> must </w:t>
      </w:r>
      <w:ins w:id="2218" w:author="jonathan pritchard" w:date="2024-05-22T14:02:00Z" w16du:dateUtc="2024-05-22T13:02:00Z">
        <w:r w:rsidR="00E92D97" w:rsidRPr="00D56521">
          <w:t xml:space="preserve"> </w:t>
        </w:r>
      </w:ins>
      <w:r w:rsidRPr="00D56521">
        <w:t>be displayed so as to fill all of the standard ECDIS display area (that is, the min</w:t>
      </w:r>
      <w:r w:rsidR="00C62B8D" w:rsidRPr="00D56521">
        <w:t>imum</w:t>
      </w:r>
      <w:r w:rsidRPr="00D56521">
        <w:t xml:space="preserve"> 270 x 270 mm chart area).</w:t>
      </w:r>
    </w:p>
    <w:p w14:paraId="74499689" w14:textId="22886D5D" w:rsidR="00883232" w:rsidRPr="00D56521" w:rsidRDefault="00883232" w:rsidP="00024B10">
      <w:pPr>
        <w:pStyle w:val="Heading4"/>
      </w:pPr>
      <w:r w:rsidRPr="00D56521">
        <w:t>Description and purpose</w:t>
      </w:r>
    </w:p>
    <w:p w14:paraId="7C73442E" w14:textId="0FA7436C" w:rsidR="00883232" w:rsidRPr="00D56521" w:rsidRDefault="00883232" w:rsidP="008017CF">
      <w:pPr>
        <w:spacing w:after="120" w:line="240" w:lineRule="auto"/>
        <w:jc w:val="both"/>
      </w:pPr>
      <w:r w:rsidRPr="00D56521">
        <w:t xml:space="preserve">The </w:t>
      </w:r>
      <w:commentRangeStart w:id="2219"/>
      <w:r w:rsidRPr="00D56521">
        <w:t>ECDIS Chart 1 and the Colour Differentiation Tes</w:t>
      </w:r>
      <w:commentRangeEnd w:id="2219"/>
      <w:r w:rsidR="00E27B73">
        <w:rPr>
          <w:rStyle w:val="CommentReference"/>
        </w:rPr>
        <w:commentReference w:id="2219"/>
      </w:r>
      <w:r w:rsidRPr="00D56521">
        <w:t>t are diagrams for use by the Mariner which are provided in the form of</w:t>
      </w:r>
      <w:ins w:id="2220" w:author="jonathan pritchard" w:date="2024-05-22T14:02:00Z" w16du:dateUtc="2024-05-22T13:02:00Z">
        <w:r w:rsidR="00E92D97">
          <w:t xml:space="preserve"> a number of</w:t>
        </w:r>
      </w:ins>
      <w:r w:rsidRPr="00D56521">
        <w:t xml:space="preserve"> ENC</w:t>
      </w:r>
      <w:ins w:id="2221" w:author="jonathan pritchard" w:date="2024-02-06T11:13:00Z">
        <w:r w:rsidR="007652ED">
          <w:t xml:space="preserve"> datasets</w:t>
        </w:r>
      </w:ins>
      <w:del w:id="2222" w:author="jonathan pritchard" w:date="2024-02-06T11:13:00Z">
        <w:r w:rsidRPr="00D56521" w:rsidDel="007652ED">
          <w:delText>-like files</w:delText>
        </w:r>
      </w:del>
      <w:r w:rsidRPr="00D56521">
        <w:t xml:space="preserve">. </w:t>
      </w:r>
    </w:p>
    <w:p w14:paraId="6FDF475F" w14:textId="01699459" w:rsidR="00883232" w:rsidRPr="00D56521" w:rsidRDefault="00883232" w:rsidP="008017CF">
      <w:pPr>
        <w:spacing w:after="120" w:line="240" w:lineRule="auto"/>
        <w:jc w:val="both"/>
      </w:pPr>
      <w:r w:rsidRPr="00D56521">
        <w:t xml:space="preserve">The ECDIS chart 1 is intended to familiarise the Mariner with the symbology used on ECDIS. The Mariner must </w:t>
      </w:r>
      <w:ins w:id="2223" w:author="jonathan pritchard" w:date="2024-05-22T14:02:00Z" w16du:dateUtc="2024-05-22T13:02:00Z">
        <w:r w:rsidR="00E92D97" w:rsidRPr="00D56521">
          <w:t xml:space="preserve"> </w:t>
        </w:r>
      </w:ins>
      <w:r w:rsidRPr="00D56521">
        <w:t xml:space="preserve">be able to display each cell, and by cursor-pick get a read-out of the meaning of any </w:t>
      </w:r>
      <w:del w:id="2224" w:author="jonathan pritchard" w:date="2024-05-22T14:03:00Z" w16du:dateUtc="2024-05-22T13:03:00Z">
        <w:r w:rsidRPr="00D56521" w:rsidDel="00E92D97">
          <w:delText xml:space="preserve">symbol </w:delText>
        </w:r>
      </w:del>
      <w:ins w:id="2225" w:author="jonathan pritchard" w:date="2024-05-22T14:03:00Z" w16du:dateUtc="2024-05-22T13:03:00Z">
        <w:r w:rsidR="00E92D97">
          <w:t>feature</w:t>
        </w:r>
        <w:r w:rsidR="00E92D97" w:rsidRPr="00D56521">
          <w:t xml:space="preserve"> </w:t>
        </w:r>
      </w:ins>
      <w:r w:rsidRPr="00D56521">
        <w:t>shown.</w:t>
      </w:r>
    </w:p>
    <w:p w14:paraId="2461583B" w14:textId="22477FA8" w:rsidR="00883232" w:rsidRPr="00D56521" w:rsidRDefault="00883232" w:rsidP="008017CF">
      <w:pPr>
        <w:spacing w:after="120" w:line="240" w:lineRule="auto"/>
        <w:jc w:val="both"/>
      </w:pPr>
      <w:r w:rsidRPr="00D56521">
        <w:t xml:space="preserve">The Colour Differentiation Test diagram is intended for display using the day or dusk colour tables so that the Mariner can check that the ECDIS </w:t>
      </w:r>
      <w:del w:id="2226" w:author="jonathan pritchard" w:date="2024-05-22T14:03:00Z" w16du:dateUtc="2024-05-22T13:03:00Z">
        <w:r w:rsidRPr="00D56521" w:rsidDel="00E92D97">
          <w:delText xml:space="preserve">monitor </w:delText>
        </w:r>
      </w:del>
      <w:ins w:id="2227" w:author="jonathan pritchard" w:date="2024-05-22T14:03:00Z" w16du:dateUtc="2024-05-22T13:03:00Z">
        <w:r w:rsidR="00E92D97">
          <w:t>display</w:t>
        </w:r>
        <w:r w:rsidR="00E92D97" w:rsidRPr="00D56521">
          <w:t xml:space="preserve"> </w:t>
        </w:r>
      </w:ins>
      <w:r w:rsidRPr="00D56521">
        <w:t>is providing adequate colour performance.  It is also used in type-approval testing. Instructions for its use are given in the sections below.</w:t>
      </w:r>
    </w:p>
    <w:p w14:paraId="3E856C8B" w14:textId="1EAB44A5" w:rsidR="00883232" w:rsidRPr="00D56521" w:rsidRDefault="00883232" w:rsidP="008017CF">
      <w:pPr>
        <w:spacing w:after="120" w:line="240" w:lineRule="auto"/>
        <w:jc w:val="both"/>
      </w:pPr>
      <w:r w:rsidRPr="00D56521">
        <w:t xml:space="preserve">The ECDIS </w:t>
      </w:r>
      <w:r w:rsidR="00C62B8D" w:rsidRPr="00D56521">
        <w:t>C</w:t>
      </w:r>
      <w:r w:rsidRPr="00D56521">
        <w:t xml:space="preserve">hart 1 includes the CHKSYM </w:t>
      </w:r>
      <w:ins w:id="2228" w:author="jonathan pritchard" w:date="2024-02-06T11:13:00Z">
        <w:r w:rsidR="007652ED">
          <w:t xml:space="preserve">symbol </w:t>
        </w:r>
      </w:ins>
      <w:r w:rsidRPr="00D56521">
        <w:t>which is intended for checking the correct size of the symbols during the type approval.  The width and height of the CHKSYM is 5.0 mm.</w:t>
      </w:r>
    </w:p>
    <w:p w14:paraId="235403A6" w14:textId="46512D12" w:rsidR="00883232" w:rsidRPr="00D56521" w:rsidRDefault="00883232" w:rsidP="008017CF">
      <w:pPr>
        <w:spacing w:after="120" w:line="240" w:lineRule="auto"/>
        <w:jc w:val="both"/>
      </w:pPr>
      <w:r w:rsidRPr="00D56521">
        <w:t>The line width of the diagonal line</w:t>
      </w:r>
      <w:ins w:id="2229" w:author="jonathan pritchard" w:date="2024-05-22T14:03:00Z" w16du:dateUtc="2024-05-22T13:03:00Z">
        <w:r w:rsidR="00E92D97">
          <w:t>s</w:t>
        </w:r>
      </w:ins>
      <w:r w:rsidRPr="00D56521">
        <w:t xml:space="preserve"> in the Colour Differentiation Test diagram is specified as 0.6 mm wide.</w:t>
      </w:r>
      <w:del w:id="2230" w:author="jonathan pritchard" w:date="2024-05-22T14:04:00Z" w16du:dateUtc="2024-05-22T13:04:00Z">
        <w:r w:rsidRPr="00D56521" w:rsidDel="00E92D97">
          <w:delText xml:space="preserve"> </w:delText>
        </w:r>
        <w:commentRangeStart w:id="2231"/>
        <w:r w:rsidRPr="00D56521" w:rsidDel="00E92D97">
          <w:delText xml:space="preserve">The line width </w:delText>
        </w:r>
      </w:del>
      <w:del w:id="2232" w:author="jonathan pritchard" w:date="2024-05-22T14:03:00Z" w16du:dateUtc="2024-05-22T13:03:00Z">
        <w:r w:rsidRPr="00D56521" w:rsidDel="00E92D97">
          <w:delText xml:space="preserve">must </w:delText>
        </w:r>
      </w:del>
      <w:del w:id="2233" w:author="jonathan pritchard" w:date="2024-05-22T14:04:00Z" w16du:dateUtc="2024-05-22T13:04:00Z">
        <w:r w:rsidRPr="00D56521" w:rsidDel="00E92D97">
          <w:delText>be checked during the type approval</w:delText>
        </w:r>
      </w:del>
      <w:r w:rsidRPr="00D56521">
        <w:t>.</w:t>
      </w:r>
      <w:commentRangeEnd w:id="2231"/>
      <w:r w:rsidR="00E92D97">
        <w:rPr>
          <w:rStyle w:val="CommentReference"/>
        </w:rPr>
        <w:commentReference w:id="2231"/>
      </w:r>
    </w:p>
    <w:p w14:paraId="691CAA1B" w14:textId="21AFF2E0" w:rsidR="00883232" w:rsidRPr="00D56521" w:rsidRDefault="00883232" w:rsidP="00024B10">
      <w:pPr>
        <w:pStyle w:val="Heading4"/>
      </w:pPr>
      <w:r w:rsidRPr="00D56521">
        <w:t>Mode of use</w:t>
      </w:r>
    </w:p>
    <w:p w14:paraId="7A2A92E3" w14:textId="6569E28E" w:rsidR="00883232" w:rsidRPr="00D56521" w:rsidRDefault="00883232" w:rsidP="008017CF">
      <w:pPr>
        <w:spacing w:after="120" w:line="240" w:lineRule="auto"/>
        <w:jc w:val="both"/>
      </w:pPr>
      <w:r w:rsidRPr="00D56521">
        <w:t xml:space="preserve">These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t>they</w:t>
      </w:r>
      <w:r w:rsidRPr="00D56521">
        <w:t xml:space="preserve"> must use cursor-picking.</w:t>
      </w:r>
    </w:p>
    <w:p w14:paraId="3ACAA1BC" w14:textId="7D6087B9" w:rsidR="00883232" w:rsidRPr="00D56521" w:rsidRDefault="00883232" w:rsidP="008017CF">
      <w:pPr>
        <w:spacing w:after="120" w:line="240" w:lineRule="auto"/>
        <w:jc w:val="both"/>
      </w:pPr>
      <w:r w:rsidRPr="00D56521">
        <w:t>The operation of these diagrams is not subject to the draw-speed requirements of route monitoring.</w:t>
      </w:r>
    </w:p>
    <w:p w14:paraId="0AAB75E1" w14:textId="74F934A4" w:rsidR="00883232" w:rsidRPr="00D56521" w:rsidRDefault="00883232" w:rsidP="00024B10">
      <w:pPr>
        <w:pStyle w:val="Heading4"/>
      </w:pPr>
      <w:commentRangeStart w:id="2234"/>
      <w:commentRangeStart w:id="2235"/>
      <w:r w:rsidRPr="00D56521">
        <w:t>Content and Encoding</w:t>
      </w:r>
    </w:p>
    <w:p w14:paraId="0BF28837" w14:textId="2B60C1BA" w:rsidR="00883232" w:rsidRPr="00C84C10" w:rsidRDefault="00E3380A" w:rsidP="00C84C10">
      <w:pPr>
        <w:spacing w:after="120" w:line="240" w:lineRule="auto"/>
        <w:rPr>
          <w:color w:val="FF0000"/>
        </w:rPr>
      </w:pPr>
      <w:del w:id="2236" w:author="jonathan pritchard" w:date="2024-05-29T02:46:00Z" w16du:dateUtc="2024-05-29T01:46:00Z">
        <w:r w:rsidRPr="00C84C10" w:rsidDel="00927C2B">
          <w:rPr>
            <w:color w:val="FF0000"/>
          </w:rPr>
          <w:delText>[Add description after the datasets have been updated for S-100.]</w:delText>
        </w:r>
        <w:commentRangeEnd w:id="2234"/>
        <w:r w:rsidR="00E27B73" w:rsidDel="00927C2B">
          <w:rPr>
            <w:rStyle w:val="CommentReference"/>
          </w:rPr>
          <w:commentReference w:id="2234"/>
        </w:r>
        <w:commentRangeEnd w:id="2235"/>
        <w:r w:rsidR="00477596" w:rsidDel="00927C2B">
          <w:rPr>
            <w:rStyle w:val="CommentReference"/>
          </w:rPr>
          <w:commentReference w:id="2235"/>
        </w:r>
      </w:del>
      <w:ins w:id="2237" w:author="jonathan pritchard" w:date="2024-05-29T02:46:00Z" w16du:dateUtc="2024-05-29T01:46:00Z">
        <w:r w:rsidR="00927C2B">
          <w:rPr>
            <w:color w:val="FF0000"/>
          </w:rPr>
          <w:t xml:space="preserve">Chart 1 is </w:t>
        </w:r>
      </w:ins>
      <w:ins w:id="2238" w:author="jonathan pritchard" w:date="2024-05-29T02:47:00Z" w16du:dateUtc="2024-05-29T01:47:00Z">
        <w:r w:rsidR="00927C2B">
          <w:rPr>
            <w:color w:val="FF0000"/>
          </w:rPr>
          <w:t xml:space="preserve">released as a number of </w:t>
        </w:r>
      </w:ins>
      <w:ins w:id="2239" w:author="jonathan pritchard" w:date="2024-05-29T02:48:00Z" w16du:dateUtc="2024-05-29T01:48:00Z">
        <w:r w:rsidR="00927C2B">
          <w:rPr>
            <w:color w:val="FF0000"/>
          </w:rPr>
          <w:t xml:space="preserve">S-101 datasets within the S-164 </w:t>
        </w:r>
      </w:ins>
      <w:ins w:id="2240" w:author="jonathan pritchard" w:date="2024-05-29T02:49:00Z" w16du:dateUtc="2024-05-29T01:49:00Z">
        <w:r w:rsidR="00E9416E">
          <w:rPr>
            <w:color w:val="FF0000"/>
          </w:rPr>
          <w:t>suite of test data. Portrayal and content are defined wholly by the</w:t>
        </w:r>
      </w:ins>
      <w:ins w:id="2241" w:author="jonathan pritchard" w:date="2024-05-29T02:50:00Z" w16du:dateUtc="2024-05-29T01:50:00Z">
        <w:r w:rsidR="00E9416E">
          <w:rPr>
            <w:color w:val="FF0000"/>
          </w:rPr>
          <w:t xml:space="preserve"> S-101</w:t>
        </w:r>
      </w:ins>
      <w:ins w:id="2242" w:author="jonathan pritchard" w:date="2024-05-29T02:49:00Z" w16du:dateUtc="2024-05-29T01:49:00Z">
        <w:r w:rsidR="00E9416E">
          <w:rPr>
            <w:color w:val="FF0000"/>
          </w:rPr>
          <w:t xml:space="preserve"> </w:t>
        </w:r>
      </w:ins>
      <w:ins w:id="2243" w:author="jonathan pritchard" w:date="2024-05-29T02:50:00Z" w16du:dateUtc="2024-05-29T01:50:00Z">
        <w:r w:rsidR="00E9416E">
          <w:rPr>
            <w:color w:val="FF0000"/>
          </w:rPr>
          <w:t>feature and portrayal catalogues.</w:t>
        </w:r>
      </w:ins>
    </w:p>
    <w:p w14:paraId="726054BC" w14:textId="2E324FCF" w:rsidR="00883232" w:rsidRPr="00D56521" w:rsidRDefault="00883232" w:rsidP="00024B10">
      <w:pPr>
        <w:pStyle w:val="Heading4"/>
      </w:pPr>
      <w:r w:rsidRPr="00D56521">
        <w:t>Revisions</w:t>
      </w:r>
    </w:p>
    <w:p w14:paraId="297D1BB4" w14:textId="6DB75F89" w:rsidR="00883232" w:rsidRPr="00D56521" w:rsidRDefault="00883232" w:rsidP="00C84C10">
      <w:pPr>
        <w:spacing w:after="120" w:line="240" w:lineRule="auto"/>
        <w:jc w:val="both"/>
      </w:pPr>
      <w:r w:rsidRPr="00D56521">
        <w:t>Revisions will be</w:t>
      </w:r>
      <w:r w:rsidR="00C84C10">
        <w:t xml:space="preserve"> made by whole file replacement;</w:t>
      </w:r>
      <w:r w:rsidRPr="00D56521">
        <w:t xml:space="preserve"> that is</w:t>
      </w:r>
      <w:r w:rsidR="00C84C10">
        <w:t>,</w:t>
      </w:r>
      <w:r w:rsidRPr="00D56521">
        <w:t xml:space="preserve"> by issuing a new edition.</w:t>
      </w:r>
    </w:p>
    <w:p w14:paraId="3F9C860F" w14:textId="5A7D9EAC" w:rsidR="00883232" w:rsidRPr="00D56521" w:rsidRDefault="00883232" w:rsidP="00024B10">
      <w:pPr>
        <w:pStyle w:val="Heading4"/>
      </w:pPr>
      <w:r w:rsidRPr="00D56521">
        <w:t>Packaging</w:t>
      </w:r>
    </w:p>
    <w:p w14:paraId="252EF550" w14:textId="14F180B2" w:rsidR="00883232" w:rsidRPr="00D56521" w:rsidRDefault="00883232" w:rsidP="00C84C10">
      <w:pPr>
        <w:spacing w:after="120" w:line="240" w:lineRule="auto"/>
        <w:jc w:val="both"/>
      </w:pPr>
      <w:commentRangeStart w:id="2244"/>
      <w:r w:rsidRPr="00D56521">
        <w:t xml:space="preserve">The data files </w:t>
      </w:r>
      <w:r w:rsidR="00E3380A" w:rsidRPr="00D56521">
        <w:t>may be downloaded from the IHO web site</w:t>
      </w:r>
      <w:r w:rsidRPr="00D56521">
        <w:t xml:space="preserve">. </w:t>
      </w:r>
      <w:commentRangeEnd w:id="2244"/>
      <w:r w:rsidR="007652ED">
        <w:rPr>
          <w:rStyle w:val="CommentReference"/>
        </w:rPr>
        <w:commentReference w:id="2244"/>
      </w:r>
    </w:p>
    <w:p w14:paraId="1585B297" w14:textId="22A95E1E" w:rsidR="00883232" w:rsidRPr="00D56521" w:rsidRDefault="00883232" w:rsidP="00024B10">
      <w:pPr>
        <w:pStyle w:val="Heading4"/>
      </w:pPr>
      <w:r w:rsidRPr="00D56521">
        <w:lastRenderedPageBreak/>
        <w:t>Presentation</w:t>
      </w:r>
      <w:ins w:id="2245" w:author="jonathan pritchard" w:date="2024-05-29T02:51:00Z" w16du:dateUtc="2024-05-29T01:51:00Z">
        <w:r w:rsidR="00E9416E">
          <w:t xml:space="preserve"> and parameter set</w:t>
        </w:r>
      </w:ins>
      <w:ins w:id="2246" w:author="jonathan pritchard" w:date="2024-05-29T02:52:00Z" w16du:dateUtc="2024-05-29T01:52:00Z">
        <w:r w:rsidR="00E9416E">
          <w:t>tings</w:t>
        </w:r>
      </w:ins>
    </w:p>
    <w:p w14:paraId="3FF48D87" w14:textId="1CFF4BE3" w:rsidR="00883232" w:rsidRPr="00D56521" w:rsidRDefault="00883232" w:rsidP="00C84C10">
      <w:pPr>
        <w:spacing w:after="120" w:line="240" w:lineRule="auto"/>
        <w:jc w:val="both"/>
      </w:pPr>
      <w:commentRangeStart w:id="2247"/>
      <w:del w:id="2248" w:author="jonathan pritchard" w:date="2024-05-29T02:51:00Z" w16du:dateUtc="2024-05-29T01:51:00Z">
        <w:r w:rsidRPr="00D56521" w:rsidDel="00E9416E">
          <w:delText>The README files give some specific Mariner settings, such as safety contour, that are required to give the correct display</w:delText>
        </w:r>
      </w:del>
      <w:r w:rsidRPr="00D56521">
        <w:t>.</w:t>
      </w:r>
    </w:p>
    <w:p w14:paraId="55F600E2" w14:textId="6B1C5183" w:rsidR="00883232" w:rsidRPr="00D56521" w:rsidDel="00E92D97" w:rsidRDefault="00883232" w:rsidP="00C84C10">
      <w:pPr>
        <w:spacing w:after="120" w:line="240" w:lineRule="auto"/>
        <w:jc w:val="both"/>
        <w:rPr>
          <w:del w:id="2249" w:author="jonathan pritchard" w:date="2024-05-22T14:05:00Z" w16du:dateUtc="2024-05-22T13:05:00Z"/>
        </w:rPr>
      </w:pPr>
      <w:del w:id="2250" w:author="jonathan pritchard" w:date="2024-05-22T14:05:00Z" w16du:dateUtc="2024-05-22T13:05:00Z">
        <w:r w:rsidRPr="00D56521" w:rsidDel="00E92D97">
          <w:delText>The ECDIS Chart 1 and Colour Test diagram cells must be displayed full-screen (</w:delText>
        </w:r>
        <w:r w:rsidR="00120DCF" w:rsidRPr="00D56521" w:rsidDel="00E92D97">
          <w:delText xml:space="preserve">meaning the “minimum standard” screen, </w:delText>
        </w:r>
        <w:r w:rsidRPr="00D56521" w:rsidDel="00E92D97">
          <w:delText>270 x 270 mm), that is at or larger than the compilation scale.  Otherwise features such as centred symbols may not be correctly illustrated.</w:delText>
        </w:r>
      </w:del>
    </w:p>
    <w:p w14:paraId="0A4323B8" w14:textId="57F326DB" w:rsidR="00883232" w:rsidRPr="00D56521" w:rsidDel="00E92D97" w:rsidRDefault="00883232" w:rsidP="00C84C10">
      <w:pPr>
        <w:spacing w:after="120" w:line="240" w:lineRule="auto"/>
        <w:jc w:val="both"/>
        <w:rPr>
          <w:del w:id="2251" w:author="jonathan pritchard" w:date="2024-05-22T14:05:00Z" w16du:dateUtc="2024-05-22T13:05:00Z"/>
        </w:rPr>
      </w:pPr>
      <w:del w:id="2252" w:author="jonathan pritchard" w:date="2024-05-22T14:05:00Z" w16du:dateUtc="2024-05-22T13:05:00Z">
        <w:r w:rsidRPr="00D56521" w:rsidDel="00E92D97">
          <w:delText>The Mariner must be able to cursor-pick on any symbol on the Chart 1 display and get a text read-out of the symbol meaning</w:delText>
        </w:r>
        <w:r w:rsidR="00E3380A" w:rsidRPr="00D56521" w:rsidDel="00E92D97">
          <w:delText>.</w:delText>
        </w:r>
        <w:commentRangeEnd w:id="2247"/>
        <w:r w:rsidR="007652ED" w:rsidDel="00E92D97">
          <w:rPr>
            <w:rStyle w:val="CommentReference"/>
          </w:rPr>
          <w:commentReference w:id="2247"/>
        </w:r>
      </w:del>
    </w:p>
    <w:p w14:paraId="2EF40CBD" w14:textId="0D13EBBE" w:rsidR="00883232" w:rsidRPr="00D56521" w:rsidRDefault="00883232" w:rsidP="00525920">
      <w:pPr>
        <w:pStyle w:val="Heading3"/>
      </w:pPr>
      <w:bookmarkStart w:id="2253" w:name="_Toc144421410"/>
      <w:r w:rsidRPr="00D56521">
        <w:t>Displaying the Colour Test Diagram</w:t>
      </w:r>
      <w:bookmarkEnd w:id="2253"/>
    </w:p>
    <w:p w14:paraId="63998341" w14:textId="46B8E02A" w:rsidR="00883232" w:rsidRPr="00D56521" w:rsidRDefault="00883232" w:rsidP="00024B10">
      <w:pPr>
        <w:pStyle w:val="Heading4"/>
      </w:pPr>
      <w:r w:rsidRPr="00D56521">
        <w:t>Introduction; providing the diagram</w:t>
      </w:r>
    </w:p>
    <w:p w14:paraId="13664508" w14:textId="76996538" w:rsidR="00883232" w:rsidRPr="00D56521" w:rsidRDefault="00883232" w:rsidP="00C84C10">
      <w:pPr>
        <w:spacing w:after="120" w:line="240" w:lineRule="auto"/>
        <w:jc w:val="both"/>
      </w:pPr>
      <w:r w:rsidRPr="00D56521">
        <w:t xml:space="preserve">The </w:t>
      </w:r>
      <w:del w:id="2254" w:author="jonathan pritchard" w:date="2024-05-22T14:05:00Z" w16du:dateUtc="2024-05-22T13:05:00Z">
        <w:r w:rsidRPr="00D56521" w:rsidDel="00E92D97">
          <w:delText xml:space="preserve">colour generating capability of any type of display screen will deteriorate with age and the </w:delText>
        </w:r>
      </w:del>
      <w:r w:rsidRPr="00D56521">
        <w:t xml:space="preserve">Colour Differentiation Test diagram is provided to enable the Mariner to verify that </w:t>
      </w:r>
      <w:r w:rsidR="00FA7228" w:rsidRPr="00D56521">
        <w:t xml:space="preserve">the </w:t>
      </w:r>
      <w:r w:rsidRPr="00D56521">
        <w:t>display screen still retains the colour differentiation capability needed to distinguish between the various colour-coded areas, lines and point symbols of the ECDIS display.</w:t>
      </w:r>
    </w:p>
    <w:p w14:paraId="369D5B5E" w14:textId="496D362B" w:rsidR="00883232" w:rsidRPr="00D56521" w:rsidRDefault="00883232" w:rsidP="00C84C10">
      <w:pPr>
        <w:spacing w:after="120" w:line="240" w:lineRule="auto"/>
        <w:jc w:val="both"/>
      </w:pPr>
      <w:r w:rsidRPr="00D56521">
        <w:t xml:space="preserve">The diagram will not be true to colour unless it is </w:t>
      </w:r>
      <w:del w:id="2255" w:author="jonathan pritchard" w:date="2024-05-22T14:06:00Z" w16du:dateUtc="2024-05-22T13:06:00Z">
        <w:r w:rsidRPr="00D56521" w:rsidDel="00E92D97">
          <w:delText xml:space="preserve">projected </w:delText>
        </w:r>
      </w:del>
      <w:ins w:id="2256" w:author="jonathan pritchard" w:date="2024-05-22T14:06:00Z" w16du:dateUtc="2024-05-22T13:06:00Z">
        <w:r w:rsidR="00E92D97">
          <w:t>displayed</w:t>
        </w:r>
        <w:r w:rsidR="00E92D97" w:rsidRPr="00D56521">
          <w:t xml:space="preserve"> </w:t>
        </w:r>
      </w:ins>
      <w:r w:rsidRPr="00D56521">
        <w:t xml:space="preserve">on a calibrated monitor and is generated using the </w:t>
      </w:r>
      <w:ins w:id="2257" w:author="jonathan pritchard" w:date="2024-05-22T14:06:00Z" w16du:dateUtc="2024-05-22T13:06:00Z">
        <w:r w:rsidR="00E92D97">
          <w:t xml:space="preserve">provided </w:t>
        </w:r>
      </w:ins>
      <w:r w:rsidR="00120DCF" w:rsidRPr="00D56521">
        <w:t xml:space="preserve">ENC </w:t>
      </w:r>
      <w:ins w:id="2258" w:author="jonathan pritchard" w:date="2024-05-22T14:06:00Z" w16du:dateUtc="2024-05-22T13:06:00Z">
        <w:r w:rsidR="00E92D97">
          <w:t xml:space="preserve">portrayal </w:t>
        </w:r>
        <w:proofErr w:type="spellStart"/>
        <w:r w:rsidR="00E92D97">
          <w:t>catalogue</w:t>
        </w:r>
      </w:ins>
      <w:del w:id="2259" w:author="jonathan pritchard" w:date="2024-05-22T14:06:00Z" w16du:dateUtc="2024-05-22T13:06:00Z">
        <w:r w:rsidRPr="00D56521" w:rsidDel="00E92D97">
          <w:delText xml:space="preserve">colour </w:delText>
        </w:r>
        <w:r w:rsidR="00120DCF" w:rsidRPr="00D56521" w:rsidDel="00E92D97">
          <w:delText>profiles</w:delText>
        </w:r>
      </w:del>
      <w:r w:rsidRPr="00D56521">
        <w:t>.</w:t>
      </w:r>
      <w:proofErr w:type="spellEnd"/>
    </w:p>
    <w:p w14:paraId="4DC7080E" w14:textId="6E3D4C8F" w:rsidR="00883232" w:rsidRPr="00D56521" w:rsidRDefault="002F7FC9" w:rsidP="00C84C10">
      <w:pPr>
        <w:spacing w:after="60" w:line="240" w:lineRule="auto"/>
        <w:jc w:val="both"/>
      </w:pPr>
      <w:ins w:id="2260" w:author="jonathan pritchard" w:date="2024-02-06T14:59:00Z">
        <w:r>
          <w:t xml:space="preserve">The </w:t>
        </w:r>
      </w:ins>
      <w:del w:id="2261" w:author="jonathan pritchard" w:date="2024-02-06T15:00:00Z">
        <w:r w:rsidR="00883232" w:rsidRPr="00D56521" w:rsidDel="002F7FC9">
          <w:delText>T</w:delText>
        </w:r>
      </w:del>
      <w:ins w:id="2262" w:author="jonathan pritchard" w:date="2024-02-06T15:00:00Z">
        <w:r>
          <w:t>t</w:t>
        </w:r>
      </w:ins>
      <w:r w:rsidR="00883232" w:rsidRPr="00D56521">
        <w:t>wo methods of providing the diagram are:</w:t>
      </w:r>
    </w:p>
    <w:p w14:paraId="205E974A" w14:textId="7B650FF3" w:rsidR="00883232" w:rsidRPr="00D56521" w:rsidRDefault="00883232" w:rsidP="00AE2737">
      <w:pPr>
        <w:pStyle w:val="ListParagraph"/>
        <w:numPr>
          <w:ilvl w:val="0"/>
          <w:numId w:val="62"/>
        </w:numPr>
        <w:spacing w:after="60" w:line="240" w:lineRule="auto"/>
        <w:jc w:val="both"/>
      </w:pPr>
      <w:r w:rsidRPr="00D56521">
        <w:t xml:space="preserve">Use the </w:t>
      </w:r>
      <w:del w:id="2263" w:author="jonathan pritchard" w:date="2024-02-06T14:58:00Z">
        <w:r w:rsidRPr="00D56521" w:rsidDel="002F7FC9">
          <w:delText xml:space="preserve">file </w:delText>
        </w:r>
      </w:del>
      <w:ins w:id="2264" w:author="jonathan pritchard" w:date="2024-02-06T14:58:00Z">
        <w:r w:rsidR="002F7FC9">
          <w:t>dataset</w:t>
        </w:r>
        <w:r w:rsidR="002F7FC9" w:rsidRPr="00D56521">
          <w:t xml:space="preserve"> </w:t>
        </w:r>
      </w:ins>
      <w:r w:rsidRPr="00D56521">
        <w:t>labelled “</w:t>
      </w:r>
      <w:ins w:id="2265" w:author="jonathan pritchard" w:date="2024-02-06T14:58:00Z">
        <w:r w:rsidR="002F7FC9">
          <w:t>101AA00</w:t>
        </w:r>
      </w:ins>
      <w:ins w:id="2266" w:author="jonathan pritchard" w:date="2024-02-06T14:59:00Z">
        <w:r w:rsidR="002F7FC9">
          <w:t>5</w:t>
        </w:r>
      </w:ins>
      <w:commentRangeStart w:id="2267"/>
      <w:r w:rsidRPr="00525920">
        <w:rPr>
          <w:highlight w:val="yellow"/>
        </w:rPr>
        <w:t>C1WOO</w:t>
      </w:r>
      <w:commentRangeEnd w:id="2267"/>
      <w:r w:rsidR="007652ED">
        <w:rPr>
          <w:rStyle w:val="CommentReference"/>
        </w:rPr>
        <w:commentReference w:id="2267"/>
      </w:r>
      <w:r w:rsidRPr="00D56521">
        <w:t xml:space="preserve">” containing the Colour Differentiation Test Diagram.  This file must be drawn so that the extent of the imaginary chart data covers the entire ECDIS display.  </w:t>
      </w:r>
      <w:r w:rsidRPr="00525920">
        <w:rPr>
          <w:highlight w:val="yellow"/>
        </w:rPr>
        <w:t xml:space="preserve">Because the file uses </w:t>
      </w:r>
      <w:ins w:id="2268" w:author="jonathan pritchard" w:date="2024-02-06T14:59:00Z">
        <w:r w:rsidR="002F7FC9">
          <w:rPr>
            <w:highlight w:val="yellow"/>
          </w:rPr>
          <w:t xml:space="preserve">customised features and attributes, </w:t>
        </w:r>
      </w:ins>
      <w:del w:id="2269" w:author="jonathan pritchard" w:date="2024-02-06T14:59:00Z">
        <w:r w:rsidRPr="007652ED" w:rsidDel="002F7FC9">
          <w:rPr>
            <w:highlight w:val="yellow"/>
            <w:rPrChange w:id="2270" w:author="jonathan pritchard" w:date="2024-02-06T11:16:00Z">
              <w:rPr/>
            </w:rPrChange>
          </w:rPr>
          <w:delText xml:space="preserve">pseudo-cartographic objects </w:delText>
        </w:r>
      </w:del>
      <w:r w:rsidRPr="007652ED">
        <w:rPr>
          <w:highlight w:val="yellow"/>
          <w:rPrChange w:id="2271" w:author="jonathan pritchard" w:date="2024-02-06T11:16:00Z">
            <w:rPr/>
          </w:rPrChange>
        </w:rPr>
        <w:t xml:space="preserve">it must be displayed using the special </w:t>
      </w:r>
      <w:r w:rsidR="003669D5" w:rsidRPr="007652ED">
        <w:rPr>
          <w:highlight w:val="yellow"/>
          <w:rPrChange w:id="2272" w:author="jonathan pritchard" w:date="2024-02-06T11:16:00Z">
            <w:rPr/>
          </w:rPrChange>
        </w:rPr>
        <w:t>P</w:t>
      </w:r>
      <w:r w:rsidR="00120DCF" w:rsidRPr="007652ED">
        <w:rPr>
          <w:highlight w:val="yellow"/>
          <w:rPrChange w:id="2273" w:author="jonathan pritchard" w:date="2024-02-06T11:16:00Z">
            <w:rPr/>
          </w:rPrChange>
        </w:rPr>
        <w:t xml:space="preserve">ortrayal </w:t>
      </w:r>
      <w:ins w:id="2274" w:author="jonathan pritchard" w:date="2024-02-06T14:59:00Z">
        <w:r w:rsidR="002F7FC9">
          <w:rPr>
            <w:highlight w:val="yellow"/>
          </w:rPr>
          <w:t xml:space="preserve">and Feature </w:t>
        </w:r>
      </w:ins>
      <w:r w:rsidR="003669D5" w:rsidRPr="00525920">
        <w:rPr>
          <w:highlight w:val="yellow"/>
        </w:rPr>
        <w:t>C</w:t>
      </w:r>
      <w:r w:rsidR="00120DCF" w:rsidRPr="00525920">
        <w:rPr>
          <w:highlight w:val="yellow"/>
        </w:rPr>
        <w:t>atalogue</w:t>
      </w:r>
      <w:ins w:id="2275" w:author="jonathan pritchard" w:date="2024-02-06T14:59:00Z">
        <w:r w:rsidR="002F7FC9">
          <w:rPr>
            <w:highlight w:val="yellow"/>
          </w:rPr>
          <w:t>s</w:t>
        </w:r>
      </w:ins>
      <w:r w:rsidRPr="00525920">
        <w:rPr>
          <w:highlight w:val="yellow"/>
        </w:rPr>
        <w:t xml:space="preserve"> provided for the digital </w:t>
      </w:r>
      <w:ins w:id="2276" w:author="jonathan pritchard" w:date="2024-02-06T14:59:00Z">
        <w:r w:rsidR="002F7FC9">
          <w:rPr>
            <w:highlight w:val="yellow"/>
          </w:rPr>
          <w:t xml:space="preserve">S-100 </w:t>
        </w:r>
      </w:ins>
      <w:r w:rsidRPr="00525920">
        <w:rPr>
          <w:highlight w:val="yellow"/>
        </w:rPr>
        <w:t>ECDIS Chart 1</w:t>
      </w:r>
      <w:r w:rsidRPr="00D56521">
        <w:t>.</w:t>
      </w:r>
    </w:p>
    <w:p w14:paraId="688811E5" w14:textId="089D2208" w:rsidR="00883232" w:rsidRPr="00742D83" w:rsidRDefault="00883232" w:rsidP="00AE2737">
      <w:pPr>
        <w:pStyle w:val="ListParagraph"/>
        <w:numPr>
          <w:ilvl w:val="0"/>
          <w:numId w:val="62"/>
        </w:numPr>
        <w:spacing w:after="120" w:line="240" w:lineRule="auto"/>
        <w:jc w:val="both"/>
        <w:rPr>
          <w:strike/>
          <w:rPrChange w:id="2277" w:author="jonathan pritchard" w:date="2024-07-17T12:06:00Z" w16du:dateUtc="2024-07-17T11:06:00Z">
            <w:rPr/>
          </w:rPrChange>
        </w:rPr>
      </w:pPr>
      <w:commentRangeStart w:id="2278"/>
      <w:r w:rsidRPr="00742D83">
        <w:rPr>
          <w:strike/>
          <w:rPrChange w:id="2279" w:author="jonathan pritchard" w:date="2024-07-17T12:06:00Z" w16du:dateUtc="2024-07-17T11:06:00Z">
            <w:rPr/>
          </w:rPrChange>
        </w:rPr>
        <w:t xml:space="preserve">Use the graphics file illustrated in </w:t>
      </w:r>
      <w:r w:rsidR="00120DCF" w:rsidRPr="00742D83">
        <w:rPr>
          <w:strike/>
          <w:rPrChange w:id="2280" w:author="jonathan pritchard" w:date="2024-07-17T12:06:00Z" w16du:dateUtc="2024-07-17T11:06:00Z">
            <w:rPr/>
          </w:rPrChange>
        </w:rPr>
        <w:fldChar w:fldCharType="begin"/>
      </w:r>
      <w:r w:rsidR="00120DCF" w:rsidRPr="00742D83">
        <w:rPr>
          <w:strike/>
          <w:rPrChange w:id="2281" w:author="jonathan pritchard" w:date="2024-07-17T12:06:00Z" w16du:dateUtc="2024-07-17T11:06:00Z">
            <w:rPr/>
          </w:rPrChange>
        </w:rPr>
        <w:instrText xml:space="preserve"> REF _Ref49456149 \h </w:instrText>
      </w:r>
      <w:r w:rsidR="00C84C10" w:rsidRPr="00742D83">
        <w:rPr>
          <w:strike/>
          <w:rPrChange w:id="2282" w:author="jonathan pritchard" w:date="2024-07-17T12:06:00Z" w16du:dateUtc="2024-07-17T11:06:00Z">
            <w:rPr/>
          </w:rPrChange>
        </w:rPr>
        <w:instrText xml:space="preserve"> \* MERGEFORMAT </w:instrText>
      </w:r>
      <w:r w:rsidR="00120DCF" w:rsidRPr="00742D83">
        <w:rPr>
          <w:strike/>
          <w:rPrChange w:id="2283" w:author="jonathan pritchard" w:date="2024-07-17T12:06:00Z" w16du:dateUtc="2024-07-17T11:06:00Z">
            <w:rPr/>
          </w:rPrChange>
        </w:rPr>
      </w:r>
      <w:r w:rsidR="00120DCF" w:rsidRPr="00742D83">
        <w:rPr>
          <w:strike/>
          <w:rPrChange w:id="2284" w:author="jonathan pritchard" w:date="2024-07-17T12:06:00Z" w16du:dateUtc="2024-07-17T11:06:00Z">
            <w:rPr/>
          </w:rPrChange>
        </w:rPr>
        <w:fldChar w:fldCharType="separate"/>
      </w:r>
      <w:r w:rsidR="00832978" w:rsidRPr="00742D83">
        <w:rPr>
          <w:strike/>
          <w:rPrChange w:id="2285" w:author="jonathan pritchard" w:date="2024-07-17T12:06:00Z" w16du:dateUtc="2024-07-17T11:06:00Z">
            <w:rPr/>
          </w:rPrChange>
        </w:rPr>
        <w:t>Figure C-9</w:t>
      </w:r>
      <w:r w:rsidR="00120DCF" w:rsidRPr="00742D83">
        <w:rPr>
          <w:strike/>
          <w:rPrChange w:id="2286" w:author="jonathan pritchard" w:date="2024-07-17T12:06:00Z" w16du:dateUtc="2024-07-17T11:06:00Z">
            <w:rPr/>
          </w:rPrChange>
        </w:rPr>
        <w:fldChar w:fldCharType="end"/>
      </w:r>
      <w:r w:rsidR="00120DCF" w:rsidRPr="00742D83">
        <w:rPr>
          <w:strike/>
          <w:rPrChange w:id="2287" w:author="jonathan pritchard" w:date="2024-07-17T12:06:00Z" w16du:dateUtc="2024-07-17T11:06:00Z">
            <w:rPr/>
          </w:rPrChange>
        </w:rPr>
        <w:t xml:space="preserve"> </w:t>
      </w:r>
      <w:r w:rsidRPr="00742D83">
        <w:rPr>
          <w:strike/>
          <w:rPrChange w:id="2288" w:author="jonathan pritchard" w:date="2024-07-17T12:06:00Z" w16du:dateUtc="2024-07-17T11:06:00Z">
            <w:rPr/>
          </w:rPrChange>
        </w:rPr>
        <w:t xml:space="preserve">as a model.  Based on this model, reproduce the same pattern of rectangles and lines on the screen, but present them in the correct colours using the colour tokens given </w:t>
      </w:r>
      <w:r w:rsidR="00120DCF" w:rsidRPr="00742D83">
        <w:rPr>
          <w:strike/>
          <w:rPrChange w:id="2289" w:author="jonathan pritchard" w:date="2024-07-17T12:06:00Z" w16du:dateUtc="2024-07-17T11:06:00Z">
            <w:rPr/>
          </w:rPrChange>
        </w:rPr>
        <w:t xml:space="preserve">in the S-101 colour profiles provided by </w:t>
      </w:r>
      <w:r w:rsidR="003669D5" w:rsidRPr="00742D83">
        <w:rPr>
          <w:strike/>
          <w:rPrChange w:id="2290" w:author="jonathan pritchard" w:date="2024-07-17T12:06:00Z" w16du:dateUtc="2024-07-17T11:06:00Z">
            <w:rPr/>
          </w:rPrChange>
        </w:rPr>
        <w:t xml:space="preserve">the </w:t>
      </w:r>
      <w:r w:rsidR="00120DCF" w:rsidRPr="00742D83">
        <w:rPr>
          <w:strike/>
          <w:rPrChange w:id="2291" w:author="jonathan pritchard" w:date="2024-07-17T12:06:00Z" w16du:dateUtc="2024-07-17T11:06:00Z">
            <w:rPr/>
          </w:rPrChange>
        </w:rPr>
        <w:t>IHO</w:t>
      </w:r>
      <w:r w:rsidRPr="00742D83">
        <w:rPr>
          <w:strike/>
          <w:rPrChange w:id="2292" w:author="jonathan pritchard" w:date="2024-07-17T12:06:00Z" w16du:dateUtc="2024-07-17T11:06:00Z">
            <w:rPr/>
          </w:rPrChange>
        </w:rPr>
        <w:t xml:space="preserve">. </w:t>
      </w:r>
      <w:commentRangeEnd w:id="2278"/>
      <w:r w:rsidR="00E92D97" w:rsidRPr="00742D83">
        <w:rPr>
          <w:rStyle w:val="CommentReference"/>
          <w:strike/>
          <w:rPrChange w:id="2293" w:author="jonathan pritchard" w:date="2024-07-17T12:06:00Z" w16du:dateUtc="2024-07-17T11:06:00Z">
            <w:rPr>
              <w:rStyle w:val="CommentReference"/>
            </w:rPr>
          </w:rPrChange>
        </w:rPr>
        <w:commentReference w:id="2278"/>
      </w:r>
    </w:p>
    <w:p w14:paraId="328F8976" w14:textId="54D79130" w:rsidR="00A40BF2" w:rsidRPr="00D56521" w:rsidRDefault="00883232" w:rsidP="00C84C10">
      <w:pPr>
        <w:spacing w:after="120" w:line="240" w:lineRule="auto"/>
        <w:jc w:val="both"/>
      </w:pPr>
      <w:r w:rsidRPr="00D56521">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D56521" w:rsidRDefault="00883232" w:rsidP="00C84C10">
      <w:pPr>
        <w:spacing w:after="60" w:line="240" w:lineRule="auto"/>
        <w:jc w:val="both"/>
        <w:rPr>
          <w:b/>
          <w:bCs/>
        </w:rPr>
      </w:pPr>
      <w:r w:rsidRPr="00D56521">
        <w:rPr>
          <w:b/>
          <w:bCs/>
        </w:rPr>
        <w:t>Four main background colours:</w:t>
      </w:r>
    </w:p>
    <w:p w14:paraId="4A31B3BC" w14:textId="4DF47405" w:rsidR="00883232" w:rsidRPr="00D56521" w:rsidRDefault="00883232" w:rsidP="00C84C10">
      <w:pPr>
        <w:spacing w:after="60" w:line="240" w:lineRule="auto"/>
        <w:jc w:val="both"/>
      </w:pPr>
      <w:r w:rsidRPr="00D56521">
        <w:t>DEPVS</w:t>
      </w:r>
      <w:r w:rsidRPr="00D56521">
        <w:tab/>
      </w:r>
      <w:r w:rsidR="00DE121F" w:rsidRPr="00D56521">
        <w:tab/>
      </w:r>
      <w:r w:rsidRPr="00D56521">
        <w:t>(shallow water blue)</w:t>
      </w:r>
      <w:r w:rsidR="00DE121F" w:rsidRPr="00D56521">
        <w:tab/>
      </w:r>
      <w:r w:rsidR="00DE121F" w:rsidRPr="00D56521">
        <w:tab/>
      </w:r>
      <w:r w:rsidR="00DE121F" w:rsidRPr="00D56521">
        <w:tab/>
      </w:r>
      <w:r w:rsidR="00DE121F" w:rsidRPr="00D56521">
        <w:tab/>
        <w:t>squares 3, 5, 11, 15, 18, 20</w:t>
      </w:r>
      <w:r w:rsidR="00C178B9" w:rsidRPr="00D56521">
        <w:t>.</w:t>
      </w:r>
    </w:p>
    <w:p w14:paraId="6FC91959" w14:textId="2D205F4A" w:rsidR="00883232" w:rsidRPr="00D56521" w:rsidRDefault="00883232" w:rsidP="00C84C10">
      <w:pPr>
        <w:spacing w:after="60" w:line="240" w:lineRule="auto"/>
        <w:jc w:val="both"/>
      </w:pPr>
      <w:r w:rsidRPr="00D56521">
        <w:t>DEPDW</w:t>
      </w:r>
      <w:r w:rsidRPr="00D56521">
        <w:tab/>
        <w:t>(deep water, white or black)</w:t>
      </w:r>
      <w:r w:rsidR="00DE121F" w:rsidRPr="00D56521">
        <w:tab/>
      </w:r>
      <w:r w:rsidR="00DE121F" w:rsidRPr="00D56521">
        <w:tab/>
      </w:r>
      <w:r w:rsidR="00DE121F" w:rsidRPr="00D56521">
        <w:tab/>
        <w:t>squares 1, 7, 8, 10, 13, 19</w:t>
      </w:r>
      <w:r w:rsidR="00C178B9" w:rsidRPr="00D56521">
        <w:t>.</w:t>
      </w:r>
    </w:p>
    <w:p w14:paraId="10DE544F" w14:textId="1369088A" w:rsidR="00883232" w:rsidRPr="00D56521" w:rsidRDefault="00883232" w:rsidP="00C84C10">
      <w:pPr>
        <w:spacing w:after="60" w:line="240" w:lineRule="auto"/>
        <w:jc w:val="both"/>
      </w:pPr>
      <w:r w:rsidRPr="00D56521">
        <w:t xml:space="preserve">LANDA </w:t>
      </w:r>
      <w:r w:rsidRPr="00D56521">
        <w:tab/>
        <w:t>(land colour)</w:t>
      </w:r>
      <w:r w:rsidR="00DE121F" w:rsidRPr="00D56521">
        <w:tab/>
      </w:r>
      <w:r w:rsidR="00DE121F" w:rsidRPr="00D56521">
        <w:tab/>
      </w:r>
      <w:r w:rsidR="00DE121F" w:rsidRPr="00D56521">
        <w:tab/>
      </w:r>
      <w:r w:rsidR="00DE121F" w:rsidRPr="00D56521">
        <w:tab/>
      </w:r>
      <w:r w:rsidR="00DE121F" w:rsidRPr="00D56521">
        <w:tab/>
        <w:t>squares 6, 14, 17</w:t>
      </w:r>
      <w:r w:rsidR="00C178B9" w:rsidRPr="00D56521">
        <w:t>.</w:t>
      </w:r>
    </w:p>
    <w:p w14:paraId="0AAEDC99" w14:textId="3F79578C" w:rsidR="00DE121F" w:rsidRPr="00D56521" w:rsidRDefault="00883232" w:rsidP="00C84C10">
      <w:pPr>
        <w:spacing w:after="0" w:line="240" w:lineRule="auto"/>
        <w:jc w:val="both"/>
      </w:pPr>
      <w:r w:rsidRPr="00D56521">
        <w:t xml:space="preserve">NODTA </w:t>
      </w:r>
      <w:r w:rsidRPr="00D56521">
        <w:tab/>
        <w:t>(no data shade: radar, navigation safety</w:t>
      </w:r>
      <w:r w:rsidR="00DE121F" w:rsidRPr="00D56521">
        <w:tab/>
      </w:r>
      <w:r w:rsidR="00DE121F" w:rsidRPr="00D56521">
        <w:tab/>
        <w:t>squares 2, 4, 9, 12, 16</w:t>
      </w:r>
      <w:r w:rsidR="00C178B9" w:rsidRPr="00D56521">
        <w:t>.</w:t>
      </w:r>
    </w:p>
    <w:p w14:paraId="3C55209C" w14:textId="641C86D5" w:rsidR="00883232" w:rsidRPr="00D56521" w:rsidRDefault="00883232" w:rsidP="00C84C10">
      <w:pPr>
        <w:spacing w:after="0" w:line="240" w:lineRule="auto"/>
        <w:jc w:val="both"/>
      </w:pPr>
      <w:r w:rsidRPr="00D56521">
        <w:t xml:space="preserve"> </w:t>
      </w:r>
      <w:r w:rsidRPr="00D56521">
        <w:tab/>
      </w:r>
      <w:r w:rsidR="00DE121F" w:rsidRPr="00D56521">
        <w:tab/>
      </w:r>
      <w:r w:rsidRPr="00D56521">
        <w:t xml:space="preserve">lines and chartwork must be visible on the </w:t>
      </w:r>
    </w:p>
    <w:p w14:paraId="50632B77" w14:textId="6CE9B820" w:rsidR="00883232" w:rsidRPr="00D56521" w:rsidRDefault="00883232" w:rsidP="00C84C10">
      <w:pPr>
        <w:spacing w:after="120" w:line="240" w:lineRule="auto"/>
        <w:jc w:val="both"/>
      </w:pPr>
      <w:r w:rsidRPr="00D56521">
        <w:tab/>
      </w:r>
      <w:r w:rsidR="00DE121F" w:rsidRPr="00D56521">
        <w:tab/>
      </w:r>
      <w:r w:rsidRPr="00D56521">
        <w:t>no-data part of a display)</w:t>
      </w:r>
    </w:p>
    <w:p w14:paraId="6DB96F79" w14:textId="5147E9AE" w:rsidR="00883232" w:rsidRPr="00D56521" w:rsidRDefault="00883232" w:rsidP="003669D5">
      <w:pPr>
        <w:spacing w:after="60" w:line="240" w:lineRule="auto"/>
        <w:jc w:val="both"/>
        <w:rPr>
          <w:b/>
          <w:bCs/>
        </w:rPr>
      </w:pPr>
      <w:r w:rsidRPr="00D56521">
        <w:rPr>
          <w:b/>
          <w:bCs/>
        </w:rPr>
        <w:t>Six important foreground colours:</w:t>
      </w:r>
    </w:p>
    <w:p w14:paraId="7DF677EE" w14:textId="2B0B230E" w:rsidR="00883232" w:rsidRPr="00D56521" w:rsidRDefault="00883232" w:rsidP="003669D5">
      <w:pPr>
        <w:spacing w:after="60" w:line="240" w:lineRule="auto"/>
        <w:jc w:val="both"/>
      </w:pPr>
      <w:r w:rsidRPr="00D56521">
        <w:t>DEPSC</w:t>
      </w:r>
      <w:r w:rsidRPr="00D56521">
        <w:tab/>
      </w:r>
      <w:r w:rsidR="00A40BF2" w:rsidRPr="00D56521">
        <w:tab/>
      </w:r>
      <w:r w:rsidRPr="00D56521">
        <w:t>(safety contour grey)</w:t>
      </w:r>
      <w:r w:rsidR="00DE121F" w:rsidRPr="00D56521">
        <w:tab/>
      </w:r>
      <w:r w:rsidR="00A40BF2" w:rsidRPr="00D56521">
        <w:tab/>
      </w:r>
      <w:r w:rsidR="00A40BF2" w:rsidRPr="00D56521">
        <w:tab/>
      </w:r>
      <w:r w:rsidR="00A40BF2" w:rsidRPr="00D56521">
        <w:tab/>
      </w:r>
      <w:r w:rsidR="00DE121F" w:rsidRPr="00D56521">
        <w:t>squares 3, 10, 17.</w:t>
      </w:r>
    </w:p>
    <w:p w14:paraId="7363D2C7" w14:textId="654C9505" w:rsidR="00883232" w:rsidRPr="00D56521" w:rsidRDefault="00883232" w:rsidP="003669D5">
      <w:pPr>
        <w:spacing w:after="60" w:line="240" w:lineRule="auto"/>
        <w:jc w:val="both"/>
      </w:pPr>
      <w:r w:rsidRPr="00D56521">
        <w:t xml:space="preserve">NINFO </w:t>
      </w:r>
      <w:r w:rsidRPr="00D56521">
        <w:tab/>
      </w:r>
      <w:r w:rsidR="00A40BF2" w:rsidRPr="00D56521">
        <w:tab/>
      </w:r>
      <w:r w:rsidRPr="00D56521">
        <w:t>(orange, Mariner's information)</w:t>
      </w:r>
      <w:r w:rsidR="00DE121F" w:rsidRPr="00D56521">
        <w:tab/>
      </w:r>
      <w:r w:rsidR="00A40BF2" w:rsidRPr="00D56521">
        <w:tab/>
      </w:r>
      <w:r w:rsidR="00A40BF2" w:rsidRPr="00D56521">
        <w:tab/>
      </w:r>
      <w:r w:rsidR="00DE121F" w:rsidRPr="00D56521">
        <w:t>squares 5, 8, 14, 16.</w:t>
      </w:r>
    </w:p>
    <w:p w14:paraId="579A1D18" w14:textId="6710D482" w:rsidR="00883232" w:rsidRPr="00D56521" w:rsidRDefault="00883232" w:rsidP="003669D5">
      <w:pPr>
        <w:spacing w:after="60" w:line="240" w:lineRule="auto"/>
        <w:jc w:val="both"/>
      </w:pPr>
      <w:r w:rsidRPr="00D56521">
        <w:t xml:space="preserve">ADINF </w:t>
      </w:r>
      <w:r w:rsidRPr="00D56521">
        <w:tab/>
      </w:r>
      <w:r w:rsidR="00A40BF2" w:rsidRPr="00D56521">
        <w:tab/>
      </w:r>
      <w:r w:rsidRPr="00D56521">
        <w:t>(yellow, manufacturer's information)</w:t>
      </w:r>
      <w:r w:rsidR="00DE121F" w:rsidRPr="00D56521">
        <w:tab/>
      </w:r>
      <w:r w:rsidR="00A40BF2" w:rsidRPr="00D56521">
        <w:tab/>
      </w:r>
      <w:r w:rsidR="00DE121F" w:rsidRPr="00D56521">
        <w:t>squares 12, 15, 19.</w:t>
      </w:r>
    </w:p>
    <w:p w14:paraId="4E5B04D9" w14:textId="336D0E31" w:rsidR="00883232" w:rsidRPr="00D56521" w:rsidRDefault="00883232" w:rsidP="003669D5">
      <w:pPr>
        <w:spacing w:after="60" w:line="240" w:lineRule="auto"/>
        <w:jc w:val="both"/>
      </w:pPr>
      <w:r w:rsidRPr="00D56521">
        <w:t xml:space="preserve">TRFCD </w:t>
      </w:r>
      <w:r w:rsidRPr="00D56521">
        <w:tab/>
        <w:t xml:space="preserve">(magenta, traffic lanes and area </w:t>
      </w:r>
      <w:r w:rsidRPr="00D56521">
        <w:tab/>
        <w:t>boundaries)</w:t>
      </w:r>
      <w:r w:rsidR="00DE121F" w:rsidRPr="00D56521">
        <w:tab/>
        <w:t>squares 1, 9, 11.</w:t>
      </w:r>
    </w:p>
    <w:p w14:paraId="14D5DE96" w14:textId="0AB5447B" w:rsidR="00883232" w:rsidRPr="00D56521" w:rsidRDefault="00883232" w:rsidP="003669D5">
      <w:pPr>
        <w:spacing w:after="60" w:line="240" w:lineRule="auto"/>
        <w:jc w:val="both"/>
      </w:pPr>
      <w:r w:rsidRPr="00D56521">
        <w:t xml:space="preserve">RADLO </w:t>
      </w:r>
      <w:r w:rsidRPr="00D56521">
        <w:tab/>
        <w:t>(the lower luminance radar green)</w:t>
      </w:r>
      <w:r w:rsidR="00A40BF2" w:rsidRPr="00D56521">
        <w:tab/>
      </w:r>
      <w:r w:rsidR="00A40BF2" w:rsidRPr="00D56521">
        <w:tab/>
        <w:t>squares 4, 6, 13, 18.</w:t>
      </w:r>
    </w:p>
    <w:p w14:paraId="0C39F04B" w14:textId="47B5F477" w:rsidR="00883232" w:rsidRPr="00D56521" w:rsidRDefault="00883232" w:rsidP="003669D5">
      <w:pPr>
        <w:spacing w:after="0" w:line="240" w:lineRule="auto"/>
        <w:jc w:val="both"/>
      </w:pPr>
      <w:r w:rsidRPr="00D56521">
        <w:t>RESBL</w:t>
      </w:r>
      <w:r w:rsidR="00A40BF2" w:rsidRPr="00D56521">
        <w:tab/>
      </w:r>
      <w:r w:rsidRPr="00D56521">
        <w:tab/>
        <w:t>(blue, provisionally reserved for traffic info</w:t>
      </w:r>
      <w:r w:rsidRPr="00D56521">
        <w:tab/>
        <w:t>squares 2, 7, 20.</w:t>
      </w:r>
    </w:p>
    <w:p w14:paraId="25C43375" w14:textId="45C0A636" w:rsidR="00883232" w:rsidRPr="00D56521" w:rsidRDefault="00A40BF2" w:rsidP="00C84C10">
      <w:pPr>
        <w:spacing w:after="120" w:line="240" w:lineRule="auto"/>
        <w:jc w:val="both"/>
      </w:pPr>
      <w:r w:rsidRPr="00D56521">
        <w:t xml:space="preserve"> </w:t>
      </w:r>
      <w:r w:rsidRPr="00D56521">
        <w:tab/>
      </w:r>
      <w:r w:rsidRPr="00D56521">
        <w:tab/>
        <w:t>from transponder, VTS etc.)</w:t>
      </w:r>
    </w:p>
    <w:p w14:paraId="00C53BCC" w14:textId="79F9F22D" w:rsidR="00883232" w:rsidRPr="00742D83" w:rsidRDefault="00883232" w:rsidP="00C84C10">
      <w:pPr>
        <w:spacing w:after="120" w:line="240" w:lineRule="auto"/>
        <w:jc w:val="both"/>
        <w:rPr>
          <w:strike/>
          <w:rPrChange w:id="2294" w:author="jonathan pritchard" w:date="2024-07-17T12:07:00Z" w16du:dateUtc="2024-07-17T11:07:00Z">
            <w:rPr/>
          </w:rPrChange>
        </w:rPr>
      </w:pPr>
      <w:r w:rsidRPr="00742D83">
        <w:rPr>
          <w:strike/>
          <w:rPrChange w:id="2295" w:author="jonathan pritchard" w:date="2024-07-17T12:07:00Z" w16du:dateUtc="2024-07-17T11:07:00Z">
            <w:rPr/>
          </w:rPrChange>
        </w:rPr>
        <w:t xml:space="preserve">Note: Remember that a </w:t>
      </w:r>
      <w:r w:rsidR="009F7151" w:rsidRPr="00742D83">
        <w:rPr>
          <w:strike/>
          <w:rPrChange w:id="2296" w:author="jonathan pritchard" w:date="2024-07-17T12:07:00Z" w16du:dateUtc="2024-07-17T11:07:00Z">
            <w:rPr/>
          </w:rPrChange>
        </w:rPr>
        <w:t>TIFF</w:t>
      </w:r>
      <w:r w:rsidRPr="00742D83">
        <w:rPr>
          <w:strike/>
          <w:rPrChange w:id="2297" w:author="jonathan pritchard" w:date="2024-07-17T12:07:00Z" w16du:dateUtc="2024-07-17T11:07:00Z">
            <w:rPr/>
          </w:rPrChange>
        </w:rPr>
        <w:t xml:space="preserve">, </w:t>
      </w:r>
      <w:r w:rsidR="009F7151" w:rsidRPr="00742D83">
        <w:rPr>
          <w:strike/>
          <w:rPrChange w:id="2298" w:author="jonathan pritchard" w:date="2024-07-17T12:07:00Z" w16du:dateUtc="2024-07-17T11:07:00Z">
            <w:rPr/>
          </w:rPrChange>
        </w:rPr>
        <w:t xml:space="preserve">PDF </w:t>
      </w:r>
      <w:r w:rsidRPr="00742D83">
        <w:rPr>
          <w:strike/>
          <w:rPrChange w:id="2299" w:author="jonathan pritchard" w:date="2024-07-17T12:07:00Z" w16du:dateUtc="2024-07-17T11:07:00Z">
            <w:rPr/>
          </w:rPrChange>
        </w:rPr>
        <w:t>or other source will not be true to colour unless it has been specifically modified to access the colour tokens and colour tables used by the ECDIS.</w:t>
      </w:r>
    </w:p>
    <w:p w14:paraId="08A4915B" w14:textId="0DB331BF" w:rsidR="008C3446" w:rsidRPr="00D56521" w:rsidRDefault="008C3446" w:rsidP="00024B10">
      <w:pPr>
        <w:pStyle w:val="Heading4"/>
      </w:pPr>
      <w:commentRangeStart w:id="2300"/>
      <w:r w:rsidRPr="00D56521">
        <w:lastRenderedPageBreak/>
        <w:t>Test description</w:t>
      </w:r>
    </w:p>
    <w:p w14:paraId="19199E02" w14:textId="04CCB42B" w:rsidR="008C3446" w:rsidRPr="00D56521" w:rsidRDefault="008C3446" w:rsidP="003669D5">
      <w:pPr>
        <w:spacing w:after="120" w:line="240" w:lineRule="auto"/>
        <w:jc w:val="both"/>
      </w:pPr>
      <w:r w:rsidRPr="00D56521">
        <w:t>The dusk and night tables should be checked subjectively by means of the colour differentiation test diagram, which is provided as a</w:t>
      </w:r>
      <w:r w:rsidR="00A52AE0" w:rsidRPr="00D56521">
        <w:t>n S-101</w:t>
      </w:r>
      <w:r w:rsidRPr="00D56521">
        <w:t xml:space="preserve"> </w:t>
      </w:r>
      <w:r w:rsidR="00A719C8" w:rsidRPr="00D56521">
        <w:t xml:space="preserve">file </w:t>
      </w:r>
      <w:r w:rsidRPr="00D56521">
        <w:t>(.</w:t>
      </w:r>
      <w:proofErr w:type="spellStart"/>
      <w:r w:rsidR="009F7151" w:rsidRPr="00D56521">
        <w:t>tif</w:t>
      </w:r>
      <w:proofErr w:type="spellEnd"/>
      <w:r w:rsidR="009F7151" w:rsidRPr="00D56521">
        <w:t xml:space="preserve"> </w:t>
      </w:r>
      <w:r w:rsidRPr="00D56521">
        <w:t>file diagrams must not be used for this purpose), as follows:</w:t>
      </w:r>
    </w:p>
    <w:p w14:paraId="7FF45F60" w14:textId="5D824E0D" w:rsidR="008C3446" w:rsidRPr="00D56521" w:rsidRDefault="008C3446" w:rsidP="003669D5">
      <w:pPr>
        <w:spacing w:after="120" w:line="240" w:lineRule="auto"/>
        <w:jc w:val="both"/>
      </w:pPr>
      <w:r w:rsidRPr="00D56521">
        <w:t xml:space="preserve">(1) The person carrying out the test should have passed the </w:t>
      </w:r>
      <w:proofErr w:type="spellStart"/>
      <w:r w:rsidRPr="00D56521">
        <w:t>Isihara</w:t>
      </w:r>
      <w:proofErr w:type="spellEnd"/>
      <w:r w:rsidRPr="00D56521">
        <w:t xml:space="preserve"> colour blindness test, or other test used to qualify bridge watch</w:t>
      </w:r>
      <w:r w:rsidR="007F034A">
        <w:t xml:space="preserve"> </w:t>
      </w:r>
      <w:r w:rsidRPr="00D56521">
        <w:t>keepers, and should adapt to night viewing for 10 minutes before checking the night display;</w:t>
      </w:r>
    </w:p>
    <w:p w14:paraId="5CFBE52D" w14:textId="77777777" w:rsidR="008C3446" w:rsidRPr="00D56521" w:rsidRDefault="008C3446" w:rsidP="003669D5">
      <w:pPr>
        <w:spacing w:after="120" w:line="240" w:lineRule="auto"/>
        <w:jc w:val="both"/>
      </w:pPr>
      <w:r w:rsidRPr="00D56521">
        <w:t>(2) The controls should be set to their calibrated settings;</w:t>
      </w:r>
    </w:p>
    <w:p w14:paraId="321ADFC3" w14:textId="37EAA8F0" w:rsidR="008C3446" w:rsidRPr="00D56521" w:rsidRDefault="008C3446" w:rsidP="003669D5">
      <w:pPr>
        <w:spacing w:after="60" w:line="240" w:lineRule="auto"/>
        <w:jc w:val="both"/>
      </w:pPr>
      <w:r w:rsidRPr="00D56521">
        <w:t>(3) While the display is off, adjust the ambient light reflected from white paper positioned on the display screen to the following values:</w:t>
      </w:r>
    </w:p>
    <w:p w14:paraId="4C070173" w14:textId="75BE51D2" w:rsidR="008C3446" w:rsidRPr="00D56521" w:rsidRDefault="008C3446" w:rsidP="003669D5">
      <w:pPr>
        <w:spacing w:after="60" w:line="240" w:lineRule="auto"/>
        <w:ind w:left="720"/>
        <w:jc w:val="both"/>
      </w:pPr>
      <w:r w:rsidRPr="00D56521">
        <w:t>Colour profile</w:t>
      </w:r>
      <w:r w:rsidRPr="00D56521">
        <w:tab/>
        <w:t>Light level</w:t>
      </w:r>
    </w:p>
    <w:p w14:paraId="43CF68CD" w14:textId="5AA09CA5" w:rsidR="008C3446" w:rsidRPr="00D56521" w:rsidRDefault="008C3446" w:rsidP="003669D5">
      <w:pPr>
        <w:spacing w:after="60" w:line="240" w:lineRule="auto"/>
        <w:ind w:left="720"/>
        <w:jc w:val="both"/>
      </w:pPr>
      <w:r w:rsidRPr="00D56521">
        <w:t>Day</w:t>
      </w:r>
      <w:r w:rsidRPr="00D56521">
        <w:tab/>
      </w:r>
      <w:r w:rsidRPr="00D56521">
        <w:tab/>
        <w:t>200 cd/</w:t>
      </w:r>
      <w:r w:rsidR="009F7151" w:rsidRPr="00D56521">
        <w:t>sq.</w:t>
      </w:r>
      <w:r w:rsidRPr="00D56521">
        <w:t xml:space="preserve"> m</w:t>
      </w:r>
    </w:p>
    <w:p w14:paraId="06F45A04" w14:textId="5EA655A8" w:rsidR="008C3446" w:rsidRPr="00D56521" w:rsidRDefault="008C3446" w:rsidP="003669D5">
      <w:pPr>
        <w:spacing w:after="60" w:line="240" w:lineRule="auto"/>
        <w:ind w:left="720"/>
        <w:jc w:val="both"/>
      </w:pPr>
      <w:r w:rsidRPr="00D56521">
        <w:t>Dusk</w:t>
      </w:r>
      <w:r w:rsidRPr="00D56521">
        <w:tab/>
      </w:r>
      <w:r w:rsidRPr="00D56521">
        <w:tab/>
        <w:t>10 cd/</w:t>
      </w:r>
      <w:r w:rsidR="009F7151" w:rsidRPr="00D56521">
        <w:t>sq.</w:t>
      </w:r>
      <w:r w:rsidRPr="00D56521">
        <w:t xml:space="preserve"> m</w:t>
      </w:r>
    </w:p>
    <w:p w14:paraId="6AF2DE1F" w14:textId="61749654" w:rsidR="008C3446" w:rsidRPr="00D56521" w:rsidRDefault="008C3446" w:rsidP="003669D5">
      <w:pPr>
        <w:spacing w:after="120" w:line="240" w:lineRule="auto"/>
        <w:ind w:left="720"/>
        <w:jc w:val="both"/>
      </w:pPr>
      <w:r w:rsidRPr="00D56521">
        <w:t>Night</w:t>
      </w:r>
      <w:r w:rsidRPr="00D56521">
        <w:tab/>
      </w:r>
      <w:r w:rsidRPr="00D56521">
        <w:tab/>
        <w:t>darkness (the ECDIS display is the predominant light source)</w:t>
      </w:r>
    </w:p>
    <w:p w14:paraId="02403E5B" w14:textId="730BD2D9" w:rsidR="008C3446" w:rsidRPr="00D56521" w:rsidRDefault="008C3446" w:rsidP="003669D5">
      <w:pPr>
        <w:spacing w:after="120" w:line="240" w:lineRule="auto"/>
        <w:jc w:val="both"/>
      </w:pPr>
      <w:r w:rsidRPr="00D56521">
        <w:t>Preferably use nat</w:t>
      </w:r>
      <w:r w:rsidR="007F034A">
        <w:t>ural daylight for the day table;</w:t>
      </w:r>
    </w:p>
    <w:p w14:paraId="50AD4571" w14:textId="26D1D58E" w:rsidR="008C3446" w:rsidRPr="00D56521" w:rsidRDefault="008C3446" w:rsidP="003669D5">
      <w:pPr>
        <w:spacing w:after="120" w:line="240" w:lineRule="auto"/>
        <w:jc w:val="both"/>
      </w:pPr>
      <w:r w:rsidRPr="00D56521">
        <w:t xml:space="preserve">(4) Under each of the above conditions, display the appropriate colour differentiation test diagram for the colour </w:t>
      </w:r>
      <w:r w:rsidR="00A52AE0" w:rsidRPr="00D56521">
        <w:t>profiles</w:t>
      </w:r>
      <w:r w:rsidRPr="00D56521">
        <w:t>.</w:t>
      </w:r>
    </w:p>
    <w:p w14:paraId="224DF085" w14:textId="77777777" w:rsidR="008C3446" w:rsidRPr="00D56521" w:rsidRDefault="008C3446" w:rsidP="003669D5">
      <w:pPr>
        <w:spacing w:after="60" w:line="240" w:lineRule="auto"/>
        <w:jc w:val="both"/>
      </w:pPr>
      <w:r w:rsidRPr="00D56521">
        <w:t>Select each table in turn and ensure that:</w:t>
      </w:r>
    </w:p>
    <w:p w14:paraId="2310EA72" w14:textId="27A4B4D0" w:rsidR="008C3446" w:rsidRPr="00D56521" w:rsidRDefault="003669D5" w:rsidP="00AE2737">
      <w:pPr>
        <w:pStyle w:val="ListParagraph"/>
        <w:numPr>
          <w:ilvl w:val="0"/>
          <w:numId w:val="64"/>
        </w:numPr>
        <w:spacing w:after="60" w:line="240" w:lineRule="auto"/>
        <w:jc w:val="both"/>
      </w:pPr>
      <w:r>
        <w:t>E</w:t>
      </w:r>
      <w:r w:rsidR="008C3446" w:rsidRPr="00D56521">
        <w:t>ach foreground diagonal line is clearly distinguished from its background;</w:t>
      </w:r>
      <w:r w:rsidR="007F034A">
        <w:t xml:space="preserve"> and</w:t>
      </w:r>
    </w:p>
    <w:p w14:paraId="7E56AE75" w14:textId="563484FC" w:rsidR="00E92D97" w:rsidRDefault="003669D5" w:rsidP="00E92D97">
      <w:pPr>
        <w:pStyle w:val="ListParagraph"/>
        <w:numPr>
          <w:ilvl w:val="0"/>
          <w:numId w:val="64"/>
        </w:numPr>
        <w:spacing w:after="120" w:line="240" w:lineRule="auto"/>
        <w:jc w:val="both"/>
        <w:rPr>
          <w:ins w:id="2301" w:author="jonathan pritchard" w:date="2024-05-22T14:08:00Z" w16du:dateUtc="2024-05-22T13:08:00Z"/>
        </w:rPr>
      </w:pPr>
      <w:r w:rsidRPr="00D56521">
        <w:t>The</w:t>
      </w:r>
      <w:r w:rsidR="008C3446" w:rsidRPr="00D56521">
        <w:t xml:space="preserve"> foreground lines representing yellow, orange, magenta (purple), green, blue and grey may be clearly identified.</w:t>
      </w:r>
      <w:commentRangeEnd w:id="2300"/>
      <w:r w:rsidR="00742D83">
        <w:rPr>
          <w:rStyle w:val="CommentReference"/>
        </w:rPr>
        <w:commentReference w:id="2300"/>
      </w:r>
    </w:p>
    <w:p w14:paraId="519AFDC9" w14:textId="77777777" w:rsidR="00E92D97" w:rsidRDefault="00E92D97" w:rsidP="00E92D97">
      <w:pPr>
        <w:spacing w:after="120" w:line="240" w:lineRule="auto"/>
        <w:jc w:val="both"/>
        <w:rPr>
          <w:ins w:id="2302" w:author="jonathan pritchard" w:date="2024-05-22T14:08:00Z" w16du:dateUtc="2024-05-22T13:08:00Z"/>
        </w:rPr>
      </w:pPr>
    </w:p>
    <w:p w14:paraId="4B6BFB3C" w14:textId="3FFE4BD3" w:rsidR="00E92D97" w:rsidRPr="00D56521" w:rsidRDefault="00E92D97" w:rsidP="00E92D97">
      <w:pPr>
        <w:pStyle w:val="Heading4"/>
        <w:rPr>
          <w:ins w:id="2303" w:author="jonathan pritchard" w:date="2024-05-22T14:08:00Z" w16du:dateUtc="2024-05-22T13:08:00Z"/>
        </w:rPr>
      </w:pPr>
      <w:ins w:id="2304" w:author="jonathan pritchard" w:date="2024-05-22T14:08:00Z" w16du:dateUtc="2024-05-22T13:08:00Z">
        <w:r>
          <w:t>Relationship to S-</w:t>
        </w:r>
      </w:ins>
      <w:ins w:id="2305" w:author="jonathan pritchard" w:date="2024-05-22T14:09:00Z" w16du:dateUtc="2024-05-22T13:09:00Z">
        <w:r>
          <w:t>57 Chart 1</w:t>
        </w:r>
      </w:ins>
    </w:p>
    <w:p w14:paraId="08920B0F" w14:textId="0AA3473A" w:rsidR="00E92D97" w:rsidRPr="00D56521" w:rsidRDefault="00E92D97" w:rsidP="00E92D97">
      <w:pPr>
        <w:spacing w:after="120" w:line="240" w:lineRule="auto"/>
        <w:jc w:val="both"/>
        <w:rPr>
          <w:ins w:id="2306" w:author="jonathan pritchard" w:date="2024-05-22T14:08:00Z" w16du:dateUtc="2024-05-22T13:08:00Z"/>
        </w:rPr>
      </w:pPr>
      <w:ins w:id="2307" w:author="jonathan pritchard" w:date="2024-05-22T14:09:00Z" w16du:dateUtc="2024-05-22T13:09:00Z">
        <w:r>
          <w:t>The Chart 1 datasets are located alongside the existing S-57 Chart 1 cells.</w:t>
        </w:r>
      </w:ins>
    </w:p>
    <w:p w14:paraId="477403F6" w14:textId="77777777" w:rsidR="00E92D97" w:rsidRPr="00D56521" w:rsidRDefault="00E92D97" w:rsidP="00525920">
      <w:pPr>
        <w:spacing w:after="120" w:line="240" w:lineRule="auto"/>
        <w:jc w:val="both"/>
      </w:pPr>
    </w:p>
    <w:p w14:paraId="34D7E847" w14:textId="6C76CCD3" w:rsidR="00883232" w:rsidRPr="00D56521" w:rsidRDefault="00883232" w:rsidP="00024B10">
      <w:pPr>
        <w:pStyle w:val="Heading4"/>
      </w:pPr>
      <w:commentRangeStart w:id="2308"/>
      <w:r w:rsidRPr="00D56521">
        <w:t>Using the diagram</w:t>
      </w:r>
      <w:commentRangeEnd w:id="2308"/>
      <w:r w:rsidR="00742D83">
        <w:rPr>
          <w:rStyle w:val="CommentReference"/>
          <w:b w:val="0"/>
          <w:bCs w:val="0"/>
        </w:rPr>
        <w:commentReference w:id="2308"/>
      </w:r>
    </w:p>
    <w:p w14:paraId="69C827F1" w14:textId="34AB46FD" w:rsidR="00883232" w:rsidRPr="00D56521" w:rsidRDefault="00883232" w:rsidP="007F034A">
      <w:pPr>
        <w:spacing w:after="120" w:line="240" w:lineRule="auto"/>
        <w:jc w:val="both"/>
      </w:pPr>
      <w:r w:rsidRPr="00D56521">
        <w:t xml:space="preserve">The Colour Test must be applied on the day and dusk colour tables. </w:t>
      </w:r>
    </w:p>
    <w:p w14:paraId="2F302918" w14:textId="4679F94E" w:rsidR="00883232" w:rsidRPr="00D56521" w:rsidRDefault="00883232" w:rsidP="007F034A">
      <w:pPr>
        <w:spacing w:after="60" w:line="240" w:lineRule="auto"/>
        <w:jc w:val="both"/>
      </w:pPr>
      <w:r w:rsidRPr="00D56521">
        <w:t xml:space="preserve">Before the Colour Test diagram is used, the black-adjust symbol </w:t>
      </w:r>
      <w:r w:rsidRPr="00525920">
        <w:rPr>
          <w:highlight w:val="yellow"/>
        </w:rPr>
        <w:t>BLKADJ01</w:t>
      </w:r>
      <w:r w:rsidRPr="00D56521">
        <w:t xml:space="preserve"> must be brought up on the screen and the contrast and brightness controls (or equivalent controls for an LCD) must be adjusted as follows:</w:t>
      </w:r>
    </w:p>
    <w:p w14:paraId="0F2BE805" w14:textId="3C87F675" w:rsidR="00883232" w:rsidRPr="00D56521" w:rsidRDefault="007F034A" w:rsidP="007F034A">
      <w:pPr>
        <w:spacing w:after="60" w:line="240" w:lineRule="auto"/>
        <w:ind w:left="720" w:hanging="11"/>
        <w:jc w:val="both"/>
      </w:pPr>
      <w:r>
        <w:t xml:space="preserve">1.  </w:t>
      </w:r>
      <w:r w:rsidR="00883232" w:rsidRPr="00D56521">
        <w:t>First, set contrast to a maximum, brightness to a minimum. Look at the black-adjust symbol. Then either:</w:t>
      </w:r>
    </w:p>
    <w:p w14:paraId="2270AF88" w14:textId="73D947B8" w:rsidR="00883232" w:rsidRPr="00D56521" w:rsidRDefault="007F034A" w:rsidP="007F034A">
      <w:pPr>
        <w:spacing w:after="60" w:line="240" w:lineRule="auto"/>
        <w:ind w:left="720" w:hanging="11"/>
        <w:jc w:val="both"/>
      </w:pPr>
      <w:r>
        <w:t xml:space="preserve">2A.  </w:t>
      </w:r>
      <w:r w:rsidR="00883232" w:rsidRPr="00D56521">
        <w:t xml:space="preserve">If the centre square is not visible, turn up the brightness until it just appears; </w:t>
      </w:r>
    </w:p>
    <w:p w14:paraId="580AB239" w14:textId="3D6F9B73" w:rsidR="00883232" w:rsidRPr="00D56521" w:rsidRDefault="007F034A" w:rsidP="007F034A">
      <w:pPr>
        <w:spacing w:after="60" w:line="240" w:lineRule="auto"/>
        <w:ind w:left="720" w:hanging="11"/>
        <w:jc w:val="both"/>
      </w:pPr>
      <w:r>
        <w:t>or</w:t>
      </w:r>
    </w:p>
    <w:p w14:paraId="71B74C3A" w14:textId="2D101004" w:rsidR="00883232" w:rsidRPr="00D56521" w:rsidRDefault="007F034A" w:rsidP="007F034A">
      <w:pPr>
        <w:spacing w:after="120" w:line="240" w:lineRule="auto"/>
        <w:ind w:left="720" w:hanging="11"/>
        <w:jc w:val="both"/>
      </w:pPr>
      <w:r>
        <w:t xml:space="preserve">2B.  </w:t>
      </w:r>
      <w:r w:rsidR="00883232" w:rsidRPr="00D56521">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D56521" w:rsidRDefault="00883232" w:rsidP="007F034A">
      <w:pPr>
        <w:spacing w:after="120" w:line="240" w:lineRule="auto"/>
        <w:jc w:val="both"/>
      </w:pPr>
      <w:r w:rsidRPr="00D56521">
        <w:t>(If the above adjustment is not successful, select a more appropriate colour table and repeat this procedure).</w:t>
      </w:r>
    </w:p>
    <w:p w14:paraId="736B768F" w14:textId="570528B4" w:rsidR="00883232" w:rsidRPr="00D56521" w:rsidRDefault="00883232" w:rsidP="007F034A">
      <w:pPr>
        <w:spacing w:after="120" w:line="240" w:lineRule="auto"/>
        <w:jc w:val="both"/>
      </w:pPr>
      <w:r w:rsidRPr="00D56521">
        <w:t>The "black level" is then correctly set. If a brighter display is required use the contrast control, but preferably do not adjust the controls unless lighting conditions on the bridge change.</w:t>
      </w:r>
    </w:p>
    <w:p w14:paraId="11D96C54" w14:textId="7BF77214" w:rsidR="00883232" w:rsidRPr="00D56521" w:rsidRDefault="00883232" w:rsidP="007F034A">
      <w:pPr>
        <w:spacing w:after="120" w:line="240" w:lineRule="auto"/>
        <w:jc w:val="both"/>
      </w:pPr>
      <w:r w:rsidRPr="00D56521">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C87FCC2" w:rsidR="00883232" w:rsidRPr="00D56521" w:rsidRDefault="00883232" w:rsidP="007F034A">
      <w:pPr>
        <w:spacing w:after="120" w:line="240" w:lineRule="auto"/>
        <w:jc w:val="both"/>
      </w:pPr>
      <w:r w:rsidRPr="00D56521">
        <w:t xml:space="preserve">Note: The test above uses the black-adjust symbol for the purpose of a type approval test. The other purpose of the black-adjust symbol BLKADJ01 is to allow the </w:t>
      </w:r>
      <w:r w:rsidR="006D480D">
        <w:t>M</w:t>
      </w:r>
      <w:r w:rsidRPr="00D56521">
        <w:t xml:space="preserve">ariner to adjust the display for ambient illumination on the bridge of a ship.  An ECDIS must have the black-adjust symbol displayed whenever </w:t>
      </w:r>
      <w:r w:rsidRPr="00D56521">
        <w:lastRenderedPageBreak/>
        <w:t>the mariner is adjusting the display (that is, depending on the technology of the display brilli</w:t>
      </w:r>
      <w:r w:rsidR="006D480D">
        <w:t>ance, brightness, contrast, etc</w:t>
      </w:r>
      <w:r w:rsidRPr="00D56521">
        <w:t xml:space="preserve">), as required by </w:t>
      </w:r>
      <w:r w:rsidR="007F034A">
        <w:t xml:space="preserve">clause </w:t>
      </w:r>
      <w:r w:rsidR="00ED45A2" w:rsidRPr="00D56521">
        <w:fldChar w:fldCharType="begin"/>
      </w:r>
      <w:r w:rsidR="00ED45A2" w:rsidRPr="00D56521">
        <w:instrText xml:space="preserve"> REF _Ref49462011 \r \h </w:instrText>
      </w:r>
      <w:r w:rsidR="007F034A">
        <w:instrText xml:space="preserve"> \* MERGEFORMAT </w:instrText>
      </w:r>
      <w:r w:rsidR="00ED45A2" w:rsidRPr="00D56521">
        <w:fldChar w:fldCharType="separate"/>
      </w:r>
      <w:r w:rsidR="00832978">
        <w:t>C-20.3</w:t>
      </w:r>
      <w:r w:rsidR="00ED45A2" w:rsidRPr="00D56521">
        <w:fldChar w:fldCharType="end"/>
      </w:r>
      <w:r w:rsidRPr="00D56521">
        <w:t>.</w:t>
      </w:r>
    </w:p>
    <w:p w14:paraId="43A1BDAB" w14:textId="1A4188A1" w:rsidR="00883232" w:rsidRPr="00525920" w:rsidRDefault="00883232" w:rsidP="00525920">
      <w:pPr>
        <w:pStyle w:val="Heading3"/>
        <w:rPr>
          <w:highlight w:val="yellow"/>
        </w:rPr>
      </w:pPr>
      <w:bookmarkStart w:id="2309" w:name="_Toc144421411"/>
      <w:r w:rsidRPr="00525920">
        <w:rPr>
          <w:highlight w:val="yellow"/>
        </w:rPr>
        <w:t>Grey Scale</w:t>
      </w:r>
      <w:bookmarkEnd w:id="2309"/>
    </w:p>
    <w:p w14:paraId="3326AEDC" w14:textId="64D78977" w:rsidR="00883232" w:rsidRPr="00D56521" w:rsidRDefault="00883232" w:rsidP="006D480D">
      <w:pPr>
        <w:spacing w:after="120" w:line="240" w:lineRule="auto"/>
        <w:jc w:val="both"/>
      </w:pPr>
      <w:commentRangeStart w:id="2310"/>
      <w:r w:rsidRPr="00D56521">
        <w:t>A</w:t>
      </w:r>
      <w:commentRangeEnd w:id="2310"/>
      <w:r w:rsidR="00E77A19">
        <w:rPr>
          <w:rStyle w:val="CommentReference"/>
        </w:rPr>
        <w:commentReference w:id="2310"/>
      </w:r>
      <w:r w:rsidRPr="00D56521">
        <w:t xml:space="preserve"> grey scale may be used by service technicians to detect display ageing or other display performance issues.</w:t>
      </w:r>
    </w:p>
    <w:p w14:paraId="50A40148" w14:textId="3BC1884D" w:rsidR="00883232" w:rsidRPr="00D56521" w:rsidRDefault="00883232" w:rsidP="006D480D">
      <w:pPr>
        <w:spacing w:after="120" w:line="240" w:lineRule="auto"/>
        <w:jc w:val="both"/>
      </w:pPr>
      <w:r w:rsidRPr="00D56521">
        <w:t xml:space="preserve">Eight grey strips are recommended, spaced between the minimum and the maximum luminance for each of the five mandatory colour tables. </w:t>
      </w:r>
    </w:p>
    <w:p w14:paraId="182417D5" w14:textId="7C938BA9" w:rsidR="00883232" w:rsidRPr="00D56521" w:rsidRDefault="00883232" w:rsidP="006D480D">
      <w:pPr>
        <w:spacing w:after="60" w:line="240" w:lineRule="auto"/>
        <w:jc w:val="both"/>
      </w:pPr>
      <w:r w:rsidRPr="00D56521">
        <w:t>The bit levels or signal levels producing the grey levels are evenly spaced from the level producing white</w:t>
      </w:r>
      <w:r w:rsidR="006D480D">
        <w:t xml:space="preserve"> to the level producing black. </w:t>
      </w:r>
      <w:r w:rsidRPr="00D56521">
        <w:t>In order to select the appropriate grey level from a large set of available grey levels, use one of the following models:</w:t>
      </w:r>
    </w:p>
    <w:p w14:paraId="5B75E03F" w14:textId="1D501569" w:rsidR="00883232" w:rsidRPr="00D56521" w:rsidRDefault="00883232" w:rsidP="00AE2737">
      <w:pPr>
        <w:pStyle w:val="ListParagraph"/>
        <w:numPr>
          <w:ilvl w:val="0"/>
          <w:numId w:val="63"/>
        </w:numPr>
        <w:spacing w:after="60" w:line="240" w:lineRule="auto"/>
        <w:jc w:val="both"/>
      </w:pPr>
      <w:r w:rsidRPr="00D56521">
        <w:t>Bit Levels in Software: Given n levels of grey that can be displayed on a screen, with 0 for black and w</w:t>
      </w:r>
      <w:r w:rsidR="00ED45A2" w:rsidRPr="00D56521">
        <w:t xml:space="preserve"> </w:t>
      </w:r>
      <w:r w:rsidRPr="00D56521">
        <w:t>= n - 1 for white.  We want to select a subset of m levels that are as evenly spaced as possible.  The</w:t>
      </w:r>
      <w:r w:rsidR="00ED45A2" w:rsidRPr="00D56521">
        <w:t xml:space="preserve"> </w:t>
      </w:r>
      <w:r w:rsidRPr="00D56521">
        <w:t>interval between the n levels to create m levels is ΔV = w/(m-1), which may not be an integer.  So, the</w:t>
      </w:r>
      <w:r w:rsidR="00ED45A2" w:rsidRPr="00D56521">
        <w:t xml:space="preserve"> </w:t>
      </w:r>
      <w:r w:rsidRPr="00D56521">
        <w:t xml:space="preserve">levels to select are the (integer) values of Vi= int[(i-1) ΔV] for </w:t>
      </w:r>
      <w:proofErr w:type="spellStart"/>
      <w:r w:rsidRPr="00D56521">
        <w:t>i</w:t>
      </w:r>
      <w:proofErr w:type="spellEnd"/>
      <w:r w:rsidRPr="00D56521">
        <w:t xml:space="preserve"> = 1, 2, ..., m, or Vi= 0, int(ΔV), int(2ΔV),</w:t>
      </w:r>
      <w:r w:rsidR="00ED45A2" w:rsidRPr="00D56521">
        <w:t xml:space="preserve"> </w:t>
      </w:r>
      <w:r w:rsidRPr="00D56521">
        <w:t>int(3ΔV), ..., int[(m-1) ΔV], with int[(m-1) ΔV] = w for white.  For example, if there are n = 256 = 28 levels</w:t>
      </w:r>
      <w:r w:rsidR="00ED45A2" w:rsidRPr="00D56521">
        <w:t xml:space="preserve"> </w:t>
      </w:r>
      <w:r w:rsidRPr="00D56521">
        <w:t>from which we select m = 8 levels, white is w = 255; the interval is ΔV = 36.4286, and the chosen levels</w:t>
      </w:r>
      <w:r w:rsidR="00ED45A2" w:rsidRPr="00D56521">
        <w:t xml:space="preserve"> </w:t>
      </w:r>
      <w:r w:rsidRPr="00D56521">
        <w:t>are: 0, 36, 73,109, 146, 182, 219, 255.</w:t>
      </w:r>
    </w:p>
    <w:p w14:paraId="3AE4C84E" w14:textId="1F5DD778" w:rsidR="00883232" w:rsidRPr="00D56521" w:rsidRDefault="00883232" w:rsidP="00AE2737">
      <w:pPr>
        <w:pStyle w:val="ListParagraph"/>
        <w:numPr>
          <w:ilvl w:val="0"/>
          <w:numId w:val="63"/>
        </w:numPr>
        <w:spacing w:after="120" w:line="240" w:lineRule="auto"/>
        <w:jc w:val="both"/>
      </w:pPr>
      <w:r w:rsidRPr="00D56521">
        <w:t xml:space="preserve">Analog Signal Levels: For </w:t>
      </w:r>
      <w:proofErr w:type="spellStart"/>
      <w:r w:rsidRPr="00D56521">
        <w:t>analog</w:t>
      </w:r>
      <w:proofErr w:type="spellEnd"/>
      <w:r w:rsidRPr="00D56521">
        <w:t xml:space="preserve"> signals, if </w:t>
      </w:r>
      <w:proofErr w:type="spellStart"/>
      <w:r w:rsidRPr="00D56521">
        <w:t>Vw</w:t>
      </w:r>
      <w:proofErr w:type="spellEnd"/>
      <w:r w:rsidRPr="00D56521">
        <w:t xml:space="preserve"> is the white level and </w:t>
      </w:r>
      <w:proofErr w:type="spellStart"/>
      <w:r w:rsidRPr="00D56521">
        <w:t>Vb</w:t>
      </w:r>
      <w:proofErr w:type="spellEnd"/>
      <w:r w:rsidRPr="00D56521">
        <w:t xml:space="preserve"> is the black level, then for m levels the signal step size is ΔV = (</w:t>
      </w:r>
      <w:proofErr w:type="spellStart"/>
      <w:r w:rsidRPr="00D56521">
        <w:t>Vw</w:t>
      </w:r>
      <w:proofErr w:type="spellEnd"/>
      <w:r w:rsidRPr="00D56521">
        <w:t xml:space="preserve"> - </w:t>
      </w:r>
      <w:proofErr w:type="spellStart"/>
      <w:r w:rsidRPr="00D56521">
        <w:t>Vb</w:t>
      </w:r>
      <w:proofErr w:type="spellEnd"/>
      <w:r w:rsidRPr="00D56521">
        <w:t xml:space="preserve">)/m and </w:t>
      </w:r>
      <w:proofErr w:type="spellStart"/>
      <w:r w:rsidRPr="00D56521">
        <w:t>Vj</w:t>
      </w:r>
      <w:proofErr w:type="spellEnd"/>
      <w:r w:rsidRPr="00D56521">
        <w:t xml:space="preserve">= </w:t>
      </w:r>
      <w:proofErr w:type="spellStart"/>
      <w:r w:rsidRPr="00D56521">
        <w:t>Vb</w:t>
      </w:r>
      <w:proofErr w:type="spellEnd"/>
      <w:r w:rsidRPr="00D56521">
        <w:t xml:space="preserve"> + </w:t>
      </w:r>
      <w:proofErr w:type="spellStart"/>
      <w:r w:rsidRPr="00D56521">
        <w:t>jΔV</w:t>
      </w:r>
      <w:proofErr w:type="spellEnd"/>
      <w:r w:rsidRPr="00D56521">
        <w:t>.</w:t>
      </w:r>
    </w:p>
    <w:p w14:paraId="0F4BF624" w14:textId="4361DC1D" w:rsidR="00883232" w:rsidRPr="00D56521" w:rsidRDefault="00883232" w:rsidP="006D480D">
      <w:pPr>
        <w:spacing w:after="120" w:line="240" w:lineRule="auto"/>
        <w:jc w:val="both"/>
      </w:pPr>
    </w:p>
    <w:p w14:paraId="233AB736" w14:textId="55756B3F" w:rsidR="00050102" w:rsidRPr="00BE68E8" w:rsidRDefault="00050102" w:rsidP="00BE68E8">
      <w:pPr>
        <w:pStyle w:val="Heading1"/>
      </w:pPr>
      <w:bookmarkStart w:id="2311" w:name="_Toc144421412"/>
      <w:r w:rsidRPr="00BE68E8">
        <w:t>Data</w:t>
      </w:r>
      <w:r w:rsidR="00FF6170" w:rsidRPr="00BE68E8">
        <w:t xml:space="preserve">set </w:t>
      </w:r>
      <w:r w:rsidR="00716214" w:rsidRPr="00BE68E8">
        <w:t>M</w:t>
      </w:r>
      <w:r w:rsidRPr="00BE68E8">
        <w:t>anagement</w:t>
      </w:r>
      <w:bookmarkEnd w:id="2311"/>
    </w:p>
    <w:p w14:paraId="4EEBDF28" w14:textId="4963FDB6" w:rsidR="00AD3C36" w:rsidRDefault="00050102" w:rsidP="006D480D">
      <w:pPr>
        <w:spacing w:after="120" w:line="240" w:lineRule="auto"/>
        <w:jc w:val="both"/>
      </w:pPr>
      <w:r w:rsidRPr="00D56521">
        <w:t xml:space="preserve">This clause covers </w:t>
      </w:r>
      <w:r w:rsidR="00716214" w:rsidRPr="00D56521">
        <w:t>data</w:t>
      </w:r>
      <w:r w:rsidR="00FF6170" w:rsidRPr="00D56521">
        <w:t xml:space="preserve">set </w:t>
      </w:r>
      <w:r w:rsidR="00716214" w:rsidRPr="00D56521">
        <w:t>management on the ECDIS</w:t>
      </w:r>
      <w:r w:rsidR="001A2735" w:rsidRPr="00D56521">
        <w:t xml:space="preserve"> to</w:t>
      </w:r>
      <w:r w:rsidRPr="00D56521">
        <w:t xml:space="preserve"> the extent that </w:t>
      </w:r>
      <w:r w:rsidR="00716214" w:rsidRPr="00D56521">
        <w:t>it</w:t>
      </w:r>
      <w:r w:rsidRPr="00D56521">
        <w:t xml:space="preserve"> affect</w:t>
      </w:r>
      <w:r w:rsidR="001A2735" w:rsidRPr="00D56521">
        <w:t>s</w:t>
      </w:r>
      <w:r w:rsidRPr="00D56521">
        <w:t xml:space="preserve"> the user experience and portrayal processing.</w:t>
      </w:r>
    </w:p>
    <w:p w14:paraId="2AADFA36" w14:textId="77777777" w:rsidR="006D480D" w:rsidRPr="00D56521" w:rsidRDefault="006D480D" w:rsidP="006D480D">
      <w:pPr>
        <w:spacing w:after="120" w:line="240" w:lineRule="auto"/>
        <w:jc w:val="both"/>
      </w:pPr>
    </w:p>
    <w:p w14:paraId="47458A1A" w14:textId="39DB73C4" w:rsidR="004D3BE6" w:rsidRPr="00BE68E8" w:rsidRDefault="008C3652" w:rsidP="00525920">
      <w:pPr>
        <w:pStyle w:val="Heading2"/>
      </w:pPr>
      <w:bookmarkStart w:id="2312" w:name="_Toc144421413"/>
      <w:commentRangeStart w:id="2313"/>
      <w:r w:rsidRPr="00BE68E8">
        <w:t>Multiple p</w:t>
      </w:r>
      <w:r w:rsidR="004D3BE6" w:rsidRPr="00BE68E8">
        <w:t>roduct versions</w:t>
      </w:r>
      <w:r w:rsidR="00642A9A" w:rsidRPr="00BE68E8">
        <w:t xml:space="preserve"> and portrayal</w:t>
      </w:r>
      <w:bookmarkEnd w:id="2312"/>
      <w:commentRangeEnd w:id="2313"/>
      <w:r w:rsidR="00E27B73">
        <w:rPr>
          <w:rStyle w:val="CommentReference"/>
          <w:rFonts w:eastAsia="MS Mincho"/>
          <w:b w:val="0"/>
          <w:bCs w:val="0"/>
        </w:rPr>
        <w:commentReference w:id="2313"/>
      </w:r>
    </w:p>
    <w:p w14:paraId="462DC5DD" w14:textId="5CD91AFB" w:rsidR="00716214" w:rsidRPr="00D56521" w:rsidRDefault="00716214" w:rsidP="006D480D">
      <w:pPr>
        <w:spacing w:after="120" w:line="240" w:lineRule="auto"/>
        <w:jc w:val="both"/>
      </w:pPr>
      <w:r w:rsidRPr="00D56521">
        <w:t xml:space="preserve">The ECDIS must be able to carry and use multiple versions of the </w:t>
      </w:r>
      <w:r w:rsidR="000472A8">
        <w:t>F</w:t>
      </w:r>
      <w:r w:rsidRPr="00D56521">
        <w:t xml:space="preserve">eature </w:t>
      </w:r>
      <w:r w:rsidR="000472A8">
        <w:t>C</w:t>
      </w:r>
      <w:r w:rsidRPr="00D56521">
        <w:t xml:space="preserve">atalogue for a product.  Catalogue management is based on the version number of the Product Specification and Catalogues.  For example, the ECDIS will need to carry all valid </w:t>
      </w:r>
      <w:r w:rsidR="000472A8">
        <w:t>C</w:t>
      </w:r>
      <w:r w:rsidRPr="00D56521">
        <w:t xml:space="preserve">atalogues that are used for datasets that have been produced from </w:t>
      </w:r>
      <w:r w:rsidR="00AD3C36" w:rsidRPr="00D56521">
        <w:t>an earlier edition of a</w:t>
      </w:r>
      <w:r w:rsidR="004D3BE6" w:rsidRPr="00D56521">
        <w:t xml:space="preserve"> </w:t>
      </w:r>
      <w:r w:rsidR="000472A8">
        <w:t>P</w:t>
      </w:r>
      <w:r w:rsidR="004D3BE6" w:rsidRPr="00D56521">
        <w:t xml:space="preserve">roduct </w:t>
      </w:r>
      <w:r w:rsidR="000472A8">
        <w:t>S</w:t>
      </w:r>
      <w:r w:rsidR="004D3BE6" w:rsidRPr="00D56521">
        <w:t>pecification</w:t>
      </w:r>
      <w:r w:rsidR="00AD3C36" w:rsidRPr="00D56521">
        <w:t>; but may retire a superseded version after the last such dataset has been cancelled</w:t>
      </w:r>
      <w:r w:rsidRPr="00D56521">
        <w:t>.</w:t>
      </w:r>
    </w:p>
    <w:p w14:paraId="7296113A" w14:textId="6F60C2B9" w:rsidR="002759B2" w:rsidRPr="00D56521" w:rsidRDefault="002759B2" w:rsidP="006D480D">
      <w:pPr>
        <w:spacing w:after="120" w:line="240" w:lineRule="auto"/>
        <w:jc w:val="both"/>
      </w:pPr>
      <w:r w:rsidRPr="00D56521">
        <w:t xml:space="preserve">See </w:t>
      </w:r>
      <w:r w:rsidR="000472A8">
        <w:t>A</w:t>
      </w:r>
      <w:r w:rsidRPr="00D56521">
        <w:t xml:space="preserve">ppendix C-2 for loading and ingest processes including SSE Codes relating to </w:t>
      </w:r>
      <w:r w:rsidR="000472A8">
        <w:t>P</w:t>
      </w:r>
      <w:r w:rsidRPr="00D56521">
        <w:t xml:space="preserve">roduct </w:t>
      </w:r>
      <w:r w:rsidR="000472A8">
        <w:t>S</w:t>
      </w:r>
      <w:r w:rsidRPr="00D56521">
        <w:t xml:space="preserve">pecification and </w:t>
      </w:r>
      <w:r w:rsidR="000472A8">
        <w:t>I</w:t>
      </w:r>
      <w:r w:rsidRPr="00D56521">
        <w:t xml:space="preserve">nteroperability </w:t>
      </w:r>
      <w:r w:rsidR="000472A8">
        <w:t>C</w:t>
      </w:r>
      <w:r w:rsidRPr="00D56521">
        <w:t>atalogues.</w:t>
      </w:r>
    </w:p>
    <w:p w14:paraId="224C02EB" w14:textId="4797A5CB" w:rsidR="00DB48AD" w:rsidRPr="00D56521" w:rsidRDefault="000472A8" w:rsidP="000472A8">
      <w:pPr>
        <w:spacing w:after="60" w:line="240" w:lineRule="auto"/>
        <w:jc w:val="both"/>
      </w:pPr>
      <w:r>
        <w:t xml:space="preserve">IHO Publication </w:t>
      </w:r>
      <w:r w:rsidR="001C665F" w:rsidRPr="00D56521">
        <w:t xml:space="preserve">S-97 recommends that the versioning of </w:t>
      </w:r>
      <w:r>
        <w:t>P</w:t>
      </w:r>
      <w:r w:rsidR="001C665F" w:rsidRPr="00D56521">
        <w:t xml:space="preserve">roduct </w:t>
      </w:r>
      <w:r>
        <w:t>S</w:t>
      </w:r>
      <w:r w:rsidR="001C665F" w:rsidRPr="00D56521">
        <w:t xml:space="preserve">pecifications follow the same rules as </w:t>
      </w:r>
      <w:r w:rsidR="00DB48AD" w:rsidRPr="00D56521">
        <w:t>S-100</w:t>
      </w:r>
      <w:r w:rsidR="001C665F" w:rsidRPr="00D56521">
        <w:t xml:space="preserve">, which </w:t>
      </w:r>
      <w:r w:rsidR="00DB48AD" w:rsidRPr="00D56521">
        <w:t>uses a three-part version number (</w:t>
      </w:r>
      <w:proofErr w:type="spellStart"/>
      <w:r w:rsidR="00DB48AD" w:rsidRPr="00D56521">
        <w:rPr>
          <w:i/>
          <w:iCs/>
        </w:rPr>
        <w:t>Edition.Revision.Clarification</w:t>
      </w:r>
      <w:proofErr w:type="spellEnd"/>
      <w:r w:rsidR="00DB48AD" w:rsidRPr="00D56521">
        <w:t>).</w:t>
      </w:r>
      <w:r w:rsidR="001C665F" w:rsidRPr="00D56521">
        <w:t xml:space="preserve"> The significance of each component is summarised below.</w:t>
      </w:r>
      <w:r w:rsidR="00DB48AD" w:rsidRPr="00D56521">
        <w:t xml:space="preserve"> </w:t>
      </w:r>
    </w:p>
    <w:p w14:paraId="4208DB6C" w14:textId="092E5B03" w:rsidR="00DB48AD" w:rsidRPr="00D56521" w:rsidRDefault="00DB48AD" w:rsidP="00AE2737">
      <w:pPr>
        <w:pStyle w:val="ListParagraph"/>
        <w:numPr>
          <w:ilvl w:val="0"/>
          <w:numId w:val="46"/>
        </w:numPr>
        <w:spacing w:after="60" w:line="240" w:lineRule="auto"/>
        <w:jc w:val="both"/>
      </w:pPr>
      <w:r w:rsidRPr="00D56521">
        <w:t>Edition: New Editions introduce significant changes</w:t>
      </w:r>
      <w:r w:rsidR="00F9545E" w:rsidRPr="00D56521">
        <w:t>,</w:t>
      </w:r>
      <w:r w:rsidRPr="00D56521">
        <w:t xml:space="preserve"> such as the ability to suppor</w:t>
      </w:r>
      <w:r w:rsidR="000472A8">
        <w:t>t new functions or applications;</w:t>
      </w:r>
      <w:r w:rsidRPr="00D56521">
        <w:t xml:space="preserve"> or </w:t>
      </w:r>
      <w:r w:rsidR="00F9545E" w:rsidRPr="00D56521">
        <w:t xml:space="preserve">the introduction </w:t>
      </w:r>
      <w:r w:rsidRPr="00D56521">
        <w:t xml:space="preserve">of new constructs or data types. New </w:t>
      </w:r>
      <w:r w:rsidR="000472A8">
        <w:t>E</w:t>
      </w:r>
      <w:r w:rsidRPr="00D56521">
        <w:t xml:space="preserve">ditions are indicated by incrementing the </w:t>
      </w:r>
      <w:r w:rsidRPr="00D56521">
        <w:rPr>
          <w:i/>
          <w:iCs/>
        </w:rPr>
        <w:t>Edition</w:t>
      </w:r>
      <w:r w:rsidRPr="00D56521">
        <w:t xml:space="preserve"> component of the version number and resetting the other components to 0.</w:t>
      </w:r>
    </w:p>
    <w:p w14:paraId="47257DBE" w14:textId="38C82ED4" w:rsidR="00F9545E" w:rsidRPr="00D56521" w:rsidRDefault="00DB48AD" w:rsidP="00AE2737">
      <w:pPr>
        <w:pStyle w:val="ListParagraph"/>
        <w:numPr>
          <w:ilvl w:val="0"/>
          <w:numId w:val="46"/>
        </w:numPr>
        <w:spacing w:after="60" w:line="240" w:lineRule="auto"/>
        <w:jc w:val="both"/>
      </w:pPr>
      <w:r w:rsidRPr="00D56521">
        <w:t xml:space="preserve">Revision: </w:t>
      </w:r>
      <w:r w:rsidR="005363F5" w:rsidRPr="00D56521">
        <w:t xml:space="preserve">Revisions </w:t>
      </w:r>
      <w:r w:rsidR="00F9545E" w:rsidRPr="00D56521">
        <w:t>introduce</w:t>
      </w:r>
      <w:r w:rsidR="005363F5" w:rsidRPr="00D56521">
        <w:t xml:space="preserve"> substantive semantic changes. </w:t>
      </w:r>
      <w:commentRangeStart w:id="2314"/>
      <w:commentRangeStart w:id="2315"/>
      <w:commentRangeStart w:id="2316"/>
      <w:commentRangeStart w:id="2317"/>
      <w:r w:rsidR="005363F5" w:rsidRPr="00525920">
        <w:rPr>
          <w:strike/>
          <w:highlight w:val="yellow"/>
        </w:rPr>
        <w:t>Changes in a Revision ensure backward compatibility with previous versions within the same Edition. A Revision, for example, may introduce new features and attributes</w:t>
      </w:r>
      <w:r w:rsidR="00F75030" w:rsidRPr="00525920">
        <w:rPr>
          <w:strike/>
          <w:highlight w:val="yellow"/>
        </w:rPr>
        <w:t>, but will not delete a feature or attribute</w:t>
      </w:r>
      <w:commentRangeEnd w:id="2314"/>
      <w:r w:rsidR="00DB796E">
        <w:rPr>
          <w:rStyle w:val="CommentReference"/>
        </w:rPr>
        <w:commentReference w:id="2314"/>
      </w:r>
      <w:commentRangeEnd w:id="2315"/>
      <w:r w:rsidR="00DB796E">
        <w:rPr>
          <w:rStyle w:val="CommentReference"/>
        </w:rPr>
        <w:commentReference w:id="2315"/>
      </w:r>
      <w:commentRangeEnd w:id="2316"/>
      <w:r w:rsidR="00525920">
        <w:rPr>
          <w:rStyle w:val="CommentReference"/>
        </w:rPr>
        <w:commentReference w:id="2316"/>
      </w:r>
      <w:r w:rsidR="005363F5" w:rsidRPr="00525920">
        <w:rPr>
          <w:highlight w:val="yellow"/>
        </w:rPr>
        <w:t>.</w:t>
      </w:r>
      <w:r w:rsidR="005363F5" w:rsidRPr="00D56521">
        <w:t xml:space="preserve"> </w:t>
      </w:r>
      <w:commentRangeEnd w:id="2317"/>
      <w:r w:rsidR="006C470D">
        <w:rPr>
          <w:rStyle w:val="CommentReference"/>
        </w:rPr>
        <w:commentReference w:id="2317"/>
      </w:r>
      <w:r w:rsidR="00F9545E" w:rsidRPr="00D56521">
        <w:t xml:space="preserve">New </w:t>
      </w:r>
      <w:r w:rsidR="000472A8">
        <w:t>R</w:t>
      </w:r>
      <w:r w:rsidR="00F9545E" w:rsidRPr="00D56521">
        <w:t xml:space="preserve">evisions are indicated by incrementing the </w:t>
      </w:r>
      <w:r w:rsidR="00F9545E" w:rsidRPr="00D56521">
        <w:rPr>
          <w:i/>
          <w:iCs/>
        </w:rPr>
        <w:t>Revision</w:t>
      </w:r>
      <w:r w:rsidR="00F9545E" w:rsidRPr="00D56521">
        <w:t xml:space="preserve"> component of the version number and resetting the </w:t>
      </w:r>
      <w:r w:rsidR="00F9545E" w:rsidRPr="00D56521">
        <w:rPr>
          <w:i/>
          <w:iCs/>
        </w:rPr>
        <w:t>Clarification</w:t>
      </w:r>
      <w:r w:rsidR="00F9545E" w:rsidRPr="00D56521">
        <w:t xml:space="preserve"> component to 0.</w:t>
      </w:r>
    </w:p>
    <w:p w14:paraId="59BD36DF" w14:textId="3A6E4743" w:rsidR="00337BD5" w:rsidRDefault="00F75030" w:rsidP="00AE2737">
      <w:pPr>
        <w:pStyle w:val="ListParagraph"/>
        <w:numPr>
          <w:ilvl w:val="0"/>
          <w:numId w:val="46"/>
        </w:numPr>
        <w:spacing w:after="120" w:line="240" w:lineRule="auto"/>
        <w:jc w:val="both"/>
        <w:rPr>
          <w:ins w:id="2318" w:author="jonathan pritchard" w:date="2024-02-06T15:56:00Z"/>
        </w:rPr>
      </w:pPr>
      <w:r w:rsidRPr="00525920">
        <w:t xml:space="preserve">Clarification: Clarifications are non-substantive changes. </w:t>
      </w:r>
      <w:r w:rsidRPr="00D56521">
        <w:t>Typically, Clarifications remove ambiguity; correct grammatical and spelling errors; amend or update cross references; and/or insert improved graphics, spelling, punctuation and grammar. Clarifications must not cause any substantive semantic changes.</w:t>
      </w:r>
      <w:r w:rsidR="001C665F" w:rsidRPr="00D56521">
        <w:t xml:space="preserve"> </w:t>
      </w:r>
      <w:r w:rsidRPr="00D56521">
        <w:t>Changes in a Clarification are minor and ensure backward compatibility with the previous versions within the same Edition.</w:t>
      </w:r>
      <w:r w:rsidR="001C665F" w:rsidRPr="00D56521">
        <w:t xml:space="preserve"> Clarifications are indicated by incrementing the Clarification component of the version number.</w:t>
      </w:r>
    </w:p>
    <w:p w14:paraId="601A79C1" w14:textId="77777777" w:rsidR="00742D83" w:rsidRDefault="00DB796E" w:rsidP="00DB796E">
      <w:pPr>
        <w:spacing w:after="120" w:line="240" w:lineRule="auto"/>
        <w:jc w:val="both"/>
        <w:rPr>
          <w:ins w:id="2319" w:author="jonathan pritchard" w:date="2024-07-17T12:08:00Z" w16du:dateUtc="2024-07-17T11:08:00Z"/>
        </w:rPr>
      </w:pPr>
      <w:ins w:id="2320" w:author="jonathan pritchard" w:date="2024-02-06T15:56:00Z">
        <w:r>
          <w:lastRenderedPageBreak/>
          <w:t>Each dataset</w:t>
        </w:r>
      </w:ins>
      <w:ins w:id="2321" w:author="jonathan pritchard" w:date="2024-02-06T15:57:00Z">
        <w:r>
          <w:t xml:space="preserve"> has a product specification edition number contained within it.</w:t>
        </w:r>
      </w:ins>
    </w:p>
    <w:p w14:paraId="2CDC2526" w14:textId="302EB59A" w:rsidR="00742D83" w:rsidRDefault="00DB796E" w:rsidP="00DB796E">
      <w:pPr>
        <w:spacing w:after="120" w:line="240" w:lineRule="auto"/>
        <w:jc w:val="both"/>
        <w:rPr>
          <w:ins w:id="2322" w:author="jonathan pritchard" w:date="2024-07-17T12:08:00Z" w16du:dateUtc="2024-07-17T11:08:00Z"/>
        </w:rPr>
      </w:pPr>
      <w:ins w:id="2323" w:author="jonathan pritchard" w:date="2024-02-06T15:57:00Z">
        <w:r>
          <w:t>[</w:t>
        </w:r>
      </w:ins>
      <w:commentRangeStart w:id="2324"/>
      <w:ins w:id="2325" w:author="jonathan pritchard" w:date="2024-05-20T16:45:00Z" w16du:dateUtc="2024-05-20T15:45:00Z">
        <w:r w:rsidR="006C470D" w:rsidRPr="00525920">
          <w:rPr>
            <w:b/>
            <w:bCs/>
          </w:rPr>
          <w:t>add</w:t>
        </w:r>
        <w:r w:rsidR="006C470D">
          <w:t xml:space="preserve"> </w:t>
        </w:r>
      </w:ins>
      <w:ins w:id="2326" w:author="jonathan pritchard" w:date="2024-02-06T15:57:00Z">
        <w:r>
          <w:rPr>
            <w:b/>
            <w:bCs/>
          </w:rPr>
          <w:t>encoding specifics</w:t>
        </w:r>
      </w:ins>
      <w:ins w:id="2327" w:author="jonathan pritchard" w:date="2024-07-17T12:09:00Z" w16du:dateUtc="2024-07-17T11:09:00Z">
        <w:r w:rsidR="00742D83">
          <w:rPr>
            <w:b/>
            <w:bCs/>
          </w:rPr>
          <w:t xml:space="preserve"> of how versions are identified in the datasets.</w:t>
        </w:r>
      </w:ins>
      <w:ins w:id="2328" w:author="jonathan pritchard" w:date="2024-02-06T15:57:00Z">
        <w:r>
          <w:t xml:space="preserve">]. </w:t>
        </w:r>
      </w:ins>
      <w:commentRangeEnd w:id="2324"/>
    </w:p>
    <w:p w14:paraId="2785DA4A" w14:textId="1EA4A1B3" w:rsidR="00DB796E" w:rsidRDefault="006C470D" w:rsidP="00DB796E">
      <w:pPr>
        <w:spacing w:after="120" w:line="240" w:lineRule="auto"/>
        <w:jc w:val="both"/>
        <w:rPr>
          <w:ins w:id="2329" w:author="jonathan pritchard" w:date="2024-02-06T16:03:00Z"/>
        </w:rPr>
      </w:pPr>
      <w:ins w:id="2330" w:author="jonathan pritchard" w:date="2024-05-20T16:45:00Z" w16du:dateUtc="2024-05-20T15:45:00Z">
        <w:r>
          <w:rPr>
            <w:rStyle w:val="CommentReference"/>
          </w:rPr>
          <w:commentReference w:id="2324"/>
        </w:r>
      </w:ins>
      <w:ins w:id="2331" w:author="jonathan pritchard" w:date="2024-02-06T15:57:00Z">
        <w:r w:rsidR="00DB796E">
          <w:t xml:space="preserve">This requires the ECDIS to have installed a </w:t>
        </w:r>
      </w:ins>
      <w:ins w:id="2332" w:author="jonathan pritchard" w:date="2024-02-06T15:58:00Z">
        <w:r w:rsidR="00DB796E">
          <w:t>feature catalog</w:t>
        </w:r>
      </w:ins>
      <w:ins w:id="2333" w:author="jonathan pritchard" w:date="2024-02-06T15:59:00Z">
        <w:r w:rsidR="00DB796E">
          <w:t xml:space="preserve">ue which has a matching edition and revision number. Multiple feature catalogues </w:t>
        </w:r>
      </w:ins>
      <w:ins w:id="2334" w:author="jonathan pritchard" w:date="2024-05-29T03:35:00Z" w16du:dateUtc="2024-05-29T02:35:00Z">
        <w:r w:rsidR="00B15F52">
          <w:rPr>
            <w:b/>
            <w:bCs/>
          </w:rPr>
          <w:t>must</w:t>
        </w:r>
      </w:ins>
      <w:ins w:id="2335" w:author="jonathan pritchard" w:date="2024-02-06T15:59:00Z">
        <w:r w:rsidR="00DB796E">
          <w:t xml:space="preserve"> therefore be supported to maintain different revisions of datasets</w:t>
        </w:r>
      </w:ins>
      <w:ins w:id="2336" w:author="jonathan pritchard" w:date="2024-05-29T03:35:00Z" w16du:dateUtc="2024-05-29T02:35:00Z">
        <w:r w:rsidR="00B15F52">
          <w:t xml:space="preserve"> within the </w:t>
        </w:r>
      </w:ins>
      <w:ins w:id="2337" w:author="jonathan pritchard" w:date="2024-05-29T03:36:00Z" w16du:dateUtc="2024-05-29T02:36:00Z">
        <w:r w:rsidR="00B15F52">
          <w:t>S</w:t>
        </w:r>
      </w:ins>
      <w:ins w:id="2338" w:author="jonathan pritchard" w:date="2024-05-29T03:35:00Z" w16du:dateUtc="2024-05-29T02:35:00Z">
        <w:r w:rsidR="00B15F52">
          <w:t xml:space="preserve">ystem </w:t>
        </w:r>
      </w:ins>
      <w:ins w:id="2339" w:author="jonathan pritchard" w:date="2024-05-29T03:36:00Z" w16du:dateUtc="2024-05-29T02:36:00Z">
        <w:r w:rsidR="00B15F52">
          <w:t>D</w:t>
        </w:r>
      </w:ins>
      <w:ins w:id="2340" w:author="jonathan pritchard" w:date="2024-05-29T03:35:00Z" w16du:dateUtc="2024-05-29T02:35:00Z">
        <w:r w:rsidR="00B15F52">
          <w:t>atabase</w:t>
        </w:r>
      </w:ins>
      <w:ins w:id="2341" w:author="jonathan pritchard" w:date="2024-02-06T15:59:00Z">
        <w:r w:rsidR="00DB796E">
          <w:t>.</w:t>
        </w:r>
      </w:ins>
    </w:p>
    <w:p w14:paraId="1357031D" w14:textId="1F0FE554" w:rsidR="00DB796E" w:rsidRPr="00D56521" w:rsidRDefault="00DB796E" w:rsidP="00525920">
      <w:pPr>
        <w:spacing w:after="120" w:line="240" w:lineRule="auto"/>
        <w:jc w:val="both"/>
      </w:pPr>
      <w:ins w:id="2342" w:author="jonathan pritchard" w:date="2024-02-06T16:03:00Z">
        <w:r>
          <w:t>A feature catalogue is only compatible with portrayal catalogue</w:t>
        </w:r>
      </w:ins>
      <w:ins w:id="2343" w:author="jonathan pritchard" w:date="2024-05-29T03:36:00Z" w16du:dateUtc="2024-05-29T02:36:00Z">
        <w:r w:rsidR="00B15F52">
          <w:t>s</w:t>
        </w:r>
      </w:ins>
      <w:ins w:id="2344" w:author="jonathan pritchard" w:date="2024-02-06T16:03:00Z">
        <w:r>
          <w:t xml:space="preserve"> having the same edition and revision number.</w:t>
        </w:r>
      </w:ins>
    </w:p>
    <w:p w14:paraId="7CB1501C" w14:textId="2D3801AF" w:rsidR="00855A88" w:rsidRPr="00D56521" w:rsidRDefault="00CA324B" w:rsidP="000472A8">
      <w:pPr>
        <w:spacing w:after="60" w:line="240" w:lineRule="auto"/>
        <w:jc w:val="both"/>
      </w:pPr>
      <w:ins w:id="2345" w:author="jonathan pritchard" w:date="2024-02-06T16:03:00Z">
        <w:r>
          <w:t xml:space="preserve">Further </w:t>
        </w:r>
      </w:ins>
      <w:del w:id="2346" w:author="jonathan pritchard" w:date="2024-02-06T16:03:00Z">
        <w:r w:rsidR="00855A88" w:rsidRPr="00D56521" w:rsidDel="00CA324B">
          <w:delText xml:space="preserve">The </w:delText>
        </w:r>
      </w:del>
      <w:r w:rsidR="00855A88" w:rsidRPr="00D56521">
        <w:t xml:space="preserve">consequences </w:t>
      </w:r>
      <w:r w:rsidR="0005473B" w:rsidRPr="00D56521">
        <w:t xml:space="preserve">for portrayal </w:t>
      </w:r>
      <w:r w:rsidR="00855A88" w:rsidRPr="00D56521">
        <w:t>are:</w:t>
      </w:r>
    </w:p>
    <w:p w14:paraId="2C906B02" w14:textId="77918697" w:rsidR="001C665F" w:rsidRPr="00D56521" w:rsidRDefault="00855A88" w:rsidP="00AE2737">
      <w:pPr>
        <w:pStyle w:val="ListParagraph"/>
        <w:numPr>
          <w:ilvl w:val="0"/>
          <w:numId w:val="47"/>
        </w:numPr>
        <w:spacing w:after="60" w:line="240" w:lineRule="auto"/>
        <w:jc w:val="both"/>
      </w:pPr>
      <w:r w:rsidRPr="00D56521">
        <w:t>It should be possible to process d</w:t>
      </w:r>
      <w:r w:rsidR="001C665F" w:rsidRPr="00D56521">
        <w:t xml:space="preserve">atasets conforming to an earlier Revision within the same Edition, with the Feature and Portrayal Catalogues for the latest Revision in that Edition. </w:t>
      </w:r>
    </w:p>
    <w:p w14:paraId="0C838FE5" w14:textId="77777777" w:rsidR="002D7CB6" w:rsidRPr="00D56521" w:rsidRDefault="00F75030" w:rsidP="00AE2737">
      <w:pPr>
        <w:pStyle w:val="ListParagraph"/>
        <w:numPr>
          <w:ilvl w:val="0"/>
          <w:numId w:val="47"/>
        </w:numPr>
        <w:spacing w:after="60" w:line="240" w:lineRule="auto"/>
        <w:jc w:val="both"/>
      </w:pPr>
      <w:r w:rsidRPr="00D56521">
        <w:t xml:space="preserve">It should be possible to process datasets conforming to an earlier </w:t>
      </w:r>
      <w:r w:rsidR="000577DF" w:rsidRPr="00D56521">
        <w:t xml:space="preserve">Revision or </w:t>
      </w:r>
      <w:r w:rsidRPr="00D56521">
        <w:t xml:space="preserve">Clarification within the same Edition </w:t>
      </w:r>
      <w:r w:rsidR="00B26704" w:rsidRPr="00D56521">
        <w:t xml:space="preserve">with </w:t>
      </w:r>
      <w:r w:rsidRPr="00D56521">
        <w:t>the Feature and Portrayal Catalogues</w:t>
      </w:r>
      <w:r w:rsidR="00B26704" w:rsidRPr="00D56521">
        <w:t xml:space="preserve"> for the latest</w:t>
      </w:r>
      <w:r w:rsidR="002D7CB6" w:rsidRPr="00D56521">
        <w:t>.</w:t>
      </w:r>
    </w:p>
    <w:p w14:paraId="5605536A" w14:textId="3A2E3FB9" w:rsidR="00F75030" w:rsidRPr="00D56521" w:rsidRDefault="002D7CB6" w:rsidP="00AE2737">
      <w:pPr>
        <w:pStyle w:val="ListParagraph"/>
        <w:numPr>
          <w:ilvl w:val="0"/>
          <w:numId w:val="47"/>
        </w:numPr>
        <w:spacing w:after="60" w:line="240" w:lineRule="auto"/>
        <w:jc w:val="both"/>
      </w:pPr>
      <w:r w:rsidRPr="00D56521">
        <w:t>A</w:t>
      </w:r>
      <w:r w:rsidR="00F75030" w:rsidRPr="00D56521">
        <w:t xml:space="preserve"> Portrayal Catalogue</w:t>
      </w:r>
      <w:r w:rsidR="0005473B" w:rsidRPr="00D56521">
        <w:t xml:space="preserve"> for a new Clarification</w:t>
      </w:r>
      <w:r w:rsidR="00F75030" w:rsidRPr="00D56521">
        <w:t xml:space="preserve"> can always rely on earlier versions of the Feature Catalogue</w:t>
      </w:r>
      <w:r w:rsidR="000577DF" w:rsidRPr="00D56521">
        <w:t xml:space="preserve"> within the same Edition</w:t>
      </w:r>
      <w:r w:rsidR="00F75030" w:rsidRPr="00D56521">
        <w:t>.</w:t>
      </w:r>
      <w:r w:rsidR="00D44F90" w:rsidRPr="00D56521">
        <w:t xml:space="preserve"> (Note that an old Feature Catalogue cannot be relied on for processing the dataset for a newer Revision. That is </w:t>
      </w:r>
      <w:proofErr w:type="spellStart"/>
      <w:r w:rsidR="00D44F90" w:rsidRPr="00D56521">
        <w:t>OldDataset+OldFC+NewPC</w:t>
      </w:r>
      <w:proofErr w:type="spellEnd"/>
      <w:r w:rsidR="00D44F90" w:rsidRPr="00D56521">
        <w:t xml:space="preserve"> is processable, but </w:t>
      </w:r>
      <w:proofErr w:type="spellStart"/>
      <w:r w:rsidR="00D44F90" w:rsidRPr="00D56521">
        <w:t>NewDataset+OldFC+NewPC</w:t>
      </w:r>
      <w:proofErr w:type="spellEnd"/>
      <w:r w:rsidR="00D44F90" w:rsidRPr="00D56521">
        <w:t xml:space="preserve"> is not.)</w:t>
      </w:r>
    </w:p>
    <w:p w14:paraId="424C08DD" w14:textId="6E96CC46" w:rsidR="003707D6" w:rsidRPr="00D56521" w:rsidRDefault="003707D6" w:rsidP="00AE2737">
      <w:pPr>
        <w:pStyle w:val="ListParagraph"/>
        <w:numPr>
          <w:ilvl w:val="0"/>
          <w:numId w:val="47"/>
        </w:numPr>
        <w:spacing w:after="60" w:line="240" w:lineRule="auto"/>
        <w:jc w:val="both"/>
      </w:pPr>
      <w:r w:rsidRPr="00D56521">
        <w:t xml:space="preserve">It should be possible to process datasets conforming to a Clarification </w:t>
      </w:r>
      <w:r w:rsidR="002D7CB6" w:rsidRPr="00D56521">
        <w:t xml:space="preserve">with the Feature and Portrayal Catalogues for an earlier Clarification within the same Edition and Revision. </w:t>
      </w:r>
    </w:p>
    <w:p w14:paraId="64E4494F" w14:textId="139AED69" w:rsidR="00CA28C7" w:rsidRPr="00525920" w:rsidRDefault="0005473B" w:rsidP="00AE2737">
      <w:pPr>
        <w:pStyle w:val="ListParagraph"/>
        <w:numPr>
          <w:ilvl w:val="0"/>
          <w:numId w:val="47"/>
        </w:numPr>
        <w:spacing w:after="60" w:line="240" w:lineRule="auto"/>
        <w:ind w:left="714" w:hanging="357"/>
        <w:jc w:val="both"/>
        <w:rPr>
          <w:strike/>
          <w:highlight w:val="yellow"/>
        </w:rPr>
      </w:pPr>
      <w:commentRangeStart w:id="2347"/>
      <w:r w:rsidRPr="00525920">
        <w:rPr>
          <w:strike/>
          <w:highlight w:val="yellow"/>
        </w:rPr>
        <w:t>The</w:t>
      </w:r>
      <w:commentRangeEnd w:id="2347"/>
      <w:r w:rsidR="00DB796E" w:rsidRPr="00525920">
        <w:rPr>
          <w:rStyle w:val="CommentReference"/>
          <w:strike/>
        </w:rPr>
        <w:commentReference w:id="2347"/>
      </w:r>
      <w:r w:rsidRPr="00525920">
        <w:rPr>
          <w:strike/>
          <w:highlight w:val="yellow"/>
        </w:rPr>
        <w:t xml:space="preserve"> significance of changes to only </w:t>
      </w:r>
      <w:r w:rsidR="000577DF" w:rsidRPr="00525920">
        <w:rPr>
          <w:strike/>
          <w:highlight w:val="yellow"/>
        </w:rPr>
        <w:t xml:space="preserve">a </w:t>
      </w:r>
      <w:r w:rsidR="00AF2C79" w:rsidRPr="00525920">
        <w:rPr>
          <w:strike/>
          <w:highlight w:val="yellow"/>
        </w:rPr>
        <w:t>P</w:t>
      </w:r>
      <w:r w:rsidRPr="00525920">
        <w:rPr>
          <w:strike/>
          <w:highlight w:val="yellow"/>
        </w:rPr>
        <w:t xml:space="preserve">ortrayal </w:t>
      </w:r>
      <w:r w:rsidR="00AF2C79" w:rsidRPr="00525920">
        <w:rPr>
          <w:strike/>
          <w:highlight w:val="yellow"/>
        </w:rPr>
        <w:t>C</w:t>
      </w:r>
      <w:r w:rsidRPr="00525920">
        <w:rPr>
          <w:strike/>
          <w:highlight w:val="yellow"/>
        </w:rPr>
        <w:t xml:space="preserve">atalogue (without a concomitant change to the </w:t>
      </w:r>
      <w:r w:rsidR="00AF2C79" w:rsidRPr="00525920">
        <w:rPr>
          <w:strike/>
          <w:highlight w:val="yellow"/>
        </w:rPr>
        <w:t>P</w:t>
      </w:r>
      <w:r w:rsidRPr="00525920">
        <w:rPr>
          <w:strike/>
          <w:highlight w:val="yellow"/>
        </w:rPr>
        <w:t xml:space="preserve">roduct </w:t>
      </w:r>
      <w:r w:rsidR="00AF2C79" w:rsidRPr="00525920">
        <w:rPr>
          <w:strike/>
          <w:highlight w:val="yellow"/>
        </w:rPr>
        <w:t>S</w:t>
      </w:r>
      <w:r w:rsidRPr="00525920">
        <w:rPr>
          <w:strike/>
          <w:highlight w:val="yellow"/>
        </w:rPr>
        <w:t xml:space="preserve">pecification or </w:t>
      </w:r>
      <w:r w:rsidR="00AF2C79" w:rsidRPr="00525920">
        <w:rPr>
          <w:strike/>
          <w:highlight w:val="yellow"/>
        </w:rPr>
        <w:t>F</w:t>
      </w:r>
      <w:r w:rsidRPr="00525920">
        <w:rPr>
          <w:strike/>
          <w:highlight w:val="yellow"/>
        </w:rPr>
        <w:t xml:space="preserve">eature </w:t>
      </w:r>
      <w:r w:rsidR="00AF2C79" w:rsidRPr="00525920">
        <w:rPr>
          <w:strike/>
          <w:highlight w:val="yellow"/>
        </w:rPr>
        <w:t>C</w:t>
      </w:r>
      <w:r w:rsidRPr="00525920">
        <w:rPr>
          <w:strike/>
          <w:highlight w:val="yellow"/>
        </w:rPr>
        <w:t>atalogue)</w:t>
      </w:r>
      <w:r w:rsidR="000577DF" w:rsidRPr="00525920">
        <w:rPr>
          <w:strike/>
          <w:highlight w:val="yellow"/>
        </w:rPr>
        <w:t xml:space="preserve"> can be more difficult</w:t>
      </w:r>
      <w:r w:rsidRPr="00525920">
        <w:rPr>
          <w:strike/>
          <w:highlight w:val="yellow"/>
        </w:rPr>
        <w:t xml:space="preserve"> to classify</w:t>
      </w:r>
      <w:r w:rsidR="00DC1D87" w:rsidRPr="00525920">
        <w:rPr>
          <w:strike/>
          <w:highlight w:val="yellow"/>
        </w:rPr>
        <w:t xml:space="preserve"> (as a </w:t>
      </w:r>
      <w:r w:rsidR="00AF2C79" w:rsidRPr="00525920">
        <w:rPr>
          <w:strike/>
          <w:highlight w:val="yellow"/>
        </w:rPr>
        <w:t>N</w:t>
      </w:r>
      <w:r w:rsidR="00DC1D87" w:rsidRPr="00525920">
        <w:rPr>
          <w:strike/>
          <w:highlight w:val="yellow"/>
        </w:rPr>
        <w:t>ew Edition, Revision, or Clarification)</w:t>
      </w:r>
      <w:r w:rsidR="000577DF" w:rsidRPr="00525920">
        <w:rPr>
          <w:strike/>
          <w:highlight w:val="yellow"/>
        </w:rPr>
        <w:t xml:space="preserve">, </w:t>
      </w:r>
      <w:r w:rsidR="00DC1D87" w:rsidRPr="00525920">
        <w:rPr>
          <w:strike/>
          <w:highlight w:val="yellow"/>
        </w:rPr>
        <w:t>because in addition to data model semantics,</w:t>
      </w:r>
      <w:r w:rsidR="000577DF" w:rsidRPr="00525920">
        <w:rPr>
          <w:strike/>
          <w:highlight w:val="yellow"/>
        </w:rPr>
        <w:t xml:space="preserve"> </w:t>
      </w:r>
      <w:r w:rsidR="00DC1D87" w:rsidRPr="00525920">
        <w:rPr>
          <w:strike/>
          <w:highlight w:val="yellow"/>
        </w:rPr>
        <w:t>human factors effects for user interfaces and IMO guidance about compatibility, text abbreviatio</w:t>
      </w:r>
      <w:r w:rsidR="00AF2C79" w:rsidRPr="00525920">
        <w:rPr>
          <w:strike/>
          <w:highlight w:val="yellow"/>
        </w:rPr>
        <w:t>ns, etc</w:t>
      </w:r>
      <w:r w:rsidR="00DC1D87" w:rsidRPr="00525920">
        <w:rPr>
          <w:strike/>
          <w:highlight w:val="yellow"/>
        </w:rPr>
        <w:t>, must also be considered.</w:t>
      </w:r>
    </w:p>
    <w:p w14:paraId="54457007" w14:textId="25416719" w:rsidR="00B2410B" w:rsidRDefault="003707D6" w:rsidP="006D480D">
      <w:pPr>
        <w:pStyle w:val="ListParagraph"/>
        <w:spacing w:after="120" w:line="240" w:lineRule="auto"/>
        <w:jc w:val="both"/>
      </w:pPr>
      <w:commentRangeStart w:id="2348"/>
      <w:r w:rsidRPr="00D56521">
        <w:t xml:space="preserve">In </w:t>
      </w:r>
      <w:r w:rsidR="0040188F" w:rsidRPr="00D56521">
        <w:t>general</w:t>
      </w:r>
      <w:r w:rsidR="006414AF" w:rsidRPr="00D56521">
        <w:t>,</w:t>
      </w:r>
      <w:r w:rsidRPr="00D56521">
        <w:t xml:space="preserve"> the IHO and/or </w:t>
      </w:r>
      <w:r w:rsidR="008C40B9">
        <w:t>T</w:t>
      </w:r>
      <w:r w:rsidRPr="00D56521">
        <w:t xml:space="preserve">ype </w:t>
      </w:r>
      <w:r w:rsidR="008C40B9">
        <w:t>A</w:t>
      </w:r>
      <w:r w:rsidRPr="00D56521">
        <w:t xml:space="preserve">pproval </w:t>
      </w:r>
      <w:r w:rsidR="008C40B9">
        <w:t>A</w:t>
      </w:r>
      <w:r w:rsidRPr="00D56521">
        <w:t>uthority should be consulted</w:t>
      </w:r>
      <w:r w:rsidR="0040188F" w:rsidRPr="00D56521">
        <w:t xml:space="preserve"> to determine the significance of the change</w:t>
      </w:r>
      <w:r w:rsidRPr="00D56521">
        <w:t xml:space="preserve">. This also applies to </w:t>
      </w:r>
      <w:r w:rsidR="00AF2C79">
        <w:t>R</w:t>
      </w:r>
      <w:r w:rsidRPr="00D56521">
        <w:t xml:space="preserve">evisions planned by </w:t>
      </w:r>
      <w:r w:rsidR="00AF2C79">
        <w:t>P</w:t>
      </w:r>
      <w:r w:rsidRPr="00D56521">
        <w:t xml:space="preserve">roject </w:t>
      </w:r>
      <w:r w:rsidR="00AF2C79">
        <w:t>T</w:t>
      </w:r>
      <w:r w:rsidRPr="00D56521">
        <w:t>eams.</w:t>
      </w:r>
      <w:commentRangeEnd w:id="2348"/>
      <w:r w:rsidR="006C470D">
        <w:rPr>
          <w:rStyle w:val="CommentReference"/>
        </w:rPr>
        <w:commentReference w:id="2348"/>
      </w:r>
    </w:p>
    <w:p w14:paraId="15ACA6E4" w14:textId="77777777" w:rsidR="000472A8" w:rsidRPr="00D56521" w:rsidRDefault="000472A8" w:rsidP="000472A8">
      <w:pPr>
        <w:pStyle w:val="ListParagraph"/>
        <w:spacing w:after="120" w:line="240" w:lineRule="auto"/>
        <w:ind w:left="0"/>
        <w:jc w:val="both"/>
      </w:pPr>
    </w:p>
    <w:p w14:paraId="42286278" w14:textId="3C25692F" w:rsidR="00B2410B" w:rsidRPr="00D56521" w:rsidRDefault="00700BDB" w:rsidP="00525920">
      <w:pPr>
        <w:pStyle w:val="Heading2"/>
      </w:pPr>
      <w:bookmarkStart w:id="2349" w:name="_Toc144421414"/>
      <w:r w:rsidRPr="00D56521">
        <w:t>Dataset</w:t>
      </w:r>
      <w:r w:rsidR="00B2410B" w:rsidRPr="00D56521">
        <w:t xml:space="preserve"> overlaps and gaps</w:t>
      </w:r>
      <w:bookmarkEnd w:id="2349"/>
    </w:p>
    <w:p w14:paraId="0240F4DD" w14:textId="1BBA7FAE" w:rsidR="00E375C1" w:rsidRPr="00D56521" w:rsidRDefault="00E375C1" w:rsidP="00525920">
      <w:pPr>
        <w:pStyle w:val="Heading3"/>
      </w:pPr>
      <w:bookmarkStart w:id="2350" w:name="_Toc144421415"/>
      <w:r w:rsidRPr="00D56521">
        <w:t>Overlaps and gaps in ENC coverage</w:t>
      </w:r>
      <w:bookmarkEnd w:id="2350"/>
    </w:p>
    <w:p w14:paraId="506DDEA4" w14:textId="04D9D8D3" w:rsidR="00B2410B" w:rsidRPr="00D56521" w:rsidRDefault="00B2410B" w:rsidP="00AF2C79">
      <w:pPr>
        <w:spacing w:after="120" w:line="240" w:lineRule="auto"/>
        <w:jc w:val="both"/>
      </w:pPr>
      <w:r w:rsidRPr="00D56521">
        <w:t xml:space="preserve">There may be cases where ENCs in the same scale range overlap. Such may be the case at agreed adjoining producer data limits, where, if it is difficult to achieve a perfect join, </w:t>
      </w:r>
      <w:commentRangeStart w:id="2351"/>
      <w:ins w:id="2352" w:author="jonathan pritchard" w:date="2024-05-20T16:05:00Z" w16du:dateUtc="2024-05-20T15:05:00Z">
        <w:r w:rsidR="00675209" w:rsidRPr="00AC19A1">
          <w:t>an overlapping buffer zone of up to 5 metres may be used</w:t>
        </w:r>
      </w:ins>
      <w:del w:id="2353" w:author="jonathan pritchard" w:date="2024-05-20T16:05:00Z" w16du:dateUtc="2024-05-20T15:05:00Z">
        <w:r w:rsidRPr="00D56521" w:rsidDel="00675209">
          <w:delText>a 5 metre overlapping buffer zone may be used</w:delText>
        </w:r>
      </w:del>
      <w:r w:rsidRPr="00D56521">
        <w:t xml:space="preserve">. </w:t>
      </w:r>
      <w:commentRangeEnd w:id="2351"/>
      <w:r w:rsidR="00675209">
        <w:rPr>
          <w:rStyle w:val="CommentReference"/>
        </w:rPr>
        <w:commentReference w:id="2351"/>
      </w:r>
    </w:p>
    <w:p w14:paraId="7920C64B" w14:textId="470F5550" w:rsidR="00675209" w:rsidRPr="00D56521" w:rsidRDefault="00675209" w:rsidP="00AF2C79">
      <w:pPr>
        <w:spacing w:after="120" w:line="240" w:lineRule="auto"/>
        <w:jc w:val="both"/>
      </w:pPr>
      <w:commentRangeStart w:id="2354"/>
      <w:ins w:id="2355" w:author="jonathan pritchard" w:date="2024-05-20T16:06:00Z" w16du:dateUtc="2024-05-20T15:06:00Z">
        <w:r w:rsidRPr="00AC19A1">
          <w:t xml:space="preserve">Where an overlap of more than 5 metres between two or more datasets exists the ECDIS </w:t>
        </w:r>
      </w:ins>
      <w:ins w:id="2356" w:author="jonathan pritchard" w:date="2024-05-29T03:36:00Z" w16du:dateUtc="2024-05-29T02:36:00Z">
        <w:r w:rsidR="00B15F52">
          <w:rPr>
            <w:b/>
            <w:bCs/>
          </w:rPr>
          <w:t>must</w:t>
        </w:r>
      </w:ins>
      <w:ins w:id="2357" w:author="jonathan pritchard" w:date="2024-05-20T16:06:00Z" w16du:dateUtc="2024-05-20T15:06:00Z">
        <w:r w:rsidRPr="00AC19A1">
          <w:t xml:space="preserve"> only display one dataset for the overlap area and provide a permanent and persisting indication “overlap”.</w:t>
        </w:r>
      </w:ins>
      <w:del w:id="2358" w:author="jonathan pritchard" w:date="2024-05-20T16:06:00Z" w16du:dateUtc="2024-05-20T15:06:00Z">
        <w:r w:rsidR="00B2410B" w:rsidRPr="00D56521" w:rsidDel="00675209">
          <w:delText xml:space="preserve">Where an overlap of two or more </w:delText>
        </w:r>
        <w:r w:rsidR="00700BDB" w:rsidRPr="00D56521" w:rsidDel="00675209">
          <w:delText>datasets</w:delText>
        </w:r>
        <w:r w:rsidR="00B2410B" w:rsidRPr="00D56521" w:rsidDel="00675209">
          <w:delText xml:space="preserve"> exists the ECDIS must only display one </w:delText>
        </w:r>
        <w:r w:rsidR="00700BDB" w:rsidRPr="00D56521" w:rsidDel="00675209">
          <w:delText>dataset</w:delText>
        </w:r>
        <w:r w:rsidR="00B2410B" w:rsidRPr="00D56521" w:rsidDel="00675209">
          <w:delText xml:space="preserve"> for the overlap area and provide a permanent and persisting indication “overlap”.</w:delText>
        </w:r>
      </w:del>
      <w:commentRangeEnd w:id="2354"/>
      <w:r>
        <w:rPr>
          <w:rStyle w:val="CommentReference"/>
        </w:rPr>
        <w:commentReference w:id="2354"/>
      </w:r>
    </w:p>
    <w:p w14:paraId="063B3511" w14:textId="2088B105" w:rsidR="00700BDB" w:rsidRPr="00D56521" w:rsidDel="00675209" w:rsidRDefault="00700BDB" w:rsidP="00AF2C79">
      <w:pPr>
        <w:spacing w:after="120" w:line="240" w:lineRule="auto"/>
        <w:jc w:val="both"/>
        <w:rPr>
          <w:del w:id="2359" w:author="jonathan pritchard" w:date="2024-05-20T16:07:00Z" w16du:dateUtc="2024-05-20T15:07:00Z"/>
        </w:rPr>
      </w:pPr>
      <w:commentRangeStart w:id="2360"/>
      <w:del w:id="2361" w:author="jonathan pritchard" w:date="2024-05-20T16:07:00Z" w16du:dateUtc="2024-05-20T15:07:00Z">
        <w:r w:rsidRPr="00D56521" w:rsidDel="00675209">
          <w:delText>Similarly, there may cases be where gaps in ENC coverage exist.</w:delText>
        </w:r>
      </w:del>
      <w:commentRangeEnd w:id="2360"/>
      <w:r w:rsidR="00675209">
        <w:rPr>
          <w:rStyle w:val="CommentReference"/>
        </w:rPr>
        <w:commentReference w:id="2360"/>
      </w:r>
    </w:p>
    <w:p w14:paraId="62A78DB2" w14:textId="2FC0BA7D" w:rsidR="00E375C1" w:rsidRPr="00D56521" w:rsidRDefault="00E375C1" w:rsidP="00525920">
      <w:pPr>
        <w:pStyle w:val="Heading3"/>
      </w:pPr>
      <w:bookmarkStart w:id="2362" w:name="_Toc144421416"/>
      <w:commentRangeStart w:id="2363"/>
      <w:commentRangeStart w:id="2364"/>
      <w:commentRangeStart w:id="2365"/>
      <w:commentRangeStart w:id="2366"/>
      <w:r w:rsidRPr="00D56521">
        <w:t xml:space="preserve">Overlaps and gaps </w:t>
      </w:r>
      <w:del w:id="2367" w:author="jonathan pritchard" w:date="2024-02-06T10:49:00Z">
        <w:r w:rsidRPr="00D56521" w:rsidDel="001D3531">
          <w:delText xml:space="preserve">in </w:delText>
        </w:r>
      </w:del>
      <w:ins w:id="2368" w:author="jonathan pritchard" w:date="2024-02-06T10:49:00Z">
        <w:r w:rsidR="001D3531">
          <w:t>between</w:t>
        </w:r>
        <w:r w:rsidR="001D3531" w:rsidRPr="00D56521">
          <w:t xml:space="preserve"> </w:t>
        </w:r>
      </w:ins>
      <w:r w:rsidRPr="00D56521">
        <w:t>other data products</w:t>
      </w:r>
      <w:bookmarkEnd w:id="2362"/>
      <w:commentRangeEnd w:id="2363"/>
      <w:r w:rsidR="00E27B73">
        <w:rPr>
          <w:rStyle w:val="CommentReference"/>
          <w:b w:val="0"/>
          <w:bCs w:val="0"/>
        </w:rPr>
        <w:commentReference w:id="2363"/>
      </w:r>
      <w:commentRangeEnd w:id="2364"/>
      <w:r w:rsidR="00EC6DA6">
        <w:rPr>
          <w:rStyle w:val="CommentReference"/>
          <w:b w:val="0"/>
          <w:bCs w:val="0"/>
        </w:rPr>
        <w:commentReference w:id="2364"/>
      </w:r>
      <w:commentRangeEnd w:id="2365"/>
      <w:r w:rsidR="00EC6DA6">
        <w:rPr>
          <w:rStyle w:val="CommentReference"/>
          <w:b w:val="0"/>
          <w:bCs w:val="0"/>
        </w:rPr>
        <w:commentReference w:id="2365"/>
      </w:r>
      <w:commentRangeEnd w:id="2366"/>
      <w:r w:rsidR="00980423">
        <w:rPr>
          <w:rStyle w:val="CommentReference"/>
          <w:b w:val="0"/>
          <w:bCs w:val="0"/>
        </w:rPr>
        <w:commentReference w:id="2366"/>
      </w:r>
    </w:p>
    <w:p w14:paraId="52E5C5F3" w14:textId="7300DE46" w:rsidR="00700BDB" w:rsidRPr="00D56521" w:rsidRDefault="00700BDB" w:rsidP="008C40B9">
      <w:pPr>
        <w:spacing w:after="120" w:line="240" w:lineRule="auto"/>
        <w:jc w:val="both"/>
      </w:pPr>
      <w:r w:rsidRPr="00D56521">
        <w:t>Overlaps in datasets of the same scale range in products other than the ENC should be indicated by a non-permanent indicat</w:t>
      </w:r>
      <w:r w:rsidR="00E375C1" w:rsidRPr="00D56521">
        <w:t xml:space="preserve">ion “Overlap in ??? data” (where ??? is the abbreviation for the data product). If interoperability has been activated, the </w:t>
      </w:r>
      <w:r w:rsidR="008C40B9">
        <w:t>I</w:t>
      </w:r>
      <w:r w:rsidR="00E375C1" w:rsidRPr="00D56521">
        <w:t xml:space="preserve">nteroperability </w:t>
      </w:r>
      <w:r w:rsidR="008C40B9">
        <w:t>C</w:t>
      </w:r>
      <w:r w:rsidR="00E375C1" w:rsidRPr="00D56521">
        <w:t>atalogue may have a rule to break the tie, in which case an indication is not needed.</w:t>
      </w:r>
      <w:ins w:id="2369" w:author="jonathan pritchard" w:date="2024-02-06T10:57:00Z">
        <w:r w:rsidR="00980423">
          <w:t xml:space="preserve"> </w:t>
        </w:r>
      </w:ins>
      <w:commentRangeStart w:id="2370"/>
      <w:commentRangeStart w:id="2371"/>
      <w:ins w:id="2372" w:author="jonathan pritchard" w:date="2024-02-06T10:58:00Z">
        <w:r w:rsidR="00980423">
          <w:t>An exception to this rule is S-102 and S</w:t>
        </w:r>
      </w:ins>
      <w:ins w:id="2373" w:author="jonathan pritchard" w:date="2024-02-06T10:59:00Z">
        <w:r w:rsidR="00980423">
          <w:t xml:space="preserve">-104 data used for Water Level Adjustment. In these cases, as with ENC overlaps, the ECDIS </w:t>
        </w:r>
      </w:ins>
      <w:ins w:id="2374" w:author="jonathan pritchard" w:date="2024-05-28T09:26:00Z" w16du:dateUtc="2024-05-28T08:26:00Z">
        <w:r w:rsidR="00525920">
          <w:rPr>
            <w:b/>
            <w:bCs/>
          </w:rPr>
          <w:t>must</w:t>
        </w:r>
      </w:ins>
      <w:ins w:id="2375" w:author="jonathan pritchard" w:date="2024-02-06T10:59:00Z">
        <w:r w:rsidR="00980423">
          <w:t xml:space="preserve"> only select and use a single dataset</w:t>
        </w:r>
      </w:ins>
      <w:ins w:id="2376" w:author="jonathan pritchard" w:date="2024-02-06T11:00:00Z">
        <w:r w:rsidR="00980423">
          <w:t xml:space="preserve"> from the overlapping data available</w:t>
        </w:r>
      </w:ins>
      <w:ins w:id="2377" w:author="jonathan pritchard" w:date="2024-02-06T10:59:00Z">
        <w:r w:rsidR="00980423">
          <w:t xml:space="preserve"> and provide a permanent and persisting indication “overlap” as per ENCs.</w:t>
        </w:r>
      </w:ins>
      <w:commentRangeEnd w:id="2370"/>
      <w:ins w:id="2378" w:author="jonathan pritchard" w:date="2024-02-06T11:00:00Z">
        <w:r w:rsidR="00F87312">
          <w:rPr>
            <w:rStyle w:val="CommentReference"/>
          </w:rPr>
          <w:commentReference w:id="2370"/>
        </w:r>
      </w:ins>
      <w:commentRangeEnd w:id="2371"/>
      <w:ins w:id="2379" w:author="jonathan pritchard" w:date="2024-05-20T16:09:00Z" w16du:dateUtc="2024-05-20T15:09:00Z">
        <w:r w:rsidR="00675209">
          <w:rPr>
            <w:rStyle w:val="CommentReference"/>
          </w:rPr>
          <w:commentReference w:id="2371"/>
        </w:r>
      </w:ins>
    </w:p>
    <w:p w14:paraId="378C05FB" w14:textId="0EEAAF1D" w:rsidR="00E375C1" w:rsidRDefault="00E375C1" w:rsidP="008C40B9">
      <w:pPr>
        <w:spacing w:after="120" w:line="240" w:lineRule="auto"/>
        <w:jc w:val="both"/>
      </w:pPr>
      <w:r w:rsidRPr="00D56521">
        <w:t>Coverage gaps in products other than the ENC can be expected and should not be</w:t>
      </w:r>
      <w:r w:rsidR="004C7B97" w:rsidRPr="00D56521">
        <w:t xml:space="preserve"> indicated.</w:t>
      </w:r>
      <w:ins w:id="2380" w:author="jonathan pritchard" w:date="2024-02-06T10:49:00Z">
        <w:r w:rsidR="001D3531">
          <w:t xml:space="preserve"> </w:t>
        </w:r>
      </w:ins>
      <w:ins w:id="2381" w:author="jonathan pritchard" w:date="2024-02-06T10:51:00Z">
        <w:r w:rsidR="001D3531">
          <w:t xml:space="preserve">Similarly, overlaps between different data producers’ ENC and other data products other than ENC should also be expected. Certain </w:t>
        </w:r>
      </w:ins>
      <w:ins w:id="2382" w:author="jonathan pritchard" w:date="2024-02-06T10:52:00Z">
        <w:r w:rsidR="001D3531">
          <w:t>features, such as radio service areas can extend far beyond national boundaries and may therefore overlap other data producers’ ENC data.</w:t>
        </w:r>
        <w:r w:rsidR="0039296F">
          <w:t xml:space="preserve"> An indication is not needed in these cases.</w:t>
        </w:r>
      </w:ins>
    </w:p>
    <w:p w14:paraId="22CDBE98" w14:textId="77777777" w:rsidR="008C40B9" w:rsidRPr="00D56521" w:rsidRDefault="008C40B9" w:rsidP="008C40B9">
      <w:pPr>
        <w:spacing w:after="120" w:line="240" w:lineRule="auto"/>
        <w:jc w:val="both"/>
      </w:pPr>
    </w:p>
    <w:p w14:paraId="6BEBF49A" w14:textId="599B6B92" w:rsidR="006A43DE" w:rsidRPr="00D56521" w:rsidRDefault="00C47404" w:rsidP="00525920">
      <w:pPr>
        <w:pStyle w:val="Heading2"/>
      </w:pPr>
      <w:bookmarkStart w:id="2383" w:name="_Ref49451692"/>
      <w:bookmarkStart w:id="2384" w:name="_Toc144421417"/>
      <w:r w:rsidRPr="00D56521">
        <w:lastRenderedPageBreak/>
        <w:t>Guidance on u</w:t>
      </w:r>
      <w:r w:rsidR="006A43DE" w:rsidRPr="00D56521">
        <w:t>pdat</w:t>
      </w:r>
      <w:r w:rsidRPr="00D56521">
        <w:t>ing</w:t>
      </w:r>
      <w:r w:rsidR="00FE57E5" w:rsidRPr="00D56521">
        <w:t xml:space="preserve"> S-100 datasets on ECDIS</w:t>
      </w:r>
      <w:bookmarkEnd w:id="2383"/>
      <w:bookmarkEnd w:id="2384"/>
    </w:p>
    <w:p w14:paraId="47D9A97D" w14:textId="7B7BA002" w:rsidR="007F3619" w:rsidRPr="00D56521" w:rsidRDefault="007F3619" w:rsidP="00525920">
      <w:pPr>
        <w:pStyle w:val="Heading3"/>
      </w:pPr>
      <w:bookmarkStart w:id="2385" w:name="_Toc144421418"/>
      <w:r w:rsidRPr="00D56521">
        <w:t>Introduction</w:t>
      </w:r>
      <w:bookmarkEnd w:id="2385"/>
    </w:p>
    <w:p w14:paraId="2DCCA351" w14:textId="1651B017" w:rsidR="00B526AD" w:rsidRPr="00D56521" w:rsidRDefault="006A43DE" w:rsidP="008C40B9">
      <w:pPr>
        <w:spacing w:after="120" w:line="240" w:lineRule="auto"/>
        <w:jc w:val="both"/>
      </w:pPr>
      <w:r w:rsidRPr="00D56521">
        <w:t xml:space="preserve">In </w:t>
      </w:r>
      <w:r w:rsidR="0090744C" w:rsidRPr="00D56521">
        <w:t>a</w:t>
      </w:r>
      <w:r w:rsidRPr="00D56521">
        <w:t xml:space="preserve"> previous </w:t>
      </w:r>
      <w:r w:rsidR="008C40B9">
        <w:t>E</w:t>
      </w:r>
      <w:r w:rsidRPr="00D56521">
        <w:t xml:space="preserve">dition (3rd Edition, December 1996), </w:t>
      </w:r>
      <w:r w:rsidR="0090744C" w:rsidRPr="00D56521">
        <w:t xml:space="preserve">S-52 </w:t>
      </w:r>
      <w:r w:rsidRPr="00D56521">
        <w:t xml:space="preserve">Appendix </w:t>
      </w:r>
      <w:r w:rsidR="0090744C" w:rsidRPr="00D56521">
        <w:t>I</w:t>
      </w:r>
      <w:r w:rsidRPr="00D56521">
        <w:t xml:space="preserve"> provided guidance for the updating service and the ECDIS to support the updating of ENCs issued through a Regional ENC Coordinating Centre (RENC).</w:t>
      </w:r>
      <w:r w:rsidR="008C40B9">
        <w:t xml:space="preserve"> Following a</w:t>
      </w:r>
      <w:r w:rsidR="0090744C" w:rsidRPr="00D56521">
        <w:t xml:space="preserve"> HSSC-requested review by the ENC Updating Working Group (EUWG), guidance related to ENC updates production by HOs and their distribution was mainly integrated into Edition</w:t>
      </w:r>
      <w:r w:rsidR="008C40B9">
        <w:t xml:space="preserve"> 2.0.0 of IHO publication S-65 </w:t>
      </w:r>
      <w:r w:rsidR="0090744C" w:rsidRPr="008C40B9">
        <w:rPr>
          <w:i/>
        </w:rPr>
        <w:t>ENC Production, Mainte</w:t>
      </w:r>
      <w:r w:rsidR="008C40B9" w:rsidRPr="008C40B9">
        <w:rPr>
          <w:i/>
        </w:rPr>
        <w:t>nance and Distribution Guidance</w:t>
      </w:r>
      <w:r w:rsidR="0090744C" w:rsidRPr="00D56521">
        <w:t xml:space="preserve"> and Edition 3.0.0 of IHO Publicat</w:t>
      </w:r>
      <w:r w:rsidR="008C40B9">
        <w:t xml:space="preserve">ion S-57 Appendix B.1, Annex A </w:t>
      </w:r>
      <w:r w:rsidR="0090744C" w:rsidRPr="008C40B9">
        <w:rPr>
          <w:i/>
        </w:rPr>
        <w:t xml:space="preserve">Use </w:t>
      </w:r>
      <w:r w:rsidR="008C40B9" w:rsidRPr="008C40B9">
        <w:rPr>
          <w:i/>
        </w:rPr>
        <w:t>of the Object Catalogue for ENC</w:t>
      </w:r>
      <w:r w:rsidR="0090744C" w:rsidRPr="00D56521">
        <w:t>.</w:t>
      </w:r>
      <w:r w:rsidR="00B526AD" w:rsidRPr="00D56521">
        <w:t xml:space="preserve"> Beginning with Edition 4.0.0 (April 2012), S-52 Appendix I was limited to describing guidance for the processing of automatic and manual ENC updates by ECDIS.</w:t>
      </w:r>
    </w:p>
    <w:p w14:paraId="2A9F3ED5" w14:textId="7ABAFCA0" w:rsidR="006A43DE" w:rsidRPr="00D56521" w:rsidRDefault="00066D67" w:rsidP="008C40B9">
      <w:pPr>
        <w:spacing w:after="120" w:line="240" w:lineRule="auto"/>
        <w:jc w:val="both"/>
      </w:pPr>
      <w:r w:rsidRPr="00D56521">
        <w:t>The c</w:t>
      </w:r>
      <w:r w:rsidR="00B526AD" w:rsidRPr="00D56521">
        <w:t xml:space="preserve">urrent </w:t>
      </w:r>
      <w:r w:rsidR="008C40B9">
        <w:t>E</w:t>
      </w:r>
      <w:r w:rsidR="00E178A5" w:rsidRPr="00D56521">
        <w:t xml:space="preserve">ditions of </w:t>
      </w:r>
      <w:r w:rsidR="00B526AD" w:rsidRPr="00D56521">
        <w:t>S-57 and S-65</w:t>
      </w:r>
      <w:r w:rsidR="00E178A5" w:rsidRPr="00D56521">
        <w:t xml:space="preserve"> continue to apply to the production and data delivery for S-57 ENC updates.</w:t>
      </w:r>
      <w:r w:rsidRPr="00D56521">
        <w:t xml:space="preserve"> S-52 Appendix I continues to apply to the processing of S-57 updates on ECDIS.</w:t>
      </w:r>
    </w:p>
    <w:p w14:paraId="72E60DA4" w14:textId="3B742A98" w:rsidR="00E178A5" w:rsidRPr="00D56521" w:rsidRDefault="00B526AD" w:rsidP="008C40B9">
      <w:pPr>
        <w:spacing w:after="120" w:line="240" w:lineRule="auto"/>
        <w:jc w:val="both"/>
      </w:pPr>
      <w:bookmarkStart w:id="2386" w:name="_Hlk49425190"/>
      <w:r w:rsidRPr="00D56521">
        <w:t xml:space="preserve">The guidance in </w:t>
      </w:r>
      <w:bookmarkEnd w:id="2386"/>
      <w:r w:rsidR="00C47404" w:rsidRPr="00D56521">
        <w:t>S-52 Appendix I has been updated for S-100</w:t>
      </w:r>
      <w:r w:rsidR="00FE57E5" w:rsidRPr="00D56521">
        <w:t xml:space="preserve"> datasets</w:t>
      </w:r>
      <w:r w:rsidR="00C47404" w:rsidRPr="00D56521">
        <w:t xml:space="preserve"> </w:t>
      </w:r>
      <w:r w:rsidR="00FE57E5" w:rsidRPr="00D56521">
        <w:t xml:space="preserve">on </w:t>
      </w:r>
      <w:r w:rsidR="00C47404" w:rsidRPr="00D56521">
        <w:t xml:space="preserve">ECDIS and is </w:t>
      </w:r>
      <w:r w:rsidR="00FE57E5" w:rsidRPr="00D56521">
        <w:t>provided</w:t>
      </w:r>
      <w:r w:rsidR="00C47404" w:rsidRPr="00D56521">
        <w:t xml:space="preserve"> </w:t>
      </w:r>
      <w:r w:rsidR="00FE57E5" w:rsidRPr="00D56521">
        <w:t xml:space="preserve">in clauses </w:t>
      </w:r>
      <w:r w:rsidR="00066D67" w:rsidRPr="00D56521">
        <w:fldChar w:fldCharType="begin"/>
      </w:r>
      <w:r w:rsidR="00066D67" w:rsidRPr="00D56521">
        <w:instrText xml:space="preserve"> REF _Ref49425494 \r \h </w:instrText>
      </w:r>
      <w:r w:rsidR="008C40B9">
        <w:instrText xml:space="preserve"> \* MERGEFORMAT </w:instrText>
      </w:r>
      <w:r w:rsidR="00066D67" w:rsidRPr="00D56521">
        <w:fldChar w:fldCharType="separate"/>
      </w:r>
      <w:r w:rsidR="00832978">
        <w:t>C-21.3.2</w:t>
      </w:r>
      <w:r w:rsidR="00066D67" w:rsidRPr="00D56521">
        <w:fldChar w:fldCharType="end"/>
      </w:r>
      <w:r w:rsidR="00FE57E5" w:rsidRPr="00D56521">
        <w:t>–</w:t>
      </w:r>
      <w:r w:rsidR="00066D67" w:rsidRPr="00D56521">
        <w:fldChar w:fldCharType="begin"/>
      </w:r>
      <w:r w:rsidR="00066D67" w:rsidRPr="00D56521">
        <w:instrText xml:space="preserve"> REF _Ref49425504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w:t>
      </w:r>
      <w:r w:rsidR="00FE57E5" w:rsidRPr="00D56521">
        <w:t>below.</w:t>
      </w:r>
      <w:r w:rsidR="00066D67" w:rsidRPr="00D56521">
        <w:t xml:space="preserve"> Except for </w:t>
      </w:r>
      <w:r w:rsidR="00066D67" w:rsidRPr="00D56521">
        <w:fldChar w:fldCharType="begin"/>
      </w:r>
      <w:r w:rsidR="00066D67" w:rsidRPr="00D56521">
        <w:instrText xml:space="preserve"> REF _Ref49425519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(support file updates), which is a new requirement for support files, </w:t>
      </w:r>
      <w:r w:rsidR="00DF396F" w:rsidRPr="00D56521">
        <w:t xml:space="preserve">and </w:t>
      </w:r>
      <w:r w:rsidR="0060279E" w:rsidRPr="00D56521">
        <w:t xml:space="preserve">the addition of </w:t>
      </w:r>
      <w:r w:rsidR="004E4779" w:rsidRPr="00D56521">
        <w:t>language relating to authentication</w:t>
      </w:r>
      <w:r w:rsidR="00DF396F" w:rsidRPr="00D56521">
        <w:t xml:space="preserve">, </w:t>
      </w:r>
      <w:r w:rsidR="00066D67" w:rsidRPr="00D56521">
        <w:t xml:space="preserve">the requirements are the same </w:t>
      </w:r>
      <w:r w:rsidR="00036F88" w:rsidRPr="00D56521">
        <w:t xml:space="preserve">as S-52 </w:t>
      </w:r>
      <w:r w:rsidR="00E96E96">
        <w:t xml:space="preserve">Edition </w:t>
      </w:r>
      <w:r w:rsidR="00036F88" w:rsidRPr="00D56521">
        <w:t xml:space="preserve">6.1.1 </w:t>
      </w:r>
      <w:r w:rsidR="00066D67" w:rsidRPr="00D56521">
        <w:t>with the language updated to include data products other than ENCs.</w:t>
      </w:r>
    </w:p>
    <w:p w14:paraId="23650DF1" w14:textId="5D3C5439" w:rsidR="00036F88" w:rsidRPr="00D56521" w:rsidRDefault="001E0143" w:rsidP="008C40B9">
      <w:pPr>
        <w:spacing w:after="120" w:line="240" w:lineRule="auto"/>
        <w:jc w:val="both"/>
      </w:pPr>
      <w:r w:rsidRPr="00D56521">
        <w:t xml:space="preserve">Some products may require or permit the use of data protection. Whether data protection has been applied to a dataset can be determined from the dataset discovery metadata in the exchange catalogue file (see S-100 Part </w:t>
      </w:r>
      <w:r w:rsidR="007E2F37" w:rsidRPr="00D56521">
        <w:t>17</w:t>
      </w:r>
      <w:r w:rsidRPr="00D56521">
        <w:t xml:space="preserve">). Digital signatures and authentication are described in S-100 Part 15. The protection method is indicated in dataset discovery metadata (S-100 </w:t>
      </w:r>
      <w:r w:rsidR="007E2F37" w:rsidRPr="00D56521">
        <w:t>Part 17</w:t>
      </w:r>
      <w:r w:rsidRPr="00D56521">
        <w:t xml:space="preserve">; it should also be documented in individual </w:t>
      </w:r>
      <w:r w:rsidR="00E96E96">
        <w:t>P</w:t>
      </w:r>
      <w:r w:rsidRPr="00D56521">
        <w:t xml:space="preserve">roduct </w:t>
      </w:r>
      <w:r w:rsidR="00E96E96">
        <w:t>S</w:t>
      </w:r>
      <w:r w:rsidRPr="00D56521">
        <w:t>pecifications. At present there is only one method specified in S-100, which is described in Part 15</w:t>
      </w:r>
      <w:r w:rsidR="004E4779" w:rsidRPr="00D56521">
        <w:t xml:space="preserve">. </w:t>
      </w:r>
      <w:r w:rsidR="00036F88" w:rsidRPr="00D56521">
        <w:t>S-100 Part 15 should be referenced for authe</w:t>
      </w:r>
      <w:r w:rsidR="00E96E96">
        <w:t>ntication and integrity checks</w:t>
      </w:r>
      <w:ins w:id="2387" w:author="jonathan pritchard" w:date="2024-02-06T09:38:00Z">
        <w:r w:rsidR="00DF2F0B">
          <w:t>)</w:t>
        </w:r>
      </w:ins>
      <w:r w:rsidR="00E96E96">
        <w:t>.</w:t>
      </w:r>
    </w:p>
    <w:p w14:paraId="4ACBE9EB" w14:textId="3F5962A0" w:rsidR="006A43DE" w:rsidRPr="00D56521" w:rsidRDefault="006A43DE" w:rsidP="00525920">
      <w:pPr>
        <w:pStyle w:val="Heading3"/>
      </w:pPr>
      <w:bookmarkStart w:id="2388" w:name="_Ref49425494"/>
      <w:bookmarkStart w:id="2389" w:name="_Toc144421419"/>
      <w:r w:rsidRPr="00D56521">
        <w:t>General</w:t>
      </w:r>
      <w:r w:rsidR="007F3619" w:rsidRPr="00D56521">
        <w:t xml:space="preserve"> requirements</w:t>
      </w:r>
      <w:bookmarkEnd w:id="2388"/>
      <w:bookmarkEnd w:id="2389"/>
    </w:p>
    <w:p w14:paraId="0BD9BDC8" w14:textId="65BAFE68" w:rsidR="006A43DE" w:rsidRPr="00D56521" w:rsidRDefault="006A43DE" w:rsidP="00AE2737">
      <w:pPr>
        <w:pStyle w:val="ListParagraph"/>
        <w:numPr>
          <w:ilvl w:val="0"/>
          <w:numId w:val="56"/>
        </w:numPr>
        <w:spacing w:after="120" w:line="240" w:lineRule="auto"/>
        <w:jc w:val="both"/>
      </w:pPr>
      <w:r w:rsidRPr="00D56521">
        <w:rPr>
          <w:b/>
          <w:bCs/>
        </w:rPr>
        <w:t>Data Integrity</w:t>
      </w:r>
      <w:r w:rsidRPr="00D56521">
        <w:t xml:space="preserve">. The ECDIS should be able to process </w:t>
      </w:r>
      <w:r w:rsidR="00B8380C" w:rsidRPr="00D56521">
        <w:t>u</w:t>
      </w:r>
      <w:r w:rsidRPr="00D56521">
        <w:t xml:space="preserve">pdates </w:t>
      </w:r>
      <w:r w:rsidR="00B8380C" w:rsidRPr="00D56521">
        <w:t xml:space="preserve">to S-100 data products </w:t>
      </w:r>
      <w:r w:rsidRPr="00D56521">
        <w:t xml:space="preserve">without degradation of the information content of the </w:t>
      </w:r>
      <w:r w:rsidR="00B8380C" w:rsidRPr="00D56521">
        <w:t>dataset</w:t>
      </w:r>
      <w:r w:rsidRPr="00D56521">
        <w:t xml:space="preserve"> or </w:t>
      </w:r>
      <w:r w:rsidR="00B8380C" w:rsidRPr="00D56521">
        <w:t>dataset</w:t>
      </w:r>
      <w:r w:rsidRPr="00D56521">
        <w:t xml:space="preserve"> </w:t>
      </w:r>
      <w:r w:rsidR="00D830F9" w:rsidRPr="00D56521">
        <w:t>u</w:t>
      </w:r>
      <w:r w:rsidRPr="00D56521">
        <w:t>pdate. For example, all information regarding attributes, logical relationships, geometry, and topology must be accounted for.</w:t>
      </w:r>
    </w:p>
    <w:p w14:paraId="3B525A3A" w14:textId="29D3752D" w:rsidR="006A43DE" w:rsidRPr="00D56521" w:rsidRDefault="006A43DE" w:rsidP="00AE2737">
      <w:pPr>
        <w:pStyle w:val="ListParagraph"/>
        <w:numPr>
          <w:ilvl w:val="0"/>
          <w:numId w:val="56"/>
        </w:numPr>
        <w:spacing w:after="120" w:line="240" w:lineRule="auto"/>
        <w:jc w:val="both"/>
      </w:pPr>
      <w:r w:rsidRPr="00D56521">
        <w:rPr>
          <w:b/>
          <w:bCs/>
        </w:rPr>
        <w:t>Verification of Application</w:t>
      </w:r>
      <w:r w:rsidRPr="00D56521">
        <w:t xml:space="preserve">. The ECDIS should provide a method to ensure that updates have been correctly applied to the </w:t>
      </w:r>
      <w:del w:id="2390" w:author="Raphael Malyankar" w:date="2023-08-31T16:32:00Z">
        <w:r w:rsidR="00D830F9" w:rsidRPr="00D56521" w:rsidDel="003B11C8">
          <w:delText xml:space="preserve">SENC </w:delText>
        </w:r>
      </w:del>
      <w:ins w:id="2391" w:author="Raphael Malyankar" w:date="2023-08-31T16:32:00Z">
        <w:r w:rsidR="003B11C8">
          <w:t>System Database</w:t>
        </w:r>
        <w:r w:rsidR="003B11C8" w:rsidRPr="00D56521">
          <w:t xml:space="preserve"> </w:t>
        </w:r>
      </w:ins>
      <w:r w:rsidR="00D830F9" w:rsidRPr="00D56521">
        <w:t xml:space="preserve">(or other appropriate </w:t>
      </w:r>
      <w:r w:rsidR="00B8380C" w:rsidRPr="00D56521">
        <w:t>database</w:t>
      </w:r>
      <w:r w:rsidR="00D830F9" w:rsidRPr="00D56521">
        <w:t xml:space="preserve"> for products held outside the </w:t>
      </w:r>
      <w:del w:id="2392" w:author="Raphael Malyankar" w:date="2023-08-31T16:32:00Z">
        <w:r w:rsidR="00D830F9" w:rsidRPr="00D56521" w:rsidDel="003B11C8">
          <w:delText>SENC</w:delText>
        </w:r>
      </w:del>
      <w:ins w:id="2393" w:author="Raphael Malyankar" w:date="2023-08-31T16:32:00Z">
        <w:r w:rsidR="003B11C8">
          <w:t>System Database</w:t>
        </w:r>
      </w:ins>
      <w:r w:rsidR="00D830F9" w:rsidRPr="00D56521">
        <w:t>)</w:t>
      </w:r>
      <w:r w:rsidRPr="00D56521">
        <w:t xml:space="preserve">. Those updates are either an </w:t>
      </w:r>
      <w:r w:rsidR="00B8380C" w:rsidRPr="00D56521">
        <w:t>o</w:t>
      </w:r>
      <w:r w:rsidRPr="00D56521">
        <w:t xml:space="preserve">fficial </w:t>
      </w:r>
      <w:r w:rsidR="00B8380C" w:rsidRPr="00D56521">
        <w:t>data product</w:t>
      </w:r>
      <w:r w:rsidRPr="00D56521">
        <w:t xml:space="preserve"> </w:t>
      </w:r>
      <w:r w:rsidR="00B8380C" w:rsidRPr="00D56521">
        <w:t>u</w:t>
      </w:r>
      <w:r w:rsidRPr="00D56521">
        <w:t xml:space="preserve">pdate integrated into the </w:t>
      </w:r>
      <w:del w:id="2394" w:author="Raphael Malyankar" w:date="2023-08-31T16:32:00Z">
        <w:r w:rsidRPr="00D56521" w:rsidDel="003B11C8">
          <w:delText xml:space="preserve">SENC </w:delText>
        </w:r>
      </w:del>
      <w:r w:rsidRPr="00D56521">
        <w:t>display</w:t>
      </w:r>
      <w:r w:rsidR="00E96E96">
        <w:t>;</w:t>
      </w:r>
      <w:r w:rsidR="00B8380C" w:rsidRPr="00D56521">
        <w:t xml:space="preserve"> a</w:t>
      </w:r>
      <w:r w:rsidR="00D830F9" w:rsidRPr="00D56521">
        <w:t>n update to non-official p</w:t>
      </w:r>
      <w:r w:rsidR="00E96E96">
        <w:t>roducts installed on the system;</w:t>
      </w:r>
      <w:r w:rsidRPr="00D56521">
        <w:t xml:space="preserve"> or temporary information that was entered manually.</w:t>
      </w:r>
    </w:p>
    <w:p w14:paraId="615C423A" w14:textId="3A69DEC5" w:rsidR="006A43DE" w:rsidRPr="00D56521" w:rsidRDefault="006A43DE" w:rsidP="00AE2737">
      <w:pPr>
        <w:pStyle w:val="ListParagraph"/>
        <w:numPr>
          <w:ilvl w:val="0"/>
          <w:numId w:val="56"/>
        </w:numPr>
        <w:spacing w:after="120" w:line="240" w:lineRule="auto"/>
        <w:jc w:val="both"/>
      </w:pPr>
      <w:r w:rsidRPr="00D56521">
        <w:rPr>
          <w:b/>
          <w:bCs/>
        </w:rPr>
        <w:t>Integrated/Non-integrated Updates Distinction</w:t>
      </w:r>
      <w:r w:rsidRPr="00D56521">
        <w:t xml:space="preserve">. Updates should be clearly distinguishable on the display. Once accepted, integrated updates </w:t>
      </w:r>
      <w:r w:rsidR="00D830F9" w:rsidRPr="00D56521">
        <w:t xml:space="preserve">to ENCs </w:t>
      </w:r>
      <w:r w:rsidRPr="00D56521">
        <w:t>should be indistinguishable from ENC data. Non-integrated updates (</w:t>
      </w:r>
      <w:r w:rsidR="00E96E96">
        <w:t>that is</w:t>
      </w:r>
      <w:r w:rsidRPr="00D56521">
        <w:t xml:space="preserve">, those entered manually) </w:t>
      </w:r>
      <w:del w:id="2395" w:author="jonathan pritchard" w:date="2024-05-29T03:36:00Z" w16du:dateUtc="2024-05-29T02:36:00Z">
        <w:r w:rsidRPr="00D56521" w:rsidDel="00B15F52">
          <w:delText xml:space="preserve">shall </w:delText>
        </w:r>
      </w:del>
      <w:ins w:id="2396" w:author="jonathan pritchard" w:date="2024-05-29T03:36:00Z" w16du:dateUtc="2024-05-29T02:36:00Z">
        <w:r w:rsidR="00B15F52">
          <w:t>must</w:t>
        </w:r>
        <w:r w:rsidR="00B15F52" w:rsidRPr="00D56521">
          <w:t xml:space="preserve"> </w:t>
        </w:r>
      </w:ins>
      <w:r w:rsidRPr="00D56521">
        <w:t xml:space="preserve">be distinguishable as described in </w:t>
      </w:r>
      <w:r w:rsidR="00D830F9" w:rsidRPr="00D56521">
        <w:t xml:space="preserve">clause </w:t>
      </w:r>
      <w:r w:rsidR="00D830F9" w:rsidRPr="00D56521">
        <w:fldChar w:fldCharType="begin"/>
      </w:r>
      <w:r w:rsidR="00D830F9" w:rsidRPr="00D56521">
        <w:instrText xml:space="preserve"> REF _Ref49426513 \r \h </w:instrText>
      </w:r>
      <w:r w:rsidR="00E96E96">
        <w:instrText xml:space="preserve"> \* MERGEFORMAT </w:instrText>
      </w:r>
      <w:r w:rsidR="00D830F9" w:rsidRPr="00D56521">
        <w:fldChar w:fldCharType="separate"/>
      </w:r>
      <w:r w:rsidR="00832978">
        <w:t>C-12.11.1</w:t>
      </w:r>
      <w:r w:rsidR="00D830F9" w:rsidRPr="00D56521">
        <w:fldChar w:fldCharType="end"/>
      </w:r>
      <w:r w:rsidRPr="00D56521">
        <w:t>.</w:t>
      </w:r>
      <w:r w:rsidR="00B97E26" w:rsidRPr="00D56521">
        <w:t xml:space="preserve"> Updates to </w:t>
      </w:r>
      <w:r w:rsidR="00B97E26" w:rsidRPr="00694450">
        <w:rPr>
          <w:highlight w:val="yellow"/>
        </w:rPr>
        <w:t>non-</w:t>
      </w:r>
      <w:commentRangeStart w:id="2397"/>
      <w:r w:rsidR="00B97E26" w:rsidRPr="00694450">
        <w:rPr>
          <w:highlight w:val="yellow"/>
        </w:rPr>
        <w:t>ENC</w:t>
      </w:r>
      <w:commentRangeEnd w:id="2397"/>
      <w:r w:rsidR="00DF2F0B">
        <w:rPr>
          <w:rStyle w:val="CommentReference"/>
        </w:rPr>
        <w:commentReference w:id="2397"/>
      </w:r>
      <w:r w:rsidR="00B97E26" w:rsidRPr="00D56521">
        <w:t xml:space="preserve"> data </w:t>
      </w:r>
      <w:del w:id="2398" w:author="jonathan pritchard" w:date="2024-05-29T03:36:00Z" w16du:dateUtc="2024-05-29T02:36:00Z">
        <w:r w:rsidR="00B97E26" w:rsidRPr="00D56521" w:rsidDel="00B15F52">
          <w:delText xml:space="preserve">shall </w:delText>
        </w:r>
      </w:del>
      <w:ins w:id="2399" w:author="jonathan pritchard" w:date="2024-05-29T03:36:00Z" w16du:dateUtc="2024-05-29T02:36:00Z">
        <w:r w:rsidR="00B15F52">
          <w:t>must</w:t>
        </w:r>
        <w:r w:rsidR="00B15F52" w:rsidRPr="00D56521">
          <w:t xml:space="preserve"> </w:t>
        </w:r>
      </w:ins>
      <w:r w:rsidR="00B97E26" w:rsidRPr="00D56521">
        <w:t xml:space="preserve">be treated as described in </w:t>
      </w:r>
      <w:r w:rsidR="00B97E26" w:rsidRPr="00694450">
        <w:rPr>
          <w:highlight w:val="yellow"/>
        </w:rPr>
        <w:fldChar w:fldCharType="begin"/>
      </w:r>
      <w:r w:rsidR="00B97E26" w:rsidRPr="00694450">
        <w:rPr>
          <w:highlight w:val="yellow"/>
        </w:rPr>
        <w:instrText xml:space="preserve"> REF _Ref49449973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C-9.1.3</w:t>
      </w:r>
      <w:r w:rsidR="00B97E26" w:rsidRPr="00694450">
        <w:rPr>
          <w:highlight w:val="yellow"/>
        </w:rPr>
        <w:fldChar w:fldCharType="end"/>
      </w:r>
      <w:r w:rsidR="00154128" w:rsidRPr="00694450">
        <w:rPr>
          <w:highlight w:val="yellow"/>
        </w:rPr>
        <w:t xml:space="preserve"> and </w:t>
      </w:r>
      <w:r w:rsidR="00B97E26" w:rsidRPr="00694450">
        <w:rPr>
          <w:highlight w:val="yellow"/>
        </w:rPr>
        <w:fldChar w:fldCharType="begin"/>
      </w:r>
      <w:r w:rsidR="00B97E26" w:rsidRPr="00694450">
        <w:rPr>
          <w:highlight w:val="yellow"/>
        </w:rPr>
        <w:instrText xml:space="preserve"> REF _Ref49450019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C-12.11.4</w:t>
      </w:r>
      <w:r w:rsidR="00B97E26" w:rsidRPr="00694450">
        <w:rPr>
          <w:highlight w:val="yellow"/>
        </w:rPr>
        <w:fldChar w:fldCharType="end"/>
      </w:r>
      <w:r w:rsidR="00B97E26" w:rsidRPr="00694450">
        <w:rPr>
          <w:highlight w:val="yellow"/>
        </w:rPr>
        <w:t>.</w:t>
      </w:r>
    </w:p>
    <w:p w14:paraId="2B659F23" w14:textId="7720D5FA" w:rsidR="006A43DE" w:rsidRPr="00D56521" w:rsidRDefault="006A43DE" w:rsidP="00AE2737">
      <w:pPr>
        <w:pStyle w:val="ListParagraph"/>
        <w:numPr>
          <w:ilvl w:val="0"/>
          <w:numId w:val="56"/>
        </w:numPr>
        <w:spacing w:after="120" w:line="240" w:lineRule="auto"/>
        <w:jc w:val="both"/>
      </w:pPr>
      <w:r w:rsidRPr="00D56521">
        <w:rPr>
          <w:b/>
          <w:bCs/>
        </w:rPr>
        <w:t>Storage Separation</w:t>
      </w:r>
      <w:r w:rsidRPr="00D56521">
        <w:t xml:space="preserve">. ECDIS should store all updates separately from the </w:t>
      </w:r>
      <w:r w:rsidR="00746955" w:rsidRPr="00D56521">
        <w:t>original</w:t>
      </w:r>
      <w:r w:rsidR="00D830F9" w:rsidRPr="00D56521">
        <w:t xml:space="preserve"> datasets</w:t>
      </w:r>
      <w:r w:rsidRPr="00D56521">
        <w:t>. However, such separate storage may utilize the same data storage device.</w:t>
      </w:r>
    </w:p>
    <w:p w14:paraId="5EF02199" w14:textId="77777777" w:rsidR="00265679" w:rsidRPr="00D56521" w:rsidRDefault="006A43DE" w:rsidP="00AE2737">
      <w:pPr>
        <w:pStyle w:val="ListParagraph"/>
        <w:numPr>
          <w:ilvl w:val="0"/>
          <w:numId w:val="56"/>
        </w:numPr>
        <w:spacing w:after="120" w:line="240" w:lineRule="auto"/>
        <w:jc w:val="both"/>
      </w:pPr>
      <w:r w:rsidRPr="00D56521">
        <w:rPr>
          <w:b/>
          <w:bCs/>
        </w:rPr>
        <w:t>Recall for Display</w:t>
      </w:r>
      <w:r w:rsidRPr="00D56521">
        <w:t>. It should be possible on demand to review previously installed updates.</w:t>
      </w:r>
    </w:p>
    <w:p w14:paraId="7496C30D" w14:textId="18A9D449" w:rsidR="006A43DE" w:rsidRPr="00D56521" w:rsidRDefault="006A43DE" w:rsidP="00AE2737">
      <w:pPr>
        <w:pStyle w:val="ListParagraph"/>
        <w:numPr>
          <w:ilvl w:val="0"/>
          <w:numId w:val="56"/>
        </w:numPr>
        <w:spacing w:after="120" w:line="240" w:lineRule="auto"/>
        <w:jc w:val="both"/>
      </w:pPr>
      <w:r w:rsidRPr="00D56521">
        <w:rPr>
          <w:b/>
          <w:bCs/>
        </w:rPr>
        <w:t>Compatibility</w:t>
      </w:r>
      <w:r w:rsidRPr="00D56521">
        <w:t xml:space="preserve">. </w:t>
      </w:r>
      <w:r w:rsidR="00114FBD" w:rsidRPr="00D56521">
        <w:t>U</w:t>
      </w:r>
      <w:r w:rsidRPr="00D56521">
        <w:t xml:space="preserve">pdates </w:t>
      </w:r>
      <w:r w:rsidR="00746955" w:rsidRPr="00D56521">
        <w:t>to S-10</w:t>
      </w:r>
      <w:r w:rsidR="00114FBD" w:rsidRPr="00D56521">
        <w:t>0</w:t>
      </w:r>
      <w:r w:rsidR="00746955" w:rsidRPr="00D56521">
        <w:t xml:space="preserve"> </w:t>
      </w:r>
      <w:r w:rsidR="00114FBD" w:rsidRPr="00D56521">
        <w:t>products</w:t>
      </w:r>
      <w:r w:rsidR="00746955" w:rsidRPr="00D56521">
        <w:t xml:space="preserve"> must </w:t>
      </w:r>
      <w:r w:rsidRPr="00D56521">
        <w:t xml:space="preserve">comply with the </w:t>
      </w:r>
      <w:r w:rsidR="00114FBD" w:rsidRPr="00D56521">
        <w:t>applicable</w:t>
      </w:r>
      <w:r w:rsidRPr="00D56521">
        <w:t xml:space="preserve"> Product Specification.</w:t>
      </w:r>
      <w:ins w:id="2400" w:author="jonathan pritchard" w:date="2024-02-06T09:41:00Z">
        <w:r w:rsidR="00DF2F0B">
          <w:t xml:space="preserve"> </w:t>
        </w:r>
        <w:commentRangeStart w:id="2401"/>
        <w:r w:rsidR="00DF2F0B">
          <w:t>Only ISO8211 and GML encoded data can support updates</w:t>
        </w:r>
      </w:ins>
      <w:ins w:id="2402" w:author="jonathan pritchard" w:date="2024-02-06T09:42:00Z">
        <w:r w:rsidR="00DF2F0B">
          <w:t>, as described in Part 10a and 10b respectively. The use of GML updates as described in Part 10b is used</w:t>
        </w:r>
      </w:ins>
      <w:ins w:id="2403" w:author="jonathan pritchard" w:date="2024-02-06T09:53:00Z">
        <w:r w:rsidR="002D2102">
          <w:t>, in particular,</w:t>
        </w:r>
      </w:ins>
      <w:ins w:id="2404" w:author="jonathan pritchard" w:date="2024-02-06T09:42:00Z">
        <w:r w:rsidR="00DF2F0B">
          <w:t xml:space="preserve"> by S-128 to </w:t>
        </w:r>
      </w:ins>
      <w:ins w:id="2405" w:author="jonathan pritchard" w:date="2024-02-06T09:43:00Z">
        <w:r w:rsidR="00110A19">
          <w:t xml:space="preserve">update catalogue information used by the ECDIS to produce update Status Reports, as described in </w:t>
        </w:r>
        <w:commentRangeEnd w:id="2401"/>
        <w:r w:rsidR="00110A19">
          <w:rPr>
            <w:rStyle w:val="CommentReference"/>
          </w:rPr>
          <w:commentReference w:id="2401"/>
        </w:r>
      </w:ins>
      <w:ins w:id="2406" w:author="jonathan pritchard" w:date="2024-02-06T09:53:00Z">
        <w:r w:rsidR="002D2102">
          <w:fldChar w:fldCharType="begin"/>
        </w:r>
        <w:r w:rsidR="002D2102">
          <w:instrText xml:space="preserve"> REF _Ref158105624 \h </w:instrText>
        </w:r>
      </w:ins>
      <w:r w:rsidR="002D2102">
        <w:fldChar w:fldCharType="separate"/>
      </w:r>
      <w:ins w:id="2407" w:author="jonathan pritchard" w:date="2024-02-06T09:53:00Z">
        <w:r w:rsidR="002D2102" w:rsidRPr="00A01D79">
          <w:t xml:space="preserve">Appendix </w:t>
        </w:r>
        <w:r w:rsidR="002D2102">
          <w:t>C-3 - ECDIS Update Status Reports</w:t>
        </w:r>
        <w:r w:rsidR="002D2102">
          <w:fldChar w:fldCharType="end"/>
        </w:r>
      </w:ins>
      <w:ins w:id="2408" w:author="jonathan pritchard" w:date="2024-02-06T09:43:00Z">
        <w:r w:rsidR="00110A19">
          <w:t xml:space="preserve">. </w:t>
        </w:r>
      </w:ins>
    </w:p>
    <w:p w14:paraId="56C5B28C" w14:textId="785736AA" w:rsidR="006A43DE" w:rsidRPr="00D56521" w:rsidRDefault="006A43DE" w:rsidP="00AE2737">
      <w:pPr>
        <w:pStyle w:val="ListParagraph"/>
        <w:numPr>
          <w:ilvl w:val="0"/>
          <w:numId w:val="56"/>
        </w:numPr>
        <w:spacing w:after="120" w:line="240" w:lineRule="auto"/>
        <w:jc w:val="both"/>
      </w:pPr>
      <w:r w:rsidRPr="00D56521">
        <w:rPr>
          <w:b/>
          <w:bCs/>
        </w:rPr>
        <w:t>Non-interference</w:t>
      </w:r>
      <w:r w:rsidRPr="00D56521">
        <w:t>. ECDIS should be able to receive updates without interfering with its current operation.</w:t>
      </w:r>
    </w:p>
    <w:p w14:paraId="795F8331" w14:textId="479459C8" w:rsidR="006A43DE" w:rsidRPr="00D56521" w:rsidRDefault="006A43DE" w:rsidP="00AE2737">
      <w:pPr>
        <w:pStyle w:val="ListParagraph"/>
        <w:numPr>
          <w:ilvl w:val="0"/>
          <w:numId w:val="56"/>
        </w:numPr>
        <w:spacing w:after="60" w:line="240" w:lineRule="auto"/>
        <w:jc w:val="both"/>
      </w:pPr>
      <w:r w:rsidRPr="00D56521">
        <w:rPr>
          <w:b/>
          <w:bCs/>
        </w:rPr>
        <w:t>Log File</w:t>
      </w:r>
      <w:r w:rsidRPr="00D56521">
        <w:t xml:space="preserve">. ECDIS should keep a record of updates, including time of application and identification parameters described in the </w:t>
      </w:r>
      <w:r w:rsidR="00B8380C" w:rsidRPr="00D56521">
        <w:t xml:space="preserve">applicable </w:t>
      </w:r>
      <w:r w:rsidRPr="00D56521">
        <w:t>Product Specification, through a log</w:t>
      </w:r>
      <w:r w:rsidR="00EE16CD" w:rsidRPr="00D56521">
        <w:t xml:space="preserve"> </w:t>
      </w:r>
      <w:r w:rsidRPr="00D56521">
        <w:t xml:space="preserve">file. </w:t>
      </w:r>
      <w:r w:rsidRPr="00D56521">
        <w:lastRenderedPageBreak/>
        <w:t>The log</w:t>
      </w:r>
      <w:r w:rsidR="00A87C48" w:rsidRPr="00D56521">
        <w:t xml:space="preserve"> </w:t>
      </w:r>
      <w:r w:rsidRPr="00D56521">
        <w:t xml:space="preserve">file should contain, for each update applied to or rejected by the </w:t>
      </w:r>
      <w:del w:id="2409" w:author="Raphael Malyankar" w:date="2023-08-31T16:33:00Z">
        <w:r w:rsidRPr="00D56521" w:rsidDel="003B11C8">
          <w:delText>SENC</w:delText>
        </w:r>
      </w:del>
      <w:ins w:id="2410" w:author="Raphael Malyankar" w:date="2023-08-31T16:34:00Z">
        <w:r w:rsidR="003B11C8">
          <w:t>System Database</w:t>
        </w:r>
      </w:ins>
      <w:r w:rsidRPr="00D56521">
        <w:t>, the following information:</w:t>
      </w:r>
    </w:p>
    <w:p w14:paraId="6038E2F0" w14:textId="77777777" w:rsidR="006A43DE" w:rsidRPr="00D56521" w:rsidRDefault="006A43DE" w:rsidP="00E96E96">
      <w:pPr>
        <w:pStyle w:val="ListParagraph"/>
        <w:spacing w:after="60" w:line="240" w:lineRule="auto"/>
        <w:jc w:val="both"/>
      </w:pPr>
      <w:r w:rsidRPr="00D56521">
        <w:rPr>
          <w:b/>
          <w:bCs/>
        </w:rPr>
        <w:t>.1</w:t>
      </w:r>
      <w:r w:rsidRPr="00D56521">
        <w:t xml:space="preserve"> date and time of application/rejection;</w:t>
      </w:r>
    </w:p>
    <w:p w14:paraId="01670003" w14:textId="18E59A4D" w:rsidR="006A43DE" w:rsidRPr="00D56521" w:rsidRDefault="006A43DE" w:rsidP="00E96E96">
      <w:pPr>
        <w:pStyle w:val="ListParagraph"/>
        <w:spacing w:after="60" w:line="240" w:lineRule="auto"/>
        <w:jc w:val="both"/>
      </w:pPr>
      <w:r w:rsidRPr="00D56521">
        <w:rPr>
          <w:b/>
          <w:bCs/>
        </w:rPr>
        <w:t>.2</w:t>
      </w:r>
      <w:r w:rsidRPr="00D56521">
        <w:t xml:space="preserve"> complete and unique identification of update as described in the </w:t>
      </w:r>
      <w:r w:rsidR="00B8380C" w:rsidRPr="00D56521">
        <w:t>applicable</w:t>
      </w:r>
      <w:r w:rsidRPr="00D56521">
        <w:t xml:space="preserve"> Product Specification;</w:t>
      </w:r>
    </w:p>
    <w:p w14:paraId="67781900" w14:textId="77777777" w:rsidR="006A43DE" w:rsidRPr="00D56521" w:rsidRDefault="006A43DE" w:rsidP="00E96E96">
      <w:pPr>
        <w:pStyle w:val="ListParagraph"/>
        <w:spacing w:after="60" w:line="240" w:lineRule="auto"/>
        <w:jc w:val="both"/>
      </w:pPr>
      <w:r w:rsidRPr="00D56521">
        <w:rPr>
          <w:b/>
          <w:bCs/>
        </w:rPr>
        <w:t>.3</w:t>
      </w:r>
      <w:r w:rsidRPr="00D56521">
        <w:t xml:space="preserve"> any anomalies encountered during application;</w:t>
      </w:r>
    </w:p>
    <w:p w14:paraId="056411C3" w14:textId="77777777" w:rsidR="006A43DE" w:rsidRPr="00D56521" w:rsidRDefault="006A43DE" w:rsidP="00E96E96">
      <w:pPr>
        <w:pStyle w:val="ListParagraph"/>
        <w:spacing w:after="120" w:line="240" w:lineRule="auto"/>
        <w:jc w:val="both"/>
      </w:pPr>
      <w:r w:rsidRPr="00D56521">
        <w:rPr>
          <w:b/>
          <w:bCs/>
        </w:rPr>
        <w:t>.4</w:t>
      </w:r>
      <w:r w:rsidRPr="00D56521">
        <w:t xml:space="preserve"> type of application: manual/automatic.</w:t>
      </w:r>
    </w:p>
    <w:p w14:paraId="12C834B1" w14:textId="72168782" w:rsidR="00711CF3" w:rsidRPr="00D56521" w:rsidRDefault="006A43DE" w:rsidP="00AE2737">
      <w:pPr>
        <w:pStyle w:val="ListParagraph"/>
        <w:numPr>
          <w:ilvl w:val="0"/>
          <w:numId w:val="56"/>
        </w:numPr>
        <w:spacing w:after="120" w:line="240" w:lineRule="auto"/>
        <w:jc w:val="both"/>
      </w:pPr>
      <w:r w:rsidRPr="00D56521">
        <w:rPr>
          <w:b/>
          <w:bCs/>
        </w:rPr>
        <w:t>Update out of sequence</w:t>
      </w:r>
      <w:r w:rsidRPr="00D56521">
        <w:t xml:space="preserve">. The ECDIS should warn the user when an </w:t>
      </w:r>
      <w:r w:rsidR="00EE16CD" w:rsidRPr="00D56521">
        <w:t>u</w:t>
      </w:r>
      <w:r w:rsidRPr="00D56521">
        <w:t xml:space="preserve">pdate is applied out of sequence, terminate the update operation and restore the </w:t>
      </w:r>
      <w:del w:id="2411" w:author="Raphael Malyankar" w:date="2023-08-31T16:33:00Z">
        <w:r w:rsidRPr="00D56521" w:rsidDel="003B11C8">
          <w:delText xml:space="preserve">SENC </w:delText>
        </w:r>
      </w:del>
      <w:ins w:id="2412" w:author="Raphael Malyankar" w:date="2023-08-31T16:33:00Z">
        <w:r w:rsidR="003B11C8">
          <w:t>System Database</w:t>
        </w:r>
        <w:r w:rsidR="003B11C8" w:rsidRPr="00D56521">
          <w:t xml:space="preserve"> </w:t>
        </w:r>
      </w:ins>
      <w:r w:rsidRPr="00D56521">
        <w:t xml:space="preserve">as it was before the application of the </w:t>
      </w:r>
      <w:r w:rsidR="00EE16CD" w:rsidRPr="00D56521">
        <w:t>u</w:t>
      </w:r>
      <w:r w:rsidRPr="00D56521">
        <w:t>pdate</w:t>
      </w:r>
      <w:r w:rsidR="00EE16CD" w:rsidRPr="00D56521">
        <w:t xml:space="preserve"> file</w:t>
      </w:r>
      <w:r w:rsidRPr="00D56521">
        <w:t>.</w:t>
      </w:r>
    </w:p>
    <w:p w14:paraId="77077A50" w14:textId="79362656" w:rsidR="00AB1461" w:rsidRPr="00D56521" w:rsidRDefault="00D2701C" w:rsidP="00E96E96">
      <w:pPr>
        <w:spacing w:after="120" w:line="240" w:lineRule="auto"/>
        <w:jc w:val="both"/>
      </w:pPr>
      <w:r w:rsidRPr="00D56521">
        <w:t xml:space="preserve">NOTE (informative): Sequences are determined by the update and </w:t>
      </w:r>
      <w:r w:rsidR="00B317C6">
        <w:t>E</w:t>
      </w:r>
      <w:r w:rsidRPr="00D56521">
        <w:t>dition number</w:t>
      </w:r>
      <w:r w:rsidR="00CD7914" w:rsidRPr="00D56521">
        <w:t>s</w:t>
      </w:r>
      <w:r w:rsidRPr="00D56521">
        <w:t xml:space="preserve">, not by issue date and time. However, sequential updates should have issue date/time combinations that are consistent with the sequence of updates as determined by the update </w:t>
      </w:r>
      <w:r w:rsidR="00CD7914" w:rsidRPr="00D56521">
        <w:t xml:space="preserve">and </w:t>
      </w:r>
      <w:r w:rsidR="00B317C6">
        <w:t>E</w:t>
      </w:r>
      <w:r w:rsidR="00CD7914" w:rsidRPr="00D56521">
        <w:t xml:space="preserve">dition </w:t>
      </w:r>
      <w:r w:rsidRPr="00D56521">
        <w:t>number</w:t>
      </w:r>
      <w:r w:rsidR="00CD7914" w:rsidRPr="00D56521">
        <w:t>s</w:t>
      </w:r>
      <w:r w:rsidRPr="00D56521">
        <w:t xml:space="preserve">. Issue date/time are given in dataset discovery metadata in the </w:t>
      </w:r>
      <w:r w:rsidR="00B317C6">
        <w:t>E</w:t>
      </w:r>
      <w:r w:rsidRPr="00D56521">
        <w:t xml:space="preserve">xchange </w:t>
      </w:r>
      <w:r w:rsidR="00B317C6">
        <w:t>C</w:t>
      </w:r>
      <w:r w:rsidRPr="00D56521">
        <w:t xml:space="preserve">atalogue (see S-100 Part </w:t>
      </w:r>
      <w:r w:rsidR="007E2F37" w:rsidRPr="00D56521">
        <w:t>17</w:t>
      </w:r>
      <w:r w:rsidRPr="00D56521">
        <w:t xml:space="preserve">). Note that time is optional. Note also that it is possible </w:t>
      </w:r>
      <w:r w:rsidR="00CD7914" w:rsidRPr="00D56521">
        <w:t xml:space="preserve">for </w:t>
      </w:r>
      <w:r w:rsidRPr="00D56521">
        <w:t>the date/time for two or more consecutive updates to be the same</w:t>
      </w:r>
      <w:r w:rsidR="0051184E" w:rsidRPr="00D56521">
        <w:t xml:space="preserve"> - in fact for data that are frequently updated, such as water levels, the date will be the same for many consecutive datasets</w:t>
      </w:r>
      <w:r w:rsidRPr="00D56521">
        <w:t>.</w:t>
      </w:r>
    </w:p>
    <w:p w14:paraId="7BED5BF1" w14:textId="3D7A30D4" w:rsidR="006A43DE" w:rsidRPr="00D56521" w:rsidRDefault="006A43DE" w:rsidP="0043278E">
      <w:pPr>
        <w:pStyle w:val="Heading3"/>
      </w:pPr>
      <w:bookmarkStart w:id="2413" w:name="_Toc144421420"/>
      <w:r w:rsidRPr="00D56521">
        <w:t>Automatic Update</w:t>
      </w:r>
      <w:bookmarkEnd w:id="2413"/>
    </w:p>
    <w:p w14:paraId="5BED258F" w14:textId="392E2758" w:rsidR="006A43DE" w:rsidRPr="00D56521" w:rsidRDefault="006A43DE" w:rsidP="00AE2737">
      <w:pPr>
        <w:pStyle w:val="ListParagraph"/>
        <w:numPr>
          <w:ilvl w:val="0"/>
          <w:numId w:val="57"/>
        </w:numPr>
        <w:spacing w:after="60" w:line="240" w:lineRule="auto"/>
        <w:ind w:hanging="357"/>
        <w:jc w:val="both"/>
        <w:rPr>
          <w:b/>
          <w:bCs/>
        </w:rPr>
      </w:pPr>
      <w:r w:rsidRPr="00D56521">
        <w:rPr>
          <w:b/>
          <w:bCs/>
        </w:rPr>
        <w:t>Interface</w:t>
      </w:r>
    </w:p>
    <w:p w14:paraId="33C6C647" w14:textId="2B72A322" w:rsidR="006A43DE" w:rsidRPr="00742D83" w:rsidRDefault="006A43DE" w:rsidP="00AE2737">
      <w:pPr>
        <w:pStyle w:val="ListParagraph"/>
        <w:numPr>
          <w:ilvl w:val="1"/>
          <w:numId w:val="58"/>
        </w:numPr>
        <w:spacing w:after="60" w:line="240" w:lineRule="auto"/>
        <w:ind w:hanging="357"/>
        <w:jc w:val="both"/>
        <w:rPr>
          <w:highlight w:val="yellow"/>
          <w:rPrChange w:id="2414" w:author="jonathan pritchard" w:date="2024-07-17T12:09:00Z" w16du:dateUtc="2024-07-17T11:09:00Z">
            <w:rPr/>
          </w:rPrChange>
        </w:rPr>
      </w:pPr>
      <w:r w:rsidRPr="00742D83">
        <w:rPr>
          <w:b/>
          <w:bCs/>
          <w:highlight w:val="yellow"/>
          <w:rPrChange w:id="2415" w:author="jonathan pritchard" w:date="2024-07-17T12:09:00Z" w16du:dateUtc="2024-07-17T11:09:00Z">
            <w:rPr>
              <w:b/>
              <w:bCs/>
            </w:rPr>
          </w:rPrChange>
        </w:rPr>
        <w:t>Fully Automatic Updates</w:t>
      </w:r>
      <w:r w:rsidRPr="00742D83">
        <w:rPr>
          <w:highlight w:val="yellow"/>
          <w:rPrChange w:id="2416" w:author="jonathan pritchard" w:date="2024-07-17T12:09:00Z" w16du:dateUtc="2024-07-17T11:09:00Z">
            <w:rPr/>
          </w:rPrChange>
        </w:rPr>
        <w:t>. The ECDIS should be capable of being interfaced to an appropriate telecommunication network.</w:t>
      </w:r>
    </w:p>
    <w:p w14:paraId="6BB157C6" w14:textId="6ADFF3CE" w:rsidR="006A43DE" w:rsidRPr="00742D83" w:rsidRDefault="006A43DE" w:rsidP="00AE2737">
      <w:pPr>
        <w:pStyle w:val="ListParagraph"/>
        <w:numPr>
          <w:ilvl w:val="1"/>
          <w:numId w:val="58"/>
        </w:numPr>
        <w:spacing w:after="120" w:line="240" w:lineRule="auto"/>
        <w:jc w:val="both"/>
        <w:rPr>
          <w:highlight w:val="yellow"/>
          <w:rPrChange w:id="2417" w:author="jonathan pritchard" w:date="2024-07-17T12:09:00Z" w16du:dateUtc="2024-07-17T11:09:00Z">
            <w:rPr/>
          </w:rPrChange>
        </w:rPr>
      </w:pPr>
      <w:r w:rsidRPr="00742D83">
        <w:rPr>
          <w:b/>
          <w:bCs/>
          <w:highlight w:val="yellow"/>
          <w:rPrChange w:id="2418" w:author="jonathan pritchard" w:date="2024-07-17T12:09:00Z" w16du:dateUtc="2024-07-17T11:09:00Z">
            <w:rPr>
              <w:b/>
              <w:bCs/>
            </w:rPr>
          </w:rPrChange>
        </w:rPr>
        <w:t>Semi-automatic Updates</w:t>
      </w:r>
      <w:r w:rsidRPr="00742D83">
        <w:rPr>
          <w:highlight w:val="yellow"/>
          <w:rPrChange w:id="2419" w:author="jonathan pritchard" w:date="2024-07-17T12:09:00Z" w16du:dateUtc="2024-07-17T11:09:00Z">
            <w:rPr/>
          </w:rPrChange>
        </w:rPr>
        <w:t xml:space="preserve">. The ECDIS should be capable of receiving </w:t>
      </w:r>
      <w:r w:rsidR="00A87C48" w:rsidRPr="00742D83">
        <w:rPr>
          <w:highlight w:val="yellow"/>
          <w:rPrChange w:id="2420" w:author="jonathan pritchard" w:date="2024-07-17T12:09:00Z" w16du:dateUtc="2024-07-17T11:09:00Z">
            <w:rPr/>
          </w:rPrChange>
        </w:rPr>
        <w:t>official u</w:t>
      </w:r>
      <w:r w:rsidRPr="00742D83">
        <w:rPr>
          <w:highlight w:val="yellow"/>
          <w:rPrChange w:id="2421" w:author="jonathan pritchard" w:date="2024-07-17T12:09:00Z" w16du:dateUtc="2024-07-17T11:09:00Z">
            <w:rPr/>
          </w:rPrChange>
        </w:rPr>
        <w:t>pdates in standard IHO format by CD</w:t>
      </w:r>
      <w:r w:rsidR="00B317C6" w:rsidRPr="00742D83">
        <w:rPr>
          <w:highlight w:val="yellow"/>
          <w:rPrChange w:id="2422" w:author="jonathan pritchard" w:date="2024-07-17T12:09:00Z" w16du:dateUtc="2024-07-17T11:09:00Z">
            <w:rPr/>
          </w:rPrChange>
        </w:rPr>
        <w:t>-</w:t>
      </w:r>
      <w:r w:rsidRPr="00742D83">
        <w:rPr>
          <w:highlight w:val="yellow"/>
          <w:rPrChange w:id="2423" w:author="jonathan pritchard" w:date="2024-07-17T12:09:00Z" w16du:dateUtc="2024-07-17T11:09:00Z">
            <w:rPr/>
          </w:rPrChange>
        </w:rPr>
        <w:t>ROM and from any other interface or data storage media that are provided with the ECDIS for that purpose and through telecommunication.</w:t>
      </w:r>
    </w:p>
    <w:p w14:paraId="0D8139CC" w14:textId="66871D38" w:rsidR="006A43DE" w:rsidRPr="00D56521" w:rsidRDefault="006A43DE" w:rsidP="00AE2737">
      <w:pPr>
        <w:pStyle w:val="ListParagraph"/>
        <w:numPr>
          <w:ilvl w:val="0"/>
          <w:numId w:val="57"/>
        </w:numPr>
        <w:spacing w:after="60" w:line="240" w:lineRule="auto"/>
        <w:ind w:hanging="357"/>
        <w:jc w:val="both"/>
        <w:rPr>
          <w:b/>
          <w:bCs/>
        </w:rPr>
      </w:pPr>
      <w:r w:rsidRPr="00D56521">
        <w:rPr>
          <w:b/>
          <w:bCs/>
        </w:rPr>
        <w:t>Reception of Updates</w:t>
      </w:r>
    </w:p>
    <w:p w14:paraId="31930C1F" w14:textId="622741A7" w:rsidR="006A43DE" w:rsidRPr="00D56521" w:rsidRDefault="00114FBD" w:rsidP="00AE2737">
      <w:pPr>
        <w:pStyle w:val="ListParagraph"/>
        <w:numPr>
          <w:ilvl w:val="1"/>
          <w:numId w:val="59"/>
        </w:numPr>
        <w:spacing w:after="60" w:line="240" w:lineRule="auto"/>
        <w:ind w:hanging="357"/>
        <w:jc w:val="both"/>
      </w:pPr>
      <w:r w:rsidRPr="00D56521">
        <w:t>U</w:t>
      </w:r>
      <w:r w:rsidR="006A43DE" w:rsidRPr="00D56521">
        <w:t xml:space="preserve">pdate data </w:t>
      </w:r>
      <w:del w:id="2424" w:author="jonathan pritchard" w:date="2024-05-29T03:37:00Z" w16du:dateUtc="2024-05-29T02:37:00Z">
        <w:r w:rsidR="006A43DE" w:rsidRPr="00D56521" w:rsidDel="00B15F52">
          <w:delText xml:space="preserve">shall </w:delText>
        </w:r>
      </w:del>
      <w:ins w:id="2425" w:author="jonathan pritchard" w:date="2024-05-29T03:37:00Z" w16du:dateUtc="2024-05-29T02:37:00Z">
        <w:r w:rsidR="00B15F52">
          <w:t>must</w:t>
        </w:r>
        <w:r w:rsidR="00B15F52" w:rsidRPr="00D56521">
          <w:t xml:space="preserve"> </w:t>
        </w:r>
      </w:ins>
      <w:r w:rsidR="006A43DE" w:rsidRPr="00D56521">
        <w:t>be recorded automatically in the update storage of the ECDIS.</w:t>
      </w:r>
    </w:p>
    <w:p w14:paraId="7144BFE6" w14:textId="21A8EF3A" w:rsidR="006A43DE" w:rsidRPr="00D56521" w:rsidRDefault="006A43DE" w:rsidP="00AE2737">
      <w:pPr>
        <w:pStyle w:val="ListParagraph"/>
        <w:numPr>
          <w:ilvl w:val="1"/>
          <w:numId w:val="59"/>
        </w:numPr>
        <w:spacing w:after="60" w:line="240" w:lineRule="auto"/>
        <w:ind w:hanging="357"/>
        <w:jc w:val="both"/>
      </w:pPr>
      <w:r w:rsidRPr="00D56521">
        <w:t xml:space="preserve">The identification of the Issuing Authority of the </w:t>
      </w:r>
      <w:r w:rsidR="00A87C48" w:rsidRPr="00D56521">
        <w:t>u</w:t>
      </w:r>
      <w:r w:rsidRPr="00D56521">
        <w:t xml:space="preserve">pdate should be checked for conformance with the corresponding identifier of the </w:t>
      </w:r>
      <w:r w:rsidR="007273DB" w:rsidRPr="00D56521">
        <w:t>dataset being updated</w:t>
      </w:r>
      <w:r w:rsidRPr="00D56521">
        <w:t>.</w:t>
      </w:r>
    </w:p>
    <w:p w14:paraId="7582D50F" w14:textId="43153A83" w:rsidR="006A43DE" w:rsidRPr="00D56521" w:rsidRDefault="006A43DE" w:rsidP="00AE2737">
      <w:pPr>
        <w:pStyle w:val="ListParagraph"/>
        <w:numPr>
          <w:ilvl w:val="1"/>
          <w:numId w:val="59"/>
        </w:numPr>
        <w:spacing w:after="120" w:line="240" w:lineRule="auto"/>
        <w:jc w:val="both"/>
      </w:pPr>
      <w:r w:rsidRPr="00D56521">
        <w:t xml:space="preserve">If any errors are detected from the receiving device, the reception procedure </w:t>
      </w:r>
      <w:del w:id="2426" w:author="jonathan pritchard" w:date="2024-05-29T03:37:00Z" w16du:dateUtc="2024-05-29T02:37:00Z">
        <w:r w:rsidRPr="00D56521" w:rsidDel="00B15F52">
          <w:delText xml:space="preserve">shall </w:delText>
        </w:r>
      </w:del>
      <w:ins w:id="2427" w:author="jonathan pritchard" w:date="2024-05-29T03:37:00Z" w16du:dateUtc="2024-05-29T02:37:00Z">
        <w:r w:rsidR="00B15F52">
          <w:t>must</w:t>
        </w:r>
        <w:r w:rsidR="00B15F52" w:rsidRPr="00D56521">
          <w:t xml:space="preserve"> </w:t>
        </w:r>
      </w:ins>
      <w:r w:rsidRPr="00D56521">
        <w:t xml:space="preserve">be terminated and the </w:t>
      </w:r>
      <w:r w:rsidR="00114FBD" w:rsidRPr="00D56521">
        <w:t>u</w:t>
      </w:r>
      <w:r w:rsidRPr="00D56521">
        <w:t xml:space="preserve">pdate flagged invalid in the record of updates. The user should be informed of the corruption. </w:t>
      </w:r>
    </w:p>
    <w:p w14:paraId="3734A00E" w14:textId="62E06091" w:rsidR="006A43DE" w:rsidRPr="00D56521" w:rsidRDefault="006A43DE" w:rsidP="00AE2737">
      <w:pPr>
        <w:pStyle w:val="ListParagraph"/>
        <w:numPr>
          <w:ilvl w:val="0"/>
          <w:numId w:val="57"/>
        </w:numPr>
        <w:spacing w:after="60" w:line="240" w:lineRule="auto"/>
        <w:jc w:val="both"/>
      </w:pPr>
      <w:r w:rsidRPr="00D56521">
        <w:rPr>
          <w:b/>
          <w:bCs/>
        </w:rPr>
        <w:t>Sequence Check</w:t>
      </w:r>
      <w:r w:rsidRPr="00D56521">
        <w:t>. The following sequence number checks should be performed at the time of application, for sequential and cumulative updates:</w:t>
      </w:r>
    </w:p>
    <w:p w14:paraId="78ECF972" w14:textId="1F6750C1" w:rsidR="006A43DE" w:rsidRPr="00D56521" w:rsidRDefault="006A43DE" w:rsidP="00B317C6">
      <w:pPr>
        <w:pStyle w:val="ListParagraph"/>
        <w:spacing w:after="60" w:line="240" w:lineRule="auto"/>
        <w:jc w:val="both"/>
      </w:pPr>
      <w:commentRangeStart w:id="2428"/>
      <w:commentRangeStart w:id="2429"/>
      <w:r w:rsidRPr="00B317C6">
        <w:rPr>
          <w:b/>
        </w:rPr>
        <w:t>.1</w:t>
      </w:r>
      <w:r w:rsidRPr="00D56521">
        <w:t xml:space="preserve"> File extension of the </w:t>
      </w:r>
      <w:r w:rsidR="00EE16CD" w:rsidRPr="00D56521">
        <w:t>u</w:t>
      </w:r>
      <w:r w:rsidRPr="00D56521">
        <w:t>pdate</w:t>
      </w:r>
      <w:ins w:id="2430" w:author="jonathan pritchard" w:date="2024-02-06T16:06:00Z">
        <w:r w:rsidR="00336DAA">
          <w:t xml:space="preserve"> (if applicable)</w:t>
        </w:r>
      </w:ins>
      <w:r w:rsidR="00B317C6">
        <w:t>;</w:t>
      </w:r>
      <w:commentRangeEnd w:id="2428"/>
      <w:r w:rsidR="00336DAA">
        <w:rPr>
          <w:rStyle w:val="CommentReference"/>
        </w:rPr>
        <w:commentReference w:id="2428"/>
      </w:r>
      <w:commentRangeEnd w:id="2429"/>
      <w:r w:rsidR="00477596">
        <w:rPr>
          <w:rStyle w:val="CommentReference"/>
        </w:rPr>
        <w:commentReference w:id="2429"/>
      </w:r>
    </w:p>
    <w:p w14:paraId="362A8BBE" w14:textId="365A6A20" w:rsidR="006A43DE" w:rsidRPr="00D56521" w:rsidRDefault="006A43DE" w:rsidP="00B317C6">
      <w:pPr>
        <w:pStyle w:val="ListParagraph"/>
        <w:spacing w:after="60" w:line="240" w:lineRule="auto"/>
        <w:jc w:val="both"/>
      </w:pPr>
      <w:r w:rsidRPr="00B317C6">
        <w:rPr>
          <w:b/>
        </w:rPr>
        <w:t>.2</w:t>
      </w:r>
      <w:r w:rsidRPr="00D56521">
        <w:t xml:space="preserve"> Update number of the </w:t>
      </w:r>
      <w:r w:rsidR="00EE16CD" w:rsidRPr="00D56521">
        <w:t>u</w:t>
      </w:r>
      <w:r w:rsidRPr="00D56521">
        <w:t>pdate</w:t>
      </w:r>
      <w:r w:rsidR="00B317C6">
        <w:t>;</w:t>
      </w:r>
    </w:p>
    <w:p w14:paraId="193FBF48" w14:textId="43DDBCE0" w:rsidR="006A43DE" w:rsidRPr="00D56521" w:rsidRDefault="006A43DE" w:rsidP="00B317C6">
      <w:pPr>
        <w:pStyle w:val="ListParagraph"/>
        <w:spacing w:after="120" w:line="240" w:lineRule="auto"/>
        <w:jc w:val="both"/>
      </w:pPr>
      <w:r w:rsidRPr="00B317C6">
        <w:rPr>
          <w:b/>
        </w:rPr>
        <w:t>.3</w:t>
      </w:r>
      <w:r w:rsidRPr="00D56521">
        <w:t xml:space="preserve"> Update sequence number of the individual records in the </w:t>
      </w:r>
      <w:r w:rsidR="00EE16CD" w:rsidRPr="00D56521">
        <w:t>u</w:t>
      </w:r>
      <w:r w:rsidRPr="00D56521">
        <w:t>pdate</w:t>
      </w:r>
      <w:r w:rsidR="00EE16CD" w:rsidRPr="00D56521">
        <w:t>.</w:t>
      </w:r>
      <w:r w:rsidRPr="00D56521">
        <w:t xml:space="preserve"> Refer to the </w:t>
      </w:r>
      <w:r w:rsidR="008A73DC" w:rsidRPr="00D56521">
        <w:t>relevant</w:t>
      </w:r>
      <w:r w:rsidRPr="00D56521">
        <w:t xml:space="preserve"> Product Specification for details on how the sequence numbers are encoded in the </w:t>
      </w:r>
      <w:r w:rsidR="00EE16CD" w:rsidRPr="00D56521">
        <w:t>u</w:t>
      </w:r>
      <w:r w:rsidRPr="00D56521">
        <w:t>pdate.</w:t>
      </w:r>
    </w:p>
    <w:p w14:paraId="7E0BBA0A" w14:textId="5ACAA0B7" w:rsidR="00C06FE3" w:rsidRDefault="00C06FE3" w:rsidP="00AE2737">
      <w:pPr>
        <w:pStyle w:val="ListParagraph"/>
        <w:numPr>
          <w:ilvl w:val="0"/>
          <w:numId w:val="57"/>
        </w:numPr>
        <w:spacing w:after="120" w:line="240" w:lineRule="auto"/>
        <w:jc w:val="both"/>
        <w:rPr>
          <w:ins w:id="2431" w:author="jonathan pritchard" w:date="2024-07-17T12:10:00Z" w16du:dateUtc="2024-07-17T11:10:00Z"/>
        </w:rPr>
      </w:pPr>
      <w:r w:rsidRPr="00B317C6">
        <w:rPr>
          <w:b/>
          <w:bCs/>
        </w:rPr>
        <w:t>Authentication</w:t>
      </w:r>
      <w:r w:rsidR="00D21BFF" w:rsidRPr="00B317C6">
        <w:rPr>
          <w:b/>
          <w:bCs/>
        </w:rPr>
        <w:t xml:space="preserve"> and Integrity Check</w:t>
      </w:r>
      <w:r w:rsidRPr="00B317C6">
        <w:t xml:space="preserve">. If the </w:t>
      </w:r>
      <w:r w:rsidR="00B317C6">
        <w:t>P</w:t>
      </w:r>
      <w:r w:rsidRPr="00B317C6">
        <w:t xml:space="preserve">roduct </w:t>
      </w:r>
      <w:r w:rsidR="00B317C6">
        <w:t>S</w:t>
      </w:r>
      <w:r w:rsidRPr="00B317C6">
        <w:t xml:space="preserve">pecification </w:t>
      </w:r>
      <w:commentRangeStart w:id="2432"/>
      <w:r w:rsidR="001E0143" w:rsidRPr="00B317C6">
        <w:t xml:space="preserve">uses data protection and therefore </w:t>
      </w:r>
      <w:r w:rsidRPr="00B317C6">
        <w:t>requires the use of digital signatures, the ECDIS should authenticate updates using the applicable procedures</w:t>
      </w:r>
      <w:r w:rsidR="00AE683B" w:rsidRPr="00B317C6">
        <w:t>.</w:t>
      </w:r>
      <w:r w:rsidR="00560F77" w:rsidRPr="00B317C6">
        <w:t xml:space="preserve"> </w:t>
      </w:r>
      <w:r w:rsidR="00560F77" w:rsidRPr="0043278E">
        <w:rPr>
          <w:highlight w:val="yellow"/>
        </w:rPr>
        <w:t xml:space="preserve">In some </w:t>
      </w:r>
      <w:commentRangeStart w:id="2433"/>
      <w:r w:rsidR="00560F77" w:rsidRPr="0043278E">
        <w:rPr>
          <w:highlight w:val="yellow"/>
        </w:rPr>
        <w:t>cases</w:t>
      </w:r>
      <w:commentRangeEnd w:id="2433"/>
      <w:r w:rsidR="00B716E1">
        <w:rPr>
          <w:rStyle w:val="CommentReference"/>
        </w:rPr>
        <w:commentReference w:id="2433"/>
      </w:r>
      <w:r w:rsidR="00560F77" w:rsidRPr="00B317C6">
        <w:t xml:space="preserve">, updates that do not pass the authentication and </w:t>
      </w:r>
      <w:commentRangeEnd w:id="2432"/>
      <w:r w:rsidR="0093733F">
        <w:rPr>
          <w:rStyle w:val="CommentReference"/>
        </w:rPr>
        <w:commentReference w:id="2432"/>
      </w:r>
      <w:r w:rsidR="00560F77" w:rsidRPr="00B317C6">
        <w:t xml:space="preserve">integrity check should not be applied. The user should be informed of </w:t>
      </w:r>
      <w:r w:rsidR="004E4779" w:rsidRPr="00B317C6">
        <w:t xml:space="preserve">any </w:t>
      </w:r>
      <w:r w:rsidR="00560F77" w:rsidRPr="00B317C6">
        <w:t xml:space="preserve">authentication </w:t>
      </w:r>
      <w:r w:rsidR="00E507FC" w:rsidRPr="00B317C6">
        <w:t>anomal</w:t>
      </w:r>
      <w:r w:rsidR="004E4779" w:rsidRPr="00B317C6">
        <w:t>ies</w:t>
      </w:r>
      <w:r w:rsidR="00560F77" w:rsidRPr="00B317C6">
        <w:t>.</w:t>
      </w:r>
      <w:r w:rsidR="00E507FC" w:rsidRPr="00B317C6">
        <w:t xml:space="preserve"> </w:t>
      </w:r>
      <w:r w:rsidR="004E4779" w:rsidRPr="00B317C6">
        <w:t>Update authentication-related m</w:t>
      </w:r>
      <w:r w:rsidR="00E507FC" w:rsidRPr="00B317C6">
        <w:t>essages for the user may be combined or throttled to avoid flooding the user, but</w:t>
      </w:r>
      <w:r w:rsidR="00EA19B5" w:rsidRPr="00B317C6">
        <w:t xml:space="preserve"> should all be logged</w:t>
      </w:r>
      <w:r w:rsidR="004E4779" w:rsidRPr="00B317C6">
        <w:t xml:space="preserve"> in the log file</w:t>
      </w:r>
      <w:r w:rsidR="00E507FC" w:rsidRPr="00B317C6">
        <w:t xml:space="preserve"> </w:t>
      </w:r>
      <w:r w:rsidR="00647AF8" w:rsidRPr="00B317C6">
        <w:t>(see appendix C-2)</w:t>
      </w:r>
      <w:r w:rsidR="00AE683B">
        <w:t>.</w:t>
      </w:r>
    </w:p>
    <w:p w14:paraId="1ACE6F34" w14:textId="0A47E5DA" w:rsidR="00742D83" w:rsidRPr="00B317C6" w:rsidRDefault="004B7B5C" w:rsidP="00742D83">
      <w:pPr>
        <w:pStyle w:val="ListParagraph"/>
        <w:spacing w:after="120" w:line="240" w:lineRule="auto"/>
        <w:jc w:val="both"/>
        <w:rPr>
          <w:ins w:id="2434" w:author="jonathan pritchard" w:date="2024-07-17T12:10:00Z" w16du:dateUtc="2024-07-17T11:10:00Z"/>
        </w:rPr>
        <w:pPrChange w:id="2435" w:author="jonathan pritchard" w:date="2024-07-17T12:10:00Z" w16du:dateUtc="2024-07-17T11:10:00Z">
          <w:pPr>
            <w:pStyle w:val="ListParagraph"/>
            <w:numPr>
              <w:numId w:val="57"/>
            </w:numPr>
            <w:spacing w:after="120" w:line="240" w:lineRule="auto"/>
            <w:ind w:hanging="360"/>
            <w:jc w:val="both"/>
          </w:pPr>
        </w:pPrChange>
      </w:pPr>
      <w:ins w:id="2436" w:author="jonathan pritchard" w:date="2024-07-17T12:12:00Z" w16du:dateUtc="2024-07-17T11:12:00Z">
        <w:r>
          <w:rPr>
            <w:b/>
            <w:bCs/>
          </w:rPr>
          <w:t xml:space="preserve">Data </w:t>
        </w:r>
      </w:ins>
      <w:ins w:id="2437" w:author="jonathan pritchard" w:date="2024-07-17T12:10:00Z" w16du:dateUtc="2024-07-17T11:10:00Z">
        <w:r w:rsidR="00742D83" w:rsidRPr="00B317C6">
          <w:rPr>
            <w:b/>
            <w:bCs/>
          </w:rPr>
          <w:t xml:space="preserve">Integrity </w:t>
        </w:r>
      </w:ins>
      <w:ins w:id="2438" w:author="jonathan pritchard" w:date="2024-07-17T12:12:00Z" w16du:dateUtc="2024-07-17T11:12:00Z">
        <w:r>
          <w:rPr>
            <w:b/>
            <w:bCs/>
          </w:rPr>
          <w:t xml:space="preserve">and Authentication </w:t>
        </w:r>
      </w:ins>
      <w:ins w:id="2439" w:author="jonathan pritchard" w:date="2024-07-17T12:10:00Z" w16du:dateUtc="2024-07-17T11:10:00Z">
        <w:r w:rsidR="00742D83" w:rsidRPr="00B317C6">
          <w:rPr>
            <w:b/>
            <w:bCs/>
          </w:rPr>
          <w:t>Check</w:t>
        </w:r>
        <w:r w:rsidR="00742D83" w:rsidRPr="00B317C6">
          <w:t xml:space="preserve">. </w:t>
        </w:r>
        <w:r w:rsidR="00742D83">
          <w:t>All datasets</w:t>
        </w:r>
        <w:r w:rsidR="00742D83" w:rsidRPr="00B317C6">
          <w:t xml:space="preserve"> require the use of digital signatures</w:t>
        </w:r>
      </w:ins>
      <w:ins w:id="2440" w:author="jonathan pritchard" w:date="2024-07-17T12:11:00Z" w16du:dateUtc="2024-07-17T11:11:00Z">
        <w:r w:rsidR="00742D83">
          <w:t xml:space="preserve"> and</w:t>
        </w:r>
      </w:ins>
      <w:ins w:id="2441" w:author="jonathan pritchard" w:date="2024-07-17T12:10:00Z" w16du:dateUtc="2024-07-17T11:10:00Z">
        <w:r w:rsidR="00742D83" w:rsidRPr="00B317C6">
          <w:t xml:space="preserve"> the ECDIS should authenticate </w:t>
        </w:r>
      </w:ins>
      <w:ins w:id="2442" w:author="jonathan pritchard" w:date="2024-07-17T12:13:00Z" w16du:dateUtc="2024-07-17T11:13:00Z">
        <w:r w:rsidR="00341E51">
          <w:t xml:space="preserve">all </w:t>
        </w:r>
      </w:ins>
      <w:ins w:id="2443" w:author="jonathan pritchard" w:date="2024-07-17T12:10:00Z" w16du:dateUtc="2024-07-17T11:10:00Z">
        <w:r w:rsidR="00742D83" w:rsidRPr="00B317C6">
          <w:t xml:space="preserve">updates using the applicable procedures. </w:t>
        </w:r>
        <w:commentRangeStart w:id="2444"/>
        <w:commentRangeEnd w:id="2444"/>
        <w:r w:rsidR="00742D83">
          <w:rPr>
            <w:rStyle w:val="CommentReference"/>
          </w:rPr>
          <w:commentReference w:id="2444"/>
        </w:r>
      </w:ins>
      <w:ins w:id="2445" w:author="jonathan pritchard" w:date="2024-07-17T12:11:00Z" w16du:dateUtc="2024-07-17T11:11:00Z">
        <w:r w:rsidR="00742D83">
          <w:t>Up</w:t>
        </w:r>
      </w:ins>
      <w:ins w:id="2446" w:author="jonathan pritchard" w:date="2024-07-17T12:10:00Z" w16du:dateUtc="2024-07-17T11:10:00Z">
        <w:r w:rsidR="00742D83" w:rsidRPr="00B317C6">
          <w:t xml:space="preserve">dates that do not pass the authentication </w:t>
        </w:r>
      </w:ins>
      <w:ins w:id="2447" w:author="jonathan pritchard" w:date="2024-07-17T12:11:00Z" w16du:dateUtc="2024-07-17T11:11:00Z">
        <w:r w:rsidR="00742D83">
          <w:t xml:space="preserve">check </w:t>
        </w:r>
      </w:ins>
      <w:ins w:id="2448" w:author="jonathan pritchard" w:date="2024-07-17T12:10:00Z" w16du:dateUtc="2024-07-17T11:10:00Z">
        <w:r w:rsidR="00742D83" w:rsidRPr="00B317C6">
          <w:t>should not be applied. The user should be informed of any authentication anomalies</w:t>
        </w:r>
      </w:ins>
      <w:ins w:id="2449" w:author="jonathan pritchard" w:date="2024-07-17T12:12:00Z" w16du:dateUtc="2024-07-17T11:12:00Z">
        <w:r w:rsidR="00742D83">
          <w:t xml:space="preserve"> (refer to SSE codes)</w:t>
        </w:r>
      </w:ins>
      <w:ins w:id="2450" w:author="jonathan pritchard" w:date="2024-07-17T12:10:00Z" w16du:dateUtc="2024-07-17T11:10:00Z">
        <w:r w:rsidR="00742D83" w:rsidRPr="00B317C6">
          <w:t>. Update authentication-related messages for the user may be combined or throttled to avoid flooding the user, but should all be logged in the log file (see appendix C-2)</w:t>
        </w:r>
        <w:r w:rsidR="00742D83">
          <w:t>.</w:t>
        </w:r>
      </w:ins>
    </w:p>
    <w:p w14:paraId="755BDFCE" w14:textId="77777777" w:rsidR="00742D83" w:rsidRPr="00B317C6" w:rsidRDefault="00742D83" w:rsidP="00742D83">
      <w:pPr>
        <w:pStyle w:val="ListParagraph"/>
        <w:spacing w:after="120" w:line="240" w:lineRule="auto"/>
        <w:jc w:val="both"/>
        <w:pPrChange w:id="2451" w:author="jonathan pritchard" w:date="2024-07-17T12:10:00Z" w16du:dateUtc="2024-07-17T11:10:00Z">
          <w:pPr>
            <w:pStyle w:val="ListParagraph"/>
            <w:numPr>
              <w:numId w:val="57"/>
            </w:numPr>
            <w:spacing w:after="120" w:line="240" w:lineRule="auto"/>
            <w:ind w:hanging="360"/>
            <w:jc w:val="both"/>
          </w:pPr>
        </w:pPrChange>
      </w:pPr>
    </w:p>
    <w:p w14:paraId="3D99FD08" w14:textId="23EF6371" w:rsidR="006A43DE" w:rsidRPr="00D56521" w:rsidRDefault="006A43DE" w:rsidP="00AE2737">
      <w:pPr>
        <w:pStyle w:val="ListParagraph"/>
        <w:numPr>
          <w:ilvl w:val="0"/>
          <w:numId w:val="57"/>
        </w:numPr>
        <w:spacing w:after="120" w:line="240" w:lineRule="auto"/>
        <w:jc w:val="both"/>
      </w:pPr>
      <w:r w:rsidRPr="00D56521">
        <w:rPr>
          <w:b/>
          <w:bCs/>
        </w:rPr>
        <w:lastRenderedPageBreak/>
        <w:t>Consistency Check</w:t>
      </w:r>
      <w:r w:rsidRPr="00D56521">
        <w:t xml:space="preserve">. The mariner should be warned of any previous </w:t>
      </w:r>
      <w:r w:rsidR="00560F77" w:rsidRPr="00D56521">
        <w:t>u</w:t>
      </w:r>
      <w:r w:rsidRPr="00D56521">
        <w:t>pdates which have not been successfully applied.</w:t>
      </w:r>
    </w:p>
    <w:p w14:paraId="578CE782" w14:textId="58129EAD" w:rsidR="006A43DE" w:rsidRPr="00D56521" w:rsidRDefault="006A43DE" w:rsidP="00AE2737">
      <w:pPr>
        <w:pStyle w:val="ListParagraph"/>
        <w:numPr>
          <w:ilvl w:val="0"/>
          <w:numId w:val="57"/>
        </w:numPr>
        <w:spacing w:after="120" w:line="240" w:lineRule="auto"/>
        <w:jc w:val="both"/>
      </w:pPr>
      <w:r w:rsidRPr="00D56521">
        <w:rPr>
          <w:b/>
          <w:bCs/>
        </w:rPr>
        <w:t>Geographic Applicability</w:t>
      </w:r>
      <w:r w:rsidRPr="00D56521">
        <w:t xml:space="preserve">. Updates not relating to a </w:t>
      </w:r>
      <w:r w:rsidR="008A73DC" w:rsidRPr="00D56521">
        <w:t>dataset</w:t>
      </w:r>
      <w:r w:rsidRPr="00D56521">
        <w:t xml:space="preserve"> within the set of </w:t>
      </w:r>
      <w:r w:rsidR="008A73DC" w:rsidRPr="00D56521">
        <w:t>datasets</w:t>
      </w:r>
      <w:r w:rsidRPr="00D56521">
        <w:t xml:space="preserve"> in the ECDIS may be discarded.</w:t>
      </w:r>
    </w:p>
    <w:p w14:paraId="539A4AA1" w14:textId="129413A4" w:rsidR="006A43DE" w:rsidRPr="00D56521" w:rsidRDefault="006A43DE" w:rsidP="00AE2737">
      <w:pPr>
        <w:pStyle w:val="ListParagraph"/>
        <w:numPr>
          <w:ilvl w:val="0"/>
          <w:numId w:val="57"/>
        </w:numPr>
        <w:spacing w:after="60" w:line="240" w:lineRule="auto"/>
        <w:jc w:val="both"/>
      </w:pPr>
      <w:r w:rsidRPr="00D56521">
        <w:rPr>
          <w:b/>
          <w:bCs/>
        </w:rPr>
        <w:t>Summary Report</w:t>
      </w:r>
      <w:r w:rsidRPr="00D56521">
        <w:t xml:space="preserve">. A summary report for each of the Issuing Authority's </w:t>
      </w:r>
      <w:r w:rsidR="00EE16CD" w:rsidRPr="00D56521">
        <w:t>o</w:t>
      </w:r>
      <w:r w:rsidRPr="00D56521">
        <w:t xml:space="preserve">fficial </w:t>
      </w:r>
      <w:r w:rsidR="00EE16CD" w:rsidRPr="00D56521">
        <w:t>u</w:t>
      </w:r>
      <w:r w:rsidRPr="00D56521">
        <w:t xml:space="preserve">pdate </w:t>
      </w:r>
      <w:r w:rsidR="00EE16CD" w:rsidRPr="00D56521">
        <w:t>f</w:t>
      </w:r>
      <w:r w:rsidRPr="00D56521">
        <w:t>iles should be given after completion of receipt containing at least:</w:t>
      </w:r>
    </w:p>
    <w:p w14:paraId="612DEB9C" w14:textId="359AFAD9" w:rsidR="006A43DE" w:rsidRPr="00D56521" w:rsidRDefault="006A43DE" w:rsidP="00B317C6">
      <w:pPr>
        <w:pStyle w:val="ListParagraph"/>
        <w:spacing w:after="60" w:line="240" w:lineRule="auto"/>
        <w:jc w:val="both"/>
      </w:pPr>
      <w:r w:rsidRPr="00D56521">
        <w:rPr>
          <w:b/>
          <w:bCs/>
        </w:rPr>
        <w:t>.1</w:t>
      </w:r>
      <w:r w:rsidRPr="00D56521">
        <w:t xml:space="preserve"> </w:t>
      </w:r>
      <w:r w:rsidR="00AE683B">
        <w:t>I</w:t>
      </w:r>
      <w:r w:rsidRPr="00D56521">
        <w:t>dentification of Issuing Authority;</w:t>
      </w:r>
    </w:p>
    <w:p w14:paraId="39B4B9CE" w14:textId="2F6EA55B" w:rsidR="006A43DE" w:rsidRPr="00D56521" w:rsidRDefault="006A43DE" w:rsidP="00B317C6">
      <w:pPr>
        <w:pStyle w:val="ListParagraph"/>
        <w:spacing w:after="60" w:line="240" w:lineRule="auto"/>
        <w:jc w:val="both"/>
      </w:pPr>
      <w:r w:rsidRPr="00D56521">
        <w:rPr>
          <w:b/>
          <w:bCs/>
        </w:rPr>
        <w:t>.2</w:t>
      </w:r>
      <w:r w:rsidRPr="00D56521">
        <w:t xml:space="preserve"> </w:t>
      </w:r>
      <w:r w:rsidR="00EE16CD" w:rsidRPr="00D56521">
        <w:t>U</w:t>
      </w:r>
      <w:r w:rsidRPr="00D56521">
        <w:t xml:space="preserve">pdate numbers of the </w:t>
      </w:r>
      <w:r w:rsidR="00EE16CD" w:rsidRPr="00D56521">
        <w:t>u</w:t>
      </w:r>
      <w:r w:rsidRPr="00D56521">
        <w:t xml:space="preserve">pdate </w:t>
      </w:r>
      <w:r w:rsidR="00EE16CD" w:rsidRPr="00D56521">
        <w:t>f</w:t>
      </w:r>
      <w:r w:rsidRPr="00D56521">
        <w:t>iles;</w:t>
      </w:r>
    </w:p>
    <w:p w14:paraId="6548F085" w14:textId="0F56CB36" w:rsidR="006A43DE" w:rsidRPr="00D56521" w:rsidRDefault="006A43DE" w:rsidP="00B317C6">
      <w:pPr>
        <w:pStyle w:val="ListParagraph"/>
        <w:spacing w:after="60" w:line="240" w:lineRule="auto"/>
        <w:jc w:val="both"/>
      </w:pPr>
      <w:r w:rsidRPr="00D56521">
        <w:rPr>
          <w:b/>
          <w:bCs/>
        </w:rPr>
        <w:t>.3</w:t>
      </w:r>
      <w:r w:rsidRPr="00D56521">
        <w:t xml:space="preserve"> </w:t>
      </w:r>
      <w:r w:rsidR="00EE16CD" w:rsidRPr="00D56521">
        <w:t>Dataset</w:t>
      </w:r>
      <w:r w:rsidRPr="00D56521">
        <w:t xml:space="preserve"> Identifiers of </w:t>
      </w:r>
      <w:r w:rsidR="00EE16CD" w:rsidRPr="00D56521">
        <w:t>datasets</w:t>
      </w:r>
      <w:r w:rsidRPr="00D56521">
        <w:t xml:space="preserve"> affected;</w:t>
      </w:r>
    </w:p>
    <w:p w14:paraId="3A40129B" w14:textId="5A13A485" w:rsidR="006A43DE" w:rsidRPr="00D56521" w:rsidRDefault="006A43DE" w:rsidP="00B317C6">
      <w:pPr>
        <w:pStyle w:val="ListParagraph"/>
        <w:spacing w:after="60" w:line="240" w:lineRule="auto"/>
        <w:jc w:val="both"/>
      </w:pPr>
      <w:r w:rsidRPr="00D56521">
        <w:rPr>
          <w:b/>
          <w:bCs/>
        </w:rPr>
        <w:t>.4</w:t>
      </w:r>
      <w:r w:rsidRPr="00D56521">
        <w:t xml:space="preserve"> Edition </w:t>
      </w:r>
      <w:r w:rsidR="00EE16CD" w:rsidRPr="00D56521">
        <w:t>n</w:t>
      </w:r>
      <w:r w:rsidRPr="00D56521">
        <w:t xml:space="preserve">umber and date of </w:t>
      </w:r>
      <w:r w:rsidR="00EE16CD" w:rsidRPr="00D56521">
        <w:t>dataset</w:t>
      </w:r>
      <w:r w:rsidRPr="00D56521">
        <w:t xml:space="preserve"> involved;</w:t>
      </w:r>
    </w:p>
    <w:p w14:paraId="47169A8D" w14:textId="6A34AA3E" w:rsidR="006A43DE" w:rsidRPr="00D56521" w:rsidRDefault="006A43DE" w:rsidP="00B317C6">
      <w:pPr>
        <w:pStyle w:val="ListParagraph"/>
        <w:spacing w:after="120" w:line="240" w:lineRule="auto"/>
        <w:jc w:val="both"/>
      </w:pPr>
      <w:r w:rsidRPr="00D56521">
        <w:rPr>
          <w:b/>
          <w:bCs/>
        </w:rPr>
        <w:t>.5</w:t>
      </w:r>
      <w:r w:rsidRPr="00D56521">
        <w:t xml:space="preserve"> </w:t>
      </w:r>
      <w:r w:rsidR="00EE16CD" w:rsidRPr="00D56521">
        <w:t>N</w:t>
      </w:r>
      <w:r w:rsidRPr="00D56521">
        <w:t xml:space="preserve">umber of updates in the affected </w:t>
      </w:r>
      <w:r w:rsidR="00EE16CD" w:rsidRPr="00D56521">
        <w:t>dataset</w:t>
      </w:r>
      <w:r w:rsidRPr="00D56521">
        <w:t>.</w:t>
      </w:r>
    </w:p>
    <w:p w14:paraId="4933EFAF" w14:textId="3D114EAE" w:rsidR="006A43DE" w:rsidRPr="00D56521" w:rsidRDefault="006A43DE" w:rsidP="00AE2737">
      <w:pPr>
        <w:pStyle w:val="ListParagraph"/>
        <w:numPr>
          <w:ilvl w:val="0"/>
          <w:numId w:val="57"/>
        </w:numPr>
        <w:spacing w:after="120" w:line="240" w:lineRule="auto"/>
        <w:jc w:val="both"/>
      </w:pPr>
      <w:r w:rsidRPr="00D56521">
        <w:rPr>
          <w:b/>
          <w:bCs/>
        </w:rPr>
        <w:t>Review of ENC Updates</w:t>
      </w:r>
      <w:r w:rsidRPr="00D56521">
        <w:t xml:space="preserve">. It should be possible for the </w:t>
      </w:r>
      <w:r w:rsidR="00AE683B">
        <w:t>M</w:t>
      </w:r>
      <w:r w:rsidRPr="00D56521">
        <w:t xml:space="preserve">ariner to review the updates applied through displaying the </w:t>
      </w:r>
      <w:del w:id="2452" w:author="Raphael Malyankar" w:date="2023-08-31T16:34:00Z">
        <w:r w:rsidRPr="00D56521" w:rsidDel="003B11C8">
          <w:delText xml:space="preserve">SENC </w:delText>
        </w:r>
      </w:del>
      <w:ins w:id="2453" w:author="Raphael Malyankar" w:date="2023-08-31T16:34:00Z">
        <w:r w:rsidR="003B11C8">
          <w:t>System Database</w:t>
        </w:r>
        <w:r w:rsidR="003B11C8" w:rsidRPr="00D56521">
          <w:t xml:space="preserve"> </w:t>
        </w:r>
      </w:ins>
      <w:r w:rsidRPr="00D56521">
        <w:t>contents with the updates highlighted.</w:t>
      </w:r>
    </w:p>
    <w:p w14:paraId="682EF89B" w14:textId="5864C3AC" w:rsidR="006A43DE" w:rsidRPr="00D56521" w:rsidRDefault="006A43DE" w:rsidP="00AE2737">
      <w:pPr>
        <w:pStyle w:val="ListParagraph"/>
        <w:numPr>
          <w:ilvl w:val="0"/>
          <w:numId w:val="57"/>
        </w:numPr>
        <w:spacing w:after="120" w:line="240" w:lineRule="auto"/>
        <w:jc w:val="both"/>
      </w:pPr>
      <w:r w:rsidRPr="00D56521">
        <w:rPr>
          <w:b/>
          <w:bCs/>
        </w:rPr>
        <w:t>Modification of Updates</w:t>
      </w:r>
      <w:r w:rsidRPr="00D56521">
        <w:t>.</w:t>
      </w:r>
      <w:r w:rsidR="00A444B9" w:rsidRPr="00D56521">
        <w:t xml:space="preserve"> </w:t>
      </w:r>
      <w:r w:rsidRPr="00D56521">
        <w:t xml:space="preserve">Rejection or amendment of an update by the </w:t>
      </w:r>
      <w:r w:rsidR="00AE683B">
        <w:t>M</w:t>
      </w:r>
      <w:r w:rsidRPr="00D56521">
        <w:t xml:space="preserve">ariner </w:t>
      </w:r>
      <w:del w:id="2454" w:author="jonathan pritchard" w:date="2024-05-29T03:37:00Z" w16du:dateUtc="2024-05-29T02:37:00Z">
        <w:r w:rsidRPr="00D56521" w:rsidDel="00B15F52">
          <w:delText xml:space="preserve">shall </w:delText>
        </w:r>
      </w:del>
      <w:ins w:id="2455" w:author="jonathan pritchard" w:date="2024-05-29T03:37:00Z" w16du:dateUtc="2024-05-29T02:37:00Z">
        <w:r w:rsidR="00B15F52">
          <w:t>must</w:t>
        </w:r>
        <w:r w:rsidR="00B15F52" w:rsidRPr="00D56521">
          <w:t xml:space="preserve"> </w:t>
        </w:r>
      </w:ins>
      <w:r w:rsidRPr="00D56521">
        <w:t xml:space="preserve">be achieved by the manual update method. The questionable update should be noted as an anomaly in the Log File </w:t>
      </w:r>
      <w:r w:rsidR="00A87C48" w:rsidRPr="00D56521">
        <w:t>(s</w:t>
      </w:r>
      <w:r w:rsidRPr="00D56521">
        <w:t>ee</w:t>
      </w:r>
      <w:r w:rsidR="00FA7715" w:rsidRPr="00D56521">
        <w:t xml:space="preserve"> clause</w:t>
      </w:r>
      <w:r w:rsidRPr="00D56521">
        <w:t xml:space="preserve"> </w:t>
      </w:r>
      <w:r w:rsidR="008A73DC" w:rsidRPr="00D56521">
        <w:fldChar w:fldCharType="begin"/>
      </w:r>
      <w:r w:rsidR="008A73DC" w:rsidRPr="00D56521">
        <w:instrText xml:space="preserve"> REF _Ref49425494 \r \h </w:instrText>
      </w:r>
      <w:r w:rsidR="00B317C6">
        <w:instrText xml:space="preserve"> \* MERGEFORMAT </w:instrText>
      </w:r>
      <w:r w:rsidR="008A73DC" w:rsidRPr="00D56521">
        <w:fldChar w:fldCharType="separate"/>
      </w:r>
      <w:r w:rsidR="00832978">
        <w:t>C-21.3.2</w:t>
      </w:r>
      <w:r w:rsidR="008A73DC" w:rsidRPr="00D56521">
        <w:fldChar w:fldCharType="end"/>
      </w:r>
      <w:r w:rsidRPr="00D56521">
        <w:t>(h)</w:t>
      </w:r>
      <w:r w:rsidR="00A87C48" w:rsidRPr="00D56521">
        <w:t>)</w:t>
      </w:r>
      <w:r w:rsidRPr="00D56521">
        <w:t>.</w:t>
      </w:r>
    </w:p>
    <w:p w14:paraId="6D045402" w14:textId="46F3ED07" w:rsidR="006A43DE" w:rsidRPr="0043278E" w:rsidRDefault="006A43DE" w:rsidP="00AE2737">
      <w:pPr>
        <w:pStyle w:val="ListParagraph"/>
        <w:numPr>
          <w:ilvl w:val="0"/>
          <w:numId w:val="57"/>
        </w:numPr>
        <w:spacing w:after="120" w:line="240" w:lineRule="auto"/>
        <w:jc w:val="both"/>
        <w:rPr>
          <w:highlight w:val="yellow"/>
        </w:rPr>
      </w:pPr>
      <w:r w:rsidRPr="0043278E">
        <w:rPr>
          <w:b/>
          <w:bCs/>
          <w:highlight w:val="yellow"/>
        </w:rPr>
        <w:t>Formatted Non-integrated Updates</w:t>
      </w:r>
      <w:r w:rsidRPr="0043278E">
        <w:rPr>
          <w:highlight w:val="yellow"/>
        </w:rPr>
        <w:t>, for example a temporary military exercise area, will be processed as manual updates.</w:t>
      </w:r>
    </w:p>
    <w:p w14:paraId="16D8EDB4" w14:textId="1ABB9FB2" w:rsidR="00E77605" w:rsidRPr="00D56521" w:rsidRDefault="00E77605" w:rsidP="00AE2737">
      <w:pPr>
        <w:pStyle w:val="ListParagraph"/>
        <w:numPr>
          <w:ilvl w:val="0"/>
          <w:numId w:val="57"/>
        </w:numPr>
        <w:spacing w:after="120" w:line="240" w:lineRule="auto"/>
        <w:jc w:val="both"/>
      </w:pPr>
      <w:r w:rsidRPr="00D56521">
        <w:rPr>
          <w:b/>
          <w:bCs/>
        </w:rPr>
        <w:t xml:space="preserve">ECDIS Update Status Report. </w:t>
      </w:r>
      <w:r w:rsidRPr="00D56521">
        <w:t>It should 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C-3</w:t>
      </w:r>
    </w:p>
    <w:p w14:paraId="5A17BAAD" w14:textId="72AC8731" w:rsidR="006A43DE" w:rsidRPr="00D56521" w:rsidRDefault="006A43DE" w:rsidP="0043278E">
      <w:pPr>
        <w:pStyle w:val="Heading3"/>
      </w:pPr>
      <w:bookmarkStart w:id="2456" w:name="_Toc144421421"/>
      <w:r w:rsidRPr="00D56521">
        <w:t>Manual Update</w:t>
      </w:r>
      <w:bookmarkEnd w:id="2456"/>
    </w:p>
    <w:p w14:paraId="3FAE33F5" w14:textId="11D3811F" w:rsidR="006A43DE" w:rsidRPr="00D56521" w:rsidRDefault="006A43DE" w:rsidP="00AE2737">
      <w:pPr>
        <w:pStyle w:val="ListParagraph"/>
        <w:numPr>
          <w:ilvl w:val="0"/>
          <w:numId w:val="60"/>
        </w:numPr>
        <w:spacing w:after="60" w:line="240" w:lineRule="auto"/>
        <w:jc w:val="both"/>
      </w:pPr>
      <w:r w:rsidRPr="00D56521">
        <w:rPr>
          <w:b/>
          <w:bCs/>
        </w:rPr>
        <w:t>Keying and Symbology</w:t>
      </w:r>
      <w:r w:rsidRPr="00D56521">
        <w:t>.</w:t>
      </w:r>
      <w:r w:rsidR="00B00A5B" w:rsidRPr="00D56521">
        <w:t xml:space="preserve"> </w:t>
      </w:r>
      <w:r w:rsidRPr="00D56521">
        <w:t>The ECDIS should enable manual entry of updates for non-integrated presentation on the display. A capacity should exist to enable the mariner to:</w:t>
      </w:r>
    </w:p>
    <w:p w14:paraId="190C07D0" w14:textId="77DF5FCA" w:rsidR="006A43DE" w:rsidRPr="00D56521" w:rsidRDefault="006A43DE" w:rsidP="00AE683B">
      <w:pPr>
        <w:pStyle w:val="ListParagraph"/>
        <w:spacing w:after="60" w:line="240" w:lineRule="auto"/>
        <w:jc w:val="both"/>
      </w:pPr>
      <w:r w:rsidRPr="00D56521">
        <w:rPr>
          <w:b/>
          <w:bCs/>
        </w:rPr>
        <w:t>.1</w:t>
      </w:r>
      <w:r w:rsidRPr="00D56521">
        <w:t xml:space="preserve"> </w:t>
      </w:r>
      <w:r w:rsidR="00AE683B">
        <w:t>E</w:t>
      </w:r>
      <w:r w:rsidRPr="00D56521">
        <w:t xml:space="preserve">nter the update so it can be displayed as described in </w:t>
      </w:r>
      <w:r w:rsidR="008A73DC" w:rsidRPr="00D56521">
        <w:t>this Annex</w:t>
      </w:r>
      <w:r w:rsidRPr="00D56521">
        <w:t>.</w:t>
      </w:r>
    </w:p>
    <w:p w14:paraId="7D9466D0" w14:textId="66B29E51" w:rsidR="006A43DE" w:rsidRPr="00D56521" w:rsidRDefault="006A43DE" w:rsidP="00AE683B">
      <w:pPr>
        <w:pStyle w:val="ListParagraph"/>
        <w:spacing w:after="120" w:line="240" w:lineRule="auto"/>
        <w:jc w:val="both"/>
      </w:pPr>
      <w:r w:rsidRPr="00D56521">
        <w:rPr>
          <w:b/>
          <w:bCs/>
        </w:rPr>
        <w:t>.2</w:t>
      </w:r>
      <w:r w:rsidRPr="00D56521">
        <w:t xml:space="preserve"> </w:t>
      </w:r>
      <w:r w:rsidR="00AE683B">
        <w:t>E</w:t>
      </w:r>
      <w:r w:rsidRPr="00D56521">
        <w:t xml:space="preserve">nsure all update text information relevant to the new condition and to the source of the update, as entered by the </w:t>
      </w:r>
      <w:r w:rsidR="00AE683B">
        <w:t>M</w:t>
      </w:r>
      <w:r w:rsidRPr="00D56521">
        <w:t>ariner, is recorded by the system for display on demand.</w:t>
      </w:r>
    </w:p>
    <w:p w14:paraId="413938DE" w14:textId="103EAA8A" w:rsidR="006A43DE" w:rsidRPr="00D56521" w:rsidRDefault="006A43DE" w:rsidP="00AE2737">
      <w:pPr>
        <w:pStyle w:val="ListParagraph"/>
        <w:numPr>
          <w:ilvl w:val="0"/>
          <w:numId w:val="60"/>
        </w:numPr>
        <w:spacing w:after="120" w:line="240" w:lineRule="auto"/>
        <w:jc w:val="both"/>
      </w:pPr>
      <w:commentRangeStart w:id="2457"/>
      <w:r w:rsidRPr="00D56521">
        <w:rPr>
          <w:b/>
          <w:bCs/>
        </w:rPr>
        <w:t xml:space="preserve">Indications and </w:t>
      </w:r>
      <w:del w:id="2458" w:author="jonathan pritchard" w:date="2024-05-21T10:40:00Z" w16du:dateUtc="2024-05-21T09:40:00Z">
        <w:r w:rsidRPr="00D56521" w:rsidDel="00C0149A">
          <w:rPr>
            <w:b/>
            <w:bCs/>
          </w:rPr>
          <w:delText>Alarms</w:delText>
        </w:r>
      </w:del>
      <w:ins w:id="2459" w:author="jonathan pritchard" w:date="2024-05-21T10:40:00Z" w16du:dateUtc="2024-05-21T09:40:00Z">
        <w:r w:rsidR="00C0149A">
          <w:rPr>
            <w:b/>
            <w:bCs/>
          </w:rPr>
          <w:t>Alerts</w:t>
        </w:r>
      </w:ins>
      <w:r w:rsidRPr="00D56521">
        <w:t>. The ECDIS should be capable of sensing indications and al</w:t>
      </w:r>
      <w:del w:id="2460" w:author="jonathan pritchard" w:date="2024-05-21T10:40:00Z" w16du:dateUtc="2024-05-21T09:40:00Z">
        <w:r w:rsidRPr="00D56521" w:rsidDel="00C0149A">
          <w:delText>arms</w:delText>
        </w:r>
      </w:del>
      <w:ins w:id="2461" w:author="jonathan pritchard" w:date="2024-05-21T10:40:00Z" w16du:dateUtc="2024-05-21T09:40:00Z">
        <w:r w:rsidR="00C0149A">
          <w:t>erts</w:t>
        </w:r>
      </w:ins>
      <w:r w:rsidRPr="00D56521">
        <w:t xml:space="preserve"> related to non-integrated (manual) updates, just as it does for integrated </w:t>
      </w:r>
      <w:r w:rsidR="00AE683B">
        <w:t>u</w:t>
      </w:r>
      <w:r w:rsidRPr="00D56521">
        <w:t>pdates.</w:t>
      </w:r>
      <w:commentRangeEnd w:id="2457"/>
      <w:r w:rsidR="000835C0">
        <w:rPr>
          <w:rStyle w:val="CommentReference"/>
        </w:rPr>
        <w:commentReference w:id="2457"/>
      </w:r>
    </w:p>
    <w:p w14:paraId="4B476780" w14:textId="2C7DE585" w:rsidR="006A43DE" w:rsidRPr="00D56521" w:rsidRDefault="006A43DE" w:rsidP="00AE2737">
      <w:pPr>
        <w:pStyle w:val="ListParagraph"/>
        <w:numPr>
          <w:ilvl w:val="0"/>
          <w:numId w:val="60"/>
        </w:numPr>
        <w:spacing w:after="120" w:line="240" w:lineRule="auto"/>
        <w:jc w:val="both"/>
      </w:pPr>
      <w:r w:rsidRPr="00D56521">
        <w:rPr>
          <w:b/>
          <w:bCs/>
        </w:rPr>
        <w:t>Presentation</w:t>
      </w:r>
      <w:r w:rsidRPr="00D56521">
        <w:t xml:space="preserve">. Manual updates </w:t>
      </w:r>
      <w:del w:id="2462" w:author="jonathan pritchard" w:date="2024-05-29T03:37:00Z" w16du:dateUtc="2024-05-29T02:37:00Z">
        <w:r w:rsidRPr="00D56521" w:rsidDel="00B15F52">
          <w:delText xml:space="preserve">shall </w:delText>
        </w:r>
      </w:del>
      <w:ins w:id="2463" w:author="jonathan pritchard" w:date="2024-05-29T03:37:00Z" w16du:dateUtc="2024-05-29T02:37:00Z">
        <w:r w:rsidR="00B15F52">
          <w:t>must</w:t>
        </w:r>
        <w:r w:rsidR="00B15F52" w:rsidRPr="00D56521">
          <w:t xml:space="preserve"> </w:t>
        </w:r>
      </w:ins>
      <w:r w:rsidRPr="00D56521">
        <w:t xml:space="preserve">be displayed as described in </w:t>
      </w:r>
      <w:r w:rsidR="008A73DC" w:rsidRPr="00D56521">
        <w:t>this Annex</w:t>
      </w:r>
      <w:r w:rsidRPr="00D56521">
        <w:t xml:space="preserve">, </w:t>
      </w:r>
      <w:r w:rsidR="008A73DC" w:rsidRPr="00D56521">
        <w:t>clause</w:t>
      </w:r>
      <w:r w:rsidRPr="00D56521">
        <w:t xml:space="preserve"> </w:t>
      </w:r>
      <w:r w:rsidR="00FA7715" w:rsidRPr="00D56521">
        <w:fldChar w:fldCharType="begin"/>
      </w:r>
      <w:r w:rsidR="00FA7715" w:rsidRPr="00D56521">
        <w:instrText xml:space="preserve"> REF _Ref49427616 \r \h </w:instrText>
      </w:r>
      <w:r w:rsidR="00AE683B">
        <w:instrText xml:space="preserve"> \* MERGEFORMAT </w:instrText>
      </w:r>
      <w:r w:rsidR="00FA7715" w:rsidRPr="00D56521">
        <w:fldChar w:fldCharType="separate"/>
      </w:r>
      <w:r w:rsidR="00832978">
        <w:t>C-9.7</w:t>
      </w:r>
      <w:r w:rsidR="00FA7715" w:rsidRPr="00D56521">
        <w:fldChar w:fldCharType="end"/>
      </w:r>
      <w:r w:rsidRPr="00D56521">
        <w:t>.</w:t>
      </w:r>
    </w:p>
    <w:p w14:paraId="0D5A84F3" w14:textId="1F649BF6" w:rsidR="006A43DE" w:rsidRPr="00D56521" w:rsidRDefault="006A43DE" w:rsidP="00AE2737">
      <w:pPr>
        <w:pStyle w:val="ListParagraph"/>
        <w:numPr>
          <w:ilvl w:val="0"/>
          <w:numId w:val="60"/>
        </w:numPr>
        <w:spacing w:after="120" w:line="240" w:lineRule="auto"/>
        <w:jc w:val="both"/>
      </w:pPr>
      <w:r w:rsidRPr="00D56521">
        <w:rPr>
          <w:b/>
          <w:bCs/>
        </w:rPr>
        <w:t>Text</w:t>
      </w:r>
      <w:r w:rsidRPr="00D56521">
        <w:t>. It should be possible to enter text into the ECDIS.</w:t>
      </w:r>
    </w:p>
    <w:p w14:paraId="05A72F26" w14:textId="466E916D" w:rsidR="006A43DE" w:rsidRPr="00D56521" w:rsidRDefault="006A43DE" w:rsidP="00AE2737">
      <w:pPr>
        <w:pStyle w:val="ListParagraph"/>
        <w:numPr>
          <w:ilvl w:val="0"/>
          <w:numId w:val="60"/>
        </w:numPr>
        <w:spacing w:after="120" w:line="240" w:lineRule="auto"/>
        <w:jc w:val="both"/>
      </w:pPr>
      <w:r w:rsidRPr="00D56521">
        <w:rPr>
          <w:b/>
          <w:bCs/>
        </w:rPr>
        <w:t>Archiving of Manual Updates</w:t>
      </w:r>
      <w:r w:rsidRPr="00D56521">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Pr="00D56521" w:rsidRDefault="00097BCB" w:rsidP="0043278E">
      <w:pPr>
        <w:pStyle w:val="Heading3"/>
      </w:pPr>
      <w:bookmarkStart w:id="2464" w:name="_Ref49425504"/>
      <w:bookmarkStart w:id="2465" w:name="_Ref49425519"/>
      <w:bookmarkStart w:id="2466" w:name="_Toc144421422"/>
      <w:r w:rsidRPr="00D56521">
        <w:t>Support file updates</w:t>
      </w:r>
      <w:bookmarkEnd w:id="2464"/>
      <w:bookmarkEnd w:id="2465"/>
      <w:bookmarkEnd w:id="2466"/>
    </w:p>
    <w:p w14:paraId="68051D65" w14:textId="5172609B" w:rsidR="00097BCB" w:rsidRPr="00D56521" w:rsidRDefault="00097BCB" w:rsidP="00C21452">
      <w:pPr>
        <w:spacing w:after="120" w:line="240" w:lineRule="auto"/>
        <w:jc w:val="both"/>
      </w:pPr>
      <w:commentRangeStart w:id="2467"/>
      <w:commentRangeStart w:id="2468"/>
      <w:r w:rsidRPr="00D56521">
        <w:t>When a feature pointing to a text, picture or application file is deleted or updated so that it no longer references the file, the ECDIS software should check to see whether any other feature references the same file, before that file is deleted.</w:t>
      </w:r>
      <w:commentRangeEnd w:id="2467"/>
      <w:r w:rsidR="00B345CE">
        <w:rPr>
          <w:rStyle w:val="CommentReference"/>
        </w:rPr>
        <w:commentReference w:id="2467"/>
      </w:r>
      <w:commentRangeEnd w:id="2468"/>
      <w:r w:rsidR="00B345CE">
        <w:rPr>
          <w:rStyle w:val="CommentReference"/>
        </w:rPr>
        <w:commentReference w:id="2468"/>
      </w:r>
    </w:p>
    <w:p w14:paraId="2BF0F69F" w14:textId="4AA417FD" w:rsidR="00097BCB" w:rsidRPr="00D56521" w:rsidRDefault="005C140F" w:rsidP="0043278E">
      <w:pPr>
        <w:pStyle w:val="Heading2"/>
      </w:pPr>
      <w:bookmarkStart w:id="2469" w:name="_Toc144421423"/>
      <w:commentRangeStart w:id="2470"/>
      <w:commentRangeStart w:id="2471"/>
      <w:commentRangeStart w:id="2472"/>
      <w:r w:rsidRPr="00D56521">
        <w:t>New editions, re-issues,</w:t>
      </w:r>
      <w:ins w:id="2473" w:author="jonathan pritchard" w:date="2024-07-17T14:07:00Z" w16du:dateUtc="2024-07-17T13:07:00Z">
        <w:r w:rsidR="00B345CE">
          <w:t xml:space="preserve"> cancellations</w:t>
        </w:r>
      </w:ins>
      <w:r w:rsidRPr="00D56521">
        <w:t xml:space="preserve"> and updates</w:t>
      </w:r>
      <w:r w:rsidR="00DF374C" w:rsidRPr="00D56521">
        <w:t xml:space="preserve"> of datasets</w:t>
      </w:r>
      <w:bookmarkEnd w:id="2469"/>
      <w:commentRangeEnd w:id="2470"/>
      <w:r w:rsidR="00E27B73">
        <w:rPr>
          <w:rStyle w:val="CommentReference"/>
          <w:rFonts w:eastAsia="MS Mincho"/>
          <w:b w:val="0"/>
          <w:bCs w:val="0"/>
        </w:rPr>
        <w:commentReference w:id="2470"/>
      </w:r>
      <w:commentRangeEnd w:id="2471"/>
      <w:r w:rsidR="001E0626">
        <w:rPr>
          <w:rStyle w:val="CommentReference"/>
          <w:rFonts w:eastAsia="MS Mincho"/>
          <w:b w:val="0"/>
          <w:bCs w:val="0"/>
        </w:rPr>
        <w:commentReference w:id="2471"/>
      </w:r>
      <w:commentRangeEnd w:id="2472"/>
      <w:r w:rsidR="00B345CE">
        <w:rPr>
          <w:rStyle w:val="CommentReference"/>
          <w:rFonts w:eastAsia="MS Mincho"/>
          <w:b w:val="0"/>
          <w:bCs w:val="0"/>
        </w:rPr>
        <w:commentReference w:id="2472"/>
      </w:r>
    </w:p>
    <w:p w14:paraId="7C0AB08C" w14:textId="740DBAA6" w:rsidR="008C1E6A" w:rsidRPr="00D56521" w:rsidRDefault="00142C35" w:rsidP="00DC1E55">
      <w:pPr>
        <w:spacing w:after="120" w:line="240" w:lineRule="auto"/>
        <w:jc w:val="both"/>
      </w:pPr>
      <w:r w:rsidRPr="00D56521">
        <w:t xml:space="preserve">The method for detecting whether a dataset is a </w:t>
      </w:r>
      <w:r w:rsidR="00DC1E55">
        <w:t>N</w:t>
      </w:r>
      <w:r w:rsidRPr="00D56521">
        <w:t xml:space="preserve">ew </w:t>
      </w:r>
      <w:r w:rsidR="00DC1E55">
        <w:t>E</w:t>
      </w:r>
      <w:r w:rsidRPr="00D56521">
        <w:t xml:space="preserve">dition, re-issue, cancellation, termination, or update is </w:t>
      </w:r>
      <w:r w:rsidR="008C1E6A" w:rsidRPr="00D56521">
        <w:t xml:space="preserve">contained in the </w:t>
      </w:r>
      <w:r w:rsidR="00DC1E55">
        <w:t>E</w:t>
      </w:r>
      <w:r w:rsidR="008C1E6A" w:rsidRPr="00D56521">
        <w:t xml:space="preserve">xchange </w:t>
      </w:r>
      <w:r w:rsidR="00DC1E55">
        <w:t xml:space="preserve">Set metadata </w:t>
      </w:r>
      <w:r w:rsidR="008C1E6A" w:rsidRPr="00D56521">
        <w:t>field S100_Purpose</w:t>
      </w:r>
      <w:r w:rsidR="00DC1E55">
        <w:t>.</w:t>
      </w:r>
      <w:r w:rsidRPr="00D56521">
        <w:t xml:space="preserve"> </w:t>
      </w:r>
    </w:p>
    <w:p w14:paraId="5FED045A" w14:textId="462B981A" w:rsidR="00981782" w:rsidRPr="00D56521" w:rsidRDefault="00142C35" w:rsidP="00DC1E55">
      <w:pPr>
        <w:spacing w:after="60" w:line="240" w:lineRule="auto"/>
        <w:jc w:val="both"/>
      </w:pPr>
      <w:r w:rsidRPr="00D56521">
        <w:t xml:space="preserve">The </w:t>
      </w:r>
      <w:ins w:id="2474" w:author="jonathan pritchard" w:date="2024-05-29T02:55:00Z" w16du:dateUtc="2024-05-29T01:55:00Z">
        <w:r w:rsidR="0043278E">
          <w:t>behaviour</w:t>
        </w:r>
      </w:ins>
      <w:del w:id="2475" w:author="jonathan pritchard" w:date="2024-05-29T02:55:00Z" w16du:dateUtc="2024-05-29T01:55:00Z">
        <w:r w:rsidRPr="00D56521" w:rsidDel="0043278E">
          <w:delText>default treatment</w:delText>
        </w:r>
      </w:del>
      <w:r w:rsidRPr="00D56521">
        <w:t xml:space="preserve"> of each is described below</w:t>
      </w:r>
      <w:r w:rsidR="005C76B7" w:rsidRPr="00D56521">
        <w:t xml:space="preserve">; </w:t>
      </w:r>
      <w:r w:rsidRPr="00D56521">
        <w:t xml:space="preserve">note that </w:t>
      </w:r>
      <w:r w:rsidR="008C1E6A" w:rsidRPr="00D56521">
        <w:t xml:space="preserve">individual </w:t>
      </w:r>
      <w:r w:rsidR="00DC1E55">
        <w:t>P</w:t>
      </w:r>
      <w:r w:rsidRPr="00D56521">
        <w:t xml:space="preserve">roduct </w:t>
      </w:r>
      <w:r w:rsidR="00DC1E55">
        <w:t>S</w:t>
      </w:r>
      <w:r w:rsidRPr="00D56521">
        <w:t xml:space="preserve">pecifications may </w:t>
      </w:r>
      <w:r w:rsidR="008C1E6A" w:rsidRPr="00D56521">
        <w:t>not implement all types of dataset state</w:t>
      </w:r>
      <w:r w:rsidRPr="00D56521">
        <w:t>.</w:t>
      </w:r>
      <w:r w:rsidR="00F97154" w:rsidRPr="00D56521">
        <w:t xml:space="preserve"> All datasets include an issue date, and optionally an </w:t>
      </w:r>
      <w:r w:rsidR="00DC1E55">
        <w:t>E</w:t>
      </w:r>
      <w:r w:rsidR="00F97154" w:rsidRPr="00D56521">
        <w:t>dition and update number.</w:t>
      </w:r>
    </w:p>
    <w:p w14:paraId="11F3E609" w14:textId="6A14DC0A" w:rsidR="008C1E6A" w:rsidRPr="00D56521" w:rsidRDefault="008C1E6A" w:rsidP="00AE2737">
      <w:pPr>
        <w:pStyle w:val="ListParagraph"/>
        <w:numPr>
          <w:ilvl w:val="0"/>
          <w:numId w:val="61"/>
        </w:numPr>
        <w:spacing w:after="60" w:line="240" w:lineRule="auto"/>
        <w:jc w:val="both"/>
      </w:pPr>
      <w:r w:rsidRPr="00D56521">
        <w:t>New dataset – install new dataset and any included updates</w:t>
      </w:r>
      <w:r w:rsidR="00F97154" w:rsidRPr="00D56521">
        <w:t xml:space="preserve"> and record for tracking purposes.</w:t>
      </w:r>
    </w:p>
    <w:p w14:paraId="62B27542" w14:textId="77777777" w:rsidR="00DC1E55" w:rsidRDefault="00981782" w:rsidP="00AE2737">
      <w:pPr>
        <w:pStyle w:val="ListParagraph"/>
        <w:numPr>
          <w:ilvl w:val="0"/>
          <w:numId w:val="61"/>
        </w:numPr>
        <w:spacing w:after="60" w:line="240" w:lineRule="auto"/>
        <w:jc w:val="both"/>
      </w:pPr>
      <w:r w:rsidRPr="00D56521">
        <w:lastRenderedPageBreak/>
        <w:t xml:space="preserve">New </w:t>
      </w:r>
      <w:r w:rsidR="00DC1E55">
        <w:t>E</w:t>
      </w:r>
      <w:r w:rsidRPr="00D56521">
        <w:t xml:space="preserve">dition </w:t>
      </w:r>
      <w:r w:rsidR="00DC1E55">
        <w:t>–</w:t>
      </w:r>
      <w:r w:rsidRPr="00D56521">
        <w:t xml:space="preserve"> replace </w:t>
      </w:r>
      <w:r w:rsidR="00F97154" w:rsidRPr="00D56521">
        <w:t xml:space="preserve">numbered </w:t>
      </w:r>
      <w:r w:rsidRPr="00D56521">
        <w:t xml:space="preserve">old </w:t>
      </w:r>
      <w:r w:rsidR="00DC1E55">
        <w:t>E</w:t>
      </w:r>
      <w:r w:rsidRPr="00D56521">
        <w:t xml:space="preserve">dition and its updates with the </w:t>
      </w:r>
      <w:r w:rsidR="00DC1E55">
        <w:t>N</w:t>
      </w:r>
      <w:r w:rsidRPr="00D56521">
        <w:t xml:space="preserve">ew </w:t>
      </w:r>
      <w:r w:rsidR="00DC1E55">
        <w:t>E</w:t>
      </w:r>
      <w:r w:rsidRPr="00D56521">
        <w:t>dition</w:t>
      </w:r>
      <w:r w:rsidR="00011277" w:rsidRPr="00D56521">
        <w:t xml:space="preserve">. The information in clause </w:t>
      </w:r>
      <w:r w:rsidR="00326324" w:rsidRPr="00D56521">
        <w:fldChar w:fldCharType="begin"/>
      </w:r>
      <w:r w:rsidR="00326324" w:rsidRPr="00D56521">
        <w:instrText xml:space="preserve"> REF _Ref49451543 \r \h </w:instrText>
      </w:r>
      <w:r w:rsidR="00DC1E55">
        <w:instrText xml:space="preserve"> \* MERGEFORMAT </w:instrText>
      </w:r>
      <w:r w:rsidR="00326324" w:rsidRPr="00D56521">
        <w:fldChar w:fldCharType="separate"/>
      </w:r>
      <w:r w:rsidR="00832978">
        <w:t>C-13.6</w:t>
      </w:r>
      <w:r w:rsidR="00326324" w:rsidRPr="00D56521">
        <w:fldChar w:fldCharType="end"/>
      </w:r>
      <w:r w:rsidR="00011277" w:rsidRPr="00D56521">
        <w:t xml:space="preserve"> about </w:t>
      </w:r>
      <w:r w:rsidR="00326324" w:rsidRPr="00D56521">
        <w:t xml:space="preserve">the </w:t>
      </w:r>
      <w:r w:rsidR="00011277" w:rsidRPr="00D56521">
        <w:t xml:space="preserve">use of </w:t>
      </w:r>
      <w:r w:rsidR="00DC1E55">
        <w:t>N</w:t>
      </w:r>
      <w:r w:rsidR="00011277" w:rsidRPr="00D56521">
        <w:t xml:space="preserve">ew </w:t>
      </w:r>
      <w:r w:rsidR="00DC1E55">
        <w:t>E</w:t>
      </w:r>
      <w:r w:rsidR="00011277" w:rsidRPr="00D56521">
        <w:t>ditions and re-issues for certain coverage data products should be kept in mind</w:t>
      </w:r>
      <w:r w:rsidR="003A7A02" w:rsidRPr="00D56521">
        <w:t xml:space="preserve"> </w:t>
      </w:r>
    </w:p>
    <w:p w14:paraId="5E550977" w14:textId="0A7F6980" w:rsidR="00981782" w:rsidRPr="00D56521" w:rsidRDefault="00981782" w:rsidP="00AE2737">
      <w:pPr>
        <w:pStyle w:val="ListParagraph"/>
        <w:numPr>
          <w:ilvl w:val="0"/>
          <w:numId w:val="61"/>
        </w:numPr>
        <w:spacing w:after="60" w:line="240" w:lineRule="auto"/>
        <w:jc w:val="both"/>
      </w:pPr>
      <w:r w:rsidRPr="00D56521">
        <w:t xml:space="preserve">Update </w:t>
      </w:r>
      <w:r w:rsidR="00DC1E55">
        <w:t>–</w:t>
      </w:r>
      <w:r w:rsidRPr="00D56521">
        <w:t xml:space="preserve"> apply</w:t>
      </w:r>
      <w:r w:rsidR="00DC1E55">
        <w:t xml:space="preserve"> </w:t>
      </w:r>
      <w:r w:rsidRPr="00D56521">
        <w:t xml:space="preserve">the </w:t>
      </w:r>
      <w:r w:rsidR="00F97154" w:rsidRPr="00D56521">
        <w:t xml:space="preserve">numbered </w:t>
      </w:r>
      <w:r w:rsidRPr="00D56521">
        <w:t>update and retain for tracking purposes</w:t>
      </w:r>
      <w:r w:rsidR="00142C35" w:rsidRPr="00D56521">
        <w:t>.</w:t>
      </w:r>
      <w:r w:rsidR="00DF374C" w:rsidRPr="00D56521">
        <w:t xml:space="preserve"> See </w:t>
      </w:r>
      <w:r w:rsidR="00DF374C" w:rsidRPr="00D56521">
        <w:fldChar w:fldCharType="begin"/>
      </w:r>
      <w:r w:rsidR="00DF374C" w:rsidRPr="00D56521">
        <w:instrText xml:space="preserve"> REF _Ref49451692 \r \h </w:instrText>
      </w:r>
      <w:r w:rsidR="00DC1E55">
        <w:instrText xml:space="preserve"> \* MERGEFORMAT </w:instrText>
      </w:r>
      <w:r w:rsidR="00DF374C" w:rsidRPr="00D56521">
        <w:fldChar w:fldCharType="separate"/>
      </w:r>
      <w:r w:rsidR="00832978">
        <w:t>C-21.3</w:t>
      </w:r>
      <w:r w:rsidR="00DF374C" w:rsidRPr="00D56521">
        <w:fldChar w:fldCharType="end"/>
      </w:r>
      <w:r w:rsidR="00DF374C" w:rsidRPr="00D56521">
        <w:t>.</w:t>
      </w:r>
      <w:r w:rsidR="00F90EF4" w:rsidRPr="00D56521">
        <w:t xml:space="preserve"> Where updates </w:t>
      </w:r>
      <w:r w:rsidR="00DC1E55" w:rsidRPr="00D56521">
        <w:t>cannot</w:t>
      </w:r>
      <w:r w:rsidR="00F90EF4" w:rsidRPr="00D56521">
        <w:t xml:space="preserve"> be applied a permanent indication “Chart information not up to date” </w:t>
      </w:r>
      <w:del w:id="2476" w:author="jonathan pritchard" w:date="2024-05-29T03:37:00Z" w16du:dateUtc="2024-05-29T02:37:00Z">
        <w:r w:rsidR="00F90EF4" w:rsidRPr="00D56521" w:rsidDel="00B15F52">
          <w:delText xml:space="preserve">shall </w:delText>
        </w:r>
      </w:del>
      <w:ins w:id="2477" w:author="jonathan pritchard" w:date="2024-05-29T03:37:00Z" w16du:dateUtc="2024-05-29T02:37:00Z">
        <w:r w:rsidR="00B15F52">
          <w:t>must</w:t>
        </w:r>
        <w:r w:rsidR="00B15F52" w:rsidRPr="00D56521">
          <w:t xml:space="preserve"> </w:t>
        </w:r>
      </w:ins>
      <w:r w:rsidR="00F90EF4" w:rsidRPr="00D56521">
        <w:t>be available in the chart display area when such a chart is in use (either displayed on chart area or used as largest scale available for chart related alerts and indications)</w:t>
      </w:r>
      <w:r w:rsidR="002B544A" w:rsidRPr="00D56521">
        <w:t>. This is also covered by the ECDIS Update Status Report, Appendix C-3</w:t>
      </w:r>
      <w:r w:rsidR="00F90EF4" w:rsidRPr="00D56521">
        <w:t>.</w:t>
      </w:r>
      <w:r w:rsidR="002B544A" w:rsidRPr="00D56521">
        <w:t xml:space="preserve"> </w:t>
      </w:r>
    </w:p>
    <w:p w14:paraId="5BA5F198" w14:textId="4418BB62" w:rsidR="00981782" w:rsidRPr="00D56521" w:rsidRDefault="00981782" w:rsidP="00AE2737">
      <w:pPr>
        <w:pStyle w:val="ListParagraph"/>
        <w:numPr>
          <w:ilvl w:val="0"/>
          <w:numId w:val="61"/>
        </w:numPr>
        <w:spacing w:after="60" w:line="240" w:lineRule="auto"/>
        <w:jc w:val="both"/>
      </w:pPr>
      <w:r w:rsidRPr="00D56521">
        <w:t>Re-issue - replace the original datasets and its updates up to the date of the issue with the reissued dataset</w:t>
      </w:r>
      <w:r w:rsidR="00142C35" w:rsidRPr="00D56521">
        <w:t>.</w:t>
      </w:r>
      <w:r w:rsidR="00326324" w:rsidRPr="00D56521">
        <w:t xml:space="preserve"> Retention of the old issue should be as specified in the </w:t>
      </w:r>
      <w:r w:rsidR="00DC1E55">
        <w:t>P</w:t>
      </w:r>
      <w:r w:rsidR="00326324" w:rsidRPr="00D56521">
        <w:t xml:space="preserve">roduct </w:t>
      </w:r>
      <w:r w:rsidR="00DC1E55">
        <w:t>S</w:t>
      </w:r>
      <w:r w:rsidR="00326324" w:rsidRPr="00D56521">
        <w:t xml:space="preserve">pecification. The information in clause </w:t>
      </w:r>
      <w:r w:rsidR="00326324" w:rsidRPr="00D56521">
        <w:fldChar w:fldCharType="begin"/>
      </w:r>
      <w:r w:rsidR="00326324" w:rsidRPr="00D56521">
        <w:instrText xml:space="preserve"> REF _Ref49451559 \r \h </w:instrText>
      </w:r>
      <w:r w:rsidR="00DC1E55">
        <w:instrText xml:space="preserve"> \* MERGEFORMAT </w:instrText>
      </w:r>
      <w:r w:rsidR="00326324" w:rsidRPr="00D56521">
        <w:fldChar w:fldCharType="separate"/>
      </w:r>
      <w:r w:rsidR="00832978">
        <w:t>C-13.6</w:t>
      </w:r>
      <w:r w:rsidR="00326324" w:rsidRPr="00D56521">
        <w:fldChar w:fldCharType="end"/>
      </w:r>
      <w:r w:rsidR="00326324" w:rsidRPr="00D56521">
        <w:t xml:space="preserve"> about the use of </w:t>
      </w:r>
      <w:r w:rsidR="00DC1E55">
        <w:t>N</w:t>
      </w:r>
      <w:r w:rsidR="00326324" w:rsidRPr="00D56521">
        <w:t xml:space="preserve">ew </w:t>
      </w:r>
      <w:r w:rsidR="00DC1E55">
        <w:t>E</w:t>
      </w:r>
      <w:r w:rsidR="00326324" w:rsidRPr="00D56521">
        <w:t>ditions and re-issues for certain coverage data products should be kept in mind.</w:t>
      </w:r>
      <w:r w:rsidR="00F97154" w:rsidRPr="00D56521">
        <w:t xml:space="preserve"> After a re-issue, subsequent updates may be incorporated from this reissue or from the original data kept continuously updated.</w:t>
      </w:r>
    </w:p>
    <w:p w14:paraId="6DB7F566" w14:textId="0C2C81FA" w:rsidR="00981782" w:rsidRPr="00D56521" w:rsidRDefault="00981782" w:rsidP="00AE2737">
      <w:pPr>
        <w:pStyle w:val="ListParagraph"/>
        <w:numPr>
          <w:ilvl w:val="0"/>
          <w:numId w:val="61"/>
        </w:numPr>
        <w:spacing w:after="60" w:line="240" w:lineRule="auto"/>
        <w:jc w:val="both"/>
      </w:pPr>
      <w:r w:rsidRPr="00D56521">
        <w:t xml:space="preserve">Cancellation </w:t>
      </w:r>
      <w:r w:rsidR="00DC1E55">
        <w:t>–</w:t>
      </w:r>
      <w:r w:rsidRPr="00D56521">
        <w:t xml:space="preserve"> delete</w:t>
      </w:r>
      <w:r w:rsidR="00DC1E55">
        <w:t xml:space="preserve"> </w:t>
      </w:r>
      <w:r w:rsidRPr="00D56521">
        <w:t>the cancelled dataset and its updates</w:t>
      </w:r>
      <w:r w:rsidR="00142C35" w:rsidRPr="00D56521">
        <w:t>.</w:t>
      </w:r>
      <w:r w:rsidR="00B6136D" w:rsidRPr="00D56521">
        <w:t xml:space="preserve"> The system </w:t>
      </w:r>
      <w:del w:id="2478" w:author="jonathan pritchard" w:date="2024-05-29T03:37:00Z" w16du:dateUtc="2024-05-29T02:37:00Z">
        <w:r w:rsidR="00B6136D" w:rsidRPr="00D56521" w:rsidDel="00B15F52">
          <w:delText xml:space="preserve">shall </w:delText>
        </w:r>
      </w:del>
      <w:ins w:id="2479" w:author="jonathan pritchard" w:date="2024-05-29T03:37:00Z" w16du:dateUtc="2024-05-29T02:37:00Z">
        <w:r w:rsidR="00B15F52">
          <w:t>must</w:t>
        </w:r>
        <w:r w:rsidR="00B15F52" w:rsidRPr="00D56521">
          <w:t xml:space="preserve"> </w:t>
        </w:r>
      </w:ins>
      <w:r w:rsidR="00B6136D" w:rsidRPr="00D56521">
        <w:t xml:space="preserve">report any </w:t>
      </w:r>
      <w:r w:rsidR="00001E36" w:rsidRPr="00D56521">
        <w:t>dataset</w:t>
      </w:r>
      <w:r w:rsidR="00B6136D" w:rsidRPr="00D56521">
        <w:t xml:space="preserve">(s) that have been identified as cancelled at load time. A message </w:t>
      </w:r>
      <w:del w:id="2480" w:author="jonathan pritchard" w:date="2024-05-29T03:37:00Z" w16du:dateUtc="2024-05-29T02:37:00Z">
        <w:r w:rsidR="00B6136D" w:rsidRPr="00D56521" w:rsidDel="00B15F52">
          <w:delText xml:space="preserve">shall </w:delText>
        </w:r>
      </w:del>
      <w:ins w:id="2481" w:author="jonathan pritchard" w:date="2024-05-29T03:37:00Z" w16du:dateUtc="2024-05-29T02:37:00Z">
        <w:r w:rsidR="00B15F52">
          <w:t>must</w:t>
        </w:r>
        <w:r w:rsidR="00B15F52" w:rsidRPr="00D56521">
          <w:t xml:space="preserve"> </w:t>
        </w:r>
      </w:ins>
      <w:r w:rsidR="00B6136D" w:rsidRPr="00D56521">
        <w:t xml:space="preserve">be displayed informing the user of the </w:t>
      </w:r>
      <w:r w:rsidR="00001E36" w:rsidRPr="00D56521">
        <w:t>dataset</w:t>
      </w:r>
      <w:r w:rsidR="00B6136D" w:rsidRPr="00D56521">
        <w:t xml:space="preserve"> name. </w:t>
      </w:r>
      <w:r w:rsidR="00B6136D" w:rsidRPr="0043278E">
        <w:rPr>
          <w:highlight w:val="yellow"/>
        </w:rPr>
        <w:t xml:space="preserve">Depending on the method adopted by the OEM for managing cancelled </w:t>
      </w:r>
      <w:r w:rsidR="00001E36" w:rsidRPr="0043278E">
        <w:rPr>
          <w:highlight w:val="yellow"/>
        </w:rPr>
        <w:t>dataset</w:t>
      </w:r>
      <w:r w:rsidR="00B6136D" w:rsidRPr="0043278E">
        <w:rPr>
          <w:highlight w:val="yellow"/>
        </w:rPr>
        <w:t>s one of the following conditions must be observed</w:t>
      </w:r>
      <w:r w:rsidR="00B6136D" w:rsidRPr="00D56521">
        <w:t xml:space="preserve">: (1). The cancelled </w:t>
      </w:r>
      <w:r w:rsidR="00001E36" w:rsidRPr="00D56521">
        <w:t>dataset</w:t>
      </w:r>
      <w:r w:rsidR="00B6136D" w:rsidRPr="00D56521">
        <w:t xml:space="preserve"> cannot be viewed in the ECDIS</w:t>
      </w:r>
      <w:r w:rsidR="00A01D79">
        <w:t>;</w:t>
      </w:r>
      <w:r w:rsidR="00B6136D" w:rsidRPr="00D56521">
        <w:t xml:space="preserve"> (2). The cancelled </w:t>
      </w:r>
      <w:r w:rsidR="00001E36" w:rsidRPr="00D56521">
        <w:t>dataset</w:t>
      </w:r>
      <w:r w:rsidR="00B6136D" w:rsidRPr="00D56521">
        <w:t xml:space="preserve"> can be viewed in the ECDIS with the warning message specified “</w:t>
      </w:r>
      <w:r w:rsidR="00001E36" w:rsidRPr="00D56521">
        <w:t>Dataset</w:t>
      </w:r>
      <w:r w:rsidR="00B6136D" w:rsidRPr="00D56521">
        <w:t xml:space="preserve"> &lt;name&gt; has been cancelled and may not be up to date. Under no circumstances should it be used for primary navigation”.</w:t>
      </w:r>
    </w:p>
    <w:p w14:paraId="50092C07" w14:textId="6433C3D1" w:rsidR="00142C35" w:rsidRPr="00EC6DA6" w:rsidDel="001E0626" w:rsidRDefault="00142C35" w:rsidP="00AE2737">
      <w:pPr>
        <w:pStyle w:val="ListParagraph"/>
        <w:numPr>
          <w:ilvl w:val="0"/>
          <w:numId w:val="61"/>
        </w:numPr>
        <w:spacing w:after="120" w:line="240" w:lineRule="auto"/>
        <w:jc w:val="both"/>
        <w:rPr>
          <w:del w:id="2482" w:author="jonathan pritchard" w:date="2024-02-06T11:53:00Z"/>
          <w:highlight w:val="yellow"/>
          <w:rPrChange w:id="2483" w:author="jonathan pritchard" w:date="2023-12-06T14:56:00Z">
            <w:rPr>
              <w:del w:id="2484" w:author="jonathan pritchard" w:date="2024-02-06T11:53:00Z"/>
            </w:rPr>
          </w:rPrChange>
        </w:rPr>
      </w:pPr>
      <w:commentRangeStart w:id="2485"/>
      <w:del w:id="2486" w:author="jonathan pritchard" w:date="2024-02-06T11:53:00Z">
        <w:r w:rsidRPr="0043278E" w:rsidDel="001E0626">
          <w:rPr>
            <w:highlight w:val="yellow"/>
          </w:rPr>
          <w:delText>Termination</w:delText>
        </w:r>
        <w:commentRangeEnd w:id="2485"/>
        <w:r w:rsidR="00EC6DA6" w:rsidDel="001E0626">
          <w:rPr>
            <w:rStyle w:val="CommentReference"/>
          </w:rPr>
          <w:commentReference w:id="2485"/>
        </w:r>
        <w:r w:rsidRPr="00EC6DA6" w:rsidDel="001E0626">
          <w:rPr>
            <w:highlight w:val="yellow"/>
            <w:rPrChange w:id="2487" w:author="jonathan pritchard" w:date="2023-12-06T14:56:00Z">
              <w:rPr/>
            </w:rPrChange>
          </w:rPr>
          <w:delText xml:space="preserve"> - </w:delText>
        </w:r>
        <w:r w:rsidR="00011277" w:rsidRPr="00EC6DA6" w:rsidDel="001E0626">
          <w:rPr>
            <w:highlight w:val="yellow"/>
            <w:rPrChange w:id="2488" w:author="jonathan pritchard" w:date="2023-12-06T14:56:00Z">
              <w:rPr/>
            </w:rPrChange>
          </w:rPr>
          <w:delText>delete the terminated dataset and its updates.</w:delText>
        </w:r>
      </w:del>
    </w:p>
    <w:p w14:paraId="1F20A77F" w14:textId="3CD14610" w:rsidR="00981782" w:rsidRDefault="00981782" w:rsidP="00DC1E55">
      <w:pPr>
        <w:spacing w:after="120" w:line="240" w:lineRule="auto"/>
        <w:jc w:val="both"/>
        <w:rPr>
          <w:ins w:id="2489" w:author="Raphael Malyankar" w:date="2023-08-31T22:22:00Z"/>
        </w:rPr>
      </w:pPr>
      <w:r w:rsidRPr="00065FF5">
        <w:rPr>
          <w:highlight w:val="yellow"/>
          <w:rPrChange w:id="2490" w:author="jonathan pritchard" w:date="2024-07-17T14:24:00Z" w16du:dateUtc="2024-07-17T13:24:00Z">
            <w:rPr/>
          </w:rPrChange>
        </w:rPr>
        <w:t xml:space="preserve">Keep in mind the guidance about updating support files </w:t>
      </w:r>
      <w:r w:rsidR="00011277" w:rsidRPr="00065FF5">
        <w:rPr>
          <w:highlight w:val="yellow"/>
          <w:rPrChange w:id="2491" w:author="jonathan pritchard" w:date="2024-07-17T14:24:00Z" w16du:dateUtc="2024-07-17T13:24:00Z">
            <w:rPr/>
          </w:rPrChange>
        </w:rPr>
        <w:t>(</w:t>
      </w:r>
      <w:r w:rsidR="00011277" w:rsidRPr="00065FF5">
        <w:rPr>
          <w:highlight w:val="yellow"/>
          <w:rPrChange w:id="2492" w:author="jonathan pritchard" w:date="2024-07-17T14:24:00Z" w16du:dateUtc="2024-07-17T13:24:00Z">
            <w:rPr/>
          </w:rPrChange>
        </w:rPr>
        <w:fldChar w:fldCharType="begin"/>
      </w:r>
      <w:r w:rsidR="00011277" w:rsidRPr="00065FF5">
        <w:rPr>
          <w:highlight w:val="yellow"/>
          <w:rPrChange w:id="2493" w:author="jonathan pritchard" w:date="2024-07-17T14:24:00Z" w16du:dateUtc="2024-07-17T13:24:00Z">
            <w:rPr/>
          </w:rPrChange>
        </w:rPr>
        <w:instrText xml:space="preserve"> REF _Ref49425504 \r \h </w:instrText>
      </w:r>
      <w:r w:rsidR="00DC1E55" w:rsidRPr="00065FF5">
        <w:rPr>
          <w:highlight w:val="yellow"/>
          <w:rPrChange w:id="2494" w:author="jonathan pritchard" w:date="2024-07-17T14:24:00Z" w16du:dateUtc="2024-07-17T13:24:00Z">
            <w:rPr/>
          </w:rPrChange>
        </w:rPr>
        <w:instrText xml:space="preserve"> \* MERGEFORMAT </w:instrText>
      </w:r>
      <w:r w:rsidR="00011277" w:rsidRPr="00065FF5">
        <w:rPr>
          <w:highlight w:val="yellow"/>
          <w:rPrChange w:id="2495" w:author="jonathan pritchard" w:date="2024-07-17T14:24:00Z" w16du:dateUtc="2024-07-17T13:24:00Z">
            <w:rPr/>
          </w:rPrChange>
        </w:rPr>
      </w:r>
      <w:r w:rsidR="00011277" w:rsidRPr="00065FF5">
        <w:rPr>
          <w:highlight w:val="yellow"/>
          <w:rPrChange w:id="2496" w:author="jonathan pritchard" w:date="2024-07-17T14:24:00Z" w16du:dateUtc="2024-07-17T13:24:00Z">
            <w:rPr/>
          </w:rPrChange>
        </w:rPr>
        <w:fldChar w:fldCharType="separate"/>
      </w:r>
      <w:r w:rsidR="00832978" w:rsidRPr="00065FF5">
        <w:rPr>
          <w:highlight w:val="yellow"/>
          <w:rPrChange w:id="2497" w:author="jonathan pritchard" w:date="2024-07-17T14:24:00Z" w16du:dateUtc="2024-07-17T13:24:00Z">
            <w:rPr/>
          </w:rPrChange>
        </w:rPr>
        <w:t>C-21.3.5</w:t>
      </w:r>
      <w:r w:rsidR="00011277" w:rsidRPr="00065FF5">
        <w:rPr>
          <w:highlight w:val="yellow"/>
          <w:rPrChange w:id="2498" w:author="jonathan pritchard" w:date="2024-07-17T14:24:00Z" w16du:dateUtc="2024-07-17T13:24:00Z">
            <w:rPr/>
          </w:rPrChange>
        </w:rPr>
        <w:fldChar w:fldCharType="end"/>
      </w:r>
      <w:r w:rsidR="00011277" w:rsidRPr="00065FF5">
        <w:rPr>
          <w:highlight w:val="yellow"/>
          <w:rPrChange w:id="2499" w:author="jonathan pritchard" w:date="2024-07-17T14:24:00Z" w16du:dateUtc="2024-07-17T13:24:00Z">
            <w:rPr/>
          </w:rPrChange>
        </w:rPr>
        <w:t xml:space="preserve">) </w:t>
      </w:r>
      <w:r w:rsidRPr="00065FF5">
        <w:rPr>
          <w:highlight w:val="yellow"/>
          <w:rPrChange w:id="2500" w:author="jonathan pritchard" w:date="2024-07-17T14:24:00Z" w16du:dateUtc="2024-07-17T13:24:00Z">
            <w:rPr/>
          </w:rPrChange>
        </w:rPr>
        <w:t>when replacing or deleting a dataset.</w:t>
      </w:r>
    </w:p>
    <w:p w14:paraId="2E1E9F74" w14:textId="4969581C" w:rsidR="00B073EA" w:rsidRDefault="00B073EA" w:rsidP="00BE68E8">
      <w:pPr>
        <w:pStyle w:val="Heading1"/>
      </w:pPr>
      <w:bookmarkStart w:id="2501" w:name="_Toc144421424"/>
      <w:bookmarkStart w:id="2502" w:name="_Ref167112888"/>
      <w:ins w:id="2503" w:author="Raphael Malyankar" w:date="2023-08-31T22:22:00Z">
        <w:r>
          <w:t xml:space="preserve">Support </w:t>
        </w:r>
      </w:ins>
      <w:ins w:id="2504" w:author="Raphael Malyankar" w:date="2023-09-01T00:24:00Z">
        <w:r w:rsidR="001309C7">
          <w:t>F</w:t>
        </w:r>
      </w:ins>
      <w:ins w:id="2505" w:author="Raphael Malyankar" w:date="2023-08-31T22:22:00Z">
        <w:r>
          <w:t xml:space="preserve">ile </w:t>
        </w:r>
      </w:ins>
      <w:ins w:id="2506" w:author="Raphael Malyankar" w:date="2023-09-01T00:24:00Z">
        <w:r w:rsidR="001309C7">
          <w:t>F</w:t>
        </w:r>
      </w:ins>
      <w:ins w:id="2507" w:author="Raphael Malyankar" w:date="2023-08-31T22:22:00Z">
        <w:r>
          <w:t>ormats</w:t>
        </w:r>
      </w:ins>
      <w:bookmarkEnd w:id="2501"/>
      <w:bookmarkEnd w:id="2502"/>
    </w:p>
    <w:p w14:paraId="13D8317E" w14:textId="167A7936" w:rsidR="00E52CD2" w:rsidRDefault="00E52CD2" w:rsidP="00E52CD2">
      <w:pPr>
        <w:rPr>
          <w:ins w:id="2508" w:author="Raphael Malyankar" w:date="2023-08-31T23:40:00Z"/>
        </w:rPr>
      </w:pPr>
      <w:commentRangeStart w:id="2509"/>
      <w:ins w:id="2510" w:author="Raphael Malyankar" w:date="2023-08-31T23:34:00Z">
        <w:r>
          <w:t xml:space="preserve">ECDIS </w:t>
        </w:r>
      </w:ins>
      <w:ins w:id="2511" w:author="Raphael Malyankar" w:date="2023-08-31T23:39:00Z">
        <w:r>
          <w:t xml:space="preserve">support files </w:t>
        </w:r>
      </w:ins>
      <w:ins w:id="2512" w:author="Raphael Malyankar" w:date="2023-09-01T00:21:00Z">
        <w:r w:rsidR="001309C7">
          <w:t>must</w:t>
        </w:r>
      </w:ins>
      <w:ins w:id="2513" w:author="Raphael Malyankar" w:date="2023-08-31T23:39:00Z">
        <w:r>
          <w:t xml:space="preserve"> be limited</w:t>
        </w:r>
      </w:ins>
      <w:ins w:id="2514" w:author="Raphael Malyankar" w:date="2023-08-31T23:40:00Z">
        <w:r>
          <w:t xml:space="preserve"> to the following formats </w:t>
        </w:r>
      </w:ins>
      <w:ins w:id="2515" w:author="Raphael Malyankar" w:date="2023-09-01T00:21:00Z">
        <w:r w:rsidR="001309C7">
          <w:t xml:space="preserve">out </w:t>
        </w:r>
      </w:ins>
      <w:ins w:id="2516" w:author="Raphael Malyankar" w:date="2023-08-31T23:40:00Z">
        <w:r>
          <w:t>of the support file formats listed in S-100 Part 17</w:t>
        </w:r>
      </w:ins>
      <w:ins w:id="2517" w:author="Raphael Malyankar" w:date="2023-09-01T00:21:00Z">
        <w:r w:rsidR="001309C7">
          <w:t xml:space="preserve"> S100_SupportFileFormat en</w:t>
        </w:r>
      </w:ins>
      <w:ins w:id="2518" w:author="Raphael Malyankar" w:date="2023-09-01T00:22:00Z">
        <w:r w:rsidR="001309C7">
          <w:t>umeration</w:t>
        </w:r>
      </w:ins>
      <w:ins w:id="2519" w:author="Raphael Malyankar" w:date="2023-08-31T23:40:00Z">
        <w:r>
          <w:t>:</w:t>
        </w:r>
      </w:ins>
      <w:commentRangeEnd w:id="2509"/>
      <w:r w:rsidR="000148AF">
        <w:rPr>
          <w:rStyle w:val="CommentReference"/>
        </w:rPr>
        <w:commentReference w:id="2509"/>
      </w:r>
    </w:p>
    <w:p w14:paraId="406E0BA5" w14:textId="02D5710E" w:rsidR="00E52CD2" w:rsidRDefault="00E52CD2" w:rsidP="0043278E">
      <w:pPr>
        <w:pStyle w:val="ListParagraph"/>
        <w:numPr>
          <w:ilvl w:val="0"/>
          <w:numId w:val="106"/>
        </w:numPr>
        <w:rPr>
          <w:ins w:id="2520" w:author="Raphael Malyankar" w:date="2023-09-01T00:13:00Z"/>
        </w:rPr>
      </w:pPr>
      <w:ins w:id="2521" w:author="Raphael Malyankar" w:date="2023-08-31T23:40:00Z">
        <w:r>
          <w:t>Plain tex</w:t>
        </w:r>
      </w:ins>
      <w:ins w:id="2522" w:author="jonathan pritchard" w:date="2024-02-06T15:52:00Z">
        <w:r w:rsidR="00F91C71">
          <w:t>t</w:t>
        </w:r>
      </w:ins>
      <w:ins w:id="2523" w:author="Raphael Malyankar" w:date="2023-08-31T23:40:00Z">
        <w:del w:id="2524" w:author="jonathan pritchard" w:date="2024-02-06T15:52:00Z">
          <w:r w:rsidDel="00F91C71">
            <w:delText>t</w:delText>
          </w:r>
        </w:del>
      </w:ins>
      <w:ins w:id="2525" w:author="Raphael Malyankar" w:date="2023-09-01T00:14:00Z">
        <w:del w:id="2526" w:author="jonathan pritchard" w:date="2024-02-06T15:52:00Z">
          <w:r w:rsidR="00DF7708" w:rsidDel="00F91C71">
            <w:delText xml:space="preserve"> (</w:delText>
          </w:r>
        </w:del>
      </w:ins>
      <w:ins w:id="2527" w:author="Raphael Malyankar" w:date="2023-09-01T00:15:00Z">
        <w:del w:id="2528" w:author="jonathan pritchard" w:date="2024-02-06T15:52:00Z">
          <w:r w:rsidR="00DF7708" w:rsidDel="00F91C71">
            <w:delText>excluding</w:delText>
          </w:r>
        </w:del>
      </w:ins>
      <w:ins w:id="2529" w:author="Raphael Malyankar" w:date="2023-09-01T00:14:00Z">
        <w:del w:id="2530" w:author="jonathan pritchard" w:date="2024-02-06T15:52:00Z">
          <w:r w:rsidR="00DF7708" w:rsidDel="00F91C71">
            <w:delText xml:space="preserve"> control characters </w:delText>
          </w:r>
        </w:del>
      </w:ins>
      <w:ins w:id="2531" w:author="Raphael Malyankar" w:date="2023-09-01T00:15:00Z">
        <w:del w:id="2532" w:author="jonathan pritchard" w:date="2024-02-06T15:52:00Z">
          <w:r w:rsidR="00DF7708" w:rsidDel="00F91C71">
            <w:delText>other than</w:delText>
          </w:r>
        </w:del>
      </w:ins>
      <w:ins w:id="2533" w:author="Raphael Malyankar" w:date="2023-09-01T00:14:00Z">
        <w:del w:id="2534" w:author="jonathan pritchard" w:date="2024-02-06T15:52:00Z">
          <w:r w:rsidR="00DF7708" w:rsidDel="00F91C71">
            <w:delText xml:space="preserve"> line feed, carriage return, and tab characters)</w:delText>
          </w:r>
        </w:del>
      </w:ins>
    </w:p>
    <w:p w14:paraId="5FDAAB27" w14:textId="765BBB92" w:rsidR="00DF7708" w:rsidRPr="00341E51" w:rsidDel="00F91C71" w:rsidRDefault="00DF7708" w:rsidP="0043278E">
      <w:pPr>
        <w:pStyle w:val="ListParagraph"/>
        <w:numPr>
          <w:ilvl w:val="0"/>
          <w:numId w:val="106"/>
        </w:numPr>
        <w:rPr>
          <w:ins w:id="2535" w:author="Raphael Malyankar" w:date="2023-09-01T00:13:00Z"/>
          <w:del w:id="2536" w:author="jonathan pritchard" w:date="2024-02-06T15:52:00Z"/>
          <w:strike/>
          <w:rPrChange w:id="2537" w:author="jonathan pritchard" w:date="2024-07-17T12:13:00Z" w16du:dateUtc="2024-07-17T11:13:00Z">
            <w:rPr>
              <w:ins w:id="2538" w:author="Raphael Malyankar" w:date="2023-09-01T00:13:00Z"/>
              <w:del w:id="2539" w:author="jonathan pritchard" w:date="2024-02-06T15:52:00Z"/>
            </w:rPr>
          </w:rPrChange>
        </w:rPr>
      </w:pPr>
      <w:commentRangeStart w:id="2540"/>
      <w:ins w:id="2541" w:author="Raphael Malyankar" w:date="2023-09-01T00:13:00Z">
        <w:r w:rsidRPr="00341E51">
          <w:rPr>
            <w:strike/>
            <w:rPrChange w:id="2542" w:author="jonathan pritchard" w:date="2024-07-17T12:13:00Z" w16du:dateUtc="2024-07-17T11:13:00Z">
              <w:rPr/>
            </w:rPrChange>
          </w:rPr>
          <w:t>HTML</w:t>
        </w:r>
      </w:ins>
      <w:ins w:id="2543" w:author="Raphael Malyankar" w:date="2023-09-01T00:16:00Z">
        <w:del w:id="2544" w:author="jonathan pritchard" w:date="2024-02-06T15:53:00Z">
          <w:r w:rsidRPr="00341E51" w:rsidDel="00F91C71">
            <w:rPr>
              <w:strike/>
              <w:rPrChange w:id="2545" w:author="jonathan pritchard" w:date="2024-07-17T12:13:00Z" w16du:dateUtc="2024-07-17T11:13:00Z">
                <w:rPr/>
              </w:rPrChange>
            </w:rPr>
            <w:delText xml:space="preserve"> </w:delText>
          </w:r>
        </w:del>
        <w:del w:id="2546" w:author="jonathan pritchard" w:date="2024-02-06T15:52:00Z">
          <w:r w:rsidRPr="00341E51" w:rsidDel="00F91C71">
            <w:rPr>
              <w:strike/>
              <w:rPrChange w:id="2547" w:author="jonathan pritchard" w:date="2024-07-17T12:13:00Z" w16du:dateUtc="2024-07-17T11:13:00Z">
                <w:rPr/>
              </w:rPrChange>
            </w:rPr>
            <w:delText xml:space="preserve">(HTML </w:delText>
          </w:r>
        </w:del>
      </w:ins>
      <w:ins w:id="2548" w:author="Raphael Malyankar" w:date="2023-09-01T00:29:00Z">
        <w:del w:id="2549" w:author="jonathan pritchard" w:date="2024-02-06T15:52:00Z">
          <w:r w:rsidR="00E54CE1" w:rsidRPr="00341E51" w:rsidDel="00F91C71">
            <w:rPr>
              <w:strike/>
              <w:rPrChange w:id="2550" w:author="jonathan pritchard" w:date="2024-07-17T12:13:00Z" w16du:dateUtc="2024-07-17T11:13:00Z">
                <w:rPr/>
              </w:rPrChange>
            </w:rPr>
            <w:delText>5 recommended</w:delText>
          </w:r>
        </w:del>
      </w:ins>
      <w:ins w:id="2551" w:author="Raphael Malyankar" w:date="2023-09-01T00:16:00Z">
        <w:del w:id="2552" w:author="jonathan pritchard" w:date="2024-02-06T15:52:00Z">
          <w:r w:rsidRPr="00341E51" w:rsidDel="00F91C71">
            <w:rPr>
              <w:strike/>
              <w:rPrChange w:id="2553" w:author="jonathan pritchard" w:date="2024-07-17T12:13:00Z" w16du:dateUtc="2024-07-17T11:13:00Z">
                <w:rPr/>
              </w:rPrChange>
            </w:rPr>
            <w:delText>)</w:delText>
          </w:r>
        </w:del>
      </w:ins>
      <w:ins w:id="2554" w:author="Raphael Malyankar" w:date="2023-09-01T00:15:00Z">
        <w:del w:id="2555" w:author="jonathan pritchard" w:date="2024-02-06T15:52:00Z">
          <w:r w:rsidRPr="00341E51" w:rsidDel="00F91C71">
            <w:rPr>
              <w:strike/>
              <w:rPrChange w:id="2556" w:author="jonathan pritchard" w:date="2024-07-17T12:13:00Z" w16du:dateUtc="2024-07-17T11:13:00Z">
                <w:rPr/>
              </w:rPrChange>
            </w:rPr>
            <w:delText xml:space="preserve"> </w:delText>
          </w:r>
        </w:del>
      </w:ins>
    </w:p>
    <w:p w14:paraId="5EFA495C" w14:textId="4B9E5786" w:rsidR="00DF7708" w:rsidRDefault="00DF7708" w:rsidP="0043278E">
      <w:pPr>
        <w:pStyle w:val="ListParagraph"/>
        <w:numPr>
          <w:ilvl w:val="0"/>
          <w:numId w:val="106"/>
        </w:numPr>
        <w:rPr>
          <w:ins w:id="2557" w:author="Raphael Malyankar" w:date="2023-09-01T00:16:00Z"/>
        </w:rPr>
      </w:pPr>
      <w:ins w:id="2558" w:author="Raphael Malyankar" w:date="2023-09-01T00:13:00Z">
        <w:del w:id="2559" w:author="jonathan pritchard" w:date="2024-02-06T15:52:00Z">
          <w:r w:rsidDel="00F91C71">
            <w:delText>XML</w:delText>
          </w:r>
        </w:del>
      </w:ins>
    </w:p>
    <w:p w14:paraId="06CF075E" w14:textId="1E98DF15" w:rsidR="00DF7708" w:rsidRDefault="00DF7708" w:rsidP="0043278E">
      <w:pPr>
        <w:pStyle w:val="ListParagraph"/>
        <w:numPr>
          <w:ilvl w:val="0"/>
          <w:numId w:val="106"/>
        </w:numPr>
        <w:rPr>
          <w:ins w:id="2560" w:author="Raphael Malyankar" w:date="2023-09-01T00:16:00Z"/>
        </w:rPr>
      </w:pPr>
      <w:ins w:id="2561" w:author="Raphael Malyankar" w:date="2023-09-01T00:16:00Z">
        <w:r>
          <w:t>JPEG 2000</w:t>
        </w:r>
      </w:ins>
      <w:commentRangeEnd w:id="2540"/>
      <w:r w:rsidR="00795882">
        <w:rPr>
          <w:rStyle w:val="CommentReference"/>
        </w:rPr>
        <w:commentReference w:id="2540"/>
      </w:r>
    </w:p>
    <w:p w14:paraId="5A54DEA5" w14:textId="732C7614" w:rsidR="00DF7708" w:rsidRDefault="00DF7708" w:rsidP="0043278E">
      <w:pPr>
        <w:pStyle w:val="ListParagraph"/>
        <w:numPr>
          <w:ilvl w:val="0"/>
          <w:numId w:val="106"/>
        </w:numPr>
        <w:rPr>
          <w:ins w:id="2562" w:author="Raphael Malyankar" w:date="2023-09-01T00:13:00Z"/>
        </w:rPr>
      </w:pPr>
      <w:ins w:id="2563" w:author="Raphael Malyankar" w:date="2023-09-01T00:16:00Z">
        <w:r>
          <w:t>TIFF</w:t>
        </w:r>
      </w:ins>
      <w:ins w:id="2564" w:author="jonathan pritchard" w:date="2024-02-06T15:52:00Z">
        <w:r w:rsidR="00F91C71">
          <w:t xml:space="preserve"> 6.0</w:t>
        </w:r>
      </w:ins>
      <w:ins w:id="2565" w:author="Raphael Malyankar" w:date="2023-09-01T00:16:00Z">
        <w:del w:id="2566" w:author="jonathan pritchard" w:date="2024-02-06T15:52:00Z">
          <w:r w:rsidDel="00F91C71">
            <w:delText xml:space="preserve"> 6.0</w:delText>
          </w:r>
        </w:del>
      </w:ins>
    </w:p>
    <w:p w14:paraId="51FFD0E0" w14:textId="5F3BE360" w:rsidR="00DF7708" w:rsidRPr="00341E51" w:rsidRDefault="00DF7708" w:rsidP="00E52CD2">
      <w:pPr>
        <w:rPr>
          <w:ins w:id="2567" w:author="Raphael Malyankar" w:date="2023-09-01T00:20:00Z"/>
          <w:strike/>
          <w:rPrChange w:id="2568" w:author="jonathan pritchard" w:date="2024-07-17T12:13:00Z" w16du:dateUtc="2024-07-17T11:13:00Z">
            <w:rPr>
              <w:ins w:id="2569" w:author="Raphael Malyankar" w:date="2023-09-01T00:20:00Z"/>
            </w:rPr>
          </w:rPrChange>
        </w:rPr>
      </w:pPr>
      <w:ins w:id="2570" w:author="Raphael Malyankar" w:date="2023-09-01T00:17:00Z">
        <w:r w:rsidRPr="00341E51">
          <w:rPr>
            <w:strike/>
            <w:rPrChange w:id="2571" w:author="jonathan pritchard" w:date="2024-07-17T12:13:00Z" w16du:dateUtc="2024-07-17T11:13:00Z">
              <w:rPr/>
            </w:rPrChange>
          </w:rPr>
          <w:t>In addition, CSS (Cascading Style</w:t>
        </w:r>
      </w:ins>
      <w:ins w:id="2572" w:author="Raphael Malyankar" w:date="2023-09-01T00:25:00Z">
        <w:r w:rsidR="001309C7" w:rsidRPr="00341E51">
          <w:rPr>
            <w:strike/>
            <w:rPrChange w:id="2573" w:author="jonathan pritchard" w:date="2024-07-17T12:13:00Z" w16du:dateUtc="2024-07-17T11:13:00Z">
              <w:rPr/>
            </w:rPrChange>
          </w:rPr>
          <w:t xml:space="preserve"> S</w:t>
        </w:r>
      </w:ins>
      <w:ins w:id="2574" w:author="Raphael Malyankar" w:date="2023-09-01T00:17:00Z">
        <w:r w:rsidRPr="00341E51">
          <w:rPr>
            <w:strike/>
            <w:rPrChange w:id="2575" w:author="jonathan pritchard" w:date="2024-07-17T12:13:00Z" w16du:dateUtc="2024-07-17T11:13:00Z">
              <w:rPr/>
            </w:rPrChange>
          </w:rPr>
          <w:t>heets) files may be used</w:t>
        </w:r>
      </w:ins>
      <w:ins w:id="2576" w:author="Raphael Malyankar" w:date="2023-09-01T00:18:00Z">
        <w:r w:rsidRPr="00341E51">
          <w:rPr>
            <w:strike/>
            <w:rPrChange w:id="2577" w:author="jonathan pritchard" w:date="2024-07-17T12:13:00Z" w16du:dateUtc="2024-07-17T11:13:00Z">
              <w:rPr/>
            </w:rPrChange>
          </w:rPr>
          <w:t xml:space="preserve"> for styling</w:t>
        </w:r>
      </w:ins>
      <w:ins w:id="2578" w:author="Raphael Malyankar" w:date="2023-09-01T00:19:00Z">
        <w:r w:rsidR="001309C7" w:rsidRPr="00341E51">
          <w:rPr>
            <w:strike/>
            <w:rPrChange w:id="2579" w:author="jonathan pritchard" w:date="2024-07-17T12:13:00Z" w16du:dateUtc="2024-07-17T11:13:00Z">
              <w:rPr/>
            </w:rPrChange>
          </w:rPr>
          <w:t xml:space="preserve"> HTM</w:t>
        </w:r>
      </w:ins>
      <w:ins w:id="2580" w:author="Raphael Malyankar" w:date="2023-09-01T00:20:00Z">
        <w:r w:rsidR="001309C7" w:rsidRPr="00341E51">
          <w:rPr>
            <w:strike/>
            <w:rPrChange w:id="2581" w:author="jonathan pritchard" w:date="2024-07-17T12:13:00Z" w16du:dateUtc="2024-07-17T11:13:00Z">
              <w:rPr/>
            </w:rPrChange>
          </w:rPr>
          <w:t xml:space="preserve">L and XML </w:t>
        </w:r>
        <w:proofErr w:type="spellStart"/>
        <w:r w:rsidR="001309C7" w:rsidRPr="00341E51">
          <w:rPr>
            <w:strike/>
            <w:rPrChange w:id="2582" w:author="jonathan pritchard" w:date="2024-07-17T12:13:00Z" w16du:dateUtc="2024-07-17T11:13:00Z">
              <w:rPr/>
            </w:rPrChange>
          </w:rPr>
          <w:t>suport</w:t>
        </w:r>
        <w:proofErr w:type="spellEnd"/>
        <w:r w:rsidR="001309C7" w:rsidRPr="00341E51">
          <w:rPr>
            <w:strike/>
            <w:rPrChange w:id="2583" w:author="jonathan pritchard" w:date="2024-07-17T12:13:00Z" w16du:dateUtc="2024-07-17T11:13:00Z">
              <w:rPr/>
            </w:rPrChange>
          </w:rPr>
          <w:t xml:space="preserve"> files</w:t>
        </w:r>
      </w:ins>
      <w:ins w:id="2584" w:author="Raphael Malyankar" w:date="2023-09-01T00:26:00Z">
        <w:r w:rsidR="006628F7" w:rsidRPr="00341E51">
          <w:rPr>
            <w:strike/>
            <w:rPrChange w:id="2585" w:author="jonathan pritchard" w:date="2024-07-17T12:13:00Z" w16du:dateUtc="2024-07-17T11:13:00Z">
              <w:rPr/>
            </w:rPrChange>
          </w:rPr>
          <w:t xml:space="preserve">. If used </w:t>
        </w:r>
      </w:ins>
      <w:ins w:id="2586" w:author="Raphael Malyankar" w:date="2023-09-01T00:27:00Z">
        <w:r w:rsidR="006628F7" w:rsidRPr="00341E51">
          <w:rPr>
            <w:strike/>
            <w:rPrChange w:id="2587" w:author="jonathan pritchard" w:date="2024-07-17T12:13:00Z" w16du:dateUtc="2024-07-17T11:13:00Z">
              <w:rPr/>
            </w:rPrChange>
          </w:rPr>
          <w:t>only in a single support file, the styles should be embedded rather than encoded in a separate CSS file</w:t>
        </w:r>
      </w:ins>
      <w:ins w:id="2588" w:author="Raphael Malyankar" w:date="2023-09-01T00:18:00Z">
        <w:r w:rsidR="001309C7" w:rsidRPr="00341E51">
          <w:rPr>
            <w:strike/>
            <w:rPrChange w:id="2589" w:author="jonathan pritchard" w:date="2024-07-17T12:13:00Z" w16du:dateUtc="2024-07-17T11:13:00Z">
              <w:rPr/>
            </w:rPrChange>
          </w:rPr>
          <w:t xml:space="preserve">. </w:t>
        </w:r>
      </w:ins>
      <w:ins w:id="2590" w:author="Raphael Malyankar" w:date="2023-09-01T00:28:00Z">
        <w:r w:rsidR="006628F7" w:rsidRPr="00341E51">
          <w:rPr>
            <w:strike/>
            <w:rPrChange w:id="2591" w:author="jonathan pritchard" w:date="2024-07-17T12:13:00Z" w16du:dateUtc="2024-07-17T11:13:00Z">
              <w:rPr/>
            </w:rPrChange>
          </w:rPr>
          <w:t>CSS files</w:t>
        </w:r>
      </w:ins>
      <w:ins w:id="2592" w:author="Raphael Malyankar" w:date="2023-09-01T00:18:00Z">
        <w:r w:rsidR="001309C7" w:rsidRPr="00341E51">
          <w:rPr>
            <w:strike/>
            <w:rPrChange w:id="2593" w:author="jonathan pritchard" w:date="2024-07-17T12:13:00Z" w16du:dateUtc="2024-07-17T11:13:00Z">
              <w:rPr/>
            </w:rPrChange>
          </w:rPr>
          <w:t xml:space="preserve"> are encoded in di</w:t>
        </w:r>
      </w:ins>
      <w:ins w:id="2594" w:author="Raphael Malyankar" w:date="2023-09-01T00:19:00Z">
        <w:r w:rsidR="001309C7" w:rsidRPr="00341E51">
          <w:rPr>
            <w:strike/>
            <w:rPrChange w:id="2595" w:author="jonathan pritchard" w:date="2024-07-17T12:13:00Z" w16du:dateUtc="2024-07-17T11:13:00Z">
              <w:rPr/>
            </w:rPrChange>
          </w:rPr>
          <w:t>scovery metadata</w:t>
        </w:r>
      </w:ins>
      <w:ins w:id="2596" w:author="Raphael Malyankar" w:date="2023-09-01T00:18:00Z">
        <w:r w:rsidR="001309C7" w:rsidRPr="00341E51">
          <w:rPr>
            <w:strike/>
            <w:rPrChange w:id="2597" w:author="jonathan pritchard" w:date="2024-07-17T12:13:00Z" w16du:dateUtc="2024-07-17T11:13:00Z">
              <w:rPr/>
            </w:rPrChange>
          </w:rPr>
          <w:t xml:space="preserve"> as “other” </w:t>
        </w:r>
      </w:ins>
      <w:ins w:id="2598" w:author="Raphael Malyankar" w:date="2023-09-01T00:19:00Z">
        <w:r w:rsidR="001309C7" w:rsidRPr="00341E51">
          <w:rPr>
            <w:strike/>
            <w:rPrChange w:id="2599" w:author="jonathan pritchard" w:date="2024-07-17T12:13:00Z" w16du:dateUtc="2024-07-17T11:13:00Z">
              <w:rPr/>
            </w:rPrChange>
          </w:rPr>
          <w:t>support files.</w:t>
        </w:r>
      </w:ins>
    </w:p>
    <w:p w14:paraId="3C299EC9" w14:textId="1B3AFF3A" w:rsidR="001309C7" w:rsidRDefault="001309C7" w:rsidP="00E52CD2">
      <w:pPr>
        <w:rPr>
          <w:ins w:id="2600" w:author="Raphael Malyankar" w:date="2023-09-01T00:29:00Z"/>
        </w:rPr>
      </w:pPr>
      <w:ins w:id="2601" w:author="Raphael Malyankar" w:date="2023-09-01T00:20:00Z">
        <w:r>
          <w:t>All suppor</w:t>
        </w:r>
      </w:ins>
      <w:ins w:id="2602" w:author="Raphael Malyankar" w:date="2023-09-01T00:21:00Z">
        <w:r>
          <w:t xml:space="preserve">t </w:t>
        </w:r>
      </w:ins>
      <w:ins w:id="2603" w:author="Raphael Malyankar" w:date="2023-09-01T00:20:00Z">
        <w:r>
          <w:t>files except the graphic formats must use UTF-8 encoding.</w:t>
        </w:r>
      </w:ins>
    </w:p>
    <w:p w14:paraId="7C3816DF" w14:textId="5574537A" w:rsidR="00E54CE1" w:rsidRDefault="00E54CE1" w:rsidP="00E52CD2">
      <w:pPr>
        <w:rPr>
          <w:ins w:id="2604" w:author="Raphael Malyankar" w:date="2023-09-01T00:23:00Z"/>
        </w:rPr>
      </w:pPr>
      <w:ins w:id="2605" w:author="Raphael Malyankar" w:date="2023-09-01T00:29:00Z">
        <w:r>
          <w:t xml:space="preserve">Specific restrictions on support files </w:t>
        </w:r>
      </w:ins>
      <w:ins w:id="2606" w:author="Raphael Malyankar" w:date="2023-09-01T00:31:00Z">
        <w:r w:rsidR="00082E8C">
          <w:t xml:space="preserve">containing textual information </w:t>
        </w:r>
      </w:ins>
      <w:ins w:id="2607" w:author="Raphael Malyankar" w:date="2023-09-01T00:29:00Z">
        <w:r>
          <w:t xml:space="preserve">are described in clause </w:t>
        </w:r>
      </w:ins>
      <w:ins w:id="2608" w:author="Raphael Malyankar" w:date="2023-09-01T00:30:00Z">
        <w:r>
          <w:fldChar w:fldCharType="begin"/>
        </w:r>
        <w:r>
          <w:instrText xml:space="preserve"> REF _Ref47356601 \r \h </w:instrText>
        </w:r>
      </w:ins>
      <w:r>
        <w:fldChar w:fldCharType="separate"/>
      </w:r>
      <w:ins w:id="2609" w:author="Raphael Malyankar" w:date="2023-09-01T00:30:00Z">
        <w:r>
          <w:t>C-11.5</w:t>
        </w:r>
        <w:r>
          <w:fldChar w:fldCharType="end"/>
        </w:r>
      </w:ins>
      <w:ins w:id="2610" w:author="Raphael Malyankar" w:date="2023-09-01T00:31:00Z">
        <w:r>
          <w:t>.</w:t>
        </w:r>
      </w:ins>
      <w:ins w:id="2611" w:author="Raphael Malyankar" w:date="2023-09-01T00:32:00Z">
        <w:r w:rsidR="00A06DDD">
          <w:t xml:space="preserve"> </w:t>
        </w:r>
      </w:ins>
      <w:ins w:id="2612" w:author="Raphael Malyankar" w:date="2023-09-01T00:33:00Z">
        <w:r w:rsidR="00A06DDD">
          <w:t>Specific r</w:t>
        </w:r>
      </w:ins>
      <w:ins w:id="2613" w:author="Raphael Malyankar" w:date="2023-09-01T00:32:00Z">
        <w:r w:rsidR="00A06DDD">
          <w:t>estrictions on graphics files are descri</w:t>
        </w:r>
      </w:ins>
      <w:ins w:id="2614" w:author="Raphael Malyankar" w:date="2023-09-01T00:33:00Z">
        <w:r w:rsidR="00A06DDD">
          <w:t xml:space="preserve">bed in clause </w:t>
        </w:r>
        <w:r w:rsidR="00A06DDD">
          <w:fldChar w:fldCharType="begin"/>
        </w:r>
        <w:r w:rsidR="00A06DDD">
          <w:instrText xml:space="preserve"> REF _Ref47357379 \r \h </w:instrText>
        </w:r>
      </w:ins>
      <w:r w:rsidR="00A06DDD">
        <w:fldChar w:fldCharType="separate"/>
      </w:r>
      <w:ins w:id="2615" w:author="Raphael Malyankar" w:date="2023-09-01T00:33:00Z">
        <w:r w:rsidR="00A06DDD">
          <w:t>C-11.6</w:t>
        </w:r>
        <w:r w:rsidR="00A06DDD">
          <w:fldChar w:fldCharType="end"/>
        </w:r>
        <w:r w:rsidR="00A06DDD">
          <w:t>.</w:t>
        </w:r>
      </w:ins>
    </w:p>
    <w:p w14:paraId="54386E95" w14:textId="77777777" w:rsidR="001309C7" w:rsidRPr="00E52CD2" w:rsidRDefault="001309C7" w:rsidP="00E52CD2">
      <w:pPr>
        <w:rPr>
          <w:ins w:id="2616" w:author="Raphael Malyankar" w:date="2023-08-31T22:22:00Z"/>
        </w:rPr>
      </w:pPr>
    </w:p>
    <w:p w14:paraId="0A6F84A9" w14:textId="77777777" w:rsidR="00B073EA" w:rsidRPr="00D56521" w:rsidRDefault="00B073EA" w:rsidP="00DC1E55">
      <w:pPr>
        <w:spacing w:after="120" w:line="240" w:lineRule="auto"/>
        <w:jc w:val="both"/>
      </w:pPr>
    </w:p>
    <w:p w14:paraId="6BB79688" w14:textId="16C0E0D5" w:rsidR="005C140F" w:rsidRPr="00D56521" w:rsidRDefault="005C140F" w:rsidP="00DC1E55">
      <w:pPr>
        <w:spacing w:after="120" w:line="240" w:lineRule="auto"/>
        <w:jc w:val="both"/>
      </w:pPr>
    </w:p>
    <w:p w14:paraId="07001F9F" w14:textId="42632C81" w:rsidR="00A01D79" w:rsidRDefault="00A01D79">
      <w:r>
        <w:br w:type="page"/>
      </w:r>
    </w:p>
    <w:p w14:paraId="2722590B" w14:textId="77777777" w:rsidR="00A01D79" w:rsidRDefault="00A01D79" w:rsidP="00A01D79">
      <w:pPr>
        <w:spacing w:after="120" w:line="240" w:lineRule="auto"/>
        <w:rPr>
          <w:b/>
          <w:sz w:val="28"/>
          <w:lang w:val="en-US" w:eastAsia="en-GB"/>
        </w:rPr>
      </w:pPr>
    </w:p>
    <w:p w14:paraId="6BBEB643" w14:textId="77777777" w:rsidR="00A01D79" w:rsidRDefault="00A01D79" w:rsidP="00A01D79">
      <w:pPr>
        <w:spacing w:after="120" w:line="240" w:lineRule="auto"/>
        <w:rPr>
          <w:b/>
          <w:sz w:val="28"/>
          <w:lang w:val="en-US" w:eastAsia="en-GB"/>
        </w:rPr>
      </w:pPr>
    </w:p>
    <w:p w14:paraId="0E631C2F" w14:textId="77777777" w:rsidR="00A01D79" w:rsidRDefault="00A01D79" w:rsidP="00A01D79">
      <w:pPr>
        <w:spacing w:after="120" w:line="240" w:lineRule="auto"/>
        <w:rPr>
          <w:b/>
          <w:sz w:val="28"/>
          <w:lang w:val="en-US" w:eastAsia="en-GB"/>
        </w:rPr>
      </w:pPr>
    </w:p>
    <w:p w14:paraId="0B3CE3A9" w14:textId="77777777" w:rsidR="00A01D79" w:rsidRDefault="00A01D79" w:rsidP="00A01D79">
      <w:pPr>
        <w:spacing w:after="120" w:line="240" w:lineRule="auto"/>
        <w:jc w:val="center"/>
        <w:rPr>
          <w:b/>
          <w:sz w:val="28"/>
          <w:lang w:val="en-US" w:eastAsia="en-GB"/>
        </w:rPr>
      </w:pPr>
    </w:p>
    <w:p w14:paraId="39F680CB" w14:textId="77777777" w:rsidR="00A01D79" w:rsidRDefault="00A01D79" w:rsidP="00A01D79">
      <w:pPr>
        <w:spacing w:after="120" w:line="240" w:lineRule="auto"/>
        <w:jc w:val="center"/>
        <w:rPr>
          <w:b/>
          <w:sz w:val="28"/>
          <w:lang w:val="en-US" w:eastAsia="en-GB"/>
        </w:rPr>
      </w:pPr>
    </w:p>
    <w:p w14:paraId="40B7C0A4" w14:textId="77777777" w:rsidR="00A01D79" w:rsidRDefault="00A01D79" w:rsidP="00A01D79">
      <w:pPr>
        <w:spacing w:after="120" w:line="240" w:lineRule="auto"/>
        <w:jc w:val="center"/>
        <w:rPr>
          <w:b/>
          <w:sz w:val="28"/>
          <w:lang w:val="en-US" w:eastAsia="en-GB"/>
        </w:rPr>
      </w:pPr>
    </w:p>
    <w:p w14:paraId="646625B3" w14:textId="77777777" w:rsidR="00A01D79" w:rsidRDefault="00A01D79" w:rsidP="00A01D79">
      <w:pPr>
        <w:spacing w:after="120" w:line="240" w:lineRule="auto"/>
        <w:jc w:val="center"/>
        <w:rPr>
          <w:b/>
          <w:sz w:val="28"/>
          <w:lang w:val="en-US" w:eastAsia="en-GB"/>
        </w:rPr>
      </w:pPr>
    </w:p>
    <w:p w14:paraId="3DC120DD" w14:textId="77777777" w:rsidR="00A01D79" w:rsidRDefault="00A01D79" w:rsidP="00A01D79">
      <w:pPr>
        <w:spacing w:after="120" w:line="240" w:lineRule="auto"/>
        <w:jc w:val="center"/>
        <w:rPr>
          <w:b/>
          <w:sz w:val="28"/>
          <w:lang w:val="en-US" w:eastAsia="en-GB"/>
        </w:rPr>
      </w:pPr>
    </w:p>
    <w:p w14:paraId="35169A26" w14:textId="77777777" w:rsidR="00A01D79" w:rsidRDefault="00A01D79" w:rsidP="00A01D79">
      <w:pPr>
        <w:spacing w:after="120" w:line="240" w:lineRule="auto"/>
        <w:jc w:val="center"/>
        <w:rPr>
          <w:b/>
          <w:sz w:val="28"/>
          <w:lang w:val="en-US" w:eastAsia="en-GB"/>
        </w:rPr>
      </w:pPr>
    </w:p>
    <w:p w14:paraId="3F2471CE" w14:textId="77777777" w:rsidR="00A01D79" w:rsidRDefault="00A01D79" w:rsidP="00A01D79">
      <w:pPr>
        <w:spacing w:after="120" w:line="240" w:lineRule="auto"/>
        <w:jc w:val="center"/>
        <w:rPr>
          <w:b/>
          <w:sz w:val="28"/>
          <w:lang w:val="en-US" w:eastAsia="en-GB"/>
        </w:rPr>
      </w:pPr>
    </w:p>
    <w:p w14:paraId="742EC90B" w14:textId="77777777" w:rsidR="00A01D79" w:rsidRDefault="00A01D79" w:rsidP="00A01D79">
      <w:pPr>
        <w:spacing w:after="120" w:line="240" w:lineRule="auto"/>
        <w:jc w:val="center"/>
        <w:rPr>
          <w:b/>
          <w:sz w:val="28"/>
          <w:lang w:val="en-US" w:eastAsia="en-GB"/>
        </w:rPr>
      </w:pPr>
    </w:p>
    <w:p w14:paraId="41E3A9B3" w14:textId="77777777" w:rsidR="00A01D79" w:rsidRDefault="00A01D79" w:rsidP="00A01D79">
      <w:pPr>
        <w:spacing w:after="120" w:line="240" w:lineRule="auto"/>
        <w:jc w:val="center"/>
        <w:rPr>
          <w:b/>
          <w:sz w:val="28"/>
          <w:lang w:val="en-US" w:eastAsia="en-GB"/>
        </w:rPr>
      </w:pPr>
    </w:p>
    <w:p w14:paraId="55F217DC"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1AF2F92" w14:textId="77777777" w:rsidR="00D423D0" w:rsidRPr="00D56521" w:rsidRDefault="00D423D0" w:rsidP="004E61EE">
      <w:pPr>
        <w:spacing w:line="240" w:lineRule="auto"/>
      </w:pPr>
    </w:p>
    <w:p w14:paraId="56A07060" w14:textId="77777777" w:rsidR="009B542A" w:rsidRPr="00D56521" w:rsidRDefault="009B542A" w:rsidP="00A01D79">
      <w:pPr>
        <w:pStyle w:val="Appendix"/>
      </w:pPr>
      <w:bookmarkStart w:id="2617" w:name="_Toc527357301"/>
      <w:bookmarkStart w:id="2618" w:name="_Toc527359177"/>
      <w:r w:rsidRPr="00D56521">
        <w:br w:type="page"/>
      </w:r>
    </w:p>
    <w:p w14:paraId="218260AD" w14:textId="1AD5DE9E" w:rsidR="0008713F" w:rsidDel="00846094" w:rsidRDefault="00A01D79" w:rsidP="000461EE">
      <w:pPr>
        <w:pStyle w:val="Heading1"/>
        <w:numPr>
          <w:ilvl w:val="0"/>
          <w:numId w:val="0"/>
        </w:numPr>
        <w:spacing w:before="0" w:after="0"/>
        <w:ind w:left="2127" w:right="2018"/>
        <w:jc w:val="center"/>
        <w:rPr>
          <w:del w:id="2619" w:author="jonathan pritchard" w:date="2024-02-06T10:03:00Z"/>
        </w:rPr>
      </w:pPr>
      <w:bookmarkStart w:id="2620" w:name="_Toc97791355"/>
      <w:bookmarkStart w:id="2621" w:name="_Toc144421425"/>
      <w:commentRangeStart w:id="2622"/>
      <w:commentRangeStart w:id="2623"/>
      <w:commentRangeStart w:id="2624"/>
      <w:r w:rsidRPr="00A01D79">
        <w:lastRenderedPageBreak/>
        <w:t xml:space="preserve">Appendix </w:t>
      </w:r>
      <w:bookmarkStart w:id="2625" w:name="_Toc474485118"/>
      <w:bookmarkEnd w:id="2620"/>
      <w:r w:rsidR="0008713F">
        <w:t>C-1</w:t>
      </w:r>
      <w:bookmarkStart w:id="2626" w:name="_Toc100303040"/>
      <w:bookmarkStart w:id="2627" w:name="_Toc95983110"/>
      <w:bookmarkStart w:id="2628" w:name="_Toc97791356"/>
      <w:r w:rsidR="000461EE">
        <w:t xml:space="preserve"> </w:t>
      </w:r>
      <w:del w:id="2629" w:author="jonathan pritchard" w:date="2024-02-06T10:03:00Z">
        <w:r w:rsidR="000461EE" w:rsidDel="00846094">
          <w:delText>-</w:delText>
        </w:r>
      </w:del>
      <w:ins w:id="2630" w:author="jonathan pritchard" w:date="2024-02-06T10:03:00Z">
        <w:r w:rsidR="00846094">
          <w:t>–</w:t>
        </w:r>
      </w:ins>
      <w:r w:rsidR="000461EE">
        <w:t xml:space="preserve"> </w:t>
      </w:r>
      <w:del w:id="2631" w:author="jonathan pritchard" w:date="2024-02-06T10:03:00Z">
        <w:r w:rsidR="0008713F" w:rsidDel="00846094">
          <w:delText>Relationship to S-52</w:delText>
        </w:r>
        <w:bookmarkEnd w:id="2621"/>
        <w:bookmarkEnd w:id="2626"/>
      </w:del>
    </w:p>
    <w:p w14:paraId="0530E385" w14:textId="63A41298" w:rsidR="00A01D79" w:rsidRPr="000461EE" w:rsidRDefault="00D538AB" w:rsidP="0043278E">
      <w:pPr>
        <w:pStyle w:val="Heading1"/>
        <w:numPr>
          <w:ilvl w:val="0"/>
          <w:numId w:val="0"/>
        </w:numPr>
        <w:spacing w:before="0" w:after="0"/>
        <w:ind w:left="2127" w:right="2018"/>
        <w:jc w:val="center"/>
        <w:rPr>
          <w:sz w:val="36"/>
          <w:szCs w:val="36"/>
        </w:rPr>
      </w:pPr>
      <w:bookmarkStart w:id="2632" w:name="_Toc100303041"/>
      <w:ins w:id="2633" w:author="jonathan pritchard" w:date="2024-07-06T12:50:00Z" w16du:dateUtc="2024-07-06T11:50:00Z">
        <w:r>
          <w:rPr>
            <w:szCs w:val="24"/>
          </w:rPr>
          <w:t xml:space="preserve">Appendix C-1 </w:t>
        </w:r>
      </w:ins>
      <w:del w:id="2634" w:author="jonathan pritchard" w:date="2024-02-06T10:03:00Z">
        <w:r w:rsidR="00A01D79" w:rsidRPr="000461EE" w:rsidDel="00846094">
          <w:rPr>
            <w:szCs w:val="24"/>
          </w:rPr>
          <w:delText>(informative)</w:delText>
        </w:r>
        <w:bookmarkEnd w:id="2625"/>
        <w:bookmarkEnd w:id="2627"/>
        <w:bookmarkEnd w:id="2628"/>
        <w:bookmarkEnd w:id="2632"/>
        <w:commentRangeEnd w:id="2622"/>
        <w:r w:rsidR="00E27B73" w:rsidDel="00846094">
          <w:rPr>
            <w:rStyle w:val="CommentReference"/>
          </w:rPr>
          <w:commentReference w:id="2622"/>
        </w:r>
      </w:del>
      <w:commentRangeEnd w:id="2623"/>
      <w:r w:rsidR="001D3531">
        <w:rPr>
          <w:rStyle w:val="CommentReference"/>
          <w:rFonts w:eastAsia="MS Mincho"/>
          <w:b w:val="0"/>
          <w:bCs w:val="0"/>
        </w:rPr>
        <w:commentReference w:id="2623"/>
      </w:r>
      <w:commentRangeEnd w:id="2624"/>
      <w:r w:rsidR="00821829">
        <w:rPr>
          <w:rStyle w:val="CommentReference"/>
          <w:rFonts w:eastAsia="MS Mincho"/>
          <w:b w:val="0"/>
          <w:bCs w:val="0"/>
        </w:rPr>
        <w:commentReference w:id="2624"/>
      </w:r>
      <w:ins w:id="2635" w:author="jonathan pritchard" w:date="2024-02-06T10:03:00Z">
        <w:r w:rsidR="00846094">
          <w:t>Manual Editing and Update</w:t>
        </w:r>
      </w:ins>
    </w:p>
    <w:bookmarkEnd w:id="2617"/>
    <w:bookmarkEnd w:id="2618"/>
    <w:p w14:paraId="0387F1F5" w14:textId="21690936" w:rsidR="00486E87" w:rsidRPr="00D56521" w:rsidRDefault="00486E87" w:rsidP="004E61EE">
      <w:pPr>
        <w:spacing w:line="240" w:lineRule="auto"/>
      </w:pPr>
    </w:p>
    <w:p w14:paraId="7F18C959" w14:textId="6D5B3C04" w:rsidR="00747A03" w:rsidRDefault="00A10BBF" w:rsidP="00846094">
      <w:pPr>
        <w:pStyle w:val="Heading1"/>
        <w:numPr>
          <w:ilvl w:val="0"/>
          <w:numId w:val="104"/>
        </w:numPr>
        <w:rPr>
          <w:ins w:id="2636" w:author="jonathan pritchard" w:date="2024-05-21T09:41:00Z" w16du:dateUtc="2024-05-21T08:41:00Z"/>
        </w:rPr>
      </w:pPr>
      <w:bookmarkStart w:id="2637" w:name="_Toc144421426"/>
      <w:del w:id="2638" w:author="jonathan pritchard" w:date="2024-02-06T10:03:00Z">
        <w:r w:rsidRPr="00D56521" w:rsidDel="00846094">
          <w:delText>Relationship to S-52 provisions</w:delText>
        </w:r>
      </w:del>
      <w:bookmarkEnd w:id="2637"/>
      <w:ins w:id="2639" w:author="jonathan pritchard" w:date="2024-02-06T10:03:00Z">
        <w:r w:rsidR="00846094">
          <w:t>Introduction</w:t>
        </w:r>
      </w:ins>
    </w:p>
    <w:p w14:paraId="2CA76D4C" w14:textId="361E50AC" w:rsidR="00B912FF" w:rsidRDefault="00B912FF" w:rsidP="0043278E">
      <w:pPr>
        <w:pStyle w:val="ListParagraph"/>
        <w:numPr>
          <w:ilvl w:val="0"/>
          <w:numId w:val="114"/>
        </w:numPr>
        <w:rPr>
          <w:ins w:id="2640" w:author="jonathan pritchard" w:date="2024-05-21T09:42:00Z" w16du:dateUtc="2024-05-21T08:42:00Z"/>
        </w:rPr>
      </w:pPr>
      <w:commentRangeStart w:id="2641"/>
      <w:ins w:id="2642" w:author="jonathan pritchard" w:date="2024-05-21T09:42:00Z" w16du:dateUtc="2024-05-21T08:42:00Z">
        <w:r>
          <w:t>M</w:t>
        </w:r>
        <w:r w:rsidRPr="00B912FF">
          <w:t xml:space="preserve">anual updates are official data entered manually into the ENDS/ENC. Manually entered updates </w:t>
        </w:r>
      </w:ins>
      <w:ins w:id="2643" w:author="jonathan pritchard" w:date="2024-05-29T03:38:00Z" w16du:dateUtc="2024-05-29T02:38:00Z">
        <w:r w:rsidR="00B15F52">
          <w:t>must</w:t>
        </w:r>
      </w:ins>
      <w:ins w:id="2644" w:author="jonathan pritchard" w:date="2024-05-21T09:42:00Z" w16du:dateUtc="2024-05-21T08:42:00Z">
        <w:r w:rsidRPr="00B912FF">
          <w:t xml:space="preserve"> be marked by specific symbols. </w:t>
        </w:r>
      </w:ins>
    </w:p>
    <w:p w14:paraId="11DDE4FB" w14:textId="686603AA" w:rsidR="00B912FF" w:rsidRPr="00B912FF" w:rsidRDefault="00B912FF" w:rsidP="0043278E">
      <w:pPr>
        <w:pStyle w:val="ListParagraph"/>
        <w:numPr>
          <w:ilvl w:val="0"/>
          <w:numId w:val="114"/>
        </w:numPr>
        <w:rPr>
          <w:ins w:id="2645" w:author="jonathan pritchard" w:date="2024-02-06T10:03:00Z"/>
        </w:rPr>
      </w:pPr>
      <w:ins w:id="2646" w:author="jonathan pritchard" w:date="2024-05-21T09:42:00Z" w16du:dateUtc="2024-05-21T08:42:00Z">
        <w:r w:rsidRPr="00B912FF">
          <w:t>Indications and alerts should be triggered as for all official ENC data.</w:t>
        </w:r>
      </w:ins>
      <w:commentRangeEnd w:id="2641"/>
      <w:ins w:id="2647" w:author="jonathan pritchard" w:date="2024-05-21T09:43:00Z" w16du:dateUtc="2024-05-21T08:43:00Z">
        <w:r>
          <w:rPr>
            <w:rStyle w:val="CommentReference"/>
          </w:rPr>
          <w:commentReference w:id="2641"/>
        </w:r>
      </w:ins>
    </w:p>
    <w:p w14:paraId="1B4808F6" w14:textId="77777777" w:rsidR="00D8238C" w:rsidRDefault="00846094" w:rsidP="000600E5">
      <w:pPr>
        <w:spacing w:after="120" w:line="240" w:lineRule="auto"/>
        <w:jc w:val="both"/>
        <w:rPr>
          <w:ins w:id="2648" w:author="jonathan pritchard" w:date="2024-02-06T10:34:00Z"/>
        </w:rPr>
      </w:pPr>
      <w:ins w:id="2649" w:author="jonathan pritchard" w:date="2024-02-06T10:05:00Z">
        <w:r>
          <w:t xml:space="preserve">In order to provide a harmonised and consistent approach to manual editing and update on the ECDIS </w:t>
        </w:r>
      </w:ins>
      <w:ins w:id="2650" w:author="jonathan pritchard" w:date="2024-02-06T10:06:00Z">
        <w:r>
          <w:t xml:space="preserve">a set of portrayal symbols </w:t>
        </w:r>
      </w:ins>
      <w:ins w:id="2651" w:author="jonathan pritchard" w:date="2024-02-06T10:32:00Z">
        <w:r w:rsidR="00D8238C">
          <w:t>is supplied a</w:t>
        </w:r>
      </w:ins>
      <w:ins w:id="2652" w:author="jonathan pritchard" w:date="2024-02-06T10:33:00Z">
        <w:r w:rsidR="00D8238C">
          <w:t xml:space="preserve">longside this publication. These symbols, contained within an S-100 portrayal catalogue and feature catalogue allow the OEM to implement a </w:t>
        </w:r>
      </w:ins>
      <w:ins w:id="2653" w:author="jonathan pritchard" w:date="2024-02-06T10:32:00Z">
        <w:r w:rsidR="00D8238C">
          <w:t>manual update and edit</w:t>
        </w:r>
      </w:ins>
      <w:ins w:id="2654" w:author="jonathan pritchard" w:date="2024-02-06T10:33:00Z">
        <w:r w:rsidR="00D8238C">
          <w:t xml:space="preserve">ing feature on the ECDIS. </w:t>
        </w:r>
      </w:ins>
    </w:p>
    <w:p w14:paraId="554DB6FD" w14:textId="3E8C97AB" w:rsidR="00846094" w:rsidDel="00D8238C" w:rsidRDefault="00D8238C" w:rsidP="000600E5">
      <w:pPr>
        <w:spacing w:after="120" w:line="240" w:lineRule="auto"/>
        <w:jc w:val="both"/>
        <w:rPr>
          <w:del w:id="2655" w:author="jonathan pritchard" w:date="2024-02-06T10:05:00Z"/>
        </w:rPr>
      </w:pPr>
      <w:ins w:id="2656" w:author="jonathan pritchard" w:date="2024-02-06T10:34:00Z">
        <w:r>
          <w:t>A description of the supplied symbols is provided in this Appendix.</w:t>
        </w:r>
      </w:ins>
    </w:p>
    <w:p w14:paraId="0412DBC4" w14:textId="77777777" w:rsidR="00D8238C" w:rsidRDefault="00D8238C" w:rsidP="00846094">
      <w:pPr>
        <w:rPr>
          <w:ins w:id="2657" w:author="jonathan pritchard" w:date="2024-02-06T10:34:00Z"/>
        </w:rPr>
      </w:pPr>
    </w:p>
    <w:p w14:paraId="16ADC43D" w14:textId="45544950" w:rsidR="00D8238C" w:rsidRDefault="00D8238C" w:rsidP="00846094">
      <w:pPr>
        <w:rPr>
          <w:ins w:id="2658" w:author="jonathan pritchard" w:date="2024-02-06T10:40:00Z"/>
        </w:rPr>
      </w:pPr>
      <w:ins w:id="2659" w:author="jonathan pritchard" w:date="2024-02-06T10:40:00Z">
        <w:r>
          <w:t>Need to include:</w:t>
        </w:r>
      </w:ins>
    </w:p>
    <w:p w14:paraId="3ADD21BA" w14:textId="2B3B8C5A" w:rsidR="00D8238C" w:rsidRDefault="00D8238C" w:rsidP="0043278E">
      <w:pPr>
        <w:pStyle w:val="ListParagraph"/>
        <w:numPr>
          <w:ilvl w:val="0"/>
          <w:numId w:val="112"/>
        </w:numPr>
        <w:rPr>
          <w:ins w:id="2660" w:author="jonathan pritchard" w:date="2024-02-06T10:40:00Z"/>
        </w:rPr>
      </w:pPr>
      <w:ins w:id="2661" w:author="jonathan pritchard" w:date="2024-02-06T10:40:00Z">
        <w:r>
          <w:t>Description of feature model.</w:t>
        </w:r>
      </w:ins>
    </w:p>
    <w:p w14:paraId="2B73D3D4" w14:textId="1E8D27CB" w:rsidR="00D8238C" w:rsidRDefault="00D8238C" w:rsidP="0043278E">
      <w:pPr>
        <w:pStyle w:val="ListParagraph"/>
        <w:numPr>
          <w:ilvl w:val="0"/>
          <w:numId w:val="112"/>
        </w:numPr>
        <w:rPr>
          <w:ins w:id="2662" w:author="jonathan pritchard" w:date="2024-02-06T10:41:00Z"/>
        </w:rPr>
      </w:pPr>
      <w:ins w:id="2663" w:author="jonathan pritchard" w:date="2024-02-06T10:40:00Z">
        <w:r>
          <w:t>Brief Chart 1 style image of the symbols.</w:t>
        </w:r>
      </w:ins>
    </w:p>
    <w:p w14:paraId="3DF7385C" w14:textId="511791C1" w:rsidR="00D8238C" w:rsidRDefault="00D8238C" w:rsidP="00D8238C">
      <w:pPr>
        <w:pStyle w:val="ListParagraph"/>
        <w:numPr>
          <w:ilvl w:val="0"/>
          <w:numId w:val="112"/>
        </w:numPr>
        <w:rPr>
          <w:ins w:id="2664" w:author="jonathan pritchard" w:date="2024-02-06T10:41:00Z"/>
        </w:rPr>
      </w:pPr>
      <w:ins w:id="2665" w:author="jonathan pritchard" w:date="2024-02-06T10:41:00Z">
        <w:r>
          <w:t xml:space="preserve">Any guidance on how they should be used? </w:t>
        </w:r>
      </w:ins>
    </w:p>
    <w:p w14:paraId="65688547" w14:textId="4354FD8B" w:rsidR="00D8238C" w:rsidRPr="00846094" w:rsidRDefault="00D8238C" w:rsidP="0043278E">
      <w:pPr>
        <w:pStyle w:val="ListParagraph"/>
        <w:numPr>
          <w:ilvl w:val="0"/>
          <w:numId w:val="112"/>
        </w:numPr>
        <w:rPr>
          <w:ins w:id="2666" w:author="jonathan pritchard" w:date="2024-02-06T10:34:00Z"/>
        </w:rPr>
      </w:pPr>
      <w:ins w:id="2667" w:author="jonathan pritchard" w:date="2024-02-06T10:41:00Z">
        <w:r>
          <w:t>Is there an alert/indication aspect of manual updates?</w:t>
        </w:r>
      </w:ins>
    </w:p>
    <w:p w14:paraId="50731A99" w14:textId="1EF49011" w:rsidR="00A52A66" w:rsidRPr="00D56521" w:rsidRDefault="00A52A66" w:rsidP="000600E5">
      <w:pPr>
        <w:spacing w:after="120" w:line="240" w:lineRule="auto"/>
        <w:jc w:val="both"/>
      </w:pPr>
    </w:p>
    <w:p w14:paraId="5370B5F6" w14:textId="32A74D26" w:rsidR="00A01D79" w:rsidDel="006B5A61" w:rsidRDefault="00A01D79">
      <w:pPr>
        <w:rPr>
          <w:del w:id="2668" w:author="jonathan pritchard" w:date="2024-05-30T08:11:00Z" w16du:dateUtc="2024-05-30T07:11:00Z"/>
        </w:rPr>
      </w:pPr>
      <w:del w:id="2669" w:author="jonathan pritchard" w:date="2024-05-30T08:11:00Z" w16du:dateUtc="2024-05-30T07:11:00Z">
        <w:r w:rsidDel="006B5A61">
          <w:br w:type="page"/>
        </w:r>
      </w:del>
    </w:p>
    <w:p w14:paraId="0C353078" w14:textId="77777777" w:rsidR="00A01D79" w:rsidDel="006B5A61" w:rsidRDefault="00A01D79" w:rsidP="006B5A61">
      <w:pPr>
        <w:rPr>
          <w:del w:id="2670" w:author="jonathan pritchard" w:date="2024-05-30T08:11:00Z" w16du:dateUtc="2024-05-30T07:11:00Z"/>
          <w:b/>
          <w:sz w:val="28"/>
          <w:lang w:val="en-US" w:eastAsia="en-GB"/>
        </w:rPr>
      </w:pPr>
    </w:p>
    <w:p w14:paraId="6F9120DD" w14:textId="77777777" w:rsidR="00A01D79" w:rsidDel="006B5A61" w:rsidRDefault="00A01D79" w:rsidP="00A01D79">
      <w:pPr>
        <w:spacing w:after="120" w:line="240" w:lineRule="auto"/>
        <w:rPr>
          <w:del w:id="2671" w:author="jonathan pritchard" w:date="2024-05-30T08:11:00Z" w16du:dateUtc="2024-05-30T07:11:00Z"/>
          <w:b/>
          <w:sz w:val="28"/>
          <w:lang w:val="en-US" w:eastAsia="en-GB"/>
        </w:rPr>
      </w:pPr>
    </w:p>
    <w:p w14:paraId="2DA6C41C" w14:textId="77777777" w:rsidR="00A01D79" w:rsidDel="006B5A61" w:rsidRDefault="00A01D79" w:rsidP="00A01D79">
      <w:pPr>
        <w:spacing w:after="120" w:line="240" w:lineRule="auto"/>
        <w:rPr>
          <w:del w:id="2672" w:author="jonathan pritchard" w:date="2024-05-30T08:11:00Z" w16du:dateUtc="2024-05-30T07:11:00Z"/>
          <w:b/>
          <w:sz w:val="28"/>
          <w:lang w:val="en-US" w:eastAsia="en-GB"/>
        </w:rPr>
      </w:pPr>
    </w:p>
    <w:p w14:paraId="71BE2988" w14:textId="77777777" w:rsidR="00A01D79" w:rsidDel="006B5A61" w:rsidRDefault="00A01D79" w:rsidP="006B5A61">
      <w:pPr>
        <w:spacing w:after="120" w:line="240" w:lineRule="auto"/>
        <w:rPr>
          <w:del w:id="2673" w:author="jonathan pritchard" w:date="2024-05-30T08:11:00Z" w16du:dateUtc="2024-05-30T07:11:00Z"/>
          <w:b/>
          <w:sz w:val="28"/>
          <w:lang w:val="en-US" w:eastAsia="en-GB"/>
        </w:rPr>
      </w:pPr>
    </w:p>
    <w:p w14:paraId="274C2B90" w14:textId="77777777" w:rsidR="00A01D79" w:rsidDel="006B5A61" w:rsidRDefault="00A01D79" w:rsidP="006B5A61">
      <w:pPr>
        <w:spacing w:after="120" w:line="240" w:lineRule="auto"/>
        <w:rPr>
          <w:del w:id="2674" w:author="jonathan pritchard" w:date="2024-05-30T08:11:00Z" w16du:dateUtc="2024-05-30T07:11:00Z"/>
          <w:b/>
          <w:sz w:val="28"/>
          <w:lang w:val="en-US" w:eastAsia="en-GB"/>
        </w:rPr>
      </w:pPr>
    </w:p>
    <w:p w14:paraId="302FEF2E" w14:textId="77777777" w:rsidR="00A01D79" w:rsidDel="006B5A61" w:rsidRDefault="00A01D79" w:rsidP="006B5A61">
      <w:pPr>
        <w:spacing w:after="120" w:line="240" w:lineRule="auto"/>
        <w:rPr>
          <w:del w:id="2675" w:author="jonathan pritchard" w:date="2024-05-30T08:11:00Z" w16du:dateUtc="2024-05-30T07:11:00Z"/>
          <w:b/>
          <w:sz w:val="28"/>
          <w:lang w:val="en-US" w:eastAsia="en-GB"/>
        </w:rPr>
      </w:pPr>
    </w:p>
    <w:p w14:paraId="39F79692" w14:textId="77777777" w:rsidR="00A01D79" w:rsidDel="006B5A61" w:rsidRDefault="00A01D79" w:rsidP="006B5A61">
      <w:pPr>
        <w:spacing w:after="120" w:line="240" w:lineRule="auto"/>
        <w:rPr>
          <w:del w:id="2676" w:author="jonathan pritchard" w:date="2024-05-30T08:11:00Z" w16du:dateUtc="2024-05-30T07:11:00Z"/>
          <w:b/>
          <w:sz w:val="28"/>
          <w:lang w:val="en-US" w:eastAsia="en-GB"/>
        </w:rPr>
      </w:pPr>
    </w:p>
    <w:p w14:paraId="6A58373A" w14:textId="77777777" w:rsidR="00A01D79" w:rsidDel="006B5A61" w:rsidRDefault="00A01D79" w:rsidP="006B5A61">
      <w:pPr>
        <w:spacing w:after="120" w:line="240" w:lineRule="auto"/>
        <w:rPr>
          <w:del w:id="2677" w:author="jonathan pritchard" w:date="2024-05-30T08:11:00Z" w16du:dateUtc="2024-05-30T07:11:00Z"/>
          <w:b/>
          <w:sz w:val="28"/>
          <w:lang w:val="en-US" w:eastAsia="en-GB"/>
        </w:rPr>
      </w:pPr>
    </w:p>
    <w:p w14:paraId="554BA441" w14:textId="77777777" w:rsidR="00A01D79" w:rsidDel="006B5A61" w:rsidRDefault="00A01D79" w:rsidP="006B5A61">
      <w:pPr>
        <w:spacing w:after="120" w:line="240" w:lineRule="auto"/>
        <w:rPr>
          <w:del w:id="2678" w:author="jonathan pritchard" w:date="2024-05-30T08:11:00Z" w16du:dateUtc="2024-05-30T07:11:00Z"/>
          <w:b/>
          <w:sz w:val="28"/>
          <w:lang w:val="en-US" w:eastAsia="en-GB"/>
        </w:rPr>
      </w:pPr>
    </w:p>
    <w:p w14:paraId="51E938F0" w14:textId="77777777" w:rsidR="00A01D79" w:rsidDel="006B5A61" w:rsidRDefault="00A01D79" w:rsidP="006B5A61">
      <w:pPr>
        <w:spacing w:after="120" w:line="240" w:lineRule="auto"/>
        <w:rPr>
          <w:del w:id="2679" w:author="jonathan pritchard" w:date="2024-05-30T08:11:00Z" w16du:dateUtc="2024-05-30T07:11:00Z"/>
          <w:b/>
          <w:sz w:val="28"/>
          <w:lang w:val="en-US" w:eastAsia="en-GB"/>
        </w:rPr>
      </w:pPr>
    </w:p>
    <w:p w14:paraId="7B3A3B88" w14:textId="77777777" w:rsidR="00A01D79" w:rsidRDefault="00A01D79" w:rsidP="006B5A61">
      <w:pPr>
        <w:spacing w:after="120" w:line="240" w:lineRule="auto"/>
        <w:rPr>
          <w:b/>
          <w:sz w:val="28"/>
          <w:lang w:val="en-US" w:eastAsia="en-GB"/>
        </w:rPr>
      </w:pPr>
    </w:p>
    <w:p w14:paraId="040AC346" w14:textId="77777777" w:rsidR="00A01D79" w:rsidRDefault="00A01D79" w:rsidP="00A01D79">
      <w:pPr>
        <w:spacing w:after="120" w:line="240" w:lineRule="auto"/>
        <w:jc w:val="center"/>
        <w:rPr>
          <w:b/>
          <w:sz w:val="28"/>
          <w:lang w:val="en-US" w:eastAsia="en-GB"/>
        </w:rPr>
      </w:pPr>
    </w:p>
    <w:p w14:paraId="2BF21971"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65CD3348" w14:textId="77777777" w:rsidR="00F42DFA" w:rsidRPr="00D56521" w:rsidRDefault="00F42DFA" w:rsidP="004E61EE">
      <w:pPr>
        <w:spacing w:line="240" w:lineRule="auto"/>
      </w:pPr>
    </w:p>
    <w:p w14:paraId="31E522E7" w14:textId="11F41B2F" w:rsidR="00647AF8" w:rsidRPr="00D56521" w:rsidRDefault="00647AF8" w:rsidP="004E61EE">
      <w:pPr>
        <w:spacing w:line="240" w:lineRule="auto"/>
      </w:pPr>
      <w:r w:rsidRPr="00D56521">
        <w:br w:type="page"/>
      </w:r>
    </w:p>
    <w:p w14:paraId="5614145E" w14:textId="20D5276F" w:rsidR="000600E5" w:rsidRPr="0083266A" w:rsidRDefault="000600E5" w:rsidP="000461EE">
      <w:pPr>
        <w:pStyle w:val="Heading1"/>
        <w:numPr>
          <w:ilvl w:val="0"/>
          <w:numId w:val="0"/>
        </w:numPr>
        <w:spacing w:before="0" w:after="0"/>
        <w:ind w:left="2127" w:right="2160"/>
        <w:jc w:val="center"/>
        <w:rPr>
          <w:highlight w:val="yellow"/>
          <w:rPrChange w:id="2680" w:author="jonathan pritchard" w:date="2024-01-15T15:36:00Z">
            <w:rPr/>
          </w:rPrChange>
        </w:rPr>
      </w:pPr>
      <w:bookmarkStart w:id="2681" w:name="_Toc144421427"/>
      <w:commentRangeStart w:id="2682"/>
      <w:commentRangeStart w:id="2683"/>
      <w:r w:rsidRPr="0043278E">
        <w:rPr>
          <w:highlight w:val="yellow"/>
        </w:rPr>
        <w:lastRenderedPageBreak/>
        <w:t>Appendix</w:t>
      </w:r>
      <w:commentRangeEnd w:id="2682"/>
      <w:r w:rsidR="0083266A">
        <w:rPr>
          <w:rStyle w:val="CommentReference"/>
          <w:rFonts w:eastAsia="MS Mincho"/>
          <w:b w:val="0"/>
          <w:bCs w:val="0"/>
        </w:rPr>
        <w:commentReference w:id="2682"/>
      </w:r>
      <w:commentRangeEnd w:id="2683"/>
      <w:r w:rsidR="00A954C0">
        <w:rPr>
          <w:rStyle w:val="CommentReference"/>
          <w:rFonts w:eastAsia="MS Mincho"/>
          <w:b w:val="0"/>
          <w:bCs w:val="0"/>
        </w:rPr>
        <w:commentReference w:id="2683"/>
      </w:r>
      <w:r w:rsidRPr="0083266A">
        <w:rPr>
          <w:highlight w:val="yellow"/>
          <w:rPrChange w:id="2684" w:author="jonathan pritchard" w:date="2024-01-15T15:36:00Z">
            <w:rPr/>
          </w:rPrChange>
        </w:rPr>
        <w:t xml:space="preserve"> C-2</w:t>
      </w:r>
      <w:bookmarkStart w:id="2685" w:name="_Toc100303044"/>
      <w:r w:rsidR="000461EE" w:rsidRPr="0083266A">
        <w:rPr>
          <w:highlight w:val="yellow"/>
          <w:rPrChange w:id="2686" w:author="jonathan pritchard" w:date="2024-01-15T15:36:00Z">
            <w:rPr/>
          </w:rPrChange>
        </w:rPr>
        <w:t xml:space="preserve"> - </w:t>
      </w:r>
      <w:r w:rsidRPr="0083266A">
        <w:rPr>
          <w:highlight w:val="yellow"/>
          <w:rPrChange w:id="2687" w:author="jonathan pritchard" w:date="2024-01-15T15:36:00Z">
            <w:rPr/>
          </w:rPrChange>
        </w:rPr>
        <w:t>S-100 Data Import Error Codes and Explanations</w:t>
      </w:r>
      <w:bookmarkEnd w:id="2681"/>
      <w:bookmarkEnd w:id="2685"/>
    </w:p>
    <w:p w14:paraId="5B5E4080" w14:textId="6F014ADF" w:rsidR="000600E5" w:rsidRPr="000806E0" w:rsidDel="00A954C0" w:rsidRDefault="000600E5" w:rsidP="000806E0">
      <w:pPr>
        <w:jc w:val="center"/>
        <w:rPr>
          <w:del w:id="2688" w:author="jonathan pritchard" w:date="2024-05-21T09:44:00Z" w16du:dateUtc="2024-05-21T08:44:00Z"/>
          <w:b/>
          <w:bCs/>
          <w:sz w:val="36"/>
          <w:szCs w:val="36"/>
        </w:rPr>
      </w:pPr>
      <w:bookmarkStart w:id="2689" w:name="_Toc100303045"/>
      <w:del w:id="2690" w:author="jonathan pritchard" w:date="2024-05-21T09:44:00Z" w16du:dateUtc="2024-05-21T08:44:00Z">
        <w:r w:rsidRPr="0083266A" w:rsidDel="00A954C0">
          <w:rPr>
            <w:b/>
            <w:bCs/>
            <w:sz w:val="24"/>
            <w:szCs w:val="24"/>
            <w:highlight w:val="yellow"/>
            <w:rPrChange w:id="2691" w:author="jonathan pritchard" w:date="2024-01-15T15:36:00Z">
              <w:rPr>
                <w:b/>
                <w:bCs/>
                <w:sz w:val="24"/>
                <w:szCs w:val="24"/>
              </w:rPr>
            </w:rPrChange>
          </w:rPr>
          <w:delText>(informative)</w:delText>
        </w:r>
        <w:bookmarkEnd w:id="2689"/>
      </w:del>
    </w:p>
    <w:p w14:paraId="7BFA1FC9" w14:textId="7673FABF" w:rsidR="00DF5B84" w:rsidRPr="00D56521" w:rsidRDefault="00DF5B84" w:rsidP="00637E6A">
      <w:pPr>
        <w:spacing w:after="120" w:line="240" w:lineRule="auto"/>
      </w:pPr>
    </w:p>
    <w:p w14:paraId="7A8C03D1" w14:textId="77777777" w:rsidR="00647AF8" w:rsidRPr="00D56521" w:rsidRDefault="00647AF8" w:rsidP="00637E6A">
      <w:pPr>
        <w:spacing w:after="120" w:line="240" w:lineRule="auto"/>
        <w:jc w:val="both"/>
        <w:rPr>
          <w:rFonts w:eastAsia="Times New Roman" w:cs="Arial"/>
        </w:rPr>
      </w:pPr>
      <w:r w:rsidRPr="00D56521">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D56521" w:rsidRDefault="00647AF8" w:rsidP="00637E6A">
      <w:pPr>
        <w:spacing w:after="120" w:line="240" w:lineRule="auto"/>
        <w:jc w:val="both"/>
        <w:rPr>
          <w:rFonts w:eastAsia="Times New Roman" w:cs="Arial"/>
        </w:rPr>
      </w:pPr>
      <w:r w:rsidRPr="00D56521">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D56521"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Message</w:t>
            </w:r>
          </w:p>
        </w:tc>
      </w:tr>
      <w:tr w:rsidR="00647AF8" w:rsidRPr="00D56521" w14:paraId="1391715B" w14:textId="77777777" w:rsidTr="00F05226">
        <w:tc>
          <w:tcPr>
            <w:tcW w:w="1200" w:type="dxa"/>
            <w:vAlign w:val="center"/>
          </w:tcPr>
          <w:p w14:paraId="095969E2" w14:textId="77777777" w:rsidR="00647AF8" w:rsidRPr="00D56521" w:rsidRDefault="00647AF8" w:rsidP="00637E6A">
            <w:pPr>
              <w:spacing w:before="60" w:after="60" w:line="240" w:lineRule="auto"/>
              <w:rPr>
                <w:rFonts w:eastAsia="Times New Roman" w:cs="Arial"/>
                <w:b/>
                <w:bCs/>
                <w:sz w:val="18"/>
                <w:szCs w:val="18"/>
              </w:rPr>
            </w:pPr>
            <w:r w:rsidRPr="00D56521">
              <w:rPr>
                <w:rFonts w:eastAsia="Times New Roman" w:cs="Arial"/>
                <w:b/>
                <w:bCs/>
                <w:sz w:val="18"/>
                <w:szCs w:val="18"/>
              </w:rPr>
              <w:t>SSE 101</w:t>
            </w:r>
          </w:p>
        </w:tc>
        <w:tc>
          <w:tcPr>
            <w:tcW w:w="9006" w:type="dxa"/>
            <w:vAlign w:val="center"/>
          </w:tcPr>
          <w:p w14:paraId="463FAB0A"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Self Signed Key is invalid</w:t>
            </w:r>
          </w:p>
        </w:tc>
      </w:tr>
      <w:tr w:rsidR="00647AF8" w:rsidRPr="00D56521" w14:paraId="1C8C5AB4" w14:textId="77777777" w:rsidTr="00F05226">
        <w:tc>
          <w:tcPr>
            <w:tcW w:w="1200" w:type="dxa"/>
            <w:vAlign w:val="center"/>
          </w:tcPr>
          <w:p w14:paraId="4DB677E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102</w:t>
            </w:r>
          </w:p>
        </w:tc>
        <w:tc>
          <w:tcPr>
            <w:tcW w:w="9006" w:type="dxa"/>
            <w:vAlign w:val="center"/>
          </w:tcPr>
          <w:p w14:paraId="6C232D4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Self Signed Key file is incorrect</w:t>
            </w:r>
          </w:p>
        </w:tc>
      </w:tr>
      <w:tr w:rsidR="00647AF8" w:rsidRPr="00D56521" w14:paraId="0B5A3748" w14:textId="77777777" w:rsidTr="00F05226">
        <w:tc>
          <w:tcPr>
            <w:tcW w:w="1200" w:type="dxa"/>
            <w:vAlign w:val="center"/>
          </w:tcPr>
          <w:p w14:paraId="4F806C8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103</w:t>
            </w:r>
          </w:p>
        </w:tc>
        <w:tc>
          <w:tcPr>
            <w:tcW w:w="9006" w:type="dxa"/>
            <w:vAlign w:val="center"/>
          </w:tcPr>
          <w:p w14:paraId="0CCF64C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Signed Data Server Certificate is invalid</w:t>
            </w:r>
          </w:p>
        </w:tc>
      </w:tr>
      <w:tr w:rsidR="00647AF8" w:rsidRPr="00D56521" w14:paraId="0E766181" w14:textId="77777777" w:rsidTr="00F05226">
        <w:tc>
          <w:tcPr>
            <w:tcW w:w="1200" w:type="dxa"/>
            <w:vAlign w:val="center"/>
          </w:tcPr>
          <w:p w14:paraId="1F078AD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104</w:t>
            </w:r>
          </w:p>
        </w:tc>
        <w:tc>
          <w:tcPr>
            <w:tcW w:w="9006" w:type="dxa"/>
            <w:vAlign w:val="center"/>
          </w:tcPr>
          <w:p w14:paraId="7F66311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SA Signed DS Certificate is incorrect</w:t>
            </w:r>
          </w:p>
        </w:tc>
      </w:tr>
      <w:tr w:rsidR="00647AF8" w:rsidRPr="00D56521" w14:paraId="6D0B1D65" w14:textId="77777777" w:rsidTr="00F05226">
        <w:tc>
          <w:tcPr>
            <w:tcW w:w="1200" w:type="dxa"/>
            <w:vAlign w:val="center"/>
          </w:tcPr>
          <w:p w14:paraId="6E87480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105</w:t>
            </w:r>
          </w:p>
        </w:tc>
        <w:tc>
          <w:tcPr>
            <w:tcW w:w="9006" w:type="dxa"/>
            <w:vAlign w:val="center"/>
          </w:tcPr>
          <w:p w14:paraId="56E3679F"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Digital Certificate (X509) file is not available. A valid certificate can be obtained from the IHO website or your data supplier</w:t>
            </w:r>
          </w:p>
        </w:tc>
      </w:tr>
      <w:tr w:rsidR="00647AF8" w:rsidRPr="00D56521" w14:paraId="74A4D353" w14:textId="77777777" w:rsidTr="00F05226">
        <w:tc>
          <w:tcPr>
            <w:tcW w:w="1200" w:type="dxa"/>
            <w:vAlign w:val="center"/>
          </w:tcPr>
          <w:p w14:paraId="5E7395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106</w:t>
            </w:r>
          </w:p>
        </w:tc>
        <w:tc>
          <w:tcPr>
            <w:tcW w:w="9006" w:type="dxa"/>
            <w:vAlign w:val="center"/>
          </w:tcPr>
          <w:p w14:paraId="133508F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D56521" w14:paraId="285C27DB" w14:textId="77777777" w:rsidTr="00F05226">
        <w:tc>
          <w:tcPr>
            <w:tcW w:w="1200" w:type="dxa"/>
            <w:vAlign w:val="center"/>
          </w:tcPr>
          <w:p w14:paraId="724C05D2"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107</w:t>
            </w:r>
          </w:p>
        </w:tc>
        <w:tc>
          <w:tcPr>
            <w:tcW w:w="9006" w:type="dxa"/>
            <w:vAlign w:val="center"/>
          </w:tcPr>
          <w:p w14:paraId="69882E1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signed DS Certificate file is missing. A valid certificate can be obtained from the IHO website or your data supplier”</w:t>
            </w:r>
          </w:p>
        </w:tc>
      </w:tr>
      <w:tr w:rsidR="00647AF8" w:rsidRPr="00D56521" w14:paraId="664267CA" w14:textId="77777777" w:rsidTr="00F05226">
        <w:tc>
          <w:tcPr>
            <w:tcW w:w="1200" w:type="dxa"/>
            <w:vAlign w:val="center"/>
          </w:tcPr>
          <w:p w14:paraId="7271C2B0" w14:textId="77777777" w:rsidR="00647AF8" w:rsidRPr="00D56521" w:rsidRDefault="00647AF8" w:rsidP="00637E6A">
            <w:pPr>
              <w:spacing w:before="60" w:after="60" w:line="240" w:lineRule="auto"/>
              <w:rPr>
                <w:rFonts w:eastAsia="Times New Roman" w:cs="Arial"/>
                <w:b/>
                <w:color w:val="000000"/>
                <w:sz w:val="18"/>
                <w:szCs w:val="18"/>
              </w:rPr>
            </w:pPr>
            <w:r w:rsidRPr="00D56521">
              <w:rPr>
                <w:rFonts w:eastAsia="Times New Roman" w:cs="Arial"/>
                <w:b/>
                <w:color w:val="000000"/>
                <w:sz w:val="18"/>
                <w:szCs w:val="18"/>
              </w:rPr>
              <w:t>SSE 108</w:t>
            </w:r>
          </w:p>
        </w:tc>
        <w:tc>
          <w:tcPr>
            <w:tcW w:w="9006" w:type="dxa"/>
            <w:vAlign w:val="center"/>
          </w:tcPr>
          <w:p w14:paraId="1146DABE" w14:textId="77777777" w:rsidR="00647AF8" w:rsidRPr="00D56521" w:rsidRDefault="00647AF8" w:rsidP="00637E6A">
            <w:pPr>
              <w:spacing w:before="60" w:after="60" w:line="240" w:lineRule="auto"/>
              <w:rPr>
                <w:rFonts w:eastAsia="Times New Roman" w:cs="Arial"/>
                <w:i/>
                <w:color w:val="000000"/>
                <w:sz w:val="18"/>
                <w:szCs w:val="18"/>
              </w:rPr>
            </w:pPr>
            <w:r w:rsidRPr="0043278E">
              <w:rPr>
                <w:rFonts w:eastAsia="Times New Roman" w:cs="Arial"/>
                <w:i/>
                <w:color w:val="000000"/>
                <w:sz w:val="18"/>
                <w:szCs w:val="18"/>
              </w:rPr>
              <w:t xml:space="preserve">SA Digital Certificate (X509) file incorrect format. </w:t>
            </w:r>
            <w:r w:rsidRPr="00D56521">
              <w:rPr>
                <w:rFonts w:eastAsia="Times New Roman" w:cs="Arial"/>
                <w:i/>
                <w:color w:val="000000"/>
                <w:sz w:val="18"/>
                <w:szCs w:val="18"/>
              </w:rPr>
              <w:t>A valid certificate can be obtained from the IHO website or your data supplier</w:t>
            </w:r>
          </w:p>
        </w:tc>
      </w:tr>
      <w:tr w:rsidR="00647AF8" w:rsidRPr="00D56521" w14:paraId="2BC3ED3F" w14:textId="77777777" w:rsidTr="00F05226">
        <w:tc>
          <w:tcPr>
            <w:tcW w:w="1200" w:type="dxa"/>
            <w:vAlign w:val="center"/>
          </w:tcPr>
          <w:p w14:paraId="1C94962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109</w:t>
            </w:r>
          </w:p>
        </w:tc>
        <w:tc>
          <w:tcPr>
            <w:tcW w:w="9006" w:type="dxa"/>
            <w:vAlign w:val="center"/>
          </w:tcPr>
          <w:p w14:paraId="0B5089D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Resource Digital Signature is invalid</w:t>
            </w:r>
          </w:p>
        </w:tc>
      </w:tr>
      <w:tr w:rsidR="00647AF8" w:rsidRPr="00D56521" w14:paraId="4BA355E6" w14:textId="77777777" w:rsidTr="00F05226">
        <w:tc>
          <w:tcPr>
            <w:tcW w:w="1200" w:type="dxa"/>
            <w:vAlign w:val="center"/>
          </w:tcPr>
          <w:p w14:paraId="167146F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110</w:t>
            </w:r>
          </w:p>
        </w:tc>
        <w:tc>
          <w:tcPr>
            <w:tcW w:w="9006" w:type="dxa"/>
            <w:vAlign w:val="center"/>
          </w:tcPr>
          <w:p w14:paraId="12BBD9E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Permits not available for this Data Server. Contact your data supplier to obtain the correct permits.</w:t>
            </w:r>
          </w:p>
        </w:tc>
      </w:tr>
      <w:tr w:rsidR="00647AF8" w:rsidRPr="00D56521" w14:paraId="52998420" w14:textId="77777777" w:rsidTr="00F05226">
        <w:tc>
          <w:tcPr>
            <w:tcW w:w="1200" w:type="dxa"/>
            <w:vAlign w:val="center"/>
          </w:tcPr>
          <w:p w14:paraId="5423305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111</w:t>
            </w:r>
          </w:p>
        </w:tc>
        <w:tc>
          <w:tcPr>
            <w:tcW w:w="9006" w:type="dxa"/>
            <w:vAlign w:val="center"/>
          </w:tcPr>
          <w:p w14:paraId="650381DA" w14:textId="351B1EC0"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w:t>
            </w:r>
            <w:r w:rsidR="00637E6A" w:rsidRPr="00D56521">
              <w:rPr>
                <w:rFonts w:eastAsia="Times New Roman" w:cs="Arial"/>
                <w:i/>
                <w:sz w:val="18"/>
                <w:szCs w:val="18"/>
              </w:rPr>
              <w:t xml:space="preserve"> </w:t>
            </w:r>
            <w:r w:rsidRPr="00D56521">
              <w:rPr>
                <w:rFonts w:eastAsia="Times New Roman" w:cs="Arial"/>
                <w:i/>
                <w:sz w:val="18"/>
                <w:szCs w:val="18"/>
              </w:rPr>
              <w:t>not found. Load the permit file provided by the data supplier.</w:t>
            </w:r>
          </w:p>
        </w:tc>
      </w:tr>
      <w:tr w:rsidR="00647AF8" w:rsidRPr="00D56521" w14:paraId="5DD0BA08" w14:textId="77777777" w:rsidTr="00F05226">
        <w:tc>
          <w:tcPr>
            <w:tcW w:w="1200" w:type="dxa"/>
            <w:vAlign w:val="center"/>
          </w:tcPr>
          <w:p w14:paraId="666EAA19"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112</w:t>
            </w:r>
          </w:p>
        </w:tc>
        <w:tc>
          <w:tcPr>
            <w:tcW w:w="9006" w:type="dxa"/>
            <w:vAlign w:val="center"/>
          </w:tcPr>
          <w:p w14:paraId="3E805F31"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Permit format is incorrect. Contact your data supplier and obtain a new permit file.</w:t>
            </w:r>
          </w:p>
        </w:tc>
      </w:tr>
      <w:tr w:rsidR="00647AF8" w:rsidRPr="00D56521" w14:paraId="39037167" w14:textId="77777777" w:rsidTr="00F05226">
        <w:tc>
          <w:tcPr>
            <w:tcW w:w="1200" w:type="dxa"/>
            <w:vAlign w:val="center"/>
          </w:tcPr>
          <w:p w14:paraId="2B7DBFF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113</w:t>
            </w:r>
          </w:p>
        </w:tc>
        <w:tc>
          <w:tcPr>
            <w:tcW w:w="9006" w:type="dxa"/>
            <w:vAlign w:val="center"/>
          </w:tcPr>
          <w:p w14:paraId="12393DC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 xml:space="preserve">Dataset </w:t>
            </w:r>
            <w:r w:rsidRPr="00D56521">
              <w:rPr>
                <w:rFonts w:eastAsia="Times New Roman" w:cs="Arial"/>
                <w:i/>
              </w:rPr>
              <w:t xml:space="preserve">Permit is invalid (checksum is incorrect) or the </w:t>
            </w:r>
            <w:r w:rsidRPr="00D56521">
              <w:rPr>
                <w:rFonts w:eastAsia="Times New Roman" w:cs="Arial"/>
                <w:i/>
                <w:sz w:val="18"/>
                <w:szCs w:val="18"/>
              </w:rPr>
              <w:t xml:space="preserve">Dataset </w:t>
            </w:r>
            <w:r w:rsidRPr="00D56521">
              <w:rPr>
                <w:rFonts w:eastAsia="Times New Roman" w:cs="Arial"/>
                <w:i/>
              </w:rPr>
              <w:t xml:space="preserve">Permit is for a different system”. </w:t>
            </w:r>
            <w:r w:rsidRPr="00D56521">
              <w:rPr>
                <w:rFonts w:eastAsia="Times New Roman" w:cs="Arial"/>
                <w:i/>
                <w:sz w:val="18"/>
                <w:szCs w:val="18"/>
              </w:rPr>
              <w:t xml:space="preserve"> Contact your data supplier and obtain a new or valid permit file.</w:t>
            </w:r>
          </w:p>
        </w:tc>
      </w:tr>
      <w:tr w:rsidR="00647AF8" w:rsidRPr="00D56521" w14:paraId="0F03F763" w14:textId="77777777" w:rsidTr="00F05226">
        <w:tc>
          <w:tcPr>
            <w:tcW w:w="1200" w:type="dxa"/>
            <w:vAlign w:val="center"/>
          </w:tcPr>
          <w:p w14:paraId="5422572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114</w:t>
            </w:r>
          </w:p>
        </w:tc>
        <w:tc>
          <w:tcPr>
            <w:tcW w:w="9006" w:type="dxa"/>
            <w:vAlign w:val="center"/>
          </w:tcPr>
          <w:p w14:paraId="4476721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Incorrect system date, check that the computer clock (if accessible) is set correctly or contact your system supplier.</w:t>
            </w:r>
          </w:p>
        </w:tc>
      </w:tr>
      <w:tr w:rsidR="00647AF8" w:rsidRPr="00D56521" w14:paraId="40256AFC" w14:textId="77777777" w:rsidTr="00F05226">
        <w:tc>
          <w:tcPr>
            <w:tcW w:w="1200" w:type="dxa"/>
            <w:vAlign w:val="center"/>
          </w:tcPr>
          <w:p w14:paraId="26363D5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115</w:t>
            </w:r>
          </w:p>
        </w:tc>
        <w:tc>
          <w:tcPr>
            <w:tcW w:w="9006" w:type="dxa"/>
            <w:vAlign w:val="center"/>
          </w:tcPr>
          <w:p w14:paraId="09DB610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has expired. Please contact your data supplier to renew the subscription licence</w:t>
            </w:r>
          </w:p>
        </w:tc>
      </w:tr>
      <w:tr w:rsidR="00647AF8" w:rsidRPr="00D56521" w14:paraId="6FB77981" w14:textId="77777777" w:rsidTr="00F05226">
        <w:tc>
          <w:tcPr>
            <w:tcW w:w="1200" w:type="dxa"/>
            <w:vAlign w:val="center"/>
          </w:tcPr>
          <w:p w14:paraId="7686168B"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116</w:t>
            </w:r>
          </w:p>
        </w:tc>
        <w:tc>
          <w:tcPr>
            <w:tcW w:w="9006" w:type="dxa"/>
            <w:vAlign w:val="center"/>
          </w:tcPr>
          <w:p w14:paraId="111BB9E6"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ENC CRC value is incorrect. Contact your data supplier as ENC(s) may be corrupted or missing data.</w:t>
            </w:r>
          </w:p>
        </w:tc>
      </w:tr>
      <w:tr w:rsidR="00647AF8" w:rsidRPr="00D56521" w14:paraId="2FC0A084" w14:textId="77777777" w:rsidTr="00F05226">
        <w:tc>
          <w:tcPr>
            <w:tcW w:w="1200" w:type="dxa"/>
            <w:vAlign w:val="center"/>
          </w:tcPr>
          <w:p w14:paraId="6CBD389B"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117</w:t>
            </w:r>
          </w:p>
        </w:tc>
        <w:tc>
          <w:tcPr>
            <w:tcW w:w="9006" w:type="dxa"/>
            <w:vAlign w:val="center"/>
          </w:tcPr>
          <w:p w14:paraId="32317E2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D56521" w14:paraId="5F071C7B" w14:textId="77777777" w:rsidTr="00F05226">
        <w:tc>
          <w:tcPr>
            <w:tcW w:w="1200" w:type="dxa"/>
            <w:vAlign w:val="center"/>
          </w:tcPr>
          <w:p w14:paraId="0BDAAA5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118</w:t>
            </w:r>
          </w:p>
        </w:tc>
        <w:tc>
          <w:tcPr>
            <w:tcW w:w="9006" w:type="dxa"/>
            <w:vAlign w:val="center"/>
          </w:tcPr>
          <w:p w14:paraId="5EC5A2E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HW_ID has incorrect format</w:t>
            </w:r>
          </w:p>
        </w:tc>
      </w:tr>
      <w:tr w:rsidR="00647AF8" w:rsidRPr="00D56521" w14:paraId="3B24A439" w14:textId="77777777" w:rsidTr="00F05226">
        <w:tc>
          <w:tcPr>
            <w:tcW w:w="1200" w:type="dxa"/>
            <w:vAlign w:val="center"/>
          </w:tcPr>
          <w:p w14:paraId="2EDC8D1A"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19</w:t>
            </w:r>
          </w:p>
        </w:tc>
        <w:tc>
          <w:tcPr>
            <w:tcW w:w="9006" w:type="dxa"/>
            <w:vAlign w:val="center"/>
          </w:tcPr>
          <w:p w14:paraId="5E1DDFEE"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Permits are not valid for this system. Contact your data supplier to obtain the correct permits</w:t>
            </w:r>
          </w:p>
        </w:tc>
      </w:tr>
      <w:tr w:rsidR="00647AF8" w:rsidRPr="00D56521" w14:paraId="211FF660" w14:textId="77777777" w:rsidTr="00F05226">
        <w:tc>
          <w:tcPr>
            <w:tcW w:w="1200" w:type="dxa"/>
            <w:vAlign w:val="center"/>
          </w:tcPr>
          <w:p w14:paraId="07BCF4B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120</w:t>
            </w:r>
          </w:p>
        </w:tc>
        <w:tc>
          <w:tcPr>
            <w:tcW w:w="9006" w:type="dxa"/>
            <w:vAlign w:val="center"/>
          </w:tcPr>
          <w:p w14:paraId="77054B20"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will expire in less than 30 days. Please contact your data supplier to renew the subscription licence</w:t>
            </w:r>
          </w:p>
        </w:tc>
      </w:tr>
      <w:tr w:rsidR="00647AF8" w:rsidRPr="00D56521" w14:paraId="392A5E2B" w14:textId="77777777" w:rsidTr="00F05226">
        <w:tc>
          <w:tcPr>
            <w:tcW w:w="1200" w:type="dxa"/>
            <w:vAlign w:val="center"/>
          </w:tcPr>
          <w:p w14:paraId="623B7C2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121</w:t>
            </w:r>
          </w:p>
        </w:tc>
        <w:tc>
          <w:tcPr>
            <w:tcW w:w="9006" w:type="dxa"/>
            <w:vAlign w:val="center"/>
          </w:tcPr>
          <w:p w14:paraId="1F1664EB"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D56521" w14:paraId="508FF298" w14:textId="77777777" w:rsidTr="00F05226">
        <w:tc>
          <w:tcPr>
            <w:tcW w:w="1200" w:type="dxa"/>
            <w:vAlign w:val="center"/>
          </w:tcPr>
          <w:p w14:paraId="296B667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122</w:t>
            </w:r>
          </w:p>
        </w:tc>
        <w:tc>
          <w:tcPr>
            <w:tcW w:w="9006" w:type="dxa"/>
            <w:vAlign w:val="center"/>
          </w:tcPr>
          <w:p w14:paraId="1846008D" w14:textId="3D75843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One or more of the SA Digital Certificate or Domain Controller certificates (X509) have expired. A new SA public key can be obtained from the IHO web</w:t>
            </w:r>
            <w:r w:rsidR="00637E6A">
              <w:rPr>
                <w:rFonts w:eastAsia="Times New Roman" w:cs="Arial"/>
                <w:i/>
                <w:sz w:val="18"/>
                <w:szCs w:val="18"/>
              </w:rPr>
              <w:t>site or from your data supplier</w:t>
            </w:r>
          </w:p>
        </w:tc>
      </w:tr>
      <w:tr w:rsidR="00647AF8" w:rsidRPr="00D56521" w14:paraId="1EA23C01" w14:textId="77777777" w:rsidTr="00F05226">
        <w:tc>
          <w:tcPr>
            <w:tcW w:w="1200" w:type="dxa"/>
            <w:vAlign w:val="center"/>
          </w:tcPr>
          <w:p w14:paraId="3D5A951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123</w:t>
            </w:r>
          </w:p>
        </w:tc>
        <w:tc>
          <w:tcPr>
            <w:tcW w:w="9006" w:type="dxa"/>
            <w:vAlign w:val="center"/>
          </w:tcPr>
          <w:p w14:paraId="5716BECA" w14:textId="41ED6C1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Non sequential update, previous update(s) missing try reloading from the base media. If the problem pers</w:t>
            </w:r>
            <w:r w:rsidR="00637E6A">
              <w:rPr>
                <w:rFonts w:eastAsia="Times New Roman" w:cs="Arial"/>
                <w:i/>
                <w:sz w:val="18"/>
                <w:szCs w:val="18"/>
              </w:rPr>
              <w:t>ists contact your data supplier</w:t>
            </w:r>
          </w:p>
        </w:tc>
      </w:tr>
      <w:tr w:rsidR="00647AF8" w:rsidRPr="00D56521" w14:paraId="6106BB5A" w14:textId="77777777" w:rsidTr="00F05226">
        <w:tc>
          <w:tcPr>
            <w:tcW w:w="1200" w:type="dxa"/>
            <w:vAlign w:val="center"/>
          </w:tcPr>
          <w:p w14:paraId="50E4A610"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124</w:t>
            </w:r>
          </w:p>
        </w:tc>
        <w:tc>
          <w:tcPr>
            <w:tcW w:w="9006" w:type="dxa"/>
            <w:vAlign w:val="center"/>
          </w:tcPr>
          <w:p w14:paraId="6EC39A63"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Signature format incorrect, contact your data supplier</w:t>
            </w:r>
          </w:p>
        </w:tc>
      </w:tr>
      <w:tr w:rsidR="00647AF8" w:rsidRPr="00D56521" w14:paraId="532829C4" w14:textId="77777777" w:rsidTr="00F05226">
        <w:tc>
          <w:tcPr>
            <w:tcW w:w="1200" w:type="dxa"/>
            <w:vAlign w:val="center"/>
          </w:tcPr>
          <w:p w14:paraId="5A4E616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125</w:t>
            </w:r>
          </w:p>
        </w:tc>
        <w:tc>
          <w:tcPr>
            <w:tcW w:w="9006" w:type="dxa"/>
            <w:vAlign w:val="center"/>
          </w:tcPr>
          <w:p w14:paraId="0BFBBA56" w14:textId="27FBB6AC" w:rsidR="00647AF8" w:rsidRPr="00D56521" w:rsidRDefault="00647AF8" w:rsidP="00637E6A">
            <w:pPr>
              <w:spacing w:before="60" w:after="60" w:line="240" w:lineRule="auto"/>
              <w:rPr>
                <w:rFonts w:eastAsia="Times New Roman" w:cs="Arial"/>
                <w:i/>
                <w:sz w:val="18"/>
                <w:szCs w:val="18"/>
              </w:rPr>
            </w:pPr>
            <w:r w:rsidRPr="00D56521">
              <w:rPr>
                <w:i/>
                <w:noProof/>
                <w:sz w:val="18"/>
                <w:szCs w:val="18"/>
              </w:rPr>
              <w:t xml:space="preserve">The permit for </w:t>
            </w:r>
            <w:r w:rsidR="00833824" w:rsidRPr="00D56521">
              <w:rPr>
                <w:i/>
                <w:noProof/>
                <w:sz w:val="18"/>
                <w:szCs w:val="18"/>
              </w:rPr>
              <w:t xml:space="preserve">dataset </w:t>
            </w:r>
            <w:r w:rsidRPr="00D56521">
              <w:rPr>
                <w:i/>
                <w:noProof/>
                <w:sz w:val="18"/>
                <w:szCs w:val="18"/>
              </w:rPr>
              <w:t xml:space="preserve">&lt; name&gt; has expired. This </w:t>
            </w:r>
            <w:r w:rsidR="00833824" w:rsidRPr="00D56521">
              <w:rPr>
                <w:i/>
                <w:noProof/>
                <w:sz w:val="18"/>
                <w:szCs w:val="18"/>
              </w:rPr>
              <w:t>dataset</w:t>
            </w:r>
            <w:r w:rsidRPr="00D56521">
              <w:rPr>
                <w:i/>
                <w:noProof/>
                <w:sz w:val="18"/>
                <w:szCs w:val="18"/>
              </w:rPr>
              <w:t xml:space="preserve"> may be out of date and MUST NOT </w:t>
            </w:r>
            <w:r w:rsidR="00637E6A">
              <w:rPr>
                <w:i/>
                <w:noProof/>
                <w:sz w:val="18"/>
                <w:szCs w:val="18"/>
              </w:rPr>
              <w:t xml:space="preserve">be used for </w:t>
            </w:r>
            <w:r w:rsidR="00637E6A">
              <w:rPr>
                <w:i/>
                <w:noProof/>
                <w:sz w:val="18"/>
                <w:szCs w:val="18"/>
              </w:rPr>
              <w:lastRenderedPageBreak/>
              <w:t>Primary NAVIGATION</w:t>
            </w:r>
          </w:p>
        </w:tc>
      </w:tr>
      <w:tr w:rsidR="00647AF8" w:rsidRPr="002B7019" w14:paraId="339A2A09" w14:textId="77777777" w:rsidTr="00F05226">
        <w:tc>
          <w:tcPr>
            <w:tcW w:w="1200" w:type="dxa"/>
            <w:vAlign w:val="center"/>
          </w:tcPr>
          <w:p w14:paraId="46D72AB4"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lastRenderedPageBreak/>
              <w:t>SSE 126</w:t>
            </w:r>
          </w:p>
        </w:tc>
        <w:tc>
          <w:tcPr>
            <w:tcW w:w="9006" w:type="dxa"/>
            <w:vAlign w:val="center"/>
          </w:tcPr>
          <w:p w14:paraId="478E27D0" w14:textId="77777777" w:rsidR="00647AF8" w:rsidRPr="002B7019" w:rsidRDefault="00647AF8" w:rsidP="00637E6A">
            <w:pPr>
              <w:spacing w:before="60" w:after="60" w:line="240" w:lineRule="auto"/>
              <w:rPr>
                <w:i/>
                <w:noProof/>
                <w:sz w:val="18"/>
                <w:szCs w:val="18"/>
              </w:rPr>
            </w:pPr>
            <w:r w:rsidRPr="002B7019">
              <w:rPr>
                <w:i/>
                <w:noProof/>
                <w:sz w:val="18"/>
                <w:szCs w:val="18"/>
              </w:rPr>
              <w:t>This Dataset is not authenticated by the IHO acting as the Scheme Administrator</w:t>
            </w:r>
          </w:p>
        </w:tc>
      </w:tr>
      <w:tr w:rsidR="00647AF8" w:rsidRPr="002B7019" w14:paraId="6E8F0460" w14:textId="77777777" w:rsidTr="00F05226">
        <w:tc>
          <w:tcPr>
            <w:tcW w:w="1200" w:type="dxa"/>
            <w:vAlign w:val="center"/>
          </w:tcPr>
          <w:p w14:paraId="3C4B5C15"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127</w:t>
            </w:r>
          </w:p>
        </w:tc>
        <w:tc>
          <w:tcPr>
            <w:tcW w:w="9006" w:type="dxa"/>
            <w:vAlign w:val="center"/>
          </w:tcPr>
          <w:p w14:paraId="3218700A" w14:textId="3D44C0FA" w:rsidR="00647AF8" w:rsidRPr="002B7019" w:rsidRDefault="002D65F8" w:rsidP="00637E6A">
            <w:pPr>
              <w:spacing w:before="60" w:after="60" w:line="240" w:lineRule="auto"/>
              <w:rPr>
                <w:i/>
                <w:noProof/>
                <w:sz w:val="18"/>
                <w:szCs w:val="18"/>
              </w:rPr>
            </w:pPr>
            <w:r w:rsidRPr="002B7019">
              <w:rPr>
                <w:rFonts w:eastAsia="Times New Roman" w:cs="Arial"/>
                <w:i/>
                <w:color w:val="000000"/>
                <w:sz w:val="18"/>
                <w:szCs w:val="18"/>
              </w:rPr>
              <w:t>Dataset</w:t>
            </w:r>
            <w:r w:rsidR="00647AF8" w:rsidRPr="002B7019">
              <w:rPr>
                <w:rFonts w:eastAsia="Times New Roman" w:cs="Arial"/>
                <w:i/>
                <w:color w:val="000000"/>
                <w:sz w:val="18"/>
                <w:szCs w:val="18"/>
              </w:rPr>
              <w:t xml:space="preserve"> &lt;dataset name&gt; is not up to date. A New Edition, Re-issue or Update for this cell is missing </w:t>
            </w:r>
            <w:r w:rsidR="00647AF8" w:rsidRPr="002B7019">
              <w:rPr>
                <w:i/>
                <w:noProof/>
                <w:sz w:val="18"/>
                <w:szCs w:val="18"/>
              </w:rPr>
              <w:t>and therefore MUST NOT be used for Primary NAVIGATION</w:t>
            </w:r>
          </w:p>
        </w:tc>
      </w:tr>
      <w:tr w:rsidR="00647AF8" w:rsidRPr="00D56521" w14:paraId="58DA64FE" w14:textId="77777777" w:rsidTr="00F05226">
        <w:tc>
          <w:tcPr>
            <w:tcW w:w="1200" w:type="dxa"/>
            <w:vAlign w:val="center"/>
          </w:tcPr>
          <w:p w14:paraId="7FA7C16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D56521" w:rsidRDefault="00647AF8" w:rsidP="00637E6A">
            <w:pPr>
              <w:spacing w:before="60" w:after="60" w:line="240" w:lineRule="auto"/>
              <w:rPr>
                <w:i/>
                <w:noProof/>
                <w:sz w:val="18"/>
                <w:szCs w:val="18"/>
              </w:rPr>
            </w:pPr>
          </w:p>
        </w:tc>
      </w:tr>
      <w:tr w:rsidR="00647AF8" w:rsidRPr="00D56521" w14:paraId="6665397F" w14:textId="77777777" w:rsidTr="00F05226">
        <w:tc>
          <w:tcPr>
            <w:tcW w:w="1200" w:type="dxa"/>
            <w:vAlign w:val="center"/>
          </w:tcPr>
          <w:p w14:paraId="4D61380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D56521" w:rsidRDefault="00647AF8" w:rsidP="00637E6A">
            <w:pPr>
              <w:spacing w:before="60" w:after="60" w:line="240" w:lineRule="auto"/>
              <w:rPr>
                <w:b/>
                <w:bCs/>
                <w:i/>
                <w:noProof/>
                <w:sz w:val="18"/>
                <w:szCs w:val="18"/>
              </w:rPr>
            </w:pPr>
            <w:r w:rsidRPr="00D56521">
              <w:rPr>
                <w:b/>
                <w:bCs/>
                <w:i/>
                <w:noProof/>
                <w:sz w:val="18"/>
                <w:szCs w:val="18"/>
              </w:rPr>
              <w:t>[Added for S-100 Support]</w:t>
            </w:r>
          </w:p>
        </w:tc>
      </w:tr>
      <w:tr w:rsidR="00647AF8" w:rsidRPr="00D56521" w14:paraId="165A966F" w14:textId="77777777" w:rsidTr="00F05226">
        <w:tc>
          <w:tcPr>
            <w:tcW w:w="1200" w:type="dxa"/>
            <w:vAlign w:val="center"/>
          </w:tcPr>
          <w:p w14:paraId="545BB9BE"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SSE128</w:t>
            </w:r>
          </w:p>
        </w:tc>
        <w:tc>
          <w:tcPr>
            <w:tcW w:w="9006" w:type="dxa"/>
            <w:vAlign w:val="center"/>
          </w:tcPr>
          <w:p w14:paraId="5DF18A7C" w14:textId="52148EB0" w:rsidR="00647AF8" w:rsidRPr="00D56521" w:rsidRDefault="00647AF8" w:rsidP="00637E6A">
            <w:pPr>
              <w:spacing w:before="60" w:after="60" w:line="240" w:lineRule="auto"/>
              <w:rPr>
                <w:i/>
                <w:noProof/>
                <w:sz w:val="18"/>
                <w:szCs w:val="18"/>
              </w:rPr>
            </w:pPr>
            <w:r w:rsidRPr="00D56521">
              <w:rPr>
                <w:i/>
                <w:noProof/>
                <w:sz w:val="18"/>
                <w:szCs w:val="18"/>
              </w:rPr>
              <w:t>Error installing &lt;file name&gt;. The format or content could not be validate</w:t>
            </w:r>
            <w:r w:rsidR="002B7019">
              <w:rPr>
                <w:i/>
                <w:noProof/>
                <w:sz w:val="18"/>
                <w:szCs w:val="18"/>
              </w:rPr>
              <w:t>d and it could not be installed</w:t>
            </w:r>
          </w:p>
        </w:tc>
      </w:tr>
      <w:tr w:rsidR="00647AF8" w:rsidRPr="00D56521" w14:paraId="0A4B970B" w14:textId="77777777" w:rsidTr="00F05226">
        <w:tc>
          <w:tcPr>
            <w:tcW w:w="1200" w:type="dxa"/>
            <w:vAlign w:val="center"/>
          </w:tcPr>
          <w:p w14:paraId="2C49DC9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SSE129</w:t>
            </w:r>
          </w:p>
        </w:tc>
        <w:tc>
          <w:tcPr>
            <w:tcW w:w="9006" w:type="dxa"/>
            <w:vAlign w:val="center"/>
          </w:tcPr>
          <w:p w14:paraId="289F8204" w14:textId="77777777" w:rsidR="00647AF8" w:rsidRPr="00D56521" w:rsidRDefault="00647AF8" w:rsidP="00637E6A">
            <w:pPr>
              <w:spacing w:before="60" w:after="60" w:line="240" w:lineRule="auto"/>
              <w:rPr>
                <w:i/>
                <w:noProof/>
                <w:sz w:val="18"/>
                <w:szCs w:val="18"/>
              </w:rPr>
            </w:pPr>
            <w:r w:rsidRPr="00D56521">
              <w:rPr>
                <w:i/>
                <w:noProof/>
                <w:sz w:val="18"/>
                <w:szCs w:val="18"/>
              </w:rPr>
              <w:t>This Catalogue is not authenticated by the IHO acting as the Scheme Administrator</w:t>
            </w:r>
          </w:p>
        </w:tc>
      </w:tr>
      <w:tr w:rsidR="00647AF8" w:rsidRPr="00D56521" w14:paraId="2E5229D8" w14:textId="77777777" w:rsidTr="00F05226">
        <w:tc>
          <w:tcPr>
            <w:tcW w:w="1200" w:type="dxa"/>
            <w:vAlign w:val="center"/>
          </w:tcPr>
          <w:p w14:paraId="10EE2E5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SSE130</w:t>
            </w:r>
          </w:p>
        </w:tc>
        <w:tc>
          <w:tcPr>
            <w:tcW w:w="9006" w:type="dxa"/>
            <w:vAlign w:val="center"/>
          </w:tcPr>
          <w:p w14:paraId="1C74223C" w14:textId="5F6ECDB5" w:rsidR="00647AF8" w:rsidRPr="00D56521" w:rsidRDefault="00647AF8" w:rsidP="00637E6A">
            <w:pPr>
              <w:spacing w:before="60" w:after="60" w:line="240" w:lineRule="auto"/>
              <w:rPr>
                <w:i/>
                <w:noProof/>
                <w:sz w:val="18"/>
                <w:szCs w:val="18"/>
              </w:rPr>
            </w:pPr>
            <w:r w:rsidRPr="00D56521">
              <w:rPr>
                <w:i/>
                <w:noProof/>
                <w:sz w:val="18"/>
                <w:szCs w:val="18"/>
              </w:rPr>
              <w:t xml:space="preserve">Warning: Dataset &lt;dataset name&gt; is not up to date. A New Edition or </w:t>
            </w:r>
            <w:r w:rsidR="002B7019">
              <w:rPr>
                <w:i/>
                <w:noProof/>
                <w:sz w:val="18"/>
                <w:szCs w:val="18"/>
              </w:rPr>
              <w:t>Update for this cell is missing</w:t>
            </w:r>
          </w:p>
        </w:tc>
      </w:tr>
      <w:tr w:rsidR="00647AF8" w:rsidRPr="00D56521" w14:paraId="2AE7F6B3" w14:textId="77777777" w:rsidTr="00F05226">
        <w:tc>
          <w:tcPr>
            <w:tcW w:w="1200" w:type="dxa"/>
            <w:vAlign w:val="center"/>
          </w:tcPr>
          <w:p w14:paraId="211C19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SSE131</w:t>
            </w:r>
          </w:p>
        </w:tc>
        <w:tc>
          <w:tcPr>
            <w:tcW w:w="9006" w:type="dxa"/>
            <w:vAlign w:val="center"/>
          </w:tcPr>
          <w:p w14:paraId="4E04D83A" w14:textId="46364BC5" w:rsidR="00647AF8" w:rsidRPr="00D56521" w:rsidRDefault="00D9437A" w:rsidP="00637E6A">
            <w:pPr>
              <w:spacing w:before="60" w:after="60" w:line="240" w:lineRule="auto"/>
              <w:rPr>
                <w:i/>
                <w:noProof/>
                <w:sz w:val="18"/>
                <w:szCs w:val="18"/>
              </w:rPr>
            </w:pPr>
            <w:r w:rsidRPr="00D56521">
              <w:rPr>
                <w:i/>
                <w:noProof/>
                <w:sz w:val="18"/>
                <w:szCs w:val="18"/>
              </w:rPr>
              <w:t>Error: No Feature Catlaogue or Portrayal Catalogue could be found for dataset &lt;dataset name&gt;</w:t>
            </w:r>
          </w:p>
        </w:tc>
      </w:tr>
      <w:tr w:rsidR="00647AF8" w:rsidRPr="00D56521" w14:paraId="276F411A" w14:textId="77777777" w:rsidTr="00F05226">
        <w:tc>
          <w:tcPr>
            <w:tcW w:w="1200" w:type="dxa"/>
            <w:vAlign w:val="center"/>
          </w:tcPr>
          <w:p w14:paraId="1FEFEB66"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D56521" w:rsidRDefault="00647AF8" w:rsidP="00637E6A">
            <w:pPr>
              <w:spacing w:before="60" w:after="60" w:line="240" w:lineRule="auto"/>
              <w:rPr>
                <w:i/>
                <w:noProof/>
                <w:sz w:val="18"/>
                <w:szCs w:val="18"/>
              </w:rPr>
            </w:pPr>
          </w:p>
        </w:tc>
      </w:tr>
      <w:tr w:rsidR="00647AF8" w:rsidRPr="00D56521" w14:paraId="2FAF47E6" w14:textId="77777777" w:rsidTr="00F05226">
        <w:tc>
          <w:tcPr>
            <w:tcW w:w="1200" w:type="dxa"/>
            <w:vAlign w:val="center"/>
          </w:tcPr>
          <w:p w14:paraId="72214CC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SSE132</w:t>
            </w:r>
          </w:p>
        </w:tc>
        <w:tc>
          <w:tcPr>
            <w:tcW w:w="9006" w:type="dxa"/>
            <w:vAlign w:val="center"/>
          </w:tcPr>
          <w:p w14:paraId="028B28F7" w14:textId="77777777" w:rsidR="00647AF8" w:rsidRPr="00D56521" w:rsidRDefault="00647AF8" w:rsidP="00637E6A">
            <w:pPr>
              <w:spacing w:before="60" w:after="60" w:line="240" w:lineRule="auto"/>
              <w:rPr>
                <w:i/>
                <w:noProof/>
                <w:sz w:val="18"/>
                <w:szCs w:val="18"/>
              </w:rPr>
            </w:pPr>
            <w:r w:rsidRPr="00D56521">
              <w:rPr>
                <w:i/>
                <w:noProof/>
                <w:sz w:val="18"/>
                <w:szCs w:val="18"/>
              </w:rPr>
              <w:t>Signature Path can not be validated. One or more of the Domain Controller or SA digital certificates is missing or invalid</w:t>
            </w:r>
          </w:p>
        </w:tc>
      </w:tr>
      <w:tr w:rsidR="00647AF8" w:rsidRPr="00D56521" w14:paraId="44B0AF74" w14:textId="77777777" w:rsidTr="00F05226">
        <w:tc>
          <w:tcPr>
            <w:tcW w:w="1200" w:type="dxa"/>
            <w:vAlign w:val="center"/>
          </w:tcPr>
          <w:p w14:paraId="726616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SSE133</w:t>
            </w:r>
          </w:p>
        </w:tc>
        <w:tc>
          <w:tcPr>
            <w:tcW w:w="9006" w:type="dxa"/>
            <w:vAlign w:val="center"/>
          </w:tcPr>
          <w:p w14:paraId="518A60CE" w14:textId="77777777" w:rsidR="00647AF8" w:rsidRPr="00D56521" w:rsidRDefault="00647AF8" w:rsidP="00637E6A">
            <w:pPr>
              <w:spacing w:before="60" w:after="60" w:line="240" w:lineRule="auto"/>
              <w:rPr>
                <w:i/>
                <w:noProof/>
                <w:sz w:val="18"/>
                <w:szCs w:val="18"/>
              </w:rPr>
            </w:pPr>
            <w:r w:rsidRPr="00D56521">
              <w:rPr>
                <w:i/>
                <w:noProof/>
                <w:sz w:val="18"/>
                <w:szCs w:val="18"/>
              </w:rPr>
              <w:t>Version mismatch between &lt;dataset&gt; and &lt;catalogue&gt;. Only &lt;catalogue version&gt; is supported for data of this type (&lt;product&gt;)</w:t>
            </w:r>
          </w:p>
        </w:tc>
      </w:tr>
      <w:tr w:rsidR="00647AF8" w:rsidRPr="00D56521" w14:paraId="021D9CA0" w14:textId="77777777" w:rsidTr="00F05226">
        <w:tc>
          <w:tcPr>
            <w:tcW w:w="1200" w:type="dxa"/>
            <w:vAlign w:val="center"/>
          </w:tcPr>
          <w:p w14:paraId="4947CF3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SSE134</w:t>
            </w:r>
          </w:p>
        </w:tc>
        <w:tc>
          <w:tcPr>
            <w:tcW w:w="9006" w:type="dxa"/>
            <w:vAlign w:val="center"/>
          </w:tcPr>
          <w:p w14:paraId="62E4E477" w14:textId="77777777" w:rsidR="00647AF8" w:rsidRPr="00D56521" w:rsidRDefault="00647AF8" w:rsidP="00637E6A">
            <w:pPr>
              <w:spacing w:before="60" w:after="60" w:line="240" w:lineRule="auto"/>
              <w:rPr>
                <w:i/>
                <w:noProof/>
                <w:sz w:val="18"/>
                <w:szCs w:val="18"/>
              </w:rPr>
            </w:pPr>
            <w:r w:rsidRPr="00D56521">
              <w:rPr>
                <w:i/>
                <w:noProof/>
                <w:sz w:val="18"/>
                <w:szCs w:val="18"/>
              </w:rPr>
              <w:t>This Exchange Set is not authenticated by the IHO acting as the Scheme Administrator</w:t>
            </w:r>
          </w:p>
        </w:tc>
      </w:tr>
      <w:tr w:rsidR="00647AF8" w:rsidRPr="00D56521" w14:paraId="33A3C719" w14:textId="77777777" w:rsidTr="00F05226">
        <w:tc>
          <w:tcPr>
            <w:tcW w:w="1200" w:type="dxa"/>
            <w:vAlign w:val="center"/>
          </w:tcPr>
          <w:p w14:paraId="450E4F1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SSE135</w:t>
            </w:r>
          </w:p>
        </w:tc>
        <w:tc>
          <w:tcPr>
            <w:tcW w:w="9006" w:type="dxa"/>
            <w:vAlign w:val="center"/>
          </w:tcPr>
          <w:p w14:paraId="50FDCCB9" w14:textId="77777777" w:rsidR="00647AF8" w:rsidRPr="00D56521" w:rsidRDefault="00647AF8" w:rsidP="00637E6A">
            <w:pPr>
              <w:spacing w:before="60" w:after="60" w:line="240" w:lineRule="auto"/>
              <w:rPr>
                <w:i/>
                <w:noProof/>
                <w:sz w:val="18"/>
                <w:szCs w:val="18"/>
              </w:rPr>
            </w:pPr>
            <w:r w:rsidRPr="00D56521">
              <w:rPr>
                <w:i/>
                <w:noProof/>
                <w:sz w:val="18"/>
                <w:szCs w:val="18"/>
              </w:rPr>
              <w:t>This Permit file is not authenticated by the IHO acting as the Scheme Administrator</w:t>
            </w:r>
          </w:p>
        </w:tc>
      </w:tr>
    </w:tbl>
    <w:p w14:paraId="7B9218F0" w14:textId="602B97C5" w:rsidR="00647AF8" w:rsidRPr="00D56521" w:rsidRDefault="00331A1D" w:rsidP="002B7019">
      <w:pPr>
        <w:pStyle w:val="Caption"/>
        <w:spacing w:after="120" w:line="240" w:lineRule="auto"/>
        <w:jc w:val="center"/>
        <w:rPr>
          <w:rFonts w:eastAsia="Times New Roman" w:cs="Arial"/>
        </w:rPr>
      </w:pPr>
      <w:r w:rsidRPr="00D56521">
        <w:t>Table C-2-1 - Error codes and messages</w:t>
      </w:r>
    </w:p>
    <w:p w14:paraId="2ED3B815"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101</w:t>
      </w:r>
      <w:r w:rsidRPr="002B7019">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102 </w:t>
      </w:r>
      <w:r w:rsidRPr="002B7019">
        <w:rPr>
          <w:rFonts w:eastAsia="Times New Roman" w:cs="Arial"/>
        </w:rPr>
        <w:t>must be returned if the SSK is wrongly formatted or if mandatory elements are missing. SA and data servers must complete this check.</w:t>
      </w:r>
    </w:p>
    <w:p w14:paraId="0965A259" w14:textId="77777777" w:rsidR="00647AF8" w:rsidRPr="002B7019" w:rsidRDefault="00647AF8" w:rsidP="002B7019">
      <w:pPr>
        <w:spacing w:after="120" w:line="240" w:lineRule="auto"/>
        <w:jc w:val="both"/>
        <w:rPr>
          <w:rFonts w:eastAsia="Times New Roman" w:cs="Arial"/>
          <w:lang w:eastAsia="en-GB"/>
        </w:rPr>
      </w:pPr>
      <w:r w:rsidRPr="002B7019">
        <w:rPr>
          <w:rFonts w:eastAsia="Times New Roman" w:cs="Arial"/>
          <w:b/>
          <w:iCs/>
          <w:lang w:eastAsia="en-GB"/>
        </w:rPr>
        <w:t>SSE 103</w:t>
      </w:r>
      <w:r w:rsidRPr="002B7019">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104</w:t>
      </w:r>
      <w:r w:rsidRPr="002B7019">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105</w:t>
      </w:r>
      <w:r w:rsidRPr="002B7019">
        <w:rPr>
          <w:rFonts w:eastAsia="Times New Roman" w:cs="Arial"/>
        </w:rPr>
        <w:t xml:space="preserve"> must be returned if there is no SA certificate installed on the data client.</w:t>
      </w:r>
    </w:p>
    <w:p w14:paraId="0772480B" w14:textId="77777777" w:rsidR="00647AF8" w:rsidRPr="002B7019" w:rsidRDefault="00647AF8" w:rsidP="002B7019">
      <w:pPr>
        <w:spacing w:after="60" w:line="240" w:lineRule="auto"/>
        <w:jc w:val="both"/>
        <w:rPr>
          <w:rFonts w:eastAsia="Times New Roman" w:cs="Arial"/>
        </w:rPr>
      </w:pPr>
      <w:r w:rsidRPr="002B7019">
        <w:rPr>
          <w:rFonts w:eastAsia="Times New Roman" w:cs="Arial"/>
          <w:b/>
        </w:rPr>
        <w:t>SSE 106</w:t>
      </w:r>
      <w:r w:rsidRPr="002B7019">
        <w:rPr>
          <w:rFonts w:eastAsia="Times New Roman" w:cs="Arial"/>
        </w:rPr>
        <w:t xml:space="preserve"> must be returned if the SA digital certificate (public key) does not validate against the following: </w:t>
      </w:r>
    </w:p>
    <w:p w14:paraId="01D24099" w14:textId="77777777" w:rsidR="00647AF8" w:rsidRPr="002B7019" w:rsidRDefault="00647AF8" w:rsidP="00AE2737">
      <w:pPr>
        <w:pStyle w:val="ListParagraph"/>
        <w:numPr>
          <w:ilvl w:val="0"/>
          <w:numId w:val="70"/>
        </w:numPr>
        <w:spacing w:after="60" w:line="240" w:lineRule="auto"/>
        <w:ind w:hanging="294"/>
        <w:jc w:val="both"/>
        <w:rPr>
          <w:rFonts w:eastAsia="Times New Roman" w:cs="Arial"/>
        </w:rPr>
      </w:pPr>
      <w:r w:rsidRPr="002B7019">
        <w:rPr>
          <w:rFonts w:eastAsia="Times New Roman" w:cs="Arial"/>
        </w:rPr>
        <w:t>SA digital certificate will not validate against the SA public key.</w:t>
      </w:r>
    </w:p>
    <w:p w14:paraId="7A04D451" w14:textId="77777777" w:rsidR="00647AF8" w:rsidRPr="002B7019" w:rsidRDefault="00647AF8" w:rsidP="00AE2737">
      <w:pPr>
        <w:pStyle w:val="ListParagraph"/>
        <w:numPr>
          <w:ilvl w:val="0"/>
          <w:numId w:val="70"/>
        </w:numPr>
        <w:spacing w:after="120" w:line="240" w:lineRule="auto"/>
        <w:ind w:hanging="294"/>
        <w:jc w:val="both"/>
        <w:rPr>
          <w:rFonts w:eastAsia="Times New Roman" w:cs="Arial"/>
        </w:rPr>
      </w:pPr>
      <w:r w:rsidRPr="002B7019">
        <w:rPr>
          <w:rFonts w:eastAsia="Times New Roman" w:cs="Arial"/>
        </w:rPr>
        <w:t>One or more of the Domain Controller certificates do not validate against the SA certificate.</w:t>
      </w:r>
    </w:p>
    <w:p w14:paraId="38401A51" w14:textId="2355665C" w:rsidR="00647AF8" w:rsidRPr="002B7019" w:rsidRDefault="00647AF8" w:rsidP="002B7019">
      <w:pPr>
        <w:spacing w:after="120" w:line="240" w:lineRule="auto"/>
        <w:jc w:val="both"/>
        <w:rPr>
          <w:rFonts w:eastAsia="Times New Roman" w:cs="Arial"/>
        </w:rPr>
      </w:pPr>
      <w:r w:rsidRPr="002B7019">
        <w:rPr>
          <w:rFonts w:eastAsia="Times New Roman" w:cs="Arial"/>
          <w:b/>
        </w:rPr>
        <w:t>SSE 107</w:t>
      </w:r>
      <w:r w:rsidRPr="002B7019">
        <w:rPr>
          <w:rFonts w:eastAsia="Times New Roman" w:cs="Arial"/>
        </w:rPr>
        <w:t xml:space="preserve"> must be returned if the SA signed data server certificate is not available to the data server for checking or is not present in the </w:t>
      </w:r>
      <w:r w:rsidR="002B7019">
        <w:rPr>
          <w:rFonts w:eastAsia="Times New Roman" w:cs="Arial"/>
        </w:rPr>
        <w:t>E</w:t>
      </w:r>
      <w:r w:rsidRPr="002B7019">
        <w:rPr>
          <w:rFonts w:eastAsia="Times New Roman" w:cs="Arial"/>
        </w:rPr>
        <w:t xml:space="preserve">xchange </w:t>
      </w:r>
      <w:r w:rsidR="002B7019">
        <w:rPr>
          <w:rFonts w:eastAsia="Times New Roman" w:cs="Arial"/>
        </w:rPr>
        <w:t>S</w:t>
      </w:r>
      <w:r w:rsidRPr="002B7019">
        <w:rPr>
          <w:rFonts w:eastAsia="Times New Roman" w:cs="Arial"/>
        </w:rPr>
        <w:t xml:space="preserve">et </w:t>
      </w:r>
      <w:r w:rsidR="002B7019">
        <w:rPr>
          <w:rFonts w:eastAsia="Times New Roman" w:cs="Arial"/>
        </w:rPr>
        <w:t>C</w:t>
      </w:r>
      <w:r w:rsidRPr="002B7019">
        <w:rPr>
          <w:rFonts w:eastAsia="Times New Roman" w:cs="Arial"/>
        </w:rPr>
        <w:t>atalogue file when the data client attempts to authenticate it.</w:t>
      </w:r>
    </w:p>
    <w:p w14:paraId="0C25768B"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108</w:t>
      </w:r>
      <w:r w:rsidRPr="002B7019">
        <w:rPr>
          <w:rFonts w:eastAsia="Times New Roman" w:cs="Arial"/>
        </w:rPr>
        <w:t xml:space="preserve"> must be returned if the SA public key held in the SA digital certificate is wrongly formatted or the certificate file is unreadable.</w:t>
      </w:r>
    </w:p>
    <w:p w14:paraId="2BAFB61B" w14:textId="1B568FC7" w:rsidR="00647AF8" w:rsidRPr="002B7019" w:rsidRDefault="00647AF8" w:rsidP="002B7019">
      <w:pPr>
        <w:spacing w:after="120" w:line="240" w:lineRule="auto"/>
        <w:jc w:val="both"/>
        <w:rPr>
          <w:rFonts w:eastAsia="Times New Roman" w:cs="Arial"/>
        </w:rPr>
      </w:pPr>
      <w:r w:rsidRPr="002B7019">
        <w:rPr>
          <w:rFonts w:eastAsia="Times New Roman" w:cs="Arial"/>
          <w:b/>
        </w:rPr>
        <w:t>SSE 109</w:t>
      </w:r>
      <w:r w:rsidRPr="002B7019">
        <w:rPr>
          <w:rFonts w:eastAsia="Times New Roman" w:cs="Arial"/>
        </w:rPr>
        <w:t xml:space="preserve"> must be returned if any resources (dataset or supplementary file) in the Exchange Set Catalogue do not authenticate against the SA authe</w:t>
      </w:r>
      <w:r w:rsidR="00A120EC">
        <w:rPr>
          <w:rFonts w:eastAsia="Times New Roman" w:cs="Arial"/>
        </w:rPr>
        <w:t>nticated data server public key</w:t>
      </w:r>
      <w:r w:rsidRPr="002B7019">
        <w:rPr>
          <w:rFonts w:eastAsia="Times New Roman" w:cs="Arial"/>
        </w:rPr>
        <w:t xml:space="preserve"> or Domain Controller authenticated public key contained in the Exchange Set Catalogue metadata.</w:t>
      </w:r>
    </w:p>
    <w:p w14:paraId="3F7E8CCD" w14:textId="679DCC67" w:rsidR="00647AF8" w:rsidRPr="002B7019" w:rsidRDefault="00647AF8" w:rsidP="002B7019">
      <w:pPr>
        <w:spacing w:after="120" w:line="240" w:lineRule="auto"/>
        <w:jc w:val="both"/>
        <w:rPr>
          <w:rFonts w:eastAsia="Times New Roman" w:cs="Arial"/>
        </w:rPr>
      </w:pPr>
      <w:r w:rsidRPr="002B7019">
        <w:rPr>
          <w:rFonts w:eastAsia="Times New Roman" w:cs="Arial"/>
          <w:b/>
        </w:rPr>
        <w:t>SSE 110</w:t>
      </w:r>
      <w:r w:rsidRPr="002B7019">
        <w:rPr>
          <w:rFonts w:eastAsia="Times New Roman" w:cs="Arial"/>
        </w:rPr>
        <w:t xml:space="preserve"> must be returned if there are no dataset permits available for a particular data server corresponding to encrypted data within the </w:t>
      </w:r>
      <w:r w:rsidR="00A120EC">
        <w:rPr>
          <w:rFonts w:eastAsia="Times New Roman" w:cs="Arial"/>
        </w:rPr>
        <w:t>E</w:t>
      </w:r>
      <w:r w:rsidRPr="002B7019">
        <w:rPr>
          <w:rFonts w:eastAsia="Times New Roman" w:cs="Arial"/>
        </w:rPr>
        <w:t xml:space="preserve">xchange </w:t>
      </w:r>
      <w:r w:rsidR="00A120EC">
        <w:rPr>
          <w:rFonts w:eastAsia="Times New Roman" w:cs="Arial"/>
        </w:rPr>
        <w:t>S</w:t>
      </w:r>
      <w:r w:rsidRPr="002B7019">
        <w:rPr>
          <w:rFonts w:eastAsia="Times New Roman" w:cs="Arial"/>
        </w:rPr>
        <w:t>et being loaded.</w:t>
      </w:r>
    </w:p>
    <w:p w14:paraId="2BD835AD"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111</w:t>
      </w:r>
      <w:r w:rsidRPr="002B7019">
        <w:rPr>
          <w:rFonts w:eastAsia="Times New Roman" w:cs="Arial"/>
        </w:rPr>
        <w:t xml:space="preserve"> must be returned if there are no permits installed on the system for a required dataset.</w:t>
      </w:r>
    </w:p>
    <w:p w14:paraId="50DFB87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112</w:t>
      </w:r>
      <w:r w:rsidRPr="002B7019">
        <w:rPr>
          <w:rFonts w:eastAsia="Times New Roman" w:cs="Arial"/>
          <w:strike/>
        </w:rPr>
        <w:t xml:space="preserve"> must be returned if the dataset permits are formatted incorrectly.</w:t>
      </w:r>
    </w:p>
    <w:p w14:paraId="7E98E88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lastRenderedPageBreak/>
        <w:t>SSE 113</w:t>
      </w:r>
      <w:r w:rsidRPr="002B7019">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2B7019" w:rsidRDefault="00647AF8" w:rsidP="002B7019">
      <w:pPr>
        <w:spacing w:after="120" w:line="240" w:lineRule="auto"/>
        <w:jc w:val="both"/>
        <w:rPr>
          <w:rFonts w:eastAsia="Times New Roman" w:cs="Arial"/>
        </w:rPr>
      </w:pPr>
      <w:r w:rsidRPr="002B7019">
        <w:rPr>
          <w:rFonts w:eastAsia="Times New Roman" w:cs="Arial"/>
          <w:b/>
        </w:rPr>
        <w:t>SSE 114</w:t>
      </w:r>
      <w:r w:rsidRPr="002B7019">
        <w:rPr>
          <w:rFonts w:eastAsia="Times New Roman" w:cs="Arial"/>
        </w:rPr>
        <w:t xml:space="preserve"> must be returned if the system date does not agree with the date obtained from any alternative, reliable date source</w:t>
      </w:r>
      <w:r w:rsidR="00A120EC">
        <w:rPr>
          <w:rFonts w:eastAsia="Times New Roman" w:cs="Arial"/>
        </w:rPr>
        <w:t>; for example,</w:t>
      </w:r>
      <w:r w:rsidRPr="002B7019">
        <w:rPr>
          <w:rFonts w:eastAsia="Times New Roman" w:cs="Arial"/>
        </w:rPr>
        <w:t xml:space="preserve"> GPS. [Data Clients]</w:t>
      </w:r>
    </w:p>
    <w:p w14:paraId="505C264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115</w:t>
      </w:r>
      <w:r w:rsidRPr="002B7019">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116</w:t>
      </w:r>
      <w:r w:rsidRPr="002B7019">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2B7019" w:rsidRDefault="00647AF8" w:rsidP="002B7019">
      <w:pPr>
        <w:spacing w:after="120" w:line="240" w:lineRule="auto"/>
        <w:jc w:val="both"/>
        <w:rPr>
          <w:rFonts w:eastAsia="Times New Roman" w:cs="Arial"/>
        </w:rPr>
      </w:pPr>
      <w:r w:rsidRPr="002B7019">
        <w:rPr>
          <w:rFonts w:eastAsia="Times New Roman" w:cs="Arial"/>
          <w:b/>
        </w:rPr>
        <w:t>SSE 117</w:t>
      </w:r>
      <w:r w:rsidRPr="002B7019">
        <w:rPr>
          <w:rFonts w:eastAsia="Times New Roman" w:cs="Arial"/>
        </w:rPr>
        <w:t xml:space="preserve"> must be returned if the CRC contained in the </w:t>
      </w:r>
      <w:r w:rsidR="00A120EC">
        <w:rPr>
          <w:rFonts w:eastAsia="Times New Roman" w:cs="Arial"/>
        </w:rPr>
        <w:t>U</w:t>
      </w:r>
      <w:r w:rsidRPr="002B7019">
        <w:rPr>
          <w:rFonts w:eastAsia="Times New Roman" w:cs="Arial"/>
        </w:rPr>
        <w:t>ser</w:t>
      </w:r>
      <w:r w:rsidR="00A120EC">
        <w:rPr>
          <w:rFonts w:eastAsia="Times New Roman" w:cs="Arial"/>
        </w:rPr>
        <w:t xml:space="preserve"> P</w:t>
      </w:r>
      <w:r w:rsidRPr="002B7019">
        <w:rPr>
          <w:rFonts w:eastAsia="Times New Roman" w:cs="Arial"/>
        </w:rPr>
        <w:t>ermit does not validate against the calculated CRC of the extracted HW_ID. [Data Servers]</w:t>
      </w:r>
    </w:p>
    <w:p w14:paraId="785DEFC0"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118</w:t>
      </w:r>
      <w:r w:rsidRPr="002B7019">
        <w:rPr>
          <w:rFonts w:eastAsia="Times New Roman" w:cs="Arial"/>
        </w:rPr>
        <w:t xml:space="preserve"> must be returned if the if the decrypted HW_ID extracted from the User Permit is incorrectly formatted. [Data servers]</w:t>
      </w:r>
    </w:p>
    <w:p w14:paraId="5998D155"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 xml:space="preserve">SSE 119 </w:t>
      </w:r>
      <w:r w:rsidRPr="002B7019">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120</w:t>
      </w:r>
      <w:r w:rsidRPr="002B7019">
        <w:rPr>
          <w:rFonts w:eastAsia="Times New Roman" w:cs="Arial"/>
        </w:rPr>
        <w:t xml:space="preserve"> must be returned if the subscription licence is due to expire within 30 days or less.</w:t>
      </w:r>
    </w:p>
    <w:p w14:paraId="4132E1B7"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121 </w:t>
      </w:r>
      <w:r w:rsidRPr="002B7019">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122</w:t>
      </w:r>
      <w:r w:rsidRPr="002B7019">
        <w:rPr>
          <w:rFonts w:eastAsia="Times New Roman" w:cs="Arial"/>
        </w:rPr>
        <w:t xml:space="preserve"> must be returned if the SA Digital Certificate or any of the intermediate Domain Controller Certificates have expired.  Expired is when the X.509 </w:t>
      </w:r>
      <w:r w:rsidRPr="002B7019">
        <w:rPr>
          <w:rFonts w:eastAsia="Times New Roman" w:cs="Arial"/>
          <w:b/>
          <w:i/>
        </w:rPr>
        <w:t>“Valid to”</w:t>
      </w:r>
      <w:r w:rsidRPr="002B7019">
        <w:rPr>
          <w:rFonts w:eastAsia="Times New Roman" w:cs="Arial"/>
        </w:rPr>
        <w:t xml:space="preserve"> date in the certificate is older than the validated system date.</w:t>
      </w:r>
    </w:p>
    <w:p w14:paraId="6263B2E4" w14:textId="7D9C144C" w:rsidR="00647AF8" w:rsidRPr="002B7019" w:rsidRDefault="00647AF8" w:rsidP="002B7019">
      <w:pPr>
        <w:spacing w:after="120" w:line="240" w:lineRule="auto"/>
        <w:jc w:val="both"/>
        <w:rPr>
          <w:rFonts w:eastAsia="Times New Roman" w:cs="Arial"/>
        </w:rPr>
      </w:pPr>
      <w:r w:rsidRPr="002B7019">
        <w:rPr>
          <w:rFonts w:eastAsia="Times New Roman" w:cs="Arial"/>
          <w:b/>
        </w:rPr>
        <w:t>SSE 123</w:t>
      </w:r>
      <w:r w:rsidRPr="002B7019">
        <w:rPr>
          <w:rFonts w:eastAsia="Times New Roman" w:cs="Arial"/>
        </w:rPr>
        <w:t xml:space="preserve"> must be returned if a dataset update being imported is not sequential with the latest update already contained in the </w:t>
      </w:r>
      <w:del w:id="2692" w:author="Raphael Malyankar" w:date="2023-08-31T16:34:00Z">
        <w:r w:rsidRPr="002B7019" w:rsidDel="003B11C8">
          <w:rPr>
            <w:rFonts w:eastAsia="Times New Roman" w:cs="Arial"/>
          </w:rPr>
          <w:delText xml:space="preserve">SENC </w:delText>
        </w:r>
      </w:del>
      <w:ins w:id="2693" w:author="Raphael Malyankar" w:date="2023-08-31T16:34:00Z">
        <w:r w:rsidR="003B11C8">
          <w:rPr>
            <w:rFonts w:eastAsia="Times New Roman" w:cs="Arial"/>
          </w:rPr>
          <w:t>ENDS/S</w:t>
        </w:r>
      </w:ins>
      <w:ins w:id="2694" w:author="Raphael Malyankar" w:date="2023-08-31T16:35:00Z">
        <w:r w:rsidR="003B11C8">
          <w:rPr>
            <w:rFonts w:eastAsia="Times New Roman" w:cs="Arial"/>
          </w:rPr>
          <w:t>ystem Database</w:t>
        </w:r>
      </w:ins>
      <w:ins w:id="2695" w:author="Raphael Malyankar" w:date="2023-08-31T16:34:00Z">
        <w:r w:rsidR="003B11C8" w:rsidRPr="002B7019">
          <w:rPr>
            <w:rFonts w:eastAsia="Times New Roman" w:cs="Arial"/>
          </w:rPr>
          <w:t xml:space="preserve"> </w:t>
        </w:r>
      </w:ins>
      <w:r w:rsidRPr="002B7019">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2B7019" w:rsidRDefault="00647AF8" w:rsidP="002B7019">
      <w:pPr>
        <w:spacing w:after="120" w:line="240" w:lineRule="auto"/>
        <w:jc w:val="both"/>
        <w:rPr>
          <w:rFonts w:eastAsia="Times New Roman" w:cs="Arial"/>
          <w:color w:val="000000"/>
        </w:rPr>
      </w:pPr>
      <w:r w:rsidRPr="002B7019">
        <w:rPr>
          <w:rFonts w:eastAsia="Times New Roman" w:cs="Arial"/>
          <w:b/>
          <w:color w:val="000000"/>
        </w:rPr>
        <w:t xml:space="preserve">SSE 125 </w:t>
      </w:r>
      <w:r w:rsidRPr="002B7019">
        <w:rPr>
          <w:rFonts w:eastAsia="Times New Roman" w:cs="Arial"/>
          <w:color w:val="000000"/>
        </w:rPr>
        <w:t xml:space="preserve">must be returned if the stored permit for any given </w:t>
      </w:r>
      <w:r w:rsidR="002D65F8" w:rsidRPr="002B7019">
        <w:rPr>
          <w:rFonts w:eastAsia="Times New Roman" w:cs="Arial"/>
          <w:color w:val="000000"/>
        </w:rPr>
        <w:t>dataset</w:t>
      </w:r>
      <w:r w:rsidRPr="002B7019">
        <w:rPr>
          <w:rFonts w:eastAsia="Times New Roman" w:cs="Arial"/>
          <w:color w:val="000000"/>
        </w:rPr>
        <w:t xml:space="preserve"> has expired. It should be possible to view the </w:t>
      </w:r>
      <w:r w:rsidR="002D65F8" w:rsidRPr="002B7019">
        <w:rPr>
          <w:rFonts w:eastAsia="Times New Roman" w:cs="Arial"/>
          <w:color w:val="000000"/>
        </w:rPr>
        <w:t xml:space="preserve">dataset </w:t>
      </w:r>
      <w:r w:rsidRPr="002B7019">
        <w:rPr>
          <w:rFonts w:eastAsia="Times New Roman" w:cs="Arial"/>
          <w:color w:val="000000"/>
        </w:rPr>
        <w:t>but a permanent warning message must be displayed informing the user</w:t>
      </w:r>
      <w:r w:rsidR="00A120EC">
        <w:rPr>
          <w:rFonts w:eastAsia="Times New Roman" w:cs="Arial"/>
          <w:color w:val="000000"/>
        </w:rPr>
        <w:t>; for example,</w:t>
      </w:r>
      <w:r w:rsidRPr="002B7019">
        <w:rPr>
          <w:rFonts w:eastAsia="Times New Roman" w:cs="Arial"/>
          <w:color w:val="000000"/>
        </w:rPr>
        <w:t xml:space="preserve"> </w:t>
      </w:r>
      <w:r w:rsidRPr="002B7019">
        <w:rPr>
          <w:rFonts w:cs="Arial"/>
          <w:i/>
          <w:noProof/>
        </w:rPr>
        <w:t xml:space="preserve">“The permit for </w:t>
      </w:r>
      <w:r w:rsidR="002D65F8" w:rsidRPr="002B7019">
        <w:rPr>
          <w:rFonts w:cs="Arial"/>
          <w:i/>
          <w:noProof/>
        </w:rPr>
        <w:t>dataset &lt;</w:t>
      </w:r>
      <w:r w:rsidRPr="002B7019">
        <w:rPr>
          <w:rFonts w:cs="Arial"/>
          <w:i/>
          <w:noProof/>
        </w:rPr>
        <w:t xml:space="preserve">name&gt; has expired. This </w:t>
      </w:r>
      <w:r w:rsidR="002D65F8" w:rsidRPr="002B7019">
        <w:rPr>
          <w:rFonts w:cs="Arial"/>
          <w:i/>
          <w:noProof/>
        </w:rPr>
        <w:t xml:space="preserve">dataset </w:t>
      </w:r>
      <w:r w:rsidRPr="002B7019">
        <w:rPr>
          <w:rFonts w:cs="Arial"/>
          <w:i/>
          <w:noProof/>
        </w:rPr>
        <w:t xml:space="preserve"> may be out of date and </w:t>
      </w:r>
      <w:r w:rsidRPr="002B7019">
        <w:rPr>
          <w:rFonts w:cs="Arial"/>
          <w:bCs/>
          <w:i/>
          <w:noProof/>
        </w:rPr>
        <w:t>MUST NOT</w:t>
      </w:r>
      <w:r w:rsidRPr="002B7019">
        <w:rPr>
          <w:rFonts w:cs="Arial"/>
          <w:i/>
          <w:noProof/>
        </w:rPr>
        <w:t xml:space="preserve"> be used for Primary </w:t>
      </w:r>
      <w:r w:rsidRPr="002B7019">
        <w:rPr>
          <w:rFonts w:cs="Arial"/>
          <w:bCs/>
          <w:i/>
          <w:noProof/>
        </w:rPr>
        <w:t>NAVIGATION”.</w:t>
      </w:r>
    </w:p>
    <w:p w14:paraId="2055FF68" w14:textId="7D6C0ECB" w:rsidR="00647AF8" w:rsidRPr="002B7019" w:rsidRDefault="00647AF8" w:rsidP="002B7019">
      <w:pPr>
        <w:spacing w:after="120" w:line="240" w:lineRule="auto"/>
        <w:jc w:val="both"/>
        <w:rPr>
          <w:rFonts w:eastAsia="Times New Roman" w:cs="Arial"/>
        </w:rPr>
      </w:pPr>
      <w:r w:rsidRPr="002B7019">
        <w:rPr>
          <w:rFonts w:eastAsia="Times New Roman" w:cs="Arial"/>
          <w:b/>
        </w:rPr>
        <w:t>SSE 126</w:t>
      </w:r>
      <w:r w:rsidRPr="002B7019">
        <w:rPr>
          <w:rFonts w:eastAsia="Times New Roman" w:cs="Arial"/>
        </w:rPr>
        <w:t xml:space="preserve"> must be returned if a signed resource (dataset, catalogue or permit) in an </w:t>
      </w:r>
      <w:r w:rsidR="00A65DDD">
        <w:rPr>
          <w:rFonts w:eastAsia="Times New Roman" w:cs="Arial"/>
        </w:rPr>
        <w:t>E</w:t>
      </w:r>
      <w:r w:rsidRPr="002B7019">
        <w:rPr>
          <w:rFonts w:eastAsia="Times New Roman" w:cs="Arial"/>
        </w:rPr>
        <w:t xml:space="preserve">xchange </w:t>
      </w:r>
      <w:r w:rsidR="00A65DDD">
        <w:rPr>
          <w:rFonts w:eastAsia="Times New Roman" w:cs="Arial"/>
        </w:rPr>
        <w:t>S</w:t>
      </w:r>
      <w:r w:rsidRPr="002B7019">
        <w:rPr>
          <w:rFonts w:eastAsia="Times New Roman" w:cs="Arial"/>
        </w:rPr>
        <w:t>et is authenticate</w:t>
      </w:r>
      <w:r w:rsidR="00A65DDD">
        <w:rPr>
          <w:rFonts w:eastAsia="Times New Roman" w:cs="Arial"/>
        </w:rPr>
        <w:t>d</w:t>
      </w:r>
      <w:r w:rsidRPr="002B7019">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B7019" w:rsidRDefault="00647AF8" w:rsidP="002B7019">
      <w:pPr>
        <w:spacing w:after="120" w:line="240" w:lineRule="auto"/>
        <w:jc w:val="both"/>
        <w:rPr>
          <w:rFonts w:cs="Arial"/>
          <w:i/>
          <w:noProof/>
        </w:rPr>
      </w:pPr>
      <w:r w:rsidRPr="002B7019">
        <w:rPr>
          <w:rFonts w:eastAsia="Times New Roman" w:cs="Arial"/>
          <w:b/>
          <w:color w:val="000000"/>
        </w:rPr>
        <w:t xml:space="preserve">SSE 127 </w:t>
      </w:r>
      <w:r w:rsidRPr="002B7019">
        <w:rPr>
          <w:rFonts w:eastAsia="Times New Roman" w:cs="Arial"/>
          <w:color w:val="000000"/>
        </w:rPr>
        <w:t xml:space="preserve">must be returned if the status of the </w:t>
      </w:r>
      <w:r w:rsidR="00E1109A" w:rsidRPr="002B7019">
        <w:rPr>
          <w:rFonts w:eastAsia="Times New Roman" w:cs="Arial"/>
          <w:color w:val="000000"/>
        </w:rPr>
        <w:t>dataset</w:t>
      </w:r>
      <w:r w:rsidRPr="002B7019">
        <w:rPr>
          <w:rFonts w:eastAsia="Times New Roman" w:cs="Arial"/>
          <w:color w:val="000000"/>
        </w:rPr>
        <w:t xml:space="preserve"> being viewed is not up-to-date in respect of the latest installed S-128 </w:t>
      </w:r>
      <w:r w:rsidR="00A65DDD">
        <w:rPr>
          <w:rFonts w:eastAsia="Times New Roman" w:cs="Arial"/>
          <w:color w:val="000000"/>
        </w:rPr>
        <w:t>C</w:t>
      </w:r>
      <w:r w:rsidRPr="002B7019">
        <w:rPr>
          <w:rFonts w:eastAsia="Times New Roman" w:cs="Arial"/>
          <w:color w:val="000000"/>
        </w:rPr>
        <w:t>atalogue dataset loaded or maintained on the system. A permanent warning message must be displayed on screen informing the user</w:t>
      </w:r>
      <w:r w:rsidR="00A65DDD">
        <w:rPr>
          <w:rFonts w:eastAsia="Times New Roman" w:cs="Arial"/>
          <w:color w:val="000000"/>
        </w:rPr>
        <w:t>; for example,</w:t>
      </w:r>
      <w:r w:rsidRPr="002B7019">
        <w:rPr>
          <w:rFonts w:eastAsia="Times New Roman" w:cs="Arial"/>
          <w:color w:val="000000"/>
        </w:rPr>
        <w:t xml:space="preserve"> </w:t>
      </w:r>
      <w:r w:rsidRPr="002B7019">
        <w:rPr>
          <w:rFonts w:eastAsia="Times New Roman" w:cs="Arial"/>
          <w:i/>
          <w:color w:val="000000"/>
        </w:rPr>
        <w:t>“</w:t>
      </w:r>
      <w:r w:rsidR="00E1109A" w:rsidRPr="002B7019">
        <w:rPr>
          <w:rFonts w:eastAsia="Times New Roman" w:cs="Arial"/>
          <w:i/>
          <w:color w:val="000000"/>
        </w:rPr>
        <w:t xml:space="preserve">dataset </w:t>
      </w:r>
      <w:r w:rsidRPr="002B7019">
        <w:rPr>
          <w:rFonts w:eastAsia="Times New Roman" w:cs="Arial"/>
          <w:i/>
          <w:color w:val="000000"/>
        </w:rPr>
        <w:t xml:space="preserve">&lt;cell name&gt; is not up to date. A New Edition, Re-issue or Update for this </w:t>
      </w:r>
      <w:r w:rsidR="00E1109A" w:rsidRPr="002B7019">
        <w:rPr>
          <w:rFonts w:eastAsia="Times New Roman" w:cs="Arial"/>
          <w:i/>
          <w:color w:val="000000"/>
        </w:rPr>
        <w:t>dataset</w:t>
      </w:r>
      <w:r w:rsidRPr="002B7019">
        <w:rPr>
          <w:rFonts w:eastAsia="Times New Roman" w:cs="Arial"/>
          <w:i/>
          <w:color w:val="000000"/>
        </w:rPr>
        <w:t xml:space="preserve"> is missing </w:t>
      </w:r>
      <w:r w:rsidRPr="002B7019">
        <w:rPr>
          <w:rFonts w:cs="Arial"/>
          <w:i/>
          <w:noProof/>
        </w:rPr>
        <w:t>and therefore MUST NOT be used for Primary NAVIGATION”.</w:t>
      </w:r>
    </w:p>
    <w:p w14:paraId="1DE64547" w14:textId="027B5A9C" w:rsidR="00647AF8" w:rsidRPr="002B7019" w:rsidRDefault="00647AF8" w:rsidP="002B7019">
      <w:pPr>
        <w:spacing w:after="120" w:line="240" w:lineRule="auto"/>
        <w:jc w:val="both"/>
        <w:rPr>
          <w:rFonts w:cs="Arial"/>
          <w:iCs/>
          <w:noProof/>
        </w:rPr>
      </w:pPr>
      <w:r w:rsidRPr="002B7019">
        <w:rPr>
          <w:rFonts w:cs="Arial"/>
          <w:b/>
          <w:bCs/>
          <w:iCs/>
          <w:noProof/>
        </w:rPr>
        <w:t xml:space="preserve">SSE 128 </w:t>
      </w:r>
      <w:r w:rsidRPr="002B7019">
        <w:rPr>
          <w:rFonts w:cs="Arial"/>
          <w:iCs/>
          <w:noProof/>
        </w:rPr>
        <w:t xml:space="preserve">must be returned if one or more dataset resources (datasets, catalogues or permits) could not be loaded because the contents could not be validated according to the versions of the (XML) </w:t>
      </w:r>
      <w:r w:rsidR="00A65DDD">
        <w:rPr>
          <w:rFonts w:cs="Arial"/>
          <w:iCs/>
          <w:noProof/>
        </w:rPr>
        <w:t>S</w:t>
      </w:r>
      <w:r w:rsidRPr="002B7019">
        <w:rPr>
          <w:rFonts w:cs="Arial"/>
          <w:iCs/>
          <w:noProof/>
        </w:rPr>
        <w:t>chemas installed on the system. Only conformant content may be loaded onto any S-100 system.</w:t>
      </w:r>
    </w:p>
    <w:p w14:paraId="63B6BD02" w14:textId="75B0042B" w:rsidR="00647AF8" w:rsidRPr="002B7019" w:rsidRDefault="00647AF8" w:rsidP="002B7019">
      <w:pPr>
        <w:spacing w:after="120" w:line="240" w:lineRule="auto"/>
        <w:jc w:val="both"/>
        <w:rPr>
          <w:rFonts w:cs="Arial"/>
          <w:iCs/>
          <w:noProof/>
        </w:rPr>
      </w:pPr>
      <w:r w:rsidRPr="002B7019">
        <w:rPr>
          <w:rFonts w:cs="Arial"/>
          <w:b/>
          <w:bCs/>
          <w:iCs/>
          <w:noProof/>
        </w:rPr>
        <w:t xml:space="preserve">SSE 129 </w:t>
      </w:r>
      <w:r w:rsidRPr="002B7019">
        <w:rPr>
          <w:rFonts w:cs="Arial"/>
          <w:iCs/>
          <w:noProof/>
        </w:rPr>
        <w:t xml:space="preserve">must be returned if the </w:t>
      </w:r>
      <w:r w:rsidR="00A65DDD">
        <w:rPr>
          <w:rFonts w:cs="Arial"/>
          <w:iCs/>
          <w:noProof/>
        </w:rPr>
        <w:t>C</w:t>
      </w:r>
      <w:r w:rsidRPr="002B7019">
        <w:rPr>
          <w:rFonts w:cs="Arial"/>
          <w:iCs/>
          <w:noProof/>
        </w:rPr>
        <w:t>atalogue to be installed (</w:t>
      </w:r>
      <w:r w:rsidR="00A65DDD">
        <w:rPr>
          <w:rFonts w:cs="Arial"/>
          <w:iCs/>
          <w:noProof/>
        </w:rPr>
        <w:t>F</w:t>
      </w:r>
      <w:r w:rsidRPr="002B7019">
        <w:rPr>
          <w:rFonts w:cs="Arial"/>
          <w:iCs/>
          <w:noProof/>
        </w:rPr>
        <w:t xml:space="preserve">eature, </w:t>
      </w:r>
      <w:r w:rsidR="00A65DDD">
        <w:rPr>
          <w:rFonts w:cs="Arial"/>
          <w:iCs/>
          <w:noProof/>
        </w:rPr>
        <w:t>P</w:t>
      </w:r>
      <w:r w:rsidRPr="002B7019">
        <w:rPr>
          <w:rFonts w:cs="Arial"/>
          <w:iCs/>
          <w:noProof/>
        </w:rPr>
        <w:t xml:space="preserve">ortrayal or </w:t>
      </w:r>
      <w:r w:rsidR="00A65DDD">
        <w:rPr>
          <w:rFonts w:cs="Arial"/>
          <w:iCs/>
          <w:noProof/>
        </w:rPr>
        <w:t>I</w:t>
      </w:r>
      <w:r w:rsidRPr="002B7019">
        <w:rPr>
          <w:rFonts w:cs="Arial"/>
          <w:iCs/>
          <w:noProof/>
        </w:rPr>
        <w:t>nteroperability) has not been directly authenticated by the Scheme Adminstrator.</w:t>
      </w:r>
    </w:p>
    <w:p w14:paraId="19AD7E0F" w14:textId="77777777" w:rsidR="00647AF8" w:rsidRPr="002B7019" w:rsidRDefault="00647AF8" w:rsidP="002B7019">
      <w:pPr>
        <w:spacing w:after="120" w:line="240" w:lineRule="auto"/>
        <w:jc w:val="both"/>
        <w:rPr>
          <w:rFonts w:cs="Arial"/>
          <w:iCs/>
          <w:strike/>
          <w:noProof/>
        </w:rPr>
      </w:pPr>
      <w:r w:rsidRPr="002B7019">
        <w:rPr>
          <w:rFonts w:cs="Arial"/>
          <w:b/>
          <w:bCs/>
          <w:iCs/>
          <w:strike/>
          <w:noProof/>
        </w:rPr>
        <w:t xml:space="preserve">SSE 130 </w:t>
      </w:r>
      <w:r w:rsidRPr="002B7019">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2B7019">
        <w:rPr>
          <w:rFonts w:eastAsia="Times New Roman" w:cs="Arial"/>
          <w:i/>
          <w:strike/>
          <w:color w:val="000000"/>
        </w:rPr>
        <w:t>“Warning: dataset &lt;dataset name&gt; is not up to date. A New Edition or Update for this dataset is missing</w:t>
      </w:r>
      <w:r w:rsidRPr="002B7019">
        <w:rPr>
          <w:rFonts w:cs="Arial"/>
          <w:i/>
          <w:strike/>
          <w:noProof/>
        </w:rPr>
        <w:t>”.</w:t>
      </w:r>
    </w:p>
    <w:p w14:paraId="6849B375" w14:textId="27CFD713" w:rsidR="00647AF8" w:rsidRPr="002B7019" w:rsidRDefault="00647AF8" w:rsidP="002B7019">
      <w:pPr>
        <w:spacing w:after="120" w:line="240" w:lineRule="auto"/>
        <w:jc w:val="both"/>
        <w:rPr>
          <w:rFonts w:cs="Arial"/>
          <w:iCs/>
          <w:noProof/>
        </w:rPr>
      </w:pPr>
      <w:r w:rsidRPr="002B7019">
        <w:rPr>
          <w:rFonts w:cs="Arial"/>
          <w:b/>
          <w:bCs/>
          <w:iCs/>
          <w:noProof/>
        </w:rPr>
        <w:t xml:space="preserve">SSE 131 </w:t>
      </w:r>
      <w:r w:rsidRPr="002B7019">
        <w:rPr>
          <w:rFonts w:cs="Arial"/>
          <w:iCs/>
          <w:noProof/>
        </w:rPr>
        <w:t xml:space="preserve">must be returned if </w:t>
      </w:r>
      <w:r w:rsidR="00795A25" w:rsidRPr="002B7019">
        <w:rPr>
          <w:rFonts w:cs="Arial"/>
          <w:iCs/>
          <w:noProof/>
        </w:rPr>
        <w:t xml:space="preserve">a dataset has no </w:t>
      </w:r>
      <w:r w:rsidR="00A65DDD">
        <w:rPr>
          <w:rFonts w:cs="Arial"/>
          <w:iCs/>
          <w:noProof/>
        </w:rPr>
        <w:t>F</w:t>
      </w:r>
      <w:r w:rsidR="00795A25" w:rsidRPr="002B7019">
        <w:rPr>
          <w:rFonts w:cs="Arial"/>
          <w:iCs/>
          <w:noProof/>
        </w:rPr>
        <w:t xml:space="preserve">eature </w:t>
      </w:r>
      <w:r w:rsidR="00A65DDD">
        <w:rPr>
          <w:rFonts w:cs="Arial"/>
          <w:iCs/>
          <w:noProof/>
        </w:rPr>
        <w:t>C</w:t>
      </w:r>
      <w:r w:rsidR="00795A25" w:rsidRPr="002B7019">
        <w:rPr>
          <w:rFonts w:cs="Arial"/>
          <w:iCs/>
          <w:noProof/>
        </w:rPr>
        <w:t xml:space="preserve">atalogue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 installed.</w:t>
      </w:r>
    </w:p>
    <w:p w14:paraId="53D0374E" w14:textId="77777777" w:rsidR="00647AF8" w:rsidRPr="002B7019" w:rsidRDefault="00647AF8" w:rsidP="002B7019">
      <w:pPr>
        <w:spacing w:after="120" w:line="240" w:lineRule="auto"/>
        <w:jc w:val="both"/>
        <w:rPr>
          <w:rFonts w:cs="Arial"/>
          <w:iCs/>
          <w:noProof/>
        </w:rPr>
      </w:pPr>
      <w:r w:rsidRPr="002B7019">
        <w:rPr>
          <w:rFonts w:cs="Arial"/>
          <w:b/>
          <w:bCs/>
          <w:iCs/>
          <w:noProof/>
        </w:rPr>
        <w:t xml:space="preserve">SSE 132 </w:t>
      </w:r>
      <w:r w:rsidRPr="002B7019">
        <w:rPr>
          <w:rFonts w:cs="Arial"/>
          <w:iCs/>
          <w:noProof/>
        </w:rPr>
        <w:t>must be returned if an intermediate digitalSignatureValue for a resource (whether dataset, supplementary file or permit) fails validation.</w:t>
      </w:r>
    </w:p>
    <w:p w14:paraId="2B6CB488" w14:textId="764CD0E0" w:rsidR="00647AF8" w:rsidRPr="002B7019" w:rsidRDefault="00647AF8" w:rsidP="002B7019">
      <w:pPr>
        <w:spacing w:after="120" w:line="240" w:lineRule="auto"/>
        <w:jc w:val="both"/>
        <w:rPr>
          <w:rFonts w:cs="Arial"/>
          <w:iCs/>
          <w:noProof/>
        </w:rPr>
      </w:pPr>
      <w:r w:rsidRPr="002B7019">
        <w:rPr>
          <w:rFonts w:cs="Arial"/>
          <w:b/>
          <w:bCs/>
          <w:iCs/>
          <w:noProof/>
        </w:rPr>
        <w:lastRenderedPageBreak/>
        <w:t xml:space="preserve">SSE 133 </w:t>
      </w:r>
      <w:r w:rsidRPr="002B7019">
        <w:rPr>
          <w:rFonts w:cs="Arial"/>
          <w:iCs/>
          <w:noProof/>
        </w:rPr>
        <w:t xml:space="preserve">must be returned if the dataset being installed is of a version which is not identical </w:t>
      </w:r>
      <w:r w:rsidR="00795A25" w:rsidRPr="002B7019">
        <w:rPr>
          <w:rFonts w:cs="Arial"/>
          <w:iCs/>
          <w:noProof/>
        </w:rPr>
        <w:t>to a</w:t>
      </w:r>
      <w:r w:rsidRPr="002B7019">
        <w:rPr>
          <w:rFonts w:cs="Arial"/>
          <w:iCs/>
          <w:noProof/>
        </w:rPr>
        <w:t xml:space="preserve"> </w:t>
      </w:r>
      <w:r w:rsidR="00A65DDD">
        <w:rPr>
          <w:rFonts w:cs="Arial"/>
          <w:iCs/>
          <w:noProof/>
        </w:rPr>
        <w:t>F</w:t>
      </w:r>
      <w:r w:rsidRPr="002B7019">
        <w:rPr>
          <w:rFonts w:cs="Arial"/>
          <w:iCs/>
          <w:noProof/>
        </w:rPr>
        <w:t xml:space="preserve">eature </w:t>
      </w:r>
      <w:r w:rsidR="00A65DDD">
        <w:rPr>
          <w:rFonts w:cs="Arial"/>
          <w:iCs/>
          <w:noProof/>
        </w:rPr>
        <w:t>C</w:t>
      </w:r>
      <w:r w:rsidRPr="002B7019">
        <w:rPr>
          <w:rFonts w:cs="Arial"/>
          <w:iCs/>
          <w:noProof/>
        </w:rPr>
        <w:t>atalogue</w:t>
      </w:r>
      <w:r w:rsidR="00795A25" w:rsidRPr="002B7019">
        <w:rPr>
          <w:rFonts w:cs="Arial"/>
          <w:iCs/>
          <w:noProof/>
        </w:rPr>
        <w:t xml:space="preserv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w:t>
      </w:r>
      <w:r w:rsidRPr="002B7019">
        <w:rPr>
          <w:rFonts w:cs="Arial"/>
          <w:iCs/>
          <w:noProof/>
        </w:rPr>
        <w:t xml:space="preserve"> installed on the system.</w:t>
      </w:r>
    </w:p>
    <w:p w14:paraId="0A6182FA" w14:textId="3996D95C" w:rsidR="00647AF8" w:rsidRPr="002B7019" w:rsidRDefault="00647AF8" w:rsidP="002B7019">
      <w:pPr>
        <w:spacing w:after="120" w:line="240" w:lineRule="auto"/>
        <w:jc w:val="both"/>
        <w:rPr>
          <w:rFonts w:cs="Arial"/>
          <w:iCs/>
          <w:noProof/>
        </w:rPr>
      </w:pPr>
      <w:r w:rsidRPr="002B7019">
        <w:rPr>
          <w:rFonts w:cs="Arial"/>
          <w:b/>
          <w:bCs/>
          <w:iCs/>
          <w:noProof/>
        </w:rPr>
        <w:t xml:space="preserve">SSE 134 </w:t>
      </w:r>
      <w:r w:rsidRPr="002B7019">
        <w:rPr>
          <w:rFonts w:cs="Arial"/>
          <w:iCs/>
          <w:noProof/>
        </w:rPr>
        <w:t>must be returned if the CATALOG.XML digi</w:t>
      </w:r>
      <w:r w:rsidR="00A65DDD">
        <w:rPr>
          <w:rFonts w:cs="Arial"/>
          <w:iCs/>
          <w:noProof/>
        </w:rPr>
        <w:t>tal signature (CATALOG.SIG) can</w:t>
      </w:r>
      <w:r w:rsidRPr="002B7019">
        <w:rPr>
          <w:rFonts w:cs="Arial"/>
          <w:iCs/>
          <w:noProof/>
        </w:rPr>
        <w:t>not be authenticated against the Scheme Adminstrator’s certificate, either through the data server’s signed public key or any specified intermediate Domain Controllers.</w:t>
      </w:r>
      <w:r w:rsidR="00E42CE9" w:rsidRPr="002B7019">
        <w:rPr>
          <w:rFonts w:cs="Arial"/>
          <w:iCs/>
          <w:noProof/>
        </w:rPr>
        <w:t xml:space="preserve"> The contents of the </w:t>
      </w:r>
      <w:r w:rsidR="00A65DDD">
        <w:rPr>
          <w:rFonts w:cs="Arial"/>
          <w:iCs/>
          <w:noProof/>
        </w:rPr>
        <w:t>C</w:t>
      </w:r>
      <w:r w:rsidR="00E42CE9" w:rsidRPr="002B7019">
        <w:rPr>
          <w:rFonts w:cs="Arial"/>
          <w:iCs/>
          <w:noProof/>
        </w:rPr>
        <w:t xml:space="preserve">atalogue </w:t>
      </w:r>
      <w:del w:id="2696" w:author="jonathan pritchard" w:date="2024-05-29T03:38:00Z" w16du:dateUtc="2024-05-29T02:38:00Z">
        <w:r w:rsidR="00E42CE9" w:rsidRPr="002B7019" w:rsidDel="00B15F52">
          <w:rPr>
            <w:rFonts w:cs="Arial"/>
            <w:iCs/>
            <w:noProof/>
          </w:rPr>
          <w:delText xml:space="preserve">shall </w:delText>
        </w:r>
      </w:del>
      <w:ins w:id="2697" w:author="jonathan pritchard" w:date="2024-05-29T03:38:00Z" w16du:dateUtc="2024-05-29T02:38:00Z">
        <w:r w:rsidR="00B15F52">
          <w:rPr>
            <w:rFonts w:cs="Arial"/>
            <w:iCs/>
            <w:noProof/>
          </w:rPr>
          <w:t>must</w:t>
        </w:r>
        <w:r w:rsidR="00B15F52" w:rsidRPr="002B7019">
          <w:rPr>
            <w:rFonts w:cs="Arial"/>
            <w:iCs/>
            <w:noProof/>
          </w:rPr>
          <w:t xml:space="preserve"> </w:t>
        </w:r>
      </w:ins>
      <w:r w:rsidR="00E42CE9" w:rsidRPr="002B7019">
        <w:rPr>
          <w:rFonts w:cs="Arial"/>
          <w:iCs/>
          <w:noProof/>
        </w:rPr>
        <w:t>not be installed if the signature is invalid.</w:t>
      </w:r>
    </w:p>
    <w:p w14:paraId="0F2AD3E4" w14:textId="68783C85" w:rsidR="00647AF8" w:rsidRPr="002B7019" w:rsidRDefault="00647AF8" w:rsidP="002B7019">
      <w:pPr>
        <w:spacing w:after="120" w:line="240" w:lineRule="auto"/>
        <w:jc w:val="both"/>
        <w:rPr>
          <w:rFonts w:cs="Arial"/>
          <w:iCs/>
          <w:noProof/>
        </w:rPr>
      </w:pPr>
      <w:r w:rsidRPr="002B7019">
        <w:rPr>
          <w:rFonts w:cs="Arial"/>
          <w:b/>
          <w:bCs/>
          <w:iCs/>
          <w:noProof/>
        </w:rPr>
        <w:t>SSE 135</w:t>
      </w:r>
      <w:r w:rsidRPr="002B7019">
        <w:rPr>
          <w:rFonts w:cs="Arial"/>
          <w:iCs/>
          <w:noProof/>
        </w:rPr>
        <w:t xml:space="preserve"> must be returned if the PERMIT.XML dig</w:t>
      </w:r>
      <w:r w:rsidR="00BB1C35">
        <w:rPr>
          <w:rFonts w:cs="Arial"/>
          <w:iCs/>
          <w:noProof/>
        </w:rPr>
        <w:t>ital signature (PERMIT.SIG) can</w:t>
      </w:r>
      <w:r w:rsidRPr="002B7019">
        <w:rPr>
          <w:rFonts w:cs="Arial"/>
          <w:iCs/>
          <w:noProof/>
        </w:rPr>
        <w:t>not be authenticated against the Scheme Adminstrator’s certificate, either through the data server’s signed public key or any intermediate Domain Controllers.</w:t>
      </w:r>
    </w:p>
    <w:p w14:paraId="47FB73C8" w14:textId="75C9BE94" w:rsidR="00795A25" w:rsidRPr="002B7019" w:rsidRDefault="00795A25" w:rsidP="002B7019">
      <w:pPr>
        <w:spacing w:after="120" w:line="240" w:lineRule="auto"/>
        <w:jc w:val="both"/>
        <w:rPr>
          <w:rFonts w:cs="Arial"/>
          <w:iCs/>
          <w:noProof/>
        </w:rPr>
      </w:pPr>
      <w:r w:rsidRPr="002B7019">
        <w:rPr>
          <w:rFonts w:cs="Arial"/>
          <w:iCs/>
          <w:noProof/>
        </w:rPr>
        <w:t xml:space="preserve">The flow diagrams </w:t>
      </w:r>
      <w:r w:rsidR="00BD515B" w:rsidRPr="002B7019">
        <w:rPr>
          <w:rFonts w:cs="Arial"/>
          <w:iCs/>
          <w:noProof/>
        </w:rPr>
        <w:t xml:space="preserve">in this </w:t>
      </w:r>
      <w:r w:rsidR="00807CA6">
        <w:rPr>
          <w:rFonts w:cs="Arial"/>
          <w:iCs/>
          <w:noProof/>
        </w:rPr>
        <w:t>Appendix</w:t>
      </w:r>
      <w:r w:rsidR="00BD515B" w:rsidRPr="002B7019">
        <w:rPr>
          <w:rFonts w:cs="Arial"/>
          <w:iCs/>
          <w:noProof/>
        </w:rPr>
        <w:t xml:space="preserve"> show</w:t>
      </w:r>
      <w:r w:rsidRPr="002B7019">
        <w:rPr>
          <w:rFonts w:cs="Arial"/>
          <w:iCs/>
          <w:noProof/>
        </w:rPr>
        <w:t xml:space="preserve"> the conditions under which the SSE codes are displayed</w:t>
      </w:r>
      <w:r w:rsidR="00BD515B" w:rsidRPr="002B7019">
        <w:rPr>
          <w:rFonts w:cs="Arial"/>
          <w:iCs/>
          <w:noProof/>
        </w:rPr>
        <w:t>. These diagrams only relate to processes carried out on the ECDIS for import of exchange set contents. Data Server and Scheme Administrator processes are not defined here</w:t>
      </w:r>
      <w:r w:rsidR="00A22ED7" w:rsidRPr="002B7019">
        <w:rPr>
          <w:rFonts w:cs="Arial"/>
          <w:iCs/>
          <w:noProof/>
        </w:rPr>
        <w:t>.</w:t>
      </w:r>
    </w:p>
    <w:p w14:paraId="29A0AFB8" w14:textId="3CC5E8AA" w:rsidR="00795A25" w:rsidRPr="002B7019" w:rsidRDefault="00795A25" w:rsidP="002B7019">
      <w:pPr>
        <w:spacing w:after="120" w:line="240" w:lineRule="auto"/>
        <w:jc w:val="both"/>
        <w:rPr>
          <w:rFonts w:cs="Arial"/>
          <w:iCs/>
          <w:noProof/>
        </w:rPr>
      </w:pPr>
    </w:p>
    <w:p w14:paraId="0F7B9202" w14:textId="51C91F92" w:rsidR="00795A25" w:rsidRPr="00D56521" w:rsidRDefault="00A27D19" w:rsidP="00BB1C35">
      <w:pPr>
        <w:spacing w:after="120" w:line="240" w:lineRule="auto"/>
        <w:jc w:val="both"/>
        <w:rPr>
          <w:b/>
          <w:bCs/>
          <w:iCs/>
          <w:noProof/>
        </w:rPr>
      </w:pPr>
      <w:r w:rsidRPr="00D56521">
        <w:rPr>
          <w:b/>
          <w:bCs/>
          <w:iCs/>
          <w:noProof/>
        </w:rPr>
        <w:t>Exchange Set Installation on ECDIS.</w:t>
      </w:r>
    </w:p>
    <w:p w14:paraId="09C555ED" w14:textId="7003A158" w:rsidR="00BD515B" w:rsidRPr="00D56521" w:rsidRDefault="00312EE5" w:rsidP="00BB1C35">
      <w:pPr>
        <w:spacing w:after="120" w:line="240" w:lineRule="auto"/>
        <w:jc w:val="both"/>
        <w:rPr>
          <w:iCs/>
          <w:noProof/>
        </w:rPr>
      </w:pPr>
      <w:r w:rsidRPr="00D56521">
        <w:rPr>
          <w:iCs/>
          <w:noProof/>
        </w:rPr>
        <w:t xml:space="preserve">The following </w:t>
      </w:r>
      <w:r w:rsidR="00BB1C35">
        <w:rPr>
          <w:iCs/>
          <w:noProof/>
        </w:rPr>
        <w:t>Figure</w:t>
      </w:r>
      <w:r w:rsidRPr="00D56521">
        <w:rPr>
          <w:iCs/>
          <w:noProof/>
        </w:rPr>
        <w:t xml:space="preserve"> show</w:t>
      </w:r>
      <w:r w:rsidR="00BD515B" w:rsidRPr="00D56521">
        <w:rPr>
          <w:iCs/>
          <w:noProof/>
        </w:rPr>
        <w:t>s</w:t>
      </w:r>
      <w:r w:rsidRPr="00D56521">
        <w:rPr>
          <w:iCs/>
          <w:noProof/>
        </w:rPr>
        <w:t xml:space="preserve"> the sequence of actions to import </w:t>
      </w:r>
      <w:r w:rsidR="00BB1C35">
        <w:rPr>
          <w:iCs/>
          <w:noProof/>
        </w:rPr>
        <w:t>E</w:t>
      </w:r>
      <w:r w:rsidRPr="00D56521">
        <w:rPr>
          <w:iCs/>
          <w:noProof/>
        </w:rPr>
        <w:t xml:space="preserve">xchange </w:t>
      </w:r>
      <w:r w:rsidR="00BB1C35">
        <w:rPr>
          <w:iCs/>
          <w:noProof/>
        </w:rPr>
        <w:t>S</w:t>
      </w:r>
      <w:r w:rsidRPr="00D56521">
        <w:rPr>
          <w:iCs/>
          <w:noProof/>
        </w:rPr>
        <w:t>et contents. These contents are all digitall</w:t>
      </w:r>
      <w:r w:rsidR="00BD515B" w:rsidRPr="00D56521">
        <w:rPr>
          <w:iCs/>
          <w:noProof/>
        </w:rPr>
        <w:t>y</w:t>
      </w:r>
      <w:r w:rsidRPr="00D56521">
        <w:rPr>
          <w:iCs/>
          <w:noProof/>
        </w:rPr>
        <w:t xml:space="preserve"> signed, and may optionally be encrypted.</w:t>
      </w:r>
    </w:p>
    <w:p w14:paraId="6130C8B5" w14:textId="7D89D21D" w:rsidR="00BD515B" w:rsidRPr="00D56521" w:rsidRDefault="00BD515B" w:rsidP="00BB1C35">
      <w:pPr>
        <w:spacing w:after="120" w:line="240" w:lineRule="auto"/>
        <w:jc w:val="both"/>
      </w:pPr>
      <w:r w:rsidRPr="00D56521">
        <w:t xml:space="preserve">For encrypted data the following process is </w:t>
      </w:r>
      <w:r w:rsidR="006A04ED" w:rsidRPr="00D56521">
        <w:t xml:space="preserve">first </w:t>
      </w:r>
      <w:r w:rsidRPr="00D56521">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D56521" w:rsidRDefault="00BD515B" w:rsidP="004E61EE">
      <w:pPr>
        <w:keepNext/>
        <w:spacing w:line="240" w:lineRule="auto"/>
        <w:jc w:val="center"/>
      </w:pPr>
      <w:r w:rsidRPr="00D56521">
        <w:rPr>
          <w:noProof/>
          <w:lang w:val="fr-FR" w:eastAsia="fr-FR"/>
        </w:rPr>
        <w:drawing>
          <wp:inline distT="0" distB="0" distL="0" distR="0" wp14:anchorId="7264835F" wp14:editId="4E88970B">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D56521" w:rsidRDefault="00A27D19" w:rsidP="00BB1C35">
      <w:pPr>
        <w:pStyle w:val="Caption"/>
        <w:spacing w:after="120" w:line="240" w:lineRule="auto"/>
        <w:jc w:val="center"/>
      </w:pPr>
      <w:r w:rsidRPr="00D56521">
        <w:t xml:space="preserve">Figure </w:t>
      </w:r>
      <w:r w:rsidR="00BB1C35">
        <w:t>C-2-</w:t>
      </w:r>
      <w:r w:rsidRPr="00D56521">
        <w:fldChar w:fldCharType="begin"/>
      </w:r>
      <w:r w:rsidRPr="00D56521">
        <w:instrText xml:space="preserve"> SEQ Figure \* ARABIC </w:instrText>
      </w:r>
      <w:r w:rsidRPr="00D56521">
        <w:fldChar w:fldCharType="separate"/>
      </w:r>
      <w:r w:rsidR="00832978">
        <w:rPr>
          <w:noProof/>
        </w:rPr>
        <w:t>10</w:t>
      </w:r>
      <w:r w:rsidRPr="00D56521">
        <w:fldChar w:fldCharType="end"/>
      </w:r>
      <w:r w:rsidR="00BB1C35">
        <w:t xml:space="preserve"> -</w:t>
      </w:r>
      <w:r w:rsidRPr="00D56521">
        <w:t xml:space="preserve"> Check for permit validity prior to decryption</w:t>
      </w:r>
    </w:p>
    <w:p w14:paraId="4C0673A4" w14:textId="418600A6" w:rsidR="00312EE5" w:rsidRPr="00D56521" w:rsidRDefault="00BD515B" w:rsidP="00BB1C35">
      <w:pPr>
        <w:spacing w:after="120" w:line="240" w:lineRule="auto"/>
        <w:jc w:val="both"/>
        <w:rPr>
          <w:iCs/>
          <w:noProof/>
        </w:rPr>
      </w:pPr>
      <w:r w:rsidRPr="00D56521">
        <w:rPr>
          <w:iCs/>
          <w:noProof/>
        </w:rPr>
        <w:t xml:space="preserve">Once encryption and compression has been processed the digital signatures for all </w:t>
      </w:r>
      <w:r w:rsidR="00BB1C35">
        <w:rPr>
          <w:iCs/>
          <w:noProof/>
        </w:rPr>
        <w:t>E</w:t>
      </w:r>
      <w:r w:rsidRPr="00D56521">
        <w:rPr>
          <w:iCs/>
          <w:noProof/>
        </w:rPr>
        <w:t xml:space="preserve">xchange </w:t>
      </w:r>
      <w:r w:rsidR="00BB1C35">
        <w:rPr>
          <w:iCs/>
          <w:noProof/>
        </w:rPr>
        <w:t>S</w:t>
      </w:r>
      <w:r w:rsidRPr="00D56521">
        <w:rPr>
          <w:iCs/>
          <w:noProof/>
        </w:rPr>
        <w:t xml:space="preserve">et contents to be imported can be processed. These signatures can form a chain of authentication and the following flow </w:t>
      </w:r>
      <w:r w:rsidR="00BB1C35">
        <w:rPr>
          <w:iCs/>
          <w:noProof/>
        </w:rPr>
        <w:t>Figure</w:t>
      </w:r>
      <w:r w:rsidRPr="00D56521">
        <w:rPr>
          <w:iCs/>
          <w:noProof/>
        </w:rPr>
        <w:t xml:space="preserve"> illustrates how such signatures should be processed.</w:t>
      </w:r>
    </w:p>
    <w:p w14:paraId="741E9498" w14:textId="13D572D7" w:rsidR="00795A25" w:rsidRPr="00D56521" w:rsidRDefault="00795A25" w:rsidP="00BB1C35">
      <w:pPr>
        <w:spacing w:after="120" w:line="240" w:lineRule="auto"/>
        <w:jc w:val="both"/>
        <w:rPr>
          <w:iCs/>
          <w:noProof/>
        </w:rPr>
      </w:pPr>
    </w:p>
    <w:p w14:paraId="536B3F1E" w14:textId="77777777" w:rsidR="00A27D19" w:rsidRPr="00D56521" w:rsidRDefault="00A27D19" w:rsidP="004E61EE">
      <w:pPr>
        <w:keepNext/>
        <w:spacing w:after="0" w:line="240" w:lineRule="auto"/>
        <w:jc w:val="center"/>
      </w:pPr>
      <w:commentRangeStart w:id="2698"/>
      <w:r w:rsidRPr="00D56521">
        <w:rPr>
          <w:iCs/>
          <w:noProof/>
          <w:lang w:val="fr-FR"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2698"/>
      <w:r w:rsidR="00675209">
        <w:rPr>
          <w:rStyle w:val="CommentReference"/>
        </w:rPr>
        <w:commentReference w:id="2698"/>
      </w:r>
    </w:p>
    <w:p w14:paraId="7EA35414" w14:textId="6CDF7B77" w:rsidR="00795A25" w:rsidRPr="00D56521" w:rsidRDefault="00A27D19" w:rsidP="00BB1C35">
      <w:pPr>
        <w:pStyle w:val="Caption"/>
        <w:spacing w:after="120" w:line="240" w:lineRule="auto"/>
        <w:jc w:val="center"/>
        <w:rPr>
          <w:iCs/>
          <w:noProof/>
        </w:rPr>
      </w:pPr>
      <w:r w:rsidRPr="00D56521">
        <w:t xml:space="preserve">Figure </w:t>
      </w:r>
      <w:r w:rsidR="00BB1C35">
        <w:t>C-2-2 -</w:t>
      </w:r>
      <w:r w:rsidRPr="00D56521">
        <w:t xml:space="preserve"> Authentication of </w:t>
      </w:r>
      <w:r w:rsidR="00BB1C35">
        <w:t>E</w:t>
      </w:r>
      <w:r w:rsidRPr="00D56521">
        <w:t xml:space="preserve">xchange </w:t>
      </w:r>
      <w:r w:rsidR="00BB1C35">
        <w:t>S</w:t>
      </w:r>
      <w:r w:rsidRPr="00D56521">
        <w:t>et CATALOG.XML, permits and dataset components</w:t>
      </w:r>
    </w:p>
    <w:p w14:paraId="3634C918" w14:textId="487387D3" w:rsidR="00D34897" w:rsidRPr="00D56521" w:rsidRDefault="00D34897" w:rsidP="00807CA6">
      <w:pPr>
        <w:spacing w:after="120" w:line="240" w:lineRule="auto"/>
        <w:jc w:val="both"/>
      </w:pPr>
      <w:r w:rsidRPr="00D56521">
        <w:t xml:space="preserve">Under S-100 Part 15 datasets and other </w:t>
      </w:r>
      <w:r w:rsidR="00807CA6">
        <w:t>E</w:t>
      </w:r>
      <w:r w:rsidRPr="00D56521">
        <w:t xml:space="preserve">xchange </w:t>
      </w:r>
      <w:r w:rsidR="00807CA6">
        <w:t>S</w:t>
      </w:r>
      <w:r w:rsidRPr="00D56521">
        <w:t xml:space="preserve">et components can have multiple digital signatures, with each signature referenced to a signed public key certificate. The </w:t>
      </w:r>
      <w:r w:rsidR="00807CA6">
        <w:t>E</w:t>
      </w:r>
      <w:r w:rsidRPr="00D56521">
        <w:t xml:space="preserve">xchange </w:t>
      </w:r>
      <w:r w:rsidR="00807CA6">
        <w:t>S</w:t>
      </w:r>
      <w:r w:rsidRPr="00D56521">
        <w:t xml:space="preserve">et contains all relevant certificates with the exception of the SA digital certificate which is installed separately by the end user. </w:t>
      </w:r>
    </w:p>
    <w:p w14:paraId="412985D1" w14:textId="46D39459" w:rsidR="001358ED" w:rsidRPr="00D56521" w:rsidRDefault="001358ED" w:rsidP="00807CA6">
      <w:pPr>
        <w:spacing w:after="120" w:line="240" w:lineRule="auto"/>
        <w:jc w:val="both"/>
      </w:pPr>
      <w:r w:rsidRPr="00D56521">
        <w:t xml:space="preserve">Using </w:t>
      </w:r>
      <w:r w:rsidR="005B4B99">
        <w:t>the flow shown in Figure C-2-2</w:t>
      </w:r>
      <w:r w:rsidRPr="00D56521">
        <w:t xml:space="preserve"> the chain of certificates for dataset components, permits and the catalog.xml itself can be authenticated.</w:t>
      </w:r>
    </w:p>
    <w:p w14:paraId="757A5400" w14:textId="32E1111D" w:rsidR="001358ED" w:rsidRPr="00D56521" w:rsidRDefault="001358ED" w:rsidP="00807CA6">
      <w:pPr>
        <w:spacing w:after="120" w:line="240" w:lineRule="auto"/>
        <w:jc w:val="both"/>
      </w:pPr>
      <w:r w:rsidRPr="00D56521">
        <w:t>Full documentation of the authentication processes and technical details are contained in S-100 Part 15.</w:t>
      </w:r>
    </w:p>
    <w:p w14:paraId="01899C3D" w14:textId="0C671373" w:rsidR="00BB2EDA" w:rsidRPr="00D56521" w:rsidRDefault="00BB2EDA" w:rsidP="00807CA6">
      <w:pPr>
        <w:spacing w:after="120" w:line="240" w:lineRule="auto"/>
        <w:jc w:val="both"/>
      </w:pPr>
      <w:r w:rsidRPr="00D56521">
        <w:t xml:space="preserve">Certain </w:t>
      </w:r>
      <w:r w:rsidR="005B4B99">
        <w:t>E</w:t>
      </w:r>
      <w:r w:rsidRPr="00D56521">
        <w:t xml:space="preserve">xchange </w:t>
      </w:r>
      <w:r w:rsidR="005B4B99">
        <w:t>S</w:t>
      </w:r>
      <w:r w:rsidRPr="00D56521">
        <w:t xml:space="preserve">et contents control the behaviour of the ECDIS and may only be digitally signed by the Scheme Administrator. These categories of content, the </w:t>
      </w:r>
      <w:r w:rsidR="005B4B99">
        <w:t>F</w:t>
      </w:r>
      <w:r w:rsidRPr="00D56521">
        <w:t xml:space="preserve">eature </w:t>
      </w:r>
      <w:r w:rsidR="005B4B99">
        <w:t>C</w:t>
      </w:r>
      <w:r w:rsidRPr="00D56521">
        <w:t xml:space="preserve">atalogues, </w:t>
      </w:r>
      <w:r w:rsidR="005B4B99">
        <w:t>P</w:t>
      </w:r>
      <w:r w:rsidRPr="00D56521">
        <w:t xml:space="preserve">ortrayal </w:t>
      </w:r>
      <w:r w:rsidR="005B4B99">
        <w:t>C</w:t>
      </w:r>
      <w:r w:rsidRPr="00D56521">
        <w:t xml:space="preserve">atalogues and </w:t>
      </w:r>
      <w:r w:rsidR="005B4B99">
        <w:t>I</w:t>
      </w:r>
      <w:r w:rsidRPr="00D56521">
        <w:t xml:space="preserve">nteroperability </w:t>
      </w:r>
      <w:r w:rsidR="005B4B99">
        <w:t>C</w:t>
      </w:r>
      <w:r w:rsidRPr="00D56521">
        <w:t xml:space="preserve">atalogues should be authenticated using the following </w:t>
      </w:r>
      <w:r w:rsidR="001358ED" w:rsidRPr="00D56521">
        <w:t xml:space="preserve">process. IHO standards determine the content and revision of such </w:t>
      </w:r>
      <w:r w:rsidR="005B4B99">
        <w:t>C</w:t>
      </w:r>
      <w:r w:rsidR="001358ED" w:rsidRPr="00D56521">
        <w:t>atalogues.</w:t>
      </w:r>
    </w:p>
    <w:p w14:paraId="402382A1" w14:textId="77777777" w:rsidR="00A27D19" w:rsidRPr="00D56521" w:rsidRDefault="00BB2EDA" w:rsidP="004E61EE">
      <w:pPr>
        <w:keepNext/>
        <w:spacing w:line="240" w:lineRule="auto"/>
        <w:jc w:val="center"/>
      </w:pPr>
      <w:r w:rsidRPr="00D56521">
        <w:rPr>
          <w:noProof/>
          <w:lang w:val="fr-FR"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D56521" w:rsidRDefault="00A27D19" w:rsidP="004E61EE">
      <w:pPr>
        <w:pStyle w:val="Caption"/>
        <w:spacing w:line="240" w:lineRule="auto"/>
        <w:jc w:val="center"/>
      </w:pPr>
      <w:r w:rsidRPr="00D56521">
        <w:t xml:space="preserve">Figure </w:t>
      </w:r>
      <w:r w:rsidR="005B4B99">
        <w:t>C-2-3 -</w:t>
      </w:r>
      <w:r w:rsidRPr="00D56521">
        <w:t xml:space="preserve"> Authentication of </w:t>
      </w:r>
      <w:r w:rsidR="005B4B99">
        <w:t>F</w:t>
      </w:r>
      <w:r w:rsidRPr="00D56521">
        <w:t xml:space="preserve">eature, </w:t>
      </w:r>
      <w:r w:rsidR="005B4B99">
        <w:t>P</w:t>
      </w:r>
      <w:r w:rsidRPr="00D56521">
        <w:t xml:space="preserve">ortrayal and </w:t>
      </w:r>
      <w:r w:rsidR="005B4B99">
        <w:t>I</w:t>
      </w:r>
      <w:r w:rsidRPr="00D56521">
        <w:t xml:space="preserve">nteroperability </w:t>
      </w:r>
      <w:r w:rsidR="005B4B99">
        <w:t>C</w:t>
      </w:r>
      <w:r w:rsidRPr="00D56521">
        <w:t>atalogues</w:t>
      </w:r>
    </w:p>
    <w:p w14:paraId="3690A724" w14:textId="77777777" w:rsidR="00BD515B" w:rsidRPr="00D56521" w:rsidRDefault="00BD515B" w:rsidP="004E61EE">
      <w:pPr>
        <w:spacing w:line="240" w:lineRule="auto"/>
        <w:jc w:val="center"/>
      </w:pPr>
    </w:p>
    <w:p w14:paraId="659D12F8" w14:textId="77777777" w:rsidR="00795A25" w:rsidRPr="00D56521" w:rsidRDefault="00795A25" w:rsidP="004E61EE">
      <w:pPr>
        <w:spacing w:line="240" w:lineRule="auto"/>
      </w:pPr>
    </w:p>
    <w:p w14:paraId="0BA38F47" w14:textId="2A9A2BFD" w:rsidR="00312EE5" w:rsidRPr="00D56521" w:rsidRDefault="00312EE5" w:rsidP="004E61EE">
      <w:pPr>
        <w:spacing w:line="240" w:lineRule="auto"/>
      </w:pPr>
    </w:p>
    <w:p w14:paraId="3088E2EE" w14:textId="0719FB06" w:rsidR="00BB2EDA" w:rsidRPr="00D56521" w:rsidRDefault="00BB2EDA" w:rsidP="004E61EE">
      <w:pPr>
        <w:spacing w:line="240" w:lineRule="auto"/>
      </w:pPr>
    </w:p>
    <w:p w14:paraId="0ABFC07E" w14:textId="77777777" w:rsidR="00BB2EDA" w:rsidRPr="00D56521" w:rsidRDefault="00BB2EDA" w:rsidP="004E61EE">
      <w:pPr>
        <w:spacing w:line="240" w:lineRule="auto"/>
      </w:pPr>
    </w:p>
    <w:p w14:paraId="74356699" w14:textId="67EA9904" w:rsidR="00BB2EDA" w:rsidRPr="00D56521" w:rsidRDefault="00BB2EDA" w:rsidP="004E61EE">
      <w:pPr>
        <w:spacing w:line="240" w:lineRule="auto"/>
      </w:pPr>
    </w:p>
    <w:p w14:paraId="2DFD1914" w14:textId="77777777" w:rsidR="00BB2EDA" w:rsidRPr="00D56521" w:rsidRDefault="00BB2EDA" w:rsidP="004E61EE">
      <w:pPr>
        <w:spacing w:line="240" w:lineRule="auto"/>
      </w:pPr>
    </w:p>
    <w:p w14:paraId="16FA30F2" w14:textId="77777777" w:rsidR="00BB2EDA" w:rsidRPr="00D56521" w:rsidRDefault="00BB2EDA" w:rsidP="004E61EE">
      <w:pPr>
        <w:spacing w:line="240" w:lineRule="auto"/>
      </w:pPr>
    </w:p>
    <w:p w14:paraId="3A8F37E2" w14:textId="77777777" w:rsidR="00BB2EDA" w:rsidRPr="00D56521" w:rsidRDefault="00BB2EDA" w:rsidP="004E61EE">
      <w:pPr>
        <w:spacing w:line="240" w:lineRule="auto"/>
        <w:rPr>
          <w:b/>
          <w:sz w:val="22"/>
          <w:lang w:eastAsia="ar-SA"/>
        </w:rPr>
      </w:pPr>
      <w:r w:rsidRPr="00D56521">
        <w:br w:type="page"/>
      </w:r>
    </w:p>
    <w:p w14:paraId="4C51803F" w14:textId="284B7D86" w:rsidR="005B4B99" w:rsidRDefault="005B4B99" w:rsidP="000806E0">
      <w:pPr>
        <w:pStyle w:val="Heading1"/>
        <w:numPr>
          <w:ilvl w:val="0"/>
          <w:numId w:val="0"/>
        </w:numPr>
        <w:spacing w:before="0" w:after="0"/>
        <w:ind w:left="2127" w:right="2160"/>
        <w:jc w:val="center"/>
      </w:pPr>
      <w:bookmarkStart w:id="2699" w:name="_Toc144421428"/>
      <w:bookmarkStart w:id="2700" w:name="_Ref158105624"/>
      <w:commentRangeStart w:id="2701"/>
      <w:r w:rsidRPr="00A01D79">
        <w:lastRenderedPageBreak/>
        <w:t xml:space="preserve">Appendix </w:t>
      </w:r>
      <w:r>
        <w:t>C-3</w:t>
      </w:r>
      <w:bookmarkStart w:id="2702" w:name="_Toc100303047"/>
      <w:r w:rsidR="000806E0">
        <w:t xml:space="preserve"> - </w:t>
      </w:r>
      <w:r>
        <w:t>ECDIS Update Status Reports</w:t>
      </w:r>
      <w:bookmarkEnd w:id="2699"/>
      <w:bookmarkEnd w:id="2702"/>
      <w:commentRangeEnd w:id="2701"/>
      <w:r w:rsidR="00EC6DA6">
        <w:rPr>
          <w:rStyle w:val="CommentReference"/>
          <w:rFonts w:eastAsia="MS Mincho"/>
          <w:b w:val="0"/>
          <w:bCs w:val="0"/>
        </w:rPr>
        <w:commentReference w:id="2701"/>
      </w:r>
      <w:bookmarkEnd w:id="2700"/>
    </w:p>
    <w:p w14:paraId="6DB1C15B" w14:textId="7F2BB573" w:rsidR="005B4B99" w:rsidRPr="000806E0" w:rsidRDefault="005B4B99" w:rsidP="000806E0">
      <w:pPr>
        <w:jc w:val="center"/>
        <w:rPr>
          <w:b/>
          <w:bCs/>
          <w:sz w:val="36"/>
          <w:szCs w:val="36"/>
        </w:rPr>
      </w:pPr>
      <w:bookmarkStart w:id="2703" w:name="_Toc100303048"/>
      <w:commentRangeStart w:id="2704"/>
      <w:del w:id="2705" w:author="jonathan pritchard" w:date="2024-05-20T16:11:00Z" w16du:dateUtc="2024-05-20T15:11:00Z">
        <w:r w:rsidRPr="000806E0" w:rsidDel="00675209">
          <w:rPr>
            <w:b/>
            <w:bCs/>
            <w:sz w:val="24"/>
            <w:szCs w:val="24"/>
          </w:rPr>
          <w:delText>(informative)</w:delText>
        </w:r>
      </w:del>
      <w:bookmarkEnd w:id="2703"/>
      <w:commentRangeEnd w:id="2704"/>
      <w:r w:rsidR="00EC6DA6">
        <w:rPr>
          <w:rStyle w:val="CommentReference"/>
        </w:rPr>
        <w:commentReference w:id="2704"/>
      </w:r>
    </w:p>
    <w:p w14:paraId="2DD56AFF" w14:textId="69D76766" w:rsidR="000A0D43" w:rsidRPr="00D56521" w:rsidRDefault="000A0D43" w:rsidP="005B4B99">
      <w:pPr>
        <w:spacing w:after="120" w:line="240" w:lineRule="auto"/>
      </w:pPr>
    </w:p>
    <w:p w14:paraId="42AEC368" w14:textId="77777777" w:rsidR="000A0D43" w:rsidRPr="009E15EE" w:rsidRDefault="000A0D43" w:rsidP="00E15709">
      <w:pPr>
        <w:spacing w:after="120" w:line="240" w:lineRule="auto"/>
        <w:jc w:val="both"/>
        <w:rPr>
          <w:b/>
          <w:bCs/>
          <w:u w:val="single"/>
        </w:rPr>
      </w:pPr>
      <w:r w:rsidRPr="009E15EE">
        <w:rPr>
          <w:b/>
          <w:bCs/>
          <w:u w:val="single"/>
        </w:rPr>
        <w:t>Purpose</w:t>
      </w:r>
    </w:p>
    <w:p w14:paraId="1CA0F67C" w14:textId="31E309BB" w:rsidR="000A0D43" w:rsidRPr="00D56521" w:rsidRDefault="000A0D43" w:rsidP="00E15709">
      <w:pPr>
        <w:spacing w:after="120" w:line="240" w:lineRule="auto"/>
        <w:jc w:val="both"/>
      </w:pPr>
      <w:r w:rsidRPr="00D56521">
        <w:t xml:space="preserve">This </w:t>
      </w:r>
      <w:r w:rsidR="00E15709">
        <w:t>Appendix</w:t>
      </w:r>
      <w:r w:rsidRPr="00D56521">
        <w:t xml:space="preserve"> elaborates the definition of an “up to date” dataset. This is required by the IMO Performance Standard</w:t>
      </w:r>
      <w:r w:rsidR="00E15709">
        <w:t>s</w:t>
      </w:r>
      <w:r w:rsidRPr="00D56521">
        <w:t xml:space="preserve"> and all ECDIS users are required to be able to demonstrate to a vetting inspector that their ECDIS and its installed datasets are “up to date”.</w:t>
      </w:r>
    </w:p>
    <w:p w14:paraId="661CB043" w14:textId="6558DA5F" w:rsidR="000A0D43" w:rsidRPr="00D56521" w:rsidRDefault="000A0D43" w:rsidP="00E15709">
      <w:pPr>
        <w:spacing w:after="60" w:line="240" w:lineRule="auto"/>
        <w:jc w:val="both"/>
      </w:pPr>
      <w:r w:rsidRPr="00D56521">
        <w:t xml:space="preserve">This </w:t>
      </w:r>
      <w:r w:rsidR="00E15709">
        <w:t>Appendix</w:t>
      </w:r>
      <w:r w:rsidRPr="00D56521">
        <w:t xml:space="preserve"> specifies the format and content of an “Update </w:t>
      </w:r>
      <w:r w:rsidR="00E15709">
        <w:t>S</w:t>
      </w:r>
      <w:r w:rsidRPr="00D56521">
        <w:t xml:space="preserve">tatus </w:t>
      </w:r>
      <w:r w:rsidR="00E15709">
        <w:t>R</w:t>
      </w:r>
      <w:r w:rsidRPr="00D56521">
        <w:t xml:space="preserve">eport” which will demonstrate the revision status of datasets within the </w:t>
      </w:r>
      <w:del w:id="2706" w:author="Raphael Malyankar" w:date="2023-08-31T16:35:00Z">
        <w:r w:rsidRPr="00D56521" w:rsidDel="003B11C8">
          <w:delText xml:space="preserve">SENC </w:delText>
        </w:r>
      </w:del>
      <w:ins w:id="2707" w:author="Raphael Malyankar" w:date="2023-08-31T16:35:00Z">
        <w:r w:rsidR="003B11C8">
          <w:t>ENDS/System Database</w:t>
        </w:r>
        <w:r w:rsidR="003B11C8" w:rsidRPr="00D56521">
          <w:t xml:space="preserve"> </w:t>
        </w:r>
      </w:ins>
      <w:r w:rsidRPr="00D56521">
        <w:t xml:space="preserve">of the ECDIS. There are two </w:t>
      </w:r>
      <w:r w:rsidR="00E15709">
        <w:t>U</w:t>
      </w:r>
      <w:r w:rsidRPr="00D56521">
        <w:t xml:space="preserve">pdate </w:t>
      </w:r>
      <w:r w:rsidR="00E15709">
        <w:t>S</w:t>
      </w:r>
      <w:r w:rsidRPr="00D56521">
        <w:t xml:space="preserve">tatus </w:t>
      </w:r>
      <w:r w:rsidR="00E15709">
        <w:t>R</w:t>
      </w:r>
      <w:r w:rsidRPr="00D56521">
        <w:t>eports required:</w:t>
      </w:r>
    </w:p>
    <w:p w14:paraId="75A2E389" w14:textId="77777777" w:rsidR="000A0D43" w:rsidRPr="00D56521" w:rsidRDefault="000A0D43" w:rsidP="00AE2737">
      <w:pPr>
        <w:pStyle w:val="ListParagraph"/>
        <w:numPr>
          <w:ilvl w:val="0"/>
          <w:numId w:val="81"/>
        </w:numPr>
        <w:spacing w:after="60" w:line="240" w:lineRule="auto"/>
        <w:jc w:val="both"/>
      </w:pPr>
      <w:r w:rsidRPr="00D56521">
        <w:t>An ENC Update Status Report, which reports the contents of electronic charts and directly related information.</w:t>
      </w:r>
    </w:p>
    <w:p w14:paraId="04FFFFE0" w14:textId="3AE64C6A" w:rsidR="000A0D43" w:rsidRPr="00D56521" w:rsidRDefault="000A0D43" w:rsidP="00AE2737">
      <w:pPr>
        <w:pStyle w:val="ListParagraph"/>
        <w:numPr>
          <w:ilvl w:val="0"/>
          <w:numId w:val="81"/>
        </w:numPr>
        <w:spacing w:after="120" w:line="240" w:lineRule="auto"/>
        <w:jc w:val="both"/>
      </w:pPr>
      <w:r w:rsidRPr="00D56521">
        <w:t>An ENP (</w:t>
      </w:r>
      <w:r w:rsidR="00E15709">
        <w:t>E</w:t>
      </w:r>
      <w:r w:rsidRPr="00D56521">
        <w:t xml:space="preserve">lectronic </w:t>
      </w:r>
      <w:commentRangeStart w:id="2708"/>
      <w:r w:rsidR="00E15709">
        <w:t>N</w:t>
      </w:r>
      <w:r w:rsidRPr="00D56521">
        <w:t xml:space="preserve">autical </w:t>
      </w:r>
      <w:commentRangeEnd w:id="2708"/>
      <w:r w:rsidR="0072438A">
        <w:rPr>
          <w:rStyle w:val="CommentReference"/>
        </w:rPr>
        <w:commentReference w:id="2708"/>
      </w:r>
      <w:r w:rsidR="00E15709">
        <w:t>P</w:t>
      </w:r>
      <w:r w:rsidRPr="00D56521">
        <w:t xml:space="preserve">ublication) Update Status Report which reports the status of ENPs </w:t>
      </w:r>
    </w:p>
    <w:p w14:paraId="6C07E6A6" w14:textId="77777777" w:rsidR="000A0D43" w:rsidRPr="00D56521" w:rsidRDefault="000A0D43" w:rsidP="00E15709">
      <w:pPr>
        <w:spacing w:after="120" w:line="240" w:lineRule="auto"/>
        <w:jc w:val="both"/>
        <w:rPr>
          <w:b/>
          <w:bCs/>
        </w:rPr>
      </w:pPr>
    </w:p>
    <w:p w14:paraId="062869F1" w14:textId="77777777" w:rsidR="000A0D43" w:rsidRPr="009E15EE" w:rsidRDefault="000A0D43" w:rsidP="004E61EE">
      <w:pPr>
        <w:spacing w:line="240" w:lineRule="auto"/>
        <w:rPr>
          <w:b/>
          <w:bCs/>
          <w:u w:val="single"/>
        </w:rPr>
      </w:pPr>
      <w:r w:rsidRPr="009E15EE">
        <w:rPr>
          <w:b/>
          <w:bCs/>
          <w:u w:val="single"/>
        </w:rPr>
        <w:t>Use and Responsibility</w:t>
      </w:r>
    </w:p>
    <w:p w14:paraId="3B65CF5B" w14:textId="58639161" w:rsidR="000A0D43" w:rsidRPr="00D56521" w:rsidRDefault="000A0D43" w:rsidP="00E15709">
      <w:pPr>
        <w:spacing w:after="120" w:line="240" w:lineRule="auto"/>
        <w:jc w:val="both"/>
      </w:pPr>
      <w:r w:rsidRPr="00D56521">
        <w:t xml:space="preserve">An Update </w:t>
      </w:r>
      <w:r w:rsidR="00E15709">
        <w:t>S</w:t>
      </w:r>
      <w:r w:rsidRPr="00D56521">
        <w:t xml:space="preserve">tatus </w:t>
      </w:r>
      <w:r w:rsidR="00E15709">
        <w:t>R</w:t>
      </w:r>
      <w:r w:rsidRPr="00D56521">
        <w:t>eport is designed as a concise and standardised format to assist end users in satisfying themselves that their data is “up to date” and help satisfy inspection requirements in that respect.</w:t>
      </w:r>
    </w:p>
    <w:p w14:paraId="1F5223BB" w14:textId="4570AD0B" w:rsidR="000A0D43" w:rsidRPr="00D56521" w:rsidRDefault="000A0D43" w:rsidP="00E15709">
      <w:pPr>
        <w:spacing w:after="60" w:line="240" w:lineRule="auto"/>
        <w:jc w:val="both"/>
      </w:pPr>
      <w:r w:rsidRPr="00D56521">
        <w:t>The report is designed for two individual use cases:</w:t>
      </w:r>
    </w:p>
    <w:p w14:paraId="2D3178CE" w14:textId="4FDD688B" w:rsidR="000A0D43" w:rsidRPr="00D56521" w:rsidRDefault="000A0D43" w:rsidP="00AE2737">
      <w:pPr>
        <w:pStyle w:val="ListParagraph"/>
        <w:numPr>
          <w:ilvl w:val="0"/>
          <w:numId w:val="80"/>
        </w:numPr>
        <w:spacing w:after="60" w:line="240" w:lineRule="auto"/>
        <w:jc w:val="both"/>
      </w:pPr>
      <w:r w:rsidRPr="00D56521">
        <w:t xml:space="preserve">To ensure that all navigational data loaded into the </w:t>
      </w:r>
      <w:del w:id="2709" w:author="Raphael Malyankar" w:date="2023-08-31T16:35:00Z">
        <w:r w:rsidRPr="00D56521" w:rsidDel="003B11C8">
          <w:delText xml:space="preserve">SENC </w:delText>
        </w:r>
      </w:del>
      <w:ins w:id="2710" w:author="Raphael Malyankar" w:date="2023-08-31T16:35:00Z">
        <w:r w:rsidR="003B11C8">
          <w:t>System Database</w:t>
        </w:r>
        <w:r w:rsidR="003B11C8" w:rsidRPr="00D56521">
          <w:t xml:space="preserve"> </w:t>
        </w:r>
      </w:ins>
      <w:r w:rsidRPr="00D56521">
        <w:t>is up to date for a section of a particular route</w:t>
      </w:r>
    </w:p>
    <w:p w14:paraId="5DF42F55" w14:textId="4797C09B" w:rsidR="000A0D43" w:rsidRPr="00D56521" w:rsidRDefault="000A0D43" w:rsidP="00AE2737">
      <w:pPr>
        <w:pStyle w:val="ListParagraph"/>
        <w:numPr>
          <w:ilvl w:val="0"/>
          <w:numId w:val="80"/>
        </w:numPr>
        <w:spacing w:after="120" w:line="240" w:lineRule="auto"/>
        <w:jc w:val="both"/>
      </w:pPr>
      <w:r w:rsidRPr="00D56521">
        <w:t xml:space="preserve">To ensure that all navigational data loaded into the </w:t>
      </w:r>
      <w:del w:id="2711" w:author="Raphael Malyankar" w:date="2023-08-31T16:35:00Z">
        <w:r w:rsidRPr="00D56521" w:rsidDel="003B11C8">
          <w:delText xml:space="preserve">SENC </w:delText>
        </w:r>
      </w:del>
      <w:ins w:id="2712" w:author="Raphael Malyankar" w:date="2023-08-31T16:35:00Z">
        <w:r w:rsidR="003B11C8">
          <w:t xml:space="preserve">System </w:t>
        </w:r>
      </w:ins>
      <w:ins w:id="2713" w:author="Raphael Malyankar" w:date="2023-08-31T16:36:00Z">
        <w:r w:rsidR="003B11C8">
          <w:t>D</w:t>
        </w:r>
      </w:ins>
      <w:ins w:id="2714" w:author="Raphael Malyankar" w:date="2023-08-31T16:35:00Z">
        <w:r w:rsidR="003B11C8">
          <w:t>atab</w:t>
        </w:r>
      </w:ins>
      <w:ins w:id="2715" w:author="Raphael Malyankar" w:date="2023-08-31T16:36:00Z">
        <w:r w:rsidR="003B11C8">
          <w:t>ase</w:t>
        </w:r>
      </w:ins>
      <w:ins w:id="2716" w:author="Raphael Malyankar" w:date="2023-08-31T16:35:00Z">
        <w:r w:rsidR="003B11C8" w:rsidRPr="00D56521">
          <w:t xml:space="preserve"> </w:t>
        </w:r>
      </w:ins>
      <w:r w:rsidRPr="00D56521">
        <w:t>is up to date.</w:t>
      </w:r>
    </w:p>
    <w:p w14:paraId="69E98CBF" w14:textId="7BEC134C" w:rsidR="000A0D43" w:rsidRPr="00D56521" w:rsidRDefault="000A0D43" w:rsidP="00E15709">
      <w:pPr>
        <w:spacing w:after="120" w:line="240" w:lineRule="auto"/>
        <w:jc w:val="both"/>
      </w:pPr>
      <w:r w:rsidRPr="00D56521">
        <w:t xml:space="preserve">All S-100 datasets use </w:t>
      </w:r>
      <w:r w:rsidR="003D0E84">
        <w:t>E</w:t>
      </w:r>
      <w:r w:rsidRPr="00D56521">
        <w:t xml:space="preserve">dition and, sometimes, update numbers to denote their individual revision (see S-100 </w:t>
      </w:r>
      <w:r w:rsidR="001D68D0" w:rsidRPr="00D56521">
        <w:t>Part 17</w:t>
      </w:r>
      <w:r w:rsidRPr="00D56521">
        <w:t xml:space="preserve"> for details). These numbers uniquely identify how up to date a dataset is. The difficulty with using </w:t>
      </w:r>
      <w:r w:rsidR="003D0E84">
        <w:t>E</w:t>
      </w:r>
      <w:r w:rsidRPr="00D56521">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D56521" w:rsidRDefault="000A0D43" w:rsidP="00E15709">
      <w:pPr>
        <w:spacing w:after="120" w:line="240" w:lineRule="auto"/>
        <w:jc w:val="both"/>
      </w:pPr>
      <w:r w:rsidRPr="00D56521">
        <w:t xml:space="preserve">S-100 supports the creation and distribution of IHO S-128 data which provides an issue date within its metadata for an entire data service as well as a snapshot of the </w:t>
      </w:r>
      <w:r w:rsidR="003D0E84">
        <w:t>E</w:t>
      </w:r>
      <w:r w:rsidRPr="00D56521">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2717" w:author="Raphael Malyankar" w:date="2023-08-31T16:36:00Z">
        <w:r w:rsidRPr="00D56521" w:rsidDel="003B11C8">
          <w:delText xml:space="preserve">SENC </w:delText>
        </w:r>
      </w:del>
      <w:bookmarkStart w:id="2718" w:name="_Hlk144392203"/>
      <w:ins w:id="2719" w:author="Raphael Malyankar" w:date="2023-08-31T16:36:00Z">
        <w:r w:rsidR="003B11C8">
          <w:t>System Database</w:t>
        </w:r>
        <w:r w:rsidR="003B11C8" w:rsidRPr="00D56521">
          <w:t xml:space="preserve"> </w:t>
        </w:r>
      </w:ins>
      <w:bookmarkEnd w:id="2718"/>
      <w:r w:rsidRPr="00D56521">
        <w:t>as a whole.</w:t>
      </w:r>
    </w:p>
    <w:p w14:paraId="052097D2" w14:textId="25D92BC6" w:rsidR="000A0D43" w:rsidRPr="00D56521" w:rsidRDefault="000A0D43" w:rsidP="00E15709">
      <w:pPr>
        <w:spacing w:after="120" w:line="240" w:lineRule="auto"/>
        <w:jc w:val="both"/>
      </w:pPr>
      <w:r w:rsidRPr="00D56521">
        <w:t xml:space="preserve">The driving use case for the Update status report is that an inspector (for example flag </w:t>
      </w:r>
      <w:r w:rsidR="003D0E84">
        <w:t>S</w:t>
      </w:r>
      <w:r w:rsidRPr="00D56521">
        <w:t xml:space="preserve">tate, port </w:t>
      </w:r>
      <w:r w:rsidR="003D0E84">
        <w:t>State or vetting</w:t>
      </w:r>
      <w:r w:rsidRPr="00D56521">
        <w:t xml:space="preserve">) or end user can check that an ECDIS is up to date with respect to the last dataset installed from each data server’s data within the </w:t>
      </w:r>
      <w:ins w:id="2720" w:author="Raphael Malyankar" w:date="2023-08-31T16:36:00Z">
        <w:r w:rsidR="003B11C8" w:rsidRPr="003B11C8">
          <w:t>System Database</w:t>
        </w:r>
      </w:ins>
      <w:del w:id="2721" w:author="Raphael Malyankar" w:date="2023-08-31T16:36:00Z">
        <w:r w:rsidRPr="00D56521" w:rsidDel="003B11C8">
          <w:delText>SENC</w:delText>
        </w:r>
      </w:del>
      <w:r w:rsidRPr="00D56521">
        <w:t xml:space="preserve">. </w:t>
      </w:r>
    </w:p>
    <w:p w14:paraId="476D0197" w14:textId="0AD95784" w:rsidR="000A0D43" w:rsidRPr="00D56521" w:rsidRDefault="000A0D43" w:rsidP="00E15709">
      <w:pPr>
        <w:spacing w:after="120" w:line="240" w:lineRule="auto"/>
        <w:jc w:val="both"/>
      </w:pPr>
      <w:r w:rsidRPr="00D56521">
        <w:t>Note that this report specification is not a concrete definition of what an “up</w:t>
      </w:r>
      <w:r w:rsidR="003D0E84">
        <w:t xml:space="preserve"> to date” dataset (or ECDIS) is;</w:t>
      </w:r>
      <w:r w:rsidRPr="00D56521">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t>.</w:t>
      </w:r>
    </w:p>
    <w:p w14:paraId="3BE2E110" w14:textId="52F9D035" w:rsidR="000A0D43" w:rsidRPr="00D56521" w:rsidRDefault="000A0D43" w:rsidP="00E15709">
      <w:pPr>
        <w:spacing w:after="120" w:line="240" w:lineRule="auto"/>
        <w:jc w:val="both"/>
      </w:pPr>
      <w:r w:rsidRPr="00D56521">
        <w:t xml:space="preserve">This report only reports the status of datasets delivered as part of a data service using S-100 Part </w:t>
      </w:r>
      <w:r w:rsidR="001D68D0" w:rsidRPr="00D56521">
        <w:t xml:space="preserve">17 </w:t>
      </w:r>
      <w:r w:rsidRPr="00D56521">
        <w:t xml:space="preserve">Exchange Set </w:t>
      </w:r>
      <w:r w:rsidR="003D0E84">
        <w:t>metadata and (as part of dual-</w:t>
      </w:r>
      <w:r w:rsidRPr="00D56521">
        <w:t xml:space="preserve">fuel mode) IHO S-57 datasets (as illustrated in the hybrid </w:t>
      </w:r>
      <w:r w:rsidR="003D0E84">
        <w:t>E</w:t>
      </w:r>
      <w:r w:rsidRPr="00D56521">
        <w:t xml:space="preserve">xchange </w:t>
      </w:r>
      <w:r w:rsidR="003D0E84">
        <w:t>S</w:t>
      </w:r>
      <w:r w:rsidRPr="00D56521">
        <w:t xml:space="preserve">et in S-100 Part </w:t>
      </w:r>
      <w:r w:rsidR="001D68D0" w:rsidRPr="00D56521">
        <w:t>17</w:t>
      </w:r>
      <w:r w:rsidR="003D0E84">
        <w:t>,</w:t>
      </w:r>
      <w:r w:rsidR="001D68D0" w:rsidRPr="00D56521">
        <w:t xml:space="preserve"> </w:t>
      </w:r>
      <w:r w:rsidR="006A69C3" w:rsidRPr="00D56521">
        <w:t>clause 17-4.2</w:t>
      </w:r>
      <w:r w:rsidRPr="00D56521">
        <w:t>). Where other S-100 datasets are installed on the system from other sources (</w:t>
      </w:r>
      <w:r w:rsidR="003D0E84">
        <w:t>for example,</w:t>
      </w:r>
      <w:r w:rsidRPr="00D56521">
        <w:t xml:space="preserve"> Unencrypted ENCs) then they should be displayed with a status of “unknown”. The Equipment manual should explain terms “unknown”.</w:t>
      </w:r>
    </w:p>
    <w:p w14:paraId="145E05F8" w14:textId="58F7C66F" w:rsidR="000A0D43" w:rsidRPr="00D56521" w:rsidRDefault="000A0D43" w:rsidP="00E15709">
      <w:pPr>
        <w:spacing w:after="120" w:line="240" w:lineRule="auto"/>
        <w:jc w:val="both"/>
      </w:pPr>
      <w:r w:rsidRPr="00D56521">
        <w:t xml:space="preserve">This </w:t>
      </w:r>
      <w:r w:rsidR="003D0E84">
        <w:t>Appendix</w:t>
      </w:r>
      <w:r w:rsidRPr="00D56521">
        <w:t xml:space="preserve"> provides a specification for a report which can be run on a compliant ECDIS to determine the status of S-100 datasets held within the </w:t>
      </w:r>
      <w:ins w:id="2722" w:author="Raphael Malyankar" w:date="2023-08-31T16:36:00Z">
        <w:r w:rsidR="003B11C8" w:rsidRPr="003B11C8">
          <w:t>System Database</w:t>
        </w:r>
      </w:ins>
      <w:del w:id="2723" w:author="Raphael Malyankar" w:date="2023-08-31T16:36:00Z">
        <w:r w:rsidRPr="00D56521" w:rsidDel="003B11C8">
          <w:delText>SENC</w:delText>
        </w:r>
      </w:del>
      <w:r w:rsidRPr="00D56521">
        <w:t>.</w:t>
      </w:r>
    </w:p>
    <w:p w14:paraId="7617AB6B" w14:textId="77777777" w:rsidR="000A0D43" w:rsidRPr="00D56521" w:rsidRDefault="000A0D43" w:rsidP="00E15709">
      <w:pPr>
        <w:spacing w:after="120" w:line="240" w:lineRule="auto"/>
        <w:jc w:val="both"/>
        <w:rPr>
          <w:b/>
          <w:bCs/>
        </w:rPr>
      </w:pPr>
    </w:p>
    <w:p w14:paraId="05182E26" w14:textId="77777777" w:rsidR="000A0D43" w:rsidRPr="009E15EE" w:rsidRDefault="000A0D43" w:rsidP="00F323B7">
      <w:pPr>
        <w:spacing w:after="120" w:line="240" w:lineRule="auto"/>
        <w:rPr>
          <w:b/>
          <w:bCs/>
          <w:u w:val="single"/>
        </w:rPr>
      </w:pPr>
      <w:r w:rsidRPr="009E15EE">
        <w:rPr>
          <w:b/>
          <w:bCs/>
          <w:u w:val="single"/>
        </w:rPr>
        <w:t>Report Definitions</w:t>
      </w:r>
    </w:p>
    <w:p w14:paraId="54D68BEF" w14:textId="77777777" w:rsidR="000A0D43" w:rsidRPr="009E15EE" w:rsidRDefault="000A0D43" w:rsidP="00F323B7">
      <w:pPr>
        <w:spacing w:after="120" w:line="240" w:lineRule="auto"/>
        <w:jc w:val="both"/>
        <w:rPr>
          <w:b/>
          <w:bCs/>
          <w:u w:val="single"/>
        </w:rPr>
      </w:pPr>
      <w:r w:rsidRPr="009E15EE">
        <w:rPr>
          <w:b/>
          <w:bCs/>
          <w:u w:val="single"/>
        </w:rPr>
        <w:t>Report Contents</w:t>
      </w:r>
    </w:p>
    <w:p w14:paraId="45C33C65" w14:textId="77777777" w:rsidR="000A0D43" w:rsidRPr="00D56521" w:rsidRDefault="000A0D43" w:rsidP="00F323B7">
      <w:pPr>
        <w:spacing w:after="120" w:line="240" w:lineRule="auto"/>
        <w:jc w:val="both"/>
      </w:pPr>
      <w:r w:rsidRPr="00D56521">
        <w:t>Two reports are required:</w:t>
      </w:r>
    </w:p>
    <w:p w14:paraId="6DF0D019" w14:textId="77777777" w:rsidR="000A0D43" w:rsidRPr="00D56521" w:rsidRDefault="000A0D43" w:rsidP="00AE2737">
      <w:pPr>
        <w:pStyle w:val="ListParagraph"/>
        <w:numPr>
          <w:ilvl w:val="0"/>
          <w:numId w:val="82"/>
        </w:numPr>
        <w:spacing w:after="60" w:line="240" w:lineRule="auto"/>
        <w:ind w:hanging="294"/>
        <w:jc w:val="both"/>
      </w:pPr>
      <w:r w:rsidRPr="00D56521">
        <w:t>An ENC Update Status Report, which reports the contents of electronic charts and directly related information. This report shows the status of IHO S-100 datasets of the following product types:</w:t>
      </w:r>
    </w:p>
    <w:p w14:paraId="4A6C2E04" w14:textId="77777777" w:rsidR="000A0D43" w:rsidRPr="00D56521" w:rsidRDefault="000A0D43" w:rsidP="00AE2737">
      <w:pPr>
        <w:pStyle w:val="ListParagraph"/>
        <w:numPr>
          <w:ilvl w:val="1"/>
          <w:numId w:val="82"/>
        </w:numPr>
        <w:spacing w:after="60" w:line="240" w:lineRule="auto"/>
        <w:ind w:hanging="357"/>
        <w:jc w:val="both"/>
      </w:pPr>
      <w:r w:rsidRPr="00D56521">
        <w:t>ENC, either S-101 or S-57</w:t>
      </w:r>
    </w:p>
    <w:p w14:paraId="332E2EB0" w14:textId="77777777" w:rsidR="000A0D43" w:rsidRPr="00D56521" w:rsidRDefault="000A0D43" w:rsidP="00AE2737">
      <w:pPr>
        <w:pStyle w:val="ListParagraph"/>
        <w:numPr>
          <w:ilvl w:val="1"/>
          <w:numId w:val="82"/>
        </w:numPr>
        <w:spacing w:after="60" w:line="240" w:lineRule="auto"/>
        <w:ind w:hanging="357"/>
        <w:jc w:val="both"/>
      </w:pPr>
      <w:r w:rsidRPr="00D56521">
        <w:t>S-102</w:t>
      </w:r>
    </w:p>
    <w:p w14:paraId="0DC1EA9C" w14:textId="77777777" w:rsidR="000A0D43" w:rsidRPr="00D56521" w:rsidRDefault="000A0D43" w:rsidP="00AE2737">
      <w:pPr>
        <w:pStyle w:val="ListParagraph"/>
        <w:numPr>
          <w:ilvl w:val="1"/>
          <w:numId w:val="82"/>
        </w:numPr>
        <w:spacing w:after="120" w:line="240" w:lineRule="auto"/>
        <w:jc w:val="both"/>
      </w:pPr>
      <w:r w:rsidRPr="00D56521">
        <w:t>S-104</w:t>
      </w:r>
    </w:p>
    <w:p w14:paraId="609E30AA" w14:textId="0B488328" w:rsidR="000A0D43" w:rsidRPr="00D56521" w:rsidRDefault="000A0D43" w:rsidP="00AE2737">
      <w:pPr>
        <w:pStyle w:val="ListParagraph"/>
        <w:numPr>
          <w:ilvl w:val="0"/>
          <w:numId w:val="82"/>
        </w:numPr>
        <w:spacing w:after="120" w:line="240" w:lineRule="auto"/>
        <w:ind w:hanging="294"/>
        <w:jc w:val="both"/>
      </w:pPr>
      <w:r w:rsidRPr="00D56521">
        <w:t>An ENP (</w:t>
      </w:r>
      <w:r w:rsidR="00F323B7">
        <w:t>E</w:t>
      </w:r>
      <w:r w:rsidRPr="00D56521">
        <w:t xml:space="preserve">lectronic </w:t>
      </w:r>
      <w:r w:rsidR="00F323B7">
        <w:t>N</w:t>
      </w:r>
      <w:r w:rsidRPr="00D56521">
        <w:t xml:space="preserve">autical </w:t>
      </w:r>
      <w:r w:rsidR="00F323B7">
        <w:t>P</w:t>
      </w:r>
      <w:r w:rsidRPr="00D56521">
        <w:t xml:space="preserve">ublication) Update Status Report which reports the status of ENPs. All other S-100 products (with the exception of S-128 itself) installed in the </w:t>
      </w:r>
      <w:ins w:id="2724" w:author="Raphael Malyankar" w:date="2023-08-31T16:36:00Z">
        <w:r w:rsidR="003B11C8" w:rsidRPr="003B11C8">
          <w:t xml:space="preserve">System Database </w:t>
        </w:r>
      </w:ins>
      <w:del w:id="2725" w:author="Raphael Malyankar" w:date="2023-08-31T16:36:00Z">
        <w:r w:rsidRPr="00D56521" w:rsidDel="003B11C8">
          <w:delText xml:space="preserve">SENC </w:delText>
        </w:r>
      </w:del>
      <w:r w:rsidRPr="00D56521">
        <w:t>are in this category.</w:t>
      </w:r>
    </w:p>
    <w:p w14:paraId="2FBDC47F" w14:textId="6B1AAE10" w:rsidR="000A0D43" w:rsidRPr="00D56521" w:rsidRDefault="000A0D43" w:rsidP="00F323B7">
      <w:pPr>
        <w:spacing w:after="120" w:line="240" w:lineRule="auto"/>
        <w:jc w:val="both"/>
      </w:pPr>
      <w:r w:rsidRPr="00D56521">
        <w:t xml:space="preserve">The report name at the top of the report header shows the type of </w:t>
      </w:r>
      <w:r w:rsidR="00F323B7">
        <w:t>R</w:t>
      </w:r>
      <w:r w:rsidRPr="00D56521">
        <w:t xml:space="preserve">eport being produced. </w:t>
      </w:r>
    </w:p>
    <w:p w14:paraId="02AF0BB2" w14:textId="4785BED5" w:rsidR="000A0D43" w:rsidRPr="009E15EE" w:rsidRDefault="000A0D43" w:rsidP="00F323B7">
      <w:pPr>
        <w:spacing w:after="120" w:line="240" w:lineRule="auto"/>
        <w:jc w:val="both"/>
        <w:rPr>
          <w:b/>
          <w:bCs/>
          <w:u w:val="single"/>
        </w:rPr>
      </w:pPr>
      <w:r w:rsidRPr="009E15EE">
        <w:rPr>
          <w:b/>
          <w:bCs/>
          <w:u w:val="single"/>
        </w:rPr>
        <w:t>Report Filters</w:t>
      </w:r>
    </w:p>
    <w:p w14:paraId="10605806" w14:textId="77777777" w:rsidR="000A0D43" w:rsidRPr="00D56521" w:rsidRDefault="000A0D43" w:rsidP="00F323B7">
      <w:pPr>
        <w:spacing w:after="60" w:line="240" w:lineRule="auto"/>
        <w:jc w:val="both"/>
      </w:pPr>
      <w:r w:rsidRPr="00D56521">
        <w:t>The Update status report defined in can take one of two forms:</w:t>
      </w:r>
    </w:p>
    <w:p w14:paraId="1B779F88" w14:textId="014A4834" w:rsidR="000A0D43" w:rsidRPr="00D56521" w:rsidRDefault="000A0D43" w:rsidP="00AE2737">
      <w:pPr>
        <w:pStyle w:val="ListParagraph"/>
        <w:numPr>
          <w:ilvl w:val="0"/>
          <w:numId w:val="83"/>
        </w:numPr>
        <w:spacing w:after="60" w:line="240" w:lineRule="auto"/>
        <w:ind w:left="709" w:hanging="283"/>
        <w:jc w:val="both"/>
      </w:pPr>
      <w:r w:rsidRPr="00D56521">
        <w:t xml:space="preserve">A report detailing the status of all datasets within the </w:t>
      </w:r>
      <w:ins w:id="2726" w:author="Raphael Malyankar" w:date="2023-08-31T16:37:00Z">
        <w:r w:rsidR="003B11C8" w:rsidRPr="003B11C8">
          <w:t xml:space="preserve">System Database </w:t>
        </w:r>
      </w:ins>
      <w:del w:id="2727" w:author="Raphael Malyankar" w:date="2023-08-31T16:37:00Z">
        <w:r w:rsidRPr="00D56521" w:rsidDel="003B11C8">
          <w:delText xml:space="preserve">SENC </w:delText>
        </w:r>
      </w:del>
      <w:r w:rsidRPr="00D56521">
        <w:t>of the ECDIS for the appropriate type (ENC or ENP). This shows the status of the datasets with respect to the date contained in the S-128 dataset of the last update for each data server’s service installed.</w:t>
      </w:r>
    </w:p>
    <w:p w14:paraId="572FEC56" w14:textId="77777777" w:rsidR="000A0D43" w:rsidRDefault="000A0D43" w:rsidP="00AE2737">
      <w:pPr>
        <w:pStyle w:val="ListParagraph"/>
        <w:numPr>
          <w:ilvl w:val="0"/>
          <w:numId w:val="83"/>
        </w:numPr>
        <w:spacing w:after="120" w:line="240" w:lineRule="auto"/>
        <w:ind w:left="709" w:hanging="283"/>
        <w:jc w:val="both"/>
      </w:pPr>
      <w:r w:rsidRPr="00D56521">
        <w:t>A report detailing the status of each S-100 dataset along a predefined section of a route contained within the ECDIS.</w:t>
      </w:r>
    </w:p>
    <w:p w14:paraId="26C46C15" w14:textId="77777777" w:rsidR="009E15EE" w:rsidRPr="00D56521" w:rsidRDefault="009E15EE" w:rsidP="009E15EE">
      <w:pPr>
        <w:spacing w:after="120" w:line="240" w:lineRule="auto"/>
        <w:jc w:val="both"/>
      </w:pPr>
    </w:p>
    <w:p w14:paraId="317BD379" w14:textId="77777777" w:rsidR="000A0D43" w:rsidRPr="009E15EE" w:rsidRDefault="000A0D43" w:rsidP="00F323B7">
      <w:pPr>
        <w:spacing w:after="120" w:line="240" w:lineRule="auto"/>
        <w:jc w:val="both"/>
        <w:rPr>
          <w:b/>
          <w:bCs/>
          <w:u w:val="single"/>
        </w:rPr>
      </w:pPr>
      <w:r w:rsidRPr="009E15EE">
        <w:rPr>
          <w:b/>
          <w:bCs/>
          <w:u w:val="single"/>
        </w:rPr>
        <w:t>Example</w:t>
      </w:r>
    </w:p>
    <w:p w14:paraId="766C8A5E" w14:textId="4A3A7636" w:rsidR="000A0D43" w:rsidRPr="00D56521" w:rsidRDefault="000A0D43" w:rsidP="00F323B7">
      <w:pPr>
        <w:spacing w:after="120" w:line="240" w:lineRule="auto"/>
        <w:jc w:val="both"/>
      </w:pPr>
      <w:r w:rsidRPr="00D56521">
        <w:t xml:space="preserve">An example of an Update </w:t>
      </w:r>
      <w:r w:rsidR="00062E19">
        <w:t>S</w:t>
      </w:r>
      <w:r w:rsidRPr="00D56521">
        <w:t xml:space="preserve">tatus </w:t>
      </w:r>
      <w:r w:rsidR="00062E19">
        <w:t>R</w:t>
      </w:r>
      <w:r w:rsidRPr="00D56521">
        <w:t xml:space="preserve">eport </w:t>
      </w:r>
      <w:r w:rsidR="001640BB">
        <w:t xml:space="preserve">for current ECDIS with S-57 ENCs </w:t>
      </w:r>
      <w:r w:rsidRPr="00D56521">
        <w:t xml:space="preserve">is shown in the </w:t>
      </w:r>
      <w:r w:rsidR="00062E19">
        <w:t>Figure C-3-</w:t>
      </w:r>
      <w:r w:rsidR="001640BB">
        <w:t>1</w:t>
      </w:r>
      <w:r w:rsidR="001640BB" w:rsidRPr="00D56521">
        <w:t>,</w:t>
      </w:r>
      <w:r w:rsidR="001640BB">
        <w:t xml:space="preserve"> followed by an illustrative revised report for S-100 datasets in Figure C-3-2</w:t>
      </w:r>
      <w:r w:rsidRPr="00D56521">
        <w:t>. The example shown is an ENC Update Status Report.</w:t>
      </w:r>
    </w:p>
    <w:p w14:paraId="09DA22B1" w14:textId="77777777" w:rsidR="000A0D43" w:rsidRPr="00D56521" w:rsidRDefault="000A0D43" w:rsidP="004E61EE">
      <w:pPr>
        <w:spacing w:line="240" w:lineRule="auto"/>
        <w:jc w:val="center"/>
      </w:pPr>
      <w:r w:rsidRPr="00D56521">
        <w:rPr>
          <w:noProof/>
          <w:lang w:val="fr-FR"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D56521" w:rsidRDefault="00F323B7" w:rsidP="001640BB">
      <w:pPr>
        <w:pStyle w:val="Caption"/>
        <w:spacing w:after="120" w:line="240" w:lineRule="auto"/>
        <w:jc w:val="center"/>
      </w:pPr>
      <w:r w:rsidRPr="00D56521">
        <w:t xml:space="preserve">Figure </w:t>
      </w:r>
      <w:r>
        <w:t>C-</w:t>
      </w:r>
      <w:r w:rsidR="00062E19">
        <w:t>3</w:t>
      </w:r>
      <w:r>
        <w:t>-</w:t>
      </w:r>
      <w:r w:rsidR="00062E19">
        <w:t>1</w:t>
      </w:r>
      <w:r>
        <w:t xml:space="preserve"> </w:t>
      </w:r>
      <w:r w:rsidR="00062E19">
        <w:t>-</w:t>
      </w:r>
      <w:r w:rsidRPr="00D56521">
        <w:t xml:space="preserve"> </w:t>
      </w:r>
      <w:r w:rsidR="00062E19">
        <w:t xml:space="preserve">Update Status Report </w:t>
      </w:r>
      <w:r w:rsidR="001640BB">
        <w:t>–</w:t>
      </w:r>
      <w:r w:rsidR="00062E19">
        <w:t xml:space="preserve"> </w:t>
      </w:r>
      <w:r w:rsidR="001640BB">
        <w:t xml:space="preserve">current report </w:t>
      </w:r>
      <w:r w:rsidR="00062E19">
        <w:t>example</w:t>
      </w:r>
    </w:p>
    <w:p w14:paraId="38C90EC0" w14:textId="68A8D4A1" w:rsidR="000A0D43" w:rsidRPr="00D56521" w:rsidRDefault="001640BB" w:rsidP="0095577A">
      <w:pPr>
        <w:spacing w:after="120" w:line="240" w:lineRule="auto"/>
        <w:jc w:val="center"/>
      </w:pPr>
      <w:r w:rsidRPr="00EF50EB">
        <w:rPr>
          <w:noProof/>
          <w:lang w:val="fr-FR"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D56521" w:rsidRDefault="001640BB" w:rsidP="001640BB">
      <w:pPr>
        <w:pStyle w:val="Caption"/>
        <w:spacing w:after="120" w:line="240" w:lineRule="auto"/>
        <w:jc w:val="center"/>
      </w:pPr>
      <w:r w:rsidRPr="00D56521">
        <w:t xml:space="preserve">Figure </w:t>
      </w:r>
      <w:r>
        <w:t>C-3-2 -</w:t>
      </w:r>
      <w:r w:rsidRPr="00D56521">
        <w:t xml:space="preserve"> </w:t>
      </w:r>
      <w:r>
        <w:t>Update Status Report - notional example for S-100 datasets</w:t>
      </w:r>
    </w:p>
    <w:p w14:paraId="1E450EAA" w14:textId="77777777" w:rsidR="0095577A" w:rsidRDefault="0095577A" w:rsidP="001640BB">
      <w:pPr>
        <w:spacing w:after="120" w:line="240" w:lineRule="auto"/>
        <w:jc w:val="both"/>
        <w:rPr>
          <w:b/>
          <w:bCs/>
          <w:u w:val="single"/>
        </w:rPr>
      </w:pPr>
    </w:p>
    <w:p w14:paraId="4A2A05B7" w14:textId="7D7BFD16" w:rsidR="001640BB" w:rsidRPr="009E15EE" w:rsidRDefault="001640BB" w:rsidP="001640BB">
      <w:pPr>
        <w:spacing w:after="120" w:line="240" w:lineRule="auto"/>
        <w:jc w:val="both"/>
        <w:rPr>
          <w:b/>
          <w:bCs/>
          <w:u w:val="single"/>
        </w:rPr>
      </w:pPr>
      <w:r w:rsidRPr="009E15EE">
        <w:rPr>
          <w:b/>
          <w:bCs/>
          <w:u w:val="single"/>
        </w:rPr>
        <w:t xml:space="preserve">Report </w:t>
      </w:r>
      <w:r>
        <w:rPr>
          <w:b/>
          <w:bCs/>
          <w:u w:val="single"/>
        </w:rPr>
        <w:t>specification</w:t>
      </w:r>
    </w:p>
    <w:p w14:paraId="1C732606" w14:textId="10122E1F" w:rsidR="000A0D43" w:rsidRPr="00D56521" w:rsidRDefault="000A0D43" w:rsidP="003A3D1B">
      <w:pPr>
        <w:spacing w:after="120" w:line="240" w:lineRule="auto"/>
        <w:jc w:val="both"/>
      </w:pPr>
      <w:r w:rsidRPr="00D56521">
        <w:t xml:space="preserve">The ENC </w:t>
      </w:r>
      <w:r w:rsidR="003A3D1B">
        <w:t>U</w:t>
      </w:r>
      <w:r w:rsidRPr="00D56521">
        <w:t xml:space="preserve">pdate </w:t>
      </w:r>
      <w:r w:rsidR="003A3D1B">
        <w:t>S</w:t>
      </w:r>
      <w:r w:rsidRPr="00D56521">
        <w:t xml:space="preserve">tatus </w:t>
      </w:r>
      <w:r w:rsidR="003A3D1B">
        <w:t>R</w:t>
      </w:r>
      <w:r w:rsidRPr="00D56521">
        <w:t xml:space="preserve">eport is a formatted output from the ECDIS. It should be formatted to </w:t>
      </w:r>
      <w:r w:rsidR="003A3D1B" w:rsidRPr="00D56521">
        <w:t>fit within</w:t>
      </w:r>
      <w:r w:rsidRPr="00D56521">
        <w:t xml:space="preserve"> the width of the ECDIS screen and, if printable, split into individual A4 pages.</w:t>
      </w:r>
    </w:p>
    <w:p w14:paraId="2945F28E" w14:textId="4A0BD13B" w:rsidR="000A0D43" w:rsidRPr="00D56521" w:rsidRDefault="000A0D43" w:rsidP="003A3D1B">
      <w:pPr>
        <w:spacing w:after="60" w:line="240" w:lineRule="auto"/>
        <w:jc w:val="both"/>
      </w:pPr>
      <w:r w:rsidRPr="00D56521">
        <w:t xml:space="preserve">Reports of both types (complete </w:t>
      </w:r>
      <w:ins w:id="2728" w:author="Raphael Malyankar" w:date="2023-08-31T16:37:00Z">
        <w:r w:rsidR="003B11C8" w:rsidRPr="003B11C8">
          <w:t xml:space="preserve">System Database </w:t>
        </w:r>
      </w:ins>
      <w:del w:id="2729" w:author="Raphael Malyankar" w:date="2023-08-31T16:37:00Z">
        <w:r w:rsidRPr="00D56521" w:rsidDel="003B11C8">
          <w:delText xml:space="preserve">SENC </w:delText>
        </w:r>
      </w:del>
      <w:r w:rsidRPr="00D56521">
        <w:t xml:space="preserve">contents and </w:t>
      </w:r>
      <w:r w:rsidR="003A3D1B">
        <w:t>f</w:t>
      </w:r>
      <w:r w:rsidRPr="00D56521">
        <w:t>iltered by route) are divided into two sections:</w:t>
      </w:r>
    </w:p>
    <w:p w14:paraId="1F9C962E" w14:textId="23BA83BD" w:rsidR="000A0D43" w:rsidRPr="00D56521" w:rsidRDefault="000A0D43" w:rsidP="00AE2737">
      <w:pPr>
        <w:numPr>
          <w:ilvl w:val="0"/>
          <w:numId w:val="74"/>
        </w:numPr>
        <w:spacing w:after="60" w:line="240" w:lineRule="auto"/>
        <w:jc w:val="both"/>
      </w:pPr>
      <w:r w:rsidRPr="00D56521">
        <w:t xml:space="preserve">A header containing information on the vessel and report content selected (either filtered for a route (or part of a route) or for the entire </w:t>
      </w:r>
      <w:ins w:id="2730" w:author="Raphael Malyankar" w:date="2023-08-31T16:37:00Z">
        <w:r w:rsidR="003B11C8" w:rsidRPr="003B11C8">
          <w:t xml:space="preserve">System Database </w:t>
        </w:r>
      </w:ins>
      <w:del w:id="2731" w:author="Raphael Malyankar" w:date="2023-08-31T16:37:00Z">
        <w:r w:rsidRPr="00D56521" w:rsidDel="003B11C8">
          <w:delText xml:space="preserve">SENC </w:delText>
        </w:r>
      </w:del>
      <w:r w:rsidRPr="00D56521">
        <w:t>contents. This header contains vessel information and report reference dates followed by a summary totals for each report status.</w:t>
      </w:r>
    </w:p>
    <w:p w14:paraId="553A1DFA" w14:textId="77777777" w:rsidR="000A0D43" w:rsidRPr="00D56521" w:rsidRDefault="000A0D43" w:rsidP="00AE2737">
      <w:pPr>
        <w:numPr>
          <w:ilvl w:val="0"/>
          <w:numId w:val="74"/>
        </w:numPr>
        <w:spacing w:after="120" w:line="240" w:lineRule="auto"/>
        <w:jc w:val="both"/>
      </w:pPr>
      <w:r w:rsidRPr="00D56521">
        <w:t>A table containing information for each cell within the chosen content type. This provides detailed information on each dataset within the chosen content category.</w:t>
      </w:r>
    </w:p>
    <w:p w14:paraId="7E09B1F8" w14:textId="77777777" w:rsidR="009E15EE" w:rsidRPr="009E15EE" w:rsidRDefault="009E15EE" w:rsidP="003A3D1B">
      <w:pPr>
        <w:spacing w:after="120" w:line="240" w:lineRule="auto"/>
        <w:jc w:val="both"/>
        <w:rPr>
          <w:bCs/>
        </w:rPr>
      </w:pPr>
    </w:p>
    <w:p w14:paraId="6D3C6D30" w14:textId="2CCCA389" w:rsidR="000A0D43" w:rsidRPr="009E15EE" w:rsidRDefault="000A0D43" w:rsidP="003A3D1B">
      <w:pPr>
        <w:spacing w:after="120" w:line="240" w:lineRule="auto"/>
        <w:jc w:val="both"/>
        <w:rPr>
          <w:b/>
          <w:bCs/>
          <w:u w:val="single"/>
        </w:rPr>
      </w:pPr>
      <w:r w:rsidRPr="009E15EE">
        <w:rPr>
          <w:b/>
          <w:bCs/>
          <w:u w:val="single"/>
        </w:rPr>
        <w:t xml:space="preserve">Report </w:t>
      </w:r>
      <w:r w:rsidR="001640BB">
        <w:rPr>
          <w:b/>
          <w:bCs/>
          <w:u w:val="single"/>
        </w:rPr>
        <w:t>h</w:t>
      </w:r>
      <w:r w:rsidRPr="009E15EE">
        <w:rPr>
          <w:b/>
          <w:bCs/>
          <w:u w:val="single"/>
        </w:rPr>
        <w:t>eader</w:t>
      </w:r>
    </w:p>
    <w:p w14:paraId="23053A43" w14:textId="7BAAFA09" w:rsidR="000A0D43" w:rsidRPr="00D56521" w:rsidRDefault="000A0D43" w:rsidP="003A3D1B">
      <w:pPr>
        <w:spacing w:after="120" w:line="240" w:lineRule="auto"/>
        <w:jc w:val="both"/>
      </w:pPr>
      <w:r w:rsidRPr="00D56521">
        <w:t xml:space="preserve">The data content of each of the header fields is defined in </w:t>
      </w:r>
      <w:r w:rsidR="003A3D1B">
        <w:t>T</w:t>
      </w:r>
      <w:r w:rsidRPr="00D56521">
        <w:t>able</w:t>
      </w:r>
      <w:r w:rsidR="003A3D1B">
        <w:t xml:space="preserve"> C-3-1</w:t>
      </w:r>
      <w:r w:rsidRPr="00D56521">
        <w:t xml:space="preserve"> below:</w:t>
      </w:r>
    </w:p>
    <w:tbl>
      <w:tblPr>
        <w:tblStyle w:val="TableGrid"/>
        <w:tblW w:w="0" w:type="auto"/>
        <w:tblLook w:val="04A0" w:firstRow="1" w:lastRow="0" w:firstColumn="1" w:lastColumn="0" w:noHBand="0" w:noVBand="1"/>
      </w:tblPr>
      <w:tblGrid>
        <w:gridCol w:w="2972"/>
        <w:gridCol w:w="1134"/>
        <w:gridCol w:w="4910"/>
      </w:tblGrid>
      <w:tr w:rsidR="000A0D43" w:rsidRPr="00D56521" w14:paraId="468B6106" w14:textId="77777777" w:rsidTr="00F74131">
        <w:trPr>
          <w:trHeight w:val="297"/>
        </w:trPr>
        <w:tc>
          <w:tcPr>
            <w:tcW w:w="2972" w:type="dxa"/>
            <w:shd w:val="clear" w:color="auto" w:fill="D9D9D9" w:themeFill="background1" w:themeFillShade="D9"/>
          </w:tcPr>
          <w:p w14:paraId="76B89395" w14:textId="6034598C" w:rsidR="000A0D43" w:rsidRPr="00D56521" w:rsidRDefault="000A0D43" w:rsidP="00F74131">
            <w:pPr>
              <w:spacing w:before="60" w:after="60"/>
              <w:rPr>
                <w:b/>
                <w:bCs/>
              </w:rPr>
            </w:pPr>
            <w:r w:rsidRPr="00D56521">
              <w:rPr>
                <w:b/>
                <w:bCs/>
              </w:rPr>
              <w:t>Field Name.</w:t>
            </w:r>
          </w:p>
        </w:tc>
        <w:tc>
          <w:tcPr>
            <w:tcW w:w="1134" w:type="dxa"/>
            <w:shd w:val="clear" w:color="auto" w:fill="D9D9D9" w:themeFill="background1" w:themeFillShade="D9"/>
          </w:tcPr>
          <w:p w14:paraId="2202BB8F" w14:textId="77777777" w:rsidR="000A0D43" w:rsidRPr="00D56521" w:rsidRDefault="000A0D43" w:rsidP="00F74131">
            <w:pPr>
              <w:spacing w:before="60" w:after="60"/>
              <w:rPr>
                <w:b/>
                <w:bCs/>
              </w:rPr>
            </w:pPr>
            <w:r w:rsidRPr="00D56521">
              <w:rPr>
                <w:b/>
                <w:bCs/>
              </w:rPr>
              <w:t>Type</w:t>
            </w:r>
          </w:p>
        </w:tc>
        <w:tc>
          <w:tcPr>
            <w:tcW w:w="4910" w:type="dxa"/>
            <w:shd w:val="clear" w:color="auto" w:fill="D9D9D9" w:themeFill="background1" w:themeFillShade="D9"/>
          </w:tcPr>
          <w:p w14:paraId="5DE21D50" w14:textId="77777777" w:rsidR="000A0D43" w:rsidRPr="00D56521" w:rsidRDefault="000A0D43" w:rsidP="00F74131">
            <w:pPr>
              <w:spacing w:before="60" w:after="60"/>
              <w:rPr>
                <w:b/>
                <w:bCs/>
              </w:rPr>
            </w:pPr>
            <w:r w:rsidRPr="00D56521">
              <w:rPr>
                <w:b/>
                <w:bCs/>
              </w:rPr>
              <w:t>Source</w:t>
            </w:r>
          </w:p>
        </w:tc>
      </w:tr>
      <w:tr w:rsidR="000A0D43" w:rsidRPr="00D56521" w14:paraId="7E627633" w14:textId="77777777" w:rsidTr="00D437A1">
        <w:tc>
          <w:tcPr>
            <w:tcW w:w="2972" w:type="dxa"/>
          </w:tcPr>
          <w:p w14:paraId="6C1610A6" w14:textId="77777777" w:rsidR="000A0D43" w:rsidRPr="00D56521" w:rsidRDefault="000A0D43" w:rsidP="00AE2737">
            <w:pPr>
              <w:numPr>
                <w:ilvl w:val="0"/>
                <w:numId w:val="79"/>
              </w:numPr>
              <w:spacing w:before="60" w:after="60"/>
            </w:pPr>
            <w:r w:rsidRPr="00D56521">
              <w:t>Report Name</w:t>
            </w:r>
          </w:p>
        </w:tc>
        <w:tc>
          <w:tcPr>
            <w:tcW w:w="1134" w:type="dxa"/>
          </w:tcPr>
          <w:p w14:paraId="2589989B" w14:textId="77777777" w:rsidR="000A0D43" w:rsidRPr="00D56521" w:rsidRDefault="000A0D43" w:rsidP="00F74131">
            <w:pPr>
              <w:spacing w:before="60" w:after="60"/>
            </w:pPr>
            <w:r w:rsidRPr="00D56521">
              <w:t>Text</w:t>
            </w:r>
          </w:p>
        </w:tc>
        <w:tc>
          <w:tcPr>
            <w:tcW w:w="4910" w:type="dxa"/>
          </w:tcPr>
          <w:p w14:paraId="2AB04628" w14:textId="14564B92" w:rsidR="000A0D43" w:rsidRPr="00D56521" w:rsidRDefault="000A0D43" w:rsidP="00F74131">
            <w:pPr>
              <w:spacing w:before="60" w:after="60"/>
            </w:pPr>
            <w:r w:rsidRPr="00D56521">
              <w:t xml:space="preserve">Two Report names are possible depending on which </w:t>
            </w:r>
            <w:r w:rsidR="00F74131">
              <w:t>R</w:t>
            </w:r>
            <w:r w:rsidRPr="00D56521">
              <w:t>eport is being shown. Either:</w:t>
            </w:r>
          </w:p>
          <w:p w14:paraId="478029D3" w14:textId="77777777" w:rsidR="000A0D43" w:rsidRPr="00D56521" w:rsidRDefault="000A0D43" w:rsidP="00AE2737">
            <w:pPr>
              <w:numPr>
                <w:ilvl w:val="0"/>
                <w:numId w:val="78"/>
              </w:numPr>
              <w:spacing w:before="60" w:after="60"/>
            </w:pPr>
            <w:r w:rsidRPr="00D56521">
              <w:t>Electronic Navigational Charts (ENC) Update Status Report</w:t>
            </w:r>
          </w:p>
          <w:p w14:paraId="6A95581E" w14:textId="6301B8CD" w:rsidR="000A0D43" w:rsidRPr="00D56521" w:rsidRDefault="000A0D43" w:rsidP="00AE2737">
            <w:pPr>
              <w:numPr>
                <w:ilvl w:val="0"/>
                <w:numId w:val="78"/>
              </w:numPr>
              <w:spacing w:before="60" w:after="60"/>
            </w:pPr>
            <w:bookmarkStart w:id="2732" w:name="_Hlk87104123"/>
            <w:r w:rsidRPr="00D56521">
              <w:t>Electronic Nautical Publications (ENP) Update Status Report</w:t>
            </w:r>
            <w:bookmarkEnd w:id="2732"/>
          </w:p>
        </w:tc>
      </w:tr>
      <w:tr w:rsidR="000A0D43" w:rsidRPr="00D56521" w14:paraId="5D7A8D6B" w14:textId="77777777" w:rsidTr="00D437A1">
        <w:tc>
          <w:tcPr>
            <w:tcW w:w="2972" w:type="dxa"/>
          </w:tcPr>
          <w:p w14:paraId="225D73AC" w14:textId="77777777" w:rsidR="000A0D43" w:rsidRPr="00D56521" w:rsidRDefault="000A0D43" w:rsidP="00AE2737">
            <w:pPr>
              <w:numPr>
                <w:ilvl w:val="0"/>
                <w:numId w:val="79"/>
              </w:numPr>
              <w:spacing w:before="60" w:after="60"/>
            </w:pPr>
            <w:r w:rsidRPr="00D56521">
              <w:t>Vessel Name</w:t>
            </w:r>
          </w:p>
        </w:tc>
        <w:tc>
          <w:tcPr>
            <w:tcW w:w="1134" w:type="dxa"/>
          </w:tcPr>
          <w:p w14:paraId="762B4BBF" w14:textId="77777777" w:rsidR="000A0D43" w:rsidRPr="00D56521" w:rsidRDefault="000A0D43" w:rsidP="00F74131">
            <w:pPr>
              <w:spacing w:before="60" w:after="60"/>
            </w:pPr>
            <w:r w:rsidRPr="00D56521">
              <w:t>Text</w:t>
            </w:r>
          </w:p>
        </w:tc>
        <w:tc>
          <w:tcPr>
            <w:tcW w:w="4910" w:type="dxa"/>
          </w:tcPr>
          <w:p w14:paraId="59E5BC6D" w14:textId="3B62A9E1" w:rsidR="000A0D43" w:rsidRPr="00D56521" w:rsidRDefault="000A0D43" w:rsidP="00F74131">
            <w:pPr>
              <w:spacing w:before="60" w:after="60"/>
            </w:pPr>
            <w:r w:rsidRPr="00D56521">
              <w:t>The name of the vesse</w:t>
            </w:r>
            <w:r w:rsidR="00F74131">
              <w:t>l as recorded within the ECDIS.</w:t>
            </w:r>
          </w:p>
        </w:tc>
      </w:tr>
      <w:tr w:rsidR="000A0D43" w:rsidRPr="00D56521" w14:paraId="10653551" w14:textId="77777777" w:rsidTr="00D437A1">
        <w:tc>
          <w:tcPr>
            <w:tcW w:w="2972" w:type="dxa"/>
          </w:tcPr>
          <w:p w14:paraId="41902A52" w14:textId="77777777" w:rsidR="000A0D43" w:rsidRPr="00D56521" w:rsidRDefault="000A0D43" w:rsidP="00AE2737">
            <w:pPr>
              <w:numPr>
                <w:ilvl w:val="0"/>
                <w:numId w:val="79"/>
              </w:numPr>
              <w:spacing w:before="60" w:after="60"/>
            </w:pPr>
            <w:r w:rsidRPr="00D56521">
              <w:t xml:space="preserve">Identifier </w:t>
            </w:r>
          </w:p>
        </w:tc>
        <w:tc>
          <w:tcPr>
            <w:tcW w:w="1134" w:type="dxa"/>
          </w:tcPr>
          <w:p w14:paraId="52B46D92" w14:textId="77777777" w:rsidR="000A0D43" w:rsidRPr="00D56521" w:rsidRDefault="000A0D43" w:rsidP="00F74131">
            <w:pPr>
              <w:spacing w:before="60" w:after="60"/>
            </w:pPr>
            <w:r w:rsidRPr="00D56521">
              <w:t>Text</w:t>
            </w:r>
          </w:p>
        </w:tc>
        <w:tc>
          <w:tcPr>
            <w:tcW w:w="4910" w:type="dxa"/>
          </w:tcPr>
          <w:p w14:paraId="15C70DB2" w14:textId="748169E8" w:rsidR="000A0D43" w:rsidRPr="00D56521" w:rsidRDefault="000A0D43" w:rsidP="00F74131">
            <w:pPr>
              <w:spacing w:before="60" w:after="60"/>
            </w:pPr>
            <w:r w:rsidRPr="00D56521">
              <w:t>A unique identifier,</w:t>
            </w:r>
            <w:r w:rsidR="00F74131">
              <w:t xml:space="preserve"> the MMSI or vessel IMO number.</w:t>
            </w:r>
          </w:p>
        </w:tc>
      </w:tr>
      <w:tr w:rsidR="000A0D43" w:rsidRPr="00D56521" w14:paraId="7A036B72" w14:textId="77777777" w:rsidTr="00D437A1">
        <w:tc>
          <w:tcPr>
            <w:tcW w:w="2972" w:type="dxa"/>
          </w:tcPr>
          <w:p w14:paraId="15BB1B20" w14:textId="77777777" w:rsidR="000A0D43" w:rsidRPr="00D56521" w:rsidRDefault="000A0D43" w:rsidP="00AE2737">
            <w:pPr>
              <w:numPr>
                <w:ilvl w:val="0"/>
                <w:numId w:val="79"/>
              </w:numPr>
              <w:spacing w:before="60" w:after="60"/>
            </w:pPr>
            <w:r w:rsidRPr="00D56521">
              <w:t>Update reference date</w:t>
            </w:r>
          </w:p>
        </w:tc>
        <w:tc>
          <w:tcPr>
            <w:tcW w:w="1134" w:type="dxa"/>
          </w:tcPr>
          <w:p w14:paraId="460C6507" w14:textId="77777777" w:rsidR="000A0D43" w:rsidRPr="00D56521" w:rsidRDefault="000A0D43" w:rsidP="00F74131">
            <w:pPr>
              <w:spacing w:before="60" w:after="60"/>
            </w:pPr>
            <w:r w:rsidRPr="00D56521">
              <w:t>Date</w:t>
            </w:r>
          </w:p>
        </w:tc>
        <w:tc>
          <w:tcPr>
            <w:tcW w:w="4910" w:type="dxa"/>
          </w:tcPr>
          <w:p w14:paraId="02B7A3D6" w14:textId="3461B5BA" w:rsidR="000A0D43" w:rsidRPr="00D56521" w:rsidRDefault="000A0D43" w:rsidP="00F74131">
            <w:pPr>
              <w:spacing w:before="60" w:after="60"/>
            </w:pPr>
            <w:r w:rsidRPr="00D56521">
              <w:t xml:space="preserve">The data used as the reference for the status of each of the cells. This is the issue date of the last S-128 dataset in the </w:t>
            </w:r>
            <w:r w:rsidR="00F74131">
              <w:t>E</w:t>
            </w:r>
            <w:r w:rsidRPr="00D56521">
              <w:t xml:space="preserve">xchange </w:t>
            </w:r>
            <w:r w:rsidR="00F74131">
              <w:t>S</w:t>
            </w:r>
            <w:r w:rsidRPr="00D56521">
              <w:t xml:space="preserve">et used to update the </w:t>
            </w:r>
            <w:ins w:id="2733" w:author="Raphael Malyankar" w:date="2023-08-31T16:37:00Z">
              <w:r w:rsidR="003B11C8" w:rsidRPr="003B11C8">
                <w:t>System Database</w:t>
              </w:r>
            </w:ins>
            <w:del w:id="2734" w:author="Raphael Malyankar" w:date="2023-08-31T16:37:00Z">
              <w:r w:rsidRPr="00D56521" w:rsidDel="003B11C8">
                <w:delText>SENC</w:delText>
              </w:r>
            </w:del>
            <w:r w:rsidRPr="00D56521">
              <w:t xml:space="preserve">. The date is taken from the latest S-128 datasets </w:t>
            </w:r>
            <w:proofErr w:type="spellStart"/>
            <w:r w:rsidRPr="00D56521">
              <w:t>issueDate</w:t>
            </w:r>
            <w:proofErr w:type="spellEnd"/>
            <w:r w:rsidRPr="00D56521">
              <w:t xml:space="preserve"> in the </w:t>
            </w:r>
            <w:r w:rsidRPr="00D56521">
              <w:lastRenderedPageBreak/>
              <w:t>CATALOG.XML and is</w:t>
            </w:r>
            <w:r w:rsidR="00F74131">
              <w:t xml:space="preserve"> expressed in ISO8601 notation:</w:t>
            </w:r>
          </w:p>
          <w:p w14:paraId="704DF6D6" w14:textId="184DF07C" w:rsidR="000A0D43" w:rsidRPr="00D56521" w:rsidRDefault="000A0D43" w:rsidP="00F74131">
            <w:pPr>
              <w:spacing w:before="60" w:after="60"/>
            </w:pPr>
            <w:r w:rsidRPr="00D56521">
              <w:t xml:space="preserve"> [</w:t>
            </w:r>
            <w:r w:rsidRPr="00D56521">
              <w:rPr>
                <w:b/>
                <w:bCs/>
              </w:rPr>
              <w:t>YYYMMDDZHHMMSS</w:t>
            </w:r>
            <w:r w:rsidR="00F74131">
              <w:t>]</w:t>
            </w:r>
          </w:p>
        </w:tc>
      </w:tr>
      <w:tr w:rsidR="000A0D43" w:rsidRPr="00D56521" w14:paraId="6178331E" w14:textId="77777777" w:rsidTr="00D437A1">
        <w:tc>
          <w:tcPr>
            <w:tcW w:w="2972" w:type="dxa"/>
          </w:tcPr>
          <w:p w14:paraId="133D2A64" w14:textId="5A98481B" w:rsidR="000A0D43" w:rsidRPr="00D56521" w:rsidRDefault="000A0D43" w:rsidP="00AE2737">
            <w:pPr>
              <w:numPr>
                <w:ilvl w:val="0"/>
                <w:numId w:val="79"/>
              </w:numPr>
              <w:spacing w:before="60" w:after="60"/>
            </w:pPr>
            <w:r w:rsidRPr="00D56521">
              <w:lastRenderedPageBreak/>
              <w:t xml:space="preserve">Date of report </w:t>
            </w:r>
          </w:p>
        </w:tc>
        <w:tc>
          <w:tcPr>
            <w:tcW w:w="1134" w:type="dxa"/>
          </w:tcPr>
          <w:p w14:paraId="2C8FF900" w14:textId="77777777" w:rsidR="000A0D43" w:rsidRPr="00D56521" w:rsidRDefault="000A0D43" w:rsidP="00F74131">
            <w:pPr>
              <w:spacing w:before="60" w:after="60"/>
            </w:pPr>
            <w:r w:rsidRPr="00D56521">
              <w:t>Date</w:t>
            </w:r>
          </w:p>
        </w:tc>
        <w:tc>
          <w:tcPr>
            <w:tcW w:w="4910" w:type="dxa"/>
          </w:tcPr>
          <w:p w14:paraId="2A503118" w14:textId="7722392B" w:rsidR="000A0D43" w:rsidRPr="00D56521" w:rsidRDefault="000A0D43" w:rsidP="00F74131">
            <w:pPr>
              <w:spacing w:before="60" w:after="60"/>
            </w:pPr>
            <w:r w:rsidRPr="00D56521">
              <w:t xml:space="preserve">The date the </w:t>
            </w:r>
            <w:r w:rsidR="00F74131">
              <w:t>R</w:t>
            </w:r>
            <w:r w:rsidRPr="00D56521">
              <w:t>eport was run.</w:t>
            </w:r>
          </w:p>
        </w:tc>
      </w:tr>
      <w:tr w:rsidR="000A0D43" w:rsidRPr="00D56521" w14:paraId="76C063F9" w14:textId="77777777" w:rsidTr="00D437A1">
        <w:tc>
          <w:tcPr>
            <w:tcW w:w="2972" w:type="dxa"/>
          </w:tcPr>
          <w:p w14:paraId="5B4DF816" w14:textId="77777777" w:rsidR="000A0D43" w:rsidRPr="00D56521" w:rsidRDefault="000A0D43" w:rsidP="00AE2737">
            <w:pPr>
              <w:numPr>
                <w:ilvl w:val="0"/>
                <w:numId w:val="79"/>
              </w:numPr>
              <w:spacing w:before="60" w:after="60"/>
            </w:pPr>
            <w:r w:rsidRPr="00D56521">
              <w:t>Content</w:t>
            </w:r>
          </w:p>
        </w:tc>
        <w:tc>
          <w:tcPr>
            <w:tcW w:w="1134" w:type="dxa"/>
          </w:tcPr>
          <w:p w14:paraId="59335D4D" w14:textId="77777777" w:rsidR="000A0D43" w:rsidRPr="00D56521" w:rsidRDefault="000A0D43" w:rsidP="00F74131">
            <w:pPr>
              <w:spacing w:before="60" w:after="60"/>
            </w:pPr>
            <w:r w:rsidRPr="00D56521">
              <w:t>Text</w:t>
            </w:r>
          </w:p>
        </w:tc>
        <w:tc>
          <w:tcPr>
            <w:tcW w:w="4910" w:type="dxa"/>
          </w:tcPr>
          <w:p w14:paraId="228F2FBC" w14:textId="35AC3926" w:rsidR="000A0D43" w:rsidRPr="00D56521" w:rsidRDefault="000A0D43" w:rsidP="00F74131">
            <w:pPr>
              <w:spacing w:before="60" w:after="60"/>
            </w:pPr>
            <w:r w:rsidRPr="00D56521">
              <w:t xml:space="preserve">Each Report can be optionally filtered for an individual route plan or report the full </w:t>
            </w:r>
            <w:ins w:id="2735" w:author="Raphael Malyankar" w:date="2023-08-31T16:37:00Z">
              <w:r w:rsidR="003B11C8" w:rsidRPr="003B11C8">
                <w:t xml:space="preserve">System Database </w:t>
              </w:r>
            </w:ins>
            <w:del w:id="2736" w:author="Raphael Malyankar" w:date="2023-08-31T16:37:00Z">
              <w:r w:rsidRPr="00D56521" w:rsidDel="003B11C8">
                <w:delText xml:space="preserve">SENC </w:delText>
              </w:r>
            </w:del>
            <w:r w:rsidRPr="00D56521">
              <w:t xml:space="preserve">contents for each </w:t>
            </w:r>
            <w:r w:rsidR="00F74131">
              <w:t>R</w:t>
            </w:r>
            <w:r w:rsidRPr="00D56521">
              <w:t>eport type:</w:t>
            </w:r>
          </w:p>
          <w:p w14:paraId="6A271430" w14:textId="77777777" w:rsidR="000A0D43" w:rsidRPr="00D56521" w:rsidRDefault="000A0D43" w:rsidP="00AE2737">
            <w:pPr>
              <w:numPr>
                <w:ilvl w:val="0"/>
                <w:numId w:val="75"/>
              </w:numPr>
              <w:spacing w:before="60" w:after="60"/>
            </w:pPr>
            <w:r w:rsidRPr="00D56521">
              <w:t>“Filtered for Route Plan XXX to YYY” where XXX and YYY are the textual names of the point of origin and destination on the chosen route.</w:t>
            </w:r>
          </w:p>
          <w:p w14:paraId="0E0BD393" w14:textId="14093152" w:rsidR="000A0D43" w:rsidRPr="00D56521" w:rsidRDefault="000A0D43" w:rsidP="00AE2737">
            <w:pPr>
              <w:numPr>
                <w:ilvl w:val="0"/>
                <w:numId w:val="75"/>
              </w:numPr>
              <w:spacing w:before="60" w:after="60"/>
            </w:pPr>
            <w:r w:rsidRPr="00D56521">
              <w:t xml:space="preserve">Full </w:t>
            </w:r>
            <w:ins w:id="2737" w:author="Raphael Malyankar" w:date="2023-08-31T16:37:00Z">
              <w:r w:rsidR="003B11C8" w:rsidRPr="003B11C8">
                <w:t xml:space="preserve">System Database </w:t>
              </w:r>
            </w:ins>
            <w:del w:id="2738" w:author="Raphael Malyankar" w:date="2023-08-31T16:37:00Z">
              <w:r w:rsidRPr="00D56521" w:rsidDel="003B11C8">
                <w:delText xml:space="preserve">SENC </w:delText>
              </w:r>
            </w:del>
            <w:r w:rsidRPr="00D56521">
              <w:t>contents.</w:t>
            </w:r>
          </w:p>
        </w:tc>
      </w:tr>
      <w:tr w:rsidR="000A0D43" w:rsidRPr="00D56521" w14:paraId="558A2080" w14:textId="77777777" w:rsidTr="00D437A1">
        <w:tc>
          <w:tcPr>
            <w:tcW w:w="2972" w:type="dxa"/>
          </w:tcPr>
          <w:p w14:paraId="4DC842CA" w14:textId="77777777" w:rsidR="000A0D43" w:rsidRPr="00D56521" w:rsidRDefault="000A0D43" w:rsidP="00AE2737">
            <w:pPr>
              <w:numPr>
                <w:ilvl w:val="0"/>
                <w:numId w:val="79"/>
              </w:numPr>
              <w:spacing w:before="60" w:after="60"/>
            </w:pPr>
            <w:r w:rsidRPr="00D56521">
              <w:t>Start WP</w:t>
            </w:r>
          </w:p>
        </w:tc>
        <w:tc>
          <w:tcPr>
            <w:tcW w:w="1134" w:type="dxa"/>
          </w:tcPr>
          <w:p w14:paraId="16B718A0" w14:textId="77777777" w:rsidR="000A0D43" w:rsidRPr="00D56521" w:rsidRDefault="000A0D43" w:rsidP="00F74131">
            <w:pPr>
              <w:spacing w:before="60" w:after="60"/>
            </w:pPr>
            <w:r w:rsidRPr="00D56521">
              <w:t>Text</w:t>
            </w:r>
          </w:p>
        </w:tc>
        <w:tc>
          <w:tcPr>
            <w:tcW w:w="4910" w:type="dxa"/>
          </w:tcPr>
          <w:p w14:paraId="0938726B" w14:textId="2B9574E4"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starting waypoint of the route (if one exists) and the </w:t>
            </w:r>
            <w:proofErr w:type="spellStart"/>
            <w:r w:rsidRPr="00D56521">
              <w:t>lat</w:t>
            </w:r>
            <w:proofErr w:type="spellEnd"/>
            <w:r w:rsidRPr="00D56521">
              <w:t>/lon</w:t>
            </w:r>
            <w:r w:rsidR="00F74131">
              <w:t>g</w:t>
            </w:r>
            <w:r w:rsidRPr="00D56521">
              <w:t xml:space="preserve"> coordinates of the waypoint. There is no fixed form that the coordinates should take.</w:t>
            </w:r>
          </w:p>
        </w:tc>
      </w:tr>
      <w:tr w:rsidR="000A0D43" w:rsidRPr="00D56521" w14:paraId="1CC06EB3" w14:textId="77777777" w:rsidTr="00D437A1">
        <w:tc>
          <w:tcPr>
            <w:tcW w:w="2972" w:type="dxa"/>
          </w:tcPr>
          <w:p w14:paraId="2F0DC018" w14:textId="77777777" w:rsidR="000A0D43" w:rsidRPr="00D56521" w:rsidRDefault="000A0D43" w:rsidP="00AE2737">
            <w:pPr>
              <w:numPr>
                <w:ilvl w:val="0"/>
                <w:numId w:val="79"/>
              </w:numPr>
              <w:spacing w:before="60" w:after="60"/>
            </w:pPr>
            <w:r w:rsidRPr="00D56521">
              <w:t>End WP</w:t>
            </w:r>
          </w:p>
        </w:tc>
        <w:tc>
          <w:tcPr>
            <w:tcW w:w="1134" w:type="dxa"/>
          </w:tcPr>
          <w:p w14:paraId="3D8F1A48" w14:textId="77777777" w:rsidR="000A0D43" w:rsidRPr="00D56521" w:rsidRDefault="000A0D43" w:rsidP="00F74131">
            <w:pPr>
              <w:spacing w:before="60" w:after="60"/>
            </w:pPr>
            <w:r w:rsidRPr="00D56521">
              <w:t>Text</w:t>
            </w:r>
          </w:p>
        </w:tc>
        <w:tc>
          <w:tcPr>
            <w:tcW w:w="4910" w:type="dxa"/>
          </w:tcPr>
          <w:p w14:paraId="5629CD93" w14:textId="62017DB0"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last waypoint of the route (if one exists) and its </w:t>
            </w:r>
            <w:proofErr w:type="spellStart"/>
            <w:r w:rsidRPr="00D56521">
              <w:t>lat</w:t>
            </w:r>
            <w:proofErr w:type="spellEnd"/>
            <w:r w:rsidRPr="00D56521">
              <w:t>/lon</w:t>
            </w:r>
            <w:r w:rsidR="00F74131">
              <w:t>g</w:t>
            </w:r>
            <w:r w:rsidRPr="00D56521">
              <w:t xml:space="preserve"> coordinates. There is no fixed form th</w:t>
            </w:r>
            <w:r w:rsidR="00F74131">
              <w:t>at the coordinates should take.</w:t>
            </w:r>
          </w:p>
        </w:tc>
      </w:tr>
    </w:tbl>
    <w:p w14:paraId="1D638AE4" w14:textId="31B4FD8C" w:rsidR="000A0D43" w:rsidRPr="00D56521" w:rsidRDefault="00331A1D" w:rsidP="00F74131">
      <w:pPr>
        <w:pStyle w:val="Caption"/>
        <w:spacing w:after="120" w:line="240" w:lineRule="auto"/>
        <w:jc w:val="center"/>
        <w:rPr>
          <w:bCs/>
        </w:rPr>
      </w:pPr>
      <w:r w:rsidRPr="00D56521">
        <w:t>Table C-3-1 - Data content of header fields</w:t>
      </w:r>
    </w:p>
    <w:p w14:paraId="7F613EBF" w14:textId="77777777" w:rsidR="000054D6" w:rsidRPr="000054D6" w:rsidRDefault="000054D6" w:rsidP="000054D6">
      <w:pPr>
        <w:spacing w:after="120" w:line="240" w:lineRule="auto"/>
        <w:jc w:val="both"/>
        <w:rPr>
          <w:bCs/>
        </w:rPr>
      </w:pPr>
    </w:p>
    <w:p w14:paraId="0ED419B5" w14:textId="77777777" w:rsidR="000A0D43" w:rsidRPr="009E15EE" w:rsidRDefault="000A0D43" w:rsidP="000054D6">
      <w:pPr>
        <w:spacing w:after="120" w:line="240" w:lineRule="auto"/>
        <w:jc w:val="both"/>
        <w:rPr>
          <w:b/>
          <w:bCs/>
          <w:u w:val="single"/>
        </w:rPr>
      </w:pPr>
      <w:r w:rsidRPr="009E15EE">
        <w:rPr>
          <w:b/>
          <w:bCs/>
          <w:u w:val="single"/>
        </w:rPr>
        <w:t>Filtering of Update status report for route section</w:t>
      </w:r>
    </w:p>
    <w:p w14:paraId="45F2990D" w14:textId="1DBAD262" w:rsidR="000A0D43" w:rsidRPr="00D56521" w:rsidRDefault="000A0D43" w:rsidP="000054D6">
      <w:pPr>
        <w:spacing w:after="120" w:line="240" w:lineRule="auto"/>
        <w:jc w:val="both"/>
      </w:pPr>
      <w:r w:rsidRPr="00D56521">
        <w:t xml:space="preserve">Where an Update </w:t>
      </w:r>
      <w:r w:rsidR="000054D6">
        <w:t>S</w:t>
      </w:r>
      <w:r w:rsidRPr="00D56521">
        <w:t xml:space="preserve">tatus </w:t>
      </w:r>
      <w:r w:rsidR="000054D6">
        <w:t>R</w:t>
      </w:r>
      <w:r w:rsidRPr="00D56521">
        <w:t xml:space="preserve">eport is filtered for a route plan then the datasets of the appropriate type (ENC or ENP) in the </w:t>
      </w:r>
      <w:ins w:id="2739" w:author="Raphael Malyankar" w:date="2023-08-31T16:38:00Z">
        <w:r w:rsidR="003B11C8" w:rsidRPr="003B11C8">
          <w:t xml:space="preserve">System Database </w:t>
        </w:r>
      </w:ins>
      <w:del w:id="2740" w:author="Raphael Malyankar" w:date="2023-08-31T16:38:00Z">
        <w:r w:rsidRPr="00D56521" w:rsidDel="003B11C8">
          <w:delText xml:space="preserve">SENC </w:delText>
        </w:r>
      </w:del>
      <w:r w:rsidRPr="00D56521">
        <w:t xml:space="preserve">whose status are checked are defined by the intersection of the route corridor with the dataset boundaries (as defined by dataset’s coverage features (or coverage defined in the S-100 CATALOG.XML within the </w:t>
      </w:r>
      <w:ins w:id="2741" w:author="Raphael Malyankar" w:date="2023-08-31T16:38:00Z">
        <w:r w:rsidR="003B11C8" w:rsidRPr="003B11C8">
          <w:t>System Database</w:t>
        </w:r>
      </w:ins>
      <w:del w:id="2742" w:author="Raphael Malyankar" w:date="2023-08-31T16:38:00Z">
        <w:r w:rsidRPr="00D56521" w:rsidDel="003B11C8">
          <w:delText>SENC</w:delText>
        </w:r>
      </w:del>
      <w:r w:rsidRPr="00D56521">
        <w:t>)</w:t>
      </w:r>
      <w:r w:rsidR="000054D6">
        <w:t>)</w:t>
      </w:r>
      <w:r w:rsidRPr="00D56521">
        <w:t>.</w:t>
      </w:r>
    </w:p>
    <w:p w14:paraId="2A481E80" w14:textId="25740B75" w:rsidR="000A0D43" w:rsidRPr="000054D6" w:rsidRDefault="000A0D43" w:rsidP="000054D6">
      <w:pPr>
        <w:spacing w:after="60" w:line="240" w:lineRule="auto"/>
        <w:jc w:val="both"/>
      </w:pPr>
      <w:r w:rsidRPr="00D56521">
        <w:t>The width of the filtering corridor is equal to the “user specified d</w:t>
      </w:r>
      <w:r w:rsidR="000054D6">
        <w:t xml:space="preserve">istance” implemented inside the </w:t>
      </w:r>
      <w:r w:rsidRPr="00D56521">
        <w:t>ECDIS to fulfil IMO MSC.</w:t>
      </w:r>
      <w:del w:id="2743" w:author="Raphael Malyankar" w:date="2023-08-31T19:57:00Z">
        <w:r w:rsidRPr="00D56521" w:rsidDel="002514B8">
          <w:delText>232(82)</w:delText>
        </w:r>
      </w:del>
      <w:ins w:id="2744" w:author="Raphael Malyankar" w:date="2023-08-31T19:57:00Z">
        <w:r w:rsidR="002514B8">
          <w:t>532(106)</w:t>
        </w:r>
      </w:ins>
      <w:r w:rsidRPr="00D56521">
        <w:t xml:space="preserve"> </w:t>
      </w:r>
      <w:r w:rsidRPr="00D56521">
        <w:rPr>
          <w:i/>
          <w:iCs/>
        </w:rPr>
        <w:t>11.3.5:</w:t>
      </w:r>
    </w:p>
    <w:p w14:paraId="082E42BD" w14:textId="45D214C6" w:rsidR="000A0D43" w:rsidRPr="00C50708" w:rsidRDefault="000A0D43" w:rsidP="00C50708">
      <w:pPr>
        <w:spacing w:after="120" w:line="240" w:lineRule="auto"/>
        <w:ind w:left="284" w:right="317"/>
        <w:jc w:val="both"/>
      </w:pPr>
      <w:r w:rsidRPr="00D56521">
        <w:rPr>
          <w:i/>
          <w:iCs/>
        </w:rPr>
        <w:t>“A</w:t>
      </w:r>
      <w:ins w:id="2745" w:author="Raphael Malyankar" w:date="2023-08-31T19:54:00Z">
        <w:r w:rsidR="00C50708">
          <w:rPr>
            <w:i/>
            <w:iCs/>
          </w:rPr>
          <w:t xml:space="preserve"> graphical</w:t>
        </w:r>
      </w:ins>
      <w:del w:id="2746" w:author="Raphael Malyankar" w:date="2023-08-31T19:54:00Z">
        <w:r w:rsidRPr="00D56521" w:rsidDel="00C50708">
          <w:rPr>
            <w:i/>
            <w:iCs/>
          </w:rPr>
          <w:delText>n</w:delText>
        </w:r>
      </w:del>
      <w:r w:rsidRPr="00D56521">
        <w:rPr>
          <w:i/>
          <w:iCs/>
        </w:rPr>
        <w:t xml:space="preserve"> indication should be given if the mariner plans a route closer than</w:t>
      </w:r>
      <w:r w:rsidR="000054D6">
        <w:rPr>
          <w:i/>
          <w:iCs/>
        </w:rPr>
        <w:t xml:space="preserve"> a user-specified distance from </w:t>
      </w:r>
      <w:r w:rsidRPr="00D56521">
        <w:rPr>
          <w:i/>
          <w:iCs/>
        </w:rPr>
        <w:t>the boundary of a</w:t>
      </w:r>
      <w:ins w:id="2747" w:author="Raphael Malyankar" w:date="2023-08-31T19:55:00Z">
        <w:r w:rsidR="00C50708">
          <w:rPr>
            <w:i/>
            <w:iCs/>
          </w:rPr>
          <w:t xml:space="preserve"> </w:t>
        </w:r>
        <w:r w:rsidR="00C50708">
          <w:t>user-selectable category of</w:t>
        </w:r>
      </w:ins>
      <w:r w:rsidRPr="00D56521">
        <w:rPr>
          <w:i/>
          <w:iCs/>
        </w:rPr>
        <w:t xml:space="preserve"> prohibited area or a geographic area for which special conditions exist (see appendix 4). A</w:t>
      </w:r>
      <w:ins w:id="2748" w:author="Raphael Malyankar" w:date="2023-08-31T19:55:00Z">
        <w:r w:rsidR="00C50708">
          <w:rPr>
            <w:i/>
            <w:iCs/>
          </w:rPr>
          <w:t xml:space="preserve"> graphical</w:t>
        </w:r>
      </w:ins>
      <w:del w:id="2749" w:author="Raphael Malyankar" w:date="2023-08-31T19:55:00Z">
        <w:r w:rsidRPr="00D56521" w:rsidDel="00C50708">
          <w:rPr>
            <w:i/>
            <w:iCs/>
          </w:rPr>
          <w:delText>n</w:delText>
        </w:r>
      </w:del>
      <w:r w:rsidRPr="00D56521">
        <w:rPr>
          <w:i/>
          <w:iCs/>
        </w:rPr>
        <w:t xml:space="preserve"> indication should also be given if the mariner plans a route closer than a user specified distance from a </w:t>
      </w:r>
      <w:ins w:id="2750" w:author="Raphael Malyankar" w:date="2023-08-31T19:56:00Z">
        <w:r w:rsidR="00C50708" w:rsidRPr="00C50708">
          <w:rPr>
            <w:i/>
            <w:iCs/>
          </w:rPr>
          <w:t>user-selectable category</w:t>
        </w:r>
        <w:r w:rsidR="00C50708">
          <w:rPr>
            <w:i/>
            <w:iCs/>
          </w:rPr>
          <w:t xml:space="preserve"> of </w:t>
        </w:r>
      </w:ins>
      <w:r w:rsidRPr="00D56521">
        <w:rPr>
          <w:i/>
          <w:iCs/>
        </w:rPr>
        <w:t>point objec</w:t>
      </w:r>
      <w:ins w:id="2751" w:author="Raphael Malyankar" w:date="2023-08-31T19:56:00Z">
        <w:del w:id="2752" w:author="jonathan pritchard" w:date="2024-05-21T09:45:00Z" w16du:dateUtc="2024-05-21T08:45:00Z">
          <w:r w:rsidR="00C50708" w:rsidDel="00A954C0">
            <w:rPr>
              <w:i/>
              <w:iCs/>
            </w:rPr>
            <w:delText>s</w:delText>
          </w:r>
        </w:del>
      </w:ins>
      <w:r w:rsidRPr="00D56521">
        <w:rPr>
          <w:i/>
          <w:iCs/>
        </w:rPr>
        <w:t>t</w:t>
      </w:r>
      <w:ins w:id="2753" w:author="jonathan pritchard" w:date="2024-05-21T09:47:00Z" w16du:dateUtc="2024-05-21T08:47:00Z">
        <w:r w:rsidR="00A954C0" w:rsidRPr="00A954C0">
          <w:rPr>
            <w:i/>
            <w:iCs/>
          </w:rPr>
          <w:t>s</w:t>
        </w:r>
      </w:ins>
      <w:r w:rsidRPr="00D56521">
        <w:rPr>
          <w:i/>
          <w:iCs/>
        </w:rPr>
        <w:t>, such as a fixed or floating aid to navigation or isolated danger</w:t>
      </w:r>
      <w:r w:rsidRPr="00D56521">
        <w:t xml:space="preserve">. </w:t>
      </w:r>
      <w:ins w:id="2754" w:author="Raphael Malyankar" w:date="2023-08-31T19:57:00Z">
        <w:r w:rsidR="00C50708" w:rsidRPr="0043278E">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t>.</w:t>
        </w:r>
      </w:ins>
      <w:r w:rsidRPr="00D56521">
        <w:t>“</w:t>
      </w:r>
    </w:p>
    <w:p w14:paraId="63BA8FED" w14:textId="77777777" w:rsidR="000A0D43" w:rsidRPr="00D56521" w:rsidRDefault="000A0D43" w:rsidP="000054D6">
      <w:pPr>
        <w:spacing w:after="120" w:line="240" w:lineRule="auto"/>
        <w:jc w:val="both"/>
      </w:pPr>
      <w:r w:rsidRPr="00D56521">
        <w:t>This is not the same as the XTD distance.</w:t>
      </w:r>
    </w:p>
    <w:p w14:paraId="073051FD" w14:textId="77777777" w:rsidR="000A0D43" w:rsidRPr="00D56521" w:rsidRDefault="000A0D43" w:rsidP="000054D6">
      <w:pPr>
        <w:spacing w:after="120" w:line="240" w:lineRule="auto"/>
        <w:jc w:val="both"/>
      </w:pPr>
    </w:p>
    <w:p w14:paraId="63C6170C" w14:textId="1A29F81E" w:rsidR="000A0D43" w:rsidRPr="009E15EE" w:rsidRDefault="000A0D43" w:rsidP="000054D6">
      <w:pPr>
        <w:spacing w:after="120" w:line="240" w:lineRule="auto"/>
        <w:jc w:val="both"/>
        <w:rPr>
          <w:b/>
          <w:bCs/>
          <w:u w:val="single"/>
        </w:rPr>
      </w:pPr>
      <w:r w:rsidRPr="009E15EE">
        <w:rPr>
          <w:b/>
          <w:bCs/>
          <w:u w:val="single"/>
        </w:rPr>
        <w:t xml:space="preserve">Summary </w:t>
      </w:r>
      <w:r w:rsidR="009E15EE">
        <w:rPr>
          <w:b/>
          <w:bCs/>
          <w:u w:val="single"/>
        </w:rPr>
        <w:t>t</w:t>
      </w:r>
      <w:r w:rsidRPr="009E15EE">
        <w:rPr>
          <w:b/>
          <w:bCs/>
          <w:u w:val="single"/>
        </w:rPr>
        <w:t>otals</w:t>
      </w:r>
    </w:p>
    <w:p w14:paraId="5D56B320" w14:textId="0C179F6B" w:rsidR="000A0D43" w:rsidRPr="00D56521" w:rsidRDefault="000A0D43" w:rsidP="00AD7F90">
      <w:pPr>
        <w:spacing w:after="60" w:line="240" w:lineRule="auto"/>
        <w:jc w:val="both"/>
      </w:pPr>
      <w:r w:rsidRPr="00D56521">
        <w:t xml:space="preserve">The summary section of the </w:t>
      </w:r>
      <w:r w:rsidR="00AD7F90">
        <w:t>R</w:t>
      </w:r>
      <w:r w:rsidRPr="00D56521">
        <w:t>eport follows directl</w:t>
      </w:r>
      <w:r w:rsidR="00AD7F90">
        <w:t xml:space="preserve">y after the header. The summary </w:t>
      </w:r>
      <w:r w:rsidRPr="00D56521">
        <w:t>contains the following information:</w:t>
      </w:r>
    </w:p>
    <w:p w14:paraId="6222B9CD" w14:textId="2E36D6D2" w:rsidR="000A0D43" w:rsidRPr="00D56521" w:rsidRDefault="00AD7F90" w:rsidP="00AE2737">
      <w:pPr>
        <w:numPr>
          <w:ilvl w:val="0"/>
          <w:numId w:val="76"/>
        </w:numPr>
        <w:spacing w:after="60" w:line="240" w:lineRule="auto"/>
        <w:jc w:val="both"/>
      </w:pPr>
      <w:r>
        <w:t>The title</w:t>
      </w:r>
      <w:r w:rsidR="000A0D43" w:rsidRPr="00D56521">
        <w:t>: “Chart Status Summary”</w:t>
      </w:r>
      <w:r w:rsidR="00086C24">
        <w:t>.</w:t>
      </w:r>
    </w:p>
    <w:p w14:paraId="292071D9" w14:textId="012F030F" w:rsidR="000A0D43" w:rsidRPr="00D56521" w:rsidRDefault="000A0D43" w:rsidP="00AE2737">
      <w:pPr>
        <w:numPr>
          <w:ilvl w:val="0"/>
          <w:numId w:val="76"/>
        </w:numPr>
        <w:spacing w:after="60" w:line="240" w:lineRule="auto"/>
        <w:jc w:val="both"/>
      </w:pPr>
      <w:r w:rsidRPr="00D56521">
        <w:t>Totals of cells with the relevant sta</w:t>
      </w:r>
      <w:r w:rsidR="00EB5BEE">
        <w:t>tus in the order defined below.</w:t>
      </w:r>
    </w:p>
    <w:p w14:paraId="5CBC5604" w14:textId="0C16C924" w:rsidR="000A0D43" w:rsidRPr="00D56521" w:rsidRDefault="000A0D43" w:rsidP="00AE2737">
      <w:pPr>
        <w:numPr>
          <w:ilvl w:val="1"/>
          <w:numId w:val="76"/>
        </w:numPr>
        <w:spacing w:after="60" w:line="240" w:lineRule="auto"/>
        <w:jc w:val="both"/>
      </w:pPr>
      <w:r w:rsidRPr="00D56521">
        <w:t xml:space="preserve">Total – the total number of datasets available in the </w:t>
      </w:r>
      <w:ins w:id="2755" w:author="Raphael Malyankar" w:date="2023-08-31T16:38:00Z">
        <w:r w:rsidR="005324CD" w:rsidRPr="005324CD">
          <w:t xml:space="preserve">System Database </w:t>
        </w:r>
      </w:ins>
      <w:del w:id="2756" w:author="Raphael Malyankar" w:date="2023-08-31T16:38:00Z">
        <w:r w:rsidRPr="00D56521" w:rsidDel="005324CD">
          <w:delText xml:space="preserve">SENC </w:delText>
        </w:r>
      </w:del>
      <w:r w:rsidRPr="00D56521">
        <w:t xml:space="preserve">for the content type (ENC or ENP), selected for the </w:t>
      </w:r>
      <w:r w:rsidR="00EB5BEE">
        <w:t>R</w:t>
      </w:r>
      <w:r w:rsidR="00EB5BEE" w:rsidRPr="00D56521">
        <w:t>eport</w:t>
      </w:r>
      <w:r w:rsidRPr="00D56521">
        <w:t xml:space="preserve"> (either full or filtered by route).</w:t>
      </w:r>
    </w:p>
    <w:p w14:paraId="403CBC88" w14:textId="77777777" w:rsidR="000A0D43" w:rsidRPr="00D56521" w:rsidRDefault="000A0D43" w:rsidP="00AE2737">
      <w:pPr>
        <w:numPr>
          <w:ilvl w:val="1"/>
          <w:numId w:val="76"/>
        </w:numPr>
        <w:spacing w:after="60" w:line="240" w:lineRule="auto"/>
        <w:jc w:val="both"/>
      </w:pPr>
      <w:r w:rsidRPr="00D56521">
        <w:t>Up to date – the total number of datasets (for the content selected) which have status “Up to date”.</w:t>
      </w:r>
    </w:p>
    <w:p w14:paraId="75198884" w14:textId="77777777" w:rsidR="000A0D43" w:rsidRPr="00D56521" w:rsidRDefault="000A0D43" w:rsidP="00AE2737">
      <w:pPr>
        <w:numPr>
          <w:ilvl w:val="1"/>
          <w:numId w:val="76"/>
        </w:numPr>
        <w:spacing w:after="60" w:line="240" w:lineRule="auto"/>
        <w:jc w:val="both"/>
      </w:pPr>
      <w:r w:rsidRPr="00D56521">
        <w:lastRenderedPageBreak/>
        <w:t>Not up to date – the total number of datasets (for the content selected) which have status “Not up to date”.</w:t>
      </w:r>
    </w:p>
    <w:p w14:paraId="6F972B5C" w14:textId="77777777" w:rsidR="000A0D43" w:rsidRPr="00D56521" w:rsidRDefault="000A0D43" w:rsidP="00AE2737">
      <w:pPr>
        <w:numPr>
          <w:ilvl w:val="1"/>
          <w:numId w:val="76"/>
        </w:numPr>
        <w:spacing w:after="60" w:line="240" w:lineRule="auto"/>
        <w:jc w:val="both"/>
      </w:pPr>
      <w:r w:rsidRPr="00D56521">
        <w:t>Withdrawn – the total number of datasets (for the content selected) which have status “Withdrawn”.</w:t>
      </w:r>
    </w:p>
    <w:p w14:paraId="1567488F" w14:textId="77777777" w:rsidR="000A0D43" w:rsidRPr="00D56521" w:rsidRDefault="000A0D43" w:rsidP="00AE2737">
      <w:pPr>
        <w:numPr>
          <w:ilvl w:val="1"/>
          <w:numId w:val="76"/>
        </w:numPr>
        <w:spacing w:after="60" w:line="240" w:lineRule="auto"/>
        <w:jc w:val="both"/>
      </w:pPr>
      <w:r w:rsidRPr="00D56521">
        <w:t>Cancelled – the total number of datasets (for the content selected) which have status “Cancelled”.</w:t>
      </w:r>
    </w:p>
    <w:p w14:paraId="36574B39" w14:textId="77777777" w:rsidR="000A0D43" w:rsidRPr="00D56521" w:rsidRDefault="000A0D43" w:rsidP="00AE2737">
      <w:pPr>
        <w:numPr>
          <w:ilvl w:val="1"/>
          <w:numId w:val="76"/>
        </w:numPr>
        <w:spacing w:after="60" w:line="240" w:lineRule="auto"/>
        <w:jc w:val="both"/>
      </w:pPr>
      <w:r w:rsidRPr="00D56521">
        <w:t>Unknown – the number of datasets for which a status cannot be determined for any reason.</w:t>
      </w:r>
    </w:p>
    <w:p w14:paraId="4DEDA92A" w14:textId="07CA7301" w:rsidR="000A0D43" w:rsidRPr="00D56521" w:rsidRDefault="000A0D43" w:rsidP="00AE2737">
      <w:pPr>
        <w:numPr>
          <w:ilvl w:val="0"/>
          <w:numId w:val="76"/>
        </w:numPr>
        <w:spacing w:after="120" w:line="240" w:lineRule="auto"/>
        <w:jc w:val="both"/>
      </w:pPr>
      <w:r w:rsidRPr="00D56521">
        <w:t xml:space="preserve">The possibilities for each dataset’s status are listed in </w:t>
      </w:r>
      <w:r w:rsidR="00AD7F90">
        <w:t>T</w:t>
      </w:r>
      <w:r w:rsidRPr="00D56521">
        <w:t xml:space="preserve">able </w:t>
      </w:r>
      <w:r w:rsidR="00AD7F90">
        <w:t>C-3-2</w:t>
      </w:r>
      <w:r w:rsidRPr="00D56521">
        <w:t xml:space="preserve"> </w:t>
      </w:r>
      <w:r w:rsidR="009E15EE">
        <w:t xml:space="preserve">below </w:t>
      </w:r>
      <w:r w:rsidRPr="00D56521">
        <w:t>along with their definitions.</w:t>
      </w:r>
    </w:p>
    <w:p w14:paraId="073D5799" w14:textId="77777777" w:rsidR="000A0D43" w:rsidRPr="00D56521" w:rsidRDefault="000A0D43" w:rsidP="000054D6">
      <w:pPr>
        <w:spacing w:after="120" w:line="240" w:lineRule="auto"/>
        <w:jc w:val="both"/>
        <w:rPr>
          <w:b/>
          <w:bCs/>
        </w:rPr>
      </w:pPr>
    </w:p>
    <w:p w14:paraId="57564C8A" w14:textId="77777777" w:rsidR="000A0D43" w:rsidRPr="009E15EE" w:rsidRDefault="000A0D43" w:rsidP="00086C24">
      <w:pPr>
        <w:spacing w:after="120" w:line="240" w:lineRule="auto"/>
        <w:jc w:val="both"/>
        <w:rPr>
          <w:b/>
          <w:bCs/>
          <w:u w:val="single"/>
        </w:rPr>
      </w:pPr>
      <w:r w:rsidRPr="009E15EE">
        <w:rPr>
          <w:b/>
          <w:bCs/>
          <w:u w:val="single"/>
        </w:rPr>
        <w:t>Data Server content tables</w:t>
      </w:r>
    </w:p>
    <w:p w14:paraId="7194C798" w14:textId="4B25A560" w:rsidR="000A0D43" w:rsidRPr="00D56521" w:rsidRDefault="000A0D43" w:rsidP="00086C24">
      <w:pPr>
        <w:spacing w:after="120" w:line="240" w:lineRule="auto"/>
        <w:jc w:val="both"/>
      </w:pPr>
      <w:r w:rsidRPr="00D56521">
        <w:t xml:space="preserve">The detailed tables in each </w:t>
      </w:r>
      <w:r w:rsidR="00086C24">
        <w:t>R</w:t>
      </w:r>
      <w:r w:rsidRPr="00D56521">
        <w:t>eport are arranged by d</w:t>
      </w:r>
      <w:r w:rsidR="00086C24">
        <w:t xml:space="preserve">ata server – each separate data </w:t>
      </w:r>
      <w:r w:rsidRPr="00D56521">
        <w:t xml:space="preserve">server or dataset data source within the </w:t>
      </w:r>
      <w:ins w:id="2757" w:author="Raphael Malyankar" w:date="2023-08-31T16:39:00Z">
        <w:r w:rsidR="005324CD" w:rsidRPr="005324CD">
          <w:t xml:space="preserve">System Database </w:t>
        </w:r>
      </w:ins>
      <w:del w:id="2758" w:author="Raphael Malyankar" w:date="2023-08-31T16:39:00Z">
        <w:r w:rsidRPr="00D56521" w:rsidDel="005324CD">
          <w:delText xml:space="preserve">SENC </w:delText>
        </w:r>
      </w:del>
      <w:r w:rsidRPr="00D56521">
        <w:t xml:space="preserve">has its own separate table listing all datasets by content type (as reported in the “Content” field in the report header) and S-100 </w:t>
      </w:r>
      <w:r w:rsidR="00086C24">
        <w:t>P</w:t>
      </w:r>
      <w:r w:rsidRPr="00D56521">
        <w:t xml:space="preserve">roduct </w:t>
      </w:r>
      <w:r w:rsidR="00086C24">
        <w:t>S</w:t>
      </w:r>
      <w:r w:rsidRPr="00D56521">
        <w:t xml:space="preserve">pecification order. </w:t>
      </w:r>
    </w:p>
    <w:p w14:paraId="437E7520" w14:textId="77777777" w:rsidR="000A0D43" w:rsidRPr="00D56521" w:rsidRDefault="000A0D43" w:rsidP="00086C24">
      <w:pPr>
        <w:spacing w:after="60" w:line="240" w:lineRule="auto"/>
        <w:jc w:val="both"/>
      </w:pPr>
      <w:r w:rsidRPr="00D56521">
        <w:t>The detailed tables contain the following information:</w:t>
      </w:r>
    </w:p>
    <w:p w14:paraId="31AE1790" w14:textId="1F4C4625" w:rsidR="000A0D43" w:rsidRPr="00D56521" w:rsidRDefault="000A0D43" w:rsidP="00AE2737">
      <w:pPr>
        <w:numPr>
          <w:ilvl w:val="0"/>
          <w:numId w:val="77"/>
        </w:numPr>
        <w:spacing w:after="60" w:line="240" w:lineRule="auto"/>
        <w:jc w:val="both"/>
      </w:pPr>
      <w:r w:rsidRPr="00D56521">
        <w:t>Title: Data Server Name</w:t>
      </w:r>
      <w:r w:rsidR="00086C24">
        <w:t xml:space="preserve"> –</w:t>
      </w:r>
      <w:r w:rsidRPr="00D56521">
        <w:t xml:space="preserve"> this</w:t>
      </w:r>
      <w:r w:rsidR="00086C24">
        <w:t xml:space="preserve"> </w:t>
      </w:r>
      <w:r w:rsidRPr="00D56521">
        <w:t>is the data server identified by the S-128 Producer attribute</w:t>
      </w:r>
      <w:r w:rsidR="00EB5BEE">
        <w:t>.</w:t>
      </w:r>
    </w:p>
    <w:p w14:paraId="7ECAC09B" w14:textId="3A30A4AE" w:rsidR="000A0D43" w:rsidRPr="00D56521" w:rsidRDefault="000A0D43" w:rsidP="00AE2737">
      <w:pPr>
        <w:numPr>
          <w:ilvl w:val="0"/>
          <w:numId w:val="77"/>
        </w:numPr>
        <w:spacing w:after="60" w:line="240" w:lineRule="auto"/>
        <w:jc w:val="both"/>
      </w:pPr>
      <w:r w:rsidRPr="00D56521">
        <w:t xml:space="preserve">For each cell installed in the </w:t>
      </w:r>
      <w:ins w:id="2759" w:author="Raphael Malyankar" w:date="2023-08-31T16:39:00Z">
        <w:r w:rsidR="005324CD" w:rsidRPr="005324CD">
          <w:t xml:space="preserve">System Database </w:t>
        </w:r>
      </w:ins>
      <w:del w:id="2760" w:author="Raphael Malyankar" w:date="2023-08-31T16:39:00Z">
        <w:r w:rsidRPr="00D56521" w:rsidDel="005324CD">
          <w:delText xml:space="preserve">SENC </w:delText>
        </w:r>
      </w:del>
      <w:r w:rsidRPr="00D56521">
        <w:t>from the data server:</w:t>
      </w:r>
    </w:p>
    <w:p w14:paraId="434BFD95" w14:textId="4C2BBE73" w:rsidR="000A0D43" w:rsidRPr="00D56521" w:rsidRDefault="000A0D43" w:rsidP="00AE2737">
      <w:pPr>
        <w:numPr>
          <w:ilvl w:val="1"/>
          <w:numId w:val="77"/>
        </w:numPr>
        <w:spacing w:after="60" w:line="240" w:lineRule="auto"/>
        <w:jc w:val="both"/>
      </w:pPr>
      <w:r w:rsidRPr="00D56521">
        <w:t>Dataset Name – the name of the dataset. (DSNM)</w:t>
      </w:r>
      <w:r w:rsidR="00086C24">
        <w:t>.</w:t>
      </w:r>
    </w:p>
    <w:p w14:paraId="554C1FF5" w14:textId="4BCFCD03" w:rsidR="000A0D43" w:rsidRPr="00D56521" w:rsidRDefault="000A0D43" w:rsidP="00AE2737">
      <w:pPr>
        <w:numPr>
          <w:ilvl w:val="1"/>
          <w:numId w:val="77"/>
        </w:numPr>
        <w:spacing w:after="60" w:line="240" w:lineRule="auto"/>
        <w:jc w:val="both"/>
      </w:pPr>
      <w:r w:rsidRPr="00D56521">
        <w:t xml:space="preserve">Edition – the </w:t>
      </w:r>
      <w:r w:rsidR="00086C24">
        <w:t>E</w:t>
      </w:r>
      <w:r w:rsidRPr="00D56521">
        <w:t xml:space="preserve">dition of the dataset in the </w:t>
      </w:r>
      <w:ins w:id="2761" w:author="Raphael Malyankar" w:date="2023-08-31T16:39:00Z">
        <w:r w:rsidR="005324CD" w:rsidRPr="005324CD">
          <w:t xml:space="preserve">System Database </w:t>
        </w:r>
      </w:ins>
      <w:del w:id="2762" w:author="Raphael Malyankar" w:date="2023-08-31T16:39:00Z">
        <w:r w:rsidRPr="00D56521" w:rsidDel="005324CD">
          <w:delText xml:space="preserve">SENC </w:delText>
        </w:r>
      </w:del>
      <w:r w:rsidRPr="00D56521">
        <w:t>(EDTN).</w:t>
      </w:r>
    </w:p>
    <w:p w14:paraId="6472EA3F" w14:textId="16C91A5C" w:rsidR="000A0D43" w:rsidRPr="00D56521" w:rsidRDefault="000A0D43" w:rsidP="00AE2737">
      <w:pPr>
        <w:numPr>
          <w:ilvl w:val="1"/>
          <w:numId w:val="77"/>
        </w:numPr>
        <w:spacing w:after="60" w:line="240" w:lineRule="auto"/>
        <w:jc w:val="both"/>
      </w:pPr>
      <w:r w:rsidRPr="00D56521">
        <w:t xml:space="preserve">Update – the update number of the dataset in the </w:t>
      </w:r>
      <w:ins w:id="2763" w:author="Raphael Malyankar" w:date="2023-08-31T16:39:00Z">
        <w:r w:rsidR="005324CD" w:rsidRPr="005324CD">
          <w:t>System Database</w:t>
        </w:r>
      </w:ins>
      <w:del w:id="2764" w:author="Raphael Malyankar" w:date="2023-08-31T16:39:00Z">
        <w:r w:rsidRPr="00D56521" w:rsidDel="005324CD">
          <w:delText>SENC</w:delText>
        </w:r>
      </w:del>
      <w:r w:rsidRPr="00D56521">
        <w:t xml:space="preserve">. If the product does not support updates, then this </w:t>
      </w:r>
      <w:del w:id="2765" w:author="jonathan pritchard" w:date="2024-05-29T03:38:00Z" w16du:dateUtc="2024-05-29T02:38:00Z">
        <w:r w:rsidRPr="00D56521" w:rsidDel="00B15F52">
          <w:delText xml:space="preserve">shall </w:delText>
        </w:r>
      </w:del>
      <w:ins w:id="2766" w:author="jonathan pritchard" w:date="2024-05-29T03:38:00Z" w16du:dateUtc="2024-05-29T02:38:00Z">
        <w:r w:rsidR="00B15F52">
          <w:t>must</w:t>
        </w:r>
        <w:r w:rsidR="00B15F52" w:rsidRPr="00D56521">
          <w:t xml:space="preserve"> </w:t>
        </w:r>
      </w:ins>
      <w:r w:rsidRPr="00D56521">
        <w:t>be labelled “-“</w:t>
      </w:r>
      <w:r w:rsidR="00086C24">
        <w:t>.</w:t>
      </w:r>
    </w:p>
    <w:p w14:paraId="27915079" w14:textId="2E3FA0D2" w:rsidR="000A0D43" w:rsidRPr="00D56521" w:rsidRDefault="000A0D43" w:rsidP="00AE2737">
      <w:pPr>
        <w:numPr>
          <w:ilvl w:val="1"/>
          <w:numId w:val="77"/>
        </w:numPr>
        <w:spacing w:after="60" w:line="240" w:lineRule="auto"/>
        <w:jc w:val="both"/>
      </w:pPr>
      <w:r w:rsidRPr="00D56521">
        <w:t xml:space="preserve">Issue Date – the issue date of the last applied update to the dataset in the </w:t>
      </w:r>
      <w:ins w:id="2767" w:author="Raphael Malyankar" w:date="2023-08-31T16:39:00Z">
        <w:r w:rsidR="005324CD" w:rsidRPr="005324CD">
          <w:t xml:space="preserve">System Database </w:t>
        </w:r>
      </w:ins>
      <w:del w:id="2768" w:author="Raphael Malyankar" w:date="2023-08-31T16:39:00Z">
        <w:r w:rsidRPr="00D56521" w:rsidDel="005324CD">
          <w:delText xml:space="preserve">SENC </w:delText>
        </w:r>
      </w:del>
      <w:r w:rsidRPr="00D56521">
        <w:t>(or “-“ where no updates are supported for the S-100 product)</w:t>
      </w:r>
      <w:r w:rsidR="00086C24">
        <w:t>.</w:t>
      </w:r>
    </w:p>
    <w:p w14:paraId="0CC906C8" w14:textId="77777777" w:rsidR="000A0D43" w:rsidRPr="00D56521" w:rsidRDefault="000A0D43" w:rsidP="00AE2737">
      <w:pPr>
        <w:numPr>
          <w:ilvl w:val="1"/>
          <w:numId w:val="77"/>
        </w:numPr>
        <w:spacing w:after="120" w:line="240" w:lineRule="auto"/>
        <w:jc w:val="both"/>
        <w:rPr>
          <w:b/>
          <w:bCs/>
        </w:rPr>
      </w:pPr>
      <w:r w:rsidRPr="00D56521">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D56521" w14:paraId="379DA686" w14:textId="77777777" w:rsidTr="00086C24">
        <w:tc>
          <w:tcPr>
            <w:tcW w:w="1838" w:type="dxa"/>
            <w:shd w:val="clear" w:color="auto" w:fill="D9D9D9" w:themeFill="background1" w:themeFillShade="D9"/>
          </w:tcPr>
          <w:p w14:paraId="3A2AB55F" w14:textId="77777777" w:rsidR="000A0D43" w:rsidRPr="00D56521" w:rsidRDefault="000A0D43" w:rsidP="00086C24">
            <w:pPr>
              <w:spacing w:before="60" w:after="60"/>
              <w:rPr>
                <w:b/>
                <w:bCs/>
              </w:rPr>
            </w:pPr>
            <w:r w:rsidRPr="00D56521">
              <w:rPr>
                <w:b/>
                <w:bCs/>
              </w:rPr>
              <w:t>Status</w:t>
            </w:r>
          </w:p>
        </w:tc>
        <w:tc>
          <w:tcPr>
            <w:tcW w:w="7178" w:type="dxa"/>
            <w:shd w:val="clear" w:color="auto" w:fill="D9D9D9" w:themeFill="background1" w:themeFillShade="D9"/>
          </w:tcPr>
          <w:p w14:paraId="137CD901" w14:textId="77777777" w:rsidR="000A0D43" w:rsidRPr="00D56521" w:rsidRDefault="000A0D43" w:rsidP="00086C24">
            <w:pPr>
              <w:spacing w:before="60" w:after="60"/>
              <w:rPr>
                <w:b/>
                <w:bCs/>
              </w:rPr>
            </w:pPr>
            <w:r w:rsidRPr="00D56521">
              <w:rPr>
                <w:b/>
                <w:bCs/>
              </w:rPr>
              <w:t>Specification</w:t>
            </w:r>
          </w:p>
        </w:tc>
      </w:tr>
      <w:tr w:rsidR="000A0D43" w:rsidRPr="00D56521" w14:paraId="2F87B36F" w14:textId="77777777" w:rsidTr="00D437A1">
        <w:tc>
          <w:tcPr>
            <w:tcW w:w="1838" w:type="dxa"/>
          </w:tcPr>
          <w:p w14:paraId="360A2E22" w14:textId="77777777" w:rsidR="000A0D43" w:rsidRPr="00D56521" w:rsidRDefault="000A0D43" w:rsidP="00086C24">
            <w:pPr>
              <w:spacing w:before="60" w:after="60"/>
              <w:rPr>
                <w:b/>
                <w:bCs/>
              </w:rPr>
            </w:pPr>
            <w:r w:rsidRPr="00D56521">
              <w:rPr>
                <w:b/>
                <w:bCs/>
              </w:rPr>
              <w:t>Up to date</w:t>
            </w:r>
          </w:p>
        </w:tc>
        <w:tc>
          <w:tcPr>
            <w:tcW w:w="7178" w:type="dxa"/>
          </w:tcPr>
          <w:p w14:paraId="5DF7D74A" w14:textId="4C6BD241" w:rsidR="000A0D43" w:rsidRPr="00D56521" w:rsidRDefault="000A0D43" w:rsidP="00086C24">
            <w:pPr>
              <w:spacing w:before="60" w:after="60"/>
            </w:pPr>
            <w:r w:rsidRPr="00D56521">
              <w:t xml:space="preserve">This is where the </w:t>
            </w:r>
            <w:ins w:id="2769" w:author="Raphael Malyankar" w:date="2023-08-31T16:39:00Z">
              <w:r w:rsidR="005324CD">
                <w:t>System Database</w:t>
              </w:r>
              <w:r w:rsidR="005324CD" w:rsidRPr="00D56521">
                <w:t xml:space="preserve"> </w:t>
              </w:r>
            </w:ins>
            <w:del w:id="2770" w:author="Raphael Malyankar" w:date="2023-08-31T16:39:00Z">
              <w:r w:rsidRPr="00D56521" w:rsidDel="005324CD">
                <w:delText xml:space="preserve">SENC </w:delText>
              </w:r>
            </w:del>
            <w:r w:rsidRPr="00D56521">
              <w:t xml:space="preserve">has all the latest </w:t>
            </w:r>
            <w:r w:rsidR="00086C24">
              <w:t>E</w:t>
            </w:r>
            <w:r w:rsidRPr="00D56521">
              <w:t xml:space="preserve">dition and (where supported by the S-100 </w:t>
            </w:r>
            <w:r w:rsidR="00086C24">
              <w:t>P</w:t>
            </w:r>
            <w:r w:rsidRPr="00D56521">
              <w:t xml:space="preserve">roduct </w:t>
            </w:r>
            <w:r w:rsidR="00086C24">
              <w:t>S</w:t>
            </w:r>
            <w:r w:rsidRPr="00D56521">
              <w:t>pecification) update information for the dataset installed as defined by the latest S-128 dataset received from</w:t>
            </w:r>
            <w:r w:rsidR="00086C24">
              <w:t xml:space="preserve"> the data server. </w:t>
            </w:r>
          </w:p>
          <w:p w14:paraId="080B2B45" w14:textId="720D8630" w:rsidR="000A0D43" w:rsidRPr="00D56521" w:rsidRDefault="000A0D43" w:rsidP="00086C24">
            <w:pPr>
              <w:spacing w:before="60" w:after="60"/>
              <w:rPr>
                <w:b/>
                <w:bCs/>
              </w:rPr>
            </w:pPr>
            <w:r w:rsidRPr="00D56521">
              <w:t xml:space="preserve">The reference date for the most up to date information is defined by the S-128 dataset issue date. The dataset update reference date must be within the last four weeks from the time of the </w:t>
            </w:r>
            <w:r w:rsidR="00086C24">
              <w:t>R</w:t>
            </w:r>
            <w:r w:rsidRPr="00D56521">
              <w:t xml:space="preserve">eport execution or the cell </w:t>
            </w:r>
            <w:del w:id="2771" w:author="jonathan pritchard" w:date="2024-05-29T03:38:00Z" w16du:dateUtc="2024-05-29T02:38:00Z">
              <w:r w:rsidRPr="00D56521" w:rsidDel="00B15F52">
                <w:delText xml:space="preserve">shall </w:delText>
              </w:r>
            </w:del>
            <w:ins w:id="2772" w:author="jonathan pritchard" w:date="2024-05-29T03:38:00Z" w16du:dateUtc="2024-05-29T02:38:00Z">
              <w:r w:rsidR="00B15F52">
                <w:t>must</w:t>
              </w:r>
              <w:r w:rsidR="00B15F52" w:rsidRPr="00D56521">
                <w:t xml:space="preserve"> </w:t>
              </w:r>
            </w:ins>
            <w:r w:rsidRPr="00D56521">
              <w:t>be displayed as “Not up to date” regardless of its status as defined by the S-128 data.</w:t>
            </w:r>
          </w:p>
        </w:tc>
      </w:tr>
      <w:tr w:rsidR="000A0D43" w:rsidRPr="00D56521" w14:paraId="35327E15" w14:textId="77777777" w:rsidTr="00D437A1">
        <w:tc>
          <w:tcPr>
            <w:tcW w:w="1838" w:type="dxa"/>
          </w:tcPr>
          <w:p w14:paraId="03FB7A1A" w14:textId="77777777" w:rsidR="000A0D43" w:rsidRPr="00D56521" w:rsidRDefault="000A0D43" w:rsidP="00086C24">
            <w:pPr>
              <w:spacing w:before="60" w:after="60"/>
              <w:rPr>
                <w:b/>
                <w:bCs/>
              </w:rPr>
            </w:pPr>
            <w:r w:rsidRPr="00D56521">
              <w:rPr>
                <w:b/>
                <w:bCs/>
              </w:rPr>
              <w:t>Not Up to date</w:t>
            </w:r>
          </w:p>
        </w:tc>
        <w:tc>
          <w:tcPr>
            <w:tcW w:w="7178" w:type="dxa"/>
          </w:tcPr>
          <w:p w14:paraId="6187E394" w14:textId="56D9A8EC" w:rsidR="000A0D43" w:rsidRPr="00D56521" w:rsidRDefault="000A0D43" w:rsidP="00086C24">
            <w:pPr>
              <w:spacing w:before="60" w:after="60"/>
              <w:rPr>
                <w:b/>
                <w:bCs/>
              </w:rPr>
            </w:pPr>
            <w:r w:rsidRPr="00D56521">
              <w:t xml:space="preserve">This is where the </w:t>
            </w:r>
            <w:ins w:id="2773" w:author="Raphael Malyankar" w:date="2023-08-31T16:39:00Z">
              <w:r w:rsidR="005324CD">
                <w:t>System Database</w:t>
              </w:r>
              <w:r w:rsidR="005324CD" w:rsidRPr="00D56521">
                <w:t xml:space="preserve"> </w:t>
              </w:r>
            </w:ins>
            <w:del w:id="2774" w:author="Raphael Malyankar" w:date="2023-08-31T16:39:00Z">
              <w:r w:rsidRPr="00D56521" w:rsidDel="005324CD">
                <w:delText xml:space="preserve">SENC </w:delText>
              </w:r>
            </w:del>
            <w:r w:rsidRPr="00D56521">
              <w:t xml:space="preserve">has NOT installed all the latest update and/or </w:t>
            </w:r>
            <w:r w:rsidR="00086C24">
              <w:t>N</w:t>
            </w:r>
            <w:r w:rsidRPr="00D56521">
              <w:t xml:space="preserve">ew </w:t>
            </w:r>
            <w:r w:rsidR="00086C24">
              <w:t>E</w:t>
            </w:r>
            <w:r w:rsidRPr="00D56521">
              <w:t xml:space="preserve">dition for the cell. Again, the reference point for what should be installed is defined by the S-128 dataset issue date. If the reference date is older than four weeks then cells </w:t>
            </w:r>
            <w:del w:id="2775" w:author="jonathan pritchard" w:date="2024-05-29T03:38:00Z" w16du:dateUtc="2024-05-29T02:38:00Z">
              <w:r w:rsidRPr="00D56521" w:rsidDel="00B15F52">
                <w:delText xml:space="preserve">shall </w:delText>
              </w:r>
            </w:del>
            <w:ins w:id="2776" w:author="jonathan pritchard" w:date="2024-05-29T03:38:00Z" w16du:dateUtc="2024-05-29T02:38:00Z">
              <w:r w:rsidR="00B15F52">
                <w:t>must</w:t>
              </w:r>
              <w:r w:rsidR="00B15F52" w:rsidRPr="00D56521">
                <w:t xml:space="preserve"> </w:t>
              </w:r>
            </w:ins>
            <w:r w:rsidRPr="00D56521">
              <w:t>be displayed as “not up to date” by definition.</w:t>
            </w:r>
          </w:p>
        </w:tc>
      </w:tr>
      <w:tr w:rsidR="000A0D43" w:rsidRPr="00D56521" w14:paraId="59BD9B5B" w14:textId="77777777" w:rsidTr="00D437A1">
        <w:tc>
          <w:tcPr>
            <w:tcW w:w="1838" w:type="dxa"/>
          </w:tcPr>
          <w:p w14:paraId="6D1BB2E2" w14:textId="77777777" w:rsidR="000A0D43" w:rsidRPr="00D56521" w:rsidRDefault="000A0D43" w:rsidP="00086C24">
            <w:pPr>
              <w:spacing w:before="60" w:after="60"/>
              <w:rPr>
                <w:b/>
                <w:bCs/>
              </w:rPr>
            </w:pPr>
            <w:r w:rsidRPr="00D56521">
              <w:rPr>
                <w:b/>
                <w:bCs/>
              </w:rPr>
              <w:t>Withdrawn</w:t>
            </w:r>
          </w:p>
        </w:tc>
        <w:tc>
          <w:tcPr>
            <w:tcW w:w="7178" w:type="dxa"/>
          </w:tcPr>
          <w:p w14:paraId="5AAA7E56" w14:textId="497F7165" w:rsidR="000A0D43" w:rsidRPr="00D56521" w:rsidRDefault="000A0D43" w:rsidP="00086C24">
            <w:pPr>
              <w:spacing w:before="60" w:after="60"/>
              <w:rPr>
                <w:b/>
                <w:bCs/>
              </w:rPr>
            </w:pPr>
            <w:r w:rsidRPr="00D56521">
              <w:t xml:space="preserve">The number of datasets which have been withdrawn by the data server or cancelled but which are still available within the </w:t>
            </w:r>
            <w:ins w:id="2777" w:author="Raphael Malyankar" w:date="2023-08-31T16:39:00Z">
              <w:r w:rsidR="005324CD">
                <w:t>System Database</w:t>
              </w:r>
            </w:ins>
            <w:del w:id="2778" w:author="Raphael Malyankar" w:date="2023-08-31T16:39:00Z">
              <w:r w:rsidRPr="00D56521" w:rsidDel="005324CD">
                <w:delText>SENC</w:delText>
              </w:r>
            </w:del>
            <w:r w:rsidRPr="00D56521">
              <w:t>.</w:t>
            </w:r>
          </w:p>
        </w:tc>
      </w:tr>
      <w:tr w:rsidR="000A0D43" w:rsidRPr="00D56521" w14:paraId="582DB4B5" w14:textId="77777777" w:rsidTr="00D437A1">
        <w:tc>
          <w:tcPr>
            <w:tcW w:w="1838" w:type="dxa"/>
          </w:tcPr>
          <w:p w14:paraId="59FDE466" w14:textId="77777777" w:rsidR="000A0D43" w:rsidRPr="00D56521" w:rsidRDefault="000A0D43" w:rsidP="00086C24">
            <w:pPr>
              <w:spacing w:before="60" w:after="60"/>
              <w:rPr>
                <w:b/>
                <w:bCs/>
              </w:rPr>
            </w:pPr>
            <w:r w:rsidRPr="00D56521">
              <w:rPr>
                <w:b/>
                <w:bCs/>
              </w:rPr>
              <w:t>Unknown</w:t>
            </w:r>
          </w:p>
        </w:tc>
        <w:tc>
          <w:tcPr>
            <w:tcW w:w="7178" w:type="dxa"/>
          </w:tcPr>
          <w:p w14:paraId="7C2FFDEF" w14:textId="2115342F" w:rsidR="000A0D43" w:rsidRPr="00D56521" w:rsidRDefault="000A0D43" w:rsidP="009E15EE">
            <w:pPr>
              <w:keepNext/>
              <w:spacing w:before="60" w:after="60"/>
            </w:pPr>
            <w:r w:rsidRPr="00D56521">
              <w:t>Datasets for which a status cannot</w:t>
            </w:r>
            <w:r w:rsidR="00086C24">
              <w:t xml:space="preserve"> be determined for any reason. </w:t>
            </w:r>
            <w:r w:rsidRPr="00D56521">
              <w:t xml:space="preserve">If the revision information in the latest S-128 dataset is incomplete for any reason then all datasets in the data server’s service not included in the partial S-128 </w:t>
            </w:r>
            <w:del w:id="2779" w:author="jonathan pritchard" w:date="2024-05-29T03:38:00Z" w16du:dateUtc="2024-05-29T02:38:00Z">
              <w:r w:rsidRPr="00D56521" w:rsidDel="00B15F52">
                <w:delText xml:space="preserve">shall </w:delText>
              </w:r>
            </w:del>
            <w:ins w:id="2780" w:author="jonathan pritchard" w:date="2024-05-29T03:38:00Z" w16du:dateUtc="2024-05-29T02:38:00Z">
              <w:r w:rsidR="00B15F52">
                <w:t>must</w:t>
              </w:r>
              <w:r w:rsidR="00B15F52" w:rsidRPr="00D56521">
                <w:t xml:space="preserve"> </w:t>
              </w:r>
            </w:ins>
            <w:r w:rsidRPr="00D56521">
              <w:t>be deemed to be “Unknown” as no definitive information on them can be determined. S-128 content is required to specify the status of all datasets in a data server’s service.</w:t>
            </w:r>
          </w:p>
        </w:tc>
      </w:tr>
    </w:tbl>
    <w:p w14:paraId="6C7A5965" w14:textId="3C2D40B0" w:rsidR="000A0D43" w:rsidRPr="00D56521" w:rsidRDefault="00A00ECD" w:rsidP="009E15EE">
      <w:pPr>
        <w:pStyle w:val="Caption"/>
        <w:spacing w:after="120" w:line="240" w:lineRule="auto"/>
        <w:jc w:val="center"/>
        <w:rPr>
          <w:bCs/>
        </w:rPr>
      </w:pPr>
      <w:r w:rsidRPr="00D56521">
        <w:t>Table C-3-2 - Status values</w:t>
      </w:r>
    </w:p>
    <w:p w14:paraId="7CAAA123" w14:textId="77777777" w:rsidR="009E15EE" w:rsidRPr="009E15EE" w:rsidRDefault="009E15EE" w:rsidP="009E15EE">
      <w:pPr>
        <w:spacing w:after="120" w:line="240" w:lineRule="auto"/>
        <w:rPr>
          <w:bCs/>
        </w:rPr>
      </w:pPr>
    </w:p>
    <w:p w14:paraId="2CC46922" w14:textId="272BEF1B" w:rsidR="000A0D43" w:rsidRPr="009E15EE" w:rsidRDefault="0095577A" w:rsidP="009E15EE">
      <w:pPr>
        <w:spacing w:after="120" w:line="240" w:lineRule="auto"/>
        <w:rPr>
          <w:b/>
          <w:bCs/>
          <w:u w:val="single"/>
        </w:rPr>
      </w:pPr>
      <w:r>
        <w:rPr>
          <w:b/>
          <w:bCs/>
          <w:u w:val="single"/>
        </w:rPr>
        <w:t>Example</w:t>
      </w:r>
      <w:r w:rsidR="000A0D43" w:rsidRPr="009E15EE">
        <w:rPr>
          <w:b/>
          <w:bCs/>
          <w:u w:val="single"/>
        </w:rPr>
        <w:t xml:space="preserve"> of ENC update status report</w:t>
      </w:r>
    </w:p>
    <w:p w14:paraId="194C03F5" w14:textId="77777777" w:rsidR="000A0D43" w:rsidRPr="00D56521" w:rsidRDefault="000A0D43" w:rsidP="009E15EE">
      <w:pPr>
        <w:spacing w:after="120" w:line="240" w:lineRule="auto"/>
        <w:rPr>
          <w:b/>
          <w:bCs/>
          <w:i/>
          <w:iCs/>
        </w:rPr>
      </w:pPr>
      <w:r w:rsidRPr="00D56521">
        <w:rPr>
          <w:b/>
          <w:bCs/>
          <w:i/>
          <w:iCs/>
        </w:rPr>
        <w:t>Report Name: ENC Update Status Report</w:t>
      </w:r>
    </w:p>
    <w:p w14:paraId="144096EA" w14:textId="77777777" w:rsidR="000A0D43" w:rsidRPr="0043278E" w:rsidRDefault="000A0D43" w:rsidP="009E15EE">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0CEA385F" w14:textId="77777777" w:rsidR="000A0D43" w:rsidRPr="0043278E" w:rsidRDefault="000A0D43" w:rsidP="009E15EE">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1081522E" w14:textId="77777777" w:rsidR="000A0D43" w:rsidRPr="00D56521" w:rsidRDefault="000A0D43" w:rsidP="009E15EE">
      <w:pPr>
        <w:spacing w:after="120" w:line="240" w:lineRule="auto"/>
      </w:pPr>
      <w:r w:rsidRPr="00D56521">
        <w:rPr>
          <w:b/>
          <w:bCs/>
        </w:rPr>
        <w:t xml:space="preserve">Update Reference Date: </w:t>
      </w:r>
      <w:r w:rsidRPr="00D56521">
        <w:t>16 May 2013</w:t>
      </w:r>
    </w:p>
    <w:p w14:paraId="4C3A74FE" w14:textId="77777777" w:rsidR="000A0D43" w:rsidRPr="00D56521" w:rsidRDefault="000A0D43" w:rsidP="009E15EE">
      <w:pPr>
        <w:spacing w:after="120" w:line="240" w:lineRule="auto"/>
      </w:pPr>
      <w:r w:rsidRPr="00D56521">
        <w:rPr>
          <w:b/>
          <w:bCs/>
        </w:rPr>
        <w:t>Date of Report</w:t>
      </w:r>
      <w:r w:rsidRPr="00D56521">
        <w:t>: 1 Jun 2013</w:t>
      </w:r>
    </w:p>
    <w:p w14:paraId="79A71CA5" w14:textId="77777777" w:rsidR="000A0D43" w:rsidRPr="00D56521" w:rsidRDefault="000A0D43" w:rsidP="009E15EE">
      <w:pPr>
        <w:spacing w:after="120" w:line="240" w:lineRule="auto"/>
      </w:pPr>
      <w:r w:rsidRPr="00D56521">
        <w:rPr>
          <w:b/>
          <w:bCs/>
        </w:rPr>
        <w:t xml:space="preserve">Content: </w:t>
      </w:r>
      <w:r w:rsidRPr="00D56521">
        <w:t>Full</w:t>
      </w:r>
    </w:p>
    <w:p w14:paraId="1B02E71F" w14:textId="77777777" w:rsidR="000A0D43" w:rsidRPr="00D56521" w:rsidRDefault="000A0D43" w:rsidP="009E15EE">
      <w:pPr>
        <w:spacing w:after="120" w:line="240" w:lineRule="auto"/>
        <w:rPr>
          <w:b/>
          <w:bCs/>
        </w:rPr>
      </w:pPr>
      <w:r w:rsidRPr="00D56521">
        <w:rPr>
          <w:b/>
          <w:bCs/>
        </w:rPr>
        <w:t>Chart Status Summary:</w:t>
      </w:r>
    </w:p>
    <w:p w14:paraId="5969496E" w14:textId="77777777" w:rsidR="000A0D43" w:rsidRPr="00D56521" w:rsidRDefault="000A0D43" w:rsidP="009E15EE">
      <w:pPr>
        <w:spacing w:after="120" w:line="240" w:lineRule="auto"/>
        <w:rPr>
          <w:b/>
          <w:bCs/>
        </w:rPr>
      </w:pPr>
      <w:r w:rsidRPr="00D56521">
        <w:rPr>
          <w:b/>
          <w:bCs/>
        </w:rPr>
        <w:t>Chart Status: Count</w:t>
      </w:r>
    </w:p>
    <w:p w14:paraId="3732F181" w14:textId="77777777" w:rsidR="000A0D43" w:rsidRPr="00D56521" w:rsidRDefault="000A0D43" w:rsidP="009E15EE">
      <w:pPr>
        <w:spacing w:after="120" w:line="240" w:lineRule="auto"/>
      </w:pPr>
      <w:r w:rsidRPr="00D56521">
        <w:t>Total: 50</w:t>
      </w:r>
    </w:p>
    <w:p w14:paraId="3867B4F6" w14:textId="77777777" w:rsidR="000A0D43" w:rsidRPr="00D56521" w:rsidRDefault="000A0D43" w:rsidP="009E15EE">
      <w:pPr>
        <w:spacing w:after="120" w:line="240" w:lineRule="auto"/>
      </w:pPr>
      <w:r w:rsidRPr="00D56521">
        <w:t>Up to Date 38/50</w:t>
      </w:r>
    </w:p>
    <w:p w14:paraId="7D9605B3" w14:textId="77777777" w:rsidR="000A0D43" w:rsidRPr="00D56521" w:rsidRDefault="000A0D43" w:rsidP="009E15EE">
      <w:pPr>
        <w:spacing w:after="120" w:line="240" w:lineRule="auto"/>
      </w:pPr>
      <w:r w:rsidRPr="00D56521">
        <w:t>Not Up to Date 10/50</w:t>
      </w:r>
    </w:p>
    <w:p w14:paraId="7F65970A" w14:textId="77777777" w:rsidR="000A0D43" w:rsidRPr="00D56521" w:rsidRDefault="000A0D43" w:rsidP="009E15EE">
      <w:pPr>
        <w:spacing w:after="120" w:line="240" w:lineRule="auto"/>
      </w:pPr>
      <w:r w:rsidRPr="00D56521">
        <w:t>Withdrawn 2/50</w:t>
      </w:r>
    </w:p>
    <w:p w14:paraId="776053F0" w14:textId="77777777" w:rsidR="000A0D43" w:rsidRPr="00D56521" w:rsidRDefault="000A0D43" w:rsidP="009E15EE">
      <w:pPr>
        <w:spacing w:after="120" w:line="240" w:lineRule="auto"/>
      </w:pPr>
      <w:r w:rsidRPr="00D56521">
        <w:t>Unknown 0/50</w:t>
      </w:r>
    </w:p>
    <w:p w14:paraId="45812163" w14:textId="77777777" w:rsidR="000A0D43" w:rsidRPr="00D56521" w:rsidRDefault="000A0D43" w:rsidP="009E15EE">
      <w:pPr>
        <w:spacing w:after="120" w:line="240" w:lineRule="auto"/>
        <w:rPr>
          <w:b/>
          <w:bCs/>
          <w:i/>
          <w:iCs/>
        </w:rPr>
      </w:pPr>
      <w:r w:rsidRPr="00D56521">
        <w:rPr>
          <w:b/>
          <w:bCs/>
          <w:i/>
          <w:iCs/>
        </w:rPr>
        <w:t>Table:</w:t>
      </w:r>
    </w:p>
    <w:p w14:paraId="05EAAEE8" w14:textId="77777777" w:rsidR="000A0D43" w:rsidRPr="00E12CBC" w:rsidRDefault="000A0D43" w:rsidP="009E15EE">
      <w:pPr>
        <w:spacing w:after="120" w:line="240" w:lineRule="auto"/>
        <w:rPr>
          <w:b/>
          <w:bCs/>
          <w:iCs/>
        </w:rPr>
      </w:pPr>
      <w:r w:rsidRPr="00E12CBC">
        <w:rPr>
          <w:b/>
          <w:bCs/>
          <w:iCs/>
        </w:rPr>
        <w:t>Data Server: XXXX</w:t>
      </w:r>
    </w:p>
    <w:tbl>
      <w:tblPr>
        <w:tblStyle w:val="TableGrid"/>
        <w:tblW w:w="0" w:type="auto"/>
        <w:tblLook w:val="04A0" w:firstRow="1" w:lastRow="0" w:firstColumn="1" w:lastColumn="0" w:noHBand="0" w:noVBand="1"/>
      </w:tblPr>
      <w:tblGrid>
        <w:gridCol w:w="1437"/>
        <w:gridCol w:w="2198"/>
        <w:gridCol w:w="1429"/>
        <w:gridCol w:w="1429"/>
        <w:gridCol w:w="1408"/>
        <w:gridCol w:w="1421"/>
      </w:tblGrid>
      <w:tr w:rsidR="000A0D43" w:rsidRPr="00E12CBC" w14:paraId="5C4095E4" w14:textId="77777777" w:rsidTr="0043278E">
        <w:tc>
          <w:tcPr>
            <w:tcW w:w="1502" w:type="dxa"/>
          </w:tcPr>
          <w:p w14:paraId="1744A8E4" w14:textId="77777777" w:rsidR="000A0D43" w:rsidRPr="00E12CBC" w:rsidRDefault="000A0D43" w:rsidP="004E61EE">
            <w:pPr>
              <w:rPr>
                <w:b/>
                <w:bCs/>
                <w:iCs/>
              </w:rPr>
            </w:pPr>
            <w:r w:rsidRPr="00E12CBC">
              <w:rPr>
                <w:b/>
                <w:bCs/>
                <w:iCs/>
              </w:rPr>
              <w:t xml:space="preserve">Product </w:t>
            </w:r>
          </w:p>
        </w:tc>
        <w:tc>
          <w:tcPr>
            <w:tcW w:w="1718" w:type="dxa"/>
          </w:tcPr>
          <w:p w14:paraId="400FE58E" w14:textId="77777777" w:rsidR="000A0D43" w:rsidRPr="00E12CBC" w:rsidRDefault="000A0D43" w:rsidP="004E61EE">
            <w:pPr>
              <w:rPr>
                <w:b/>
                <w:bCs/>
                <w:iCs/>
              </w:rPr>
            </w:pPr>
            <w:r w:rsidRPr="00E12CBC">
              <w:rPr>
                <w:b/>
                <w:bCs/>
                <w:iCs/>
              </w:rPr>
              <w:t>Dataset Name</w:t>
            </w:r>
          </w:p>
        </w:tc>
        <w:tc>
          <w:tcPr>
            <w:tcW w:w="1503" w:type="dxa"/>
          </w:tcPr>
          <w:p w14:paraId="3CE6514D" w14:textId="77777777" w:rsidR="000A0D43" w:rsidRPr="00E12CBC" w:rsidRDefault="000A0D43" w:rsidP="004E61EE">
            <w:pPr>
              <w:rPr>
                <w:b/>
                <w:bCs/>
                <w:iCs/>
              </w:rPr>
            </w:pPr>
            <w:r w:rsidRPr="00E12CBC">
              <w:rPr>
                <w:b/>
                <w:bCs/>
                <w:iCs/>
              </w:rPr>
              <w:t>Edition</w:t>
            </w:r>
          </w:p>
        </w:tc>
        <w:tc>
          <w:tcPr>
            <w:tcW w:w="1503" w:type="dxa"/>
          </w:tcPr>
          <w:p w14:paraId="6AC9D335" w14:textId="77777777" w:rsidR="000A0D43" w:rsidRPr="00E12CBC" w:rsidRDefault="000A0D43" w:rsidP="004E61EE">
            <w:pPr>
              <w:rPr>
                <w:b/>
                <w:bCs/>
                <w:iCs/>
              </w:rPr>
            </w:pPr>
            <w:r w:rsidRPr="00E12CBC">
              <w:rPr>
                <w:b/>
                <w:bCs/>
                <w:iCs/>
              </w:rPr>
              <w:t>Update</w:t>
            </w:r>
          </w:p>
        </w:tc>
        <w:tc>
          <w:tcPr>
            <w:tcW w:w="1503" w:type="dxa"/>
          </w:tcPr>
          <w:p w14:paraId="5BB88918" w14:textId="77777777" w:rsidR="000A0D43" w:rsidRPr="00E12CBC" w:rsidRDefault="000A0D43" w:rsidP="004E61EE">
            <w:pPr>
              <w:rPr>
                <w:b/>
                <w:bCs/>
                <w:iCs/>
              </w:rPr>
            </w:pPr>
            <w:r w:rsidRPr="00E12CBC">
              <w:rPr>
                <w:b/>
                <w:bCs/>
                <w:iCs/>
              </w:rPr>
              <w:t xml:space="preserve">Issue Date </w:t>
            </w:r>
          </w:p>
        </w:tc>
        <w:tc>
          <w:tcPr>
            <w:tcW w:w="1503" w:type="dxa"/>
          </w:tcPr>
          <w:p w14:paraId="51704CD6" w14:textId="77777777" w:rsidR="000A0D43" w:rsidRPr="00E12CBC" w:rsidRDefault="000A0D43" w:rsidP="004E61EE">
            <w:pPr>
              <w:rPr>
                <w:b/>
                <w:bCs/>
                <w:iCs/>
              </w:rPr>
            </w:pPr>
            <w:r w:rsidRPr="00E12CBC">
              <w:rPr>
                <w:b/>
                <w:bCs/>
                <w:iCs/>
              </w:rPr>
              <w:t>Status</w:t>
            </w:r>
          </w:p>
        </w:tc>
      </w:tr>
      <w:tr w:rsidR="000A0D43" w:rsidRPr="00E12CBC" w14:paraId="7D444BF0" w14:textId="77777777" w:rsidTr="0043278E">
        <w:tc>
          <w:tcPr>
            <w:tcW w:w="1502" w:type="dxa"/>
          </w:tcPr>
          <w:p w14:paraId="34C3381A" w14:textId="77777777" w:rsidR="000A0D43" w:rsidRPr="00E12CBC" w:rsidRDefault="000A0D43" w:rsidP="004E61EE">
            <w:pPr>
              <w:rPr>
                <w:b/>
                <w:bCs/>
                <w:iCs/>
              </w:rPr>
            </w:pPr>
            <w:r w:rsidRPr="00E12CBC">
              <w:rPr>
                <w:b/>
                <w:bCs/>
                <w:iCs/>
              </w:rPr>
              <w:t>S-101</w:t>
            </w:r>
          </w:p>
        </w:tc>
        <w:tc>
          <w:tcPr>
            <w:tcW w:w="1718" w:type="dxa"/>
          </w:tcPr>
          <w:p w14:paraId="404C02FB" w14:textId="77777777" w:rsidR="000A0D43" w:rsidRPr="00E12CBC" w:rsidRDefault="000A0D43" w:rsidP="004E61EE">
            <w:pPr>
              <w:rPr>
                <w:b/>
                <w:bCs/>
                <w:iCs/>
              </w:rPr>
            </w:pPr>
            <w:r w:rsidRPr="00E12CBC">
              <w:rPr>
                <w:b/>
                <w:bCs/>
                <w:iCs/>
              </w:rPr>
              <w:t>101US23495820</w:t>
            </w:r>
          </w:p>
        </w:tc>
        <w:tc>
          <w:tcPr>
            <w:tcW w:w="1503" w:type="dxa"/>
          </w:tcPr>
          <w:p w14:paraId="3F1B203D" w14:textId="77777777" w:rsidR="000A0D43" w:rsidRPr="00E12CBC" w:rsidRDefault="000A0D43" w:rsidP="004E61EE">
            <w:pPr>
              <w:rPr>
                <w:b/>
                <w:bCs/>
                <w:iCs/>
              </w:rPr>
            </w:pPr>
            <w:r w:rsidRPr="00E12CBC">
              <w:rPr>
                <w:b/>
                <w:bCs/>
                <w:iCs/>
              </w:rPr>
              <w:t>10</w:t>
            </w:r>
          </w:p>
        </w:tc>
        <w:tc>
          <w:tcPr>
            <w:tcW w:w="1503" w:type="dxa"/>
          </w:tcPr>
          <w:p w14:paraId="0EB0A1D3" w14:textId="77777777" w:rsidR="000A0D43" w:rsidRPr="00E12CBC" w:rsidRDefault="000A0D43" w:rsidP="004E61EE">
            <w:pPr>
              <w:rPr>
                <w:b/>
                <w:bCs/>
                <w:iCs/>
              </w:rPr>
            </w:pPr>
            <w:r w:rsidRPr="00E12CBC">
              <w:rPr>
                <w:b/>
                <w:bCs/>
                <w:iCs/>
              </w:rPr>
              <w:t>4</w:t>
            </w:r>
          </w:p>
        </w:tc>
        <w:tc>
          <w:tcPr>
            <w:tcW w:w="1503" w:type="dxa"/>
          </w:tcPr>
          <w:p w14:paraId="293CD114" w14:textId="77777777" w:rsidR="000A0D43" w:rsidRPr="00E12CBC" w:rsidRDefault="000A0D43" w:rsidP="004E61EE">
            <w:pPr>
              <w:rPr>
                <w:b/>
                <w:bCs/>
                <w:iCs/>
              </w:rPr>
            </w:pPr>
            <w:r w:rsidRPr="00E12CBC">
              <w:rPr>
                <w:b/>
                <w:bCs/>
                <w:iCs/>
              </w:rPr>
              <w:t>2020-01-02</w:t>
            </w:r>
          </w:p>
        </w:tc>
        <w:tc>
          <w:tcPr>
            <w:tcW w:w="1503" w:type="dxa"/>
          </w:tcPr>
          <w:p w14:paraId="1D2DB34D" w14:textId="77777777" w:rsidR="000A0D43" w:rsidRPr="00E12CBC" w:rsidRDefault="000A0D43" w:rsidP="004E61EE">
            <w:pPr>
              <w:rPr>
                <w:b/>
                <w:bCs/>
                <w:iCs/>
              </w:rPr>
            </w:pPr>
            <w:r w:rsidRPr="00E12CBC">
              <w:rPr>
                <w:b/>
                <w:bCs/>
                <w:iCs/>
              </w:rPr>
              <w:t xml:space="preserve">Up to Date </w:t>
            </w:r>
          </w:p>
        </w:tc>
      </w:tr>
      <w:tr w:rsidR="000A0D43" w:rsidRPr="00E12CBC" w:rsidDel="00CE36C4" w14:paraId="3FADFA72" w14:textId="1A73BB4D" w:rsidTr="0043278E">
        <w:trPr>
          <w:del w:id="2781" w:author="jonathan pritchard" w:date="2024-05-20T16:14:00Z"/>
        </w:trPr>
        <w:tc>
          <w:tcPr>
            <w:tcW w:w="1502" w:type="dxa"/>
          </w:tcPr>
          <w:p w14:paraId="40223484" w14:textId="5A020E7D" w:rsidR="000A0D43" w:rsidRPr="00E12CBC" w:rsidDel="00CE36C4" w:rsidRDefault="000A0D43" w:rsidP="004E61EE">
            <w:pPr>
              <w:rPr>
                <w:del w:id="2782" w:author="jonathan pritchard" w:date="2024-05-20T16:14:00Z" w16du:dateUtc="2024-05-20T15:14:00Z"/>
                <w:b/>
                <w:bCs/>
                <w:iCs/>
              </w:rPr>
            </w:pPr>
            <w:del w:id="2783" w:author="jonathan pritchard" w:date="2024-05-20T16:14:00Z" w16du:dateUtc="2024-05-20T15:14:00Z">
              <w:r w:rsidRPr="00E12CBC" w:rsidDel="00CE36C4">
                <w:rPr>
                  <w:b/>
                  <w:bCs/>
                  <w:iCs/>
                </w:rPr>
                <w:delText>S-102</w:delText>
              </w:r>
            </w:del>
          </w:p>
        </w:tc>
        <w:tc>
          <w:tcPr>
            <w:tcW w:w="1718" w:type="dxa"/>
          </w:tcPr>
          <w:p w14:paraId="7B458F61" w14:textId="497DB274" w:rsidR="000A0D43" w:rsidRPr="00E12CBC" w:rsidDel="00CE36C4" w:rsidRDefault="000A0D43" w:rsidP="004E61EE">
            <w:pPr>
              <w:rPr>
                <w:del w:id="2784" w:author="jonathan pritchard" w:date="2024-05-20T16:14:00Z" w16du:dateUtc="2024-05-20T15:14:00Z"/>
                <w:b/>
                <w:bCs/>
                <w:iCs/>
              </w:rPr>
            </w:pPr>
            <w:commentRangeStart w:id="2785"/>
            <w:del w:id="2786" w:author="jonathan pritchard" w:date="2024-05-20T16:14:00Z" w16du:dateUtc="2024-05-20T15:14:00Z">
              <w:r w:rsidRPr="00E12CBC" w:rsidDel="00CE36C4">
                <w:rPr>
                  <w:b/>
                  <w:bCs/>
                  <w:iCs/>
                </w:rPr>
                <w:delText>102US29348021</w:delText>
              </w:r>
            </w:del>
            <w:commentRangeEnd w:id="2785"/>
            <w:r w:rsidR="00CE36C4">
              <w:rPr>
                <w:rStyle w:val="CommentReference"/>
              </w:rPr>
              <w:commentReference w:id="2785"/>
            </w:r>
          </w:p>
        </w:tc>
        <w:tc>
          <w:tcPr>
            <w:tcW w:w="1503" w:type="dxa"/>
          </w:tcPr>
          <w:p w14:paraId="369A7DDD" w14:textId="40F09582" w:rsidR="000A0D43" w:rsidRPr="00E12CBC" w:rsidDel="00CE36C4" w:rsidRDefault="000A0D43" w:rsidP="004E61EE">
            <w:pPr>
              <w:rPr>
                <w:del w:id="2787" w:author="jonathan pritchard" w:date="2024-05-20T16:14:00Z" w16du:dateUtc="2024-05-20T15:14:00Z"/>
                <w:b/>
                <w:bCs/>
                <w:iCs/>
              </w:rPr>
            </w:pPr>
            <w:del w:id="2788" w:author="jonathan pritchard" w:date="2024-05-20T16:14:00Z" w16du:dateUtc="2024-05-20T15:14:00Z">
              <w:r w:rsidRPr="00E12CBC" w:rsidDel="00CE36C4">
                <w:rPr>
                  <w:b/>
                  <w:bCs/>
                  <w:iCs/>
                </w:rPr>
                <w:delText>8</w:delText>
              </w:r>
            </w:del>
          </w:p>
        </w:tc>
        <w:tc>
          <w:tcPr>
            <w:tcW w:w="1503" w:type="dxa"/>
          </w:tcPr>
          <w:p w14:paraId="5FDB6A6A" w14:textId="68A48559" w:rsidR="000A0D43" w:rsidRPr="00E12CBC" w:rsidDel="00CE36C4" w:rsidRDefault="000A0D43" w:rsidP="00AE2737">
            <w:pPr>
              <w:numPr>
                <w:ilvl w:val="0"/>
                <w:numId w:val="75"/>
              </w:numPr>
              <w:rPr>
                <w:del w:id="2789" w:author="jonathan pritchard" w:date="2024-05-20T16:14:00Z" w16du:dateUtc="2024-05-20T15:14:00Z"/>
                <w:b/>
                <w:bCs/>
                <w:iCs/>
              </w:rPr>
            </w:pPr>
          </w:p>
        </w:tc>
        <w:tc>
          <w:tcPr>
            <w:tcW w:w="1503" w:type="dxa"/>
          </w:tcPr>
          <w:p w14:paraId="7F8E4A42" w14:textId="0A9CA178" w:rsidR="000A0D43" w:rsidRPr="00E12CBC" w:rsidDel="00CE36C4" w:rsidRDefault="000A0D43" w:rsidP="004E61EE">
            <w:pPr>
              <w:rPr>
                <w:del w:id="2790" w:author="jonathan pritchard" w:date="2024-05-20T16:14:00Z" w16du:dateUtc="2024-05-20T15:14:00Z"/>
                <w:b/>
                <w:bCs/>
                <w:iCs/>
              </w:rPr>
            </w:pPr>
          </w:p>
        </w:tc>
        <w:tc>
          <w:tcPr>
            <w:tcW w:w="1503" w:type="dxa"/>
          </w:tcPr>
          <w:p w14:paraId="10C3B972" w14:textId="35EB2EEB" w:rsidR="000A0D43" w:rsidRPr="00E12CBC" w:rsidDel="00CE36C4" w:rsidRDefault="000A0D43" w:rsidP="004E61EE">
            <w:pPr>
              <w:rPr>
                <w:del w:id="2791" w:author="jonathan pritchard" w:date="2024-05-20T16:14:00Z" w16du:dateUtc="2024-05-20T15:14:00Z"/>
                <w:b/>
                <w:bCs/>
                <w:iCs/>
              </w:rPr>
            </w:pPr>
          </w:p>
        </w:tc>
      </w:tr>
    </w:tbl>
    <w:p w14:paraId="106DAB74" w14:textId="77777777" w:rsidR="000A0D43" w:rsidRPr="00D56521" w:rsidRDefault="000A0D43" w:rsidP="009E15EE">
      <w:pPr>
        <w:spacing w:after="120" w:line="240" w:lineRule="auto"/>
      </w:pPr>
    </w:p>
    <w:p w14:paraId="5E22E7B9" w14:textId="46EC9828" w:rsidR="000A0D43" w:rsidRPr="00E12CBC" w:rsidRDefault="00E12CBC" w:rsidP="004E61EE">
      <w:pPr>
        <w:spacing w:line="240" w:lineRule="auto"/>
        <w:rPr>
          <w:b/>
          <w:bCs/>
          <w:u w:val="single"/>
        </w:rPr>
      </w:pPr>
      <w:r w:rsidRPr="00E12CBC">
        <w:rPr>
          <w:b/>
          <w:bCs/>
          <w:u w:val="single"/>
        </w:rPr>
        <w:t>Example</w:t>
      </w:r>
      <w:r w:rsidR="000A0D43" w:rsidRPr="00E12CBC">
        <w:rPr>
          <w:b/>
          <w:bCs/>
          <w:u w:val="single"/>
        </w:rPr>
        <w:t xml:space="preserve"> of ENP update status report</w:t>
      </w:r>
    </w:p>
    <w:p w14:paraId="0A7B6B64" w14:textId="77777777" w:rsidR="000A0D43" w:rsidRPr="00D56521" w:rsidRDefault="000A0D43" w:rsidP="00E12CBC">
      <w:pPr>
        <w:spacing w:after="120" w:line="240" w:lineRule="auto"/>
        <w:rPr>
          <w:b/>
          <w:bCs/>
          <w:i/>
          <w:iCs/>
        </w:rPr>
      </w:pPr>
      <w:r w:rsidRPr="00D56521">
        <w:rPr>
          <w:b/>
          <w:bCs/>
          <w:i/>
          <w:iCs/>
        </w:rPr>
        <w:t>Report Name: Electronic Nautical Publications (ENP) Update Status Report</w:t>
      </w:r>
    </w:p>
    <w:p w14:paraId="3BD38C68" w14:textId="77777777" w:rsidR="000A0D43" w:rsidRPr="0043278E" w:rsidRDefault="000A0D43" w:rsidP="00E12CBC">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3DBE4AA6" w14:textId="77777777" w:rsidR="000A0D43" w:rsidRPr="0043278E" w:rsidRDefault="000A0D43" w:rsidP="00E12CBC">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4842861D" w14:textId="77777777" w:rsidR="000A0D43" w:rsidRPr="00D56521" w:rsidRDefault="000A0D43" w:rsidP="00E12CBC">
      <w:pPr>
        <w:spacing w:after="120" w:line="240" w:lineRule="auto"/>
      </w:pPr>
      <w:r w:rsidRPr="00D56521">
        <w:rPr>
          <w:b/>
          <w:bCs/>
        </w:rPr>
        <w:t xml:space="preserve">Update Reference Date: </w:t>
      </w:r>
      <w:r w:rsidRPr="00D56521">
        <w:t>16 May 2013</w:t>
      </w:r>
    </w:p>
    <w:p w14:paraId="3B1FEF23" w14:textId="77777777" w:rsidR="000A0D43" w:rsidRPr="00D56521" w:rsidRDefault="000A0D43" w:rsidP="00E12CBC">
      <w:pPr>
        <w:spacing w:after="120" w:line="240" w:lineRule="auto"/>
      </w:pPr>
      <w:r w:rsidRPr="00D56521">
        <w:rPr>
          <w:b/>
          <w:bCs/>
        </w:rPr>
        <w:t>Date of Report</w:t>
      </w:r>
      <w:r w:rsidRPr="00D56521">
        <w:t>: 1 Jun 2013</w:t>
      </w:r>
    </w:p>
    <w:p w14:paraId="5325DB12" w14:textId="77777777" w:rsidR="000A0D43" w:rsidRPr="00D56521" w:rsidRDefault="000A0D43" w:rsidP="00E12CBC">
      <w:pPr>
        <w:spacing w:after="120" w:line="240" w:lineRule="auto"/>
      </w:pPr>
      <w:r w:rsidRPr="00D56521">
        <w:rPr>
          <w:b/>
          <w:bCs/>
        </w:rPr>
        <w:t xml:space="preserve">Content: </w:t>
      </w:r>
      <w:r w:rsidRPr="00D56521">
        <w:t>Full</w:t>
      </w:r>
    </w:p>
    <w:p w14:paraId="6E5214B5" w14:textId="77777777" w:rsidR="000A0D43" w:rsidRPr="00D56521" w:rsidRDefault="000A0D43" w:rsidP="00E12CBC">
      <w:pPr>
        <w:spacing w:after="120" w:line="240" w:lineRule="auto"/>
        <w:rPr>
          <w:b/>
          <w:bCs/>
        </w:rPr>
      </w:pPr>
      <w:r w:rsidRPr="00D56521">
        <w:rPr>
          <w:b/>
          <w:bCs/>
        </w:rPr>
        <w:t>Chart Status Summary:</w:t>
      </w:r>
    </w:p>
    <w:p w14:paraId="5DF1556B" w14:textId="77777777" w:rsidR="000A0D43" w:rsidRPr="00D56521" w:rsidRDefault="000A0D43" w:rsidP="00E12CBC">
      <w:pPr>
        <w:spacing w:after="120" w:line="240" w:lineRule="auto"/>
        <w:rPr>
          <w:b/>
          <w:bCs/>
        </w:rPr>
      </w:pPr>
      <w:r w:rsidRPr="00D56521">
        <w:rPr>
          <w:b/>
          <w:bCs/>
        </w:rPr>
        <w:t>Chart Status: Count</w:t>
      </w:r>
    </w:p>
    <w:p w14:paraId="0E66D8D8" w14:textId="77777777" w:rsidR="000A0D43" w:rsidRPr="00D56521" w:rsidRDefault="000A0D43" w:rsidP="00E12CBC">
      <w:pPr>
        <w:spacing w:after="120" w:line="240" w:lineRule="auto"/>
      </w:pPr>
      <w:r w:rsidRPr="00D56521">
        <w:t>Total: 50</w:t>
      </w:r>
    </w:p>
    <w:p w14:paraId="1A998A52" w14:textId="77777777" w:rsidR="000A0D43" w:rsidRPr="00D56521" w:rsidRDefault="000A0D43" w:rsidP="00E12CBC">
      <w:pPr>
        <w:spacing w:after="120" w:line="240" w:lineRule="auto"/>
      </w:pPr>
      <w:r w:rsidRPr="00D56521">
        <w:t>Up to Date 38/50</w:t>
      </w:r>
    </w:p>
    <w:p w14:paraId="0F5C39F1" w14:textId="77777777" w:rsidR="000A0D43" w:rsidRPr="00D56521" w:rsidRDefault="000A0D43" w:rsidP="00E12CBC">
      <w:pPr>
        <w:spacing w:after="120" w:line="240" w:lineRule="auto"/>
      </w:pPr>
      <w:r w:rsidRPr="00D56521">
        <w:t>Not Up to Date 10/50</w:t>
      </w:r>
    </w:p>
    <w:p w14:paraId="60279755" w14:textId="77777777" w:rsidR="000A0D43" w:rsidRPr="00D56521" w:rsidRDefault="000A0D43" w:rsidP="00E12CBC">
      <w:pPr>
        <w:spacing w:after="120" w:line="240" w:lineRule="auto"/>
      </w:pPr>
      <w:r w:rsidRPr="00D56521">
        <w:t>Withdrawn 2/50</w:t>
      </w:r>
    </w:p>
    <w:p w14:paraId="69E58E57" w14:textId="77777777" w:rsidR="000A0D43" w:rsidRDefault="000A0D43" w:rsidP="00E12CBC">
      <w:pPr>
        <w:spacing w:after="120" w:line="240" w:lineRule="auto"/>
      </w:pPr>
      <w:r w:rsidRPr="00D56521">
        <w:t>Unknown 0/50</w:t>
      </w:r>
    </w:p>
    <w:p w14:paraId="3BF5DA8F" w14:textId="4826176F" w:rsidR="00E12CBC" w:rsidRPr="00E12CBC" w:rsidRDefault="00E12CBC" w:rsidP="00E12CBC">
      <w:pPr>
        <w:spacing w:after="120" w:line="240" w:lineRule="auto"/>
        <w:rPr>
          <w:b/>
          <w:bCs/>
          <w:i/>
          <w:iCs/>
        </w:rPr>
      </w:pPr>
      <w:r>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E12CBC" w14:paraId="5D49B093" w14:textId="77777777" w:rsidTr="00D437A1">
        <w:tc>
          <w:tcPr>
            <w:tcW w:w="9016" w:type="dxa"/>
            <w:gridSpan w:val="6"/>
          </w:tcPr>
          <w:p w14:paraId="2692801D" w14:textId="77777777" w:rsidR="000A0D43" w:rsidRPr="00E12CBC" w:rsidRDefault="000A0D43" w:rsidP="004E61EE">
            <w:pPr>
              <w:rPr>
                <w:b/>
                <w:bCs/>
                <w:iCs/>
              </w:rPr>
            </w:pPr>
            <w:r w:rsidRPr="00E12CBC">
              <w:rPr>
                <w:b/>
                <w:bCs/>
                <w:iCs/>
              </w:rPr>
              <w:t>Data Server: XXXX</w:t>
            </w:r>
          </w:p>
        </w:tc>
      </w:tr>
      <w:tr w:rsidR="000A0D43" w:rsidRPr="00E12CBC" w14:paraId="4C30107F" w14:textId="77777777" w:rsidTr="00D437A1">
        <w:tc>
          <w:tcPr>
            <w:tcW w:w="1466" w:type="dxa"/>
          </w:tcPr>
          <w:p w14:paraId="6F07E1A6" w14:textId="77777777" w:rsidR="000A0D43" w:rsidRPr="00E12CBC" w:rsidRDefault="000A0D43" w:rsidP="004E61EE">
            <w:pPr>
              <w:rPr>
                <w:b/>
                <w:bCs/>
                <w:iCs/>
              </w:rPr>
            </w:pPr>
            <w:r w:rsidRPr="00E12CBC">
              <w:rPr>
                <w:b/>
                <w:bCs/>
                <w:iCs/>
              </w:rPr>
              <w:t xml:space="preserve">Product </w:t>
            </w:r>
          </w:p>
        </w:tc>
        <w:tc>
          <w:tcPr>
            <w:tcW w:w="1718" w:type="dxa"/>
          </w:tcPr>
          <w:p w14:paraId="1C688CE0" w14:textId="77777777" w:rsidR="000A0D43" w:rsidRPr="00E12CBC" w:rsidRDefault="000A0D43" w:rsidP="004E61EE">
            <w:pPr>
              <w:rPr>
                <w:b/>
                <w:bCs/>
                <w:iCs/>
              </w:rPr>
            </w:pPr>
            <w:r w:rsidRPr="00E12CBC">
              <w:rPr>
                <w:b/>
                <w:bCs/>
                <w:iCs/>
              </w:rPr>
              <w:t>Dataset Name</w:t>
            </w:r>
          </w:p>
        </w:tc>
        <w:tc>
          <w:tcPr>
            <w:tcW w:w="1462" w:type="dxa"/>
          </w:tcPr>
          <w:p w14:paraId="71F132AE" w14:textId="77777777" w:rsidR="000A0D43" w:rsidRPr="00E12CBC" w:rsidRDefault="000A0D43" w:rsidP="004E61EE">
            <w:pPr>
              <w:rPr>
                <w:b/>
                <w:bCs/>
                <w:iCs/>
              </w:rPr>
            </w:pPr>
            <w:r w:rsidRPr="00E12CBC">
              <w:rPr>
                <w:b/>
                <w:bCs/>
                <w:iCs/>
              </w:rPr>
              <w:t>Edition</w:t>
            </w:r>
          </w:p>
        </w:tc>
        <w:tc>
          <w:tcPr>
            <w:tcW w:w="1462" w:type="dxa"/>
          </w:tcPr>
          <w:p w14:paraId="4D323E16" w14:textId="77777777" w:rsidR="000A0D43" w:rsidRPr="00E12CBC" w:rsidRDefault="000A0D43" w:rsidP="004E61EE">
            <w:pPr>
              <w:rPr>
                <w:b/>
                <w:bCs/>
                <w:iCs/>
              </w:rPr>
            </w:pPr>
            <w:r w:rsidRPr="00E12CBC">
              <w:rPr>
                <w:b/>
                <w:bCs/>
                <w:iCs/>
              </w:rPr>
              <w:t>Update</w:t>
            </w:r>
          </w:p>
        </w:tc>
        <w:tc>
          <w:tcPr>
            <w:tcW w:w="1451" w:type="dxa"/>
          </w:tcPr>
          <w:p w14:paraId="1B84BC05" w14:textId="77777777" w:rsidR="000A0D43" w:rsidRPr="00E12CBC" w:rsidRDefault="000A0D43" w:rsidP="004E61EE">
            <w:pPr>
              <w:rPr>
                <w:b/>
                <w:bCs/>
                <w:iCs/>
              </w:rPr>
            </w:pPr>
            <w:r w:rsidRPr="00E12CBC">
              <w:rPr>
                <w:b/>
                <w:bCs/>
                <w:iCs/>
              </w:rPr>
              <w:t xml:space="preserve">Issue Date </w:t>
            </w:r>
          </w:p>
        </w:tc>
        <w:tc>
          <w:tcPr>
            <w:tcW w:w="1457" w:type="dxa"/>
          </w:tcPr>
          <w:p w14:paraId="4E2DC01E" w14:textId="77777777" w:rsidR="000A0D43" w:rsidRPr="00E12CBC" w:rsidRDefault="000A0D43" w:rsidP="004E61EE">
            <w:pPr>
              <w:rPr>
                <w:b/>
                <w:bCs/>
                <w:iCs/>
              </w:rPr>
            </w:pPr>
            <w:r w:rsidRPr="00E12CBC">
              <w:rPr>
                <w:b/>
                <w:bCs/>
                <w:iCs/>
              </w:rPr>
              <w:t>Status</w:t>
            </w:r>
          </w:p>
        </w:tc>
      </w:tr>
      <w:tr w:rsidR="000A0D43" w:rsidRPr="00E12CBC" w14:paraId="5E3578F1" w14:textId="77777777" w:rsidTr="00D437A1">
        <w:tc>
          <w:tcPr>
            <w:tcW w:w="1466" w:type="dxa"/>
          </w:tcPr>
          <w:p w14:paraId="6AF5AA8E" w14:textId="77777777" w:rsidR="000A0D43" w:rsidRPr="00E12CBC" w:rsidRDefault="000A0D43" w:rsidP="004E61EE">
            <w:pPr>
              <w:rPr>
                <w:b/>
                <w:bCs/>
                <w:iCs/>
              </w:rPr>
            </w:pPr>
            <w:r w:rsidRPr="00E12CBC">
              <w:rPr>
                <w:b/>
                <w:bCs/>
                <w:iCs/>
              </w:rPr>
              <w:t>S-123</w:t>
            </w:r>
          </w:p>
        </w:tc>
        <w:tc>
          <w:tcPr>
            <w:tcW w:w="1718" w:type="dxa"/>
          </w:tcPr>
          <w:p w14:paraId="6D9D024B" w14:textId="77777777" w:rsidR="000A0D43" w:rsidRPr="00E12CBC" w:rsidRDefault="000A0D43" w:rsidP="004E61EE">
            <w:pPr>
              <w:rPr>
                <w:b/>
                <w:bCs/>
                <w:iCs/>
              </w:rPr>
            </w:pPr>
            <w:r w:rsidRPr="00E12CBC">
              <w:rPr>
                <w:b/>
                <w:bCs/>
                <w:iCs/>
              </w:rPr>
              <w:t>123US3245394</w:t>
            </w:r>
          </w:p>
        </w:tc>
        <w:tc>
          <w:tcPr>
            <w:tcW w:w="1462" w:type="dxa"/>
          </w:tcPr>
          <w:p w14:paraId="3B6DE910" w14:textId="77777777" w:rsidR="000A0D43" w:rsidRPr="00E12CBC" w:rsidRDefault="000A0D43" w:rsidP="004E61EE">
            <w:pPr>
              <w:rPr>
                <w:b/>
                <w:bCs/>
                <w:iCs/>
              </w:rPr>
            </w:pPr>
            <w:r w:rsidRPr="00E12CBC">
              <w:rPr>
                <w:b/>
                <w:bCs/>
                <w:iCs/>
              </w:rPr>
              <w:t>5</w:t>
            </w:r>
          </w:p>
        </w:tc>
        <w:tc>
          <w:tcPr>
            <w:tcW w:w="1462" w:type="dxa"/>
          </w:tcPr>
          <w:p w14:paraId="0292E15C" w14:textId="77777777" w:rsidR="000A0D43" w:rsidRPr="00E12CBC" w:rsidRDefault="000A0D43" w:rsidP="00AE2737">
            <w:pPr>
              <w:numPr>
                <w:ilvl w:val="0"/>
                <w:numId w:val="75"/>
              </w:numPr>
              <w:rPr>
                <w:b/>
                <w:bCs/>
                <w:iCs/>
              </w:rPr>
            </w:pPr>
          </w:p>
        </w:tc>
        <w:tc>
          <w:tcPr>
            <w:tcW w:w="1451" w:type="dxa"/>
          </w:tcPr>
          <w:p w14:paraId="57DC3207" w14:textId="77777777" w:rsidR="000A0D43" w:rsidRPr="00E12CBC" w:rsidRDefault="000A0D43" w:rsidP="004E61EE">
            <w:pPr>
              <w:rPr>
                <w:b/>
                <w:bCs/>
                <w:iCs/>
              </w:rPr>
            </w:pPr>
            <w:r w:rsidRPr="00E12CBC">
              <w:rPr>
                <w:b/>
                <w:bCs/>
                <w:iCs/>
              </w:rPr>
              <w:t>2020-01-02</w:t>
            </w:r>
          </w:p>
        </w:tc>
        <w:tc>
          <w:tcPr>
            <w:tcW w:w="1457" w:type="dxa"/>
          </w:tcPr>
          <w:p w14:paraId="35782BCF" w14:textId="77777777" w:rsidR="000A0D43" w:rsidRPr="00E12CBC" w:rsidRDefault="000A0D43" w:rsidP="004E61EE">
            <w:pPr>
              <w:rPr>
                <w:b/>
                <w:bCs/>
                <w:iCs/>
              </w:rPr>
            </w:pPr>
            <w:r w:rsidRPr="00E12CBC">
              <w:rPr>
                <w:b/>
                <w:bCs/>
                <w:iCs/>
              </w:rPr>
              <w:t xml:space="preserve">Up to Date </w:t>
            </w:r>
          </w:p>
        </w:tc>
      </w:tr>
      <w:tr w:rsidR="000A0D43" w:rsidRPr="00E12CBC" w14:paraId="33552C5A" w14:textId="77777777" w:rsidTr="00D437A1">
        <w:tc>
          <w:tcPr>
            <w:tcW w:w="1466" w:type="dxa"/>
          </w:tcPr>
          <w:p w14:paraId="446DA019" w14:textId="77777777" w:rsidR="000A0D43" w:rsidRPr="00E12CBC" w:rsidRDefault="000A0D43" w:rsidP="004E61EE">
            <w:pPr>
              <w:rPr>
                <w:b/>
                <w:bCs/>
                <w:iCs/>
              </w:rPr>
            </w:pPr>
            <w:r w:rsidRPr="00E12CBC">
              <w:rPr>
                <w:b/>
                <w:bCs/>
                <w:iCs/>
              </w:rPr>
              <w:t>S-127</w:t>
            </w:r>
          </w:p>
        </w:tc>
        <w:tc>
          <w:tcPr>
            <w:tcW w:w="1718" w:type="dxa"/>
          </w:tcPr>
          <w:p w14:paraId="3CA3C429" w14:textId="77777777" w:rsidR="000A0D43" w:rsidRPr="00E12CBC" w:rsidRDefault="000A0D43" w:rsidP="004E61EE">
            <w:pPr>
              <w:rPr>
                <w:b/>
                <w:bCs/>
                <w:iCs/>
              </w:rPr>
            </w:pPr>
            <w:r w:rsidRPr="00E12CBC">
              <w:rPr>
                <w:b/>
                <w:bCs/>
                <w:iCs/>
              </w:rPr>
              <w:t>127US2345032</w:t>
            </w:r>
          </w:p>
        </w:tc>
        <w:tc>
          <w:tcPr>
            <w:tcW w:w="1462" w:type="dxa"/>
          </w:tcPr>
          <w:p w14:paraId="71A93401" w14:textId="77777777" w:rsidR="000A0D43" w:rsidRPr="00E12CBC" w:rsidRDefault="000A0D43" w:rsidP="004E61EE">
            <w:pPr>
              <w:rPr>
                <w:b/>
                <w:bCs/>
                <w:iCs/>
              </w:rPr>
            </w:pPr>
            <w:r w:rsidRPr="00E12CBC">
              <w:rPr>
                <w:b/>
                <w:bCs/>
                <w:iCs/>
              </w:rPr>
              <w:t>6</w:t>
            </w:r>
          </w:p>
        </w:tc>
        <w:tc>
          <w:tcPr>
            <w:tcW w:w="1462" w:type="dxa"/>
          </w:tcPr>
          <w:p w14:paraId="033D05C6" w14:textId="77777777" w:rsidR="000A0D43" w:rsidRPr="00E12CBC" w:rsidRDefault="000A0D43" w:rsidP="00AE2737">
            <w:pPr>
              <w:numPr>
                <w:ilvl w:val="0"/>
                <w:numId w:val="75"/>
              </w:numPr>
              <w:rPr>
                <w:b/>
                <w:bCs/>
                <w:iCs/>
              </w:rPr>
            </w:pPr>
          </w:p>
        </w:tc>
        <w:tc>
          <w:tcPr>
            <w:tcW w:w="1451" w:type="dxa"/>
          </w:tcPr>
          <w:p w14:paraId="571336B3" w14:textId="77777777" w:rsidR="000A0D43" w:rsidRPr="00E12CBC" w:rsidRDefault="000A0D43" w:rsidP="004E61EE">
            <w:pPr>
              <w:rPr>
                <w:b/>
                <w:bCs/>
                <w:iCs/>
              </w:rPr>
            </w:pPr>
          </w:p>
        </w:tc>
        <w:tc>
          <w:tcPr>
            <w:tcW w:w="1457" w:type="dxa"/>
          </w:tcPr>
          <w:p w14:paraId="17264C98" w14:textId="77777777" w:rsidR="000A0D43" w:rsidRPr="00E12CBC" w:rsidRDefault="000A0D43" w:rsidP="004E61EE">
            <w:pPr>
              <w:rPr>
                <w:b/>
                <w:bCs/>
                <w:iCs/>
              </w:rPr>
            </w:pPr>
          </w:p>
        </w:tc>
      </w:tr>
    </w:tbl>
    <w:p w14:paraId="659336F5" w14:textId="77777777" w:rsidR="000A0D43" w:rsidRPr="00D56521" w:rsidRDefault="000A0D43" w:rsidP="004E61EE">
      <w:pPr>
        <w:spacing w:line="240" w:lineRule="auto"/>
      </w:pPr>
    </w:p>
    <w:p w14:paraId="5ADA483E" w14:textId="77777777" w:rsidR="00A23988" w:rsidRDefault="00A23988" w:rsidP="004E61EE">
      <w:pPr>
        <w:spacing w:line="240" w:lineRule="auto"/>
        <w:sectPr w:rsidR="00A23988" w:rsidSect="00686450">
          <w:headerReference w:type="even" r:id="rId49"/>
          <w:headerReference w:type="default" r:id="rId50"/>
          <w:footerReference w:type="even" r:id="rId51"/>
          <w:footerReference w:type="default" r:id="rId52"/>
          <w:pgSz w:w="11906" w:h="16838" w:code="9"/>
          <w:pgMar w:top="1440" w:right="1400" w:bottom="1440" w:left="1400" w:header="708" w:footer="708" w:gutter="0"/>
          <w:cols w:space="708"/>
          <w:docGrid w:linePitch="360"/>
        </w:sectPr>
      </w:pPr>
    </w:p>
    <w:p w14:paraId="4C09D7A0" w14:textId="56030877" w:rsidR="00E12CBC" w:rsidRDefault="00E12CBC" w:rsidP="000806E0">
      <w:pPr>
        <w:pStyle w:val="Heading1"/>
        <w:numPr>
          <w:ilvl w:val="0"/>
          <w:numId w:val="0"/>
        </w:numPr>
        <w:spacing w:before="0" w:after="0"/>
        <w:ind w:left="2127" w:right="2160"/>
        <w:jc w:val="center"/>
      </w:pPr>
      <w:bookmarkStart w:id="2796" w:name="_Toc144421429"/>
      <w:commentRangeStart w:id="2797"/>
      <w:r w:rsidRPr="00A01D79">
        <w:lastRenderedPageBreak/>
        <w:t xml:space="preserve">Appendix </w:t>
      </w:r>
      <w:r>
        <w:t>C-4</w:t>
      </w:r>
      <w:bookmarkStart w:id="2798" w:name="_Toc100303050"/>
      <w:r w:rsidR="000806E0">
        <w:t xml:space="preserve"> - </w:t>
      </w:r>
      <w:r>
        <w:t>User Selected Safety Contour and Water Level Adjustment</w:t>
      </w:r>
      <w:bookmarkEnd w:id="2796"/>
      <w:bookmarkEnd w:id="2798"/>
      <w:commentRangeEnd w:id="2797"/>
      <w:r w:rsidR="00CE36C4">
        <w:rPr>
          <w:rStyle w:val="CommentReference"/>
          <w:rFonts w:eastAsia="MS Mincho"/>
          <w:b w:val="0"/>
          <w:bCs w:val="0"/>
        </w:rPr>
        <w:commentReference w:id="2797"/>
      </w:r>
    </w:p>
    <w:p w14:paraId="30A1FC74" w14:textId="71B70057" w:rsidR="00E12CBC" w:rsidRPr="000806E0" w:rsidDel="00CE36C4" w:rsidRDefault="00E12CBC" w:rsidP="000806E0">
      <w:pPr>
        <w:jc w:val="center"/>
        <w:rPr>
          <w:del w:id="2799" w:author="jonathan pritchard" w:date="2024-05-20T16:19:00Z" w16du:dateUtc="2024-05-20T15:19:00Z"/>
          <w:b/>
          <w:bCs/>
          <w:sz w:val="24"/>
          <w:szCs w:val="24"/>
        </w:rPr>
      </w:pPr>
      <w:bookmarkStart w:id="2800" w:name="_Toc100303051"/>
      <w:del w:id="2801" w:author="jonathan pritchard" w:date="2024-05-20T16:19:00Z" w16du:dateUtc="2024-05-20T15:19:00Z">
        <w:r w:rsidRPr="000806E0" w:rsidDel="00CE36C4">
          <w:rPr>
            <w:b/>
            <w:bCs/>
            <w:sz w:val="24"/>
            <w:szCs w:val="24"/>
          </w:rPr>
          <w:delText>(informative)</w:delText>
        </w:r>
        <w:bookmarkEnd w:id="2800"/>
      </w:del>
    </w:p>
    <w:p w14:paraId="06C4BBB6" w14:textId="77777777" w:rsidR="00F7700D" w:rsidRDefault="00F7700D" w:rsidP="00F7700D">
      <w:pPr>
        <w:spacing w:after="120" w:line="240" w:lineRule="auto"/>
      </w:pPr>
    </w:p>
    <w:p w14:paraId="29EB6B16" w14:textId="68840EED" w:rsidR="00A23988" w:rsidRDefault="001374ED">
      <w:pPr>
        <w:pStyle w:val="Heading1"/>
        <w:numPr>
          <w:ilvl w:val="0"/>
          <w:numId w:val="121"/>
        </w:numPr>
        <w:pPrChange w:id="2802" w:author="jonathan pritchard" w:date="2024-07-06T12:48:00Z" w16du:dateUtc="2024-07-06T11:48:00Z">
          <w:pPr>
            <w:pStyle w:val="Heading1"/>
          </w:pPr>
        </w:pPrChange>
      </w:pPr>
      <w:bookmarkStart w:id="2803" w:name="_Toc144421430"/>
      <w:bookmarkStart w:id="2804" w:name="_Toc88852880"/>
      <w:bookmarkStart w:id="2805" w:name="_Toc98339988"/>
      <w:bookmarkStart w:id="2806" w:name="_Toc98340364"/>
      <w:r w:rsidRPr="009D0DF9">
        <w:t>User Selectable Safety Contour</w:t>
      </w:r>
      <w:bookmarkEnd w:id="2803"/>
    </w:p>
    <w:p w14:paraId="2BD58B01" w14:textId="29C5D822" w:rsidR="001374ED" w:rsidRPr="009D0DF9" w:rsidRDefault="001374ED" w:rsidP="0043278E">
      <w:pPr>
        <w:pStyle w:val="Heading2"/>
      </w:pPr>
      <w:bookmarkStart w:id="2807" w:name="_Toc88852881"/>
      <w:bookmarkStart w:id="2808" w:name="_Toc98339989"/>
      <w:bookmarkStart w:id="2809" w:name="_Toc98340365"/>
      <w:bookmarkStart w:id="2810" w:name="_Toc144421431"/>
      <w:bookmarkEnd w:id="2804"/>
      <w:bookmarkEnd w:id="2805"/>
      <w:bookmarkEnd w:id="2806"/>
      <w:r w:rsidRPr="009D0DF9">
        <w:t>Introduction</w:t>
      </w:r>
      <w:bookmarkEnd w:id="2807"/>
      <w:bookmarkEnd w:id="2808"/>
      <w:bookmarkEnd w:id="2809"/>
      <w:bookmarkEnd w:id="2810"/>
    </w:p>
    <w:p w14:paraId="3A426354" w14:textId="732FD48F" w:rsidR="001374ED" w:rsidRPr="00D56521" w:rsidRDefault="001374ED" w:rsidP="009D0DF9">
      <w:pPr>
        <w:spacing w:after="120" w:line="240" w:lineRule="auto"/>
        <w:jc w:val="both"/>
      </w:pPr>
      <w:r w:rsidRPr="00D56521">
        <w:t xml:space="preserve">This </w:t>
      </w:r>
      <w:r w:rsidR="009D0DF9">
        <w:t>Appendix</w:t>
      </w:r>
      <w:r w:rsidRPr="00D56521">
        <w:t xml:space="preserve"> defines how the “</w:t>
      </w:r>
      <w:r w:rsidRPr="00D56521">
        <w:rPr>
          <w:b/>
          <w:bCs/>
        </w:rPr>
        <w:t>User Selectable Safety Contour</w:t>
      </w:r>
      <w:r w:rsidRPr="00D56521">
        <w:t>” feature is defined and implemented.</w:t>
      </w:r>
    </w:p>
    <w:p w14:paraId="1FE96FAD" w14:textId="77777777" w:rsidR="001374ED" w:rsidRPr="00D56521" w:rsidRDefault="001374ED" w:rsidP="009D0DF9">
      <w:pPr>
        <w:spacing w:after="120" w:line="240" w:lineRule="auto"/>
        <w:jc w:val="both"/>
      </w:pPr>
      <w:r w:rsidRPr="00D56521">
        <w:t>User selectable safety contour means creation of the safety contour from the bathymetric grid data based on the value set by the user.</w:t>
      </w:r>
    </w:p>
    <w:p w14:paraId="596DF160" w14:textId="44AD8C49" w:rsidR="001374ED" w:rsidRPr="00D56521" w:rsidRDefault="001374ED" w:rsidP="009D0DF9">
      <w:pPr>
        <w:spacing w:after="120" w:line="240" w:lineRule="auto"/>
        <w:jc w:val="both"/>
      </w:pPr>
      <w:commentRangeStart w:id="2811"/>
      <w:r w:rsidRPr="00D56521">
        <w:t xml:space="preserve">NOTE: Also, in </w:t>
      </w:r>
      <w:r w:rsidR="000C381A">
        <w:t xml:space="preserve">the </w:t>
      </w:r>
      <w:r w:rsidRPr="00D56521">
        <w:t>case of S-101 or S-57 the user set</w:t>
      </w:r>
      <w:r w:rsidR="000C381A">
        <w:t>s</w:t>
      </w:r>
      <w:r w:rsidRPr="00D56521">
        <w:t xml:space="preserve"> the value for the safety contour, but if the exact </w:t>
      </w:r>
      <w:del w:id="2812" w:author="jonathan pritchard" w:date="2024-05-20T15:46:00Z" w16du:dateUtc="2024-05-20T14:46:00Z">
        <w:r w:rsidRPr="00D56521" w:rsidDel="00F42EC6">
          <w:delText xml:space="preserve">fit </w:delText>
        </w:r>
      </w:del>
      <w:ins w:id="2813" w:author="jonathan pritchard" w:date="2024-05-20T15:46:00Z" w16du:dateUtc="2024-05-20T14:46:00Z">
        <w:r w:rsidR="00F42EC6">
          <w:t>value</w:t>
        </w:r>
        <w:r w:rsidR="00F42EC6" w:rsidRPr="00D56521">
          <w:t xml:space="preserve"> </w:t>
        </w:r>
      </w:ins>
      <w:r w:rsidRPr="00D56521">
        <w:t xml:space="preserve">is not found from the available depth information in S-101 or S-57 then the safety contour defaults to the next deepest which </w:t>
      </w:r>
      <w:r w:rsidR="000C381A">
        <w:t>may</w:t>
      </w:r>
      <w:r w:rsidRPr="00D56521">
        <w:t xml:space="preserve"> be over 10 m</w:t>
      </w:r>
      <w:r w:rsidR="000C381A">
        <w:t>etres</w:t>
      </w:r>
      <w:r w:rsidRPr="00D56521">
        <w:t xml:space="preserve"> deeper </w:t>
      </w:r>
      <w:del w:id="2814" w:author="jonathan pritchard" w:date="2024-05-20T15:46:00Z" w16du:dateUtc="2024-05-20T14:46:00Z">
        <w:r w:rsidRPr="00D56521" w:rsidDel="00F42EC6">
          <w:delText xml:space="preserve">situation </w:delText>
        </w:r>
      </w:del>
      <w:r w:rsidRPr="00D56521">
        <w:t xml:space="preserve">than </w:t>
      </w:r>
      <w:del w:id="2815" w:author="jonathan pritchard" w:date="2024-05-20T15:46:00Z" w16du:dateUtc="2024-05-20T14:46:00Z">
        <w:r w:rsidRPr="00D56521" w:rsidDel="00F42EC6">
          <w:delText xml:space="preserve">the situation based on </w:delText>
        </w:r>
      </w:del>
      <w:r w:rsidRPr="00D56521">
        <w:t>the value set by the user.</w:t>
      </w:r>
      <w:commentRangeEnd w:id="2811"/>
      <w:r w:rsidR="00F42EC6">
        <w:rPr>
          <w:rStyle w:val="CommentReference"/>
        </w:rPr>
        <w:commentReference w:id="2811"/>
      </w:r>
    </w:p>
    <w:p w14:paraId="69D1CC2F" w14:textId="77777777" w:rsidR="001374ED" w:rsidRPr="00D56521" w:rsidRDefault="001374ED" w:rsidP="009D0DF9">
      <w:pPr>
        <w:spacing w:after="60" w:line="240" w:lineRule="auto"/>
        <w:jc w:val="both"/>
      </w:pPr>
      <w:r w:rsidRPr="00D56521">
        <w:t>In these processes an end user selects:</w:t>
      </w:r>
    </w:p>
    <w:p w14:paraId="30931EE3" w14:textId="7EFF766F" w:rsidR="001374ED" w:rsidRPr="00D56521" w:rsidRDefault="001374ED" w:rsidP="00AE2737">
      <w:pPr>
        <w:pStyle w:val="ListParagraph"/>
        <w:numPr>
          <w:ilvl w:val="0"/>
          <w:numId w:val="71"/>
        </w:numPr>
        <w:spacing w:after="60" w:line="240" w:lineRule="auto"/>
        <w:jc w:val="both"/>
      </w:pPr>
      <w:r w:rsidRPr="00D56521">
        <w:t>Suppression of certain S-101 features by S-102</w:t>
      </w:r>
      <w:r w:rsidR="000C381A">
        <w:t>.</w:t>
      </w:r>
    </w:p>
    <w:p w14:paraId="1714AEF4" w14:textId="296F8792" w:rsidR="001374ED" w:rsidRPr="00D56521" w:rsidRDefault="001374ED" w:rsidP="00AE2737">
      <w:pPr>
        <w:pStyle w:val="ListParagraph"/>
        <w:numPr>
          <w:ilvl w:val="0"/>
          <w:numId w:val="71"/>
        </w:numPr>
        <w:spacing w:after="120" w:line="240" w:lineRule="auto"/>
        <w:jc w:val="both"/>
      </w:pPr>
      <w:r w:rsidRPr="00D56521">
        <w:t>A Safety Contour value of their choice</w:t>
      </w:r>
      <w:r w:rsidR="000C381A">
        <w:t>.</w:t>
      </w:r>
    </w:p>
    <w:p w14:paraId="0F887ADE" w14:textId="513553A9" w:rsidR="001374ED" w:rsidRPr="00D56521" w:rsidRDefault="001374ED" w:rsidP="009D0DF9">
      <w:pPr>
        <w:spacing w:after="120" w:line="240" w:lineRule="auto"/>
        <w:jc w:val="both"/>
      </w:pPr>
      <w:r w:rsidRPr="00D56521">
        <w:t xml:space="preserve">When a user selects a safety contour value, outside areas of S-102 coverage the source for the displayed safety contour is the existing S-101 </w:t>
      </w:r>
      <w:r w:rsidR="000C381A">
        <w:t>ENC</w:t>
      </w:r>
      <w:r w:rsidRPr="00D56521">
        <w:t xml:space="preserve"> (or S-57 </w:t>
      </w:r>
      <w:r w:rsidR="000C381A">
        <w:t>ENC in dual-</w:t>
      </w:r>
      <w:r w:rsidRPr="00D56521">
        <w:t>fuel mode)</w:t>
      </w:r>
      <w:r w:rsidR="000C381A">
        <w:t>.</w:t>
      </w:r>
    </w:p>
    <w:p w14:paraId="01DE6148" w14:textId="40C94EEC" w:rsidR="001374ED" w:rsidRPr="00D56521" w:rsidRDefault="001374ED" w:rsidP="009D0DF9">
      <w:pPr>
        <w:spacing w:after="120" w:line="240" w:lineRule="auto"/>
        <w:jc w:val="both"/>
      </w:pPr>
      <w:r w:rsidRPr="00D56521">
        <w:t xml:space="preserve">When the safety contour has been generated from S-102 data then the area over which it is generated, </w:t>
      </w:r>
      <w:r w:rsidR="000C381A">
        <w:t>that is</w:t>
      </w:r>
      <w:r w:rsidRPr="00D56521">
        <w:t xml:space="preserve"> the S-102 coverage area, </w:t>
      </w:r>
      <w:del w:id="2816" w:author="jonathan pritchard" w:date="2024-05-29T03:38:00Z" w16du:dateUtc="2024-05-29T02:38:00Z">
        <w:r w:rsidRPr="00D56521" w:rsidDel="00B15F52">
          <w:delText xml:space="preserve">shall </w:delText>
        </w:r>
      </w:del>
      <w:ins w:id="2817" w:author="jonathan pritchard" w:date="2024-05-29T03:38:00Z" w16du:dateUtc="2024-05-29T02:38:00Z">
        <w:r w:rsidR="00B15F52">
          <w:t>must</w:t>
        </w:r>
        <w:r w:rsidR="00B15F52" w:rsidRPr="00D56521">
          <w:t xml:space="preserve"> </w:t>
        </w:r>
      </w:ins>
      <w:r w:rsidRPr="00D56521">
        <w:t>be surrounded by a boundary line using colour token DEPWL</w:t>
      </w:r>
      <w:r w:rsidRPr="000C381A">
        <w:rPr>
          <w:rStyle w:val="FootnoteReference"/>
          <w:sz w:val="20"/>
          <w:vertAlign w:val="superscript"/>
          <w:lang w:val="en-GB"/>
        </w:rPr>
        <w:footnoteReference w:id="10"/>
      </w:r>
      <w:r w:rsidRPr="00D56521">
        <w:t xml:space="preserve">  see </w:t>
      </w:r>
      <w:r w:rsidR="000C381A">
        <w:t>F</w:t>
      </w:r>
      <w:r w:rsidRPr="00D56521">
        <w:t xml:space="preserve">igure </w:t>
      </w:r>
      <w:r w:rsidR="0050181D" w:rsidRPr="00D56521">
        <w:t>C-4-</w:t>
      </w:r>
      <w:r w:rsidRPr="00D56521">
        <w:t>1.</w:t>
      </w:r>
    </w:p>
    <w:p w14:paraId="4B46B756" w14:textId="77777777" w:rsidR="001374ED" w:rsidRPr="00D56521" w:rsidRDefault="001374ED" w:rsidP="004E61EE">
      <w:pPr>
        <w:spacing w:line="240" w:lineRule="auto"/>
        <w:jc w:val="center"/>
      </w:pPr>
      <w:r w:rsidRPr="00D56521">
        <w:rPr>
          <w:noProof/>
          <w:lang w:val="fr-FR"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Default="001374ED" w:rsidP="00AB3A55">
      <w:pPr>
        <w:pStyle w:val="Caption"/>
        <w:spacing w:after="120" w:line="240" w:lineRule="auto"/>
        <w:jc w:val="center"/>
      </w:pPr>
      <w:r w:rsidRPr="00D56521">
        <w:t xml:space="preserve">Figure </w:t>
      </w:r>
      <w:r w:rsidR="0050181D" w:rsidRPr="00D56521">
        <w:t>C-4-1</w:t>
      </w:r>
      <w:r w:rsidR="00AB3A55">
        <w:t xml:space="preserve"> -</w:t>
      </w:r>
      <w:r w:rsidRPr="00D56521">
        <w:t xml:space="preserve"> Boundary line of S-102 coverage</w:t>
      </w:r>
    </w:p>
    <w:p w14:paraId="7FB9129E" w14:textId="77777777" w:rsidR="00AB3A55" w:rsidRPr="00AB3A55" w:rsidRDefault="00AB3A55" w:rsidP="00AB3A55">
      <w:pPr>
        <w:spacing w:after="120" w:line="240" w:lineRule="auto"/>
      </w:pPr>
    </w:p>
    <w:p w14:paraId="348FCFBE" w14:textId="7B7E3373" w:rsidR="001019DD" w:rsidRPr="009D0DF9" w:rsidRDefault="001019DD" w:rsidP="0043278E">
      <w:pPr>
        <w:pStyle w:val="Heading2"/>
      </w:pPr>
      <w:bookmarkStart w:id="2818" w:name="_Toc144421432"/>
      <w:bookmarkStart w:id="2819" w:name="_Toc88852882"/>
      <w:bookmarkStart w:id="2820" w:name="_Toc98339990"/>
      <w:bookmarkStart w:id="2821" w:name="_Toc98340366"/>
      <w:r>
        <w:lastRenderedPageBreak/>
        <w:t>Data Constraints</w:t>
      </w:r>
      <w:bookmarkEnd w:id="2818"/>
    </w:p>
    <w:bookmarkEnd w:id="2819"/>
    <w:bookmarkEnd w:id="2820"/>
    <w:bookmarkEnd w:id="2821"/>
    <w:p w14:paraId="6E382023" w14:textId="77777777" w:rsidR="001374ED" w:rsidRPr="00D56521" w:rsidRDefault="001374ED" w:rsidP="00AE2737">
      <w:pPr>
        <w:pStyle w:val="ListParagraph"/>
        <w:numPr>
          <w:ilvl w:val="0"/>
          <w:numId w:val="72"/>
        </w:numPr>
        <w:spacing w:after="120" w:line="240" w:lineRule="auto"/>
        <w:ind w:left="284" w:hanging="284"/>
        <w:jc w:val="both"/>
      </w:pPr>
      <w:r w:rsidRPr="00D56521">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D56521" w:rsidRDefault="001374ED" w:rsidP="00AE2737">
      <w:pPr>
        <w:pStyle w:val="ListParagraph"/>
        <w:numPr>
          <w:ilvl w:val="0"/>
          <w:numId w:val="72"/>
        </w:numPr>
        <w:spacing w:after="120" w:line="240" w:lineRule="auto"/>
        <w:ind w:left="284" w:hanging="284"/>
        <w:jc w:val="both"/>
      </w:pPr>
      <w:r w:rsidRPr="00D56521">
        <w:rPr>
          <w:rFonts w:cs="Calibri"/>
          <w:color w:val="000000"/>
          <w:shd w:val="clear" w:color="auto" w:fill="FFFFFF"/>
        </w:rPr>
        <w:t xml:space="preserve">No complex interpolation is done between points in the S-102 grid. Nearest neighbour is used to define the depth in each S-102 point's </w:t>
      </w:r>
      <w:r w:rsidR="00AB3A55" w:rsidRPr="00D56521">
        <w:rPr>
          <w:rFonts w:cs="Calibri"/>
          <w:color w:val="000000"/>
          <w:shd w:val="clear" w:color="auto" w:fill="FFFFFF"/>
        </w:rPr>
        <w:t>neighbourhood</w:t>
      </w:r>
      <w:r w:rsidRPr="00D56521">
        <w:rPr>
          <w:rFonts w:cs="Calibri"/>
          <w:color w:val="000000"/>
          <w:shd w:val="clear" w:color="auto" w:fill="FFFFFF"/>
        </w:rPr>
        <w:t xml:space="preserve"> (</w:t>
      </w:r>
      <w:r w:rsidR="00AB3A55">
        <w:rPr>
          <w:rFonts w:cs="Calibri"/>
          <w:color w:val="000000"/>
          <w:shd w:val="clear" w:color="auto" w:fill="FFFFFF"/>
        </w:rPr>
        <w:t>that is,</w:t>
      </w:r>
      <w:r w:rsidRPr="00D56521">
        <w:rPr>
          <w:rFonts w:cs="Calibri"/>
          <w:color w:val="000000"/>
          <w:shd w:val="clear" w:color="auto" w:fill="FFFFFF"/>
        </w:rPr>
        <w:t xml:space="preserve"> the same depth everywhere within the grid square), regardless of any </w:t>
      </w:r>
      <w:proofErr w:type="spellStart"/>
      <w:r w:rsidRPr="00D56521">
        <w:rPr>
          <w:rFonts w:cs="Calibri"/>
          <w:color w:val="000000"/>
          <w:shd w:val="clear" w:color="auto" w:fill="FFFFFF"/>
        </w:rPr>
        <w:t>interpolationType</w:t>
      </w:r>
      <w:proofErr w:type="spellEnd"/>
      <w:r w:rsidRPr="00D56521">
        <w:rPr>
          <w:rFonts w:cs="Calibri"/>
          <w:color w:val="000000"/>
          <w:shd w:val="clear" w:color="auto" w:fill="FFFFFF"/>
        </w:rPr>
        <w:t xml:space="preserve"> </w:t>
      </w:r>
      <w:r w:rsidR="00AB3A55">
        <w:rPr>
          <w:rFonts w:cs="Calibri"/>
          <w:color w:val="000000"/>
          <w:shd w:val="clear" w:color="auto" w:fill="FFFFFF"/>
        </w:rPr>
        <w:t>defined for the S-102 dataset (</w:t>
      </w:r>
      <w:r w:rsidRPr="00D56521">
        <w:rPr>
          <w:rFonts w:cs="Calibri"/>
          <w:color w:val="000000"/>
          <w:shd w:val="clear" w:color="auto" w:fill="FFFFFF"/>
        </w:rPr>
        <w:t>S-100</w:t>
      </w:r>
      <w:r w:rsidR="00AB3A55">
        <w:rPr>
          <w:rFonts w:cs="Calibri"/>
          <w:color w:val="000000"/>
          <w:shd w:val="clear" w:color="auto" w:fill="FFFFFF"/>
        </w:rPr>
        <w:t xml:space="preserve"> Part 8, clause</w:t>
      </w:r>
      <w:r w:rsidRPr="00D56521">
        <w:rPr>
          <w:rFonts w:cs="Calibri"/>
          <w:color w:val="000000"/>
          <w:shd w:val="clear" w:color="auto" w:fill="FFFFFF"/>
        </w:rPr>
        <w:t xml:space="preserve"> 8-7.1.4), as illustrated by the following </w:t>
      </w:r>
      <w:r w:rsidR="00AB3A55">
        <w:rPr>
          <w:rFonts w:cs="Calibri"/>
          <w:color w:val="000000"/>
          <w:shd w:val="clear" w:color="auto" w:fill="FFFFFF"/>
        </w:rPr>
        <w:t>Figure:</w:t>
      </w:r>
    </w:p>
    <w:p w14:paraId="56DFE15E"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D56521" w:rsidRDefault="001374ED" w:rsidP="00AB3A55">
      <w:pPr>
        <w:pStyle w:val="Caption"/>
        <w:spacing w:after="120" w:line="240" w:lineRule="auto"/>
        <w:jc w:val="center"/>
      </w:pPr>
      <w:r w:rsidRPr="00D56521">
        <w:t xml:space="preserve">Figure </w:t>
      </w:r>
      <w:r w:rsidR="0050181D" w:rsidRPr="00D56521">
        <w:t>C-4-</w:t>
      </w:r>
      <w:r w:rsidRPr="00D56521">
        <w:t>2</w:t>
      </w:r>
      <w:r w:rsidR="00AB3A55">
        <w:t xml:space="preserve"> -</w:t>
      </w:r>
      <w:r w:rsidRPr="00D56521">
        <w:t xml:space="preserve"> The extents of the S-102 points overlaid on the S-102 grid (grid spacing = ‘d’)</w:t>
      </w:r>
    </w:p>
    <w:p w14:paraId="521DAEC9"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D56521" w:rsidRDefault="001374ED" w:rsidP="00EB7911">
      <w:pPr>
        <w:pStyle w:val="Caption"/>
        <w:spacing w:after="120" w:line="240" w:lineRule="auto"/>
        <w:jc w:val="center"/>
      </w:pPr>
      <w:r w:rsidRPr="00D56521">
        <w:t xml:space="preserve">Figure </w:t>
      </w:r>
      <w:r w:rsidR="0050181D" w:rsidRPr="00D56521">
        <w:t>C-4-</w:t>
      </w:r>
      <w:r w:rsidRPr="00D56521">
        <w:t>3</w:t>
      </w:r>
      <w:r w:rsidR="00EB7911">
        <w:t xml:space="preserve"> -</w:t>
      </w:r>
      <w:r w:rsidRPr="00D56521">
        <w:t xml:space="preserve"> Extents of each S-102 points showing nearest neighbour interpolation (S-100 Part 8-7.1.4)</w:t>
      </w:r>
    </w:p>
    <w:p w14:paraId="134B9255" w14:textId="3E4ACBF7" w:rsidR="001374ED" w:rsidRPr="00D56521" w:rsidRDefault="001374ED" w:rsidP="00AE2737">
      <w:pPr>
        <w:pStyle w:val="ListParagraph"/>
        <w:numPr>
          <w:ilvl w:val="0"/>
          <w:numId w:val="72"/>
        </w:numPr>
        <w:spacing w:after="120" w:line="240" w:lineRule="auto"/>
        <w:ind w:left="284" w:hanging="284"/>
        <w:jc w:val="both"/>
      </w:pPr>
      <w:r w:rsidRPr="00D56521">
        <w:t>Only rectangular grids for S-102 are allowed. The method outlined may be extended to other grids</w:t>
      </w:r>
      <w:r w:rsidR="00EB7911">
        <w:t>; for example,</w:t>
      </w:r>
      <w:r w:rsidRPr="00D56521">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D56521">
        <w:t xml:space="preserve">User Selected </w:t>
      </w:r>
      <w:r w:rsidRPr="004B1E74">
        <w:t>Contour</w:t>
      </w:r>
      <w:r w:rsidRPr="00D56521">
        <w:t xml:space="preserve"> can only be processed in areas where the Sounding Datum of suppressed S-101 features is the same as the datum defined in the S-102 Coverage.</w:t>
      </w:r>
    </w:p>
    <w:p w14:paraId="567F8B8F" w14:textId="77777777" w:rsidR="00EB7911" w:rsidRPr="00D56521" w:rsidRDefault="00EB7911" w:rsidP="00EB7911">
      <w:pPr>
        <w:spacing w:after="120" w:line="240" w:lineRule="auto"/>
        <w:jc w:val="both"/>
      </w:pPr>
    </w:p>
    <w:p w14:paraId="32DBF51A" w14:textId="05AEF526" w:rsidR="001019DD" w:rsidRPr="009D0DF9" w:rsidRDefault="001019DD" w:rsidP="0043278E">
      <w:pPr>
        <w:pStyle w:val="Heading2"/>
      </w:pPr>
      <w:bookmarkStart w:id="2822" w:name="_Toc144421433"/>
      <w:bookmarkStart w:id="2823" w:name="_Toc88852883"/>
      <w:bookmarkStart w:id="2824" w:name="_Toc98339991"/>
      <w:bookmarkStart w:id="2825" w:name="_Toc98340367"/>
      <w:r>
        <w:t>Implementation</w:t>
      </w:r>
      <w:bookmarkEnd w:id="2822"/>
    </w:p>
    <w:bookmarkEnd w:id="2823"/>
    <w:bookmarkEnd w:id="2824"/>
    <w:bookmarkEnd w:id="2825"/>
    <w:p w14:paraId="67328774" w14:textId="76F7DF59" w:rsidR="001374ED" w:rsidRPr="00D56521" w:rsidRDefault="001374ED" w:rsidP="00EB7911">
      <w:pPr>
        <w:spacing w:after="120" w:line="240" w:lineRule="auto"/>
        <w:jc w:val="both"/>
      </w:pPr>
      <w:r w:rsidRPr="00D56521">
        <w:t xml:space="preserve">The user may select S-102 to be used as </w:t>
      </w:r>
      <w:r w:rsidR="00EB7911">
        <w:t xml:space="preserve">the </w:t>
      </w:r>
      <w:r w:rsidRPr="00D56521">
        <w:t>source of the depth information.</w:t>
      </w:r>
    </w:p>
    <w:p w14:paraId="18835FEF" w14:textId="77777777" w:rsidR="001374ED" w:rsidRPr="00D56521" w:rsidRDefault="001374ED" w:rsidP="00EB7911">
      <w:pPr>
        <w:spacing w:after="60" w:line="240" w:lineRule="auto"/>
        <w:jc w:val="both"/>
      </w:pPr>
      <w:bookmarkStart w:id="2826" w:name="_Hlk87778989"/>
      <w:r w:rsidRPr="00D56521">
        <w:t xml:space="preserve">When S-102 is selected for use, in areas where S-102 coverage exists, the S-102 suppresses the following S-101 depth features, </w:t>
      </w:r>
    </w:p>
    <w:bookmarkEnd w:id="2826"/>
    <w:p w14:paraId="030411CB" w14:textId="1E404049" w:rsidR="001374ED" w:rsidRPr="00D56521" w:rsidRDefault="001374ED" w:rsidP="00AE2737">
      <w:pPr>
        <w:pStyle w:val="ListParagraph"/>
        <w:numPr>
          <w:ilvl w:val="0"/>
          <w:numId w:val="73"/>
        </w:numPr>
        <w:spacing w:after="60" w:line="240" w:lineRule="auto"/>
        <w:jc w:val="both"/>
      </w:pPr>
      <w:r w:rsidRPr="00D56521">
        <w:t>Depth</w:t>
      </w:r>
      <w:r w:rsidR="00EB7911">
        <w:t xml:space="preserve"> </w:t>
      </w:r>
      <w:r w:rsidRPr="00D56521">
        <w:t>Area</w:t>
      </w:r>
    </w:p>
    <w:p w14:paraId="4E2B548A" w14:textId="21EEFA2D" w:rsidR="001374ED" w:rsidRPr="00D56521" w:rsidRDefault="001374ED" w:rsidP="00AE2737">
      <w:pPr>
        <w:pStyle w:val="ListParagraph"/>
        <w:numPr>
          <w:ilvl w:val="0"/>
          <w:numId w:val="73"/>
        </w:numPr>
        <w:spacing w:after="60" w:line="240" w:lineRule="auto"/>
        <w:jc w:val="both"/>
      </w:pPr>
      <w:r w:rsidRPr="00D56521">
        <w:t>Dredged</w:t>
      </w:r>
      <w:r w:rsidR="00EB7911">
        <w:t xml:space="preserve"> </w:t>
      </w:r>
      <w:r w:rsidRPr="00D56521">
        <w:t>Area</w:t>
      </w:r>
    </w:p>
    <w:p w14:paraId="6F570A06" w14:textId="68005907" w:rsidR="001374ED" w:rsidRPr="00D56521" w:rsidRDefault="001374ED" w:rsidP="00AE2737">
      <w:pPr>
        <w:pStyle w:val="ListParagraph"/>
        <w:numPr>
          <w:ilvl w:val="0"/>
          <w:numId w:val="73"/>
        </w:numPr>
        <w:spacing w:after="120" w:line="240" w:lineRule="auto"/>
        <w:jc w:val="both"/>
      </w:pPr>
      <w:r w:rsidRPr="00D56521">
        <w:t>Depth</w:t>
      </w:r>
      <w:r w:rsidR="00EB7911">
        <w:t xml:space="preserve"> </w:t>
      </w:r>
      <w:r w:rsidRPr="00D56521">
        <w:t>Contour</w:t>
      </w:r>
    </w:p>
    <w:p w14:paraId="79287B7E" w14:textId="5160A399" w:rsidR="001374ED" w:rsidRPr="00D56521" w:rsidRDefault="001374ED" w:rsidP="00EB7911">
      <w:pPr>
        <w:spacing w:after="120" w:line="240" w:lineRule="auto"/>
        <w:jc w:val="both"/>
      </w:pPr>
      <w:r w:rsidRPr="00D56521">
        <w:t xml:space="preserve">The process to construct the safety contour then consists of a selection of common edges from rectangular extents for each S-102 dataset point, as shown in </w:t>
      </w:r>
      <w:r w:rsidR="00EB7911">
        <w:t>F</w:t>
      </w:r>
      <w:r w:rsidRPr="00D56521">
        <w:t xml:space="preserve">igure </w:t>
      </w:r>
      <w:r w:rsidR="0050181D" w:rsidRPr="00D56521">
        <w:t>C-4-</w:t>
      </w:r>
      <w:r w:rsidRPr="00D56521">
        <w:t xml:space="preserve">4. </w:t>
      </w:r>
    </w:p>
    <w:p w14:paraId="21167F98"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6"/>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D56521" w:rsidRDefault="001374ED" w:rsidP="00EB7911">
      <w:pPr>
        <w:pStyle w:val="Caption"/>
        <w:spacing w:after="120" w:line="240" w:lineRule="auto"/>
        <w:jc w:val="center"/>
      </w:pPr>
      <w:r w:rsidRPr="00D56521">
        <w:t xml:space="preserve">Figure </w:t>
      </w:r>
      <w:r w:rsidR="0050181D" w:rsidRPr="00D56521">
        <w:t>C-4-</w:t>
      </w:r>
      <w:r w:rsidRPr="00D56521">
        <w:t>4</w:t>
      </w:r>
      <w:r w:rsidR="00EB7911">
        <w:t xml:space="preserve"> -</w:t>
      </w:r>
      <w:r w:rsidR="0045613E" w:rsidRPr="00D56521">
        <w:t xml:space="preserve"> Common edges from rectangular extents</w:t>
      </w:r>
    </w:p>
    <w:p w14:paraId="164DDC67" w14:textId="04EC7A1E" w:rsidR="001374ED" w:rsidRPr="00D56521" w:rsidRDefault="001374ED" w:rsidP="00EB7911">
      <w:pPr>
        <w:spacing w:after="120" w:line="240" w:lineRule="auto"/>
        <w:jc w:val="both"/>
      </w:pPr>
      <w:r w:rsidRPr="00D56521">
        <w:t xml:space="preserve">Common edges are selected when the S-102 points </w:t>
      </w:r>
      <w:r w:rsidR="00EB7911">
        <w:t xml:space="preserve">on </w:t>
      </w:r>
      <w:r w:rsidRPr="00D56521">
        <w:t xml:space="preserve">either side of them lie </w:t>
      </w:r>
      <w:r w:rsidR="00EB7911">
        <w:t xml:space="preserve">on </w:t>
      </w:r>
      <w:r w:rsidRPr="00D56521">
        <w:t xml:space="preserve">either side of the boundary of the safety contour value. In </w:t>
      </w:r>
      <w:r w:rsidR="00EB7911">
        <w:t xml:space="preserve">Figure </w:t>
      </w:r>
      <w:r w:rsidR="001019DD">
        <w:t>C-4-5 below</w:t>
      </w:r>
      <w:r w:rsidRPr="00D56521">
        <w:t xml:space="preserve"> 11.5</w:t>
      </w:r>
      <w:r w:rsidR="001019DD">
        <w:t xml:space="preserve"> </w:t>
      </w:r>
      <w:r w:rsidRPr="00D56521">
        <w:t>m</w:t>
      </w:r>
      <w:r w:rsidR="001019DD">
        <w:t>etres</w:t>
      </w:r>
      <w:r w:rsidRPr="00D56521">
        <w:t xml:space="preserve"> is the threshold value set by the user.</w:t>
      </w:r>
    </w:p>
    <w:p w14:paraId="440D1B7B" w14:textId="575A3A96" w:rsidR="001374ED" w:rsidRPr="00D56521" w:rsidRDefault="001374ED" w:rsidP="00EB7911">
      <w:pPr>
        <w:spacing w:after="120" w:line="240" w:lineRule="auto"/>
        <w:jc w:val="both"/>
      </w:pPr>
      <w:r w:rsidRPr="00D56521">
        <w:t>Edges on the boundary of the dataset, or which lie on an edge common with undefined S-102 values</w:t>
      </w:r>
      <w:r w:rsidR="001019DD">
        <w:t>,</w:t>
      </w:r>
      <w:r w:rsidRPr="00D56521">
        <w:t xml:space="preserve"> are selected if the S-102 value is less than or eq</w:t>
      </w:r>
      <w:r w:rsidR="001019DD">
        <w:t>ual to the safety contour value;</w:t>
      </w:r>
      <w:r w:rsidRPr="00D56521">
        <w:t xml:space="preserve"> for example, see </w:t>
      </w:r>
      <w:r w:rsidR="00EB7911">
        <w:t>F</w:t>
      </w:r>
      <w:r w:rsidRPr="00D56521">
        <w:t xml:space="preserve">igure </w:t>
      </w:r>
      <w:r w:rsidR="0050181D" w:rsidRPr="00D56521">
        <w:t>C-4-</w:t>
      </w:r>
      <w:r w:rsidRPr="00D56521">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D56521" w14:paraId="0AE51024" w14:textId="77777777" w:rsidTr="00D437A1">
        <w:tc>
          <w:tcPr>
            <w:tcW w:w="3669" w:type="dxa"/>
          </w:tcPr>
          <w:p w14:paraId="45E42323" w14:textId="77777777" w:rsidR="001374ED" w:rsidRPr="00D56521" w:rsidRDefault="001374ED" w:rsidP="004E61EE">
            <w:r w:rsidRPr="00D56521">
              <w:rPr>
                <w:noProof/>
                <w:lang w:val="fr-FR"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D56521" w:rsidRDefault="001374ED" w:rsidP="004E61EE">
            <w:r w:rsidRPr="00D56521">
              <w:rPr>
                <w:noProof/>
                <w:lang w:val="fr-FR"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D56521" w:rsidRDefault="001374ED" w:rsidP="001019DD">
      <w:pPr>
        <w:pStyle w:val="Caption"/>
        <w:spacing w:after="120" w:line="240" w:lineRule="auto"/>
        <w:jc w:val="center"/>
      </w:pPr>
      <w:r w:rsidRPr="00D56521">
        <w:t xml:space="preserve">Figure </w:t>
      </w:r>
      <w:r w:rsidR="0050181D" w:rsidRPr="00D56521">
        <w:t>C-4-</w:t>
      </w:r>
      <w:r w:rsidRPr="00D56521">
        <w:t>5</w:t>
      </w:r>
      <w:r w:rsidR="001019DD">
        <w:t xml:space="preserve"> -</w:t>
      </w:r>
      <w:r w:rsidR="0045613E" w:rsidRPr="00D56521">
        <w:t xml:space="preserve"> Edges from rectangular extents and at boundaries</w:t>
      </w:r>
    </w:p>
    <w:p w14:paraId="3C24D34B" w14:textId="0E4C74FB" w:rsidR="001374ED" w:rsidRDefault="001374ED" w:rsidP="001019DD">
      <w:pPr>
        <w:spacing w:after="120" w:line="240" w:lineRule="auto"/>
        <w:jc w:val="both"/>
      </w:pPr>
      <w:r w:rsidRPr="00D56521">
        <w:t xml:space="preserve">The source of the displayed safety contour are the selected edges as defined. The areas of safe and unsafe water formed by the selected edges are used for processing of the safety contour related alarms under IMO MSC </w:t>
      </w:r>
      <w:del w:id="2827" w:author="Raphael Malyankar" w:date="2023-08-31T19:58:00Z">
        <w:r w:rsidRPr="00D56521" w:rsidDel="002514B8">
          <w:delText>232(82)</w:delText>
        </w:r>
      </w:del>
      <w:ins w:id="2828" w:author="Raphael Malyankar" w:date="2023-08-31T19:58:00Z">
        <w:r w:rsidR="002514B8">
          <w:t>530(106)</w:t>
        </w:r>
      </w:ins>
      <w:r w:rsidRPr="00D56521">
        <w:t xml:space="preserve"> 11.4.3</w:t>
      </w:r>
      <w:r w:rsidR="001019DD">
        <w:t>,</w:t>
      </w:r>
      <w:r w:rsidRPr="00D56521">
        <w:t xml:space="preserve"> which the OEM must </w:t>
      </w:r>
      <w:ins w:id="2829" w:author="jonathan pritchard" w:date="2024-05-20T16:51:00Z" w16du:dateUtc="2024-05-20T15:51:00Z">
        <w:r w:rsidR="006C470D" w:rsidRPr="00D56521">
          <w:t xml:space="preserve"> </w:t>
        </w:r>
      </w:ins>
      <w:r w:rsidRPr="00D56521">
        <w:t xml:space="preserve">implement. </w:t>
      </w:r>
    </w:p>
    <w:p w14:paraId="0DE6C6EC" w14:textId="77777777" w:rsidR="001019DD" w:rsidRDefault="001019DD" w:rsidP="001019DD">
      <w:pPr>
        <w:spacing w:after="120" w:line="240" w:lineRule="auto"/>
        <w:jc w:val="both"/>
      </w:pPr>
    </w:p>
    <w:p w14:paraId="7358808D" w14:textId="77777777" w:rsidR="00EF57B5" w:rsidRDefault="00EF57B5">
      <w:pPr>
        <w:rPr>
          <w:ins w:id="2830" w:author="jonathan pritchard" w:date="2024-07-05T17:08:00Z" w16du:dateUtc="2024-07-05T16:08:00Z"/>
          <w:rFonts w:eastAsia="Times New Roman"/>
          <w:b/>
          <w:bCs/>
          <w:sz w:val="24"/>
        </w:rPr>
      </w:pPr>
      <w:bookmarkStart w:id="2831" w:name="_Toc144421434"/>
      <w:bookmarkStart w:id="2832" w:name="_Toc88852884"/>
      <w:bookmarkStart w:id="2833" w:name="_Toc98339992"/>
      <w:bookmarkStart w:id="2834" w:name="_Toc98340368"/>
      <w:ins w:id="2835" w:author="jonathan pritchard" w:date="2024-07-05T17:08:00Z" w16du:dateUtc="2024-07-05T16:08:00Z">
        <w:r>
          <w:br w:type="page"/>
        </w:r>
      </w:ins>
    </w:p>
    <w:p w14:paraId="1ADB6057" w14:textId="16486BB3" w:rsidR="001019DD" w:rsidRDefault="001019DD" w:rsidP="0043278E">
      <w:pPr>
        <w:pStyle w:val="Heading1"/>
      </w:pPr>
      <w:r>
        <w:lastRenderedPageBreak/>
        <w:t>Water Level Adjustment</w:t>
      </w:r>
      <w:bookmarkEnd w:id="2831"/>
    </w:p>
    <w:p w14:paraId="2913C950" w14:textId="1B44D291" w:rsidR="00EF57B5" w:rsidRPr="00EF57B5" w:rsidRDefault="00EF57B5" w:rsidP="00EF57B5">
      <w:pPr>
        <w:spacing w:after="120" w:line="240" w:lineRule="auto"/>
        <w:jc w:val="both"/>
        <w:rPr>
          <w:b/>
          <w:bCs/>
        </w:rPr>
      </w:pPr>
      <w:r w:rsidRPr="00EF57B5">
        <w:rPr>
          <w:b/>
          <w:bCs/>
        </w:rPr>
        <w:t>[from C2]</w:t>
      </w:r>
    </w:p>
    <w:p w14:paraId="26639FE7" w14:textId="006E788F" w:rsidR="00EF57B5" w:rsidRPr="00D56521" w:rsidRDefault="00EF57B5" w:rsidP="00EF57B5">
      <w:pPr>
        <w:spacing w:after="120" w:line="240" w:lineRule="auto"/>
        <w:jc w:val="both"/>
      </w:pPr>
      <w:commentRangeStart w:id="2836"/>
      <w:r>
        <w:t>It must be possible to adjust d</w:t>
      </w:r>
      <w:r w:rsidRPr="00D56521">
        <w:t>epth information by water level height</w:t>
      </w:r>
      <w:r>
        <w:t xml:space="preserve"> </w:t>
      </w:r>
      <w:r w:rsidRPr="00D56521">
        <w:t>When water level adjustment is provided:</w:t>
      </w:r>
      <w:commentRangeEnd w:id="2836"/>
      <w:r>
        <w:rPr>
          <w:rStyle w:val="CommentReference"/>
        </w:rPr>
        <w:commentReference w:id="2836"/>
      </w:r>
    </w:p>
    <w:p w14:paraId="56FA3164" w14:textId="77777777" w:rsidR="00EF57B5" w:rsidRPr="00D56521" w:rsidRDefault="00EF57B5" w:rsidP="00EF57B5">
      <w:pPr>
        <w:numPr>
          <w:ilvl w:val="0"/>
          <w:numId w:val="66"/>
        </w:numPr>
        <w:spacing w:after="120" w:line="240" w:lineRule="auto"/>
        <w:jc w:val="both"/>
      </w:pPr>
      <w:r w:rsidRPr="00D56521">
        <w:t xml:space="preserve">The system </w:t>
      </w:r>
      <w:r>
        <w:t>must</w:t>
      </w:r>
      <w:r w:rsidRPr="00D56521">
        <w:t xml:space="preserve"> default to no water level adjustment</w:t>
      </w:r>
      <w:r>
        <w:t xml:space="preserve"> [what does “default” mean]</w:t>
      </w:r>
      <w:r w:rsidRPr="00D56521">
        <w:t>.</w:t>
      </w:r>
    </w:p>
    <w:p w14:paraId="5745A650" w14:textId="77777777" w:rsidR="00EF57B5" w:rsidRPr="00D56521" w:rsidRDefault="00EF57B5" w:rsidP="00EF57B5">
      <w:pPr>
        <w:numPr>
          <w:ilvl w:val="0"/>
          <w:numId w:val="66"/>
        </w:numPr>
        <w:spacing w:after="60" w:line="240" w:lineRule="auto"/>
        <w:ind w:hanging="357"/>
        <w:jc w:val="both"/>
      </w:pPr>
      <w:commentRangeStart w:id="2837"/>
      <w:r w:rsidRPr="00D56521">
        <w:t xml:space="preserve">The mariner </w:t>
      </w:r>
      <w:r>
        <w:t>must be able to</w:t>
      </w:r>
      <w:r w:rsidRPr="00D56521">
        <w:t xml:space="preserve"> select one for the following methods of depth adjustment:</w:t>
      </w:r>
      <w:commentRangeEnd w:id="2837"/>
      <w:r>
        <w:rPr>
          <w:rStyle w:val="CommentReference"/>
        </w:rPr>
        <w:commentReference w:id="2837"/>
      </w:r>
    </w:p>
    <w:p w14:paraId="260A34DD" w14:textId="77777777" w:rsidR="00EF57B5" w:rsidRPr="00D56521" w:rsidRDefault="00EF57B5" w:rsidP="00EF57B5">
      <w:pPr>
        <w:numPr>
          <w:ilvl w:val="0"/>
          <w:numId w:val="67"/>
        </w:numPr>
        <w:spacing w:after="60" w:line="240" w:lineRule="auto"/>
        <w:ind w:hanging="357"/>
        <w:jc w:val="both"/>
      </w:pPr>
      <w:r w:rsidRPr="00D56521">
        <w:t>Current date and time;</w:t>
      </w:r>
    </w:p>
    <w:p w14:paraId="709AC80A" w14:textId="77777777" w:rsidR="00EF57B5" w:rsidRPr="00D56521" w:rsidRDefault="00EF57B5" w:rsidP="00EF57B5">
      <w:pPr>
        <w:numPr>
          <w:ilvl w:val="0"/>
          <w:numId w:val="67"/>
        </w:numPr>
        <w:spacing w:after="60" w:line="240" w:lineRule="auto"/>
        <w:ind w:hanging="357"/>
        <w:jc w:val="both"/>
      </w:pPr>
      <w:r w:rsidRPr="00D56521">
        <w:t>A mariner specified date and time;</w:t>
      </w:r>
    </w:p>
    <w:p w14:paraId="7CF92BF4" w14:textId="5B708431" w:rsidR="00EF57B5" w:rsidRPr="00D56521" w:rsidRDefault="00EF57B5" w:rsidP="00EF57B5">
      <w:pPr>
        <w:numPr>
          <w:ilvl w:val="0"/>
          <w:numId w:val="67"/>
        </w:numPr>
        <w:spacing w:after="120" w:line="240" w:lineRule="auto"/>
        <w:ind w:left="714" w:hanging="357"/>
        <w:jc w:val="both"/>
      </w:pPr>
      <w:r w:rsidRPr="00D56521">
        <w:t xml:space="preserve">Where the ECDIS supports schedules, the depth at the predicted date and time of transit in each area along a route </w:t>
      </w:r>
    </w:p>
    <w:p w14:paraId="7E182773" w14:textId="67D27494" w:rsidR="00EF57B5" w:rsidRPr="00D56521" w:rsidRDefault="00EF57B5" w:rsidP="00EF57B5">
      <w:pPr>
        <w:numPr>
          <w:ilvl w:val="0"/>
          <w:numId w:val="66"/>
        </w:numPr>
        <w:spacing w:after="60" w:line="240" w:lineRule="auto"/>
        <w:ind w:hanging="357"/>
        <w:jc w:val="both"/>
      </w:pPr>
      <w:r w:rsidRPr="00D56521">
        <w:t xml:space="preserve">When water level adjustment is applied </w:t>
      </w:r>
      <w:r>
        <w:t>as defined in this Section:</w:t>
      </w:r>
    </w:p>
    <w:p w14:paraId="7FAE51B2" w14:textId="77777777" w:rsidR="00EF57B5" w:rsidRPr="00D56521" w:rsidRDefault="00EF57B5" w:rsidP="00EF57B5">
      <w:pPr>
        <w:numPr>
          <w:ilvl w:val="0"/>
          <w:numId w:val="68"/>
        </w:numPr>
        <w:spacing w:after="60" w:line="240" w:lineRule="auto"/>
        <w:ind w:hanging="357"/>
        <w:jc w:val="both"/>
      </w:pPr>
      <w:r w:rsidRPr="00D56521">
        <w:t xml:space="preserve">The safety contour, depth zone shades, safety depth and indication of isolated dangers </w:t>
      </w:r>
      <w:r>
        <w:t>must</w:t>
      </w:r>
      <w:r w:rsidRPr="00D56521">
        <w:t xml:space="preserve"> use the adjusted depth;</w:t>
      </w:r>
    </w:p>
    <w:p w14:paraId="5D8121A8" w14:textId="77777777" w:rsidR="00EF57B5" w:rsidRPr="00D56521" w:rsidRDefault="00EF57B5" w:rsidP="00EF57B5">
      <w:pPr>
        <w:numPr>
          <w:ilvl w:val="0"/>
          <w:numId w:val="68"/>
        </w:numPr>
        <w:spacing w:after="60" w:line="240" w:lineRule="auto"/>
        <w:ind w:hanging="357"/>
        <w:jc w:val="both"/>
      </w:pPr>
      <w:r w:rsidRPr="00D56521">
        <w:t xml:space="preserve">The pick report </w:t>
      </w:r>
      <w:r>
        <w:t>must</w:t>
      </w:r>
      <w:r w:rsidRPr="00D56521">
        <w:t xml:space="preserve"> indicate both adjusted and unadjusted depth;</w:t>
      </w:r>
    </w:p>
    <w:p w14:paraId="3DF51DF2" w14:textId="77777777" w:rsidR="00EF57B5" w:rsidRPr="00D56521" w:rsidRDefault="00EF57B5" w:rsidP="00EF57B5">
      <w:pPr>
        <w:numPr>
          <w:ilvl w:val="0"/>
          <w:numId w:val="68"/>
        </w:numPr>
        <w:spacing w:after="60" w:line="240" w:lineRule="auto"/>
        <w:ind w:hanging="357"/>
        <w:jc w:val="both"/>
      </w:pPr>
      <w:r w:rsidRPr="00D56521">
        <w:t xml:space="preserve">The applied water level adjustment method </w:t>
      </w:r>
      <w:r>
        <w:t>must</w:t>
      </w:r>
      <w:r w:rsidRPr="00D56521">
        <w:t xml:space="preserve"> be provided in the legend;</w:t>
      </w:r>
    </w:p>
    <w:p w14:paraId="7F8AA6AD" w14:textId="77777777" w:rsidR="00EF57B5" w:rsidRPr="00D56521" w:rsidRDefault="00EF57B5" w:rsidP="00EF57B5">
      <w:pPr>
        <w:numPr>
          <w:ilvl w:val="0"/>
          <w:numId w:val="68"/>
        </w:numPr>
        <w:spacing w:after="60" w:line="240" w:lineRule="auto"/>
        <w:ind w:hanging="357"/>
        <w:jc w:val="both"/>
      </w:pPr>
      <w:commentRangeStart w:id="2838"/>
      <w:r w:rsidRPr="00D56521">
        <w:t xml:space="preserve">Other details of the water level adjustment </w:t>
      </w:r>
      <w:r>
        <w:t>must</w:t>
      </w:r>
      <w:r w:rsidRPr="00D56521">
        <w:t xml:space="preserve"> be readily available, such as the data source, </w:t>
      </w:r>
      <w:r>
        <w:t>temporal extent</w:t>
      </w:r>
      <w:r w:rsidRPr="00D56521">
        <w:t>, and applicable areas;</w:t>
      </w:r>
      <w:commentRangeEnd w:id="2838"/>
      <w:r>
        <w:rPr>
          <w:rStyle w:val="CommentReference"/>
        </w:rPr>
        <w:commentReference w:id="2838"/>
      </w:r>
    </w:p>
    <w:p w14:paraId="05292BEB" w14:textId="77777777" w:rsidR="00EF57B5" w:rsidRPr="00D56521" w:rsidRDefault="00EF57B5" w:rsidP="00EF57B5">
      <w:pPr>
        <w:numPr>
          <w:ilvl w:val="0"/>
          <w:numId w:val="68"/>
        </w:numPr>
        <w:spacing w:after="60" w:line="240" w:lineRule="auto"/>
        <w:ind w:hanging="357"/>
        <w:jc w:val="both"/>
      </w:pPr>
      <w:r w:rsidRPr="00D56521">
        <w:t xml:space="preserve">It </w:t>
      </w:r>
      <w:r>
        <w:t>must</w:t>
      </w:r>
      <w:r w:rsidRPr="00D56521">
        <w:t xml:space="preserve"> be possible to remove all water level adjustment via simple operator action;</w:t>
      </w:r>
    </w:p>
    <w:p w14:paraId="17868D99" w14:textId="77777777" w:rsidR="00EF57B5" w:rsidRPr="00D56521" w:rsidRDefault="00EF57B5" w:rsidP="00EF57B5">
      <w:pPr>
        <w:numPr>
          <w:ilvl w:val="0"/>
          <w:numId w:val="68"/>
        </w:numPr>
        <w:spacing w:after="120" w:line="240" w:lineRule="auto"/>
        <w:ind w:left="714" w:hanging="357"/>
        <w:jc w:val="both"/>
      </w:pPr>
      <w:r w:rsidRPr="00D56521">
        <w:t xml:space="preserve">There </w:t>
      </w:r>
      <w:r>
        <w:t>must</w:t>
      </w:r>
      <w:r w:rsidRPr="00D56521">
        <w:t xml:space="preserve"> be a permanent indication “Water level adjustment”.</w:t>
      </w:r>
    </w:p>
    <w:p w14:paraId="1FF2D50A" w14:textId="77777777" w:rsidR="00EF57B5" w:rsidRPr="00D56521" w:rsidRDefault="00EF57B5" w:rsidP="00EF57B5">
      <w:pPr>
        <w:numPr>
          <w:ilvl w:val="0"/>
          <w:numId w:val="66"/>
        </w:numPr>
        <w:spacing w:after="60" w:line="240" w:lineRule="auto"/>
        <w:ind w:hanging="357"/>
        <w:jc w:val="both"/>
      </w:pPr>
      <w:r w:rsidRPr="00D56521">
        <w:t xml:space="preserve">ECDIS voyage recording </w:t>
      </w:r>
      <w:r>
        <w:t>must</w:t>
      </w:r>
      <w:r w:rsidRPr="00D56521">
        <w:t xml:space="preserve"> include:</w:t>
      </w:r>
    </w:p>
    <w:p w14:paraId="41E3ABC9" w14:textId="77777777" w:rsidR="00EF57B5" w:rsidRPr="00D56521" w:rsidRDefault="00EF57B5" w:rsidP="00EF57B5">
      <w:pPr>
        <w:numPr>
          <w:ilvl w:val="0"/>
          <w:numId w:val="69"/>
        </w:numPr>
        <w:spacing w:after="60" w:line="240" w:lineRule="auto"/>
        <w:ind w:hanging="357"/>
        <w:jc w:val="both"/>
      </w:pPr>
      <w:r w:rsidRPr="00D56521">
        <w:t>The state of water level adjustment (method applied);</w:t>
      </w:r>
    </w:p>
    <w:p w14:paraId="56421EFA" w14:textId="77777777" w:rsidR="00EF57B5" w:rsidRPr="00D56521" w:rsidRDefault="00EF57B5" w:rsidP="00EF57B5">
      <w:pPr>
        <w:numPr>
          <w:ilvl w:val="0"/>
          <w:numId w:val="69"/>
        </w:numPr>
        <w:spacing w:after="120" w:line="240" w:lineRule="auto"/>
        <w:jc w:val="both"/>
      </w:pPr>
      <w:r w:rsidRPr="00D56521">
        <w:t>All other information necessary to reconstruct depths as presented to the mariner.</w:t>
      </w:r>
    </w:p>
    <w:p w14:paraId="6705EABB" w14:textId="77777777" w:rsidR="00EF57B5" w:rsidRPr="00EF57B5" w:rsidRDefault="00EF57B5" w:rsidP="00EF57B5"/>
    <w:p w14:paraId="19CF9523" w14:textId="4F1C9B73" w:rsidR="001019DD" w:rsidRPr="009D0DF9" w:rsidRDefault="001019DD" w:rsidP="0043278E">
      <w:pPr>
        <w:pStyle w:val="Heading2"/>
      </w:pPr>
      <w:bookmarkStart w:id="2839" w:name="_Toc144421435"/>
      <w:bookmarkStart w:id="2840" w:name="_Toc88852885"/>
      <w:bookmarkStart w:id="2841" w:name="_Toc98339993"/>
      <w:bookmarkStart w:id="2842" w:name="_Toc98340369"/>
      <w:bookmarkEnd w:id="2832"/>
      <w:bookmarkEnd w:id="2833"/>
      <w:bookmarkEnd w:id="2834"/>
      <w:r>
        <w:t>General</w:t>
      </w:r>
      <w:bookmarkEnd w:id="2839"/>
    </w:p>
    <w:bookmarkEnd w:id="2840"/>
    <w:bookmarkEnd w:id="2841"/>
    <w:bookmarkEnd w:id="2842"/>
    <w:p w14:paraId="28DB541A" w14:textId="77777777" w:rsidR="00B840E1" w:rsidDel="00B840E1" w:rsidRDefault="00B840E1" w:rsidP="00B840E1">
      <w:pPr>
        <w:spacing w:after="120" w:line="240" w:lineRule="auto"/>
        <w:jc w:val="both"/>
        <w:rPr>
          <w:del w:id="2843" w:author="jonathan pritchard" w:date="2024-05-20T17:25:00Z" w16du:dateUtc="2024-05-20T16:25:00Z"/>
          <w:moveTo w:id="2844" w:author="jonathan pritchard" w:date="2024-05-20T17:25:00Z" w16du:dateUtc="2024-05-20T16:25:00Z"/>
        </w:rPr>
      </w:pPr>
      <w:moveToRangeStart w:id="2845" w:author="jonathan pritchard" w:date="2024-05-20T17:25:00Z" w:name="move167118326"/>
      <w:moveTo w:id="2846" w:author="jonathan pritchard" w:date="2024-05-20T17:25:00Z" w16du:dateUtc="2024-05-20T16:25:00Z">
        <w:r w:rsidRPr="00D56521">
          <w:t>This section defines how the “</w:t>
        </w:r>
        <w:r w:rsidRPr="00D56521">
          <w:rPr>
            <w:b/>
            <w:bCs/>
          </w:rPr>
          <w:t>ECDIS Water Level Adjustment feature</w:t>
        </w:r>
        <w:r w:rsidRPr="00D56521">
          <w:t xml:space="preserve">” is implemented. Water Level Adjustment is referred to in this section as </w:t>
        </w:r>
        <w:proofErr w:type="spellStart"/>
        <w:r w:rsidRPr="00D56521">
          <w:t>WLA.</w:t>
        </w:r>
      </w:moveTo>
    </w:p>
    <w:moveToRangeEnd w:id="2845"/>
    <w:p w14:paraId="28E2B8A1" w14:textId="2A7A5BBE" w:rsidR="00B840E1" w:rsidRDefault="00B840E1" w:rsidP="001019DD">
      <w:pPr>
        <w:spacing w:after="120" w:line="240" w:lineRule="auto"/>
        <w:jc w:val="both"/>
        <w:rPr>
          <w:ins w:id="2847" w:author="jonathan pritchard" w:date="2024-05-20T17:24:00Z" w16du:dateUtc="2024-05-20T16:24:00Z"/>
        </w:rPr>
      </w:pPr>
      <w:commentRangeStart w:id="2848"/>
      <w:ins w:id="2849" w:author="jonathan pritchard" w:date="2024-05-20T17:23:00Z" w16du:dateUtc="2024-05-20T16:23:00Z">
        <w:r w:rsidRPr="00AC19A1">
          <w:t>Th</w:t>
        </w:r>
        <w:r>
          <w:t>is</w:t>
        </w:r>
        <w:proofErr w:type="spellEnd"/>
        <w:r>
          <w:t xml:space="preserve"> section defines how the </w:t>
        </w:r>
        <w:r w:rsidRPr="00AC19A1">
          <w:t>adjustment of depth information by water level is provided</w:t>
        </w:r>
        <w:commentRangeEnd w:id="2848"/>
        <w:r>
          <w:rPr>
            <w:rStyle w:val="CommentReference"/>
          </w:rPr>
          <w:commentReference w:id="2848"/>
        </w:r>
      </w:ins>
      <w:ins w:id="2850" w:author="jonathan pritchard" w:date="2024-05-20T17:24:00Z" w16du:dateUtc="2024-05-20T16:24:00Z">
        <w:r>
          <w:t xml:space="preserve"> for:</w:t>
        </w:r>
      </w:ins>
    </w:p>
    <w:p w14:paraId="262C509D" w14:textId="16720124" w:rsidR="00B840E1" w:rsidRDefault="00B840E1" w:rsidP="0043278E">
      <w:pPr>
        <w:pStyle w:val="ListParagraph"/>
        <w:numPr>
          <w:ilvl w:val="0"/>
          <w:numId w:val="113"/>
        </w:numPr>
        <w:spacing w:after="120" w:line="240" w:lineRule="auto"/>
        <w:jc w:val="both"/>
        <w:rPr>
          <w:ins w:id="2851" w:author="jonathan pritchard" w:date="2024-05-20T17:24:00Z" w16du:dateUtc="2024-05-20T16:24:00Z"/>
        </w:rPr>
      </w:pPr>
      <w:ins w:id="2852" w:author="jonathan pritchard" w:date="2024-05-20T17:24:00Z" w16du:dateUtc="2024-05-20T16:24:00Z">
        <w:r>
          <w:t>Selected single date and time;</w:t>
        </w:r>
      </w:ins>
    </w:p>
    <w:p w14:paraId="0D1D5B73" w14:textId="5B57DC1C" w:rsidR="00B840E1" w:rsidRDefault="00B840E1" w:rsidP="0043278E">
      <w:pPr>
        <w:pStyle w:val="ListParagraph"/>
        <w:numPr>
          <w:ilvl w:val="0"/>
          <w:numId w:val="113"/>
        </w:numPr>
        <w:spacing w:after="120" w:line="240" w:lineRule="auto"/>
        <w:jc w:val="both"/>
        <w:rPr>
          <w:ins w:id="2853" w:author="jonathan pritchard" w:date="2024-05-20T17:24:00Z" w16du:dateUtc="2024-05-20T16:24:00Z"/>
        </w:rPr>
      </w:pPr>
      <w:ins w:id="2854" w:author="jonathan pritchard" w:date="2024-05-20T17:24:00Z" w16du:dateUtc="2024-05-20T16:24:00Z">
        <w:r>
          <w:t>Selected date and time period;</w:t>
        </w:r>
      </w:ins>
    </w:p>
    <w:p w14:paraId="1314B80A" w14:textId="0E5D3352" w:rsidR="00B840E1" w:rsidRDefault="00B840E1" w:rsidP="0043278E">
      <w:pPr>
        <w:pStyle w:val="ListParagraph"/>
        <w:numPr>
          <w:ilvl w:val="0"/>
          <w:numId w:val="113"/>
        </w:numPr>
        <w:spacing w:after="120" w:line="240" w:lineRule="auto"/>
        <w:jc w:val="both"/>
        <w:rPr>
          <w:ins w:id="2855" w:author="jonathan pritchard" w:date="2024-05-20T17:23:00Z" w16du:dateUtc="2024-05-20T16:23:00Z"/>
        </w:rPr>
      </w:pPr>
      <w:ins w:id="2856" w:author="jonathan pritchard" w:date="2024-05-20T17:24:00Z" w16du:dateUtc="2024-05-20T16:24:00Z">
        <w:r>
          <w:t>Linked to an estimated route schedule with selected check distance and time resolution.</w:t>
        </w:r>
      </w:ins>
    </w:p>
    <w:p w14:paraId="7E2BC25C" w14:textId="058DCE03" w:rsidR="001374ED" w:rsidDel="00B840E1" w:rsidRDefault="001374ED" w:rsidP="001019DD">
      <w:pPr>
        <w:spacing w:after="120" w:line="240" w:lineRule="auto"/>
        <w:jc w:val="both"/>
        <w:rPr>
          <w:moveFrom w:id="2857" w:author="jonathan pritchard" w:date="2024-05-20T17:25:00Z" w16du:dateUtc="2024-05-20T16:25:00Z"/>
        </w:rPr>
      </w:pPr>
      <w:moveFromRangeStart w:id="2858" w:author="jonathan pritchard" w:date="2024-05-20T17:25:00Z" w:name="move167118326"/>
      <w:moveFrom w:id="2859" w:author="jonathan pritchard" w:date="2024-05-20T17:25:00Z" w16du:dateUtc="2024-05-20T16:25:00Z">
        <w:r w:rsidRPr="00D56521" w:rsidDel="00B840E1">
          <w:t>This section defines how the “</w:t>
        </w:r>
        <w:r w:rsidRPr="00D56521" w:rsidDel="00B840E1">
          <w:rPr>
            <w:b/>
            <w:bCs/>
          </w:rPr>
          <w:t>ECDIS Water Level Adjustment feature</w:t>
        </w:r>
        <w:r w:rsidRPr="00D56521" w:rsidDel="00B840E1">
          <w:t>” is implemented. Water Level Adjustment is referred to in this section as WLA.</w:t>
        </w:r>
      </w:moveFrom>
    </w:p>
    <w:moveFromRangeEnd w:id="2858"/>
    <w:p w14:paraId="5CCDE47F" w14:textId="77777777" w:rsidR="001019DD" w:rsidRPr="00D56521" w:rsidRDefault="001019DD" w:rsidP="001019DD">
      <w:pPr>
        <w:spacing w:after="120" w:line="240" w:lineRule="auto"/>
        <w:jc w:val="both"/>
      </w:pPr>
    </w:p>
    <w:p w14:paraId="2C7985DF" w14:textId="3691DF29" w:rsidR="001019DD" w:rsidRPr="009D0DF9" w:rsidRDefault="001019DD" w:rsidP="0043278E">
      <w:pPr>
        <w:pStyle w:val="Heading2"/>
      </w:pPr>
      <w:bookmarkStart w:id="2860" w:name="_Toc144421436"/>
      <w:bookmarkStart w:id="2861" w:name="_Toc88852886"/>
      <w:bookmarkStart w:id="2862" w:name="_Toc98339994"/>
      <w:bookmarkStart w:id="2863" w:name="_Toc98340370"/>
      <w:r>
        <w:t>Constraints on input data</w:t>
      </w:r>
      <w:bookmarkEnd w:id="2860"/>
    </w:p>
    <w:bookmarkEnd w:id="2861"/>
    <w:bookmarkEnd w:id="2862"/>
    <w:bookmarkEnd w:id="2863"/>
    <w:p w14:paraId="072C06D4" w14:textId="332D4001" w:rsidR="001374ED" w:rsidRPr="00D56521" w:rsidRDefault="001374ED" w:rsidP="00AE2737">
      <w:pPr>
        <w:pStyle w:val="ListParagraph"/>
        <w:numPr>
          <w:ilvl w:val="0"/>
          <w:numId w:val="88"/>
        </w:numPr>
        <w:spacing w:after="120" w:line="240" w:lineRule="auto"/>
        <w:ind w:left="284" w:hanging="284"/>
        <w:jc w:val="both"/>
      </w:pPr>
      <w:r w:rsidRPr="00D56521">
        <w:t xml:space="preserve">Coverage – S-104 data is not expected to overlap, but in case of </w:t>
      </w:r>
      <w:commentRangeStart w:id="2864"/>
      <w:ins w:id="2865" w:author="jonathan pritchard" w:date="2024-05-20T16:17:00Z" w16du:dateUtc="2024-05-20T15:17:00Z">
        <w:r w:rsidR="00CE36C4">
          <w:t xml:space="preserve">an </w:t>
        </w:r>
      </w:ins>
      <w:r w:rsidRPr="00D56521">
        <w:t xml:space="preserve">overlap </w:t>
      </w:r>
      <w:ins w:id="2866" w:author="jonathan pritchard" w:date="2024-05-20T16:17:00Z" w16du:dateUtc="2024-05-20T15:17:00Z">
        <w:r w:rsidR="00CE36C4">
          <w:t xml:space="preserve">of greater than </w:t>
        </w:r>
      </w:ins>
      <w:ins w:id="2867" w:author="jonathan pritchard" w:date="2024-05-20T16:18:00Z" w16du:dateUtc="2024-05-20T15:18:00Z">
        <w:r w:rsidR="00CE36C4">
          <w:t>5 metres</w:t>
        </w:r>
        <w:commentRangeEnd w:id="2864"/>
        <w:r w:rsidR="00CE36C4">
          <w:rPr>
            <w:rStyle w:val="CommentReference"/>
          </w:rPr>
          <w:commentReference w:id="2864"/>
        </w:r>
        <w:r w:rsidR="00CE36C4">
          <w:t xml:space="preserve"> </w:t>
        </w:r>
      </w:ins>
      <w:r w:rsidRPr="00D56521">
        <w:t xml:space="preserve">the approach </w:t>
      </w:r>
      <w:del w:id="2868" w:author="jonathan pritchard" w:date="2024-05-29T03:39:00Z" w16du:dateUtc="2024-05-29T02:39:00Z">
        <w:r w:rsidRPr="00D56521" w:rsidDel="00B15F52">
          <w:delText xml:space="preserve">shall </w:delText>
        </w:r>
      </w:del>
      <w:ins w:id="2869" w:author="jonathan pritchard" w:date="2024-05-29T03:39:00Z" w16du:dateUtc="2024-05-29T02:39:00Z">
        <w:r w:rsidR="00B15F52">
          <w:t>must</w:t>
        </w:r>
        <w:r w:rsidR="00B15F52" w:rsidRPr="00D56521">
          <w:t xml:space="preserve"> </w:t>
        </w:r>
      </w:ins>
      <w:r w:rsidRPr="00D56521">
        <w:t xml:space="preserve">be same as for overlapping S-102 data. The ECDIS </w:t>
      </w:r>
      <w:del w:id="2870" w:author="jonathan pritchard" w:date="2024-05-29T03:39:00Z" w16du:dateUtc="2024-05-29T02:39:00Z">
        <w:r w:rsidRPr="00D56521" w:rsidDel="00B15F52">
          <w:delText xml:space="preserve">should </w:delText>
        </w:r>
      </w:del>
      <w:ins w:id="2871" w:author="jonathan pritchard" w:date="2024-05-29T03:39:00Z" w16du:dateUtc="2024-05-29T02:39:00Z">
        <w:r w:rsidR="00B15F52">
          <w:t>must</w:t>
        </w:r>
        <w:r w:rsidR="00B15F52" w:rsidRPr="00D56521">
          <w:t xml:space="preserve"> </w:t>
        </w:r>
      </w:ins>
      <w:r w:rsidRPr="00D56521">
        <w:t xml:space="preserve">indicate an overlap by the text “OVERLAP” and the user </w:t>
      </w:r>
      <w:del w:id="2872" w:author="jonathan pritchard" w:date="2024-05-20T16:51:00Z" w16du:dateUtc="2024-05-20T15:51:00Z">
        <w:r w:rsidRPr="00D56521" w:rsidDel="006C470D">
          <w:delText xml:space="preserve">should </w:delText>
        </w:r>
      </w:del>
      <w:ins w:id="2873" w:author="jonathan pritchard" w:date="2024-05-29T03:39:00Z" w16du:dateUtc="2024-05-29T02:39:00Z">
        <w:r w:rsidR="00B15F52">
          <w:rPr>
            <w:b/>
            <w:bCs/>
          </w:rPr>
          <w:t>must</w:t>
        </w:r>
      </w:ins>
      <w:ins w:id="2874" w:author="jonathan pritchard" w:date="2024-05-20T16:51:00Z" w16du:dateUtc="2024-05-20T15:51:00Z">
        <w:r w:rsidR="006C470D" w:rsidRPr="00D56521">
          <w:t xml:space="preserve"> </w:t>
        </w:r>
      </w:ins>
      <w:r w:rsidRPr="00D56521">
        <w:t>have the ability to select which producer in the overlapped area has priority and will be selected for processing WLA</w:t>
      </w:r>
      <w:r w:rsidR="008E6DA0">
        <w:t>.</w:t>
      </w:r>
    </w:p>
    <w:p w14:paraId="3F0EA7D7" w14:textId="7DFDD001" w:rsidR="001374ED" w:rsidRPr="00D56521"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 xml:space="preserve">As with S-102, each S-104 point is assigned a rectangular extent and no complex interpolation is done between the points in </w:t>
      </w:r>
      <w:r w:rsidR="008E6DA0">
        <w:rPr>
          <w:rFonts w:cs="Calibri"/>
          <w:color w:val="000000"/>
          <w:shd w:val="clear" w:color="auto" w:fill="FFFFFF"/>
        </w:rPr>
        <w:t xml:space="preserve">the </w:t>
      </w:r>
      <w:r w:rsidRPr="00D56521">
        <w:rPr>
          <w:rFonts w:cs="Calibri"/>
          <w:color w:val="000000"/>
          <w:shd w:val="clear" w:color="auto" w:fill="FFFFFF"/>
        </w:rPr>
        <w:t>S-104 grid.</w:t>
      </w:r>
    </w:p>
    <w:p w14:paraId="3049BF1E" w14:textId="77777777" w:rsidR="001374ED" w:rsidRPr="008E6DA0"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For WLA processing all S-102 and S-104 data must be on the same vertical datum.</w:t>
      </w:r>
    </w:p>
    <w:p w14:paraId="0D21BFA3" w14:textId="77777777" w:rsidR="008E6DA0" w:rsidRPr="00D56521" w:rsidRDefault="008E6DA0" w:rsidP="008E6DA0">
      <w:pPr>
        <w:spacing w:after="120" w:line="240" w:lineRule="auto"/>
        <w:jc w:val="both"/>
      </w:pPr>
    </w:p>
    <w:p w14:paraId="541FE10D" w14:textId="1933D0DD" w:rsidR="008E6DA0" w:rsidRPr="009D0DF9" w:rsidRDefault="008E6DA0" w:rsidP="0043278E">
      <w:pPr>
        <w:pStyle w:val="Heading2"/>
      </w:pPr>
      <w:bookmarkStart w:id="2875" w:name="_Toc144421437"/>
      <w:bookmarkStart w:id="2876" w:name="_Toc88852887"/>
      <w:bookmarkStart w:id="2877" w:name="_Toc98339995"/>
      <w:bookmarkStart w:id="2878" w:name="_Toc98340371"/>
      <w:r>
        <w:t>User inputs</w:t>
      </w:r>
      <w:bookmarkEnd w:id="2875"/>
    </w:p>
    <w:bookmarkEnd w:id="2876"/>
    <w:bookmarkEnd w:id="2877"/>
    <w:bookmarkEnd w:id="2878"/>
    <w:p w14:paraId="60C08FB6" w14:textId="77777777" w:rsidR="001374ED" w:rsidRPr="00D56521" w:rsidRDefault="001374ED" w:rsidP="008E6DA0">
      <w:pPr>
        <w:spacing w:after="120" w:line="240" w:lineRule="auto"/>
        <w:jc w:val="both"/>
      </w:pPr>
      <w:r w:rsidRPr="00D56521">
        <w:t>The User may select WLA to be used as source of the depth information.</w:t>
      </w:r>
    </w:p>
    <w:p w14:paraId="56561235" w14:textId="77777777" w:rsidR="001374ED" w:rsidRPr="00D56521" w:rsidRDefault="001374ED" w:rsidP="008E6DA0">
      <w:pPr>
        <w:spacing w:after="60" w:line="240" w:lineRule="auto"/>
        <w:jc w:val="both"/>
      </w:pPr>
      <w:r w:rsidRPr="00D56521">
        <w:lastRenderedPageBreak/>
        <w:t>When WLA is selected for use, in areas where WLA coverage exists, the user selects one of three different WLA options:</w:t>
      </w:r>
    </w:p>
    <w:p w14:paraId="3F0553F8" w14:textId="538FD130" w:rsidR="001374ED" w:rsidRPr="00D56521" w:rsidRDefault="001374ED" w:rsidP="00AE2737">
      <w:pPr>
        <w:pStyle w:val="ListParagraph"/>
        <w:numPr>
          <w:ilvl w:val="0"/>
          <w:numId w:val="87"/>
        </w:numPr>
        <w:spacing w:after="60" w:line="240" w:lineRule="auto"/>
        <w:jc w:val="both"/>
      </w:pPr>
      <w:r w:rsidRPr="00D56521">
        <w:t>WLA Option 1: WLA at a single datetime</w:t>
      </w:r>
      <w:r w:rsidR="008E6DA0">
        <w:t>.</w:t>
      </w:r>
    </w:p>
    <w:p w14:paraId="4A732D55" w14:textId="4F58EEE9" w:rsidR="001374ED" w:rsidRPr="00D56521" w:rsidRDefault="001374ED" w:rsidP="00AE2737">
      <w:pPr>
        <w:pStyle w:val="ListParagraph"/>
        <w:numPr>
          <w:ilvl w:val="0"/>
          <w:numId w:val="87"/>
        </w:numPr>
        <w:spacing w:after="60" w:line="240" w:lineRule="auto"/>
        <w:jc w:val="both"/>
      </w:pPr>
      <w:r w:rsidRPr="00D56521">
        <w:t>WLA Option 2: WLA for a single datetime period (from start datetime to end datetime)</w:t>
      </w:r>
      <w:r w:rsidR="008E6DA0">
        <w:t>.</w:t>
      </w:r>
    </w:p>
    <w:p w14:paraId="3F9EE05C" w14:textId="77777777" w:rsidR="001374ED" w:rsidRPr="00D56521" w:rsidRDefault="001374ED" w:rsidP="00AE2737">
      <w:pPr>
        <w:pStyle w:val="ListParagraph"/>
        <w:numPr>
          <w:ilvl w:val="0"/>
          <w:numId w:val="87"/>
        </w:numPr>
        <w:spacing w:after="60" w:line="240" w:lineRule="auto"/>
        <w:jc w:val="both"/>
      </w:pPr>
      <w:r w:rsidRPr="00D56521">
        <w:t>WLA Option 3: WLA linked to an estimated route schedule. In this case the user also specifies:</w:t>
      </w:r>
    </w:p>
    <w:p w14:paraId="4D11F207" w14:textId="380B7B40" w:rsidR="001374ED" w:rsidRPr="00D56521" w:rsidRDefault="001374ED" w:rsidP="00AE2737">
      <w:pPr>
        <w:pStyle w:val="ListParagraph"/>
        <w:numPr>
          <w:ilvl w:val="1"/>
          <w:numId w:val="87"/>
        </w:numPr>
        <w:spacing w:after="60" w:line="240" w:lineRule="auto"/>
        <w:ind w:left="1418" w:hanging="284"/>
        <w:jc w:val="both"/>
      </w:pPr>
      <w:r w:rsidRPr="00D56521">
        <w:t xml:space="preserve">A distance parameter, the limit of the check area as specified by IMO MSC </w:t>
      </w:r>
      <w:del w:id="2879" w:author="Raphael Malyankar" w:date="2023-08-31T19:58:00Z">
        <w:r w:rsidRPr="00D56521" w:rsidDel="002514B8">
          <w:delText>232(82)</w:delText>
        </w:r>
      </w:del>
      <w:ins w:id="2880" w:author="Raphael Malyankar" w:date="2023-08-31T19:58:00Z">
        <w:r w:rsidR="002514B8">
          <w:t>530(106)</w:t>
        </w:r>
      </w:ins>
      <w:r w:rsidRPr="00D56521">
        <w:t xml:space="preserve"> 11.3.5.</w:t>
      </w:r>
    </w:p>
    <w:p w14:paraId="447ED0C2" w14:textId="77777777" w:rsidR="001374ED" w:rsidRDefault="001374ED" w:rsidP="00AE2737">
      <w:pPr>
        <w:pStyle w:val="ListParagraph"/>
        <w:numPr>
          <w:ilvl w:val="1"/>
          <w:numId w:val="87"/>
        </w:numPr>
        <w:spacing w:after="120" w:line="240" w:lineRule="auto"/>
        <w:ind w:left="1418" w:hanging="284"/>
        <w:jc w:val="both"/>
      </w:pPr>
      <w:r w:rsidRPr="00D56521">
        <w:t xml:space="preserve">A time resolution </w:t>
      </w:r>
      <w:proofErr w:type="spellStart"/>
      <w:r w:rsidRPr="00D56521">
        <w:t>t</w:t>
      </w:r>
      <w:r w:rsidRPr="00D56521">
        <w:rPr>
          <w:vertAlign w:val="subscript"/>
        </w:rPr>
        <w:t>u</w:t>
      </w:r>
      <w:proofErr w:type="spellEnd"/>
      <w:r w:rsidRPr="00D56521">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D56521" w:rsidRDefault="008E6DA0" w:rsidP="008E6DA0">
      <w:pPr>
        <w:spacing w:after="120" w:line="240" w:lineRule="auto"/>
        <w:jc w:val="both"/>
      </w:pPr>
    </w:p>
    <w:p w14:paraId="316385A9" w14:textId="1DB331AA" w:rsidR="008E6DA0" w:rsidRPr="009D0DF9" w:rsidRDefault="008E6DA0" w:rsidP="0043278E">
      <w:pPr>
        <w:pStyle w:val="Heading2"/>
      </w:pPr>
      <w:bookmarkStart w:id="2881" w:name="_Toc144421438"/>
      <w:bookmarkStart w:id="2882" w:name="_Toc88852888"/>
      <w:bookmarkStart w:id="2883" w:name="_Toc98339996"/>
      <w:bookmarkStart w:id="2884" w:name="_Toc98340372"/>
      <w:r>
        <w:t>Implementation - general</w:t>
      </w:r>
      <w:bookmarkEnd w:id="2881"/>
    </w:p>
    <w:bookmarkEnd w:id="2882"/>
    <w:bookmarkEnd w:id="2883"/>
    <w:bookmarkEnd w:id="2884"/>
    <w:p w14:paraId="47BC9546" w14:textId="638DEEDD" w:rsidR="001374ED" w:rsidRPr="00D56521" w:rsidRDefault="006C470D" w:rsidP="008E6DA0">
      <w:pPr>
        <w:spacing w:after="120" w:line="240" w:lineRule="auto"/>
        <w:jc w:val="both"/>
      </w:pPr>
      <w:commentRangeStart w:id="2885"/>
      <w:commentRangeStart w:id="2886"/>
      <w:ins w:id="2887" w:author="jonathan pritchard" w:date="2024-05-20T16:52:00Z" w16du:dateUtc="2024-05-20T15:52:00Z">
        <w:r w:rsidRPr="00AC19A1">
          <w:t xml:space="preserve">WLA can be applied only in areas where </w:t>
        </w:r>
        <w:r>
          <w:t>t</w:t>
        </w:r>
        <w:r w:rsidRPr="00AC19A1">
          <w:t>here is data from both S-102 and S-</w:t>
        </w:r>
        <w:commentRangeEnd w:id="2885"/>
        <w:r>
          <w:rPr>
            <w:rStyle w:val="CommentReference"/>
          </w:rPr>
          <w:commentReference w:id="2885"/>
        </w:r>
        <w:commentRangeEnd w:id="2886"/>
        <w:r>
          <w:rPr>
            <w:rStyle w:val="CommentReference"/>
          </w:rPr>
          <w:commentReference w:id="2886"/>
        </w:r>
        <w:r w:rsidRPr="00AC19A1">
          <w:t>104</w:t>
        </w:r>
        <w:r>
          <w:t xml:space="preserve">. </w:t>
        </w:r>
      </w:ins>
      <w:del w:id="2888" w:author="jonathan pritchard" w:date="2024-05-20T16:52:00Z" w16du:dateUtc="2024-05-20T15:52:00Z">
        <w:r w:rsidR="001374ED" w:rsidRPr="00D56521" w:rsidDel="006C470D">
          <w:delText>WLA can only be carried out in areas of S-104 coverage</w:delText>
        </w:r>
        <w:r w:rsidR="008E6DA0" w:rsidDel="006C470D">
          <w:delText xml:space="preserve">; </w:delText>
        </w:r>
      </w:del>
      <w:r w:rsidR="008E6DA0">
        <w:t>for example,</w:t>
      </w:r>
      <w:r w:rsidR="001374ED" w:rsidRPr="00D56521">
        <w:t xml:space="preserve"> the </w:t>
      </w:r>
      <w:ins w:id="2889" w:author="jonathan pritchard" w:date="2024-02-06T13:11:00Z">
        <w:r w:rsidR="00C077DF">
          <w:t>intersection of</w:t>
        </w:r>
      </w:ins>
      <w:ins w:id="2890" w:author="jonathan pritchard" w:date="2024-02-06T13:12:00Z">
        <w:r w:rsidR="00C077DF">
          <w:t xml:space="preserve"> the Red and Blue </w:t>
        </w:r>
      </w:ins>
      <w:del w:id="2891" w:author="jonathan pritchard" w:date="2024-02-06T13:12:00Z">
        <w:r w:rsidR="001374ED" w:rsidRPr="00D56521" w:rsidDel="00C077DF">
          <w:delText xml:space="preserve">red </w:delText>
        </w:r>
      </w:del>
      <w:r w:rsidR="001374ED" w:rsidRPr="00D56521">
        <w:t xml:space="preserve">outline in figure </w:t>
      </w:r>
      <w:r w:rsidR="0050181D" w:rsidRPr="00D56521">
        <w:t>C-4-</w:t>
      </w:r>
      <w:r w:rsidR="001374ED" w:rsidRPr="00D56521">
        <w:t>6</w:t>
      </w:r>
      <w:r w:rsidR="008E6DA0">
        <w:t xml:space="preserve"> below</w:t>
      </w:r>
      <w:r w:rsidR="001374ED" w:rsidRPr="00D56521">
        <w:t xml:space="preserve">. WLA </w:t>
      </w:r>
      <w:del w:id="2892" w:author="jonathan pritchard" w:date="2024-02-06T13:12:00Z">
        <w:r w:rsidR="001374ED" w:rsidRPr="00D56521" w:rsidDel="00C077DF">
          <w:delText xml:space="preserve">may </w:delText>
        </w:r>
      </w:del>
      <w:ins w:id="2893" w:author="jonathan pritchard" w:date="2024-02-06T13:12:00Z">
        <w:r w:rsidR="00C077DF">
          <w:t>is</w:t>
        </w:r>
        <w:r w:rsidR="00C077DF" w:rsidRPr="00D56521">
          <w:t xml:space="preserve"> </w:t>
        </w:r>
      </w:ins>
      <w:del w:id="2894" w:author="jonathan pritchard" w:date="2024-02-06T13:12:00Z">
        <w:r w:rsidR="001374ED" w:rsidRPr="00D56521" w:rsidDel="00C077DF">
          <w:delText xml:space="preserve">be </w:delText>
        </w:r>
      </w:del>
      <w:r w:rsidR="001374ED" w:rsidRPr="00D56521">
        <w:t xml:space="preserve">applied to S-101 features </w:t>
      </w:r>
      <w:del w:id="2895" w:author="jonathan pritchard" w:date="2024-02-06T13:12:00Z">
        <w:r w:rsidR="001374ED" w:rsidRPr="00D56521" w:rsidDel="00C077DF">
          <w:delText xml:space="preserve">or </w:delText>
        </w:r>
      </w:del>
      <w:r w:rsidR="001374ED" w:rsidRPr="00D56521">
        <w:t xml:space="preserve">after substitution of depths by S-102 defined in </w:t>
      </w:r>
      <w:r w:rsidR="000D0801">
        <w:t>clauses</w:t>
      </w:r>
      <w:r w:rsidR="001374ED" w:rsidRPr="00D56521">
        <w:t xml:space="preserve"> </w:t>
      </w:r>
      <w:r w:rsidR="000D0801">
        <w:t>C-4-</w:t>
      </w:r>
      <w:r w:rsidR="001374ED" w:rsidRPr="00D56521">
        <w:t xml:space="preserve">1 and section </w:t>
      </w:r>
      <w:r w:rsidR="000D0801">
        <w:t>C-4-</w:t>
      </w:r>
      <w:r w:rsidR="001374ED" w:rsidRPr="00D56521">
        <w:t>3.1.</w:t>
      </w:r>
    </w:p>
    <w:p w14:paraId="28B76E88" w14:textId="77777777" w:rsidR="001374ED" w:rsidRPr="00D56521" w:rsidRDefault="001374ED" w:rsidP="004E61EE">
      <w:pPr>
        <w:keepNext/>
        <w:spacing w:line="240" w:lineRule="auto"/>
        <w:jc w:val="center"/>
      </w:pPr>
      <w:commentRangeStart w:id="2896"/>
      <w:commentRangeStart w:id="2897"/>
      <w:r w:rsidRPr="00D56521">
        <w:rPr>
          <w:noProof/>
          <w:lang w:val="fr-FR"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2896"/>
      <w:r w:rsidR="00C077DF">
        <w:rPr>
          <w:rStyle w:val="CommentReference"/>
        </w:rPr>
        <w:commentReference w:id="2896"/>
      </w:r>
      <w:commentRangeEnd w:id="2897"/>
      <w:r w:rsidR="00793074">
        <w:rPr>
          <w:rStyle w:val="CommentReference"/>
        </w:rPr>
        <w:commentReference w:id="2897"/>
      </w:r>
    </w:p>
    <w:p w14:paraId="2018118E" w14:textId="2801F8EF" w:rsidR="001374ED" w:rsidRPr="00D56521" w:rsidRDefault="001374ED" w:rsidP="000D0801">
      <w:pPr>
        <w:pStyle w:val="Caption"/>
        <w:spacing w:after="120" w:line="240" w:lineRule="auto"/>
        <w:jc w:val="center"/>
      </w:pPr>
      <w:r w:rsidRPr="00D56521">
        <w:t xml:space="preserve">Figure </w:t>
      </w:r>
      <w:r w:rsidR="0050181D" w:rsidRPr="00D56521">
        <w:t>C-4-</w:t>
      </w:r>
      <w:r w:rsidRPr="00D56521">
        <w:t>6</w:t>
      </w:r>
      <w:r w:rsidR="000D0801">
        <w:t xml:space="preserve"> -</w:t>
      </w:r>
      <w:r w:rsidRPr="00D56521">
        <w:t xml:space="preserve"> WLA can only be computed in areas where there is S-104 </w:t>
      </w:r>
      <w:ins w:id="2898" w:author="jonathan pritchard" w:date="2024-05-20T16:53:00Z" w16du:dateUtc="2024-05-20T15:53:00Z">
        <w:r w:rsidR="006C470D">
          <w:t>and S-102 data</w:t>
        </w:r>
      </w:ins>
      <w:del w:id="2899" w:author="jonathan pritchard" w:date="2024-05-20T16:53:00Z" w16du:dateUtc="2024-05-20T15:53:00Z">
        <w:r w:rsidRPr="00D56521" w:rsidDel="006C470D">
          <w:delText>coverage.</w:delText>
        </w:r>
      </w:del>
    </w:p>
    <w:p w14:paraId="56662643" w14:textId="77777777" w:rsidR="001374ED" w:rsidRPr="00D56521" w:rsidRDefault="001374ED" w:rsidP="000D0801">
      <w:pPr>
        <w:spacing w:after="60" w:line="240" w:lineRule="auto"/>
        <w:jc w:val="both"/>
      </w:pPr>
      <w:r w:rsidRPr="00D56521">
        <w:t>Further WLA can only be carried out:</w:t>
      </w:r>
    </w:p>
    <w:p w14:paraId="27D6C297" w14:textId="77777777" w:rsidR="001374ED" w:rsidRPr="00D56521" w:rsidRDefault="001374ED" w:rsidP="00AE2737">
      <w:pPr>
        <w:pStyle w:val="ListParagraph"/>
        <w:numPr>
          <w:ilvl w:val="0"/>
          <w:numId w:val="89"/>
        </w:numPr>
        <w:spacing w:after="60" w:line="240" w:lineRule="auto"/>
        <w:jc w:val="both"/>
      </w:pPr>
      <w:r w:rsidRPr="00D56521">
        <w:t>When WLA option 1 or WLA option 2 is selected, where the temporal extent of the S-104 overlaps the required datetime instant or period selected by the user</w:t>
      </w:r>
    </w:p>
    <w:p w14:paraId="74F3E40F" w14:textId="4BA42AA9" w:rsidR="001374ED" w:rsidRPr="00D56521" w:rsidRDefault="001374ED" w:rsidP="00AE2737">
      <w:pPr>
        <w:pStyle w:val="ListParagraph"/>
        <w:numPr>
          <w:ilvl w:val="0"/>
          <w:numId w:val="89"/>
        </w:numPr>
        <w:spacing w:after="120" w:line="240" w:lineRule="auto"/>
        <w:jc w:val="both"/>
      </w:pPr>
      <w:r w:rsidRPr="00D56521">
        <w:t>When WLA option 3 is selected, where the S-104 temporal extent of the S-104 overlaps the est</w:t>
      </w:r>
      <w:r w:rsidR="000D0801">
        <w:t>imated time a part of the route;</w:t>
      </w:r>
      <w:r w:rsidRPr="00D56521">
        <w:t xml:space="preserve"> see figure </w:t>
      </w:r>
      <w:r w:rsidR="0050181D" w:rsidRPr="00D56521">
        <w:t>C-4-</w:t>
      </w:r>
      <w:r w:rsidRPr="00D56521">
        <w:t>16.</w:t>
      </w:r>
    </w:p>
    <w:p w14:paraId="4B80FF0C" w14:textId="77777777" w:rsidR="001374ED" w:rsidRPr="00D56521" w:rsidRDefault="001374ED" w:rsidP="000D0801">
      <w:pPr>
        <w:spacing w:after="120" w:line="240" w:lineRule="auto"/>
        <w:jc w:val="both"/>
      </w:pPr>
      <w:r w:rsidRPr="00D56521">
        <w:t>Where these conditions are not met the WLA processing is not carried out.</w:t>
      </w:r>
    </w:p>
    <w:p w14:paraId="2EC542E8" w14:textId="1258C15D" w:rsidR="001374ED" w:rsidRPr="00D56521" w:rsidRDefault="001374ED" w:rsidP="000D0801">
      <w:pPr>
        <w:spacing w:after="120" w:line="240" w:lineRule="auto"/>
        <w:jc w:val="both"/>
      </w:pPr>
      <w:r w:rsidRPr="00D56521">
        <w:t xml:space="preserve">When WLA has been processed the area for which it is defined </w:t>
      </w:r>
      <w:del w:id="2900" w:author="jonathan pritchard" w:date="2024-05-29T03:39:00Z" w16du:dateUtc="2024-05-29T02:39:00Z">
        <w:r w:rsidRPr="00D56521" w:rsidDel="00B15F52">
          <w:delText xml:space="preserve">shall </w:delText>
        </w:r>
      </w:del>
      <w:ins w:id="2901" w:author="jonathan pritchard" w:date="2024-05-29T03:39:00Z" w16du:dateUtc="2024-05-29T02:39:00Z">
        <w:r w:rsidR="00B15F52">
          <w:t>must</w:t>
        </w:r>
        <w:r w:rsidR="00B15F52" w:rsidRPr="00D56521">
          <w:t xml:space="preserve"> </w:t>
        </w:r>
      </w:ins>
      <w:r w:rsidRPr="00D56521">
        <w:t>be surrounded by a boundary line using colour token DEPWL</w:t>
      </w:r>
      <w:r w:rsidRPr="000D0801">
        <w:rPr>
          <w:rStyle w:val="FootnoteReference"/>
          <w:sz w:val="20"/>
          <w:vertAlign w:val="superscript"/>
          <w:lang w:val="en-GB"/>
        </w:rPr>
        <w:footnoteReference w:id="11"/>
      </w:r>
      <w:r w:rsidR="000D0801">
        <w:t>);</w:t>
      </w:r>
      <w:r w:rsidRPr="00D56521">
        <w:t xml:space="preserve"> see </w:t>
      </w:r>
      <w:r w:rsidR="000D0801">
        <w:t>F</w:t>
      </w:r>
      <w:r w:rsidRPr="00D56521">
        <w:t xml:space="preserve">igure </w:t>
      </w:r>
      <w:r w:rsidR="0050181D" w:rsidRPr="00D56521">
        <w:t>C-4-</w:t>
      </w:r>
      <w:r w:rsidRPr="00D56521">
        <w:t>7.</w:t>
      </w:r>
    </w:p>
    <w:p w14:paraId="60A48610"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Default="001374ED" w:rsidP="009155DF">
      <w:pPr>
        <w:pStyle w:val="Caption"/>
        <w:spacing w:after="120" w:line="240" w:lineRule="auto"/>
        <w:jc w:val="center"/>
      </w:pPr>
      <w:r w:rsidRPr="00D56521">
        <w:t xml:space="preserve">Figure </w:t>
      </w:r>
      <w:r w:rsidR="0050181D" w:rsidRPr="00D56521">
        <w:t>C-4-</w:t>
      </w:r>
      <w:r w:rsidRPr="00D56521">
        <w:t>7</w:t>
      </w:r>
      <w:r w:rsidR="009155DF">
        <w:t xml:space="preserve"> -</w:t>
      </w:r>
      <w:r w:rsidRPr="00D56521">
        <w:t xml:space="preserve"> Boundary line of WLA coverage</w:t>
      </w:r>
    </w:p>
    <w:p w14:paraId="22B7EE1A" w14:textId="27467BC8" w:rsidR="001374ED" w:rsidRPr="00D56521" w:rsidRDefault="009155DF" w:rsidP="009155DF">
      <w:pPr>
        <w:spacing w:after="120" w:line="240" w:lineRule="auto"/>
        <w:jc w:val="both"/>
      </w:pPr>
      <w:r>
        <w:t>NOTE:</w:t>
      </w:r>
      <w:r w:rsidR="001374ED" w:rsidRPr="00D56521">
        <w:t xml:space="preserve"> </w:t>
      </w:r>
      <w:r>
        <w:t>I</w:t>
      </w:r>
      <w:r w:rsidR="001374ED" w:rsidRPr="00D56521">
        <w:t>n this example S-102 cover</w:t>
      </w:r>
      <w:r>
        <w:t>age is larger than WLA coverage.</w:t>
      </w:r>
    </w:p>
    <w:p w14:paraId="05363091" w14:textId="77777777" w:rsidR="001374ED" w:rsidRPr="00D56521" w:rsidRDefault="001374ED" w:rsidP="009155DF">
      <w:pPr>
        <w:spacing w:after="120" w:line="240" w:lineRule="auto"/>
        <w:jc w:val="both"/>
      </w:pPr>
      <w:r w:rsidRPr="00D56521">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9155DF">
      <w:pPr>
        <w:spacing w:after="120" w:line="240" w:lineRule="auto"/>
        <w:jc w:val="both"/>
      </w:pPr>
      <w:r w:rsidRPr="00D56521">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D56521" w:rsidRDefault="009155DF" w:rsidP="009155DF">
      <w:pPr>
        <w:spacing w:after="120" w:line="240" w:lineRule="auto"/>
        <w:jc w:val="both"/>
      </w:pPr>
    </w:p>
    <w:p w14:paraId="6B8F3C42" w14:textId="060AE8F9" w:rsidR="009155DF" w:rsidRPr="009D0DF9" w:rsidRDefault="009155DF" w:rsidP="0043278E">
      <w:pPr>
        <w:pStyle w:val="Heading2"/>
      </w:pPr>
      <w:bookmarkStart w:id="2902" w:name="_Toc144421439"/>
      <w:bookmarkStart w:id="2903" w:name="_Toc88852889"/>
      <w:bookmarkStart w:id="2904" w:name="_Toc98339997"/>
      <w:bookmarkStart w:id="2905" w:name="_Toc98340373"/>
      <w:r>
        <w:t>Implementation of WLA Option 1 – WLA for a single datetime instant</w:t>
      </w:r>
      <w:bookmarkEnd w:id="2902"/>
    </w:p>
    <w:bookmarkEnd w:id="2903"/>
    <w:bookmarkEnd w:id="2904"/>
    <w:bookmarkEnd w:id="2905"/>
    <w:p w14:paraId="51409140" w14:textId="77777777" w:rsidR="001374ED" w:rsidRPr="00D56521" w:rsidRDefault="001374ED" w:rsidP="0067081F">
      <w:pPr>
        <w:spacing w:after="120" w:line="240" w:lineRule="auto"/>
        <w:jc w:val="both"/>
      </w:pPr>
      <w:r w:rsidRPr="00D56521">
        <w:t xml:space="preserve">WLA is based on S-104 values closest to the selected datetime instant. Each S-102 point has an extent of coverage which is closest to it. Each S-104 point, similarly has an extent. </w:t>
      </w:r>
      <w:bookmarkStart w:id="2906" w:name="_Hlk88578099"/>
      <w:r w:rsidRPr="00D56521">
        <w:t xml:space="preserve">The adjustment of the S-102 values is calculated by adjusting each S-102 point by the </w:t>
      </w:r>
      <w:proofErr w:type="spellStart"/>
      <w:r w:rsidRPr="00D56521">
        <w:t>shoalest</w:t>
      </w:r>
      <w:proofErr w:type="spellEnd"/>
      <w:r w:rsidRPr="00D56521">
        <w:t xml:space="preserve"> of the S-104 values, for all S-104 points whose extent intersects the extent of the S-102 point.</w:t>
      </w:r>
      <w:bookmarkEnd w:id="2906"/>
    </w:p>
    <w:p w14:paraId="35112E20" w14:textId="66CACC27" w:rsidR="001374ED" w:rsidRPr="00D56521" w:rsidRDefault="001374ED" w:rsidP="0067081F">
      <w:pPr>
        <w:spacing w:after="120" w:line="240" w:lineRule="auto"/>
        <w:jc w:val="both"/>
      </w:pPr>
      <w:r w:rsidRPr="00D56521">
        <w:t xml:space="preserve">When an S-104 record does not exist for the precise time specified the </w:t>
      </w:r>
      <w:proofErr w:type="spellStart"/>
      <w:r w:rsidRPr="00D56521">
        <w:t>shoalest</w:t>
      </w:r>
      <w:proofErr w:type="spellEnd"/>
      <w:r w:rsidRPr="00D56521">
        <w:t xml:space="preserve"> of the two S-104 adjacent values is selected from the S-104 dataset. S-104 values can only be selected within the temporal extent of the S-104 dataset. In the example shown</w:t>
      </w:r>
      <w:r w:rsidR="0067081F">
        <w:t xml:space="preserve"> in Figure C-4-8 below</w:t>
      </w:r>
      <w:r w:rsidRPr="00D56521">
        <w:t xml:space="preserve"> (S-104 value</w:t>
      </w:r>
      <w:r w:rsidR="0067081F">
        <w:t>s, “V” defined every 15 minutes</w:t>
      </w:r>
      <w:r w:rsidRPr="00D56521">
        <w:t xml:space="preserve"> and a user selected datetime of 07:24</w:t>
      </w:r>
      <w:r w:rsidR="0067081F">
        <w:t>)</w:t>
      </w:r>
      <w:r w:rsidRPr="00D56521">
        <w:t xml:space="preserve"> the two values selected are 07:00 and 07:30, WLA would select 1.3m (the 07:00 value).</w:t>
      </w:r>
    </w:p>
    <w:p w14:paraId="6F234E59" w14:textId="77777777" w:rsidR="001374ED" w:rsidRPr="00D56521" w:rsidRDefault="001374ED" w:rsidP="004E61EE">
      <w:pPr>
        <w:spacing w:line="240" w:lineRule="auto"/>
        <w:jc w:val="center"/>
      </w:pPr>
      <w:r w:rsidRPr="00D56521">
        <w:rPr>
          <w:noProof/>
          <w:lang w:val="fr-FR"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D56521" w:rsidRDefault="001374ED" w:rsidP="0067081F">
      <w:pPr>
        <w:pStyle w:val="Caption"/>
        <w:spacing w:after="120" w:line="240" w:lineRule="auto"/>
        <w:jc w:val="center"/>
      </w:pPr>
      <w:r w:rsidRPr="00D56521">
        <w:t xml:space="preserve">Figure </w:t>
      </w:r>
      <w:r w:rsidR="0050181D" w:rsidRPr="00D56521">
        <w:t>C-4-</w:t>
      </w:r>
      <w:r w:rsidRPr="00D56521">
        <w:t>8</w:t>
      </w:r>
      <w:r w:rsidR="0067081F">
        <w:t xml:space="preserve"> -</w:t>
      </w:r>
      <w:r w:rsidR="00B9341D" w:rsidRPr="00D56521">
        <w:t xml:space="preserve"> Selection of time-varying value</w:t>
      </w:r>
    </w:p>
    <w:p w14:paraId="61C4D584" w14:textId="5C69EE3F" w:rsidR="001374ED" w:rsidRPr="00D56521" w:rsidRDefault="001374ED" w:rsidP="0067081F">
      <w:pPr>
        <w:spacing w:after="120" w:line="240" w:lineRule="auto"/>
        <w:jc w:val="both"/>
      </w:pPr>
      <w:r w:rsidRPr="00D56521">
        <w:t xml:space="preserve">In </w:t>
      </w:r>
      <w:r w:rsidR="0067081F">
        <w:t>Figure C-4-9 below</w:t>
      </w:r>
      <w:r w:rsidRPr="00D56521">
        <w:t xml:space="preserve">, the S-102 point X is adjusted by the </w:t>
      </w:r>
      <w:proofErr w:type="spellStart"/>
      <w:r w:rsidRPr="00D56521">
        <w:t>shoalest</w:t>
      </w:r>
      <w:proofErr w:type="spellEnd"/>
      <w:r w:rsidRPr="00D56521">
        <w:t xml:space="preserve"> (</w:t>
      </w:r>
      <w:r w:rsidR="0067081F">
        <w:t>that is,</w:t>
      </w:r>
      <w:r w:rsidRPr="00D56521">
        <w:t xml:space="preserve"> minimum) value of the S-104 values from (a), (b), (c) and (d) at the required datetime instant because the S-102 point extent overlaps the S-104 extents of </w:t>
      </w:r>
      <w:proofErr w:type="spellStart"/>
      <w:r w:rsidRPr="00D56521">
        <w:t>a,b,c</w:t>
      </w:r>
      <w:proofErr w:type="spellEnd"/>
      <w:r w:rsidRPr="00D56521">
        <w:t xml:space="preserve"> and d.</w:t>
      </w:r>
    </w:p>
    <w:p w14:paraId="5740094F"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7AE52E84" wp14:editId="4AD7A959">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D56521" w:rsidRDefault="001374ED" w:rsidP="0067081F">
      <w:pPr>
        <w:pStyle w:val="Caption"/>
        <w:spacing w:after="120" w:line="240" w:lineRule="auto"/>
        <w:jc w:val="center"/>
      </w:pPr>
      <w:r w:rsidRPr="00D56521">
        <w:t xml:space="preserve">Figure </w:t>
      </w:r>
      <w:r w:rsidR="0050181D" w:rsidRPr="00D56521">
        <w:t>C-4-</w:t>
      </w:r>
      <w:r w:rsidRPr="00D56521">
        <w:t>9</w:t>
      </w:r>
      <w:r w:rsidR="0067081F">
        <w:t xml:space="preserve"> -</w:t>
      </w:r>
      <w:r w:rsidRPr="00D56521">
        <w:t xml:space="preserve"> Adjustment of S-102 values by S-104</w:t>
      </w:r>
    </w:p>
    <w:p w14:paraId="1F8999C0" w14:textId="77777777" w:rsidR="001374ED" w:rsidRPr="00D56521" w:rsidRDefault="001374ED" w:rsidP="0067081F">
      <w:pPr>
        <w:spacing w:after="60" w:line="240" w:lineRule="auto"/>
      </w:pPr>
      <w:r w:rsidRPr="00D56521">
        <w:t>Format of the permanent indication is as below:</w:t>
      </w:r>
    </w:p>
    <w:p w14:paraId="7CDC2334" w14:textId="77777777" w:rsidR="001374ED" w:rsidRDefault="001374ED" w:rsidP="0067081F">
      <w:pPr>
        <w:spacing w:after="120" w:line="240" w:lineRule="auto"/>
        <w:ind w:left="426"/>
        <w:rPr>
          <w:b/>
          <w:bCs/>
          <w:color w:val="0070C0"/>
        </w:rPr>
      </w:pPr>
      <w:r w:rsidRPr="00D56521">
        <w:rPr>
          <w:b/>
          <w:bCs/>
          <w:color w:val="0070C0"/>
        </w:rPr>
        <w:t>WLA 12:34 08 Nov 2021</w:t>
      </w:r>
    </w:p>
    <w:p w14:paraId="3538B9B1" w14:textId="77777777" w:rsidR="0067081F" w:rsidRPr="0067081F" w:rsidRDefault="0067081F" w:rsidP="0067081F">
      <w:pPr>
        <w:spacing w:after="120" w:line="240" w:lineRule="auto"/>
        <w:rPr>
          <w:bCs/>
        </w:rPr>
      </w:pPr>
    </w:p>
    <w:p w14:paraId="18E0F2AF" w14:textId="3EBF8C29" w:rsidR="005F15BF" w:rsidRPr="009D0DF9" w:rsidRDefault="005F15BF" w:rsidP="0043278E">
      <w:pPr>
        <w:pStyle w:val="Heading2"/>
      </w:pPr>
      <w:bookmarkStart w:id="2907" w:name="_Toc144421440"/>
      <w:bookmarkStart w:id="2908" w:name="_Toc88852890"/>
      <w:bookmarkStart w:id="2909" w:name="_Toc98339998"/>
      <w:bookmarkStart w:id="2910" w:name="_Toc98340374"/>
      <w:r w:rsidRPr="005F15BF">
        <w:t>Implementation of WLA Option 2 – WLA for a datetime range specified by the user as a time period</w:t>
      </w:r>
      <w:bookmarkEnd w:id="2907"/>
    </w:p>
    <w:bookmarkEnd w:id="2908"/>
    <w:bookmarkEnd w:id="2909"/>
    <w:bookmarkEnd w:id="2910"/>
    <w:p w14:paraId="31665BF3" w14:textId="77777777" w:rsidR="001374ED" w:rsidRPr="00D56521" w:rsidRDefault="001374ED" w:rsidP="005F15BF">
      <w:pPr>
        <w:spacing w:after="120" w:line="240" w:lineRule="auto"/>
        <w:jc w:val="both"/>
      </w:pPr>
      <w:r w:rsidRPr="00D56521">
        <w:t xml:space="preserve">When WLA is based on a datetime range, then the process is identical to that followed for WLA Option 1 except each S-104 value selected is the </w:t>
      </w:r>
      <w:proofErr w:type="spellStart"/>
      <w:r w:rsidRPr="00D56521">
        <w:t>shoalest</w:t>
      </w:r>
      <w:proofErr w:type="spellEnd"/>
      <w:r w:rsidRPr="00D56521">
        <w:t xml:space="preserve"> of all values available in the S-104 within the selected time period.</w:t>
      </w:r>
    </w:p>
    <w:p w14:paraId="3EE24B40" w14:textId="250A86A3" w:rsidR="001374ED" w:rsidRPr="00D56521" w:rsidRDefault="001374ED" w:rsidP="005F15BF">
      <w:pPr>
        <w:spacing w:after="120" w:line="240" w:lineRule="auto"/>
        <w:jc w:val="both"/>
      </w:pPr>
      <w:r w:rsidRPr="00D56521">
        <w:t xml:space="preserve">All S-104 points contributing to the WLA must be defined across the time range required, otherwise the WLA is not computable and the user </w:t>
      </w:r>
      <w:del w:id="2911" w:author="jonathan pritchard" w:date="2024-05-29T03:39:00Z" w16du:dateUtc="2024-05-29T02:39:00Z">
        <w:r w:rsidRPr="00D56521" w:rsidDel="00B15F52">
          <w:delText xml:space="preserve">shall </w:delText>
        </w:r>
      </w:del>
      <w:ins w:id="2912" w:author="jonathan pritchard" w:date="2024-05-29T03:39:00Z" w16du:dateUtc="2024-05-29T02:39:00Z">
        <w:r w:rsidR="00B15F52">
          <w:t>must</w:t>
        </w:r>
        <w:r w:rsidR="00B15F52" w:rsidRPr="00D56521">
          <w:t xml:space="preserve"> </w:t>
        </w:r>
      </w:ins>
      <w:r w:rsidRPr="00D56521">
        <w:t>be informed. The S-104 records selected are those which lie either within the user defined time period</w:t>
      </w:r>
      <w:r w:rsidR="005309B6">
        <w:t>;</w:t>
      </w:r>
      <w:r w:rsidRPr="00D56521">
        <w:t xml:space="preserve"> </w:t>
      </w:r>
      <w:r w:rsidR="005309B6">
        <w:t>or before the start point</w:t>
      </w:r>
      <w:r w:rsidRPr="00D56521">
        <w:t xml:space="preserve"> of the time period</w:t>
      </w:r>
      <w:r w:rsidR="005309B6">
        <w:t xml:space="preserve"> and</w:t>
      </w:r>
      <w:r w:rsidRPr="00D56521">
        <w:t xml:space="preserve"> just after the end point of the time period. In the following examples:</w:t>
      </w:r>
    </w:p>
    <w:p w14:paraId="0A6DA527" w14:textId="77777777" w:rsidR="001374ED" w:rsidRPr="00D56521" w:rsidRDefault="001374ED" w:rsidP="004E61EE">
      <w:pPr>
        <w:spacing w:line="240" w:lineRule="auto"/>
        <w:jc w:val="center"/>
      </w:pPr>
      <w:r w:rsidRPr="00D56521">
        <w:rPr>
          <w:noProof/>
          <w:lang w:val="fr-FR"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D56521" w:rsidRDefault="001374ED" w:rsidP="005F15BF">
      <w:pPr>
        <w:pStyle w:val="Caption"/>
        <w:spacing w:after="120" w:line="240" w:lineRule="auto"/>
        <w:jc w:val="center"/>
      </w:pPr>
      <w:r w:rsidRPr="00D56521">
        <w:t xml:space="preserve">Figure </w:t>
      </w:r>
      <w:r w:rsidR="0050181D" w:rsidRPr="00D56521">
        <w:t>C-4-</w:t>
      </w:r>
      <w:r w:rsidRPr="00D56521">
        <w:t>10</w:t>
      </w:r>
      <w:r w:rsidR="005309B6">
        <w:t xml:space="preserve"> -</w:t>
      </w:r>
      <w:r w:rsidR="00B9341D" w:rsidRPr="00D56521">
        <w:t xml:space="preserve"> Examples of S-104 data selection</w:t>
      </w:r>
    </w:p>
    <w:p w14:paraId="70F565E5" w14:textId="3859AB7F" w:rsidR="001374ED" w:rsidRPr="00D56521" w:rsidRDefault="001374ED" w:rsidP="00AE2737">
      <w:pPr>
        <w:pStyle w:val="ListParagraph"/>
        <w:numPr>
          <w:ilvl w:val="0"/>
          <w:numId w:val="93"/>
        </w:numPr>
        <w:spacing w:after="120" w:line="240" w:lineRule="auto"/>
      </w:pPr>
      <w:r w:rsidRPr="00D56521">
        <w:t>User selected period 1, four values are from 0700, 0730, 0800 and 0830 - WLA would select 08:30 value = 1.2m</w:t>
      </w:r>
      <w:r w:rsidR="005309B6">
        <w:t xml:space="preserve"> </w:t>
      </w:r>
      <w:r w:rsidR="005309B6" w:rsidRPr="00D56521">
        <w:t>(even though the time period doesn't overlap)</w:t>
      </w:r>
      <w:r w:rsidR="005309B6">
        <w:t>.</w:t>
      </w:r>
    </w:p>
    <w:p w14:paraId="1152E673" w14:textId="46818A49" w:rsidR="001374ED" w:rsidRPr="00D56521" w:rsidRDefault="001374ED" w:rsidP="00AE2737">
      <w:pPr>
        <w:pStyle w:val="ListParagraph"/>
        <w:numPr>
          <w:ilvl w:val="0"/>
          <w:numId w:val="93"/>
        </w:numPr>
        <w:spacing w:after="120" w:line="240" w:lineRule="auto"/>
      </w:pPr>
      <w:r w:rsidRPr="00D56521">
        <w:lastRenderedPageBreak/>
        <w:t>User selected period 2, two values are from 0630 and 0700 - WLA would select 06:30 value V=1.2m (even though the time period doesn't overlap)</w:t>
      </w:r>
      <w:r w:rsidR="00D024C6">
        <w:t>.</w:t>
      </w:r>
    </w:p>
    <w:p w14:paraId="345F7EC1" w14:textId="72A2F7BF" w:rsidR="001374ED" w:rsidRPr="00D56521" w:rsidRDefault="001374ED" w:rsidP="00AE2737">
      <w:pPr>
        <w:pStyle w:val="ListParagraph"/>
        <w:numPr>
          <w:ilvl w:val="0"/>
          <w:numId w:val="93"/>
        </w:numPr>
        <w:spacing w:after="120" w:line="240" w:lineRule="auto"/>
      </w:pPr>
      <w:r w:rsidRPr="00D56521">
        <w:t>User selected period 3, three values are from 0600, 0630 and 0700 - WLA would select 06:</w:t>
      </w:r>
      <w:r w:rsidR="005309B6">
        <w:t>0</w:t>
      </w:r>
      <w:r w:rsidRPr="00D56521">
        <w:t>0 V=1.</w:t>
      </w:r>
      <w:r w:rsidR="005309B6">
        <w:t>1</w:t>
      </w:r>
      <w:r w:rsidRPr="00D56521">
        <w:t>m (even though the time period doesn't overlap)</w:t>
      </w:r>
      <w:r w:rsidR="00D024C6">
        <w:t>.</w:t>
      </w:r>
    </w:p>
    <w:p w14:paraId="4E8E75B3" w14:textId="3EB2ECA4" w:rsidR="001374ED" w:rsidRPr="00D56521" w:rsidRDefault="001374ED" w:rsidP="00AE2737">
      <w:pPr>
        <w:pStyle w:val="ListParagraph"/>
        <w:numPr>
          <w:ilvl w:val="0"/>
          <w:numId w:val="93"/>
        </w:numPr>
        <w:spacing w:after="120" w:line="240" w:lineRule="auto"/>
      </w:pPr>
      <w:r w:rsidRPr="00D56521">
        <w:t>User selected period 4, five values are from 0630, 0700, 0730, 0800 and 0830 –</w:t>
      </w:r>
      <w:r w:rsidR="00D024C6">
        <w:t xml:space="preserve"> WLA would select 07:30 V=1.2m.</w:t>
      </w:r>
    </w:p>
    <w:p w14:paraId="4A4627B9" w14:textId="43D1384A" w:rsidR="001374ED" w:rsidRPr="00D56521" w:rsidRDefault="001374ED" w:rsidP="005309B6">
      <w:pPr>
        <w:spacing w:after="120" w:line="240" w:lineRule="auto"/>
      </w:pPr>
      <w:r w:rsidRPr="00D56521">
        <w:t xml:space="preserve">When adjusting depth values the </w:t>
      </w:r>
      <w:proofErr w:type="spellStart"/>
      <w:r w:rsidRPr="00D56521">
        <w:t>shoalest</w:t>
      </w:r>
      <w:proofErr w:type="spellEnd"/>
      <w:r w:rsidRPr="00D56521">
        <w:t xml:space="preserve"> (smallest) value from the selected S-104 records </w:t>
      </w:r>
      <w:del w:id="2913" w:author="jonathan pritchard" w:date="2024-05-29T03:39:00Z" w16du:dateUtc="2024-05-29T02:39:00Z">
        <w:r w:rsidRPr="00D56521" w:rsidDel="00B15F52">
          <w:delText xml:space="preserve">shall </w:delText>
        </w:r>
      </w:del>
      <w:ins w:id="2914" w:author="jonathan pritchard" w:date="2024-05-29T03:39:00Z" w16du:dateUtc="2024-05-29T02:39:00Z">
        <w:r w:rsidR="00B15F52">
          <w:t>must</w:t>
        </w:r>
        <w:r w:rsidR="00B15F52" w:rsidRPr="00D56521">
          <w:t xml:space="preserve"> </w:t>
        </w:r>
      </w:ins>
      <w:r w:rsidRPr="00D56521">
        <w:t xml:space="preserve">be used in order to produce the safest WLA values. </w:t>
      </w:r>
    </w:p>
    <w:p w14:paraId="006EB9EE" w14:textId="77777777" w:rsidR="001374ED" w:rsidRPr="00D56521" w:rsidRDefault="001374ED" w:rsidP="005309B6">
      <w:pPr>
        <w:spacing w:after="120" w:line="240" w:lineRule="auto"/>
      </w:pPr>
      <w:r w:rsidRPr="00D56521">
        <w:t>Format of the permanent indication is as below:</w:t>
      </w:r>
    </w:p>
    <w:p w14:paraId="32DF8B25" w14:textId="77777777" w:rsidR="001374ED" w:rsidRDefault="001374ED" w:rsidP="00D024C6">
      <w:pPr>
        <w:spacing w:after="120" w:line="240" w:lineRule="auto"/>
        <w:ind w:left="426"/>
        <w:rPr>
          <w:b/>
          <w:bCs/>
          <w:color w:val="0070C0"/>
        </w:rPr>
      </w:pPr>
      <w:bookmarkStart w:id="2915" w:name="_Hlk88578384"/>
      <w:r w:rsidRPr="00D56521">
        <w:rPr>
          <w:b/>
          <w:bCs/>
          <w:color w:val="0070C0"/>
        </w:rPr>
        <w:t>WLA from 12:34 08 Nov 2021 to 14:56 08 Nov 2021</w:t>
      </w:r>
    </w:p>
    <w:p w14:paraId="04191239" w14:textId="77777777" w:rsidR="00D024C6" w:rsidRPr="00D024C6" w:rsidRDefault="00D024C6" w:rsidP="00D024C6">
      <w:pPr>
        <w:spacing w:after="120" w:line="240" w:lineRule="auto"/>
        <w:rPr>
          <w:bCs/>
        </w:rPr>
      </w:pPr>
    </w:p>
    <w:p w14:paraId="66AAF7EC" w14:textId="06047858" w:rsidR="00D024C6" w:rsidRPr="009D0DF9" w:rsidRDefault="00D024C6" w:rsidP="0043278E">
      <w:pPr>
        <w:pStyle w:val="Heading2"/>
      </w:pPr>
      <w:bookmarkStart w:id="2916" w:name="_Toc144421441"/>
      <w:bookmarkStart w:id="2917" w:name="_Toc88852891"/>
      <w:bookmarkStart w:id="2918" w:name="_Toc98339999"/>
      <w:bookmarkStart w:id="2919" w:name="_Toc98340375"/>
      <w:bookmarkEnd w:id="2915"/>
      <w:r w:rsidRPr="00D024C6">
        <w:t>Implementation of WLA Option 3 – linking of WLA to a defined route with planned waypoints and times</w:t>
      </w:r>
      <w:bookmarkEnd w:id="2916"/>
    </w:p>
    <w:bookmarkEnd w:id="2917"/>
    <w:bookmarkEnd w:id="2918"/>
    <w:bookmarkEnd w:id="2919"/>
    <w:p w14:paraId="25EB193C" w14:textId="77777777" w:rsidR="00297DA6" w:rsidRDefault="001374ED" w:rsidP="00D024C6">
      <w:pPr>
        <w:spacing w:after="120" w:line="240" w:lineRule="auto"/>
        <w:jc w:val="both"/>
        <w:rPr>
          <w:ins w:id="2920" w:author="jonathan pritchard" w:date="2024-05-21T13:15:00Z" w16du:dateUtc="2024-05-21T12:15:00Z"/>
        </w:rPr>
      </w:pPr>
      <w:r w:rsidRPr="00D56521">
        <w:t xml:space="preserve">When WLA is based on a route then the limit of check area around the route is set by the user as specified by IMO MSC </w:t>
      </w:r>
      <w:del w:id="2921" w:author="Raphael Malyankar" w:date="2023-08-31T19:59:00Z">
        <w:r w:rsidRPr="00D56521" w:rsidDel="002514B8">
          <w:delText>232(82)</w:delText>
        </w:r>
      </w:del>
      <w:ins w:id="2922" w:author="Raphael Malyankar" w:date="2023-08-31T19:59:00Z">
        <w:r w:rsidR="002514B8">
          <w:t>530(106)</w:t>
        </w:r>
      </w:ins>
      <w:r w:rsidRPr="00D56521">
        <w:t xml:space="preserve"> 11.3.5. </w:t>
      </w:r>
    </w:p>
    <w:p w14:paraId="2405A804" w14:textId="4AFAE0FA" w:rsidR="00297DA6" w:rsidRPr="0043278E" w:rsidRDefault="00297DA6" w:rsidP="00D024C6">
      <w:pPr>
        <w:spacing w:after="120" w:line="240" w:lineRule="auto"/>
        <w:jc w:val="both"/>
        <w:rPr>
          <w:ins w:id="2923" w:author="jonathan pritchard" w:date="2024-05-21T13:15:00Z" w16du:dateUtc="2024-05-21T12:15:00Z"/>
          <w:i/>
          <w:iCs/>
        </w:rPr>
      </w:pPr>
      <w:commentRangeStart w:id="2924"/>
      <w:ins w:id="2925" w:author="jonathan pritchard" w:date="2024-05-21T13:15:00Z" w16du:dateUtc="2024-05-21T12:15:00Z">
        <w:r w:rsidRPr="0043278E">
          <w:rPr>
            <w:i/>
            <w:iCs/>
          </w:rPr>
          <w:t>The same user-specified distance shall be used for the check of safety contour, prohibited areas, geographic areas for which special conditions exist and navigational hazards” and equivalent requirements when route monitoring</w:t>
        </w:r>
      </w:ins>
      <w:commentRangeEnd w:id="2924"/>
      <w:ins w:id="2926" w:author="jonathan pritchard" w:date="2024-05-21T13:16:00Z" w16du:dateUtc="2024-05-21T12:16:00Z">
        <w:r>
          <w:rPr>
            <w:rStyle w:val="CommentReference"/>
          </w:rPr>
          <w:commentReference w:id="2924"/>
        </w:r>
      </w:ins>
    </w:p>
    <w:p w14:paraId="5B4F222F" w14:textId="74A3C0AD" w:rsidR="001374ED" w:rsidRPr="00D56521" w:rsidRDefault="001374ED" w:rsidP="00D024C6">
      <w:pPr>
        <w:spacing w:after="120" w:line="240" w:lineRule="auto"/>
        <w:jc w:val="both"/>
      </w:pPr>
      <w:r w:rsidRPr="00D56521">
        <w:t xml:space="preserve">The WLA is processed within this check area. The boundary of the area of the display where WLA has been carried out </w:t>
      </w:r>
      <w:del w:id="2927" w:author="jonathan pritchard" w:date="2024-05-29T03:40:00Z" w16du:dateUtc="2024-05-29T02:40:00Z">
        <w:r w:rsidRPr="00D56521" w:rsidDel="00B15F52">
          <w:delText xml:space="preserve">shall </w:delText>
        </w:r>
      </w:del>
      <w:ins w:id="2928" w:author="jonathan pritchard" w:date="2024-05-29T03:40:00Z" w16du:dateUtc="2024-05-29T02:40:00Z">
        <w:r w:rsidR="00B15F52">
          <w:t>must</w:t>
        </w:r>
        <w:r w:rsidR="00B15F52" w:rsidRPr="00D56521">
          <w:t xml:space="preserve"> </w:t>
        </w:r>
      </w:ins>
      <w:r w:rsidRPr="00D56521">
        <w:t>be displayed. In the process description this distance is referred to as ‘a’</w:t>
      </w:r>
      <w:r w:rsidR="00D024C6">
        <w:t>.</w:t>
      </w:r>
    </w:p>
    <w:p w14:paraId="05DF4164" w14:textId="77777777" w:rsidR="001374ED" w:rsidRPr="00D56521" w:rsidRDefault="001374ED" w:rsidP="00D024C6">
      <w:pPr>
        <w:spacing w:after="120" w:line="240" w:lineRule="auto"/>
        <w:jc w:val="both"/>
      </w:pPr>
      <w:r w:rsidRPr="00D56521">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D56521" w:rsidRDefault="001374ED" w:rsidP="00D024C6">
      <w:pPr>
        <w:spacing w:after="120" w:line="240" w:lineRule="auto"/>
        <w:jc w:val="both"/>
      </w:pPr>
      <w:r w:rsidRPr="00D56521">
        <w:t>For a Planned route the datetime period applied for the WLA process is based on the schedule of the planned route itself.</w:t>
      </w:r>
    </w:p>
    <w:p w14:paraId="7D395AFD" w14:textId="70A008E1" w:rsidR="001374ED" w:rsidRPr="00D56521" w:rsidRDefault="001374ED" w:rsidP="00D024C6">
      <w:pPr>
        <w:spacing w:after="60" w:line="240" w:lineRule="auto"/>
        <w:jc w:val="both"/>
      </w:pPr>
      <w:r w:rsidRPr="00D56521">
        <w:t>For a Monitored route the datetime period applied for the WLA process is user selectable either</w:t>
      </w:r>
      <w:r w:rsidR="00D024C6">
        <w:t>:</w:t>
      </w:r>
    </w:p>
    <w:p w14:paraId="1C649CDD" w14:textId="69FFDD8B" w:rsidR="001374ED" w:rsidRPr="00D56521" w:rsidRDefault="00D024C6" w:rsidP="00AE2737">
      <w:pPr>
        <w:pStyle w:val="ListParagraph"/>
        <w:numPr>
          <w:ilvl w:val="0"/>
          <w:numId w:val="92"/>
        </w:numPr>
        <w:spacing w:after="60" w:line="240" w:lineRule="auto"/>
        <w:jc w:val="both"/>
      </w:pPr>
      <w:r>
        <w:t>B</w:t>
      </w:r>
      <w:r w:rsidR="001374ED" w:rsidRPr="00D56521">
        <w:t>ased on the planned schedule of the monitored route itself; or</w:t>
      </w:r>
    </w:p>
    <w:p w14:paraId="0FEFABC7" w14:textId="3695ED67" w:rsidR="00297DA6" w:rsidRDefault="00D024C6" w:rsidP="00297DA6">
      <w:pPr>
        <w:pStyle w:val="ListParagraph"/>
        <w:numPr>
          <w:ilvl w:val="0"/>
          <w:numId w:val="92"/>
        </w:numPr>
        <w:spacing w:after="120" w:line="240" w:lineRule="auto"/>
        <w:jc w:val="both"/>
        <w:rPr>
          <w:ins w:id="2929" w:author="jonathan pritchard" w:date="2024-05-21T13:17:00Z" w16du:dateUtc="2024-05-21T12:17:00Z"/>
        </w:rPr>
      </w:pPr>
      <w:r>
        <w:t>B</w:t>
      </w:r>
      <w:r w:rsidR="001374ED" w:rsidRPr="00D56521">
        <w:t>ased on the monitored route adjusted for the current own ship position.</w:t>
      </w:r>
    </w:p>
    <w:p w14:paraId="312855A2" w14:textId="77777777" w:rsidR="00297DA6" w:rsidRDefault="00297DA6" w:rsidP="00297DA6">
      <w:pPr>
        <w:spacing w:after="120" w:line="240" w:lineRule="auto"/>
        <w:jc w:val="both"/>
        <w:rPr>
          <w:ins w:id="2930" w:author="jonathan pritchard" w:date="2024-05-21T13:17:00Z" w16du:dateUtc="2024-05-21T12:17:00Z"/>
        </w:rPr>
      </w:pPr>
    </w:p>
    <w:p w14:paraId="6D9251F7" w14:textId="4D8BBF0C" w:rsidR="00297DA6" w:rsidRPr="00D56521" w:rsidRDefault="00297DA6" w:rsidP="0043278E">
      <w:pPr>
        <w:spacing w:after="120" w:line="240" w:lineRule="auto"/>
        <w:jc w:val="both"/>
      </w:pPr>
      <w:commentRangeStart w:id="2931"/>
      <w:ins w:id="2932" w:author="jonathan pritchard" w:date="2024-05-21T13:17:00Z" w16du:dateUtc="2024-05-21T12:17:00Z">
        <w:r w:rsidRPr="00297DA6">
          <w:t xml:space="preserve">When WLA is based on the planned schedule and own ship is not keeping to schedule a Caution </w:t>
        </w:r>
      </w:ins>
      <w:ins w:id="2933" w:author="jonathan pritchard" w:date="2024-05-29T03:40:00Z" w16du:dateUtc="2024-05-29T02:40:00Z">
        <w:r w:rsidR="00B15F52">
          <w:t>must</w:t>
        </w:r>
      </w:ins>
      <w:ins w:id="2934" w:author="jonathan pritchard" w:date="2024-05-21T13:17:00Z" w16du:dateUtc="2024-05-21T12:17:00Z">
        <w:r w:rsidRPr="00297DA6">
          <w:t xml:space="preserve"> be raised to indicate the water level being experienced may be different to that being applied by the ECDIS</w:t>
        </w:r>
      </w:ins>
      <w:commentRangeEnd w:id="2931"/>
      <w:ins w:id="2935" w:author="jonathan pritchard" w:date="2024-05-21T13:18:00Z" w16du:dateUtc="2024-05-21T12:18:00Z">
        <w:r>
          <w:rPr>
            <w:rStyle w:val="CommentReference"/>
          </w:rPr>
          <w:commentReference w:id="2931"/>
        </w:r>
      </w:ins>
    </w:p>
    <w:p w14:paraId="417A8B6C" w14:textId="77777777" w:rsidR="001374ED" w:rsidRPr="00D56521" w:rsidRDefault="001374ED" w:rsidP="00D024C6">
      <w:pPr>
        <w:spacing w:after="60" w:line="240" w:lineRule="auto"/>
        <w:jc w:val="both"/>
      </w:pPr>
      <w:r w:rsidRPr="00D56521">
        <w:t>The region of WLA is restricted to a distinguishable bordered polygon around the route. The process works as follows:</w:t>
      </w:r>
    </w:p>
    <w:p w14:paraId="15437C16" w14:textId="3B8ECB8E" w:rsidR="001374ED" w:rsidRPr="00C957AB" w:rsidRDefault="001374ED" w:rsidP="00AE2737">
      <w:pPr>
        <w:pStyle w:val="ListParagraph"/>
        <w:numPr>
          <w:ilvl w:val="0"/>
          <w:numId w:val="84"/>
        </w:numPr>
        <w:spacing w:after="120" w:line="240" w:lineRule="auto"/>
        <w:jc w:val="both"/>
      </w:pPr>
      <w:r w:rsidRPr="00D56521">
        <w:t>For each section of the route a series of estimated time markers is defined along the route at times t</w:t>
      </w:r>
      <w:r w:rsidRPr="00D56521">
        <w:rPr>
          <w:vertAlign w:val="subscript"/>
        </w:rPr>
        <w:t xml:space="preserve">0 </w:t>
      </w:r>
      <w:r w:rsidRPr="00D56521">
        <w:t>– t</w:t>
      </w:r>
      <w:r w:rsidRPr="00D56521">
        <w:rPr>
          <w:vertAlign w:val="subscript"/>
        </w:rPr>
        <w:t>n</w:t>
      </w:r>
      <w:r w:rsidRPr="00D56521">
        <w:t xml:space="preserve">. The diagram also shows the “limit of check area” as specified by IMO MSC </w:t>
      </w:r>
      <w:del w:id="2936" w:author="Raphael Malyankar" w:date="2023-08-31T19:59:00Z">
        <w:r w:rsidRPr="00D56521" w:rsidDel="002514B8">
          <w:delText>232(82)</w:delText>
        </w:r>
      </w:del>
      <w:ins w:id="2937" w:author="Raphael Malyankar" w:date="2023-08-31T19:59:00Z">
        <w:r w:rsidR="002514B8">
          <w:t>530(106)</w:t>
        </w:r>
      </w:ins>
      <w:r w:rsidRPr="00D56521">
        <w:t xml:space="preserve"> 11.3.5. Each time marker is delimited before and after by the time +/- half the user selected </w:t>
      </w:r>
      <w:proofErr w:type="spellStart"/>
      <w:r w:rsidRPr="00D56521">
        <w:t>t</w:t>
      </w:r>
      <w:r w:rsidRPr="00D56521">
        <w:rPr>
          <w:vertAlign w:val="subscript"/>
        </w:rPr>
        <w:t>u</w:t>
      </w:r>
      <w:proofErr w:type="spellEnd"/>
      <w:r w:rsidRPr="00D56521">
        <w:t xml:space="preserve"> interval so the rectangle in the diagram represents the extent of time t</w:t>
      </w:r>
      <w:r w:rsidRPr="00D56521">
        <w:rPr>
          <w:vertAlign w:val="subscript"/>
        </w:rPr>
        <w:t xml:space="preserve">1 </w:t>
      </w:r>
      <w:r w:rsidRPr="00D56521">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D56521">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This is the WLA adjustment polygon corresponding to time t</w:t>
      </w:r>
      <w:r w:rsidRPr="00D56521">
        <w:rPr>
          <w:vertAlign w:val="subscript"/>
        </w:rPr>
        <w:t>1</w:t>
      </w:r>
      <w:r w:rsidR="00C957AB" w:rsidRPr="00C957AB">
        <w:t>:</w:t>
      </w:r>
    </w:p>
    <w:p w14:paraId="58FC2744"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4628901B" wp14:editId="4171EE81">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D56521" w:rsidRDefault="001374ED" w:rsidP="00D024C6">
      <w:pPr>
        <w:pStyle w:val="Caption"/>
        <w:spacing w:after="120" w:line="240" w:lineRule="auto"/>
        <w:jc w:val="center"/>
      </w:pPr>
      <w:r w:rsidRPr="00D56521">
        <w:t xml:space="preserve">Figure </w:t>
      </w:r>
      <w:r w:rsidR="0050181D" w:rsidRPr="00D56521">
        <w:t>C-4-</w:t>
      </w:r>
      <w:r w:rsidRPr="00D56521">
        <w:t>11</w:t>
      </w:r>
      <w:r w:rsidR="00D024C6">
        <w:t xml:space="preserve"> -</w:t>
      </w:r>
      <w:r w:rsidR="00B9341D" w:rsidRPr="00D56521">
        <w:t xml:space="preserve"> WLA adjustment polygon</w:t>
      </w:r>
    </w:p>
    <w:p w14:paraId="7EC49B86" w14:textId="77777777" w:rsidR="001374ED" w:rsidRPr="00D56521" w:rsidRDefault="001374ED" w:rsidP="00AE2737">
      <w:pPr>
        <w:pStyle w:val="ListParagraph"/>
        <w:numPr>
          <w:ilvl w:val="0"/>
          <w:numId w:val="84"/>
        </w:numPr>
        <w:spacing w:after="60" w:line="240" w:lineRule="auto"/>
        <w:ind w:left="714" w:hanging="357"/>
        <w:jc w:val="both"/>
      </w:pPr>
      <w:r w:rsidRPr="00D56521">
        <w:t>Where the route follows a curved section the polygon formed is not a rectangle but an area defined by the user selected limit as shown by areas a and b:</w:t>
      </w:r>
    </w:p>
    <w:p w14:paraId="578F702B" w14:textId="77777777" w:rsidR="001374ED" w:rsidRPr="00D56521" w:rsidRDefault="001374ED" w:rsidP="004E61EE">
      <w:pPr>
        <w:pStyle w:val="ListParagraph"/>
        <w:spacing w:line="240" w:lineRule="auto"/>
      </w:pPr>
    </w:p>
    <w:p w14:paraId="34CF11A4" w14:textId="77777777" w:rsidR="001374ED" w:rsidRPr="00D56521" w:rsidRDefault="001374ED" w:rsidP="004E61EE">
      <w:pPr>
        <w:pStyle w:val="ListParagraph"/>
        <w:spacing w:line="240" w:lineRule="auto"/>
        <w:jc w:val="center"/>
      </w:pPr>
      <w:r w:rsidRPr="00D56521">
        <w:rPr>
          <w:noProof/>
          <w:lang w:val="fr-FR" w:eastAsia="fr-FR"/>
        </w:rPr>
        <w:drawing>
          <wp:inline distT="0" distB="0" distL="0" distR="0" wp14:anchorId="6B5028E3" wp14:editId="46017853">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D56521" w:rsidRDefault="001374ED" w:rsidP="00C957AB">
      <w:pPr>
        <w:pStyle w:val="Caption"/>
        <w:spacing w:after="120" w:line="240" w:lineRule="auto"/>
        <w:jc w:val="center"/>
      </w:pPr>
      <w:r w:rsidRPr="00D56521">
        <w:t xml:space="preserve">Figure </w:t>
      </w:r>
      <w:r w:rsidR="0050181D" w:rsidRPr="00D56521">
        <w:t>C-4-</w:t>
      </w:r>
      <w:r w:rsidRPr="00D56521">
        <w:t>12</w:t>
      </w:r>
      <w:r w:rsidR="00C957AB">
        <w:t xml:space="preserve"> -</w:t>
      </w:r>
      <w:r w:rsidR="00B9341D" w:rsidRPr="00D56521">
        <w:t xml:space="preserve"> WLA adjustment polygon along curved section</w:t>
      </w:r>
    </w:p>
    <w:p w14:paraId="08728A2A" w14:textId="422A1F04" w:rsidR="001374ED" w:rsidRPr="00D56521" w:rsidRDefault="001374ED" w:rsidP="00AE2737">
      <w:pPr>
        <w:pStyle w:val="ListParagraph"/>
        <w:numPr>
          <w:ilvl w:val="0"/>
          <w:numId w:val="84"/>
        </w:numPr>
        <w:spacing w:after="120" w:line="240" w:lineRule="auto"/>
        <w:ind w:left="714" w:hanging="357"/>
        <w:jc w:val="both"/>
      </w:pPr>
      <w:r w:rsidRPr="00D56521">
        <w:t xml:space="preserve">The individual S-102 points (blue dots in </w:t>
      </w:r>
      <w:r w:rsidR="00C957AB">
        <w:t>Figure C-4-13</w:t>
      </w:r>
      <w:r w:rsidRPr="00D56521">
        <w:t xml:space="preserve"> below) are assigned rectangular extents. For each WLA adjustment rectangle corresponding to each </w:t>
      </w:r>
      <w:proofErr w:type="spellStart"/>
      <w:r w:rsidRPr="00D56521">
        <w:t>t</w:t>
      </w:r>
      <w:r w:rsidRPr="00D56521">
        <w:rPr>
          <w:vertAlign w:val="subscript"/>
        </w:rPr>
        <w:t>i</w:t>
      </w:r>
      <w:proofErr w:type="spellEnd"/>
      <w:r w:rsidRPr="00D56521">
        <w:t xml:space="preserve"> the S-102 extents which spatially intersect are selected. A full example is shown in </w:t>
      </w:r>
      <w:r w:rsidR="00C957AB">
        <w:t>Figure C-4-13</w:t>
      </w:r>
      <w:r w:rsidRPr="00D56521">
        <w:t xml:space="preserve"> for one of the WLA polygons.</w:t>
      </w:r>
    </w:p>
    <w:p w14:paraId="2D2B10ED" w14:textId="77777777" w:rsidR="001374ED" w:rsidRPr="00D56521" w:rsidRDefault="001374ED" w:rsidP="004E61EE">
      <w:pPr>
        <w:spacing w:line="240" w:lineRule="auto"/>
        <w:jc w:val="center"/>
      </w:pPr>
      <w:r w:rsidRPr="00D56521">
        <w:rPr>
          <w:noProof/>
          <w:lang w:val="fr-FR"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D56521" w:rsidRDefault="001374ED" w:rsidP="00C957AB">
      <w:pPr>
        <w:pStyle w:val="Caption"/>
        <w:spacing w:after="120" w:line="240" w:lineRule="auto"/>
        <w:jc w:val="center"/>
      </w:pPr>
      <w:r w:rsidRPr="00D56521">
        <w:lastRenderedPageBreak/>
        <w:t xml:space="preserve">Figure </w:t>
      </w:r>
      <w:r w:rsidR="0050181D" w:rsidRPr="00D56521">
        <w:t>C-4-</w:t>
      </w:r>
      <w:r w:rsidRPr="00D56521">
        <w:t>13</w:t>
      </w:r>
      <w:r w:rsidR="00C957AB">
        <w:t xml:space="preserve"> -</w:t>
      </w:r>
      <w:r w:rsidR="00B548CC" w:rsidRPr="00D56521">
        <w:t xml:space="preserve"> Grid cell selection</w:t>
      </w:r>
    </w:p>
    <w:p w14:paraId="5816C58D" w14:textId="7E471141" w:rsidR="001374ED" w:rsidRPr="00D56521" w:rsidRDefault="001374ED" w:rsidP="00AE2737">
      <w:pPr>
        <w:pStyle w:val="ListParagraph"/>
        <w:numPr>
          <w:ilvl w:val="0"/>
          <w:numId w:val="84"/>
        </w:numPr>
        <w:spacing w:after="60" w:line="240" w:lineRule="auto"/>
        <w:contextualSpacing/>
        <w:jc w:val="both"/>
      </w:pPr>
      <w:r w:rsidRPr="00D56521">
        <w:t xml:space="preserve">For each S-102 point whose extent intersects the WLA adjustment box the Water level is adjusted using a similar process to Option 1. The S-104 value used for adjustment is the </w:t>
      </w:r>
      <w:proofErr w:type="spellStart"/>
      <w:r w:rsidRPr="00D56521">
        <w:t>shoalest</w:t>
      </w:r>
      <w:proofErr w:type="spellEnd"/>
      <w:r w:rsidRPr="00D56521">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xml:space="preserve">), In </w:t>
      </w:r>
      <w:r w:rsidR="00C957AB">
        <w:t>F</w:t>
      </w:r>
      <w:r w:rsidRPr="00D56521">
        <w:t xml:space="preserve">igure </w:t>
      </w:r>
      <w:r w:rsidR="0050181D" w:rsidRPr="00D56521">
        <w:t>C-4-</w:t>
      </w:r>
      <w:r w:rsidRPr="00D56521">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for calculation of t</w:t>
      </w:r>
      <w:r w:rsidRPr="00D56521">
        <w:rPr>
          <w:vertAlign w:val="subscript"/>
        </w:rPr>
        <w:t>1</w:t>
      </w:r>
      <w:r w:rsidRPr="00D56521">
        <w:t xml:space="preserve">. S-102 point </w:t>
      </w:r>
      <m:oMath>
        <m:r>
          <w:rPr>
            <w:rFonts w:ascii="Cambria Math" w:hAnsi="Cambria Math"/>
            <w:sz w:val="24"/>
            <w:szCs w:val="24"/>
          </w:rPr>
          <m:t>x</m:t>
        </m:r>
      </m:oMath>
      <w:r w:rsidRPr="00D56521">
        <w:rPr>
          <w:rFonts w:eastAsiaTheme="minorEastAsia"/>
          <w:sz w:val="24"/>
          <w:szCs w:val="24"/>
        </w:rPr>
        <w:t xml:space="preserve"> </w:t>
      </w:r>
      <w:r w:rsidRPr="00D56521">
        <w:t>is adjusted using values drawn from S-104 points a and b (because its extent intersects the extents of a and b) and S-102 point y is only adjusted with values from S-104 point b.</w:t>
      </w:r>
    </w:p>
    <w:p w14:paraId="79A42952" w14:textId="77777777" w:rsidR="001374ED" w:rsidRPr="00D56521" w:rsidRDefault="001374ED" w:rsidP="004E61EE">
      <w:pPr>
        <w:pStyle w:val="ListParagraph"/>
        <w:keepNext/>
        <w:spacing w:line="240" w:lineRule="auto"/>
        <w:jc w:val="center"/>
      </w:pPr>
    </w:p>
    <w:p w14:paraId="29D22DCB"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D56521" w:rsidRDefault="001374ED" w:rsidP="00C957AB">
      <w:pPr>
        <w:pStyle w:val="Caption"/>
        <w:spacing w:after="120" w:line="240" w:lineRule="auto"/>
        <w:jc w:val="center"/>
      </w:pPr>
      <w:r w:rsidRPr="00D56521">
        <w:t xml:space="preserve">Figure </w:t>
      </w:r>
      <w:r w:rsidR="0050181D" w:rsidRPr="00D56521">
        <w:t>C-4-</w:t>
      </w:r>
      <w:r w:rsidRPr="00D56521">
        <w:t>14</w:t>
      </w:r>
      <w:r w:rsidR="00C957AB">
        <w:t xml:space="preserve"> -</w:t>
      </w:r>
      <w:r w:rsidR="00B548CC" w:rsidRPr="00D56521">
        <w:t xml:space="preserve"> </w:t>
      </w:r>
      <w:r w:rsidR="00B93390" w:rsidRPr="00D56521">
        <w:t>Selection of</w:t>
      </w:r>
      <w:r w:rsidR="00B548CC" w:rsidRPr="00D56521">
        <w:t xml:space="preserve"> S-104 data </w:t>
      </w:r>
    </w:p>
    <w:p w14:paraId="38D9FD5C" w14:textId="77777777" w:rsidR="001374ED" w:rsidRPr="00D56521" w:rsidRDefault="001374ED" w:rsidP="00AE2737">
      <w:pPr>
        <w:pStyle w:val="ListParagraph"/>
        <w:numPr>
          <w:ilvl w:val="0"/>
          <w:numId w:val="84"/>
        </w:numPr>
        <w:spacing w:after="60" w:line="240" w:lineRule="auto"/>
        <w:ind w:left="714" w:hanging="357"/>
        <w:jc w:val="both"/>
      </w:pPr>
      <w:r w:rsidRPr="00D56521">
        <w:t>Each of the S-102 points are assigned the adjusted water level equal to the S-102 value + the calculated (</w:t>
      </w:r>
      <w:proofErr w:type="spellStart"/>
      <w:r w:rsidRPr="00D56521">
        <w:t>shoalest</w:t>
      </w:r>
      <w:proofErr w:type="spellEnd"/>
      <w:r w:rsidRPr="00D56521">
        <w:t xml:space="preserve">) S-104 value as defined in the previous step. </w:t>
      </w:r>
    </w:p>
    <w:p w14:paraId="1DD9782F" w14:textId="77777777" w:rsidR="001374ED" w:rsidRPr="00D56521" w:rsidRDefault="001374ED" w:rsidP="00AE2737">
      <w:pPr>
        <w:pStyle w:val="ListParagraph"/>
        <w:numPr>
          <w:ilvl w:val="0"/>
          <w:numId w:val="84"/>
        </w:numPr>
        <w:spacing w:after="60" w:line="240" w:lineRule="auto"/>
        <w:ind w:left="714" w:hanging="357"/>
        <w:jc w:val="both"/>
      </w:pPr>
      <w:r w:rsidRPr="00D56521">
        <w:t xml:space="preserve">Once the WLA polygon for time </w:t>
      </w:r>
      <w:proofErr w:type="spellStart"/>
      <w:r w:rsidRPr="00D56521">
        <w:t>t</w:t>
      </w:r>
      <w:r w:rsidRPr="00D56521">
        <w:rPr>
          <w:vertAlign w:val="subscript"/>
        </w:rPr>
        <w:t>i</w:t>
      </w:r>
      <w:proofErr w:type="spellEnd"/>
      <w:r w:rsidRPr="00D56521">
        <w:t xml:space="preserve"> is processed the WLA polygon for time t</w:t>
      </w:r>
      <w:r w:rsidRPr="00D56521">
        <w:rPr>
          <w:vertAlign w:val="subscript"/>
        </w:rPr>
        <w:t>i+1</w:t>
      </w:r>
      <w:r w:rsidRPr="00D56521">
        <w:t xml:space="preserve"> is processed. </w:t>
      </w:r>
    </w:p>
    <w:p w14:paraId="3AE45AAC" w14:textId="40ACA13D" w:rsidR="001374ED" w:rsidRPr="00D56521" w:rsidRDefault="001374ED" w:rsidP="00AE2737">
      <w:pPr>
        <w:pStyle w:val="ListParagraph"/>
        <w:numPr>
          <w:ilvl w:val="0"/>
          <w:numId w:val="84"/>
        </w:numPr>
        <w:spacing w:after="120" w:line="240" w:lineRule="auto"/>
        <w:jc w:val="both"/>
      </w:pPr>
      <w:r w:rsidRPr="00D56521">
        <w:t xml:space="preserve">S-102 points whose extents are intersected by the </w:t>
      </w:r>
      <w:r w:rsidRPr="00D56521">
        <w:rPr>
          <w:u w:val="single"/>
        </w:rPr>
        <w:t>both</w:t>
      </w:r>
      <w:r w:rsidRPr="00D56521">
        <w:t xml:space="preserve"> the WLA polygon for </w:t>
      </w:r>
      <w:proofErr w:type="spellStart"/>
      <w:r w:rsidRPr="00D56521">
        <w:t>t</w:t>
      </w:r>
      <w:r w:rsidRPr="00D56521">
        <w:rPr>
          <w:vertAlign w:val="subscript"/>
        </w:rPr>
        <w:t>i</w:t>
      </w:r>
      <w:proofErr w:type="spellEnd"/>
      <w:r w:rsidRPr="00D56521">
        <w:t xml:space="preserve"> and t</w:t>
      </w:r>
      <w:r w:rsidRPr="00D56521">
        <w:rPr>
          <w:vertAlign w:val="subscript"/>
        </w:rPr>
        <w:t>i+1</w:t>
      </w:r>
      <w:r w:rsidRPr="00D56521">
        <w:t xml:space="preserve"> are assigned the </w:t>
      </w:r>
      <w:proofErr w:type="spellStart"/>
      <w:r w:rsidRPr="00D56521">
        <w:t>shoaler</w:t>
      </w:r>
      <w:proofErr w:type="spellEnd"/>
      <w:r w:rsidRPr="00D56521">
        <w:t xml:space="preserve"> of the two values, that is the </w:t>
      </w:r>
      <w:proofErr w:type="spellStart"/>
      <w:r w:rsidRPr="00D56521">
        <w:t>shoalest</w:t>
      </w:r>
      <w:proofErr w:type="spellEnd"/>
      <w:r w:rsidRPr="00D56521">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w:t>
      </w:r>
      <w:r w:rsidR="00B4713B">
        <w:t>.</w:t>
      </w:r>
    </w:p>
    <w:p w14:paraId="657749C8" w14:textId="0DEC2EC6" w:rsidR="001374ED" w:rsidRPr="00D56521" w:rsidRDefault="001374ED" w:rsidP="00C957AB">
      <w:pPr>
        <w:spacing w:after="120" w:line="240" w:lineRule="auto"/>
        <w:jc w:val="both"/>
      </w:pPr>
      <w:r w:rsidRPr="00D56521">
        <w:t xml:space="preserve">This completes the WLA process for polygon </w:t>
      </w:r>
      <w:proofErr w:type="spellStart"/>
      <w:r w:rsidRPr="00D56521">
        <w:t>t</w:t>
      </w:r>
      <w:r w:rsidRPr="00D56521">
        <w:rPr>
          <w:vertAlign w:val="subscript"/>
        </w:rPr>
        <w:t>i</w:t>
      </w:r>
      <w:proofErr w:type="spellEnd"/>
      <w:r w:rsidRPr="00D56521">
        <w:rPr>
          <w:vertAlign w:val="subscript"/>
        </w:rPr>
        <w:t xml:space="preserve"> </w:t>
      </w:r>
      <w:r w:rsidRPr="00D56521">
        <w:rPr>
          <w:vertAlign w:val="subscript"/>
        </w:rPr>
        <w:softHyphen/>
      </w:r>
      <w:r w:rsidRPr="00D56521">
        <w:t xml:space="preserve">. In </w:t>
      </w:r>
      <w:r w:rsidR="00B4713B">
        <w:t>Figure C-4-15 below</w:t>
      </w:r>
      <w:r w:rsidRPr="00D56521">
        <w:t xml:space="preserve"> the orange border shows S-102 points lying in WLA rectangles t</w:t>
      </w:r>
      <w:r w:rsidRPr="00D56521">
        <w:rPr>
          <w:vertAlign w:val="subscript"/>
        </w:rPr>
        <w:t>1</w:t>
      </w:r>
      <w:r w:rsidRPr="00D56521">
        <w:t xml:space="preserve"> and t</w:t>
      </w:r>
      <w:r w:rsidRPr="00D56521">
        <w:rPr>
          <w:vertAlign w:val="subscript"/>
        </w:rPr>
        <w:t>2</w:t>
      </w:r>
      <w:r w:rsidRPr="00D56521">
        <w:t xml:space="preserve"> and which would be assigned the </w:t>
      </w:r>
      <w:proofErr w:type="spellStart"/>
      <w:r w:rsidRPr="00D56521">
        <w:t>shoaler</w:t>
      </w:r>
      <w:proofErr w:type="spellEnd"/>
      <w:r w:rsidRPr="00D56521">
        <w:t xml:space="preserve"> of the two S-104 values corresponding to the t</w:t>
      </w:r>
      <w:r w:rsidRPr="00D56521">
        <w:rPr>
          <w:vertAlign w:val="subscript"/>
        </w:rPr>
        <w:t>1</w:t>
      </w:r>
      <w:r w:rsidRPr="00D56521">
        <w:t xml:space="preserve"> and t</w:t>
      </w:r>
      <w:r w:rsidRPr="00D56521">
        <w:rPr>
          <w:vertAlign w:val="subscript"/>
        </w:rPr>
        <w:t>2</w:t>
      </w:r>
      <w:r w:rsidRPr="00D56521">
        <w:t xml:space="preserve"> WLA process.</w:t>
      </w:r>
    </w:p>
    <w:p w14:paraId="07DD4F83"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D56521" w:rsidRDefault="001374ED" w:rsidP="00B4713B">
      <w:pPr>
        <w:pStyle w:val="Caption"/>
        <w:spacing w:after="120" w:line="240" w:lineRule="auto"/>
        <w:jc w:val="center"/>
      </w:pPr>
      <w:r w:rsidRPr="00D56521">
        <w:t xml:space="preserve">Figure </w:t>
      </w:r>
      <w:r w:rsidR="0050181D" w:rsidRPr="00D56521">
        <w:t>C-4-</w:t>
      </w:r>
      <w:r w:rsidRPr="00D56521">
        <w:t>15</w:t>
      </w:r>
      <w:r w:rsidR="00947796" w:rsidRPr="00D56521">
        <w:t>:</w:t>
      </w:r>
      <w:r w:rsidR="00B93390" w:rsidRPr="00D56521">
        <w:t xml:space="preserve"> Time-dependent adjustment of S-102 data with S-104 data</w:t>
      </w:r>
    </w:p>
    <w:p w14:paraId="411E0165" w14:textId="77777777" w:rsidR="001374ED" w:rsidRPr="00D56521" w:rsidRDefault="001374ED" w:rsidP="00B4713B">
      <w:pPr>
        <w:spacing w:after="120" w:line="240" w:lineRule="auto"/>
        <w:jc w:val="both"/>
      </w:pPr>
      <w:r w:rsidRPr="00D56521">
        <w:t xml:space="preserve">This process is extended to all </w:t>
      </w:r>
      <w:proofErr w:type="spellStart"/>
      <w:r w:rsidRPr="00D56521">
        <w:t>t</w:t>
      </w:r>
      <w:r w:rsidRPr="00D56521">
        <w:rPr>
          <w:vertAlign w:val="subscript"/>
        </w:rPr>
        <w:t>i</w:t>
      </w:r>
      <w:proofErr w:type="spellEnd"/>
      <w:r w:rsidRPr="00D56521">
        <w:t xml:space="preserve"> along the planned route. </w:t>
      </w:r>
    </w:p>
    <w:p w14:paraId="37285483" w14:textId="68F797CB" w:rsidR="001374ED" w:rsidRPr="00D56521" w:rsidRDefault="00B4713B" w:rsidP="00B4713B">
      <w:pPr>
        <w:spacing w:after="120" w:line="240" w:lineRule="auto"/>
        <w:jc w:val="both"/>
      </w:pPr>
      <w:r>
        <w:t>Figure C-4-16 below</w:t>
      </w:r>
      <w:r w:rsidR="001374ED" w:rsidRPr="00D56521">
        <w:t xml:space="preserve"> shows a border line around all the WLA processed S-102 grid cells. This border marks the boundary of the Water Level Adjustment area and requires portrayal to inform the user which areas of the display are subject to WLA. </w:t>
      </w:r>
      <w:bookmarkStart w:id="2938" w:name="_Hlk88578439"/>
      <w:r w:rsidR="001374ED" w:rsidRPr="00D56521">
        <w:t>This area is surrounded by a distinguishable boundary line using colour token DEPWL</w:t>
      </w:r>
      <w:r w:rsidR="001374ED" w:rsidRPr="00B4713B">
        <w:rPr>
          <w:rStyle w:val="FootnoteReference"/>
          <w:sz w:val="20"/>
          <w:vertAlign w:val="superscript"/>
          <w:lang w:val="en-GB"/>
        </w:rPr>
        <w:footnoteReference w:id="12"/>
      </w:r>
      <w:r>
        <w:t>).</w:t>
      </w:r>
    </w:p>
    <w:bookmarkEnd w:id="2938"/>
    <w:p w14:paraId="213EF0BF" w14:textId="77777777" w:rsidR="001374ED" w:rsidRPr="00D56521" w:rsidRDefault="001374ED" w:rsidP="004E61EE">
      <w:pPr>
        <w:spacing w:line="240" w:lineRule="auto"/>
        <w:jc w:val="center"/>
      </w:pPr>
      <w:r w:rsidRPr="00D56521">
        <w:rPr>
          <w:noProof/>
          <w:lang w:val="fr-FR"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D56521" w:rsidRDefault="001374ED" w:rsidP="00B4713B">
      <w:pPr>
        <w:pStyle w:val="Caption"/>
        <w:spacing w:after="120" w:line="240" w:lineRule="auto"/>
        <w:jc w:val="center"/>
      </w:pPr>
      <w:r w:rsidRPr="00D56521">
        <w:t xml:space="preserve">Figure </w:t>
      </w:r>
      <w:r w:rsidR="0050181D" w:rsidRPr="00D56521">
        <w:t>C-4-</w:t>
      </w:r>
      <w:r w:rsidRPr="00D56521">
        <w:t>16</w:t>
      </w:r>
      <w:r w:rsidR="00B4713B">
        <w:t xml:space="preserve"> -</w:t>
      </w:r>
      <w:r w:rsidR="00B93390" w:rsidRPr="00D56521">
        <w:t xml:space="preserve"> Boundary of adjusted area</w:t>
      </w:r>
    </w:p>
    <w:p w14:paraId="3E083DAC" w14:textId="7646F3AF" w:rsidR="001374ED" w:rsidRPr="00D56521" w:rsidRDefault="00B4713B" w:rsidP="00B4713B">
      <w:pPr>
        <w:spacing w:after="120" w:line="240" w:lineRule="auto"/>
        <w:jc w:val="both"/>
      </w:pPr>
      <w:r>
        <w:t>F</w:t>
      </w:r>
      <w:r w:rsidRPr="00D56521">
        <w:t>igure C-4-17</w:t>
      </w:r>
      <w:r>
        <w:t xml:space="preserve"> below</w:t>
      </w:r>
      <w:r w:rsidR="001374ED" w:rsidRPr="00D56521">
        <w:t xml:space="preserve"> shows how the rectangle is positioned in the middle of S-104 coverage area and at the edge of the S-104 coverage are.</w:t>
      </w:r>
    </w:p>
    <w:p w14:paraId="5D32C101" w14:textId="77777777" w:rsidR="001374ED" w:rsidRPr="00D56521" w:rsidRDefault="001374ED" w:rsidP="004E61EE">
      <w:pPr>
        <w:spacing w:line="240" w:lineRule="auto"/>
      </w:pPr>
      <w:r w:rsidRPr="00D56521">
        <w:rPr>
          <w:noProof/>
          <w:lang w:val="fr-FR"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D56521" w:rsidRDefault="001374ED" w:rsidP="00B4713B">
      <w:pPr>
        <w:pStyle w:val="Caption"/>
        <w:spacing w:after="120" w:line="240" w:lineRule="auto"/>
        <w:jc w:val="center"/>
      </w:pPr>
      <w:r w:rsidRPr="00D56521">
        <w:t xml:space="preserve">Figure </w:t>
      </w:r>
      <w:r w:rsidR="0050181D" w:rsidRPr="00D56521">
        <w:t>C-4-</w:t>
      </w:r>
      <w:r w:rsidRPr="00D56521">
        <w:t>17</w:t>
      </w:r>
      <w:r w:rsidR="00185432">
        <w:t xml:space="preserve"> -</w:t>
      </w:r>
      <w:r w:rsidR="00B93390" w:rsidRPr="00D56521">
        <w:t xml:space="preserve"> Positioning in interior and at edge</w:t>
      </w:r>
    </w:p>
    <w:p w14:paraId="04BBFC2F" w14:textId="77777777" w:rsidR="001374ED" w:rsidRPr="00D56521" w:rsidRDefault="001374ED" w:rsidP="00185432">
      <w:pPr>
        <w:spacing w:after="120" w:line="240" w:lineRule="auto"/>
        <w:jc w:val="both"/>
      </w:pPr>
      <w:r w:rsidRPr="00D56521">
        <w:t>Format of the permanent indication is as below:</w:t>
      </w:r>
    </w:p>
    <w:p w14:paraId="3AC63BDD" w14:textId="77777777" w:rsidR="001374ED" w:rsidRPr="00D56521" w:rsidRDefault="001374ED" w:rsidP="00185432">
      <w:pPr>
        <w:spacing w:after="120" w:line="240" w:lineRule="auto"/>
        <w:ind w:left="426"/>
        <w:jc w:val="both"/>
        <w:rPr>
          <w:b/>
          <w:bCs/>
          <w:color w:val="0070C0"/>
        </w:rPr>
      </w:pPr>
      <w:r w:rsidRPr="00D56521">
        <w:rPr>
          <w:b/>
          <w:bCs/>
          <w:color w:val="0070C0"/>
        </w:rPr>
        <w:t>WLA from 12:34 08 Nov 2021 to 14:56 08 Nov 2021</w:t>
      </w:r>
    </w:p>
    <w:p w14:paraId="61F36E3E" w14:textId="77777777" w:rsidR="001374ED" w:rsidRPr="00D56521" w:rsidRDefault="001374ED" w:rsidP="004E61EE">
      <w:pPr>
        <w:spacing w:line="240" w:lineRule="auto"/>
        <w:rPr>
          <w:rFonts w:eastAsiaTheme="majorEastAsia" w:cstheme="majorBidi"/>
          <w:b/>
          <w:szCs w:val="32"/>
        </w:rPr>
      </w:pPr>
      <w:r w:rsidRPr="00D56521">
        <w:br w:type="page"/>
      </w:r>
    </w:p>
    <w:p w14:paraId="7CBCFC54" w14:textId="0847B771" w:rsidR="00A4606D" w:rsidRDefault="00A4606D" w:rsidP="0043278E">
      <w:pPr>
        <w:pStyle w:val="Heading1"/>
      </w:pPr>
      <w:bookmarkStart w:id="2939" w:name="_Toc144421442"/>
      <w:bookmarkStart w:id="2940" w:name="_Toc88852892"/>
      <w:bookmarkStart w:id="2941" w:name="_Toc98340000"/>
      <w:bookmarkStart w:id="2942" w:name="_Toc98340376"/>
      <w:r w:rsidRPr="00A4606D">
        <w:lastRenderedPageBreak/>
        <w:t>Treatment of depth and water level related S-101 features</w:t>
      </w:r>
      <w:bookmarkEnd w:id="2939"/>
    </w:p>
    <w:p w14:paraId="7E05943F" w14:textId="31AEC40D" w:rsidR="00A4606D" w:rsidRPr="009D0DF9" w:rsidRDefault="00A4606D" w:rsidP="0043278E">
      <w:pPr>
        <w:pStyle w:val="Heading2"/>
      </w:pPr>
      <w:bookmarkStart w:id="2943" w:name="_Toc144421443"/>
      <w:bookmarkStart w:id="2944" w:name="_Toc88852893"/>
      <w:bookmarkStart w:id="2945" w:name="_Toc98340001"/>
      <w:bookmarkStart w:id="2946" w:name="_Toc98340377"/>
      <w:bookmarkEnd w:id="2940"/>
      <w:bookmarkEnd w:id="2941"/>
      <w:bookmarkEnd w:id="2942"/>
      <w:r w:rsidRPr="00A4606D">
        <w:t>Substitution and adjustment of depth values</w:t>
      </w:r>
      <w:bookmarkEnd w:id="2943"/>
    </w:p>
    <w:p w14:paraId="2983A78E" w14:textId="2CA4A795" w:rsidR="00A4606D" w:rsidRPr="009D0DF9" w:rsidRDefault="00A4606D" w:rsidP="0043278E">
      <w:pPr>
        <w:pStyle w:val="Heading3"/>
      </w:pPr>
      <w:bookmarkStart w:id="2947" w:name="_Toc144421444"/>
      <w:bookmarkStart w:id="2948" w:name="_Toc88852894"/>
      <w:bookmarkStart w:id="2949" w:name="_Toc98340002"/>
      <w:bookmarkStart w:id="2950" w:name="_Toc98340378"/>
      <w:bookmarkEnd w:id="2944"/>
      <w:bookmarkEnd w:id="2945"/>
      <w:bookmarkEnd w:id="2946"/>
      <w:r>
        <w:t>General</w:t>
      </w:r>
      <w:bookmarkEnd w:id="2947"/>
    </w:p>
    <w:bookmarkEnd w:id="2948"/>
    <w:bookmarkEnd w:id="2949"/>
    <w:bookmarkEnd w:id="2950"/>
    <w:p w14:paraId="70394BF3" w14:textId="54F68962" w:rsidR="001374ED" w:rsidRPr="00D56521" w:rsidRDefault="001374ED" w:rsidP="00A4606D">
      <w:pPr>
        <w:spacing w:after="120" w:line="240" w:lineRule="auto"/>
        <w:jc w:val="both"/>
      </w:pPr>
      <w:r w:rsidRPr="00D56521">
        <w:t xml:space="preserve">In areas covered by only S-102, all depth values are substituted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6123A19C" w14:textId="4B32CE51" w:rsidR="001374ED" w:rsidRPr="00D56521" w:rsidRDefault="001374ED" w:rsidP="00A4606D">
      <w:pPr>
        <w:spacing w:after="120" w:line="240" w:lineRule="auto"/>
        <w:jc w:val="both"/>
      </w:pPr>
      <w:r w:rsidRPr="00D56521">
        <w:t xml:space="preserve">In areas where WLA is processed, all depth values are adjusted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79A9D369" w14:textId="23802CEB" w:rsidR="00A4606D" w:rsidRPr="009D0DF9" w:rsidRDefault="00A4606D" w:rsidP="0043278E">
      <w:pPr>
        <w:pStyle w:val="Heading3"/>
      </w:pPr>
      <w:bookmarkStart w:id="2951" w:name="_Toc144421445"/>
      <w:bookmarkStart w:id="2952" w:name="_Ref88284051"/>
      <w:bookmarkStart w:id="2953" w:name="_Toc88852895"/>
      <w:bookmarkStart w:id="2954" w:name="_Toc98340003"/>
      <w:bookmarkStart w:id="2955" w:name="_Toc98340379"/>
      <w:r w:rsidRPr="00A4606D">
        <w:t>Areas covered by S-102 only or by both S-102 and S-104</w:t>
      </w:r>
      <w:bookmarkEnd w:id="2951"/>
    </w:p>
    <w:bookmarkEnd w:id="2952"/>
    <w:bookmarkEnd w:id="2953"/>
    <w:bookmarkEnd w:id="2954"/>
    <w:bookmarkEnd w:id="2955"/>
    <w:p w14:paraId="0DDDBEAC" w14:textId="77777777" w:rsidR="001374ED" w:rsidRPr="00D56521" w:rsidRDefault="001374ED" w:rsidP="00A4606D">
      <w:pPr>
        <w:spacing w:after="120" w:line="240" w:lineRule="auto"/>
        <w:jc w:val="both"/>
      </w:pPr>
      <w:r w:rsidRPr="00D56521">
        <w:t>Adjustment of different geographic primitives.</w:t>
      </w:r>
    </w:p>
    <w:p w14:paraId="0EE8917F" w14:textId="77777777" w:rsidR="001374ED" w:rsidRPr="00D56521" w:rsidRDefault="001374ED" w:rsidP="00A4606D">
      <w:pPr>
        <w:pStyle w:val="ListParagraph"/>
        <w:numPr>
          <w:ilvl w:val="0"/>
          <w:numId w:val="90"/>
        </w:numPr>
        <w:spacing w:after="60" w:line="240" w:lineRule="auto"/>
        <w:ind w:hanging="357"/>
        <w:jc w:val="both"/>
      </w:pPr>
      <w:r w:rsidRPr="00D56521">
        <w:t>Point Features</w:t>
      </w:r>
    </w:p>
    <w:p w14:paraId="0B2273C8" w14:textId="46C40FF9"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a value for the attribute </w:t>
      </w:r>
      <w:proofErr w:type="spellStart"/>
      <w:r w:rsidRPr="00206714">
        <w:rPr>
          <w:i/>
        </w:rPr>
        <w:t>valueOfSounding</w:t>
      </w:r>
      <w:proofErr w:type="spellEnd"/>
      <w:r w:rsidRPr="00D56521">
        <w:t xml:space="preserve"> </w:t>
      </w:r>
      <w:del w:id="2956" w:author="jonathan pritchard" w:date="2024-05-29T03:40:00Z" w16du:dateUtc="2024-05-29T02:40:00Z">
        <w:r w:rsidRPr="00D56521" w:rsidDel="00B15F52">
          <w:delText xml:space="preserve">shall </w:delText>
        </w:r>
      </w:del>
      <w:ins w:id="2957" w:author="jonathan pritchard" w:date="2024-05-29T03:40:00Z" w16du:dateUtc="2024-05-29T02:40:00Z">
        <w:r w:rsidR="00B15F52">
          <w:t>must</w:t>
        </w:r>
        <w:r w:rsidR="00B15F52" w:rsidRPr="00D56521">
          <w:t xml:space="preserve"> </w:t>
        </w:r>
      </w:ins>
      <w:r w:rsidRPr="00D56521">
        <w:t xml:space="preserve">be taken from the S-102 grid cell extents which intersects the point feature. </w:t>
      </w:r>
    </w:p>
    <w:p w14:paraId="43C06D70" w14:textId="3512D068" w:rsidR="001374ED" w:rsidRPr="00D56521" w:rsidRDefault="001374ED" w:rsidP="00A4606D">
      <w:pPr>
        <w:pStyle w:val="ListParagraph"/>
        <w:numPr>
          <w:ilvl w:val="1"/>
          <w:numId w:val="90"/>
        </w:numPr>
        <w:spacing w:after="120" w:line="240" w:lineRule="auto"/>
        <w:jc w:val="both"/>
      </w:pPr>
      <w:r w:rsidRPr="00D56521">
        <w:t>For Areas covered by S-102 and S-104</w:t>
      </w:r>
      <w:r w:rsidR="00206714">
        <w:t>,</w:t>
      </w:r>
      <w:r w:rsidRPr="00D56521">
        <w:t xml:space="preserve"> </w:t>
      </w:r>
      <w:r w:rsidR="00206714">
        <w:t>t</w:t>
      </w:r>
      <w:r w:rsidRPr="00D56521">
        <w:t xml:space="preserve">he value for attribute </w:t>
      </w:r>
      <w:proofErr w:type="spellStart"/>
      <w:r w:rsidRPr="00206714">
        <w:rPr>
          <w:i/>
        </w:rPr>
        <w:t>valueOfSounding</w:t>
      </w:r>
      <w:proofErr w:type="spellEnd"/>
      <w:r w:rsidRPr="00D56521">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D56521">
        <w:t>C-4</w:t>
      </w:r>
      <w:r w:rsidR="00206714">
        <w:t>-</w:t>
      </w:r>
      <w:r w:rsidRPr="00D56521">
        <w:t xml:space="preserve">2.5, </w:t>
      </w:r>
      <w:r w:rsidR="00021266" w:rsidRPr="00D56521">
        <w:t>C-4</w:t>
      </w:r>
      <w:r w:rsidR="00206714">
        <w:t>-</w:t>
      </w:r>
      <w:r w:rsidRPr="00D56521">
        <w:t xml:space="preserve">2.6 and </w:t>
      </w:r>
      <w:r w:rsidR="00021266" w:rsidRPr="00D56521">
        <w:t>C-4</w:t>
      </w:r>
      <w:r w:rsidR="00206714">
        <w:t>-</w:t>
      </w:r>
      <w:r w:rsidRPr="00D56521">
        <w:t>2.7.</w:t>
      </w:r>
    </w:p>
    <w:p w14:paraId="48333ADA" w14:textId="77777777" w:rsidR="001374ED" w:rsidRPr="00D56521" w:rsidRDefault="001374ED" w:rsidP="00A4606D">
      <w:pPr>
        <w:pStyle w:val="ListParagraph"/>
        <w:numPr>
          <w:ilvl w:val="0"/>
          <w:numId w:val="90"/>
        </w:numPr>
        <w:spacing w:after="60" w:line="240" w:lineRule="auto"/>
        <w:ind w:hanging="357"/>
        <w:jc w:val="both"/>
      </w:pPr>
      <w:r w:rsidRPr="00D56521">
        <w:t xml:space="preserve">For Curve and Surface features </w:t>
      </w:r>
    </w:p>
    <w:p w14:paraId="70659CE0" w14:textId="5DD33915"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the value for </w:t>
      </w:r>
      <w:proofErr w:type="spellStart"/>
      <w:r w:rsidRPr="00206714">
        <w:rPr>
          <w:i/>
        </w:rPr>
        <w:t>valueOfSounding</w:t>
      </w:r>
      <w:proofErr w:type="spellEnd"/>
      <w:r w:rsidRPr="00D56521">
        <w:t xml:space="preserve"> </w:t>
      </w:r>
      <w:del w:id="2958" w:author="jonathan pritchard" w:date="2024-05-29T03:40:00Z" w16du:dateUtc="2024-05-29T02:40:00Z">
        <w:r w:rsidRPr="00D56521" w:rsidDel="00B15F52">
          <w:delText xml:space="preserve">shall </w:delText>
        </w:r>
      </w:del>
      <w:ins w:id="2959" w:author="jonathan pritchard" w:date="2024-05-29T03:40:00Z" w16du:dateUtc="2024-05-29T02:40:00Z">
        <w:r w:rsidR="00B15F52">
          <w:t>must</w:t>
        </w:r>
        <w:r w:rsidR="00B15F52" w:rsidRPr="00D56521">
          <w:t xml:space="preserve"> </w:t>
        </w:r>
      </w:ins>
      <w:r w:rsidRPr="00D56521">
        <w:t xml:space="preserve">be the </w:t>
      </w:r>
      <w:proofErr w:type="spellStart"/>
      <w:r w:rsidRPr="00D56521">
        <w:t>shoalest</w:t>
      </w:r>
      <w:proofErr w:type="spellEnd"/>
      <w:r w:rsidRPr="00D56521">
        <w:t xml:space="preserve"> value of all S-102 grid cells whose extents intersect the feature’s geometry within the S-102 coverage available. If the curve or surface feature is not completely within the S-102 then the value defined is the </w:t>
      </w:r>
      <w:proofErr w:type="spellStart"/>
      <w:r w:rsidRPr="00D56521">
        <w:t>shoalest</w:t>
      </w:r>
      <w:proofErr w:type="spellEnd"/>
      <w:r w:rsidRPr="00D56521">
        <w:t xml:space="preserve"> resulting from the original feature value in S-101 attribute and the value selected from the intersecting S-102 grid cells.</w:t>
      </w:r>
    </w:p>
    <w:p w14:paraId="05403BDC" w14:textId="7ABD2328" w:rsidR="001374ED" w:rsidRPr="00D56521" w:rsidRDefault="001374ED" w:rsidP="00A4606D">
      <w:pPr>
        <w:pStyle w:val="ListParagraph"/>
        <w:numPr>
          <w:ilvl w:val="1"/>
          <w:numId w:val="90"/>
        </w:numPr>
        <w:spacing w:after="120" w:line="240" w:lineRule="auto"/>
        <w:jc w:val="both"/>
      </w:pPr>
      <w:r w:rsidRPr="00D56521">
        <w:t xml:space="preserve">For Areas covered by S-102 and S-104, the value for </w:t>
      </w:r>
      <w:proofErr w:type="spellStart"/>
      <w:r w:rsidRPr="00206714">
        <w:rPr>
          <w:i/>
        </w:rPr>
        <w:t>valueOfSounding</w:t>
      </w:r>
      <w:proofErr w:type="spellEnd"/>
      <w:r w:rsidRPr="00D56521">
        <w:t xml:space="preserve"> is first selected, as the </w:t>
      </w:r>
      <w:proofErr w:type="spellStart"/>
      <w:r w:rsidRPr="00D56521">
        <w:t>shoalest</w:t>
      </w:r>
      <w:proofErr w:type="spellEnd"/>
      <w:r w:rsidRPr="00D56521">
        <w:t xml:space="preserve"> value of all S-102 grid cells whose extents intersect the feature’s geometry. WLA adjustment is then applied to this value by selecting the </w:t>
      </w:r>
      <w:proofErr w:type="spellStart"/>
      <w:r w:rsidRPr="00D56521">
        <w:t>shoalest</w:t>
      </w:r>
      <w:proofErr w:type="spellEnd"/>
      <w:r w:rsidRPr="00D56521">
        <w:t xml:space="preserve"> value from all intersecting S-104 grid cells. The value selected is as defined in </w:t>
      </w:r>
      <w:r w:rsidR="00206714">
        <w:t>clauses C-4-</w:t>
      </w:r>
      <w:r w:rsidRPr="00D56521">
        <w:t xml:space="preserve">2.5, </w:t>
      </w:r>
      <w:r w:rsidR="00206714">
        <w:t>C-4-</w:t>
      </w:r>
      <w:r w:rsidRPr="00D56521">
        <w:t xml:space="preserve">2.6 and </w:t>
      </w:r>
      <w:r w:rsidR="00206714">
        <w:t>C-4-</w:t>
      </w:r>
      <w:r w:rsidRPr="00D56521">
        <w:t xml:space="preserve">2.7. If the curve or surface feature is not completely within the S-104 coverage then the adjusted value is the </w:t>
      </w:r>
      <w:proofErr w:type="spellStart"/>
      <w:r w:rsidRPr="00D56521">
        <w:t>shoalest</w:t>
      </w:r>
      <w:proofErr w:type="spellEnd"/>
      <w:r w:rsidRPr="00D56521">
        <w:t xml:space="preserve"> value resulting from the original feature value in S-101 attribute and the WLA adjusted value. </w:t>
      </w:r>
    </w:p>
    <w:p w14:paraId="4FD3A697"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D56521" w:rsidRDefault="001374ED" w:rsidP="009620E9">
      <w:pPr>
        <w:pStyle w:val="Caption"/>
        <w:spacing w:after="120" w:line="240" w:lineRule="auto"/>
        <w:jc w:val="center"/>
      </w:pPr>
      <w:r w:rsidRPr="00D56521">
        <w:t xml:space="preserve">Figure </w:t>
      </w:r>
      <w:r w:rsidR="0050181D" w:rsidRPr="00D56521">
        <w:t>C-4-</w:t>
      </w:r>
      <w:r w:rsidRPr="00D56521">
        <w:t>18</w:t>
      </w:r>
      <w:r w:rsidR="009620E9">
        <w:t xml:space="preserve"> -</w:t>
      </w:r>
      <w:r w:rsidRPr="00D56521">
        <w:t xml:space="preserve"> Substitution of sounding value from S-102</w:t>
      </w:r>
    </w:p>
    <w:p w14:paraId="0699C70B"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D56521" w:rsidRDefault="001374ED" w:rsidP="009620E9">
      <w:pPr>
        <w:pStyle w:val="Caption"/>
        <w:spacing w:after="120" w:line="240" w:lineRule="auto"/>
        <w:jc w:val="center"/>
      </w:pPr>
      <w:r w:rsidRPr="00D56521">
        <w:t xml:space="preserve">Figure </w:t>
      </w:r>
      <w:r w:rsidR="0050181D" w:rsidRPr="00D56521">
        <w:t>C-4-</w:t>
      </w:r>
      <w:r w:rsidRPr="00D56521">
        <w:t>19</w:t>
      </w:r>
      <w:r w:rsidR="009620E9">
        <w:t xml:space="preserve"> -</w:t>
      </w:r>
      <w:r w:rsidR="00947796" w:rsidRPr="00D56521">
        <w:t xml:space="preserve"> </w:t>
      </w:r>
      <w:r w:rsidRPr="00D56521">
        <w:t xml:space="preserve">Substitution of </w:t>
      </w:r>
      <w:proofErr w:type="spellStart"/>
      <w:r w:rsidRPr="009620E9">
        <w:rPr>
          <w:i/>
        </w:rPr>
        <w:t>valueOfSounding</w:t>
      </w:r>
      <w:proofErr w:type="spellEnd"/>
      <w:r w:rsidRPr="00D56521">
        <w:t xml:space="preserve"> attribute in S-101 Obstruction from S-102 data</w:t>
      </w:r>
    </w:p>
    <w:p w14:paraId="40280826" w14:textId="40CDFED3" w:rsidR="001374ED" w:rsidRPr="009620E9" w:rsidRDefault="001374ED" w:rsidP="009620E9">
      <w:pPr>
        <w:spacing w:after="60" w:line="240" w:lineRule="auto"/>
        <w:jc w:val="both"/>
      </w:pPr>
      <w:r w:rsidRPr="00D56521">
        <w:t>The S-101 features for which this depth substitution is required in S-102 coverage areas are listed,</w:t>
      </w:r>
      <w:r w:rsidRPr="00D56521">
        <w:rPr>
          <w:i/>
          <w:iCs/>
        </w:rPr>
        <w:t xml:space="preserve"> </w:t>
      </w:r>
      <w:r w:rsidRPr="00D56521">
        <w:t xml:space="preserve">(items 1,2 and 3 are also used as sources for indications under IMO MSC </w:t>
      </w:r>
      <w:del w:id="2960" w:author="Raphael Malyankar" w:date="2023-08-31T20:05:00Z">
        <w:r w:rsidRPr="00D56521" w:rsidDel="00EC48EE">
          <w:delText>232(82)</w:delText>
        </w:r>
      </w:del>
      <w:ins w:id="2961" w:author="Raphael Malyankar" w:date="2023-08-31T20:05:00Z">
        <w:r w:rsidR="00EC48EE">
          <w:t>530(106)</w:t>
        </w:r>
      </w:ins>
      <w:r w:rsidRPr="00D56521">
        <w:t xml:space="preserve"> 11.4.6)</w:t>
      </w:r>
      <w:r w:rsidR="009620E9">
        <w:rPr>
          <w:iCs/>
        </w:rPr>
        <w:t>.</w:t>
      </w:r>
    </w:p>
    <w:p w14:paraId="5ACD5D50" w14:textId="44495EEB" w:rsidR="001374ED" w:rsidRPr="00D56521" w:rsidRDefault="001374ED" w:rsidP="009620E9">
      <w:pPr>
        <w:pStyle w:val="ListParagraph"/>
        <w:numPr>
          <w:ilvl w:val="0"/>
          <w:numId w:val="85"/>
        </w:numPr>
        <w:spacing w:after="60" w:line="240" w:lineRule="auto"/>
        <w:jc w:val="both"/>
      </w:pPr>
      <w:r w:rsidRPr="00D56521">
        <w:t>Underwater</w:t>
      </w:r>
      <w:r w:rsidR="00772167">
        <w:t>/</w:t>
      </w:r>
      <w:r w:rsidRPr="00D56521">
        <w:t>Awash</w:t>
      </w:r>
      <w:r w:rsidR="00772167">
        <w:t xml:space="preserve"> </w:t>
      </w:r>
      <w:r w:rsidRPr="00D56521">
        <w:t>Rock</w:t>
      </w:r>
    </w:p>
    <w:p w14:paraId="1381B928" w14:textId="77777777" w:rsidR="001374ED" w:rsidRPr="00D56521" w:rsidRDefault="001374ED" w:rsidP="009620E9">
      <w:pPr>
        <w:pStyle w:val="ListParagraph"/>
        <w:numPr>
          <w:ilvl w:val="0"/>
          <w:numId w:val="85"/>
        </w:numPr>
        <w:spacing w:after="60" w:line="240" w:lineRule="auto"/>
        <w:jc w:val="both"/>
      </w:pPr>
      <w:r w:rsidRPr="00D56521">
        <w:t>Wreck</w:t>
      </w:r>
    </w:p>
    <w:p w14:paraId="72A8E701" w14:textId="77777777" w:rsidR="001374ED" w:rsidRPr="00D56521" w:rsidRDefault="001374ED" w:rsidP="009620E9">
      <w:pPr>
        <w:pStyle w:val="ListParagraph"/>
        <w:numPr>
          <w:ilvl w:val="0"/>
          <w:numId w:val="85"/>
        </w:numPr>
        <w:spacing w:after="60" w:line="240" w:lineRule="auto"/>
        <w:jc w:val="both"/>
      </w:pPr>
      <w:r w:rsidRPr="00D56521">
        <w:t>Obstruction</w:t>
      </w:r>
    </w:p>
    <w:p w14:paraId="54B30966" w14:textId="4DCB48F8" w:rsidR="001374ED" w:rsidRPr="00D56521" w:rsidRDefault="001374ED" w:rsidP="009620E9">
      <w:pPr>
        <w:pStyle w:val="ListParagraph"/>
        <w:numPr>
          <w:ilvl w:val="0"/>
          <w:numId w:val="85"/>
        </w:numPr>
        <w:spacing w:after="60" w:line="240" w:lineRule="auto"/>
        <w:jc w:val="both"/>
      </w:pPr>
      <w:r w:rsidRPr="00D56521">
        <w:t>Foul</w:t>
      </w:r>
      <w:r w:rsidR="00772167">
        <w:t xml:space="preserve"> </w:t>
      </w:r>
      <w:r w:rsidRPr="00D56521">
        <w:t>Ground</w:t>
      </w:r>
    </w:p>
    <w:p w14:paraId="737C6797" w14:textId="489FCC5C" w:rsidR="001374ED" w:rsidRPr="00D56521" w:rsidRDefault="001374ED" w:rsidP="009620E9">
      <w:pPr>
        <w:pStyle w:val="ListParagraph"/>
        <w:numPr>
          <w:ilvl w:val="0"/>
          <w:numId w:val="85"/>
        </w:numPr>
        <w:spacing w:after="60" w:line="240" w:lineRule="auto"/>
        <w:jc w:val="both"/>
      </w:pPr>
      <w:r w:rsidRPr="00D56521">
        <w:t>Marine</w:t>
      </w:r>
      <w:r w:rsidR="00772167">
        <w:t xml:space="preserve"> </w:t>
      </w:r>
      <w:r w:rsidRPr="00D56521">
        <w:t>Farm</w:t>
      </w:r>
      <w:r w:rsidR="00772167">
        <w:t>/</w:t>
      </w:r>
      <w:r w:rsidRPr="00D56521">
        <w:t>Culture</w:t>
      </w:r>
    </w:p>
    <w:p w14:paraId="069F0E62" w14:textId="77777777" w:rsidR="001374ED" w:rsidRPr="00D56521" w:rsidRDefault="001374ED" w:rsidP="009620E9">
      <w:pPr>
        <w:pStyle w:val="ListParagraph"/>
        <w:numPr>
          <w:ilvl w:val="0"/>
          <w:numId w:val="85"/>
        </w:numPr>
        <w:spacing w:after="120" w:line="240" w:lineRule="auto"/>
        <w:jc w:val="both"/>
      </w:pPr>
      <w:r w:rsidRPr="00D56521">
        <w:t>Soundings (either individual soundings or those which are part of an array) substituting the S-102 grid cell whose extents intersect the sounding position for the defined ZCOO (ISO8211).</w:t>
      </w:r>
    </w:p>
    <w:p w14:paraId="1EF78944" w14:textId="77777777" w:rsidR="001374ED" w:rsidRPr="00D56521" w:rsidRDefault="001374ED" w:rsidP="009620E9">
      <w:pPr>
        <w:spacing w:after="120" w:line="240" w:lineRule="auto"/>
        <w:jc w:val="both"/>
      </w:pPr>
      <w:r w:rsidRPr="00D56521">
        <w:t xml:space="preserve">If the depth substituted S-101 feature is covered by S-104, then WLA is processed using same method as for the underlying depth area. </w:t>
      </w:r>
    </w:p>
    <w:p w14:paraId="1959AA01" w14:textId="3458399D" w:rsidR="001374ED" w:rsidRPr="00D56521" w:rsidRDefault="001374ED" w:rsidP="009620E9">
      <w:pPr>
        <w:spacing w:after="60" w:line="240" w:lineRule="auto"/>
        <w:jc w:val="both"/>
      </w:pPr>
      <w:r w:rsidRPr="00D56521">
        <w:t xml:space="preserve">Depth values </w:t>
      </w:r>
      <w:del w:id="2962" w:author="jonathan pritchard" w:date="2024-05-29T03:40:00Z" w16du:dateUtc="2024-05-29T02:40:00Z">
        <w:r w:rsidRPr="00D56521" w:rsidDel="00B15F52">
          <w:delText xml:space="preserve">shall </w:delText>
        </w:r>
      </w:del>
      <w:ins w:id="2963" w:author="jonathan pritchard" w:date="2024-05-29T03:40:00Z" w16du:dateUtc="2024-05-29T02:40:00Z">
        <w:r w:rsidR="00B15F52">
          <w:t>must</w:t>
        </w:r>
        <w:r w:rsidR="00B15F52" w:rsidRPr="00D56521">
          <w:t xml:space="preserve"> </w:t>
        </w:r>
      </w:ins>
      <w:r w:rsidRPr="00D56521">
        <w:t xml:space="preserve">also be substituted for the attribute </w:t>
      </w:r>
      <w:proofErr w:type="spellStart"/>
      <w:r w:rsidR="009620E9" w:rsidRPr="009620E9">
        <w:rPr>
          <w:i/>
        </w:rPr>
        <w:t>depthRangeMinimum</w:t>
      </w:r>
      <w:r w:rsidRPr="009620E9">
        <w:rPr>
          <w:i/>
        </w:rPr>
        <w:t>Value</w:t>
      </w:r>
      <w:proofErr w:type="spellEnd"/>
      <w:r w:rsidRPr="00D56521">
        <w:t xml:space="preserve"> in other S-101 features. These are:</w:t>
      </w:r>
    </w:p>
    <w:p w14:paraId="1FDBB9F6" w14:textId="77777777" w:rsidR="001374ED" w:rsidRPr="00D56521" w:rsidRDefault="001374ED" w:rsidP="009620E9">
      <w:pPr>
        <w:pStyle w:val="ListParagraph"/>
        <w:numPr>
          <w:ilvl w:val="0"/>
          <w:numId w:val="94"/>
        </w:numPr>
        <w:spacing w:after="60" w:line="240" w:lineRule="auto"/>
        <w:jc w:val="both"/>
      </w:pPr>
      <w:commentRangeStart w:id="2964"/>
      <w:r w:rsidRPr="00D56521">
        <w:t>Gate</w:t>
      </w:r>
    </w:p>
    <w:p w14:paraId="4B79E4CA" w14:textId="77777777" w:rsidR="001374ED" w:rsidRPr="00D56521" w:rsidRDefault="001374ED" w:rsidP="009620E9">
      <w:pPr>
        <w:pStyle w:val="ListParagraph"/>
        <w:numPr>
          <w:ilvl w:val="0"/>
          <w:numId w:val="94"/>
        </w:numPr>
        <w:spacing w:after="60" w:line="240" w:lineRule="auto"/>
        <w:jc w:val="both"/>
      </w:pPr>
      <w:r w:rsidRPr="00D56521">
        <w:t>Berth</w:t>
      </w:r>
    </w:p>
    <w:p w14:paraId="1E4AEBBB" w14:textId="1B1A7E3D" w:rsidR="001374ED" w:rsidRPr="00D56521" w:rsidRDefault="001374ED" w:rsidP="009620E9">
      <w:pPr>
        <w:pStyle w:val="ListParagraph"/>
        <w:numPr>
          <w:ilvl w:val="0"/>
          <w:numId w:val="94"/>
        </w:numPr>
        <w:spacing w:after="60" w:line="240" w:lineRule="auto"/>
        <w:jc w:val="both"/>
      </w:pPr>
      <w:r w:rsidRPr="00D56521">
        <w:t xml:space="preserve">Dry </w:t>
      </w:r>
      <w:r w:rsidR="00772167">
        <w:t>D</w:t>
      </w:r>
      <w:r w:rsidRPr="00D56521">
        <w:t>ock</w:t>
      </w:r>
    </w:p>
    <w:p w14:paraId="3B423050" w14:textId="0ACB3121" w:rsidR="001374ED" w:rsidRPr="00D56521" w:rsidRDefault="001374ED" w:rsidP="009620E9">
      <w:pPr>
        <w:pStyle w:val="ListParagraph"/>
        <w:numPr>
          <w:ilvl w:val="0"/>
          <w:numId w:val="94"/>
        </w:numPr>
        <w:spacing w:after="60" w:line="240" w:lineRule="auto"/>
        <w:jc w:val="both"/>
      </w:pPr>
      <w:r w:rsidRPr="00D56521">
        <w:t xml:space="preserve">Floating </w:t>
      </w:r>
      <w:r w:rsidR="00772167">
        <w:t>D</w:t>
      </w:r>
      <w:r w:rsidRPr="00D56521">
        <w:t>ock</w:t>
      </w:r>
    </w:p>
    <w:p w14:paraId="75443C8F" w14:textId="1B34CB79" w:rsidR="001374ED" w:rsidRPr="00D56521" w:rsidRDefault="001374ED" w:rsidP="009620E9">
      <w:pPr>
        <w:pStyle w:val="ListParagraph"/>
        <w:numPr>
          <w:ilvl w:val="0"/>
          <w:numId w:val="94"/>
        </w:numPr>
        <w:spacing w:after="60" w:line="240" w:lineRule="auto"/>
        <w:jc w:val="both"/>
      </w:pPr>
      <w:r w:rsidRPr="00D56521">
        <w:t xml:space="preserve">Dredged </w:t>
      </w:r>
      <w:r w:rsidR="00772167">
        <w:t>A</w:t>
      </w:r>
      <w:r w:rsidRPr="00D56521">
        <w:t>rea</w:t>
      </w:r>
    </w:p>
    <w:p w14:paraId="55D42F70" w14:textId="56FE9871" w:rsidR="001374ED" w:rsidRPr="00D56521" w:rsidRDefault="001374ED" w:rsidP="009620E9">
      <w:pPr>
        <w:pStyle w:val="ListParagraph"/>
        <w:numPr>
          <w:ilvl w:val="0"/>
          <w:numId w:val="94"/>
        </w:numPr>
        <w:spacing w:after="60" w:line="240" w:lineRule="auto"/>
        <w:jc w:val="both"/>
      </w:pPr>
      <w:r w:rsidRPr="00D56521">
        <w:t xml:space="preserve">Swept </w:t>
      </w:r>
      <w:r w:rsidR="00772167">
        <w:t>A</w:t>
      </w:r>
      <w:r w:rsidRPr="00D56521">
        <w:t>rea</w:t>
      </w:r>
    </w:p>
    <w:p w14:paraId="482CAE55" w14:textId="0246F692" w:rsidR="001374ED" w:rsidRPr="00D56521" w:rsidRDefault="001374ED" w:rsidP="009620E9">
      <w:pPr>
        <w:pStyle w:val="ListParagraph"/>
        <w:numPr>
          <w:ilvl w:val="0"/>
          <w:numId w:val="94"/>
        </w:numPr>
        <w:spacing w:after="60" w:line="240" w:lineRule="auto"/>
        <w:jc w:val="both"/>
      </w:pPr>
      <w:r w:rsidRPr="00D56521">
        <w:t xml:space="preserve">Pipeline </w:t>
      </w:r>
      <w:r w:rsidR="00772167">
        <w:t>S</w:t>
      </w:r>
      <w:r w:rsidRPr="00D56521">
        <w:t>ubmarine/</w:t>
      </w:r>
      <w:r w:rsidR="00772167">
        <w:t>O</w:t>
      </w:r>
      <w:r w:rsidRPr="00D56521">
        <w:t xml:space="preserve">n </w:t>
      </w:r>
      <w:r w:rsidR="00772167">
        <w:t>L</w:t>
      </w:r>
      <w:r w:rsidRPr="00D56521">
        <w:t>and</w:t>
      </w:r>
    </w:p>
    <w:p w14:paraId="7528DA21" w14:textId="525368BA" w:rsidR="001374ED" w:rsidRPr="00D56521" w:rsidRDefault="001374ED" w:rsidP="009620E9">
      <w:pPr>
        <w:pStyle w:val="ListParagraph"/>
        <w:numPr>
          <w:ilvl w:val="0"/>
          <w:numId w:val="94"/>
        </w:numPr>
        <w:spacing w:after="60" w:line="240" w:lineRule="auto"/>
        <w:jc w:val="both"/>
      </w:pPr>
      <w:r w:rsidRPr="00D56521">
        <w:t xml:space="preserve">Recommended </w:t>
      </w:r>
      <w:r w:rsidR="00772167">
        <w:t>T</w:t>
      </w:r>
      <w:r w:rsidRPr="00D56521">
        <w:t>rack</w:t>
      </w:r>
    </w:p>
    <w:p w14:paraId="3B45095E" w14:textId="77777777" w:rsidR="001374ED" w:rsidRPr="00D56521" w:rsidRDefault="001374ED" w:rsidP="009620E9">
      <w:pPr>
        <w:pStyle w:val="ListParagraph"/>
        <w:numPr>
          <w:ilvl w:val="0"/>
          <w:numId w:val="94"/>
        </w:numPr>
        <w:spacing w:after="60" w:line="240" w:lineRule="auto"/>
        <w:jc w:val="both"/>
      </w:pPr>
      <w:r w:rsidRPr="00D56521">
        <w:t>Fairway</w:t>
      </w:r>
    </w:p>
    <w:p w14:paraId="62852BD8" w14:textId="50DD4433" w:rsidR="001374ED" w:rsidRPr="00D56521" w:rsidRDefault="001374ED" w:rsidP="009620E9">
      <w:pPr>
        <w:pStyle w:val="ListParagraph"/>
        <w:numPr>
          <w:ilvl w:val="0"/>
          <w:numId w:val="94"/>
        </w:numPr>
        <w:spacing w:after="60" w:line="240" w:lineRule="auto"/>
        <w:jc w:val="both"/>
      </w:pPr>
      <w:r w:rsidRPr="00D56521">
        <w:t xml:space="preserve">Recommended </w:t>
      </w:r>
      <w:r w:rsidR="00772167">
        <w:t>R</w:t>
      </w:r>
      <w:r w:rsidRPr="00D56521">
        <w:t xml:space="preserve">oute </w:t>
      </w:r>
      <w:r w:rsidR="00772167">
        <w:t>C</w:t>
      </w:r>
      <w:r w:rsidRPr="00D56521">
        <w:t>entreline</w:t>
      </w:r>
    </w:p>
    <w:p w14:paraId="29EFEF5D" w14:textId="5C7C40A9" w:rsidR="001374ED" w:rsidRPr="00D56521" w:rsidRDefault="001374ED" w:rsidP="009620E9">
      <w:pPr>
        <w:pStyle w:val="ListParagraph"/>
        <w:numPr>
          <w:ilvl w:val="0"/>
          <w:numId w:val="94"/>
        </w:numPr>
        <w:spacing w:after="60" w:line="240" w:lineRule="auto"/>
        <w:jc w:val="both"/>
      </w:pPr>
      <w:r w:rsidRPr="00D56521">
        <w:t>Two-</w:t>
      </w:r>
      <w:r w:rsidR="00772167">
        <w:t>W</w:t>
      </w:r>
      <w:r w:rsidRPr="00D56521">
        <w:t xml:space="preserve">ay </w:t>
      </w:r>
      <w:r w:rsidR="00772167">
        <w:t>R</w:t>
      </w:r>
      <w:r w:rsidRPr="00D56521">
        <w:t xml:space="preserve">oute </w:t>
      </w:r>
      <w:r w:rsidR="00772167">
        <w:t>P</w:t>
      </w:r>
      <w:r w:rsidRPr="00D56521">
        <w:t>art</w:t>
      </w:r>
    </w:p>
    <w:p w14:paraId="74BE79DB" w14:textId="1D9C9BBA" w:rsidR="001374ED" w:rsidRPr="00D56521" w:rsidRDefault="001374ED" w:rsidP="009620E9">
      <w:pPr>
        <w:pStyle w:val="ListParagraph"/>
        <w:numPr>
          <w:ilvl w:val="0"/>
          <w:numId w:val="94"/>
        </w:numPr>
        <w:spacing w:after="60" w:line="240" w:lineRule="auto"/>
        <w:jc w:val="both"/>
      </w:pPr>
      <w:r w:rsidRPr="00D56521">
        <w:t xml:space="preserve">Deep </w:t>
      </w:r>
      <w:r w:rsidR="00772167">
        <w:t>W</w:t>
      </w:r>
      <w:r w:rsidRPr="00D56521">
        <w:t xml:space="preserve">ater </w:t>
      </w:r>
      <w:r w:rsidR="00772167">
        <w:t>R</w:t>
      </w:r>
      <w:r w:rsidRPr="00D56521">
        <w:t xml:space="preserve">oute </w:t>
      </w:r>
      <w:r w:rsidR="00772167">
        <w:t>C</w:t>
      </w:r>
      <w:r w:rsidRPr="00D56521">
        <w:t>entreline</w:t>
      </w:r>
    </w:p>
    <w:p w14:paraId="4A55B3CE" w14:textId="38C5E3B1" w:rsidR="001374ED" w:rsidRPr="00D56521" w:rsidRDefault="001374ED" w:rsidP="009620E9">
      <w:pPr>
        <w:pStyle w:val="ListParagraph"/>
        <w:numPr>
          <w:ilvl w:val="0"/>
          <w:numId w:val="94"/>
        </w:numPr>
        <w:spacing w:after="120" w:line="240" w:lineRule="auto"/>
        <w:jc w:val="both"/>
      </w:pPr>
      <w:r w:rsidRPr="00D56521">
        <w:t xml:space="preserve">Deep </w:t>
      </w:r>
      <w:r w:rsidR="00772167">
        <w:t>W</w:t>
      </w:r>
      <w:r w:rsidRPr="00D56521">
        <w:t xml:space="preserve">ater </w:t>
      </w:r>
      <w:r w:rsidR="00772167">
        <w:t>R</w:t>
      </w:r>
      <w:r w:rsidRPr="00D56521">
        <w:t xml:space="preserve">oute </w:t>
      </w:r>
      <w:r w:rsidR="00772167">
        <w:t>P</w:t>
      </w:r>
      <w:r w:rsidRPr="00D56521">
        <w:t>art</w:t>
      </w:r>
      <w:commentRangeEnd w:id="2964"/>
      <w:r w:rsidR="00B15F52">
        <w:rPr>
          <w:rStyle w:val="CommentReference"/>
        </w:rPr>
        <w:commentReference w:id="2964"/>
      </w:r>
    </w:p>
    <w:p w14:paraId="54DFB961" w14:textId="20B4D49A" w:rsidR="001374ED" w:rsidRPr="00D56521" w:rsidRDefault="001374ED" w:rsidP="009620E9">
      <w:pPr>
        <w:spacing w:after="120" w:line="240" w:lineRule="auto"/>
        <w:jc w:val="both"/>
      </w:pPr>
      <w:r w:rsidRPr="00D56521">
        <w:t xml:space="preserve">For all features with substituted (and possibly adjusted values), the </w:t>
      </w:r>
      <w:r w:rsidR="00815F72">
        <w:t>ECDIS P</w:t>
      </w:r>
      <w:r w:rsidRPr="00D56521">
        <w:t xml:space="preserve">ick </w:t>
      </w:r>
      <w:r w:rsidR="00815F72">
        <w:t>R</w:t>
      </w:r>
      <w:r w:rsidRPr="00D56521">
        <w:t>eport shall indicate the substituted/adjusted value and its source. The format and portrayal of depths and drying heights (</w:t>
      </w:r>
      <w:r w:rsidR="00815F72">
        <w:t>that is, number of decimals, etc</w:t>
      </w:r>
      <w:r w:rsidRPr="00D56521">
        <w:t>) is unchanged.</w:t>
      </w:r>
    </w:p>
    <w:p w14:paraId="25D7AC63" w14:textId="5118BA70" w:rsidR="001374ED" w:rsidRPr="00D56521" w:rsidRDefault="001374ED" w:rsidP="009620E9">
      <w:pPr>
        <w:spacing w:after="120" w:line="240" w:lineRule="auto"/>
        <w:jc w:val="both"/>
      </w:pPr>
      <w:r w:rsidRPr="00D56521">
        <w:t>For example, for S-102 only covered area</w:t>
      </w:r>
      <w:r w:rsidR="00815F72">
        <w:t>:</w:t>
      </w:r>
    </w:p>
    <w:p w14:paraId="5DFD05E3"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12.3 m [S-102]</w:t>
      </w:r>
    </w:p>
    <w:p w14:paraId="4ED7D0F2" w14:textId="167430A0" w:rsidR="001374ED" w:rsidRPr="00D56521" w:rsidRDefault="001374ED" w:rsidP="009620E9">
      <w:pPr>
        <w:spacing w:after="120" w:line="240" w:lineRule="auto"/>
        <w:jc w:val="both"/>
      </w:pPr>
      <w:r w:rsidRPr="00D56521">
        <w:t xml:space="preserve">When an S-101 attribute has been WLA adjusted the pick report shall indicate the WLA adjusted value, source and time/date. The format of time date is: </w:t>
      </w:r>
      <w:proofErr w:type="spellStart"/>
      <w:r w:rsidRPr="00D56521">
        <w:t>hh:mm</w:t>
      </w:r>
      <w:proofErr w:type="spellEnd"/>
      <w:r w:rsidRPr="00D56521">
        <w:t xml:space="preserve"> dd mmm </w:t>
      </w:r>
      <w:proofErr w:type="spellStart"/>
      <w:r w:rsidRPr="00D56521">
        <w:t>yyyy</w:t>
      </w:r>
      <w:proofErr w:type="spellEnd"/>
      <w:r w:rsidR="00815F72">
        <w:t>.</w:t>
      </w:r>
    </w:p>
    <w:p w14:paraId="4877BAF1" w14:textId="027A374E" w:rsidR="001374ED" w:rsidRPr="00D56521" w:rsidRDefault="001374ED" w:rsidP="009620E9">
      <w:pPr>
        <w:spacing w:after="120" w:line="240" w:lineRule="auto"/>
        <w:jc w:val="both"/>
      </w:pPr>
      <w:r w:rsidRPr="00D56521">
        <w:t>For example, for both S-102 and S-104 covered area</w:t>
      </w:r>
      <w:r w:rsidR="00815F72">
        <w:t>:</w:t>
      </w:r>
    </w:p>
    <w:p w14:paraId="344B8006" w14:textId="77777777" w:rsidR="001374ED" w:rsidRPr="00D56521" w:rsidRDefault="001374ED" w:rsidP="00815F72">
      <w:pPr>
        <w:spacing w:after="120" w:line="240" w:lineRule="auto"/>
        <w:ind w:left="426"/>
        <w:jc w:val="both"/>
        <w:rPr>
          <w:b/>
          <w:bCs/>
          <w:color w:val="0070C0"/>
        </w:rPr>
      </w:pPr>
      <w:r w:rsidRPr="00D56521">
        <w:rPr>
          <w:b/>
          <w:bCs/>
          <w:color w:val="0070C0"/>
        </w:rPr>
        <w:lastRenderedPageBreak/>
        <w:t>Value Of Sounding 15.5m [WLA 12:34 08 Nov 2021]</w:t>
      </w:r>
    </w:p>
    <w:p w14:paraId="4F7B432A"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15.5m [WLA from 12:34 08 Nov 2021 to 14:56 08 Nov 2021]</w:t>
      </w:r>
    </w:p>
    <w:p w14:paraId="46CC8C0E" w14:textId="77777777" w:rsidR="001374ED" w:rsidRPr="00D56521" w:rsidRDefault="001374ED" w:rsidP="009620E9">
      <w:pPr>
        <w:spacing w:after="120" w:line="240" w:lineRule="auto"/>
        <w:jc w:val="both"/>
      </w:pPr>
    </w:p>
    <w:p w14:paraId="3025E135" w14:textId="6DBA81F6" w:rsidR="001374ED" w:rsidRPr="0043278E" w:rsidRDefault="000163F9" w:rsidP="00024B10">
      <w:pPr>
        <w:pStyle w:val="Heading3"/>
        <w:numPr>
          <w:ilvl w:val="0"/>
          <w:numId w:val="0"/>
        </w:numPr>
        <w:rPr>
          <w:highlight w:val="yellow"/>
        </w:rPr>
      </w:pPr>
      <w:bookmarkStart w:id="2965" w:name="_Toc88852896"/>
      <w:bookmarkStart w:id="2966" w:name="_Toc98340004"/>
      <w:bookmarkStart w:id="2967" w:name="_Toc98340380"/>
      <w:bookmarkStart w:id="2968" w:name="_Toc144421446"/>
      <w:r w:rsidRPr="00024B10">
        <w:t>C-4.</w:t>
      </w:r>
      <w:commentRangeStart w:id="2969"/>
      <w:r w:rsidRPr="00024B10">
        <w:t>3</w:t>
      </w:r>
      <w:commentRangeEnd w:id="2969"/>
      <w:r w:rsidR="003D4443" w:rsidRPr="0043278E">
        <w:rPr>
          <w:rStyle w:val="CommentReference"/>
          <w:b w:val="0"/>
          <w:bCs w:val="0"/>
          <w:strike/>
        </w:rPr>
        <w:commentReference w:id="2969"/>
      </w:r>
      <w:r w:rsidRPr="0043278E">
        <w:rPr>
          <w:highlight w:val="yellow"/>
        </w:rPr>
        <w:t>.</w:t>
      </w:r>
      <w:del w:id="2970" w:author="jonathan pritchard" w:date="2024-05-29T02:58:00Z" w16du:dateUtc="2024-05-29T01:58:00Z">
        <w:r w:rsidRPr="0043278E" w:rsidDel="0043278E">
          <w:rPr>
            <w:highlight w:val="yellow"/>
          </w:rPr>
          <w:delText xml:space="preserve">1.3 </w:delText>
        </w:r>
        <w:r w:rsidR="001374ED" w:rsidRPr="0043278E" w:rsidDel="0043278E">
          <w:rPr>
            <w:highlight w:val="yellow"/>
          </w:rPr>
          <w:delText>Areas covered by only S-104</w:delText>
        </w:r>
      </w:del>
      <w:bookmarkEnd w:id="2965"/>
      <w:bookmarkEnd w:id="2966"/>
      <w:bookmarkEnd w:id="2967"/>
      <w:bookmarkEnd w:id="2968"/>
      <w:ins w:id="2971" w:author="jonathan pritchard" w:date="2024-05-29T02:58:00Z" w16du:dateUtc="2024-05-29T01:58:00Z">
        <w:r w:rsidR="0043278E">
          <w:rPr>
            <w:highlight w:val="yellow"/>
          </w:rPr>
          <w:t>[Deleted]</w:t>
        </w:r>
      </w:ins>
    </w:p>
    <w:p w14:paraId="383D8C37" w14:textId="7F3ED7EC" w:rsidR="001374ED" w:rsidRPr="0043278E" w:rsidDel="00982817" w:rsidRDefault="001374ED" w:rsidP="004E61EE">
      <w:pPr>
        <w:spacing w:line="240" w:lineRule="auto"/>
        <w:rPr>
          <w:del w:id="2972" w:author="jonathan pritchard" w:date="2024-02-06T12:24:00Z"/>
          <w:highlight w:val="yellow"/>
        </w:rPr>
      </w:pPr>
      <w:del w:id="2973" w:author="jonathan pritchard" w:date="2024-02-06T12:24:00Z">
        <w:r w:rsidRPr="0043278E" w:rsidDel="00982817">
          <w:rPr>
            <w:highlight w:val="yellow"/>
          </w:rPr>
          <w:delText xml:space="preserve">In areas with only S-104 coverage WLA adjustment of depth values shall be performed using the S-104 data for all features within the S-104 coverage area using the method for the different geographic primitives as described in the previous section </w:delText>
        </w:r>
        <w:r w:rsidR="00A352F0" w:rsidRPr="0043278E" w:rsidDel="00982817">
          <w:rPr>
            <w:highlight w:val="yellow"/>
          </w:rPr>
          <w:delText>C-4.</w:delText>
        </w:r>
        <w:r w:rsidRPr="0043278E" w:rsidDel="00982817">
          <w:rPr>
            <w:highlight w:val="yellow"/>
          </w:rPr>
          <w:delText>3.1.2. When S-101 features are not completely within the S-104 data coverage the adjusted value is the shoalest value resulting from original depth value in the S-101 attribute and the WLA adjusted value.</w:delText>
        </w:r>
      </w:del>
    </w:p>
    <w:p w14:paraId="2C38EB47" w14:textId="5D215DB3" w:rsidR="001374ED" w:rsidRPr="0043278E" w:rsidDel="00982817" w:rsidRDefault="001374ED" w:rsidP="004E61EE">
      <w:pPr>
        <w:spacing w:line="240" w:lineRule="auto"/>
        <w:rPr>
          <w:del w:id="2974" w:author="jonathan pritchard" w:date="2024-02-06T12:24:00Z"/>
          <w:highlight w:val="yellow"/>
        </w:rPr>
      </w:pPr>
      <w:del w:id="2975" w:author="jonathan pritchard" w:date="2024-02-06T12:24:00Z">
        <w:r w:rsidRPr="0043278E" w:rsidDel="00982817">
          <w:rPr>
            <w:highlight w:val="yellow"/>
          </w:rPr>
          <w:delText>The S-101 features for which attribute values are adjusted are:</w:delText>
        </w:r>
      </w:del>
    </w:p>
    <w:p w14:paraId="1EA6DFB5" w14:textId="7FA73B11" w:rsidR="001374ED" w:rsidRPr="0043278E" w:rsidDel="00982817" w:rsidRDefault="001374ED" w:rsidP="00AE2737">
      <w:pPr>
        <w:pStyle w:val="ListParagraph"/>
        <w:numPr>
          <w:ilvl w:val="0"/>
          <w:numId w:val="91"/>
        </w:numPr>
        <w:spacing w:line="240" w:lineRule="auto"/>
        <w:contextualSpacing/>
        <w:rPr>
          <w:del w:id="2976" w:author="jonathan pritchard" w:date="2024-02-06T12:24:00Z"/>
          <w:highlight w:val="yellow"/>
        </w:rPr>
      </w:pPr>
      <w:del w:id="2977" w:author="jonathan pritchard" w:date="2024-02-06T12:24:00Z">
        <w:r w:rsidRPr="0043278E" w:rsidDel="00982817">
          <w:rPr>
            <w:highlight w:val="yellow"/>
          </w:rPr>
          <w:delText>Depth Area</w:delText>
        </w:r>
      </w:del>
    </w:p>
    <w:p w14:paraId="02E0DF3A" w14:textId="74FDE30E" w:rsidR="001374ED" w:rsidRPr="0043278E" w:rsidDel="00982817" w:rsidRDefault="001374ED" w:rsidP="00AE2737">
      <w:pPr>
        <w:pStyle w:val="ListParagraph"/>
        <w:numPr>
          <w:ilvl w:val="0"/>
          <w:numId w:val="91"/>
        </w:numPr>
        <w:spacing w:line="240" w:lineRule="auto"/>
        <w:contextualSpacing/>
        <w:rPr>
          <w:del w:id="2978" w:author="jonathan pritchard" w:date="2024-02-06T12:24:00Z"/>
          <w:highlight w:val="yellow"/>
        </w:rPr>
      </w:pPr>
      <w:del w:id="2979" w:author="jonathan pritchard" w:date="2024-02-06T12:24:00Z">
        <w:r w:rsidRPr="0043278E" w:rsidDel="00982817">
          <w:rPr>
            <w:highlight w:val="yellow"/>
          </w:rPr>
          <w:delText>Dredged Area</w:delText>
        </w:r>
      </w:del>
    </w:p>
    <w:p w14:paraId="07E05797" w14:textId="4498E630" w:rsidR="001374ED" w:rsidRPr="0043278E" w:rsidDel="00982817" w:rsidRDefault="001374ED" w:rsidP="00AE2737">
      <w:pPr>
        <w:pStyle w:val="ListParagraph"/>
        <w:numPr>
          <w:ilvl w:val="0"/>
          <w:numId w:val="91"/>
        </w:numPr>
        <w:spacing w:line="240" w:lineRule="auto"/>
        <w:contextualSpacing/>
        <w:rPr>
          <w:del w:id="2980" w:author="jonathan pritchard" w:date="2024-02-06T12:24:00Z"/>
          <w:highlight w:val="yellow"/>
        </w:rPr>
      </w:pPr>
      <w:del w:id="2981" w:author="jonathan pritchard" w:date="2024-02-06T12:24:00Z">
        <w:r w:rsidRPr="0043278E" w:rsidDel="00982817">
          <w:rPr>
            <w:highlight w:val="yellow"/>
          </w:rPr>
          <w:delText>Depth Contour</w:delText>
        </w:r>
      </w:del>
    </w:p>
    <w:p w14:paraId="448CF314" w14:textId="429CCD4F" w:rsidR="001374ED" w:rsidRPr="0043278E" w:rsidDel="00982817" w:rsidRDefault="001374ED" w:rsidP="00AE2737">
      <w:pPr>
        <w:pStyle w:val="ListParagraph"/>
        <w:numPr>
          <w:ilvl w:val="0"/>
          <w:numId w:val="91"/>
        </w:numPr>
        <w:spacing w:line="240" w:lineRule="auto"/>
        <w:contextualSpacing/>
        <w:rPr>
          <w:del w:id="2982" w:author="jonathan pritchard" w:date="2024-02-06T12:24:00Z"/>
          <w:highlight w:val="yellow"/>
        </w:rPr>
      </w:pPr>
      <w:del w:id="2983" w:author="jonathan pritchard" w:date="2024-02-06T12:24:00Z">
        <w:r w:rsidRPr="0043278E" w:rsidDel="00982817">
          <w:rPr>
            <w:highlight w:val="yellow"/>
          </w:rPr>
          <w:delText>UnderwaterAwashRock</w:delText>
        </w:r>
      </w:del>
    </w:p>
    <w:p w14:paraId="6E563213" w14:textId="22B4CD87" w:rsidR="001374ED" w:rsidRPr="0043278E" w:rsidDel="00982817" w:rsidRDefault="001374ED" w:rsidP="00AE2737">
      <w:pPr>
        <w:pStyle w:val="ListParagraph"/>
        <w:numPr>
          <w:ilvl w:val="0"/>
          <w:numId w:val="91"/>
        </w:numPr>
        <w:spacing w:line="240" w:lineRule="auto"/>
        <w:contextualSpacing/>
        <w:rPr>
          <w:del w:id="2984" w:author="jonathan pritchard" w:date="2024-02-06T12:24:00Z"/>
          <w:highlight w:val="yellow"/>
        </w:rPr>
      </w:pPr>
      <w:del w:id="2985" w:author="jonathan pritchard" w:date="2024-02-06T12:24:00Z">
        <w:r w:rsidRPr="0043278E" w:rsidDel="00982817">
          <w:rPr>
            <w:highlight w:val="yellow"/>
          </w:rPr>
          <w:delText>Wreck</w:delText>
        </w:r>
      </w:del>
    </w:p>
    <w:p w14:paraId="7BCC026D" w14:textId="0B793FCC" w:rsidR="001374ED" w:rsidRPr="0043278E" w:rsidDel="00982817" w:rsidRDefault="001374ED" w:rsidP="00AE2737">
      <w:pPr>
        <w:pStyle w:val="ListParagraph"/>
        <w:numPr>
          <w:ilvl w:val="0"/>
          <w:numId w:val="91"/>
        </w:numPr>
        <w:spacing w:line="240" w:lineRule="auto"/>
        <w:contextualSpacing/>
        <w:rPr>
          <w:del w:id="2986" w:author="jonathan pritchard" w:date="2024-02-06T12:24:00Z"/>
          <w:highlight w:val="yellow"/>
        </w:rPr>
      </w:pPr>
      <w:del w:id="2987" w:author="jonathan pritchard" w:date="2024-02-06T12:24:00Z">
        <w:r w:rsidRPr="0043278E" w:rsidDel="00982817">
          <w:rPr>
            <w:highlight w:val="yellow"/>
          </w:rPr>
          <w:delText>Obstruction</w:delText>
        </w:r>
      </w:del>
    </w:p>
    <w:p w14:paraId="5C8615CB" w14:textId="6D6FCCEB" w:rsidR="001374ED" w:rsidRPr="0043278E" w:rsidDel="00982817" w:rsidRDefault="001374ED" w:rsidP="00AE2737">
      <w:pPr>
        <w:pStyle w:val="ListParagraph"/>
        <w:numPr>
          <w:ilvl w:val="0"/>
          <w:numId w:val="91"/>
        </w:numPr>
        <w:spacing w:line="240" w:lineRule="auto"/>
        <w:contextualSpacing/>
        <w:rPr>
          <w:del w:id="2988" w:author="jonathan pritchard" w:date="2024-02-06T12:24:00Z"/>
          <w:highlight w:val="yellow"/>
        </w:rPr>
      </w:pPr>
      <w:del w:id="2989" w:author="jonathan pritchard" w:date="2024-02-06T12:24:00Z">
        <w:r w:rsidRPr="0043278E" w:rsidDel="00982817">
          <w:rPr>
            <w:highlight w:val="yellow"/>
          </w:rPr>
          <w:delText>FoulGround</w:delText>
        </w:r>
      </w:del>
    </w:p>
    <w:p w14:paraId="1EFEF2E0" w14:textId="4E0BC1F6" w:rsidR="001374ED" w:rsidRPr="0043278E" w:rsidDel="00982817" w:rsidRDefault="001374ED" w:rsidP="00AE2737">
      <w:pPr>
        <w:pStyle w:val="ListParagraph"/>
        <w:numPr>
          <w:ilvl w:val="0"/>
          <w:numId w:val="91"/>
        </w:numPr>
        <w:spacing w:line="240" w:lineRule="auto"/>
        <w:contextualSpacing/>
        <w:rPr>
          <w:del w:id="2990" w:author="jonathan pritchard" w:date="2024-02-06T12:24:00Z"/>
          <w:highlight w:val="yellow"/>
        </w:rPr>
      </w:pPr>
      <w:del w:id="2991" w:author="jonathan pritchard" w:date="2024-02-06T12:24:00Z">
        <w:r w:rsidRPr="0043278E" w:rsidDel="00982817">
          <w:rPr>
            <w:highlight w:val="yellow"/>
          </w:rPr>
          <w:delText>MarineFarmCulture</w:delText>
        </w:r>
      </w:del>
    </w:p>
    <w:p w14:paraId="35B844F5" w14:textId="4F289C65" w:rsidR="001374ED" w:rsidRPr="0043278E" w:rsidDel="00982817" w:rsidRDefault="001374ED" w:rsidP="00AE2737">
      <w:pPr>
        <w:pStyle w:val="ListParagraph"/>
        <w:numPr>
          <w:ilvl w:val="0"/>
          <w:numId w:val="91"/>
        </w:numPr>
        <w:spacing w:line="240" w:lineRule="auto"/>
        <w:contextualSpacing/>
        <w:rPr>
          <w:del w:id="2992" w:author="jonathan pritchard" w:date="2024-02-06T12:24:00Z"/>
          <w:highlight w:val="yellow"/>
        </w:rPr>
      </w:pPr>
      <w:del w:id="2993" w:author="jonathan pritchard" w:date="2024-02-06T12:24:00Z">
        <w:r w:rsidRPr="0043278E" w:rsidDel="00982817">
          <w:rPr>
            <w:highlight w:val="yellow"/>
          </w:rPr>
          <w:delText>Soundings (either individual soundings or those which are part of an array) substituting the S-102 grid cell whose extents intersect the sounding position for the defined ZCOO (ISO8211).</w:delText>
        </w:r>
      </w:del>
    </w:p>
    <w:p w14:paraId="793A2CB6" w14:textId="20B9C6FA" w:rsidR="001374ED" w:rsidRPr="0043278E" w:rsidDel="00982817" w:rsidRDefault="001374ED" w:rsidP="004E61EE">
      <w:pPr>
        <w:spacing w:line="240" w:lineRule="auto"/>
        <w:rPr>
          <w:del w:id="2994" w:author="jonathan pritchard" w:date="2024-02-06T12:24:00Z"/>
          <w:highlight w:val="yellow"/>
        </w:rPr>
      </w:pPr>
      <w:del w:id="2995" w:author="jonathan pritchard" w:date="2024-02-06T12:24:00Z">
        <w:r w:rsidRPr="0043278E" w:rsidDel="00982817">
          <w:rPr>
            <w:highlight w:val="yellow"/>
          </w:rPr>
          <w:delText>Depth values shall also be adjusted for Depth Range Minimum Value and Depth Range Maximum Value in other S-101 features. These are:</w:delText>
        </w:r>
      </w:del>
    </w:p>
    <w:p w14:paraId="47D24DC9" w14:textId="0699F39B" w:rsidR="001374ED" w:rsidRPr="0043278E" w:rsidDel="00982817" w:rsidRDefault="001374ED" w:rsidP="00AE2737">
      <w:pPr>
        <w:pStyle w:val="ListParagraph"/>
        <w:numPr>
          <w:ilvl w:val="0"/>
          <w:numId w:val="95"/>
        </w:numPr>
        <w:spacing w:line="240" w:lineRule="auto"/>
        <w:contextualSpacing/>
        <w:rPr>
          <w:del w:id="2996" w:author="jonathan pritchard" w:date="2024-02-06T12:24:00Z"/>
          <w:highlight w:val="yellow"/>
        </w:rPr>
      </w:pPr>
      <w:del w:id="2997" w:author="jonathan pritchard" w:date="2024-02-06T12:24:00Z">
        <w:r w:rsidRPr="0043278E" w:rsidDel="00982817">
          <w:rPr>
            <w:highlight w:val="yellow"/>
          </w:rPr>
          <w:delText>Gate</w:delText>
        </w:r>
      </w:del>
    </w:p>
    <w:p w14:paraId="69FEE1AC" w14:textId="711FCF84" w:rsidR="001374ED" w:rsidRPr="0043278E" w:rsidDel="00982817" w:rsidRDefault="001374ED" w:rsidP="00AE2737">
      <w:pPr>
        <w:pStyle w:val="ListParagraph"/>
        <w:numPr>
          <w:ilvl w:val="0"/>
          <w:numId w:val="95"/>
        </w:numPr>
        <w:spacing w:line="240" w:lineRule="auto"/>
        <w:contextualSpacing/>
        <w:rPr>
          <w:del w:id="2998" w:author="jonathan pritchard" w:date="2024-02-06T12:24:00Z"/>
          <w:highlight w:val="yellow"/>
        </w:rPr>
      </w:pPr>
      <w:del w:id="2999" w:author="jonathan pritchard" w:date="2024-02-06T12:24:00Z">
        <w:r w:rsidRPr="0043278E" w:rsidDel="00982817">
          <w:rPr>
            <w:highlight w:val="yellow"/>
          </w:rPr>
          <w:delText>Berth</w:delText>
        </w:r>
      </w:del>
    </w:p>
    <w:p w14:paraId="72247286" w14:textId="10B1D3B7" w:rsidR="001374ED" w:rsidRPr="0043278E" w:rsidDel="00982817" w:rsidRDefault="001374ED" w:rsidP="00AE2737">
      <w:pPr>
        <w:pStyle w:val="ListParagraph"/>
        <w:numPr>
          <w:ilvl w:val="0"/>
          <w:numId w:val="95"/>
        </w:numPr>
        <w:spacing w:line="240" w:lineRule="auto"/>
        <w:contextualSpacing/>
        <w:rPr>
          <w:del w:id="3000" w:author="jonathan pritchard" w:date="2024-02-06T12:24:00Z"/>
          <w:highlight w:val="yellow"/>
        </w:rPr>
      </w:pPr>
      <w:del w:id="3001" w:author="jonathan pritchard" w:date="2024-02-06T12:24:00Z">
        <w:r w:rsidRPr="0043278E" w:rsidDel="00982817">
          <w:rPr>
            <w:highlight w:val="yellow"/>
          </w:rPr>
          <w:delText>Dry dock</w:delText>
        </w:r>
      </w:del>
    </w:p>
    <w:p w14:paraId="7B4A8639" w14:textId="3F992D1B" w:rsidR="001374ED" w:rsidRPr="0043278E" w:rsidDel="00982817" w:rsidRDefault="001374ED" w:rsidP="00AE2737">
      <w:pPr>
        <w:pStyle w:val="ListParagraph"/>
        <w:numPr>
          <w:ilvl w:val="0"/>
          <w:numId w:val="95"/>
        </w:numPr>
        <w:spacing w:line="240" w:lineRule="auto"/>
        <w:contextualSpacing/>
        <w:rPr>
          <w:del w:id="3002" w:author="jonathan pritchard" w:date="2024-02-06T12:24:00Z"/>
          <w:highlight w:val="yellow"/>
        </w:rPr>
      </w:pPr>
      <w:del w:id="3003" w:author="jonathan pritchard" w:date="2024-02-06T12:24:00Z">
        <w:r w:rsidRPr="0043278E" w:rsidDel="00982817">
          <w:rPr>
            <w:highlight w:val="yellow"/>
          </w:rPr>
          <w:delText>Floating dock</w:delText>
        </w:r>
      </w:del>
    </w:p>
    <w:p w14:paraId="750C292C" w14:textId="0AFDB565" w:rsidR="001374ED" w:rsidRPr="0043278E" w:rsidDel="00982817" w:rsidRDefault="001374ED" w:rsidP="00AE2737">
      <w:pPr>
        <w:pStyle w:val="ListParagraph"/>
        <w:numPr>
          <w:ilvl w:val="0"/>
          <w:numId w:val="95"/>
        </w:numPr>
        <w:spacing w:line="240" w:lineRule="auto"/>
        <w:contextualSpacing/>
        <w:rPr>
          <w:del w:id="3004" w:author="jonathan pritchard" w:date="2024-02-06T12:24:00Z"/>
          <w:highlight w:val="yellow"/>
        </w:rPr>
      </w:pPr>
      <w:del w:id="3005" w:author="jonathan pritchard" w:date="2024-02-06T12:24:00Z">
        <w:r w:rsidRPr="0043278E" w:rsidDel="00982817">
          <w:rPr>
            <w:highlight w:val="yellow"/>
          </w:rPr>
          <w:delText>Dredged area</w:delText>
        </w:r>
      </w:del>
    </w:p>
    <w:p w14:paraId="6E946F8C" w14:textId="0FE228A4" w:rsidR="001374ED" w:rsidRPr="0043278E" w:rsidDel="00982817" w:rsidRDefault="001374ED" w:rsidP="00AE2737">
      <w:pPr>
        <w:pStyle w:val="ListParagraph"/>
        <w:numPr>
          <w:ilvl w:val="0"/>
          <w:numId w:val="95"/>
        </w:numPr>
        <w:spacing w:line="240" w:lineRule="auto"/>
        <w:contextualSpacing/>
        <w:rPr>
          <w:del w:id="3006" w:author="jonathan pritchard" w:date="2024-02-06T12:24:00Z"/>
          <w:highlight w:val="yellow"/>
        </w:rPr>
      </w:pPr>
      <w:del w:id="3007" w:author="jonathan pritchard" w:date="2024-02-06T12:24:00Z">
        <w:r w:rsidRPr="0043278E" w:rsidDel="00982817">
          <w:rPr>
            <w:highlight w:val="yellow"/>
          </w:rPr>
          <w:delText>Swept area</w:delText>
        </w:r>
      </w:del>
    </w:p>
    <w:p w14:paraId="4F8843B9" w14:textId="4B95B738" w:rsidR="001374ED" w:rsidRPr="0043278E" w:rsidDel="00982817" w:rsidRDefault="001374ED" w:rsidP="00AE2737">
      <w:pPr>
        <w:pStyle w:val="ListParagraph"/>
        <w:numPr>
          <w:ilvl w:val="0"/>
          <w:numId w:val="95"/>
        </w:numPr>
        <w:spacing w:line="240" w:lineRule="auto"/>
        <w:contextualSpacing/>
        <w:rPr>
          <w:del w:id="3008" w:author="jonathan pritchard" w:date="2024-02-06T12:24:00Z"/>
          <w:highlight w:val="yellow"/>
        </w:rPr>
      </w:pPr>
      <w:del w:id="3009" w:author="jonathan pritchard" w:date="2024-02-06T12:24:00Z">
        <w:r w:rsidRPr="0043278E" w:rsidDel="00982817">
          <w:rPr>
            <w:highlight w:val="yellow"/>
          </w:rPr>
          <w:delText>Pipeline submarine/on land</w:delText>
        </w:r>
      </w:del>
    </w:p>
    <w:p w14:paraId="399ADF68" w14:textId="0284934D" w:rsidR="001374ED" w:rsidRPr="0043278E" w:rsidDel="00982817" w:rsidRDefault="001374ED" w:rsidP="00AE2737">
      <w:pPr>
        <w:pStyle w:val="ListParagraph"/>
        <w:numPr>
          <w:ilvl w:val="0"/>
          <w:numId w:val="95"/>
        </w:numPr>
        <w:spacing w:line="240" w:lineRule="auto"/>
        <w:contextualSpacing/>
        <w:rPr>
          <w:del w:id="3010" w:author="jonathan pritchard" w:date="2024-02-06T12:24:00Z"/>
          <w:highlight w:val="yellow"/>
        </w:rPr>
      </w:pPr>
      <w:del w:id="3011" w:author="jonathan pritchard" w:date="2024-02-06T12:24:00Z">
        <w:r w:rsidRPr="0043278E" w:rsidDel="00982817">
          <w:rPr>
            <w:highlight w:val="yellow"/>
          </w:rPr>
          <w:delText>Recommended track</w:delText>
        </w:r>
      </w:del>
    </w:p>
    <w:p w14:paraId="05797266" w14:textId="1530CF17" w:rsidR="001374ED" w:rsidRPr="0043278E" w:rsidDel="00982817" w:rsidRDefault="001374ED" w:rsidP="00AE2737">
      <w:pPr>
        <w:pStyle w:val="ListParagraph"/>
        <w:numPr>
          <w:ilvl w:val="0"/>
          <w:numId w:val="95"/>
        </w:numPr>
        <w:spacing w:line="240" w:lineRule="auto"/>
        <w:contextualSpacing/>
        <w:rPr>
          <w:del w:id="3012" w:author="jonathan pritchard" w:date="2024-02-06T12:24:00Z"/>
          <w:highlight w:val="yellow"/>
        </w:rPr>
      </w:pPr>
      <w:del w:id="3013" w:author="jonathan pritchard" w:date="2024-02-06T12:24:00Z">
        <w:r w:rsidRPr="0043278E" w:rsidDel="00982817">
          <w:rPr>
            <w:highlight w:val="yellow"/>
          </w:rPr>
          <w:delText>Fairway</w:delText>
        </w:r>
      </w:del>
    </w:p>
    <w:p w14:paraId="1F266FD3" w14:textId="74993EEF" w:rsidR="001374ED" w:rsidRPr="0043278E" w:rsidDel="00982817" w:rsidRDefault="001374ED" w:rsidP="00AE2737">
      <w:pPr>
        <w:pStyle w:val="ListParagraph"/>
        <w:numPr>
          <w:ilvl w:val="0"/>
          <w:numId w:val="95"/>
        </w:numPr>
        <w:spacing w:line="240" w:lineRule="auto"/>
        <w:contextualSpacing/>
        <w:rPr>
          <w:del w:id="3014" w:author="jonathan pritchard" w:date="2024-02-06T12:24:00Z"/>
          <w:highlight w:val="yellow"/>
        </w:rPr>
      </w:pPr>
      <w:del w:id="3015" w:author="jonathan pritchard" w:date="2024-02-06T12:24:00Z">
        <w:r w:rsidRPr="0043278E" w:rsidDel="00982817">
          <w:rPr>
            <w:highlight w:val="yellow"/>
          </w:rPr>
          <w:delText>Recommended route centreline</w:delText>
        </w:r>
      </w:del>
    </w:p>
    <w:p w14:paraId="209CB10B" w14:textId="29B6F26F" w:rsidR="001374ED" w:rsidRPr="0043278E" w:rsidDel="00982817" w:rsidRDefault="001374ED" w:rsidP="00AE2737">
      <w:pPr>
        <w:pStyle w:val="ListParagraph"/>
        <w:numPr>
          <w:ilvl w:val="0"/>
          <w:numId w:val="95"/>
        </w:numPr>
        <w:spacing w:line="240" w:lineRule="auto"/>
        <w:contextualSpacing/>
        <w:rPr>
          <w:del w:id="3016" w:author="jonathan pritchard" w:date="2024-02-06T12:24:00Z"/>
          <w:highlight w:val="yellow"/>
        </w:rPr>
      </w:pPr>
      <w:del w:id="3017" w:author="jonathan pritchard" w:date="2024-02-06T12:24:00Z">
        <w:r w:rsidRPr="0043278E" w:rsidDel="00982817">
          <w:rPr>
            <w:highlight w:val="yellow"/>
          </w:rPr>
          <w:delText>Two-way route part</w:delText>
        </w:r>
      </w:del>
    </w:p>
    <w:p w14:paraId="3640C019" w14:textId="34204F33" w:rsidR="001374ED" w:rsidRPr="0043278E" w:rsidDel="00982817" w:rsidRDefault="001374ED" w:rsidP="00AE2737">
      <w:pPr>
        <w:pStyle w:val="ListParagraph"/>
        <w:numPr>
          <w:ilvl w:val="0"/>
          <w:numId w:val="95"/>
        </w:numPr>
        <w:spacing w:line="240" w:lineRule="auto"/>
        <w:contextualSpacing/>
        <w:rPr>
          <w:del w:id="3018" w:author="jonathan pritchard" w:date="2024-02-06T12:24:00Z"/>
          <w:highlight w:val="yellow"/>
        </w:rPr>
      </w:pPr>
      <w:del w:id="3019" w:author="jonathan pritchard" w:date="2024-02-06T12:24:00Z">
        <w:r w:rsidRPr="0043278E" w:rsidDel="00982817">
          <w:rPr>
            <w:highlight w:val="yellow"/>
          </w:rPr>
          <w:delText>Deep water route centreline</w:delText>
        </w:r>
      </w:del>
    </w:p>
    <w:p w14:paraId="6D165566" w14:textId="3242B3BB" w:rsidR="001374ED" w:rsidRPr="0043278E" w:rsidDel="00982817" w:rsidRDefault="001374ED" w:rsidP="00AE2737">
      <w:pPr>
        <w:pStyle w:val="ListParagraph"/>
        <w:numPr>
          <w:ilvl w:val="0"/>
          <w:numId w:val="95"/>
        </w:numPr>
        <w:spacing w:line="240" w:lineRule="auto"/>
        <w:contextualSpacing/>
        <w:rPr>
          <w:del w:id="3020" w:author="jonathan pritchard" w:date="2024-02-06T12:24:00Z"/>
          <w:highlight w:val="yellow"/>
        </w:rPr>
      </w:pPr>
      <w:del w:id="3021" w:author="jonathan pritchard" w:date="2024-02-06T12:24:00Z">
        <w:r w:rsidRPr="0043278E" w:rsidDel="00982817">
          <w:rPr>
            <w:highlight w:val="yellow"/>
          </w:rPr>
          <w:delText>Deep water route part</w:delText>
        </w:r>
      </w:del>
    </w:p>
    <w:p w14:paraId="0CD70D7D" w14:textId="49B1C1FA" w:rsidR="001374ED" w:rsidRPr="0043278E" w:rsidDel="00982817" w:rsidRDefault="001374ED" w:rsidP="004E61EE">
      <w:pPr>
        <w:spacing w:line="240" w:lineRule="auto"/>
        <w:rPr>
          <w:del w:id="3022" w:author="jonathan pritchard" w:date="2024-02-06T12:24:00Z"/>
          <w:highlight w:val="yellow"/>
        </w:rPr>
      </w:pPr>
      <w:del w:id="3023" w:author="jonathan pritchard" w:date="2024-02-06T12:24:00Z">
        <w:r w:rsidRPr="0043278E" w:rsidDel="00982817">
          <w:rPr>
            <w:highlight w:val="yellow"/>
          </w:rPr>
          <w:delText>For all features with adjusted values, the pick report shall indicate the adjusted value and its source. The format and portrayal of depths and drying heights (i.e. number of decimals, etc.) is unchanged.</w:delText>
        </w:r>
      </w:del>
    </w:p>
    <w:p w14:paraId="312D2963" w14:textId="08E53A64" w:rsidR="001374ED" w:rsidRPr="0043278E" w:rsidDel="00982817" w:rsidRDefault="001374ED" w:rsidP="004E61EE">
      <w:pPr>
        <w:spacing w:line="240" w:lineRule="auto"/>
        <w:rPr>
          <w:del w:id="3024" w:author="jonathan pritchard" w:date="2024-02-06T12:24:00Z"/>
          <w:highlight w:val="yellow"/>
        </w:rPr>
      </w:pPr>
      <w:del w:id="3025" w:author="jonathan pritchard" w:date="2024-02-06T12:24:00Z">
        <w:r w:rsidRPr="0043278E" w:rsidDel="00982817">
          <w:rPr>
            <w:highlight w:val="yellow"/>
          </w:rPr>
          <w:delText>For example,</w:delText>
        </w:r>
      </w:del>
    </w:p>
    <w:p w14:paraId="2C997E8D" w14:textId="10F4CB80" w:rsidR="001374ED" w:rsidRPr="0043278E" w:rsidDel="00982817" w:rsidRDefault="001374ED" w:rsidP="004E61EE">
      <w:pPr>
        <w:spacing w:line="240" w:lineRule="auto"/>
        <w:rPr>
          <w:del w:id="3026" w:author="jonathan pritchard" w:date="2024-02-06T12:24:00Z"/>
          <w:b/>
          <w:bCs/>
          <w:color w:val="0070C0"/>
          <w:highlight w:val="yellow"/>
        </w:rPr>
      </w:pPr>
      <w:del w:id="3027" w:author="jonathan pritchard" w:date="2024-02-06T12:24:00Z">
        <w:r w:rsidRPr="0043278E" w:rsidDel="00982817">
          <w:rPr>
            <w:b/>
            <w:bCs/>
            <w:color w:val="0070C0"/>
            <w:highlight w:val="yellow"/>
          </w:rPr>
          <w:delText>Value Of Sounding 15.5m [WLA 12:34 08 Nov 2021]</w:delText>
        </w:r>
      </w:del>
    </w:p>
    <w:p w14:paraId="1798BAEC" w14:textId="2EBB59F4" w:rsidR="001374ED" w:rsidRPr="00D56521" w:rsidDel="00982817" w:rsidRDefault="001374ED" w:rsidP="004E61EE">
      <w:pPr>
        <w:spacing w:line="240" w:lineRule="auto"/>
        <w:rPr>
          <w:del w:id="3028" w:author="jonathan pritchard" w:date="2024-02-06T12:24:00Z"/>
          <w:b/>
          <w:bCs/>
          <w:color w:val="0070C0"/>
        </w:rPr>
      </w:pPr>
      <w:del w:id="3029" w:author="jonathan pritchard" w:date="2024-02-06T12:24:00Z">
        <w:r w:rsidRPr="0043278E" w:rsidDel="00982817">
          <w:rPr>
            <w:b/>
            <w:bCs/>
            <w:color w:val="0070C0"/>
            <w:highlight w:val="yellow"/>
          </w:rPr>
          <w:delText>Value Of Sounding 15.5m [WLA from 12:34 08 Nov 2021 to 14:56 08 Nov 2021]</w:delText>
        </w:r>
      </w:del>
    </w:p>
    <w:p w14:paraId="59479F16" w14:textId="6476ABEC" w:rsidR="001374ED" w:rsidDel="00982817" w:rsidRDefault="001374ED" w:rsidP="004E61EE">
      <w:pPr>
        <w:spacing w:line="240" w:lineRule="auto"/>
        <w:rPr>
          <w:del w:id="3030" w:author="jonathan pritchard" w:date="2024-02-06T12:24:00Z"/>
        </w:rPr>
      </w:pPr>
    </w:p>
    <w:p w14:paraId="3E167D92" w14:textId="4DD5A838" w:rsidR="00815F72" w:rsidRPr="009D0DF9" w:rsidRDefault="00815F72" w:rsidP="0043278E">
      <w:pPr>
        <w:pStyle w:val="Heading2"/>
      </w:pPr>
      <w:bookmarkStart w:id="3031" w:name="_Toc144421447"/>
      <w:bookmarkStart w:id="3032" w:name="_Toc88852898"/>
      <w:bookmarkStart w:id="3033" w:name="_Toc98340005"/>
      <w:bookmarkStart w:id="3034" w:name="_Toc98340381"/>
      <w:r w:rsidRPr="00815F72">
        <w:t>Adjustment of heights and vertical clearance value</w:t>
      </w:r>
      <w:r>
        <w:t>s</w:t>
      </w:r>
      <w:bookmarkEnd w:id="3031"/>
    </w:p>
    <w:bookmarkEnd w:id="3032"/>
    <w:bookmarkEnd w:id="3033"/>
    <w:bookmarkEnd w:id="3034"/>
    <w:p w14:paraId="74BBD048" w14:textId="12AE4AFA" w:rsidR="001374ED" w:rsidRPr="00D56521" w:rsidRDefault="001374ED" w:rsidP="00E767AB">
      <w:pPr>
        <w:spacing w:after="60" w:line="240" w:lineRule="auto"/>
        <w:jc w:val="both"/>
      </w:pPr>
      <w:r w:rsidRPr="00D56521">
        <w:t xml:space="preserve">Any vertical measurement which is referenced to the same vertical datum as the S-104 data, either by the dataset metadata VDAT or </w:t>
      </w:r>
      <w:r w:rsidR="00280A08" w:rsidRPr="00280A08">
        <w:rPr>
          <w:b/>
        </w:rPr>
        <w:t>V</w:t>
      </w:r>
      <w:r w:rsidRPr="00280A08">
        <w:rPr>
          <w:b/>
        </w:rPr>
        <w:t>ertical</w:t>
      </w:r>
      <w:r w:rsidR="00280A08" w:rsidRPr="00280A08">
        <w:rPr>
          <w:b/>
        </w:rPr>
        <w:t xml:space="preserve"> </w:t>
      </w:r>
      <w:r w:rsidRPr="00280A08">
        <w:rPr>
          <w:b/>
        </w:rPr>
        <w:t>Datum</w:t>
      </w:r>
      <w:r w:rsidRPr="00D56521">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D56521" w:rsidRDefault="001374ED" w:rsidP="00E767AB">
      <w:pPr>
        <w:pStyle w:val="ListParagraph"/>
        <w:numPr>
          <w:ilvl w:val="0"/>
          <w:numId w:val="86"/>
        </w:numPr>
        <w:spacing w:after="60" w:line="240" w:lineRule="auto"/>
        <w:jc w:val="both"/>
      </w:pPr>
      <w:r w:rsidRPr="00D56521">
        <w:t>Building.</w:t>
      </w:r>
    </w:p>
    <w:p w14:paraId="7BAD0290" w14:textId="77777777" w:rsidR="001374ED" w:rsidRPr="00D56521" w:rsidRDefault="001374ED" w:rsidP="00E767AB">
      <w:pPr>
        <w:pStyle w:val="ListParagraph"/>
        <w:numPr>
          <w:ilvl w:val="0"/>
          <w:numId w:val="86"/>
        </w:numPr>
        <w:spacing w:after="60" w:line="240" w:lineRule="auto"/>
        <w:jc w:val="both"/>
      </w:pPr>
      <w:r w:rsidRPr="00D56521">
        <w:lastRenderedPageBreak/>
        <w:t>Span Fixed</w:t>
      </w:r>
    </w:p>
    <w:p w14:paraId="37483604" w14:textId="77777777" w:rsidR="001374ED" w:rsidRPr="00D56521" w:rsidRDefault="001374ED" w:rsidP="00E767AB">
      <w:pPr>
        <w:pStyle w:val="ListParagraph"/>
        <w:numPr>
          <w:ilvl w:val="0"/>
          <w:numId w:val="86"/>
        </w:numPr>
        <w:spacing w:after="60" w:line="240" w:lineRule="auto"/>
        <w:jc w:val="both"/>
      </w:pPr>
      <w:r w:rsidRPr="00D56521">
        <w:t>Span Opening</w:t>
      </w:r>
    </w:p>
    <w:p w14:paraId="684CF9EA" w14:textId="77777777" w:rsidR="001374ED" w:rsidRPr="00D56521" w:rsidRDefault="001374ED" w:rsidP="00E767AB">
      <w:pPr>
        <w:pStyle w:val="ListParagraph"/>
        <w:numPr>
          <w:ilvl w:val="0"/>
          <w:numId w:val="86"/>
        </w:numPr>
        <w:spacing w:after="60" w:line="240" w:lineRule="auto"/>
        <w:jc w:val="both"/>
      </w:pPr>
      <w:r w:rsidRPr="00D56521">
        <w:t>Conveyer</w:t>
      </w:r>
    </w:p>
    <w:p w14:paraId="6C1C6444" w14:textId="77777777" w:rsidR="001374ED" w:rsidRPr="00D56521" w:rsidRDefault="001374ED" w:rsidP="00E767AB">
      <w:pPr>
        <w:pStyle w:val="ListParagraph"/>
        <w:numPr>
          <w:ilvl w:val="0"/>
          <w:numId w:val="86"/>
        </w:numPr>
        <w:spacing w:after="60" w:line="240" w:lineRule="auto"/>
        <w:jc w:val="both"/>
      </w:pPr>
      <w:r w:rsidRPr="00D56521">
        <w:t>Cable Overhead</w:t>
      </w:r>
    </w:p>
    <w:p w14:paraId="183F71E0" w14:textId="77777777" w:rsidR="001374ED" w:rsidRPr="00D56521" w:rsidRDefault="001374ED" w:rsidP="00E767AB">
      <w:pPr>
        <w:pStyle w:val="ListParagraph"/>
        <w:numPr>
          <w:ilvl w:val="0"/>
          <w:numId w:val="86"/>
        </w:numPr>
        <w:spacing w:after="60" w:line="240" w:lineRule="auto"/>
        <w:jc w:val="both"/>
      </w:pPr>
      <w:r w:rsidRPr="00D56521">
        <w:t>Pipeline, Overhead</w:t>
      </w:r>
    </w:p>
    <w:p w14:paraId="55006AE0" w14:textId="77777777" w:rsidR="001374ED" w:rsidRPr="00D56521" w:rsidRDefault="001374ED" w:rsidP="00E767AB">
      <w:pPr>
        <w:pStyle w:val="ListParagraph"/>
        <w:numPr>
          <w:ilvl w:val="0"/>
          <w:numId w:val="86"/>
        </w:numPr>
        <w:spacing w:after="60" w:line="240" w:lineRule="auto"/>
        <w:jc w:val="both"/>
      </w:pPr>
      <w:r w:rsidRPr="00D56521">
        <w:t>Tunnel</w:t>
      </w:r>
    </w:p>
    <w:p w14:paraId="0C10FEAD" w14:textId="77777777" w:rsidR="001374ED" w:rsidRPr="00D56521" w:rsidRDefault="001374ED" w:rsidP="00E767AB">
      <w:pPr>
        <w:pStyle w:val="ListParagraph"/>
        <w:numPr>
          <w:ilvl w:val="0"/>
          <w:numId w:val="86"/>
        </w:numPr>
        <w:spacing w:after="60" w:line="240" w:lineRule="auto"/>
        <w:jc w:val="both"/>
      </w:pPr>
      <w:r w:rsidRPr="00D56521">
        <w:t>Wind Turbine</w:t>
      </w:r>
    </w:p>
    <w:p w14:paraId="0306EA86" w14:textId="77777777" w:rsidR="001374ED" w:rsidRPr="00D56521" w:rsidRDefault="001374ED" w:rsidP="00E767AB">
      <w:pPr>
        <w:pStyle w:val="ListParagraph"/>
        <w:numPr>
          <w:ilvl w:val="0"/>
          <w:numId w:val="86"/>
        </w:numPr>
        <w:spacing w:after="60" w:line="240" w:lineRule="auto"/>
        <w:jc w:val="both"/>
      </w:pPr>
      <w:r w:rsidRPr="00D56521">
        <w:t>Gate</w:t>
      </w:r>
    </w:p>
    <w:p w14:paraId="3B5FC895" w14:textId="77777777" w:rsidR="001374ED" w:rsidRPr="00D56521" w:rsidRDefault="001374ED" w:rsidP="00E767AB">
      <w:pPr>
        <w:pStyle w:val="ListParagraph"/>
        <w:numPr>
          <w:ilvl w:val="0"/>
          <w:numId w:val="86"/>
        </w:numPr>
        <w:spacing w:after="60" w:line="240" w:lineRule="auto"/>
        <w:jc w:val="both"/>
      </w:pPr>
      <w:r w:rsidRPr="00D56521">
        <w:t>Crane</w:t>
      </w:r>
    </w:p>
    <w:p w14:paraId="649ED4EB" w14:textId="372975D0" w:rsidR="001374ED" w:rsidRPr="00D56521" w:rsidRDefault="00E767AB" w:rsidP="00815F72">
      <w:pPr>
        <w:pStyle w:val="ListParagraph"/>
        <w:numPr>
          <w:ilvl w:val="0"/>
          <w:numId w:val="86"/>
        </w:numPr>
        <w:spacing w:after="120" w:line="240" w:lineRule="auto"/>
        <w:jc w:val="both"/>
      </w:pPr>
      <w:r>
        <w:t>Light All Round; Light Sectored; Light Fog detector;</w:t>
      </w:r>
      <w:r w:rsidR="001374ED" w:rsidRPr="00D56521">
        <w:t xml:space="preserve"> Light Air Obstruction</w:t>
      </w:r>
      <w:r>
        <w:t>.</w:t>
      </w:r>
    </w:p>
    <w:p w14:paraId="1223526C" w14:textId="12F8E342" w:rsidR="001374ED" w:rsidRPr="00D56521" w:rsidRDefault="001374ED" w:rsidP="00815F72">
      <w:pPr>
        <w:spacing w:after="120" w:line="240" w:lineRule="auto"/>
        <w:jc w:val="both"/>
      </w:pPr>
      <w:r w:rsidRPr="00D56521">
        <w:t xml:space="preserve">The simple attributes adjusted are </w:t>
      </w:r>
      <w:r w:rsidR="00E767AB" w:rsidRPr="00E767AB">
        <w:rPr>
          <w:i/>
        </w:rPr>
        <w:t>h</w:t>
      </w:r>
      <w:r w:rsidRPr="00E767AB">
        <w:rPr>
          <w:i/>
        </w:rPr>
        <w:t>eight</w:t>
      </w:r>
      <w:r w:rsidRPr="00D56521">
        <w:t xml:space="preserve"> and </w:t>
      </w:r>
      <w:proofErr w:type="spellStart"/>
      <w:r w:rsidR="00E767AB" w:rsidRPr="00E767AB">
        <w:rPr>
          <w:i/>
        </w:rPr>
        <w:t>verticalClearance</w:t>
      </w:r>
      <w:r w:rsidRPr="00E767AB">
        <w:rPr>
          <w:i/>
        </w:rPr>
        <w:t>Value</w:t>
      </w:r>
      <w:proofErr w:type="spellEnd"/>
      <w:r w:rsidRPr="00D56521">
        <w:t xml:space="preserve">. </w:t>
      </w:r>
      <w:bookmarkStart w:id="3035" w:name="_Hlk88745181"/>
      <w:r w:rsidRPr="00D56521">
        <w:t>When adjusting height or clearance values the largest value from the selected S-104 records shall be used in order to produce the safest values.</w:t>
      </w:r>
    </w:p>
    <w:bookmarkEnd w:id="3035"/>
    <w:p w14:paraId="701DC309" w14:textId="77777777" w:rsidR="001374ED" w:rsidRPr="00D56521" w:rsidRDefault="001374ED" w:rsidP="00815F72">
      <w:pPr>
        <w:spacing w:after="120" w:line="240" w:lineRule="auto"/>
        <w:jc w:val="both"/>
      </w:pPr>
      <w:r w:rsidRPr="00D56521">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D56521" w:rsidRDefault="001374ED" w:rsidP="00815F72">
      <w:pPr>
        <w:spacing w:after="120" w:line="240" w:lineRule="auto"/>
        <w:jc w:val="both"/>
      </w:pPr>
      <w:r w:rsidRPr="00D56521">
        <w:t xml:space="preserve">When either </w:t>
      </w:r>
      <w:r w:rsidR="00E767AB" w:rsidRPr="00E767AB">
        <w:rPr>
          <w:i/>
        </w:rPr>
        <w:t>h</w:t>
      </w:r>
      <w:r w:rsidRPr="00E767AB">
        <w:rPr>
          <w:i/>
        </w:rPr>
        <w:t>eight</w:t>
      </w:r>
      <w:r w:rsidRPr="00D56521">
        <w:t xml:space="preserve"> or </w:t>
      </w:r>
      <w:proofErr w:type="spellStart"/>
      <w:r w:rsidR="00E767AB" w:rsidRPr="00E767AB">
        <w:rPr>
          <w:i/>
        </w:rPr>
        <w:t>vertical</w:t>
      </w:r>
      <w:r w:rsidRPr="00E767AB">
        <w:rPr>
          <w:i/>
        </w:rPr>
        <w:t>ClearanceValue</w:t>
      </w:r>
      <w:proofErr w:type="spellEnd"/>
      <w:r w:rsidRPr="00D56521">
        <w:t xml:space="preserve"> in S-101 have been substituted or adjusted the </w:t>
      </w:r>
      <w:r w:rsidR="00E767AB">
        <w:t>ECDIS P</w:t>
      </w:r>
      <w:r w:rsidRPr="00D56521">
        <w:t xml:space="preserve">ick </w:t>
      </w:r>
      <w:r w:rsidR="00E767AB">
        <w:t>R</w:t>
      </w:r>
      <w:r w:rsidRPr="00D56521">
        <w:t>eport shall indicate the substituted value, source and time/date. The format of the height or vertical clearance values (</w:t>
      </w:r>
      <w:r w:rsidR="00E767AB">
        <w:t>that is,</w:t>
      </w:r>
      <w:r w:rsidR="00280A08">
        <w:t xml:space="preserve"> number of decimals, etc</w:t>
      </w:r>
      <w:r w:rsidRPr="00D56521">
        <w:t>) is unchanged.</w:t>
      </w:r>
    </w:p>
    <w:p w14:paraId="0D64C931" w14:textId="4222A165" w:rsidR="001374ED" w:rsidRPr="00D56521" w:rsidRDefault="001374ED" w:rsidP="00815F72">
      <w:pPr>
        <w:spacing w:after="120" w:line="240" w:lineRule="auto"/>
        <w:jc w:val="both"/>
      </w:pPr>
      <w:r w:rsidRPr="00D56521">
        <w:t>For example</w:t>
      </w:r>
      <w:r w:rsidR="00E767AB">
        <w:t>:</w:t>
      </w:r>
    </w:p>
    <w:p w14:paraId="6E872794" w14:textId="77777777" w:rsidR="001374ED" w:rsidRPr="00D56521" w:rsidRDefault="001374ED" w:rsidP="00E767AB">
      <w:pPr>
        <w:spacing w:after="120" w:line="240" w:lineRule="auto"/>
        <w:ind w:left="426"/>
        <w:jc w:val="both"/>
        <w:rPr>
          <w:b/>
          <w:bCs/>
          <w:color w:val="0070C0"/>
        </w:rPr>
      </w:pPr>
      <w:r w:rsidRPr="00D56521">
        <w:rPr>
          <w:b/>
          <w:bCs/>
          <w:color w:val="0070C0"/>
        </w:rPr>
        <w:t>Vertical Clearance Value 5.3 m Mean Sea Level [WLA 12:34 08 Nov 2021]</w:t>
      </w:r>
    </w:p>
    <w:p w14:paraId="52063D3E" w14:textId="4F0C06E1" w:rsidR="001374ED" w:rsidRPr="00D56521" w:rsidRDefault="001374ED" w:rsidP="00E767AB">
      <w:pPr>
        <w:spacing w:after="120" w:line="240" w:lineRule="auto"/>
        <w:ind w:left="426"/>
        <w:jc w:val="both"/>
        <w:rPr>
          <w:b/>
          <w:bCs/>
          <w:color w:val="0070C0"/>
        </w:rPr>
      </w:pPr>
      <w:r w:rsidRPr="00D56521">
        <w:rPr>
          <w:b/>
          <w:bCs/>
          <w:color w:val="0070C0"/>
        </w:rPr>
        <w:t xml:space="preserve">Value Of Vertical </w:t>
      </w:r>
      <w:r w:rsidR="00E767AB">
        <w:rPr>
          <w:b/>
          <w:bCs/>
          <w:color w:val="0070C0"/>
        </w:rPr>
        <w:t>C</w:t>
      </w:r>
      <w:r w:rsidRPr="00D56521">
        <w:rPr>
          <w:b/>
          <w:bCs/>
          <w:color w:val="0070C0"/>
        </w:rPr>
        <w:t>learance 15.5m Mean Sea Level [WLA from 12:34 08 Nov 2021 to 14:56 08 Nov 2021]</w:t>
      </w:r>
    </w:p>
    <w:p w14:paraId="546863B1" w14:textId="77777777" w:rsidR="001374ED" w:rsidRDefault="001374ED" w:rsidP="00815F72">
      <w:pPr>
        <w:spacing w:after="120" w:line="240" w:lineRule="auto"/>
        <w:jc w:val="both"/>
        <w:rPr>
          <w:bCs/>
        </w:rPr>
      </w:pPr>
    </w:p>
    <w:p w14:paraId="40388452" w14:textId="46026266" w:rsidR="00280A08" w:rsidRPr="009D0DF9" w:rsidRDefault="00280A08" w:rsidP="0043278E">
      <w:pPr>
        <w:pStyle w:val="Heading2"/>
      </w:pPr>
      <w:bookmarkStart w:id="3036" w:name="_Toc144421448"/>
      <w:bookmarkStart w:id="3037" w:name="_Toc88852900"/>
      <w:bookmarkStart w:id="3038" w:name="_Toc98340006"/>
      <w:bookmarkStart w:id="3039" w:name="_Toc98340382"/>
      <w:r w:rsidRPr="00D56521">
        <w:t>Alerts and indication details</w:t>
      </w:r>
      <w:bookmarkEnd w:id="3036"/>
    </w:p>
    <w:bookmarkEnd w:id="3037"/>
    <w:bookmarkEnd w:id="3038"/>
    <w:bookmarkEnd w:id="3039"/>
    <w:p w14:paraId="04313751" w14:textId="062400D1" w:rsidR="001374ED" w:rsidRPr="00D56521" w:rsidRDefault="001374ED" w:rsidP="00280A08">
      <w:pPr>
        <w:spacing w:line="240" w:lineRule="auto"/>
        <w:jc w:val="both"/>
      </w:pPr>
      <w:r w:rsidRPr="00D56521">
        <w:t xml:space="preserve">Substituted or adjusted values in ENCs at the largest scale shall be used as input to any alarm/indication processing. These may or may not be the same as the substituted values which are portrayed as shown in </w:t>
      </w:r>
      <w:r w:rsidR="00280A08">
        <w:t>Figure C-4-20 below</w:t>
      </w:r>
      <w:r w:rsidRPr="00D56521">
        <w:t xml:space="preserve"> which shows an illustration of the graphical highlight (red boundary and red transparent fill) for the intersected safety contour.</w:t>
      </w:r>
    </w:p>
    <w:p w14:paraId="6F23C2D7" w14:textId="77777777" w:rsidR="001374ED" w:rsidRPr="00D56521" w:rsidRDefault="001374ED" w:rsidP="004E61EE">
      <w:pPr>
        <w:spacing w:line="240" w:lineRule="auto"/>
        <w:jc w:val="center"/>
        <w:rPr>
          <w:i/>
          <w:iCs/>
        </w:rPr>
      </w:pPr>
      <w:r w:rsidRPr="00D56521">
        <w:rPr>
          <w:i/>
          <w:iCs/>
          <w:noProof/>
          <w:lang w:val="fr-FR"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Default="001374ED" w:rsidP="00280A08">
      <w:pPr>
        <w:pStyle w:val="Caption"/>
        <w:spacing w:after="120" w:line="240" w:lineRule="auto"/>
        <w:jc w:val="center"/>
      </w:pPr>
      <w:r w:rsidRPr="00D56521">
        <w:t xml:space="preserve">Figure </w:t>
      </w:r>
      <w:r w:rsidR="0050181D" w:rsidRPr="00D56521">
        <w:t>C-4-</w:t>
      </w:r>
      <w:r w:rsidRPr="00D56521">
        <w:t>20</w:t>
      </w:r>
      <w:r w:rsidR="00280A08">
        <w:t xml:space="preserve"> -</w:t>
      </w:r>
      <w:r w:rsidR="00366538" w:rsidRPr="00D56521">
        <w:t xml:space="preserve"> Graphical highlight for intersected safety contour</w:t>
      </w:r>
    </w:p>
    <w:p w14:paraId="0402A4C8" w14:textId="77777777" w:rsidR="00280A08" w:rsidRDefault="00280A08" w:rsidP="00280A08">
      <w:pPr>
        <w:spacing w:after="120" w:line="240" w:lineRule="auto"/>
      </w:pPr>
    </w:p>
    <w:p w14:paraId="7B5C42FA" w14:textId="302865A6" w:rsidR="00280A08" w:rsidRPr="009D0DF9" w:rsidRDefault="00280A08" w:rsidP="0043278E">
      <w:pPr>
        <w:pStyle w:val="Heading2"/>
      </w:pPr>
      <w:bookmarkStart w:id="3040" w:name="_Toc88838699"/>
      <w:bookmarkStart w:id="3041" w:name="_Toc88839536"/>
      <w:bookmarkStart w:id="3042" w:name="_Toc88838700"/>
      <w:bookmarkStart w:id="3043" w:name="_Toc88839537"/>
      <w:bookmarkStart w:id="3044" w:name="_Toc88838701"/>
      <w:bookmarkStart w:id="3045" w:name="_Toc88839538"/>
      <w:bookmarkStart w:id="3046" w:name="_Toc88838702"/>
      <w:bookmarkStart w:id="3047" w:name="_Toc88839539"/>
      <w:bookmarkStart w:id="3048" w:name="_Toc88838703"/>
      <w:bookmarkStart w:id="3049" w:name="_Toc88839540"/>
      <w:bookmarkStart w:id="3050" w:name="_Toc88852905"/>
      <w:bookmarkStart w:id="3051" w:name="_Toc88838704"/>
      <w:bookmarkStart w:id="3052" w:name="_Toc88839541"/>
      <w:bookmarkStart w:id="3053" w:name="_Toc88838705"/>
      <w:bookmarkStart w:id="3054" w:name="_Toc88839542"/>
      <w:bookmarkStart w:id="3055" w:name="_Toc88838706"/>
      <w:bookmarkStart w:id="3056" w:name="_Toc88839543"/>
      <w:bookmarkStart w:id="3057" w:name="_Toc88838707"/>
      <w:bookmarkStart w:id="3058" w:name="_Toc88839544"/>
      <w:bookmarkStart w:id="3059" w:name="_Toc88838708"/>
      <w:bookmarkStart w:id="3060" w:name="_Toc88839545"/>
      <w:bookmarkStart w:id="3061" w:name="_Toc88838709"/>
      <w:bookmarkStart w:id="3062" w:name="_Toc88839546"/>
      <w:bookmarkStart w:id="3063" w:name="_Toc88838710"/>
      <w:bookmarkStart w:id="3064" w:name="_Toc88839547"/>
      <w:bookmarkStart w:id="3065" w:name="_Toc88838711"/>
      <w:bookmarkStart w:id="3066" w:name="_Toc88839548"/>
      <w:bookmarkStart w:id="3067" w:name="_Toc144421449"/>
      <w:bookmarkStart w:id="3068" w:name="_Toc88852914"/>
      <w:bookmarkStart w:id="3069" w:name="_Toc98340007"/>
      <w:bookmarkStart w:id="3070" w:name="_Toc9834038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r>
        <w:t>Legend details</w:t>
      </w:r>
      <w:bookmarkEnd w:id="3067"/>
    </w:p>
    <w:bookmarkEnd w:id="3068"/>
    <w:bookmarkEnd w:id="3069"/>
    <w:bookmarkEnd w:id="3070"/>
    <w:p w14:paraId="18222D1C" w14:textId="146CCC69" w:rsidR="000A0D43" w:rsidRDefault="001374ED" w:rsidP="004E61EE">
      <w:pPr>
        <w:spacing w:line="240" w:lineRule="auto"/>
        <w:rPr>
          <w:ins w:id="3071" w:author="jonathan pritchard" w:date="2023-12-06T14:47:00Z"/>
        </w:rPr>
      </w:pPr>
      <w:r w:rsidRPr="00D56521">
        <w:t xml:space="preserve">The legend shall additionally indicate the vertical datum of S-102 and S-104.  If the vertical datums are </w:t>
      </w:r>
      <w:r w:rsidR="00280A08">
        <w:t xml:space="preserve">the </w:t>
      </w:r>
      <w:r w:rsidRPr="00D56521">
        <w:t>same then a single indication is enough to cover S-101, S-102 and S-104.</w:t>
      </w:r>
    </w:p>
    <w:p w14:paraId="0F3AEAF0" w14:textId="77777777" w:rsidR="0083266A" w:rsidRPr="00EC6DA6" w:rsidRDefault="0083266A" w:rsidP="0043278E">
      <w:pPr>
        <w:rPr>
          <w:ins w:id="3072" w:author="jonathan pritchard" w:date="2023-12-06T14:47:00Z"/>
        </w:rPr>
      </w:pPr>
    </w:p>
    <w:p w14:paraId="7CC07019"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39" w:author="jonathan pritchard" w:date="2024-05-20T17:17:00Z" w:initials="jp">
    <w:p w14:paraId="757F300D" w14:textId="067EF033" w:rsidR="00B840E1" w:rsidRDefault="00B840E1" w:rsidP="00B840E1">
      <w:pPr>
        <w:pStyle w:val="CommentText"/>
      </w:pPr>
      <w:r>
        <w:rPr>
          <w:rStyle w:val="CommentReference"/>
        </w:rPr>
        <w:annotationRef/>
      </w:r>
      <w:r>
        <w:t>Update when this is published. DE (47)</w:t>
      </w:r>
    </w:p>
  </w:comment>
  <w:comment w:id="540" w:author="jonathan pritchard" w:date="2024-07-05T14:38:00Z" w:initials="jp">
    <w:p w14:paraId="6F2A9C26" w14:textId="77777777" w:rsidR="002F4314" w:rsidRDefault="002F4314" w:rsidP="002F4314">
      <w:pPr>
        <w:pStyle w:val="CommentText"/>
      </w:pPr>
      <w:r>
        <w:rPr>
          <w:rStyle w:val="CommentReference"/>
        </w:rPr>
        <w:annotationRef/>
      </w:r>
      <w:r>
        <w:t>Done. Revisit sept.</w:t>
      </w:r>
    </w:p>
  </w:comment>
  <w:comment w:id="555" w:author="jonathan pritchard" w:date="2024-05-28T08:03:00Z" w:initials="jp">
    <w:p w14:paraId="27128899" w14:textId="77777777" w:rsidR="00D538AB" w:rsidRDefault="00F2390C" w:rsidP="00D538AB">
      <w:pPr>
        <w:pStyle w:val="CommentText"/>
      </w:pPr>
      <w:r>
        <w:rPr>
          <w:rStyle w:val="CommentReference"/>
        </w:rPr>
        <w:annotationRef/>
      </w:r>
      <w:r w:rsidR="00D538AB">
        <w:t>This is a work in progress - it may not be needed but will be worked on as the document is further revised.</w:t>
      </w:r>
    </w:p>
  </w:comment>
  <w:comment w:id="699" w:author="jonathan pritchard" w:date="2024-02-09T12:36:00Z" w:initials="jp">
    <w:p w14:paraId="6AC7C745" w14:textId="77777777" w:rsidR="00024B10" w:rsidRDefault="00024B10" w:rsidP="00024B10">
      <w:pPr>
        <w:pStyle w:val="CommentText"/>
      </w:pPr>
      <w:r>
        <w:rPr>
          <w:rStyle w:val="CommentReference"/>
        </w:rPr>
        <w:annotationRef/>
      </w:r>
      <w:r>
        <w:t>Add clarification on linestyle portrayal. GitHub Issue #37</w:t>
      </w:r>
    </w:p>
  </w:comment>
  <w:comment w:id="735" w:author="jonathan pritchard" w:date="2024-05-20T17:37:00Z" w:initials="jp">
    <w:p w14:paraId="603CA60B" w14:textId="77777777" w:rsidR="00776DD2" w:rsidRDefault="00776DD2" w:rsidP="00776DD2">
      <w:pPr>
        <w:pStyle w:val="CommentText"/>
      </w:pPr>
      <w:r>
        <w:rPr>
          <w:rStyle w:val="CommentReference"/>
        </w:rPr>
        <w:annotationRef/>
      </w:r>
      <w:r>
        <w:t>DE (56)</w:t>
      </w:r>
    </w:p>
  </w:comment>
  <w:comment w:id="737" w:author="jonathan pritchard" w:date="2024-05-20T15:02:00Z" w:initials="jp">
    <w:p w14:paraId="108C3FA4" w14:textId="77777777" w:rsidR="00F53D1F" w:rsidRDefault="00F53D1F" w:rsidP="00F53D1F">
      <w:pPr>
        <w:pStyle w:val="CommentText"/>
      </w:pPr>
      <w:r>
        <w:rPr>
          <w:rStyle w:val="CommentReference"/>
        </w:rPr>
        <w:annotationRef/>
      </w:r>
      <w:r>
        <w:t>UKHO (1)</w:t>
      </w:r>
    </w:p>
  </w:comment>
  <w:comment w:id="742" w:author="jonathan pritchard" w:date="2024-07-18T12:34:00Z" w:initials="jp">
    <w:p w14:paraId="023AB14F" w14:textId="77777777" w:rsidR="0023731C" w:rsidRDefault="0023731C" w:rsidP="0023731C">
      <w:pPr>
        <w:pStyle w:val="CommentText"/>
      </w:pPr>
      <w:r>
        <w:rPr>
          <w:rStyle w:val="CommentReference"/>
        </w:rPr>
        <w:annotationRef/>
      </w:r>
      <w:r>
        <w:t>This no longer includes navigational warnings but there should possibly be a link to the section on navwarns.</w:t>
      </w:r>
    </w:p>
  </w:comment>
  <w:comment w:id="744" w:author="jonathan pritchard" w:date="2024-05-30T08:02:00Z" w:initials="jp">
    <w:p w14:paraId="148FC035" w14:textId="736D290E" w:rsidR="00B33381" w:rsidRDefault="00B33381" w:rsidP="00B33381">
      <w:pPr>
        <w:pStyle w:val="CommentText"/>
      </w:pPr>
      <w:r>
        <w:rPr>
          <w:rStyle w:val="CommentReference"/>
        </w:rPr>
        <w:annotationRef/>
      </w:r>
      <w:r>
        <w:t>Is this a must?</w:t>
      </w:r>
    </w:p>
  </w:comment>
  <w:comment w:id="743" w:author="jonathan pritchard" w:date="2024-07-17T15:01:00Z" w:initials="jp">
    <w:p w14:paraId="5135BA7D" w14:textId="77777777" w:rsidR="00491401" w:rsidRDefault="00491401" w:rsidP="00491401">
      <w:pPr>
        <w:pStyle w:val="CommentText"/>
      </w:pPr>
      <w:r>
        <w:rPr>
          <w:rStyle w:val="CommentReference"/>
        </w:rPr>
        <w:annotationRef/>
      </w:r>
      <w:r>
        <w:t>Yes.</w:t>
      </w:r>
    </w:p>
  </w:comment>
  <w:comment w:id="745" w:author="jonathan pritchard" w:date="2024-07-17T08:12:00Z" w:initials="jp">
    <w:p w14:paraId="4B9B3CA3" w14:textId="77777777" w:rsidR="00330D8D" w:rsidRDefault="00330D8D" w:rsidP="00330D8D">
      <w:pPr>
        <w:pStyle w:val="CommentText"/>
      </w:pPr>
      <w:r>
        <w:rPr>
          <w:rStyle w:val="CommentReference"/>
        </w:rPr>
        <w:annotationRef/>
      </w:r>
      <w:r>
        <w:t>Is this both versions of datasets and the revisions of the products themselves? Is there a justification for adding the revision informaiton of the products so the end user knows (so add PS, FC and PC information for each DS?)</w:t>
      </w:r>
    </w:p>
  </w:comment>
  <w:comment w:id="746" w:author="jonathan pritchard" w:date="2024-07-18T12:35:00Z" w:initials="jp">
    <w:p w14:paraId="5C1E3104" w14:textId="77777777" w:rsidR="0023731C" w:rsidRDefault="0023731C" w:rsidP="0023731C">
      <w:pPr>
        <w:pStyle w:val="CommentText"/>
      </w:pPr>
      <w:r>
        <w:rPr>
          <w:rStyle w:val="CommentReference"/>
        </w:rPr>
        <w:annotationRef/>
      </w:r>
      <w:r>
        <w:t>No.</w:t>
      </w:r>
    </w:p>
  </w:comment>
  <w:comment w:id="751" w:author="jonathan pritchard" w:date="2024-07-17T08:13:00Z" w:initials="jp">
    <w:p w14:paraId="53D66BFB" w14:textId="77777777" w:rsidR="00330D8D" w:rsidRDefault="00330D8D" w:rsidP="00330D8D">
      <w:pPr>
        <w:pStyle w:val="CommentText"/>
      </w:pPr>
      <w:r>
        <w:rPr>
          <w:rStyle w:val="CommentReference"/>
        </w:rPr>
        <w:annotationRef/>
      </w:r>
      <w:r>
        <w:t>Must? Or just refer to “the units defined in the FC”</w:t>
      </w:r>
    </w:p>
  </w:comment>
  <w:comment w:id="750" w:author="jonathan pritchard" w:date="2024-07-17T15:13:00Z" w:initials="jp">
    <w:p w14:paraId="1854F32A" w14:textId="77777777" w:rsidR="005D7C82" w:rsidRDefault="005D7C82" w:rsidP="005D7C82">
      <w:pPr>
        <w:pStyle w:val="CommentText"/>
      </w:pPr>
      <w:r>
        <w:rPr>
          <w:rStyle w:val="CommentReference"/>
        </w:rPr>
        <w:annotationRef/>
      </w:r>
      <w:r>
        <w:t>it‘s a must.</w:t>
      </w:r>
    </w:p>
  </w:comment>
  <w:comment w:id="754" w:author="jonathan pritchard" w:date="2024-07-17T08:15:00Z" w:initials="jp">
    <w:p w14:paraId="4694BB93" w14:textId="425CC27C" w:rsidR="00330D8D" w:rsidRDefault="00330D8D" w:rsidP="00330D8D">
      <w:pPr>
        <w:pStyle w:val="CommentText"/>
      </w:pPr>
      <w:r>
        <w:rPr>
          <w:rStyle w:val="CommentReference"/>
        </w:rPr>
        <w:annotationRef/>
      </w:r>
      <w:r>
        <w:t>S-164, test?</w:t>
      </w:r>
    </w:p>
  </w:comment>
  <w:comment w:id="756" w:author="jonathan pritchard" w:date="2024-07-18T12:38:00Z" w:initials="jp">
    <w:p w14:paraId="5F58018F" w14:textId="77777777" w:rsidR="0023731C" w:rsidRDefault="0023731C" w:rsidP="0023731C">
      <w:pPr>
        <w:pStyle w:val="CommentText"/>
      </w:pPr>
      <w:r>
        <w:rPr>
          <w:rStyle w:val="CommentReference"/>
        </w:rPr>
        <w:annotationRef/>
      </w:r>
      <w:r>
        <w:t>Needs to be a test that all these items are available in the Legend.</w:t>
      </w:r>
    </w:p>
  </w:comment>
  <w:comment w:id="755" w:author="jonathan pritchard" w:date="2024-07-17T15:31:00Z" w:initials="jp">
    <w:p w14:paraId="521EDBBA" w14:textId="64A2F757" w:rsidR="00A82EF8" w:rsidRDefault="00A82EF8" w:rsidP="00A82EF8">
      <w:pPr>
        <w:pStyle w:val="CommentText"/>
      </w:pPr>
      <w:r>
        <w:rPr>
          <w:rStyle w:val="CommentReference"/>
        </w:rPr>
        <w:annotationRef/>
      </w:r>
      <w:r>
        <w:t>Raise GitHub issue. Maybe 10/11 could be deleted. Should be restricted to ENC and, optionally, for other products. Legend is a must though.</w:t>
      </w:r>
    </w:p>
  </w:comment>
  <w:comment w:id="757" w:author="jonathan pritchard" w:date="2024-07-17T08:14:00Z" w:initials="jp">
    <w:p w14:paraId="458380E0" w14:textId="2E769381" w:rsidR="00330D8D" w:rsidRDefault="00330D8D" w:rsidP="00330D8D">
      <w:pPr>
        <w:pStyle w:val="CommentText"/>
      </w:pPr>
      <w:r>
        <w:rPr>
          <w:rStyle w:val="CommentReference"/>
        </w:rPr>
        <w:annotationRef/>
      </w:r>
      <w:r>
        <w:t>Must?</w:t>
      </w:r>
    </w:p>
  </w:comment>
  <w:comment w:id="758" w:author="jonathan pritchard" w:date="2024-07-17T08:14:00Z" w:initials="jp">
    <w:p w14:paraId="0B6AFE6A" w14:textId="77777777" w:rsidR="00330D8D" w:rsidRDefault="00330D8D" w:rsidP="00330D8D">
      <w:pPr>
        <w:pStyle w:val="CommentText"/>
      </w:pPr>
      <w:r>
        <w:rPr>
          <w:rStyle w:val="CommentReference"/>
        </w:rPr>
        <w:annotationRef/>
      </w:r>
      <w:r>
        <w:t>Must?</w:t>
      </w:r>
    </w:p>
  </w:comment>
  <w:comment w:id="759" w:author="jonathan pritchard" w:date="2024-07-17T15:17:00Z" w:initials="jp">
    <w:p w14:paraId="7C95A5F6" w14:textId="77777777" w:rsidR="005D7C82" w:rsidRDefault="005D7C82" w:rsidP="005D7C82">
      <w:pPr>
        <w:pStyle w:val="CommentText"/>
      </w:pPr>
      <w:r>
        <w:rPr>
          <w:rStyle w:val="CommentReference"/>
        </w:rPr>
        <w:annotationRef/>
      </w:r>
      <w:r>
        <w:t>Yes.</w:t>
      </w:r>
    </w:p>
  </w:comment>
  <w:comment w:id="760" w:author="jonathan pritchard" w:date="2024-07-17T08:14:00Z" w:initials="jp">
    <w:p w14:paraId="230B9564" w14:textId="10FA49FF" w:rsidR="00330D8D" w:rsidRDefault="00330D8D" w:rsidP="00330D8D">
      <w:pPr>
        <w:pStyle w:val="CommentText"/>
      </w:pPr>
      <w:r>
        <w:rPr>
          <w:rStyle w:val="CommentReference"/>
        </w:rPr>
        <w:annotationRef/>
      </w:r>
      <w:r>
        <w:t>Could be more than one on screen at any one time.</w:t>
      </w:r>
    </w:p>
  </w:comment>
  <w:comment w:id="761" w:author="jonathan pritchard" w:date="2024-05-21T12:57:00Z" w:initials="jp">
    <w:p w14:paraId="0CD6FDA4" w14:textId="267264EB" w:rsidR="008C77AA" w:rsidRDefault="008C77AA" w:rsidP="008C77AA">
      <w:pPr>
        <w:pStyle w:val="CommentText"/>
      </w:pPr>
      <w:r>
        <w:rPr>
          <w:rStyle w:val="CommentReference"/>
        </w:rPr>
        <w:annotationRef/>
      </w:r>
      <w:r>
        <w:t>Should these be in Legend? They’re user defined.</w:t>
      </w:r>
    </w:p>
  </w:comment>
  <w:comment w:id="762" w:author="jonathan pritchard" w:date="2024-05-21T12:57:00Z" w:initials="jp">
    <w:p w14:paraId="4553B01E" w14:textId="77777777" w:rsidR="008C77AA" w:rsidRDefault="008C77AA" w:rsidP="008C77AA">
      <w:pPr>
        <w:pStyle w:val="CommentText"/>
      </w:pPr>
      <w:r>
        <w:rPr>
          <w:rStyle w:val="CommentReference"/>
        </w:rPr>
        <w:annotationRef/>
      </w:r>
      <w:r>
        <w:t>SM(144)</w:t>
      </w:r>
    </w:p>
  </w:comment>
  <w:comment w:id="763" w:author="jonathan pritchard" w:date="2024-05-21T12:58:00Z" w:initials="jp">
    <w:p w14:paraId="4714DDEB" w14:textId="77777777" w:rsidR="008C77AA" w:rsidRDefault="008C77AA" w:rsidP="008C77AA">
      <w:pPr>
        <w:pStyle w:val="CommentText"/>
      </w:pPr>
      <w:r>
        <w:rPr>
          <w:rStyle w:val="CommentReference"/>
        </w:rPr>
        <w:annotationRef/>
      </w:r>
      <w:r>
        <w:t>May need some clarification.</w:t>
      </w:r>
    </w:p>
  </w:comment>
  <w:comment w:id="765" w:author="jonathan pritchard" w:date="2023-10-20T09:47:00Z" w:initials="jp">
    <w:p w14:paraId="0C2531F4" w14:textId="77777777" w:rsidR="00A13F5A" w:rsidRDefault="00E66D12" w:rsidP="00A13F5A">
      <w:pPr>
        <w:pStyle w:val="CommentText"/>
      </w:pPr>
      <w:r>
        <w:rPr>
          <w:rStyle w:val="CommentReference"/>
        </w:rPr>
        <w:annotationRef/>
      </w:r>
      <w:r w:rsidR="00A13F5A">
        <w:t>Informative. Needs explaining this is something where the details are in the PC/Alert catlaogue and described for information here.</w:t>
      </w:r>
    </w:p>
  </w:comment>
  <w:comment w:id="766" w:author="jonathan pritchard" w:date="2024-05-21T12:59:00Z" w:initials="jp">
    <w:p w14:paraId="50866ED5" w14:textId="48C99256" w:rsidR="00DB6416" w:rsidRDefault="00DB6416" w:rsidP="00DB6416">
      <w:pPr>
        <w:pStyle w:val="CommentText"/>
      </w:pPr>
      <w:r>
        <w:rPr>
          <w:rStyle w:val="CommentReference"/>
        </w:rPr>
        <w:annotationRef/>
      </w:r>
      <w:r>
        <w:t>Functionality is mandatory, all details are in PC. OEM shall implement the layers defined in the portrayal catalogue which will implement the mandatory IMO layers defined in 530(106). The description of those layers here is, thus, informative.</w:t>
      </w:r>
    </w:p>
  </w:comment>
  <w:comment w:id="767" w:author="jonathan pritchard" w:date="2023-10-19T13:22:00Z" w:initials="jp">
    <w:p w14:paraId="7436A21F" w14:textId="77777777" w:rsidR="00546060" w:rsidRDefault="00F24086" w:rsidP="00546060">
      <w:pPr>
        <w:pStyle w:val="CommentText"/>
      </w:pPr>
      <w:r>
        <w:rPr>
          <w:rStyle w:val="CommentReference"/>
        </w:rPr>
        <w:annotationRef/>
      </w:r>
      <w:r w:rsidR="00546060">
        <w:t>Informative? How much of this is defined in the PC and should S-98 Annex C define the mechanism, not the detail.?</w:t>
      </w:r>
    </w:p>
  </w:comment>
  <w:comment w:id="770" w:author="jonathan pritchard" w:date="2024-05-21T13:00:00Z" w:initials="jp">
    <w:p w14:paraId="01AF08B6" w14:textId="6BACE119" w:rsidR="005E1EEA" w:rsidRDefault="005E1EEA" w:rsidP="005E1EEA">
      <w:pPr>
        <w:pStyle w:val="CommentText"/>
      </w:pPr>
      <w:r>
        <w:rPr>
          <w:rStyle w:val="CommentReference"/>
        </w:rPr>
        <w:annotationRef/>
      </w:r>
      <w:r>
        <w:t>Define layers in this context (IHO defn?)</w:t>
      </w:r>
    </w:p>
  </w:comment>
  <w:comment w:id="771" w:author="jonathan pritchard" w:date="2024-05-21T13:00:00Z" w:initials="jp">
    <w:p w14:paraId="715BC210" w14:textId="4729A4D4" w:rsidR="00DB6416" w:rsidRDefault="00DB6416" w:rsidP="00DB6416">
      <w:pPr>
        <w:pStyle w:val="CommentText"/>
      </w:pPr>
      <w:r>
        <w:rPr>
          <w:rStyle w:val="CommentReference"/>
        </w:rPr>
        <w:annotationRef/>
      </w:r>
      <w:r>
        <w:t>Check alerts vs alarms SM (145)</w:t>
      </w:r>
    </w:p>
  </w:comment>
  <w:comment w:id="773" w:author="jonathan pritchard" w:date="2024-07-17T08:20:00Z" w:initials="jp">
    <w:p w14:paraId="4D6B4BAC" w14:textId="77777777" w:rsidR="00546060" w:rsidRDefault="00546060" w:rsidP="00546060">
      <w:pPr>
        <w:pStyle w:val="CommentText"/>
      </w:pPr>
      <w:r>
        <w:rPr>
          <w:rStyle w:val="CommentReference"/>
        </w:rPr>
        <w:annotationRef/>
      </w:r>
      <w:r>
        <w:t>PC does this?</w:t>
      </w:r>
    </w:p>
  </w:comment>
  <w:comment w:id="780" w:author="jonathan pritchard" w:date="2024-05-20T17:42:00Z" w:initials="jp">
    <w:p w14:paraId="42C18F76" w14:textId="1746002F" w:rsidR="00831F8F" w:rsidRDefault="00831F8F" w:rsidP="00831F8F">
      <w:pPr>
        <w:pStyle w:val="CommentText"/>
      </w:pPr>
      <w:r>
        <w:rPr>
          <w:rStyle w:val="CommentReference"/>
        </w:rPr>
        <w:annotationRef/>
      </w:r>
      <w:r>
        <w:t>DE (58)</w:t>
      </w:r>
    </w:p>
  </w:comment>
  <w:comment w:id="781" w:author="jonathan pritchard" w:date="2024-07-17T16:22:00Z" w:initials="jp">
    <w:p w14:paraId="5DB9D9F3" w14:textId="77777777" w:rsidR="0096759C" w:rsidRDefault="0096759C" w:rsidP="0096759C">
      <w:pPr>
        <w:pStyle w:val="CommentText"/>
      </w:pPr>
      <w:r>
        <w:rPr>
          <w:rStyle w:val="CommentReference"/>
        </w:rPr>
        <w:annotationRef/>
      </w:r>
      <w:r>
        <w:t>must</w:t>
      </w:r>
    </w:p>
  </w:comment>
  <w:comment w:id="779" w:author="jonathan pritchard" w:date="2023-10-20T10:07:00Z" w:initials="jp">
    <w:p w14:paraId="44921920" w14:textId="50114F04" w:rsidR="009F2EFF" w:rsidRPr="00E31B18" w:rsidRDefault="009F2EFF" w:rsidP="000C2F8F">
      <w:pPr>
        <w:pStyle w:val="CommentText"/>
        <w:rPr>
          <w:lang w:val="en-US"/>
        </w:rPr>
      </w:pPr>
      <w:r>
        <w:rPr>
          <w:rStyle w:val="CommentReference"/>
        </w:rPr>
        <w:annotationRef/>
      </w:r>
      <w:r>
        <w:t>This will need updating. There's a proposal to replace with its own annex and symbology.</w:t>
      </w:r>
    </w:p>
  </w:comment>
  <w:comment w:id="784" w:author="jonathan pritchard" w:date="2024-05-20T17:38:00Z" w:initials="jp">
    <w:p w14:paraId="5A98C623" w14:textId="0CA1AAE5" w:rsidR="00776DD2" w:rsidRDefault="00776DD2" w:rsidP="00776DD2">
      <w:pPr>
        <w:pStyle w:val="CommentText"/>
      </w:pPr>
      <w:r>
        <w:rPr>
          <w:rStyle w:val="CommentReference"/>
        </w:rPr>
        <w:annotationRef/>
      </w:r>
      <w:r>
        <w:t>Needs concrete examples when this is agreed in the ENC PS.</w:t>
      </w:r>
    </w:p>
  </w:comment>
  <w:comment w:id="785" w:author="jonathan pritchard" w:date="2024-07-17T08:33:00Z" w:initials="jp">
    <w:p w14:paraId="0156A05D" w14:textId="77777777" w:rsidR="00B022AA" w:rsidRDefault="00B022AA" w:rsidP="00B022AA">
      <w:pPr>
        <w:pStyle w:val="CommentText"/>
      </w:pPr>
      <w:r>
        <w:rPr>
          <w:rStyle w:val="CommentReference"/>
        </w:rPr>
        <w:annotationRef/>
      </w:r>
      <w:r>
        <w:t>Proposal (for now) is to retain the existing mechansim and also portray the UpdateInformation features too. Is there any non-PC specific functionality related to UpdateInformation, e.g. “accepting” the changes it shows?</w:t>
      </w:r>
    </w:p>
  </w:comment>
  <w:comment w:id="786" w:author="jonathan pritchard" w:date="2024-07-17T16:33:00Z" w:initials="jp">
    <w:p w14:paraId="2A0FE523" w14:textId="77777777" w:rsidR="00397A11" w:rsidRDefault="00397A11" w:rsidP="00397A11">
      <w:pPr>
        <w:pStyle w:val="CommentText"/>
      </w:pPr>
      <w:r>
        <w:rPr>
          <w:rStyle w:val="CommentReference"/>
        </w:rPr>
        <w:annotationRef/>
      </w:r>
      <w:r>
        <w:t>Needs functionality to be drafted. Tests in S-164  too. Multiple editions to be added.</w:t>
      </w:r>
    </w:p>
  </w:comment>
  <w:comment w:id="790" w:author="jonathan pritchard" w:date="2024-07-17T08:33:00Z" w:initials="jp">
    <w:p w14:paraId="2F530940" w14:textId="53F1C152" w:rsidR="00B022AA" w:rsidRDefault="00B022AA" w:rsidP="00B022AA">
      <w:pPr>
        <w:pStyle w:val="CommentText"/>
      </w:pPr>
      <w:r>
        <w:rPr>
          <w:rStyle w:val="CommentReference"/>
        </w:rPr>
        <w:annotationRef/>
      </w:r>
      <w:r>
        <w:t>Must?</w:t>
      </w:r>
    </w:p>
  </w:comment>
  <w:comment w:id="791" w:author="jonathan pritchard" w:date="2024-07-17T16:47:00Z" w:initials="jp">
    <w:p w14:paraId="65923467" w14:textId="77777777" w:rsidR="003839E3" w:rsidRDefault="003839E3" w:rsidP="003839E3">
      <w:pPr>
        <w:pStyle w:val="CommentText"/>
      </w:pPr>
      <w:r>
        <w:rPr>
          <w:rStyle w:val="CommentReference"/>
        </w:rPr>
        <w:annotationRef/>
      </w:r>
      <w:r>
        <w:t>must</w:t>
      </w:r>
    </w:p>
  </w:comment>
  <w:comment w:id="794" w:author="jonathan pritchard" w:date="2023-10-19T13:23:00Z" w:initials="jp">
    <w:p w14:paraId="7D579435" w14:textId="46B20282" w:rsidR="00F24086" w:rsidRDefault="00F24086" w:rsidP="000C2F8F">
      <w:pPr>
        <w:pStyle w:val="CommentText"/>
      </w:pPr>
      <w:r>
        <w:rPr>
          <w:rStyle w:val="CommentReference"/>
        </w:rPr>
        <w:annotationRef/>
      </w:r>
      <w:r>
        <w:t>Informative.?</w:t>
      </w:r>
    </w:p>
  </w:comment>
  <w:comment w:id="795" w:author="jonathan pritchard" w:date="2023-10-20T14:46:00Z" w:initials="jp">
    <w:p w14:paraId="4971DC25" w14:textId="77777777" w:rsidR="00E31B18" w:rsidRDefault="00E31B18" w:rsidP="000C2F8F">
      <w:pPr>
        <w:pStyle w:val="CommentText"/>
      </w:pPr>
      <w:r>
        <w:rPr>
          <w:rStyle w:val="CommentReference"/>
        </w:rPr>
        <w:annotationRef/>
      </w:r>
      <w:r>
        <w:t>Some of this looks authoritative but most of the tables are informative. Suggest we label the tables as informative anyway for clarity.</w:t>
      </w:r>
    </w:p>
  </w:comment>
  <w:comment w:id="797" w:author="jonathan pritchard" w:date="2024-07-18T15:42:00Z" w:initials="jp">
    <w:p w14:paraId="2564016C" w14:textId="77777777" w:rsidR="00AA714E" w:rsidRDefault="00AA714E" w:rsidP="00AA714E">
      <w:pPr>
        <w:pStyle w:val="CommentText"/>
      </w:pPr>
      <w:r>
        <w:rPr>
          <w:rStyle w:val="CommentReference"/>
        </w:rPr>
        <w:annotationRef/>
      </w:r>
      <w:r>
        <w:t>Future revisions will need to modify this to account for multiple PCs being installed on the ECDIS.</w:t>
      </w:r>
    </w:p>
  </w:comment>
  <w:comment w:id="854" w:author="jonathan pritchard" w:date="2024-07-18T15:43:00Z" w:initials="jp">
    <w:p w14:paraId="171D6FA0" w14:textId="77777777" w:rsidR="000D1BBD" w:rsidRDefault="000D1BBD" w:rsidP="000D1BBD">
      <w:pPr>
        <w:pStyle w:val="CommentText"/>
      </w:pPr>
      <w:r>
        <w:rPr>
          <w:rStyle w:val="CommentReference"/>
        </w:rPr>
        <w:annotationRef/>
      </w:r>
      <w:r>
        <w:t>This needs work...</w:t>
      </w:r>
    </w:p>
  </w:comment>
  <w:comment w:id="872" w:author="jonathan pritchard" w:date="2024-07-17T10:13:00Z" w:initials="jp">
    <w:p w14:paraId="7C00DB25" w14:textId="1C93A183" w:rsidR="00B21C1F" w:rsidRDefault="00B21C1F" w:rsidP="00B21C1F">
      <w:pPr>
        <w:pStyle w:val="CommentText"/>
      </w:pPr>
      <w:r>
        <w:rPr>
          <w:rStyle w:val="CommentReference"/>
        </w:rPr>
        <w:annotationRef/>
      </w:r>
      <w:r>
        <w:t>Must?</w:t>
      </w:r>
    </w:p>
  </w:comment>
  <w:comment w:id="870" w:author="jonathan pritchard" w:date="2024-07-17T10:14:00Z" w:initials="jp">
    <w:p w14:paraId="3767C641" w14:textId="77777777" w:rsidR="00B21C1F" w:rsidRDefault="00B21C1F" w:rsidP="00B21C1F">
      <w:pPr>
        <w:pStyle w:val="CommentText"/>
      </w:pPr>
      <w:r>
        <w:rPr>
          <w:rStyle w:val="CommentReference"/>
        </w:rPr>
        <w:annotationRef/>
      </w:r>
      <w:r>
        <w:t>And the should below. Surely Part 9 guarantees this?</w:t>
      </w:r>
    </w:p>
  </w:comment>
  <w:comment w:id="871" w:author="jonathan pritchard" w:date="2024-07-17T17:24:00Z" w:initials="jp">
    <w:p w14:paraId="1E4016B8" w14:textId="77777777" w:rsidR="00BA014B" w:rsidRDefault="00BA014B" w:rsidP="00BA014B">
      <w:pPr>
        <w:pStyle w:val="CommentText"/>
      </w:pPr>
      <w:r>
        <w:rPr>
          <w:rStyle w:val="CommentReference"/>
        </w:rPr>
        <w:annotationRef/>
      </w:r>
      <w:r>
        <w:t>yes</w:t>
      </w:r>
    </w:p>
  </w:comment>
  <w:comment w:id="876" w:author="jonathan pritchard" w:date="2024-07-17T17:26:00Z" w:initials="jp">
    <w:p w14:paraId="7F8C8CD4" w14:textId="77777777" w:rsidR="008537AD" w:rsidRDefault="008537AD" w:rsidP="008537AD">
      <w:pPr>
        <w:pStyle w:val="CommentText"/>
      </w:pPr>
      <w:r>
        <w:rPr>
          <w:rStyle w:val="CommentReference"/>
        </w:rPr>
        <w:annotationRef/>
      </w:r>
      <w:r>
        <w:t>Put in later section on North Arrow.</w:t>
      </w:r>
    </w:p>
  </w:comment>
  <w:comment w:id="877" w:author="jonathan pritchard" w:date="2024-07-18T15:30:00Z" w:initials="jp">
    <w:p w14:paraId="41BBBBC4" w14:textId="77777777" w:rsidR="009C2EC8" w:rsidRDefault="009C2EC8" w:rsidP="009C2EC8">
      <w:pPr>
        <w:pStyle w:val="CommentText"/>
      </w:pPr>
      <w:r>
        <w:rPr>
          <w:rStyle w:val="CommentReference"/>
        </w:rPr>
        <w:annotationRef/>
      </w:r>
      <w:r>
        <w:t>Relocated to Section 12.</w:t>
      </w:r>
    </w:p>
  </w:comment>
  <w:comment w:id="883" w:author="jonathan pritchard" w:date="2024-01-15T10:57:00Z" w:initials="jp">
    <w:p w14:paraId="441706BD" w14:textId="76653DAC" w:rsidR="00B21C1F" w:rsidRDefault="009A245C" w:rsidP="00B21C1F">
      <w:pPr>
        <w:pStyle w:val="CommentText"/>
      </w:pPr>
      <w:r>
        <w:rPr>
          <w:rStyle w:val="CommentReference"/>
        </w:rPr>
        <w:annotationRef/>
      </w:r>
      <w:r w:rsidR="00B21C1F">
        <w:t>I think this is mandatory, not guidelines.</w:t>
      </w:r>
    </w:p>
  </w:comment>
  <w:comment w:id="884" w:author="jonathan pritchard" w:date="2024-05-20T16:36:00Z" w:initials="jp">
    <w:p w14:paraId="16D379DE" w14:textId="77777777" w:rsidR="00B21C1F" w:rsidRDefault="00AA4838" w:rsidP="00B21C1F">
      <w:pPr>
        <w:pStyle w:val="CommentText"/>
      </w:pPr>
      <w:r>
        <w:rPr>
          <w:rStyle w:val="CommentReference"/>
        </w:rPr>
        <w:annotationRef/>
      </w:r>
      <w:r w:rsidR="00B21C1F">
        <w:t>I think these should be rewritten as “must” requirements.?</w:t>
      </w:r>
    </w:p>
  </w:comment>
  <w:comment w:id="886" w:author="jonathan pritchard" w:date="2023-10-20T14:47:00Z" w:initials="jp">
    <w:p w14:paraId="0313D810" w14:textId="324A47BE" w:rsidR="00E31B18" w:rsidRDefault="00E31B18" w:rsidP="000C2F8F">
      <w:pPr>
        <w:pStyle w:val="CommentText"/>
      </w:pPr>
      <w:r>
        <w:rPr>
          <w:rStyle w:val="CommentReference"/>
        </w:rPr>
        <w:annotationRef/>
      </w:r>
      <w:r>
        <w:t>This will need reviewing and updating when dicsussions around these topics have concluded.</w:t>
      </w:r>
    </w:p>
  </w:comment>
  <w:comment w:id="887" w:author="jonathan pritchard" w:date="2023-12-06T14:12:00Z" w:initials="jp">
    <w:p w14:paraId="784EE772" w14:textId="77777777" w:rsidR="00411D24" w:rsidRDefault="00411D24" w:rsidP="000C2F8F">
      <w:pPr>
        <w:pStyle w:val="CommentText"/>
      </w:pPr>
      <w:r>
        <w:rPr>
          <w:rStyle w:val="CommentReference"/>
        </w:rPr>
        <w:annotationRef/>
      </w:r>
      <w:r>
        <w:t>See Github #26 and #29</w:t>
      </w:r>
    </w:p>
  </w:comment>
  <w:comment w:id="888" w:author="jonathan pritchard" w:date="2024-05-20T16:37:00Z" w:initials="jp">
    <w:p w14:paraId="1729C4FA" w14:textId="77777777" w:rsidR="00AA4838" w:rsidRDefault="00AA4838" w:rsidP="00AA4838">
      <w:pPr>
        <w:pStyle w:val="CommentText"/>
      </w:pPr>
      <w:r>
        <w:rPr>
          <w:rStyle w:val="CommentReference"/>
        </w:rPr>
        <w:annotationRef/>
      </w:r>
      <w:r>
        <w:t xml:space="preserve">This is pretty much concluded now, and should be rewritten to describe current functionality with nameUsage, and user preferences. </w:t>
      </w:r>
    </w:p>
  </w:comment>
  <w:comment w:id="889" w:author="jonathan pritchard" w:date="2024-07-17T09:40:00Z" w:initials="jp">
    <w:p w14:paraId="0172A80B" w14:textId="77777777" w:rsidR="00B21C1F" w:rsidRDefault="00B21C1F" w:rsidP="00B21C1F">
      <w:pPr>
        <w:pStyle w:val="CommentText"/>
      </w:pPr>
      <w:r>
        <w:rPr>
          <w:rStyle w:val="CommentReference"/>
        </w:rPr>
        <w:annotationRef/>
      </w:r>
      <w:r>
        <w:t>Can describe nameUsage. But isn’t all this done in the PC and therefore doesn’t need describing?</w:t>
      </w:r>
    </w:p>
  </w:comment>
  <w:comment w:id="891" w:author="jonathan pritchard" w:date="2023-10-20T14:47:00Z" w:initials="jp">
    <w:p w14:paraId="7F33A961" w14:textId="3AF44A26" w:rsidR="00E31B18" w:rsidRDefault="00E31B18" w:rsidP="000C2F8F">
      <w:pPr>
        <w:pStyle w:val="CommentText"/>
      </w:pPr>
      <w:r>
        <w:rPr>
          <w:rStyle w:val="CommentReference"/>
        </w:rPr>
        <w:annotationRef/>
      </w:r>
      <w:r>
        <w:t>As above. Needs checking but I believe most of this is ok.</w:t>
      </w:r>
    </w:p>
  </w:comment>
  <w:comment w:id="892" w:author="jonathan pritchard" w:date="2024-01-15T10:58:00Z" w:initials="jp">
    <w:p w14:paraId="3E3E95F9" w14:textId="77777777" w:rsidR="009A245C" w:rsidRDefault="009A245C" w:rsidP="009A245C">
      <w:pPr>
        <w:pStyle w:val="CommentText"/>
      </w:pPr>
      <w:r>
        <w:rPr>
          <w:rStyle w:val="CommentReference"/>
        </w:rPr>
        <w:annotationRef/>
      </w:r>
      <w:r>
        <w:t>Needs attributes reviewing.</w:t>
      </w:r>
    </w:p>
  </w:comment>
  <w:comment w:id="893" w:author="jonathan pritchard" w:date="2024-07-17T09:41:00Z" w:initials="jp">
    <w:p w14:paraId="676B4D68" w14:textId="77777777" w:rsidR="00B21C1F" w:rsidRDefault="00B21C1F" w:rsidP="00B21C1F">
      <w:pPr>
        <w:pStyle w:val="CommentText"/>
      </w:pPr>
      <w:r>
        <w:rPr>
          <w:rStyle w:val="CommentReference"/>
        </w:rPr>
        <w:annotationRef/>
      </w:r>
      <w:r>
        <w:t>Now gone.</w:t>
      </w:r>
    </w:p>
  </w:comment>
  <w:comment w:id="894" w:author="jonathan pritchard" w:date="2024-07-19T11:59:00Z" w:initials="jp">
    <w:p w14:paraId="6D2AB7B6" w14:textId="77777777" w:rsidR="00B11F1D" w:rsidRDefault="00B11F1D" w:rsidP="00B11F1D">
      <w:pPr>
        <w:pStyle w:val="CommentText"/>
      </w:pPr>
      <w:r>
        <w:rPr>
          <w:rStyle w:val="CommentReference"/>
        </w:rPr>
        <w:annotationRef/>
      </w:r>
      <w:r>
        <w:t>?</w:t>
      </w:r>
    </w:p>
  </w:comment>
  <w:comment w:id="895" w:author="jonathan pritchard" w:date="2024-07-19T11:59:00Z" w:initials="jp">
    <w:p w14:paraId="098CCFFC" w14:textId="77777777" w:rsidR="00B11F1D" w:rsidRDefault="00B11F1D" w:rsidP="00B11F1D">
      <w:pPr>
        <w:pStyle w:val="CommentText"/>
      </w:pPr>
      <w:r>
        <w:rPr>
          <w:rStyle w:val="CommentReference"/>
        </w:rPr>
        <w:annotationRef/>
      </w:r>
      <w:r>
        <w:t>Encoding guideline.</w:t>
      </w:r>
    </w:p>
  </w:comment>
  <w:comment w:id="899" w:author="jonathan pritchard" w:date="2023-10-20T14:48:00Z" w:initials="jp">
    <w:p w14:paraId="7135CD02" w14:textId="43756759" w:rsidR="00E31B18" w:rsidRDefault="00E31B18" w:rsidP="000C2F8F">
      <w:pPr>
        <w:pStyle w:val="CommentText"/>
      </w:pPr>
      <w:r>
        <w:rPr>
          <w:rStyle w:val="CommentReference"/>
        </w:rPr>
        <w:annotationRef/>
      </w:r>
      <w:r>
        <w:t>Is this required functionality?</w:t>
      </w:r>
    </w:p>
  </w:comment>
  <w:comment w:id="900" w:author="jonathan pritchard" w:date="2024-07-17T10:15:00Z" w:initials="jp">
    <w:p w14:paraId="74EB2C1E" w14:textId="77777777" w:rsidR="00962051" w:rsidRDefault="00962051" w:rsidP="00962051">
      <w:pPr>
        <w:pStyle w:val="CommentText"/>
      </w:pPr>
      <w:r>
        <w:rPr>
          <w:rStyle w:val="CommentReference"/>
        </w:rPr>
        <w:annotationRef/>
      </w:r>
      <w:r>
        <w:t>It’s a must but I’m not sure what it refers to in terms of ECDIS.</w:t>
      </w:r>
    </w:p>
  </w:comment>
  <w:comment w:id="901" w:author="jonathan pritchard" w:date="2024-07-18T15:10:00Z" w:initials="jp">
    <w:p w14:paraId="50F1BB1D" w14:textId="77777777" w:rsidR="005C568A" w:rsidRDefault="005C568A" w:rsidP="005C568A">
      <w:pPr>
        <w:pStyle w:val="CommentText"/>
      </w:pPr>
      <w:r>
        <w:rPr>
          <w:rStyle w:val="CommentReference"/>
        </w:rPr>
        <w:annotationRef/>
      </w:r>
      <w:r>
        <w:t>I think this is the pick report, basically. It’s not an IMO requirement.</w:t>
      </w:r>
    </w:p>
  </w:comment>
  <w:comment w:id="913" w:author="jonathan pritchard" w:date="2024-01-17T15:33:00Z" w:initials="jp">
    <w:p w14:paraId="52662F4C" w14:textId="75BA1CA7" w:rsidR="009A4F79" w:rsidRDefault="009A4F79" w:rsidP="009A4F79">
      <w:pPr>
        <w:pStyle w:val="CommentText"/>
      </w:pPr>
      <w:r>
        <w:rPr>
          <w:rStyle w:val="CommentReference"/>
        </w:rPr>
        <w:annotationRef/>
      </w:r>
      <w:r>
        <w:t>There’s nothing in here about text placement. Surely there should be?</w:t>
      </w:r>
    </w:p>
  </w:comment>
  <w:comment w:id="914" w:author="jonathan pritchard" w:date="2024-06-13T13:35:00Z" w:initials="jp">
    <w:p w14:paraId="5339D48D" w14:textId="77777777" w:rsidR="00DE2FFE" w:rsidRDefault="00DE2FFE" w:rsidP="00DE2FFE">
      <w:pPr>
        <w:pStyle w:val="CommentText"/>
      </w:pPr>
      <w:r>
        <w:rPr>
          <w:rStyle w:val="CommentReference"/>
        </w:rPr>
        <w:annotationRef/>
      </w:r>
      <w:r>
        <w:t>GitHub 10</w:t>
      </w:r>
    </w:p>
  </w:comment>
  <w:comment w:id="919" w:author="jonathan pritchard" w:date="2023-10-19T12:58:00Z" w:initials="jp">
    <w:p w14:paraId="7E4878A4" w14:textId="231B799F" w:rsidR="00BB0BEC" w:rsidRDefault="00BB0BEC" w:rsidP="000C2F8F">
      <w:pPr>
        <w:pStyle w:val="CommentText"/>
      </w:pPr>
      <w:r>
        <w:rPr>
          <w:rStyle w:val="CommentReference"/>
        </w:rPr>
        <w:annotationRef/>
      </w:r>
      <w:r>
        <w:t>Issue for this in S-164 (and S-101PT)</w:t>
      </w:r>
    </w:p>
  </w:comment>
  <w:comment w:id="920" w:author="jonathan pritchard" w:date="2024-07-17T10:16:00Z" w:initials="jp">
    <w:p w14:paraId="6B7D57A5" w14:textId="77777777" w:rsidR="00962051" w:rsidRDefault="00962051" w:rsidP="00962051">
      <w:pPr>
        <w:pStyle w:val="CommentText"/>
      </w:pPr>
      <w:r>
        <w:rPr>
          <w:rStyle w:val="CommentReference"/>
        </w:rPr>
        <w:annotationRef/>
      </w:r>
      <w:r>
        <w:t>This can be rewritten now that nameUsage is in S-101.</w:t>
      </w:r>
    </w:p>
  </w:comment>
  <w:comment w:id="947" w:author="jonathan pritchard" w:date="2024-07-18T15:13:00Z" w:initials="jp">
    <w:p w14:paraId="421A58AB" w14:textId="77777777" w:rsidR="00856722" w:rsidRDefault="00856722" w:rsidP="00856722">
      <w:pPr>
        <w:pStyle w:val="CommentText"/>
      </w:pPr>
      <w:r>
        <w:rPr>
          <w:rStyle w:val="CommentReference"/>
        </w:rPr>
        <w:annotationRef/>
      </w:r>
      <w:r>
        <w:t>Proposed text?</w:t>
      </w:r>
    </w:p>
  </w:comment>
  <w:comment w:id="961" w:author="jonathan pritchard" w:date="2023-10-20T14:48:00Z" w:initials="jp">
    <w:p w14:paraId="398C36A5" w14:textId="1771FB1E" w:rsidR="00E31B18" w:rsidRDefault="00E31B18" w:rsidP="000C2F8F">
      <w:pPr>
        <w:pStyle w:val="CommentText"/>
      </w:pPr>
      <w:r>
        <w:rPr>
          <w:rStyle w:val="CommentReference"/>
        </w:rPr>
        <w:annotationRef/>
      </w:r>
      <w:r>
        <w:t xml:space="preserve">Informative. This is defined in the portrayal catalogue. </w:t>
      </w:r>
    </w:p>
  </w:comment>
  <w:comment w:id="962" w:author="jonathan pritchard" w:date="2024-05-29T01:38:00Z" w:initials="jp">
    <w:p w14:paraId="3317268C" w14:textId="77777777" w:rsidR="00214B3A" w:rsidRDefault="00214B3A" w:rsidP="00214B3A">
      <w:pPr>
        <w:pStyle w:val="CommentText"/>
      </w:pPr>
      <w:r>
        <w:rPr>
          <w:rStyle w:val="CommentReference"/>
        </w:rPr>
        <w:annotationRef/>
      </w:r>
      <w:r>
        <w:t xml:space="preserve">This needs some exaplanation in the introduction, that the contents of the section are illustrative and the normative definitions of the viewing groups are contained in the portrayal catalogue. </w:t>
      </w:r>
    </w:p>
  </w:comment>
  <w:comment w:id="963" w:author="jonathan pritchard" w:date="2024-05-20T17:43:00Z" w:initials="jp">
    <w:p w14:paraId="4341AFDB" w14:textId="431EA7D9" w:rsidR="00831F8F" w:rsidRDefault="00831F8F" w:rsidP="00831F8F">
      <w:pPr>
        <w:pStyle w:val="CommentText"/>
      </w:pPr>
      <w:r>
        <w:rPr>
          <w:rStyle w:val="CommentReference"/>
        </w:rPr>
        <w:annotationRef/>
      </w:r>
      <w:r>
        <w:t>Needs to state that the viewing group functionality is mandatory but the detail of the described groups is wihtin the PC, not defined by this document.</w:t>
      </w:r>
    </w:p>
  </w:comment>
  <w:comment w:id="972" w:author="jonathan pritchard" w:date="2024-05-29T01:41:00Z" w:initials="jp">
    <w:p w14:paraId="2F666EFC" w14:textId="77777777" w:rsidR="00214B3A" w:rsidRDefault="00214B3A" w:rsidP="00214B3A">
      <w:pPr>
        <w:pStyle w:val="CommentText"/>
      </w:pPr>
      <w:r>
        <w:rPr>
          <w:rStyle w:val="CommentReference"/>
        </w:rPr>
        <w:annotationRef/>
      </w:r>
      <w:r>
        <w:t>Informative content. Clarify. Should this be a “must”?</w:t>
      </w:r>
    </w:p>
  </w:comment>
  <w:comment w:id="988" w:author="jonathan pritchard" w:date="2024-05-29T01:42:00Z" w:initials="jp">
    <w:p w14:paraId="339E030E" w14:textId="77777777" w:rsidR="00214B3A" w:rsidRDefault="00214B3A" w:rsidP="00214B3A">
      <w:pPr>
        <w:pStyle w:val="CommentText"/>
      </w:pPr>
      <w:r>
        <w:rPr>
          <w:rStyle w:val="CommentReference"/>
        </w:rPr>
        <w:annotationRef/>
      </w:r>
      <w:r>
        <w:t>Are these defined in Lua? So, is this section descriptive or normative?</w:t>
      </w:r>
    </w:p>
  </w:comment>
  <w:comment w:id="992" w:author="jonathan pritchard" w:date="2024-05-29T01:43:00Z" w:initials="jp">
    <w:p w14:paraId="6E2991AE" w14:textId="77777777" w:rsidR="00214B3A" w:rsidRDefault="00214B3A" w:rsidP="00214B3A">
      <w:pPr>
        <w:pStyle w:val="CommentText"/>
      </w:pPr>
      <w:r>
        <w:rPr>
          <w:rStyle w:val="CommentReference"/>
        </w:rPr>
        <w:annotationRef/>
      </w:r>
      <w:r>
        <w:t>Check.</w:t>
      </w:r>
    </w:p>
  </w:comment>
  <w:comment w:id="995" w:author="jonathan pritchard" w:date="2024-05-29T01:46:00Z" w:initials="jp">
    <w:p w14:paraId="4CD416B3" w14:textId="77777777" w:rsidR="00214B3A" w:rsidRDefault="00214B3A" w:rsidP="00214B3A">
      <w:pPr>
        <w:pStyle w:val="CommentText"/>
      </w:pPr>
      <w:r>
        <w:rPr>
          <w:rStyle w:val="CommentReference"/>
        </w:rPr>
        <w:annotationRef/>
      </w:r>
      <w:r>
        <w:t>This is varn in the lua</w:t>
      </w:r>
    </w:p>
  </w:comment>
  <w:comment w:id="998" w:author="jonathan pritchard" w:date="2024-05-29T01:44:00Z" w:initials="jp">
    <w:p w14:paraId="2559636F" w14:textId="7D05CC75" w:rsidR="00214B3A" w:rsidRDefault="00214B3A" w:rsidP="00214B3A">
      <w:pPr>
        <w:pStyle w:val="CommentText"/>
      </w:pPr>
      <w:r>
        <w:rPr>
          <w:rStyle w:val="CommentReference"/>
        </w:rPr>
        <w:annotationRef/>
      </w:r>
      <w:r>
        <w:t>Not sure we’ve defined format specifiers?</w:t>
      </w:r>
    </w:p>
  </w:comment>
  <w:comment w:id="1001" w:author="jonathan pritchard" w:date="2023-10-19T12:57:00Z" w:initials="jp">
    <w:p w14:paraId="585A6ED8" w14:textId="2A08D975" w:rsidR="00BB0BEC" w:rsidRDefault="00BB0BEC" w:rsidP="000C2F8F">
      <w:pPr>
        <w:pStyle w:val="CommentText"/>
      </w:pPr>
      <w:r>
        <w:rPr>
          <w:rStyle w:val="CommentReference"/>
        </w:rPr>
        <w:annotationRef/>
      </w:r>
      <w:r>
        <w:t>Subject to agreement of S100WG on complex portrayal?</w:t>
      </w:r>
    </w:p>
  </w:comment>
  <w:comment w:id="1002" w:author="jonathan pritchard" w:date="2024-05-20T15:38:00Z" w:initials="jp">
    <w:p w14:paraId="2FE0188A" w14:textId="77777777" w:rsidR="002505F2" w:rsidRDefault="002505F2" w:rsidP="002505F2">
      <w:pPr>
        <w:pStyle w:val="CommentText"/>
      </w:pPr>
      <w:r>
        <w:rPr>
          <w:rStyle w:val="CommentReference"/>
        </w:rPr>
        <w:annotationRef/>
      </w:r>
      <w:r>
        <w:t xml:space="preserve">This whole section is marked as informative as no consensus has been reached on the use of XML/CSS or HTML on the ECDIS. Currently only text UTF-8, TIFF, JPG are required. This should be reviewed further, probably by NIPWG as no other products currently have a requirement. </w:t>
      </w:r>
    </w:p>
  </w:comment>
  <w:comment w:id="1005" w:author="jonathan pritchard" w:date="2024-05-20T15:56:00Z" w:initials="jp">
    <w:p w14:paraId="5D102504" w14:textId="77777777" w:rsidR="00884FFF" w:rsidRDefault="00884FFF" w:rsidP="00884FFF">
      <w:pPr>
        <w:pStyle w:val="CommentText"/>
      </w:pPr>
      <w:r>
        <w:rPr>
          <w:rStyle w:val="CommentReference"/>
        </w:rPr>
        <w:annotationRef/>
      </w:r>
      <w:r>
        <w:t>UKHO (9)</w:t>
      </w:r>
    </w:p>
  </w:comment>
  <w:comment w:id="1012" w:author="jonathan pritchard" w:date="2024-01-15T11:00:00Z" w:initials="jp">
    <w:p w14:paraId="27246A11" w14:textId="77777777" w:rsidR="00CA225A" w:rsidRDefault="00CA225A" w:rsidP="00CA225A">
      <w:pPr>
        <w:pStyle w:val="CommentText"/>
      </w:pPr>
      <w:r>
        <w:rPr>
          <w:rStyle w:val="CommentReference"/>
        </w:rPr>
        <w:annotationRef/>
      </w:r>
      <w:r>
        <w:t>Needs reviewing</w:t>
      </w:r>
    </w:p>
  </w:comment>
  <w:comment w:id="1019" w:author="jonathan pritchard" w:date="2023-10-20T14:50:00Z" w:initials="jp">
    <w:p w14:paraId="6596A5A6" w14:textId="77777777" w:rsidR="00306172" w:rsidRDefault="00E31B18" w:rsidP="00306172">
      <w:pPr>
        <w:pStyle w:val="CommentText"/>
      </w:pPr>
      <w:r>
        <w:rPr>
          <w:rStyle w:val="CommentReference"/>
        </w:rPr>
        <w:annotationRef/>
      </w:r>
      <w:r w:rsidR="00306172">
        <w:t>I'm not sure this is agreed yet? There is an issue on supported filetypes exists in S-164 repo.</w:t>
      </w:r>
    </w:p>
  </w:comment>
  <w:comment w:id="1020" w:author="jonathan pritchard" w:date="2023-10-19T12:56:00Z" w:initials="jp">
    <w:p w14:paraId="77720E48" w14:textId="77777777" w:rsidR="00306172" w:rsidRDefault="00BB0BEC" w:rsidP="00306172">
      <w:pPr>
        <w:pStyle w:val="CommentText"/>
      </w:pPr>
      <w:r>
        <w:rPr>
          <w:rStyle w:val="CommentReference"/>
        </w:rPr>
        <w:annotationRef/>
      </w:r>
      <w:r w:rsidR="00306172">
        <w:t>There is an issue for this. The footnote is a message for data encoders, not OEMs so is probably in the wrong place.</w:t>
      </w:r>
    </w:p>
  </w:comment>
  <w:comment w:id="1021" w:author="jonathan pritchard" w:date="2023-10-20T14:53:00Z" w:initials="jp">
    <w:p w14:paraId="372DD5EC" w14:textId="3299C4FE" w:rsidR="00E31B18" w:rsidRDefault="00E31B18" w:rsidP="000C2F8F">
      <w:pPr>
        <w:pStyle w:val="CommentText"/>
      </w:pPr>
      <w:r>
        <w:rPr>
          <w:rStyle w:val="CommentReference"/>
        </w:rPr>
        <w:annotationRef/>
      </w:r>
      <w:r>
        <w:t>The footnote on TIF needs reviewing as well. I believe TIFF is ok if only because S-57 ECDIS supports it so it's hard to justify withdrawing it.</w:t>
      </w:r>
    </w:p>
  </w:comment>
  <w:comment w:id="1022" w:author="jonathan pritchard" w:date="2024-05-20T17:44:00Z" w:initials="jp">
    <w:p w14:paraId="25D313D7" w14:textId="77777777" w:rsidR="00831F8F" w:rsidRDefault="00831F8F" w:rsidP="00831F8F">
      <w:pPr>
        <w:pStyle w:val="CommentText"/>
      </w:pPr>
      <w:r>
        <w:rPr>
          <w:rStyle w:val="CommentReference"/>
        </w:rPr>
        <w:annotationRef/>
      </w:r>
      <w:r>
        <w:t>This illustrates the problem with supporting HTML.</w:t>
      </w:r>
    </w:p>
  </w:comment>
  <w:comment w:id="1047" w:author="jonathan pritchard" w:date="2023-10-20T14:50:00Z" w:initials="jp">
    <w:p w14:paraId="566249E4" w14:textId="6C84F22F" w:rsidR="00E31B18" w:rsidRDefault="00E31B18" w:rsidP="000C2F8F">
      <w:pPr>
        <w:pStyle w:val="CommentText"/>
      </w:pPr>
      <w:r>
        <w:rPr>
          <w:rStyle w:val="CommentReference"/>
        </w:rPr>
        <w:annotationRef/>
      </w:r>
      <w:r>
        <w:t>This isn't specified anywhere so not sure we should include it.</w:t>
      </w:r>
    </w:p>
  </w:comment>
  <w:comment w:id="1049" w:author="jonathan pritchard" w:date="2023-10-20T14:51:00Z" w:initials="jp">
    <w:p w14:paraId="0C6C8BCD" w14:textId="77777777" w:rsidR="00E31B18" w:rsidRDefault="00E31B18" w:rsidP="000C2F8F">
      <w:pPr>
        <w:pStyle w:val="CommentText"/>
      </w:pPr>
      <w:r>
        <w:rPr>
          <w:rStyle w:val="CommentReference"/>
        </w:rPr>
        <w:annotationRef/>
      </w:r>
      <w:r>
        <w:t>As above. No provision for HTML or XML exists in Part 9, only plain text so this needs better specification.</w:t>
      </w:r>
    </w:p>
  </w:comment>
  <w:comment w:id="1050" w:author="jonathan pritchard" w:date="2024-01-10T14:17:00Z" w:initials="jp">
    <w:p w14:paraId="7A822521" w14:textId="77777777" w:rsidR="00BD04E6" w:rsidRDefault="00BD04E6" w:rsidP="00BD04E6">
      <w:pPr>
        <w:pStyle w:val="CommentText"/>
      </w:pPr>
      <w:r>
        <w:rPr>
          <w:rStyle w:val="CommentReference"/>
        </w:rPr>
        <w:annotationRef/>
      </w:r>
      <w:r>
        <w:t xml:space="preserve">So should S-164 contain a dataset with a PDF attachment, even though they’re not allowed? I’m not sure about this, ECDIS currently has no provision for rejecting un-openable support files. </w:t>
      </w:r>
    </w:p>
  </w:comment>
  <w:comment w:id="1052" w:author="jonathan pritchard" w:date="2023-10-20T14:52:00Z" w:initials="jp">
    <w:p w14:paraId="241F8341" w14:textId="69995998" w:rsidR="00E31B18" w:rsidRDefault="00E31B18" w:rsidP="000C2F8F">
      <w:pPr>
        <w:pStyle w:val="CommentText"/>
      </w:pPr>
      <w:r>
        <w:rPr>
          <w:rStyle w:val="CommentReference"/>
        </w:rPr>
        <w:annotationRef/>
      </w:r>
      <w:r>
        <w:t>Not sure about this either. This needs reviewing, and then a decision on what to do about fileLocator.</w:t>
      </w:r>
    </w:p>
  </w:comment>
  <w:comment w:id="1066" w:author="jonathan pritchard" w:date="2023-10-20T14:52:00Z" w:initials="jp">
    <w:p w14:paraId="1F2E956B" w14:textId="77777777" w:rsidR="00E31B18" w:rsidRDefault="00E31B18" w:rsidP="000C2F8F">
      <w:pPr>
        <w:pStyle w:val="CommentText"/>
      </w:pPr>
      <w:r>
        <w:rPr>
          <w:rStyle w:val="CommentReference"/>
        </w:rPr>
        <w:annotationRef/>
      </w:r>
      <w:r>
        <w:t>Needs specification.</w:t>
      </w:r>
    </w:p>
  </w:comment>
  <w:comment w:id="1073" w:author="jonathan pritchard" w:date="2023-10-20T15:09:00Z" w:initials="jp">
    <w:p w14:paraId="740552B1" w14:textId="77777777" w:rsidR="00374426" w:rsidRDefault="00374426" w:rsidP="000C2F8F">
      <w:pPr>
        <w:pStyle w:val="CommentText"/>
      </w:pPr>
      <w:r>
        <w:rPr>
          <w:rStyle w:val="CommentReference"/>
        </w:rPr>
        <w:annotationRef/>
      </w:r>
      <w:r>
        <w:t xml:space="preserve">We should double check this before S-98 goes out. </w:t>
      </w:r>
    </w:p>
  </w:comment>
  <w:comment w:id="1074" w:author="jonathan pritchard" w:date="2024-07-17T10:24:00Z" w:initials="jp">
    <w:p w14:paraId="4A60C44B" w14:textId="77777777" w:rsidR="00962051" w:rsidRDefault="00962051" w:rsidP="00962051">
      <w:pPr>
        <w:pStyle w:val="CommentText"/>
      </w:pPr>
      <w:r>
        <w:rPr>
          <w:rStyle w:val="CommentReference"/>
        </w:rPr>
        <w:annotationRef/>
      </w:r>
      <w:r>
        <w:t>Names of attributes to be double checked.</w:t>
      </w:r>
    </w:p>
  </w:comment>
  <w:comment w:id="1078" w:author="jonathan pritchard" w:date="2024-07-18T15:16:00Z" w:initials="jp">
    <w:p w14:paraId="15D46DE4" w14:textId="77777777" w:rsidR="00856722" w:rsidRDefault="00856722" w:rsidP="00856722">
      <w:pPr>
        <w:pStyle w:val="CommentText"/>
      </w:pPr>
      <w:r>
        <w:rPr>
          <w:rStyle w:val="CommentReference"/>
        </w:rPr>
        <w:annotationRef/>
      </w:r>
      <w:r>
        <w:t>Must?</w:t>
      </w:r>
    </w:p>
  </w:comment>
  <w:comment w:id="1077" w:author="jonathan pritchard" w:date="2024-05-29T01:55:00Z" w:initials="jp">
    <w:p w14:paraId="4CB881F4" w14:textId="365B6CAE" w:rsidR="00306172" w:rsidRDefault="00306172" w:rsidP="00306172">
      <w:pPr>
        <w:pStyle w:val="CommentText"/>
      </w:pPr>
      <w:r>
        <w:rPr>
          <w:rStyle w:val="CommentReference"/>
        </w:rPr>
        <w:annotationRef/>
      </w:r>
      <w:r>
        <w:t>This should be checked against S-101 product spec.</w:t>
      </w:r>
    </w:p>
  </w:comment>
  <w:comment w:id="1082" w:author="jonathan pritchard" w:date="2023-10-20T15:10:00Z" w:initials="jp">
    <w:p w14:paraId="6EB37662" w14:textId="77777777" w:rsidR="00306172" w:rsidRDefault="00374426" w:rsidP="00306172">
      <w:pPr>
        <w:pStyle w:val="CommentText"/>
      </w:pPr>
      <w:r>
        <w:rPr>
          <w:rStyle w:val="CommentReference"/>
        </w:rPr>
        <w:annotationRef/>
      </w:r>
      <w:r w:rsidR="00306172">
        <w:t>This is done by the portrayal catalogue?</w:t>
      </w:r>
    </w:p>
  </w:comment>
  <w:comment w:id="1083" w:author="jonathan pritchard" w:date="2024-07-18T15:17:00Z" w:initials="jp">
    <w:p w14:paraId="494E94DF" w14:textId="77777777" w:rsidR="00856722" w:rsidRDefault="00856722" w:rsidP="00856722">
      <w:pPr>
        <w:pStyle w:val="CommentText"/>
      </w:pPr>
      <w:r>
        <w:rPr>
          <w:rStyle w:val="CommentReference"/>
        </w:rPr>
        <w:annotationRef/>
      </w:r>
      <w:r>
        <w:t>In PC?</w:t>
      </w:r>
    </w:p>
  </w:comment>
  <w:comment w:id="1087" w:author="jonathan pritchard" w:date="2023-12-06T15:10:00Z" w:initials="jp">
    <w:p w14:paraId="577EAC83" w14:textId="777F019C" w:rsidR="00F553C8" w:rsidRDefault="00F553C8" w:rsidP="000C2F8F">
      <w:pPr>
        <w:pStyle w:val="CommentText"/>
      </w:pPr>
      <w:r>
        <w:rPr>
          <w:rStyle w:val="CommentReference"/>
        </w:rPr>
        <w:annotationRef/>
      </w:r>
      <w:r>
        <w:t>This should contain a reference to the S-101 Loading Strategy description of loading algorithms for S-101.</w:t>
      </w:r>
    </w:p>
  </w:comment>
  <w:comment w:id="1090" w:author="jonathan pritchard" w:date="2023-10-20T15:10:00Z" w:initials="jp">
    <w:p w14:paraId="5C14B889" w14:textId="12E2A123" w:rsidR="007009D1" w:rsidRDefault="007009D1" w:rsidP="000C2F8F">
      <w:pPr>
        <w:pStyle w:val="CommentText"/>
      </w:pPr>
      <w:r>
        <w:rPr>
          <w:rStyle w:val="CommentReference"/>
        </w:rPr>
        <w:annotationRef/>
      </w:r>
      <w:r>
        <w:t>Needs reviewing if optimumDisplayScale is implemented. Needs reviewing against the S-101 loading strategy too.</w:t>
      </w:r>
    </w:p>
  </w:comment>
  <w:comment w:id="1093" w:author="jonathan pritchard" w:date="2024-05-20T17:48:00Z" w:initials="jp">
    <w:p w14:paraId="783B499A" w14:textId="77777777" w:rsidR="00306172" w:rsidRDefault="002C4C4D" w:rsidP="00306172">
      <w:pPr>
        <w:pStyle w:val="CommentText"/>
      </w:pPr>
      <w:r>
        <w:rPr>
          <w:rStyle w:val="CommentReference"/>
        </w:rPr>
        <w:annotationRef/>
      </w:r>
      <w:r w:rsidR="00306172">
        <w:t>Revise for optimumDisplayScale once the S-101PT approves optimumDisplayScale and the loading strategy.</w:t>
      </w:r>
    </w:p>
  </w:comment>
  <w:comment w:id="1097" w:author="jonathan pritchard" w:date="2024-05-20T17:45:00Z" w:initials="jp">
    <w:p w14:paraId="224C4C09" w14:textId="77777777" w:rsidR="00306172" w:rsidRDefault="00831F8F" w:rsidP="00306172">
      <w:pPr>
        <w:pStyle w:val="CommentText"/>
      </w:pPr>
      <w:r>
        <w:rPr>
          <w:rStyle w:val="CommentReference"/>
        </w:rPr>
        <w:annotationRef/>
      </w:r>
      <w:r w:rsidR="00306172">
        <w:t>Will be revised for OptimumDisplayScale</w:t>
      </w:r>
    </w:p>
  </w:comment>
  <w:comment w:id="1109" w:author="jonathan pritchard" w:date="2024-05-29T01:58:00Z" w:initials="jp">
    <w:p w14:paraId="78583318" w14:textId="77777777" w:rsidR="00C8687E" w:rsidRDefault="00C8687E" w:rsidP="00C8687E">
      <w:pPr>
        <w:pStyle w:val="CommentText"/>
      </w:pPr>
      <w:r>
        <w:rPr>
          <w:rStyle w:val="CommentReference"/>
        </w:rPr>
        <w:annotationRef/>
      </w:r>
      <w:r>
        <w:t>Revise based on S-101PT loading strategy.</w:t>
      </w:r>
    </w:p>
  </w:comment>
  <w:comment w:id="1119" w:author="jonathan pritchard" w:date="2023-12-06T15:08:00Z" w:initials="jp">
    <w:p w14:paraId="188230A6" w14:textId="77777777" w:rsidR="00962051" w:rsidRDefault="00F553C8" w:rsidP="00962051">
      <w:pPr>
        <w:pStyle w:val="CommentText"/>
      </w:pPr>
      <w:r>
        <w:rPr>
          <w:rStyle w:val="CommentReference"/>
        </w:rPr>
        <w:annotationRef/>
      </w:r>
      <w:r w:rsidR="00962051">
        <w:t>This should be adjusted as it is product specific.</w:t>
      </w:r>
    </w:p>
  </w:comment>
  <w:comment w:id="1120" w:author="jonathan pritchard" w:date="2024-07-17T10:24:00Z" w:initials="jp">
    <w:p w14:paraId="31A3AAB7" w14:textId="77777777" w:rsidR="00962051" w:rsidRDefault="00962051" w:rsidP="00962051">
      <w:pPr>
        <w:pStyle w:val="CommentText"/>
      </w:pPr>
      <w:r>
        <w:rPr>
          <w:rStyle w:val="CommentReference"/>
        </w:rPr>
        <w:annotationRef/>
      </w:r>
      <w:r>
        <w:t>Include table in this document.</w:t>
      </w:r>
    </w:p>
  </w:comment>
  <w:comment w:id="1128" w:author="jonathan pritchard" w:date="2024-05-20T17:47:00Z" w:initials="jp">
    <w:p w14:paraId="2EBFC050" w14:textId="26F7D116" w:rsidR="002C4C4D" w:rsidRDefault="002C4C4D" w:rsidP="002C4C4D">
      <w:pPr>
        <w:pStyle w:val="CommentText"/>
      </w:pPr>
      <w:r>
        <w:rPr>
          <w:rStyle w:val="CommentReference"/>
        </w:rPr>
        <w:annotationRef/>
      </w:r>
      <w:r>
        <w:t>DE (62)</w:t>
      </w:r>
    </w:p>
  </w:comment>
  <w:comment w:id="1127" w:author="jonathan pritchard" w:date="2024-05-20T17:48:00Z" w:initials="jp">
    <w:p w14:paraId="62100A7E" w14:textId="77777777" w:rsidR="002C4C4D" w:rsidRDefault="002C4C4D" w:rsidP="002C4C4D">
      <w:pPr>
        <w:pStyle w:val="CommentText"/>
      </w:pPr>
      <w:r>
        <w:rPr>
          <w:rStyle w:val="CommentReference"/>
        </w:rPr>
        <w:annotationRef/>
      </w:r>
      <w:r>
        <w:t>Is this wihtin PC, can it be marked as Informative.</w:t>
      </w:r>
    </w:p>
  </w:comment>
  <w:comment w:id="1132" w:author="jonathan pritchard" w:date="2023-10-19T13:25:00Z" w:initials="jp">
    <w:p w14:paraId="3C011358" w14:textId="31B437F2" w:rsidR="00F24086" w:rsidRDefault="00F24086" w:rsidP="000C2F8F">
      <w:pPr>
        <w:pStyle w:val="CommentText"/>
      </w:pPr>
      <w:r>
        <w:rPr>
          <w:rStyle w:val="CommentReference"/>
        </w:rPr>
        <w:annotationRef/>
      </w:r>
      <w:r>
        <w:t>Dependent on loading strategy and optimumDisplayScale. This duplicates the content in S-101.</w:t>
      </w:r>
    </w:p>
  </w:comment>
  <w:comment w:id="1133" w:author="jonathan pritchard" w:date="2024-02-12T17:00:00Z" w:initials="jp">
    <w:p w14:paraId="79081222" w14:textId="77777777" w:rsidR="005D36F8" w:rsidRDefault="005D36F8" w:rsidP="005D36F8">
      <w:pPr>
        <w:pStyle w:val="CommentText"/>
      </w:pPr>
      <w:r>
        <w:rPr>
          <w:rStyle w:val="CommentReference"/>
        </w:rPr>
        <w:annotationRef/>
      </w:r>
      <w:r>
        <w:t>This will need to be revised once optimumDisplayScale is resolved in S-101.</w:t>
      </w:r>
    </w:p>
  </w:comment>
  <w:comment w:id="1134" w:author="jonathan pritchard" w:date="2024-05-20T17:50:00Z" w:initials="jp">
    <w:p w14:paraId="1D687790" w14:textId="77777777" w:rsidR="002C4C4D" w:rsidRDefault="002C4C4D" w:rsidP="002C4C4D">
      <w:pPr>
        <w:pStyle w:val="CommentText"/>
      </w:pPr>
      <w:r>
        <w:rPr>
          <w:rStyle w:val="CommentReference"/>
        </w:rPr>
        <w:annotationRef/>
      </w:r>
      <w:r>
        <w:t>Revise following ENC PT.</w:t>
      </w:r>
    </w:p>
  </w:comment>
  <w:comment w:id="1138" w:author="jonathan pritchard" w:date="2023-12-06T15:09:00Z" w:initials="jp">
    <w:p w14:paraId="7F905E8E" w14:textId="77777777" w:rsidR="00C8687E" w:rsidRDefault="00F553C8" w:rsidP="00C8687E">
      <w:pPr>
        <w:pStyle w:val="CommentText"/>
      </w:pPr>
      <w:r>
        <w:rPr>
          <w:rStyle w:val="CommentReference"/>
        </w:rPr>
        <w:annotationRef/>
      </w:r>
      <w:r w:rsidR="00C8687E">
        <w:t>This is the x2 rule. Revise following the S-101PT.</w:t>
      </w:r>
    </w:p>
  </w:comment>
  <w:comment w:id="1159" w:author="jonathan pritchard" w:date="2023-12-06T15:09:00Z" w:initials="jp">
    <w:p w14:paraId="31D8B87F" w14:textId="0B2ABAE6" w:rsidR="00F553C8" w:rsidRDefault="00F553C8" w:rsidP="000C2F8F">
      <w:pPr>
        <w:pStyle w:val="CommentText"/>
      </w:pPr>
      <w:r>
        <w:rPr>
          <w:rStyle w:val="CommentReference"/>
        </w:rPr>
        <w:annotationRef/>
      </w:r>
      <w:r>
        <w:t>Is it possible to replace this with a better picture?</w:t>
      </w:r>
    </w:p>
  </w:comment>
  <w:comment w:id="1160" w:author="jonathan pritchard" w:date="2024-06-19T10:50:00Z" w:initials="jp">
    <w:p w14:paraId="1FA1BCDD" w14:textId="77777777" w:rsidR="00214374" w:rsidRDefault="00214374" w:rsidP="00214374">
      <w:pPr>
        <w:pStyle w:val="CommentText"/>
      </w:pPr>
      <w:r>
        <w:rPr>
          <w:rStyle w:val="CommentReference"/>
        </w:rPr>
        <w:annotationRef/>
      </w:r>
      <w:r>
        <w:t>Required revision because of maximumDisplayScale.</w:t>
      </w:r>
    </w:p>
  </w:comment>
  <w:comment w:id="1181" w:author="jonathan pritchard" w:date="2024-07-18T15:19:00Z" w:initials="jp">
    <w:p w14:paraId="446DC799" w14:textId="77777777" w:rsidR="00856722" w:rsidRDefault="00856722" w:rsidP="00856722">
      <w:pPr>
        <w:pStyle w:val="CommentText"/>
      </w:pPr>
      <w:r>
        <w:rPr>
          <w:rStyle w:val="CommentReference"/>
        </w:rPr>
        <w:annotationRef/>
      </w:r>
      <w:r>
        <w:t>Is this from S-128? Or is this installed S-101?</w:t>
      </w:r>
    </w:p>
  </w:comment>
  <w:comment w:id="1187" w:author="jonathan pritchard" w:date="2023-10-20T15:13:00Z" w:initials="jp">
    <w:p w14:paraId="74C3E98B" w14:textId="320A859F" w:rsidR="007009D1" w:rsidRDefault="007009D1" w:rsidP="000C2F8F">
      <w:pPr>
        <w:pStyle w:val="CommentText"/>
      </w:pPr>
      <w:r>
        <w:rPr>
          <w:rStyle w:val="CommentReference"/>
        </w:rPr>
        <w:annotationRef/>
      </w:r>
      <w:r>
        <w:t xml:space="preserve">Reword, given S-128's inclusion. This index is ENCs which are installed, so it is worth here noting that 128 can serve as an index of everything available, including that which is not installed. </w:t>
      </w:r>
    </w:p>
  </w:comment>
  <w:comment w:id="1188" w:author="jonathan pritchard" w:date="2024-05-20T15:21:00Z" w:initials="jp">
    <w:p w14:paraId="4C6A4A1C" w14:textId="77777777" w:rsidR="00443F43" w:rsidRDefault="00443F43" w:rsidP="00443F43">
      <w:pPr>
        <w:pStyle w:val="CommentText"/>
      </w:pPr>
      <w:r>
        <w:rPr>
          <w:rStyle w:val="CommentReference"/>
        </w:rPr>
        <w:annotationRef/>
      </w:r>
      <w:r>
        <w:t>UKHO Comment (2). Suggest this is taken out. When S-128 is finalised it may be worth rewording to state the graphical catalogue can be derived from the S-128 data made avialable by the service.</w:t>
      </w:r>
    </w:p>
  </w:comment>
  <w:comment w:id="1213" w:author="jonathan pritchard" w:date="2023-10-20T15:14:00Z" w:initials="jp">
    <w:p w14:paraId="4F346AF3" w14:textId="265FBC30" w:rsidR="007009D1" w:rsidRDefault="007009D1" w:rsidP="000C2F8F">
      <w:pPr>
        <w:pStyle w:val="CommentText"/>
      </w:pPr>
      <w:r>
        <w:rPr>
          <w:rStyle w:val="CommentReference"/>
        </w:rPr>
        <w:annotationRef/>
      </w:r>
      <w:r>
        <w:t>There's no requirement to validate. If we feel there should be one, then it should be inserted, if only to validate against schemas. There are flow diagrams and SSE codes for this, as well as S-164 tests for it.</w:t>
      </w:r>
    </w:p>
  </w:comment>
  <w:comment w:id="1235" w:author="jonathan pritchard" w:date="2024-05-20T15:24:00Z" w:initials="jp">
    <w:p w14:paraId="69493A9F" w14:textId="77777777" w:rsidR="00AF6AD6" w:rsidRDefault="00AF6AD6" w:rsidP="00AF6AD6">
      <w:pPr>
        <w:pStyle w:val="CommentText"/>
      </w:pPr>
      <w:r>
        <w:rPr>
          <w:rStyle w:val="CommentReference"/>
        </w:rPr>
        <w:annotationRef/>
      </w:r>
      <w:r>
        <w:t>Smiilarly, this should clarify if the S-128 should be used for graphical catalogue or not, and what “folio purposes” means?</w:t>
      </w:r>
    </w:p>
  </w:comment>
  <w:comment w:id="1256" w:author="jonathan pritchard" w:date="2024-05-29T02:13:00Z" w:initials="jp">
    <w:p w14:paraId="4514C42D" w14:textId="77777777" w:rsidR="00793CB3" w:rsidRDefault="00793CB3" w:rsidP="00793CB3">
      <w:pPr>
        <w:pStyle w:val="CommentText"/>
      </w:pPr>
      <w:r>
        <w:rPr>
          <w:rStyle w:val="CommentReference"/>
        </w:rPr>
        <w:annotationRef/>
      </w:r>
      <w:r>
        <w:t>Installed.</w:t>
      </w:r>
    </w:p>
  </w:comment>
  <w:comment w:id="1255" w:author="jonathan pritchard" w:date="2024-02-12T17:01:00Z" w:initials="jp">
    <w:p w14:paraId="5583607A" w14:textId="55ED4F4F" w:rsidR="005D36F8" w:rsidRDefault="005D36F8" w:rsidP="005D36F8">
      <w:pPr>
        <w:pStyle w:val="CommentText"/>
      </w:pPr>
      <w:r>
        <w:rPr>
          <w:rStyle w:val="CommentReference"/>
        </w:rPr>
        <w:annotationRef/>
      </w:r>
      <w:r>
        <w:t>This is also probably the place where the S-124 in force bulletins can be defined in more detail?</w:t>
      </w:r>
    </w:p>
  </w:comment>
  <w:comment w:id="1264" w:author="jonathan pritchard" w:date="2024-07-18T15:22:00Z" w:initials="jp">
    <w:p w14:paraId="760A0DFC" w14:textId="77777777" w:rsidR="009C2EC8" w:rsidRDefault="009C2EC8" w:rsidP="009C2EC8">
      <w:pPr>
        <w:pStyle w:val="CommentText"/>
      </w:pPr>
      <w:r>
        <w:rPr>
          <w:rStyle w:val="CommentReference"/>
        </w:rPr>
        <w:annotationRef/>
      </w:r>
      <w:r>
        <w:t>Link to how to differentiate official/non-official.</w:t>
      </w:r>
    </w:p>
  </w:comment>
  <w:comment w:id="1266" w:author="jonathan pritchard" w:date="2024-05-29T02:17:00Z" w:initials="jp">
    <w:p w14:paraId="364AE339" w14:textId="00AEAE44" w:rsidR="00793CB3" w:rsidRDefault="00793CB3" w:rsidP="00793CB3">
      <w:pPr>
        <w:pStyle w:val="CommentText"/>
      </w:pPr>
      <w:r>
        <w:rPr>
          <w:rStyle w:val="CommentReference"/>
        </w:rPr>
        <w:annotationRef/>
      </w:r>
      <w:r>
        <w:t>Do we need to define non-HO as opposed to “unofficial”? And is this done within the portrayal catalogu making this a descriptive clause only?</w:t>
      </w:r>
    </w:p>
  </w:comment>
  <w:comment w:id="1265" w:author="jonathan pritchard" w:date="2024-07-18T15:24:00Z" w:initials="jp">
    <w:p w14:paraId="5AFF8472" w14:textId="77777777" w:rsidR="009C2EC8" w:rsidRDefault="009C2EC8" w:rsidP="009C2EC8">
      <w:pPr>
        <w:pStyle w:val="CommentText"/>
      </w:pPr>
      <w:r>
        <w:rPr>
          <w:rStyle w:val="CommentReference"/>
        </w:rPr>
        <w:annotationRef/>
      </w:r>
      <w:r>
        <w:t>Could go with the other section? Or just link.</w:t>
      </w:r>
    </w:p>
  </w:comment>
  <w:comment w:id="1270" w:author="jonathan pritchard" w:date="2024-07-17T10:29:00Z" w:initials="jp">
    <w:p w14:paraId="4A04B917" w14:textId="7C662443" w:rsidR="00D92EF1" w:rsidRDefault="00D92EF1" w:rsidP="00D92EF1">
      <w:pPr>
        <w:pStyle w:val="CommentText"/>
      </w:pPr>
      <w:r>
        <w:rPr>
          <w:rStyle w:val="CommentReference"/>
        </w:rPr>
        <w:annotationRef/>
      </w:r>
      <w:r>
        <w:t>Required?</w:t>
      </w:r>
    </w:p>
  </w:comment>
  <w:comment w:id="1271" w:author="jonathan pritchard" w:date="2023-10-20T15:17:00Z" w:initials="jp">
    <w:p w14:paraId="0A0FEB3D" w14:textId="26240E23" w:rsidR="00793CB3" w:rsidRDefault="007009D1" w:rsidP="00793CB3">
      <w:pPr>
        <w:pStyle w:val="CommentText"/>
      </w:pPr>
      <w:r>
        <w:rPr>
          <w:rStyle w:val="CommentReference"/>
        </w:rPr>
        <w:annotationRef/>
      </w:r>
      <w:r w:rsidR="00793CB3">
        <w:t>Not sure I understand this nor whether it is useful?</w:t>
      </w:r>
    </w:p>
  </w:comment>
  <w:comment w:id="1272" w:author="jonathan pritchard" w:date="2023-10-20T15:17:00Z" w:initials="jp">
    <w:p w14:paraId="500783FF" w14:textId="3534C7EF" w:rsidR="007009D1" w:rsidRDefault="007009D1" w:rsidP="000C2F8F">
      <w:pPr>
        <w:pStyle w:val="CommentText"/>
      </w:pPr>
      <w:r>
        <w:rPr>
          <w:rStyle w:val="CommentReference"/>
        </w:rPr>
        <w:annotationRef/>
      </w:r>
      <w:r>
        <w:t>Do we need a test for this in S-164?</w:t>
      </w:r>
    </w:p>
  </w:comment>
  <w:comment w:id="1274" w:author="jonathan pritchard" w:date="2023-10-19T13:26:00Z" w:initials="jp">
    <w:p w14:paraId="614F3AC5" w14:textId="799140EF" w:rsidR="00CA426D" w:rsidRDefault="00CA426D" w:rsidP="000C2F8F">
      <w:pPr>
        <w:pStyle w:val="CommentText"/>
      </w:pPr>
      <w:r>
        <w:rPr>
          <w:rStyle w:val="CommentReference"/>
        </w:rPr>
        <w:annotationRef/>
      </w:r>
      <w:r>
        <w:t>Needs work once QobD is finished.</w:t>
      </w:r>
    </w:p>
  </w:comment>
  <w:comment w:id="1275" w:author="jonathan pritchard" w:date="2023-12-06T15:12:00Z" w:initials="jp">
    <w:p w14:paraId="4F60D109" w14:textId="77777777" w:rsidR="00F553C8" w:rsidRDefault="00F553C8" w:rsidP="000C2F8F">
      <w:pPr>
        <w:pStyle w:val="CommentText"/>
      </w:pPr>
      <w:r>
        <w:rPr>
          <w:rStyle w:val="CommentReference"/>
        </w:rPr>
        <w:annotationRef/>
      </w:r>
      <w:r>
        <w:t>This also needs to refer to how quality affects alert/indication highlights.</w:t>
      </w:r>
    </w:p>
  </w:comment>
  <w:comment w:id="1278" w:author="jonathan pritchard" w:date="2023-10-19T13:27:00Z" w:initials="jp">
    <w:p w14:paraId="4975E10A" w14:textId="36ACA589" w:rsidR="00CA426D" w:rsidRDefault="00CA426D" w:rsidP="000C2F8F">
      <w:pPr>
        <w:pStyle w:val="CommentText"/>
      </w:pPr>
      <w:r>
        <w:rPr>
          <w:rStyle w:val="CommentReference"/>
        </w:rPr>
        <w:annotationRef/>
      </w:r>
      <w:r>
        <w:t>Is this in S-52?</w:t>
      </w:r>
    </w:p>
  </w:comment>
  <w:comment w:id="1281" w:author="jonathan pritchard" w:date="2023-10-19T13:35:00Z" w:initials="jp">
    <w:p w14:paraId="189D1D53" w14:textId="77777777" w:rsidR="00EC44E4" w:rsidRDefault="00CA426D" w:rsidP="00EC44E4">
      <w:pPr>
        <w:pStyle w:val="CommentText"/>
      </w:pPr>
      <w:r>
        <w:rPr>
          <w:rStyle w:val="CommentReference"/>
        </w:rPr>
        <w:annotationRef/>
      </w:r>
      <w:r w:rsidR="00EC44E4">
        <w:t xml:space="preserve">How much of this is done by portrayal catalogue? </w:t>
      </w:r>
    </w:p>
  </w:comment>
  <w:comment w:id="1288" w:author="jonathan pritchard" w:date="2023-10-19T13:27:00Z" w:initials="jp">
    <w:p w14:paraId="4B43DC96" w14:textId="3ED1F9DD" w:rsidR="00CA426D" w:rsidRDefault="00CA426D" w:rsidP="000C2F8F">
      <w:pPr>
        <w:pStyle w:val="CommentText"/>
      </w:pPr>
      <w:r>
        <w:rPr>
          <w:rStyle w:val="CommentReference"/>
        </w:rPr>
        <w:annotationRef/>
      </w:r>
      <w:r>
        <w:t>Bold?</w:t>
      </w:r>
    </w:p>
  </w:comment>
  <w:comment w:id="1298" w:author="jonathan pritchard" w:date="2024-07-17T10:31:00Z" w:initials="jp">
    <w:p w14:paraId="0D0B2BFB" w14:textId="77777777" w:rsidR="0006476E" w:rsidRDefault="0006476E" w:rsidP="0006476E">
      <w:pPr>
        <w:pStyle w:val="CommentText"/>
      </w:pPr>
      <w:r>
        <w:rPr>
          <w:rStyle w:val="CommentReference"/>
        </w:rPr>
        <w:annotationRef/>
      </w:r>
      <w:r>
        <w:t>Is this repeating the earlier staement? Also needs to cover attributes which are unknown.</w:t>
      </w:r>
    </w:p>
  </w:comment>
  <w:comment w:id="1300" w:author="jonathan pritchard" w:date="2023-10-19T13:28:00Z" w:initials="jp">
    <w:p w14:paraId="17EBC64B" w14:textId="49254D70" w:rsidR="00CA426D" w:rsidRDefault="00CA426D" w:rsidP="000C2F8F">
      <w:pPr>
        <w:pStyle w:val="CommentText"/>
      </w:pPr>
      <w:r>
        <w:rPr>
          <w:rStyle w:val="CommentReference"/>
        </w:rPr>
        <w:annotationRef/>
      </w:r>
      <w:r>
        <w:t>I tihnk we extend this to all data on the ECDIS?</w:t>
      </w:r>
    </w:p>
  </w:comment>
  <w:comment w:id="1301" w:author="jonathan pritchard" w:date="2023-12-06T14:50:00Z" w:initials="jp">
    <w:p w14:paraId="39980444" w14:textId="77777777" w:rsidR="00EC6DA6" w:rsidRDefault="00EC6DA6" w:rsidP="000C2F8F">
      <w:pPr>
        <w:pStyle w:val="CommentText"/>
      </w:pPr>
      <w:r>
        <w:rPr>
          <w:rStyle w:val="CommentReference"/>
        </w:rPr>
        <w:annotationRef/>
      </w:r>
      <w:r>
        <w:t>Propose non WGS84 data is specifically excluded.</w:t>
      </w:r>
    </w:p>
  </w:comment>
  <w:comment w:id="1303" w:author="jonathan pritchard" w:date="2023-10-19T13:28:00Z" w:initials="jp">
    <w:p w14:paraId="141BB2C5" w14:textId="42BA1C21" w:rsidR="00CA426D" w:rsidRDefault="00CA426D" w:rsidP="000C2F8F">
      <w:pPr>
        <w:pStyle w:val="CommentText"/>
      </w:pPr>
      <w:r>
        <w:rPr>
          <w:rStyle w:val="CommentReference"/>
        </w:rPr>
        <w:annotationRef/>
      </w:r>
      <w:r>
        <w:t>Proposal for more explicit portrayal for this - potentially as another annex.</w:t>
      </w:r>
    </w:p>
  </w:comment>
  <w:comment w:id="1304" w:author="jonathan pritchard" w:date="2023-12-06T14:49:00Z" w:initials="jp">
    <w:p w14:paraId="02C0A8D7" w14:textId="77777777" w:rsidR="00EC6DA6" w:rsidRDefault="00EC6DA6" w:rsidP="000C2F8F">
      <w:pPr>
        <w:pStyle w:val="CommentText"/>
      </w:pPr>
      <w:r>
        <w:rPr>
          <w:rStyle w:val="CommentReference"/>
        </w:rPr>
        <w:annotationRef/>
      </w:r>
      <w:r>
        <w:t>This is covered in #24. Also, added Annex C-4 to contain the detailed symbology and catalogues.</w:t>
      </w:r>
    </w:p>
  </w:comment>
  <w:comment w:id="1315" w:author="jonathan pritchard" w:date="2024-07-17T10:33:00Z" w:initials="jp">
    <w:p w14:paraId="4B9B2F5B" w14:textId="77777777" w:rsidR="0006476E" w:rsidRDefault="0006476E" w:rsidP="0006476E">
      <w:pPr>
        <w:pStyle w:val="CommentText"/>
      </w:pPr>
      <w:r>
        <w:rPr>
          <w:rStyle w:val="CommentReference"/>
        </w:rPr>
        <w:annotationRef/>
      </w:r>
      <w:r>
        <w:t>Must?</w:t>
      </w:r>
    </w:p>
  </w:comment>
  <w:comment w:id="1320" w:author="jonathan pritchard" w:date="2023-10-19T13:35:00Z" w:initials="jp">
    <w:p w14:paraId="0FDE67BB" w14:textId="5EA7687D" w:rsidR="00EC44E4" w:rsidRDefault="00CA426D" w:rsidP="00EC44E4">
      <w:pPr>
        <w:pStyle w:val="CommentText"/>
      </w:pPr>
      <w:r>
        <w:rPr>
          <w:rStyle w:val="CommentReference"/>
        </w:rPr>
        <w:annotationRef/>
      </w:r>
      <w:r w:rsidR="00EC44E4">
        <w:t>Informative.?</w:t>
      </w:r>
    </w:p>
  </w:comment>
  <w:comment w:id="1336" w:author="jonathan pritchard" w:date="2024-06-06T17:51:00Z" w:initials="jp">
    <w:p w14:paraId="7F223DE4" w14:textId="77777777" w:rsidR="00E02155" w:rsidRDefault="00E02155" w:rsidP="00E02155">
      <w:pPr>
        <w:pStyle w:val="CommentText"/>
      </w:pPr>
      <w:r>
        <w:rPr>
          <w:rStyle w:val="CommentReference"/>
        </w:rPr>
        <w:annotationRef/>
      </w:r>
      <w:r>
        <w:t>This needs locating in the correct place in the document but the text and images are proposed from the original paper. This was accepted by TSM 2024.</w:t>
      </w:r>
    </w:p>
  </w:comment>
  <w:comment w:id="1374" w:author="jonathan pritchard" w:date="2024-07-18T15:27:00Z" w:initials="jp">
    <w:p w14:paraId="2D91B2AC" w14:textId="77777777" w:rsidR="009C2EC8" w:rsidRDefault="009C2EC8" w:rsidP="009C2EC8">
      <w:pPr>
        <w:pStyle w:val="CommentText"/>
      </w:pPr>
      <w:r>
        <w:rPr>
          <w:rStyle w:val="CommentReference"/>
        </w:rPr>
        <w:annotationRef/>
      </w:r>
      <w:r>
        <w:t>Must?</w:t>
      </w:r>
    </w:p>
  </w:comment>
  <w:comment w:id="1376" w:author="jonathan pritchard" w:date="2024-07-18T15:28:00Z" w:initials="jp">
    <w:p w14:paraId="60B68D87" w14:textId="77777777" w:rsidR="009C2EC8" w:rsidRDefault="009C2EC8" w:rsidP="009C2EC8">
      <w:pPr>
        <w:pStyle w:val="CommentText"/>
      </w:pPr>
      <w:r>
        <w:rPr>
          <w:rStyle w:val="CommentReference"/>
        </w:rPr>
        <w:annotationRef/>
      </w:r>
      <w:r>
        <w:t>MSVS?</w:t>
      </w:r>
    </w:p>
  </w:comment>
  <w:comment w:id="1377" w:author="jonathan pritchard" w:date="2024-07-18T15:27:00Z" w:initials="jp">
    <w:p w14:paraId="577F3A89" w14:textId="30093F50" w:rsidR="009C2EC8" w:rsidRDefault="009C2EC8" w:rsidP="009C2EC8">
      <w:pPr>
        <w:pStyle w:val="CommentText"/>
      </w:pPr>
      <w:r>
        <w:rPr>
          <w:rStyle w:val="CommentReference"/>
        </w:rPr>
        <w:annotationRef/>
      </w:r>
      <w:r>
        <w:t>Must?</w:t>
      </w:r>
    </w:p>
  </w:comment>
  <w:comment w:id="1378" w:author="jonathan pritchard" w:date="2024-07-18T15:26:00Z" w:initials="jp">
    <w:p w14:paraId="430093D2" w14:textId="3374AE84" w:rsidR="009C2EC8" w:rsidRDefault="009C2EC8" w:rsidP="009C2EC8">
      <w:pPr>
        <w:pStyle w:val="CommentText"/>
      </w:pPr>
      <w:r>
        <w:rPr>
          <w:rStyle w:val="CommentReference"/>
        </w:rPr>
        <w:annotationRef/>
      </w:r>
      <w:r>
        <w:t>Must?</w:t>
      </w:r>
    </w:p>
  </w:comment>
  <w:comment w:id="1386" w:author="jonathan pritchard" w:date="2024-07-18T15:29:00Z" w:initials="jp">
    <w:p w14:paraId="5BFDE9D8" w14:textId="77777777" w:rsidR="009C2EC8" w:rsidRDefault="009C2EC8" w:rsidP="009C2EC8">
      <w:pPr>
        <w:pStyle w:val="CommentText"/>
      </w:pPr>
      <w:r>
        <w:rPr>
          <w:rStyle w:val="CommentReference"/>
        </w:rPr>
        <w:annotationRef/>
      </w:r>
      <w:r>
        <w:t>must</w:t>
      </w:r>
    </w:p>
  </w:comment>
  <w:comment w:id="1387" w:author="jonathan pritchard" w:date="2024-07-18T15:29:00Z" w:initials="jp">
    <w:p w14:paraId="2363BB59" w14:textId="77777777" w:rsidR="009C2EC8" w:rsidRDefault="009C2EC8" w:rsidP="009C2EC8">
      <w:pPr>
        <w:pStyle w:val="CommentText"/>
      </w:pPr>
      <w:r>
        <w:rPr>
          <w:rStyle w:val="CommentReference"/>
        </w:rPr>
        <w:annotationRef/>
      </w:r>
      <w:r>
        <w:t>S-164 test for this?</w:t>
      </w:r>
    </w:p>
  </w:comment>
  <w:comment w:id="1391" w:author="jonathan pritchard" w:date="2024-07-18T15:31:00Z" w:initials="jp">
    <w:p w14:paraId="0030C506" w14:textId="77777777" w:rsidR="009C2EC8" w:rsidRDefault="009C2EC8" w:rsidP="009C2EC8">
      <w:pPr>
        <w:pStyle w:val="CommentText"/>
      </w:pPr>
      <w:r>
        <w:rPr>
          <w:rStyle w:val="CommentReference"/>
        </w:rPr>
        <w:annotationRef/>
      </w:r>
      <w:r>
        <w:t>Replaces: The north arrow must be on the display, as part of the IMO Performance Standards Display Base. From Section 10.</w:t>
      </w:r>
    </w:p>
  </w:comment>
  <w:comment w:id="1392" w:author="jonathan pritchard" w:date="2024-07-18T15:31:00Z" w:initials="jp">
    <w:p w14:paraId="3A41F219" w14:textId="77777777" w:rsidR="009C2EC8" w:rsidRDefault="009C2EC8" w:rsidP="009C2EC8">
      <w:pPr>
        <w:pStyle w:val="CommentText"/>
      </w:pPr>
      <w:r>
        <w:rPr>
          <w:rStyle w:val="CommentReference"/>
        </w:rPr>
        <w:annotationRef/>
      </w:r>
      <w:r>
        <w:t>Rephrase as a must.</w:t>
      </w:r>
    </w:p>
  </w:comment>
  <w:comment w:id="1396" w:author="jonathan pritchard" w:date="2024-07-18T15:31:00Z" w:initials="jp">
    <w:p w14:paraId="5B3A0FBE" w14:textId="77777777" w:rsidR="009C2EC8" w:rsidRDefault="009C2EC8" w:rsidP="009C2EC8">
      <w:pPr>
        <w:pStyle w:val="CommentText"/>
      </w:pPr>
      <w:r>
        <w:rPr>
          <w:rStyle w:val="CommentReference"/>
        </w:rPr>
        <w:annotationRef/>
      </w:r>
      <w:r>
        <w:t>Must?</w:t>
      </w:r>
    </w:p>
  </w:comment>
  <w:comment w:id="1398" w:author="jonathan pritchard" w:date="2024-07-18T15:32:00Z" w:initials="jp">
    <w:p w14:paraId="56C21686" w14:textId="77777777" w:rsidR="009C2EC8" w:rsidRDefault="009C2EC8" w:rsidP="009C2EC8">
      <w:pPr>
        <w:pStyle w:val="CommentText"/>
      </w:pPr>
      <w:r>
        <w:rPr>
          <w:rStyle w:val="CommentReference"/>
        </w:rPr>
        <w:annotationRef/>
      </w:r>
      <w:r>
        <w:t>Must?</w:t>
      </w:r>
    </w:p>
  </w:comment>
  <w:comment w:id="1401" w:author="jonathan pritchard" w:date="2024-07-18T15:32:00Z" w:initials="jp">
    <w:p w14:paraId="5911A5B7" w14:textId="77777777" w:rsidR="004256B9" w:rsidRDefault="004256B9" w:rsidP="004256B9">
      <w:pPr>
        <w:pStyle w:val="CommentText"/>
      </w:pPr>
      <w:r>
        <w:rPr>
          <w:rStyle w:val="CommentReference"/>
        </w:rPr>
        <w:annotationRef/>
      </w:r>
      <w:r>
        <w:t>Reverse sentence.</w:t>
      </w:r>
    </w:p>
  </w:comment>
  <w:comment w:id="1402" w:author="jonathan pritchard" w:date="2024-07-18T15:32:00Z" w:initials="jp">
    <w:p w14:paraId="78CF2083" w14:textId="77777777" w:rsidR="004256B9" w:rsidRDefault="004256B9" w:rsidP="004256B9">
      <w:pPr>
        <w:pStyle w:val="CommentText"/>
      </w:pPr>
      <w:r>
        <w:rPr>
          <w:rStyle w:val="CommentReference"/>
        </w:rPr>
        <w:annotationRef/>
      </w:r>
      <w:r>
        <w:t>Done in IMS?</w:t>
      </w:r>
    </w:p>
  </w:comment>
  <w:comment w:id="1404" w:author="jonathan pritchard" w:date="2024-07-18T15:32:00Z" w:initials="jp">
    <w:p w14:paraId="6FC5195B" w14:textId="77777777" w:rsidR="004256B9" w:rsidRDefault="004256B9" w:rsidP="004256B9">
      <w:pPr>
        <w:pStyle w:val="CommentText"/>
      </w:pPr>
      <w:r>
        <w:rPr>
          <w:rStyle w:val="CommentReference"/>
        </w:rPr>
        <w:annotationRef/>
      </w:r>
      <w:r>
        <w:t>Remove?</w:t>
      </w:r>
    </w:p>
  </w:comment>
  <w:comment w:id="1406" w:author="jonathan pritchard" w:date="2024-07-17T10:35:00Z" w:initials="jp">
    <w:p w14:paraId="764AE100" w14:textId="70BDFB60" w:rsidR="0006476E" w:rsidRDefault="0006476E" w:rsidP="0006476E">
      <w:pPr>
        <w:pStyle w:val="CommentText"/>
      </w:pPr>
      <w:r>
        <w:rPr>
          <w:rStyle w:val="CommentReference"/>
        </w:rPr>
        <w:annotationRef/>
      </w:r>
      <w:r>
        <w:t>Ref Chart1?</w:t>
      </w:r>
    </w:p>
  </w:comment>
  <w:comment w:id="1408" w:author="jonathan pritchard" w:date="2024-07-18T15:33:00Z" w:initials="jp">
    <w:p w14:paraId="001B24AE" w14:textId="77777777" w:rsidR="004256B9" w:rsidRDefault="004256B9" w:rsidP="004256B9">
      <w:pPr>
        <w:pStyle w:val="CommentText"/>
      </w:pPr>
      <w:r>
        <w:rPr>
          <w:rStyle w:val="CommentReference"/>
        </w:rPr>
        <w:annotationRef/>
      </w:r>
      <w:r>
        <w:t>Must? Mention Chart 1?</w:t>
      </w:r>
    </w:p>
  </w:comment>
  <w:comment w:id="1411" w:author="jonathan pritchard" w:date="2023-10-19T13:36:00Z" w:initials="jp">
    <w:p w14:paraId="130E2B94" w14:textId="1C5A3C69" w:rsidR="00CA426D" w:rsidRDefault="00CA426D" w:rsidP="000C2F8F">
      <w:pPr>
        <w:pStyle w:val="CommentText"/>
      </w:pPr>
      <w:r>
        <w:rPr>
          <w:rStyle w:val="CommentReference"/>
        </w:rPr>
        <w:annotationRef/>
      </w:r>
      <w:r>
        <w:t>These will change once the new requriemetns from IMO are agreed and implemented. Also happening in S-52.</w:t>
      </w:r>
    </w:p>
  </w:comment>
  <w:comment w:id="1412" w:author="jonathan pritchard" w:date="2023-12-06T14:15:00Z" w:initials="jp">
    <w:p w14:paraId="28FA0E20" w14:textId="77777777" w:rsidR="00962757" w:rsidRDefault="00962757" w:rsidP="000C2F8F">
      <w:pPr>
        <w:pStyle w:val="CommentText"/>
      </w:pPr>
      <w:r>
        <w:rPr>
          <w:rStyle w:val="CommentReference"/>
        </w:rPr>
        <w:annotationRef/>
      </w:r>
      <w:r>
        <w:t xml:space="preserve">Github #25 tracks this. </w:t>
      </w:r>
    </w:p>
  </w:comment>
  <w:comment w:id="1415" w:author="jonathan pritchard" w:date="2024-05-20T17:54:00Z" w:initials="jp">
    <w:p w14:paraId="6EA0FDAA" w14:textId="77777777" w:rsidR="002C4C4D" w:rsidRDefault="002C4C4D" w:rsidP="002C4C4D">
      <w:pPr>
        <w:pStyle w:val="CommentText"/>
      </w:pPr>
      <w:r>
        <w:rPr>
          <w:rStyle w:val="CommentReference"/>
        </w:rPr>
        <w:annotationRef/>
      </w:r>
      <w:r>
        <w:t>DE (65)</w:t>
      </w:r>
    </w:p>
  </w:comment>
  <w:comment w:id="1419" w:author="jonathan pritchard" w:date="2024-05-20T17:55:00Z" w:initials="jp">
    <w:p w14:paraId="0F010D20" w14:textId="77777777" w:rsidR="002C4C4D" w:rsidRDefault="002C4C4D" w:rsidP="002C4C4D">
      <w:pPr>
        <w:pStyle w:val="CommentText"/>
      </w:pPr>
      <w:r>
        <w:rPr>
          <w:rStyle w:val="CommentReference"/>
        </w:rPr>
        <w:annotationRef/>
      </w:r>
      <w:r>
        <w:t>DE(65)</w:t>
      </w:r>
    </w:p>
  </w:comment>
  <w:comment w:id="1429" w:author="jonathan pritchard" w:date="2024-07-18T15:33:00Z" w:initials="jp">
    <w:p w14:paraId="3DB2E8BF" w14:textId="77777777" w:rsidR="004256B9" w:rsidRDefault="004256B9" w:rsidP="004256B9">
      <w:pPr>
        <w:pStyle w:val="CommentText"/>
      </w:pPr>
      <w:r>
        <w:rPr>
          <w:rStyle w:val="CommentReference"/>
        </w:rPr>
        <w:annotationRef/>
      </w:r>
      <w:r>
        <w:t>What does “default” mean?</w:t>
      </w:r>
    </w:p>
  </w:comment>
  <w:comment w:id="1461" w:author="jonathan pritchard" w:date="2024-05-21T07:52:00Z" w:initials="jp">
    <w:p w14:paraId="66D61570" w14:textId="6C9E8554" w:rsidR="0042577E" w:rsidRDefault="0042577E" w:rsidP="0042577E">
      <w:pPr>
        <w:pStyle w:val="CommentText"/>
      </w:pPr>
      <w:r>
        <w:rPr>
          <w:rStyle w:val="CommentReference"/>
        </w:rPr>
        <w:annotationRef/>
      </w:r>
      <w:r>
        <w:t>DE(69)</w:t>
      </w:r>
    </w:p>
  </w:comment>
  <w:comment w:id="1467" w:author="jonathan pritchard" w:date="2024-05-21T07:54:00Z" w:initials="jp">
    <w:p w14:paraId="5C063187" w14:textId="77777777" w:rsidR="0042577E" w:rsidRDefault="0042577E" w:rsidP="0042577E">
      <w:pPr>
        <w:pStyle w:val="CommentText"/>
      </w:pPr>
      <w:r>
        <w:rPr>
          <w:rStyle w:val="CommentReference"/>
        </w:rPr>
        <w:annotationRef/>
      </w:r>
      <w:r>
        <w:t>New Requirement. DE (71)</w:t>
      </w:r>
    </w:p>
  </w:comment>
  <w:comment w:id="1474" w:author="jonathan pritchard" w:date="2024-07-18T15:34:00Z" w:initials="jp">
    <w:p w14:paraId="60E030E6" w14:textId="77777777" w:rsidR="004256B9" w:rsidRDefault="004256B9" w:rsidP="004256B9">
      <w:pPr>
        <w:pStyle w:val="CommentText"/>
      </w:pPr>
      <w:r>
        <w:rPr>
          <w:rStyle w:val="CommentReference"/>
        </w:rPr>
        <w:annotationRef/>
      </w:r>
      <w:r>
        <w:t>This is where the new IMO requirement is to be slotted in (proposal from ENCWG/Mellor)</w:t>
      </w:r>
    </w:p>
  </w:comment>
  <w:comment w:id="1479" w:author="jonathan pritchard" w:date="2024-02-06T12:21:00Z" w:initials="jp">
    <w:p w14:paraId="0B16AE49" w14:textId="31C5A3DD" w:rsidR="00F135E7" w:rsidRDefault="00F135E7" w:rsidP="00F135E7">
      <w:pPr>
        <w:pStyle w:val="CommentText"/>
      </w:pPr>
      <w:r>
        <w:rPr>
          <w:rStyle w:val="CommentReference"/>
        </w:rPr>
        <w:annotationRef/>
      </w:r>
      <w:r>
        <w:t>Added S-102 , GitHub Issue 17 refers.</w:t>
      </w:r>
    </w:p>
  </w:comment>
  <w:comment w:id="1488" w:author="jonathan pritchard" w:date="2024-07-18T15:34:00Z" w:initials="jp">
    <w:p w14:paraId="73E0E7E1" w14:textId="77777777" w:rsidR="004256B9" w:rsidRDefault="004256B9" w:rsidP="004256B9">
      <w:pPr>
        <w:pStyle w:val="CommentText"/>
      </w:pPr>
      <w:r>
        <w:rPr>
          <w:rStyle w:val="CommentReference"/>
        </w:rPr>
        <w:annotationRef/>
      </w:r>
      <w:r>
        <w:t>must</w:t>
      </w:r>
    </w:p>
  </w:comment>
  <w:comment w:id="1490" w:author="jonathan pritchard" w:date="2024-05-21T09:08:00Z" w:initials="jp">
    <w:p w14:paraId="061423E8" w14:textId="0A28259D" w:rsidR="006B59AA" w:rsidRDefault="006B59AA" w:rsidP="006B59AA">
      <w:pPr>
        <w:pStyle w:val="CommentText"/>
      </w:pPr>
      <w:r>
        <w:rPr>
          <w:rStyle w:val="CommentReference"/>
        </w:rPr>
        <w:annotationRef/>
      </w:r>
      <w:r>
        <w:t>DE (72)</w:t>
      </w:r>
    </w:p>
  </w:comment>
  <w:comment w:id="1498" w:author="jonathan pritchard" w:date="2024-05-21T09:09:00Z" w:initials="jp">
    <w:p w14:paraId="61CE956D" w14:textId="77777777" w:rsidR="006B59AA" w:rsidRDefault="006B59AA" w:rsidP="006B59AA">
      <w:pPr>
        <w:pStyle w:val="CommentText"/>
      </w:pPr>
      <w:r>
        <w:rPr>
          <w:rStyle w:val="CommentReference"/>
        </w:rPr>
        <w:annotationRef/>
      </w:r>
      <w:r>
        <w:t>Needs better references to S-421?</w:t>
      </w:r>
    </w:p>
  </w:comment>
  <w:comment w:id="1503" w:author="jonathan pritchard" w:date="2024-05-21T09:07:00Z" w:initials="jp">
    <w:p w14:paraId="7C8ED061" w14:textId="6EA59FD2" w:rsidR="006B59AA" w:rsidRDefault="006B59AA" w:rsidP="006B59AA">
      <w:pPr>
        <w:pStyle w:val="CommentText"/>
      </w:pPr>
      <w:r>
        <w:rPr>
          <w:rStyle w:val="CommentReference"/>
        </w:rPr>
        <w:annotationRef/>
      </w:r>
      <w:r>
        <w:t>DE (71)</w:t>
      </w:r>
    </w:p>
  </w:comment>
  <w:comment w:id="1512" w:author="jonathan pritchard" w:date="2024-07-17T10:36:00Z" w:initials="jp">
    <w:p w14:paraId="67B43ACD" w14:textId="77777777" w:rsidR="0006476E" w:rsidRDefault="0006476E" w:rsidP="0006476E">
      <w:pPr>
        <w:pStyle w:val="CommentText"/>
      </w:pPr>
      <w:r>
        <w:rPr>
          <w:rStyle w:val="CommentReference"/>
        </w:rPr>
        <w:annotationRef/>
      </w:r>
      <w:r>
        <w:t>This is “text”</w:t>
      </w:r>
    </w:p>
  </w:comment>
  <w:comment w:id="1521" w:author="jonathan pritchard" w:date="2023-10-19T13:36:00Z" w:initials="jp">
    <w:p w14:paraId="2FA3CEB6" w14:textId="70D98309" w:rsidR="00E27B73" w:rsidRDefault="00E27B73" w:rsidP="000C2F8F">
      <w:pPr>
        <w:pStyle w:val="CommentText"/>
      </w:pPr>
      <w:r>
        <w:rPr>
          <w:rStyle w:val="CommentReference"/>
        </w:rPr>
        <w:annotationRef/>
      </w:r>
      <w:r>
        <w:t xml:space="preserve">This is under discussion, selection of languages. </w:t>
      </w:r>
    </w:p>
  </w:comment>
  <w:comment w:id="1522" w:author="jonathan pritchard" w:date="2023-12-06T14:05:00Z" w:initials="jp">
    <w:p w14:paraId="7F95AD66" w14:textId="77777777" w:rsidR="00411D24" w:rsidRDefault="00411D24" w:rsidP="000C2F8F">
      <w:pPr>
        <w:pStyle w:val="CommentText"/>
      </w:pPr>
      <w:r>
        <w:rPr>
          <w:rStyle w:val="CommentReference"/>
        </w:rPr>
        <w:annotationRef/>
      </w:r>
      <w:r>
        <w:t>Github #25  - update when resolved.</w:t>
      </w:r>
    </w:p>
  </w:comment>
  <w:comment w:id="1523" w:author="jonathan pritchard" w:date="2023-12-06T14:14:00Z" w:initials="jp">
    <w:p w14:paraId="584C4BE8" w14:textId="77777777" w:rsidR="00411D24" w:rsidRDefault="00411D24" w:rsidP="000C2F8F">
      <w:pPr>
        <w:pStyle w:val="CommentText"/>
      </w:pPr>
      <w:r>
        <w:rPr>
          <w:rStyle w:val="CommentReference"/>
        </w:rPr>
        <w:annotationRef/>
      </w:r>
      <w:r>
        <w:t>Also #29</w:t>
      </w:r>
    </w:p>
  </w:comment>
  <w:comment w:id="1524" w:author="jonathan pritchard" w:date="2024-07-17T10:38:00Z" w:initials="jp">
    <w:p w14:paraId="6DBA60D6" w14:textId="77777777" w:rsidR="0006476E" w:rsidRDefault="0006476E" w:rsidP="0006476E">
      <w:pPr>
        <w:pStyle w:val="CommentText"/>
      </w:pPr>
      <w:r>
        <w:rPr>
          <w:rStyle w:val="CommentReference"/>
        </w:rPr>
        <w:annotationRef/>
      </w:r>
      <w:r>
        <w:t>Needs revision to describe multiple languages properly.</w:t>
      </w:r>
    </w:p>
  </w:comment>
  <w:comment w:id="1525" w:author="jonathan pritchard" w:date="2023-10-19T13:37:00Z" w:initials="jp">
    <w:p w14:paraId="2510491E" w14:textId="14601318" w:rsidR="00E27B73" w:rsidRDefault="00E27B73" w:rsidP="000C2F8F">
      <w:pPr>
        <w:pStyle w:val="CommentText"/>
      </w:pPr>
      <w:r>
        <w:rPr>
          <w:rStyle w:val="CommentReference"/>
        </w:rPr>
        <w:annotationRef/>
      </w:r>
      <w:r>
        <w:t>no</w:t>
      </w:r>
    </w:p>
  </w:comment>
  <w:comment w:id="1528" w:author="jonathan pritchard" w:date="2024-02-05T10:42:00Z" w:initials="jp">
    <w:p w14:paraId="19846B59" w14:textId="77777777" w:rsidR="002121DE" w:rsidRDefault="002121DE" w:rsidP="002121DE">
      <w:pPr>
        <w:pStyle w:val="CommentText"/>
      </w:pPr>
      <w:r>
        <w:rPr>
          <w:rStyle w:val="CommentReference"/>
        </w:rPr>
        <w:annotationRef/>
      </w:r>
      <w:r>
        <w:t xml:space="preserve">Updated according to </w:t>
      </w:r>
      <w:hyperlink r:id="rId1" w:history="1">
        <w:r w:rsidRPr="001242A0">
          <w:rPr>
            <w:rStyle w:val="Hyperlink"/>
          </w:rPr>
          <w:t>https://github.com/iho-ohi/98-interoperability/issues/34</w:t>
        </w:r>
      </w:hyperlink>
    </w:p>
  </w:comment>
  <w:comment w:id="1556" w:author="jonathan pritchard" w:date="2024-07-17T11:51:00Z" w:initials="jp">
    <w:p w14:paraId="38E15916" w14:textId="77777777" w:rsidR="0007289C" w:rsidRDefault="0007289C" w:rsidP="0007289C">
      <w:pPr>
        <w:pStyle w:val="CommentText"/>
      </w:pPr>
      <w:r>
        <w:rPr>
          <w:rStyle w:val="CommentReference"/>
        </w:rPr>
        <w:annotationRef/>
      </w:r>
      <w:r>
        <w:t>Do we need to clarify what “default” means?</w:t>
      </w:r>
    </w:p>
  </w:comment>
  <w:comment w:id="1564" w:author="jonathan pritchard" w:date="2023-10-19T13:37:00Z" w:initials="jp">
    <w:p w14:paraId="6848C7C0" w14:textId="3676AD48" w:rsidR="00E27B73" w:rsidRDefault="00E27B73" w:rsidP="000C2F8F">
      <w:pPr>
        <w:pStyle w:val="CommentText"/>
      </w:pPr>
      <w:r>
        <w:rPr>
          <w:rStyle w:val="CommentReference"/>
        </w:rPr>
        <w:annotationRef/>
      </w:r>
      <w:r>
        <w:t>Proposal.</w:t>
      </w:r>
    </w:p>
  </w:comment>
  <w:comment w:id="1565" w:author="jonathan pritchard" w:date="2023-10-19T13:38:00Z" w:initials="jp">
    <w:p w14:paraId="53B84D7E" w14:textId="77777777" w:rsidR="00E27B73" w:rsidRDefault="00E27B73" w:rsidP="000C2F8F">
      <w:pPr>
        <w:pStyle w:val="CommentText"/>
      </w:pPr>
      <w:r>
        <w:rPr>
          <w:rStyle w:val="CommentReference"/>
        </w:rPr>
        <w:annotationRef/>
      </w:r>
      <w:r>
        <w:t>Update information? May need rewriting once testing is concluded.</w:t>
      </w:r>
    </w:p>
  </w:comment>
  <w:comment w:id="1572" w:author="jonathan pritchard" w:date="2024-07-17T11:54:00Z" w:initials="jp">
    <w:p w14:paraId="6BAAC856" w14:textId="77777777" w:rsidR="0007289C" w:rsidRDefault="0007289C" w:rsidP="0007289C">
      <w:pPr>
        <w:pStyle w:val="CommentText"/>
      </w:pPr>
      <w:r>
        <w:rPr>
          <w:rStyle w:val="CommentReference"/>
        </w:rPr>
        <w:annotationRef/>
      </w:r>
      <w:r>
        <w:t>Turn all Line to Curve and Area to Surface.</w:t>
      </w:r>
    </w:p>
  </w:comment>
  <w:comment w:id="1591" w:author="jonathan pritchard" w:date="2024-01-08T14:46:00Z" w:initials="jp">
    <w:p w14:paraId="5F613184" w14:textId="7ECA7291" w:rsidR="004D381D" w:rsidRDefault="004D381D" w:rsidP="004D381D">
      <w:pPr>
        <w:pStyle w:val="CommentText"/>
      </w:pPr>
      <w:r>
        <w:rPr>
          <w:rStyle w:val="CommentReference"/>
        </w:rPr>
        <w:annotationRef/>
      </w:r>
      <w:r>
        <w:t>Arguably the section on distinguishing them from each other should be here.</w:t>
      </w:r>
    </w:p>
  </w:comment>
  <w:comment w:id="1592" w:author="jonathan pritchard" w:date="2024-01-08T14:44:00Z" w:initials="jp">
    <w:p w14:paraId="086694B9" w14:textId="31187F9F" w:rsidR="004D381D" w:rsidRDefault="004D381D" w:rsidP="004D381D">
      <w:pPr>
        <w:pStyle w:val="CommentText"/>
      </w:pPr>
      <w:r>
        <w:rPr>
          <w:rStyle w:val="CommentReference"/>
        </w:rPr>
        <w:annotationRef/>
      </w:r>
      <w:r>
        <w:t>Why is it limited?</w:t>
      </w:r>
    </w:p>
  </w:comment>
  <w:comment w:id="1600" w:author="jonathan pritchard" w:date="2023-10-20T15:27:00Z" w:initials="jp">
    <w:p w14:paraId="58BF6DDD" w14:textId="55D794B3" w:rsidR="009561EC" w:rsidRPr="000C5C13" w:rsidRDefault="009561EC" w:rsidP="000C2F8F">
      <w:pPr>
        <w:pStyle w:val="CommentText"/>
        <w:rPr>
          <w:lang w:val="en-US"/>
        </w:rPr>
      </w:pPr>
      <w:r>
        <w:rPr>
          <w:rStyle w:val="CommentReference"/>
        </w:rPr>
        <w:annotationRef/>
      </w:r>
      <w:r>
        <w:t>This may change if update information happens.</w:t>
      </w:r>
    </w:p>
  </w:comment>
  <w:comment w:id="1601" w:author="jonathan pritchard" w:date="2024-07-17T11:54:00Z" w:initials="jp">
    <w:p w14:paraId="1A404A2B" w14:textId="77777777" w:rsidR="0007289C" w:rsidRDefault="0007289C" w:rsidP="0007289C">
      <w:pPr>
        <w:pStyle w:val="CommentText"/>
      </w:pPr>
      <w:r>
        <w:rPr>
          <w:rStyle w:val="CommentReference"/>
        </w:rPr>
        <w:annotationRef/>
      </w:r>
      <w:r>
        <w:t>Also in PC</w:t>
      </w:r>
    </w:p>
  </w:comment>
  <w:comment w:id="1604" w:author="jonathan pritchard" w:date="2024-01-08T14:45:00Z" w:initials="jp">
    <w:p w14:paraId="15D1A0EB" w14:textId="154596E7" w:rsidR="004D381D" w:rsidRDefault="004D381D" w:rsidP="004D381D">
      <w:pPr>
        <w:pStyle w:val="CommentText"/>
      </w:pPr>
      <w:r>
        <w:rPr>
          <w:rStyle w:val="CommentReference"/>
        </w:rPr>
        <w:annotationRef/>
      </w:r>
      <w:r>
        <w:t>Why is this limited? Isn’t this a reptitin of 12.11.2.5?</w:t>
      </w:r>
    </w:p>
  </w:comment>
  <w:comment w:id="1605" w:author="jonathan pritchard" w:date="2024-05-20T15:47:00Z" w:initials="jp">
    <w:p w14:paraId="4D8D36B7" w14:textId="77777777" w:rsidR="00F42EC6" w:rsidRDefault="00F42EC6" w:rsidP="00F42EC6">
      <w:pPr>
        <w:pStyle w:val="CommentText"/>
      </w:pPr>
      <w:r>
        <w:rPr>
          <w:rStyle w:val="CommentReference"/>
        </w:rPr>
        <w:annotationRef/>
      </w:r>
      <w:r>
        <w:t>UKHO (4)</w:t>
      </w:r>
    </w:p>
  </w:comment>
  <w:comment w:id="1612" w:author="jonathan pritchard" w:date="2023-10-19T13:39:00Z" w:initials="jp">
    <w:p w14:paraId="1824E577" w14:textId="77777777" w:rsidR="00A13F5A" w:rsidRDefault="00E27B73" w:rsidP="00A13F5A">
      <w:pPr>
        <w:pStyle w:val="CommentText"/>
      </w:pPr>
      <w:r>
        <w:rPr>
          <w:rStyle w:val="CommentReference"/>
        </w:rPr>
        <w:annotationRef/>
      </w:r>
      <w:r w:rsidR="00A13F5A">
        <w:t>Does this need updating based on non-official data.</w:t>
      </w:r>
    </w:p>
  </w:comment>
  <w:comment w:id="1614" w:author="jonathan pritchard" w:date="2023-10-19T13:39:00Z" w:initials="jp">
    <w:p w14:paraId="04E622DF" w14:textId="42A645A1" w:rsidR="00A13F5A" w:rsidRDefault="00E27B73" w:rsidP="00A13F5A">
      <w:pPr>
        <w:pStyle w:val="CommentText"/>
      </w:pPr>
      <w:r>
        <w:rPr>
          <w:rStyle w:val="CommentReference"/>
        </w:rPr>
        <w:annotationRef/>
      </w:r>
      <w:r w:rsidR="00A13F5A">
        <w:t>IS this needed or should it be deleted and just refer to WLA and USSC section?</w:t>
      </w:r>
    </w:p>
  </w:comment>
  <w:comment w:id="1698" w:author="Hannu Peiponen" w:date="2024-03-30T23:48:00Z" w:initials="HP">
    <w:p w14:paraId="5EBBA0FE" w14:textId="4B89F511" w:rsidR="00A13F5A" w:rsidRDefault="00A13F5A" w:rsidP="00A13F5A">
      <w:pPr>
        <w:pStyle w:val="CommentText"/>
      </w:pPr>
      <w:r>
        <w:rPr>
          <w:rStyle w:val="CommentReference"/>
        </w:rPr>
        <w:annotationRef/>
      </w:r>
      <w:r>
        <w:t>Better wording is “on demand”</w:t>
      </w:r>
    </w:p>
  </w:comment>
  <w:comment w:id="1709" w:author="jonathan pritchard" w:date="2024-05-21T09:11:00Z" w:initials="jp">
    <w:p w14:paraId="43692957" w14:textId="77777777" w:rsidR="006B59AA" w:rsidRDefault="006B59AA" w:rsidP="006B59AA">
      <w:pPr>
        <w:pStyle w:val="CommentText"/>
      </w:pPr>
      <w:r>
        <w:rPr>
          <w:rStyle w:val="CommentReference"/>
        </w:rPr>
        <w:annotationRef/>
      </w:r>
      <w:r>
        <w:t xml:space="preserve">This needs to be reviewed. What is required on the ECDIS vs what S-100 supports. </w:t>
      </w:r>
    </w:p>
  </w:comment>
  <w:comment w:id="1711" w:author="jonathan pritchard" w:date="2023-10-19T13:40:00Z" w:initials="jp">
    <w:p w14:paraId="39EC3DCA" w14:textId="009129F9" w:rsidR="00E27B73" w:rsidRDefault="00E27B73" w:rsidP="000C2F8F">
      <w:pPr>
        <w:pStyle w:val="CommentText"/>
      </w:pPr>
      <w:r>
        <w:rPr>
          <w:rStyle w:val="CommentReference"/>
        </w:rPr>
        <w:annotationRef/>
      </w:r>
      <w:r>
        <w:t>I don't think there's a requirement for this. If validation restricts the S-102 types on the ECDIS this can be deleted.</w:t>
      </w:r>
    </w:p>
  </w:comment>
  <w:comment w:id="1712" w:author="jonathan pritchard" w:date="2024-05-21T09:12:00Z" w:initials="jp">
    <w:p w14:paraId="1C521441" w14:textId="77777777" w:rsidR="006B59AA" w:rsidRDefault="006B59AA" w:rsidP="006B59AA">
      <w:pPr>
        <w:pStyle w:val="CommentText"/>
      </w:pPr>
      <w:r>
        <w:rPr>
          <w:rStyle w:val="CommentReference"/>
        </w:rPr>
        <w:annotationRef/>
      </w:r>
      <w:r>
        <w:t>DE (74)</w:t>
      </w:r>
    </w:p>
  </w:comment>
  <w:comment w:id="1716" w:author="jonathan pritchard" w:date="2023-10-19T13:40:00Z" w:initials="jp">
    <w:p w14:paraId="1C9BDA49" w14:textId="366A37CF" w:rsidR="00E27B73" w:rsidRDefault="00E27B73" w:rsidP="000C2F8F">
      <w:pPr>
        <w:pStyle w:val="CommentText"/>
      </w:pPr>
      <w:r>
        <w:rPr>
          <w:rStyle w:val="CommentReference"/>
        </w:rPr>
        <w:annotationRef/>
      </w:r>
      <w:r>
        <w:t>Delete - or mark informative. OEM doesn't look at product specification.</w:t>
      </w:r>
    </w:p>
  </w:comment>
  <w:comment w:id="1719" w:author="jonathan pritchard" w:date="2024-05-21T09:15:00Z" w:initials="jp">
    <w:p w14:paraId="5B139893" w14:textId="77777777" w:rsidR="006B59AA" w:rsidRDefault="006B59AA" w:rsidP="006B59AA">
      <w:pPr>
        <w:pStyle w:val="CommentText"/>
      </w:pPr>
      <w:r>
        <w:rPr>
          <w:rStyle w:val="CommentReference"/>
        </w:rPr>
        <w:annotationRef/>
      </w:r>
      <w:r>
        <w:t>Taken out sun illuminated coverage portrayal DE (75) comment. Left in pick report. As it seems relevant. Probably needs discussion.</w:t>
      </w:r>
    </w:p>
  </w:comment>
  <w:comment w:id="1756" w:author="jonathan pritchard" w:date="2023-10-19T13:00:00Z" w:initials="jp">
    <w:p w14:paraId="42FBEE07" w14:textId="2E3FD7C7" w:rsidR="00BB0BEC" w:rsidRDefault="00BB0BEC" w:rsidP="000C2F8F">
      <w:pPr>
        <w:pStyle w:val="CommentText"/>
      </w:pPr>
      <w:r>
        <w:rPr>
          <w:rStyle w:val="CommentReference"/>
        </w:rPr>
        <w:annotationRef/>
      </w:r>
      <w:r>
        <w:t>IMO PS? Is this mandatory.?</w:t>
      </w:r>
    </w:p>
  </w:comment>
  <w:comment w:id="1758" w:author="jonathan pritchard" w:date="2023-10-19T13:00:00Z" w:initials="jp">
    <w:p w14:paraId="53E66F64" w14:textId="77777777" w:rsidR="00BB0BEC" w:rsidRDefault="00BB0BEC" w:rsidP="000C2F8F">
      <w:pPr>
        <w:pStyle w:val="CommentText"/>
      </w:pPr>
      <w:r>
        <w:rPr>
          <w:rStyle w:val="CommentReference"/>
        </w:rPr>
        <w:annotationRef/>
      </w:r>
      <w:r>
        <w:t>Needs reviewing</w:t>
      </w:r>
    </w:p>
  </w:comment>
  <w:comment w:id="1764" w:author="jonathan pritchard" w:date="2023-10-19T13:01:00Z" w:initials="jp">
    <w:p w14:paraId="6D321498" w14:textId="77777777" w:rsidR="00A13F5A" w:rsidRDefault="00BB0BEC" w:rsidP="00A13F5A">
      <w:pPr>
        <w:pStyle w:val="CommentText"/>
      </w:pPr>
      <w:r>
        <w:rPr>
          <w:rStyle w:val="CommentReference"/>
        </w:rPr>
        <w:annotationRef/>
      </w:r>
      <w:r w:rsidR="00A13F5A">
        <w:t>? Not sure what this means, is it still required</w:t>
      </w:r>
    </w:p>
  </w:comment>
  <w:comment w:id="1765" w:author="jonathan pritchard" w:date="2024-07-17T11:57:00Z" w:initials="jp">
    <w:p w14:paraId="5EF51806" w14:textId="77777777" w:rsidR="0007289C" w:rsidRDefault="0007289C" w:rsidP="0007289C">
      <w:pPr>
        <w:pStyle w:val="CommentText"/>
      </w:pPr>
      <w:r>
        <w:rPr>
          <w:rStyle w:val="CommentReference"/>
        </w:rPr>
        <w:annotationRef/>
      </w:r>
      <w:r>
        <w:t>Not sure this is needed.</w:t>
      </w:r>
    </w:p>
  </w:comment>
  <w:comment w:id="1772" w:author="jonathan pritchard" w:date="2024-01-17T15:37:00Z" w:initials="jp">
    <w:p w14:paraId="21BE9E74" w14:textId="49F94AB9" w:rsidR="00501A8C" w:rsidRDefault="00501A8C" w:rsidP="00501A8C">
      <w:pPr>
        <w:pStyle w:val="CommentText"/>
      </w:pPr>
      <w:r>
        <w:rPr>
          <w:rStyle w:val="CommentReference"/>
        </w:rPr>
        <w:annotationRef/>
      </w:r>
      <w:r>
        <w:t>How does this fit with WLA.</w:t>
      </w:r>
    </w:p>
  </w:comment>
  <w:comment w:id="1773" w:author="jonathan pritchard" w:date="2024-07-17T11:57:00Z" w:initials="jp">
    <w:p w14:paraId="3801A2B0" w14:textId="77777777" w:rsidR="0007289C" w:rsidRDefault="0007289C" w:rsidP="0007289C">
      <w:pPr>
        <w:pStyle w:val="CommentText"/>
      </w:pPr>
      <w:r>
        <w:rPr>
          <w:rStyle w:val="CommentReference"/>
        </w:rPr>
        <w:annotationRef/>
      </w:r>
      <w:r>
        <w:t>Is this all informative?</w:t>
      </w:r>
    </w:p>
  </w:comment>
  <w:comment w:id="1778" w:author="jonathan pritchard" w:date="2023-10-19T13:01:00Z" w:initials="jp">
    <w:p w14:paraId="4225EEE2" w14:textId="07EAE51D" w:rsidR="00BB0BEC" w:rsidRDefault="00BB0BEC" w:rsidP="000C2F8F">
      <w:pPr>
        <w:pStyle w:val="CommentText"/>
      </w:pPr>
      <w:r>
        <w:rPr>
          <w:rStyle w:val="CommentReference"/>
        </w:rPr>
        <w:annotationRef/>
      </w:r>
      <w:r>
        <w:t>Needs to be stated this is not mandatory functionality.</w:t>
      </w:r>
    </w:p>
  </w:comment>
  <w:comment w:id="1784" w:author="jonathan pritchard" w:date="2024-01-17T15:38:00Z" w:initials="jp">
    <w:p w14:paraId="1C029B32" w14:textId="77777777" w:rsidR="00EC44E4" w:rsidRDefault="00501A8C" w:rsidP="00EC44E4">
      <w:pPr>
        <w:pStyle w:val="CommentText"/>
      </w:pPr>
      <w:r>
        <w:rPr>
          <w:rStyle w:val="CommentReference"/>
        </w:rPr>
        <w:annotationRef/>
      </w:r>
      <w:r w:rsidR="00EC44E4">
        <w:t>At the time of writing only regular grids are implemented on the ECDIS. This needs to be stated explicitly somewhere in this section.</w:t>
      </w:r>
    </w:p>
  </w:comment>
  <w:comment w:id="1800" w:author="jonathan pritchard" w:date="2023-10-19T13:03:00Z" w:initials="jp">
    <w:p w14:paraId="4F879453" w14:textId="55A56268" w:rsidR="00BB0BEC" w:rsidRDefault="00BB0BEC" w:rsidP="000C2F8F">
      <w:pPr>
        <w:pStyle w:val="CommentText"/>
      </w:pPr>
      <w:r>
        <w:rPr>
          <w:rStyle w:val="CommentReference"/>
        </w:rPr>
        <w:annotationRef/>
      </w:r>
      <w:r>
        <w:t>This won't be done on the ECDIS. ECDIS implements S-100, not S-111</w:t>
      </w:r>
    </w:p>
  </w:comment>
  <w:comment w:id="1813" w:author="jonathan pritchard" w:date="2023-10-19T12:59:00Z" w:initials="jp">
    <w:p w14:paraId="2E514710" w14:textId="5AAFCE1C" w:rsidR="00BB0BEC" w:rsidRDefault="00BB0BEC" w:rsidP="000C2F8F">
      <w:pPr>
        <w:pStyle w:val="CommentText"/>
      </w:pPr>
      <w:r>
        <w:rPr>
          <w:rStyle w:val="CommentReference"/>
        </w:rPr>
        <w:annotationRef/>
      </w:r>
      <w:r>
        <w:t>Informative</w:t>
      </w:r>
    </w:p>
  </w:comment>
  <w:comment w:id="1814" w:author="jonathan pritchard" w:date="2024-01-17T15:38:00Z" w:initials="jp">
    <w:p w14:paraId="5A5B08B0" w14:textId="77777777" w:rsidR="00501A8C" w:rsidRDefault="00501A8C" w:rsidP="00501A8C">
      <w:pPr>
        <w:pStyle w:val="CommentText"/>
      </w:pPr>
      <w:r>
        <w:rPr>
          <w:rStyle w:val="CommentReference"/>
        </w:rPr>
        <w:annotationRef/>
      </w:r>
      <w:r>
        <w:t>In PC?</w:t>
      </w:r>
    </w:p>
  </w:comment>
  <w:comment w:id="1837" w:author="jonathan pritchard" w:date="2024-05-29T02:31:00Z" w:initials="jp">
    <w:p w14:paraId="58862131" w14:textId="77777777" w:rsidR="004B6C6C" w:rsidRDefault="004B6C6C" w:rsidP="004B6C6C">
      <w:pPr>
        <w:pStyle w:val="CommentText"/>
      </w:pPr>
      <w:r>
        <w:rPr>
          <w:rStyle w:val="CommentReference"/>
        </w:rPr>
        <w:annotationRef/>
      </w:r>
      <w:r>
        <w:t xml:space="preserve">To be updated. </w:t>
      </w:r>
    </w:p>
  </w:comment>
  <w:comment w:id="1838" w:author="jonathan pritchard" w:date="2024-07-17T11:59:00Z" w:initials="jp">
    <w:p w14:paraId="0A5FCC17" w14:textId="77777777" w:rsidR="0007289C" w:rsidRDefault="0007289C" w:rsidP="0007289C">
      <w:pPr>
        <w:pStyle w:val="CommentText"/>
      </w:pPr>
      <w:r>
        <w:rPr>
          <w:rStyle w:val="CommentReference"/>
        </w:rPr>
        <w:annotationRef/>
      </w:r>
      <w:r>
        <w:t xml:space="preserve">I think this should be deleted, as it’s all in the PC. </w:t>
      </w:r>
    </w:p>
  </w:comment>
  <w:comment w:id="1884" w:author="jonathan pritchard" w:date="2023-10-19T12:59:00Z" w:initials="jp">
    <w:p w14:paraId="40B29073" w14:textId="00F27A68" w:rsidR="00F91C71" w:rsidRDefault="00BB0BEC" w:rsidP="00F91C71">
      <w:pPr>
        <w:pStyle w:val="CommentText"/>
      </w:pPr>
      <w:r>
        <w:rPr>
          <w:rStyle w:val="CommentReference"/>
        </w:rPr>
        <w:annotationRef/>
      </w:r>
      <w:r w:rsidR="00F91C71">
        <w:t>Needs editing once discussions are concluded in NIPWG, and also taking into account hidden attributes.</w:t>
      </w:r>
    </w:p>
  </w:comment>
  <w:comment w:id="1887" w:author="jonathan pritchard" w:date="2024-05-29T02:32:00Z" w:initials="jp">
    <w:p w14:paraId="4E0DBD33" w14:textId="77777777" w:rsidR="004B6C6C" w:rsidRDefault="004B6C6C" w:rsidP="004B6C6C">
      <w:pPr>
        <w:pStyle w:val="CommentText"/>
      </w:pPr>
      <w:r>
        <w:rPr>
          <w:rStyle w:val="CommentReference"/>
        </w:rPr>
        <w:annotationRef/>
      </w:r>
      <w:r>
        <w:t>Needs clarification.</w:t>
      </w:r>
    </w:p>
  </w:comment>
  <w:comment w:id="1889" w:author="jonathan pritchard" w:date="2024-07-17T12:00:00Z" w:initials="jp">
    <w:p w14:paraId="6C61EA7A" w14:textId="77777777" w:rsidR="0007289C" w:rsidRDefault="0007289C" w:rsidP="0007289C">
      <w:pPr>
        <w:pStyle w:val="CommentText"/>
      </w:pPr>
      <w:r>
        <w:rPr>
          <w:rStyle w:val="CommentReference"/>
        </w:rPr>
        <w:annotationRef/>
      </w:r>
      <w:r>
        <w:t>We mix should with must.</w:t>
      </w:r>
    </w:p>
  </w:comment>
  <w:comment w:id="1890" w:author="jonathan pritchard" w:date="2024-02-06T15:45:00Z" w:initials="jp">
    <w:p w14:paraId="670EB2D6" w14:textId="012CBE58" w:rsidR="00F91C71" w:rsidRDefault="00F91C71" w:rsidP="00F91C71">
      <w:pPr>
        <w:pStyle w:val="CommentText"/>
      </w:pPr>
      <w:r>
        <w:rPr>
          <w:rStyle w:val="CommentReference"/>
        </w:rPr>
        <w:annotationRef/>
      </w:r>
      <w:r>
        <w:t>Does this need updating? GitHub issue #12</w:t>
      </w:r>
    </w:p>
  </w:comment>
  <w:comment w:id="1891" w:author="jonathan pritchard" w:date="2024-02-06T15:45:00Z" w:initials="jp">
    <w:p w14:paraId="4A6D1FB7" w14:textId="77777777" w:rsidR="00F91C71" w:rsidRDefault="00F91C71" w:rsidP="00F91C71">
      <w:pPr>
        <w:pStyle w:val="CommentText"/>
      </w:pPr>
      <w:r>
        <w:rPr>
          <w:rStyle w:val="CommentReference"/>
        </w:rPr>
        <w:annotationRef/>
      </w:r>
      <w:r>
        <w:t>Also check other 62288 references.</w:t>
      </w:r>
    </w:p>
  </w:comment>
  <w:comment w:id="1897" w:author="jonathan pritchard" w:date="2024-05-20T16:22:00Z" w:initials="jp">
    <w:p w14:paraId="063CAD8B" w14:textId="77777777" w:rsidR="00CE36C4" w:rsidRDefault="00CE36C4" w:rsidP="00CE36C4">
      <w:pPr>
        <w:pStyle w:val="CommentText"/>
      </w:pPr>
      <w:r>
        <w:rPr>
          <w:rStyle w:val="CommentReference"/>
        </w:rPr>
        <w:annotationRef/>
      </w:r>
      <w:r>
        <w:t xml:space="preserve">NTOU (24) - needs clarification on requirement. </w:t>
      </w:r>
    </w:p>
  </w:comment>
  <w:comment w:id="1904" w:author="jonathan pritchard" w:date="2024-02-06T10:00:00Z" w:initials="jp">
    <w:p w14:paraId="49C124C8" w14:textId="1424E884" w:rsidR="00AF5D5D" w:rsidRDefault="00AF5D5D" w:rsidP="00AF5D5D">
      <w:pPr>
        <w:pStyle w:val="CommentText"/>
      </w:pPr>
      <w:r>
        <w:rPr>
          <w:rStyle w:val="CommentReference"/>
        </w:rPr>
        <w:annotationRef/>
      </w:r>
      <w:r>
        <w:t>GitHub Issue #31 refers</w:t>
      </w:r>
    </w:p>
  </w:comment>
  <w:comment w:id="1905" w:author="jonathan pritchard" w:date="2024-05-21T09:17:00Z" w:initials="jp">
    <w:p w14:paraId="2E5986CD" w14:textId="77777777" w:rsidR="006B59AA" w:rsidRDefault="006B59AA" w:rsidP="006B59AA">
      <w:pPr>
        <w:pStyle w:val="CommentText"/>
      </w:pPr>
      <w:r>
        <w:rPr>
          <w:rStyle w:val="CommentReference"/>
        </w:rPr>
        <w:annotationRef/>
      </w:r>
      <w:r>
        <w:t>DE (76) - should we define protected better?</w:t>
      </w:r>
    </w:p>
  </w:comment>
  <w:comment w:id="1906" w:author="jonathan pritchard" w:date="2024-07-17T12:01:00Z" w:initials="jp">
    <w:p w14:paraId="08B198D8" w14:textId="77777777" w:rsidR="0007289C" w:rsidRDefault="0007289C" w:rsidP="0007289C">
      <w:pPr>
        <w:pStyle w:val="CommentText"/>
      </w:pPr>
      <w:r>
        <w:rPr>
          <w:rStyle w:val="CommentReference"/>
        </w:rPr>
        <w:annotationRef/>
      </w:r>
      <w:r>
        <w:t>Must?</w:t>
      </w:r>
    </w:p>
  </w:comment>
  <w:comment w:id="1938" w:author="jonathan pritchard" w:date="2024-02-06T12:01:00Z" w:initials="jp">
    <w:p w14:paraId="48952B9A" w14:textId="3EEDF3DB" w:rsidR="00E77192" w:rsidRDefault="00E77192" w:rsidP="00E77192">
      <w:pPr>
        <w:pStyle w:val="CommentText"/>
      </w:pPr>
      <w:r>
        <w:rPr>
          <w:rStyle w:val="CommentReference"/>
        </w:rPr>
        <w:annotationRef/>
      </w:r>
      <w:r>
        <w:t>GitHub Issue 18 refers.</w:t>
      </w:r>
    </w:p>
  </w:comment>
  <w:comment w:id="1941" w:author="jonathan pritchard" w:date="2024-02-06T12:19:00Z" w:initials="jp">
    <w:p w14:paraId="20F8F49A" w14:textId="77777777" w:rsidR="00EA43FD" w:rsidRDefault="00EA43FD" w:rsidP="00EA43FD">
      <w:pPr>
        <w:pStyle w:val="CommentText"/>
      </w:pPr>
      <w:r>
        <w:rPr>
          <w:rStyle w:val="CommentReference"/>
        </w:rPr>
        <w:annotationRef/>
      </w:r>
      <w:r>
        <w:t>Placeholder. Needs harmonising with the NIPWG words and expected behaviour.</w:t>
      </w:r>
    </w:p>
  </w:comment>
  <w:comment w:id="1949" w:author="jonathan pritchard" w:date="2024-05-21T09:18:00Z" w:initials="jp">
    <w:p w14:paraId="4425FE87" w14:textId="77777777" w:rsidR="006B59AA" w:rsidRDefault="006B59AA" w:rsidP="006B59AA">
      <w:pPr>
        <w:pStyle w:val="CommentText"/>
      </w:pPr>
      <w:r>
        <w:rPr>
          <w:rStyle w:val="CommentReference"/>
        </w:rPr>
        <w:annotationRef/>
      </w:r>
      <w:r>
        <w:t>This is very similar to C-13.2</w:t>
      </w:r>
    </w:p>
  </w:comment>
  <w:comment w:id="1953" w:author="jonathan pritchard" w:date="2024-05-29T02:34:00Z" w:initials="jp">
    <w:p w14:paraId="6B1DECB8" w14:textId="77777777" w:rsidR="004B6C6C" w:rsidRDefault="004B6C6C" w:rsidP="004B6C6C">
      <w:pPr>
        <w:pStyle w:val="CommentText"/>
      </w:pPr>
      <w:r>
        <w:rPr>
          <w:rStyle w:val="CommentReference"/>
        </w:rPr>
        <w:annotationRef/>
      </w:r>
      <w:r>
        <w:t>We only have discrete coverages in regular grids.</w:t>
      </w:r>
    </w:p>
  </w:comment>
  <w:comment w:id="1954" w:author="jonathan pritchard" w:date="2024-05-21T09:19:00Z" w:initials="jp">
    <w:p w14:paraId="1E6B6B6B" w14:textId="0AA07A4E" w:rsidR="006B59AA" w:rsidRDefault="006B59AA" w:rsidP="006B59AA">
      <w:pPr>
        <w:pStyle w:val="CommentText"/>
      </w:pPr>
      <w:r>
        <w:rPr>
          <w:rStyle w:val="CommentReference"/>
        </w:rPr>
        <w:annotationRef/>
      </w:r>
      <w:r>
        <w:t>Does this need to be more prescriptive?</w:t>
      </w:r>
    </w:p>
  </w:comment>
  <w:comment w:id="1956" w:author="jonathan pritchard" w:date="2024-05-28T09:07:00Z" w:initials="jp">
    <w:p w14:paraId="6AA6850A" w14:textId="77777777" w:rsidR="00E673D5" w:rsidRDefault="00E673D5" w:rsidP="00E673D5">
      <w:pPr>
        <w:pStyle w:val="CommentText"/>
      </w:pPr>
      <w:r>
        <w:rPr>
          <w:rStyle w:val="CommentReference"/>
        </w:rPr>
        <w:annotationRef/>
      </w:r>
      <w:r>
        <w:t>Does this need to be more prescriptive?</w:t>
      </w:r>
    </w:p>
  </w:comment>
  <w:comment w:id="1957" w:author="jonathan pritchard" w:date="2024-07-17T12:02:00Z" w:initials="jp">
    <w:p w14:paraId="63C30E85" w14:textId="77777777" w:rsidR="0007289C" w:rsidRDefault="0007289C" w:rsidP="0007289C">
      <w:pPr>
        <w:pStyle w:val="CommentText"/>
      </w:pPr>
      <w:r>
        <w:rPr>
          <w:rStyle w:val="CommentReference"/>
        </w:rPr>
        <w:annotationRef/>
      </w:r>
      <w:r>
        <w:t>I don’t know if this is mandatory, or S-101 specific or whether it should just be deleted.</w:t>
      </w:r>
    </w:p>
  </w:comment>
  <w:comment w:id="2046" w:author="jonathan pritchard" w:date="2023-10-19T12:58:00Z" w:initials="jp">
    <w:p w14:paraId="1C260398" w14:textId="59B27F87" w:rsidR="00927C2B" w:rsidRDefault="00BB0BEC" w:rsidP="00927C2B">
      <w:pPr>
        <w:pStyle w:val="CommentText"/>
      </w:pPr>
      <w:r>
        <w:rPr>
          <w:rStyle w:val="CommentReference"/>
        </w:rPr>
        <w:annotationRef/>
      </w:r>
      <w:r w:rsidR="00927C2B">
        <w:t>Subject to S100WG and development of proposal or this is taken out.</w:t>
      </w:r>
    </w:p>
  </w:comment>
  <w:comment w:id="2061" w:author="jonathan pritchard" w:date="2024-05-29T02:43:00Z" w:initials="jp">
    <w:p w14:paraId="062A6CE7" w14:textId="77777777" w:rsidR="00927C2B" w:rsidRDefault="00927C2B" w:rsidP="00927C2B">
      <w:pPr>
        <w:pStyle w:val="CommentText"/>
      </w:pPr>
      <w:r>
        <w:rPr>
          <w:rStyle w:val="CommentReference"/>
        </w:rPr>
        <w:annotationRef/>
      </w:r>
      <w:r>
        <w:t>I don’t think this is needed - S-104 doesn’t have stations or time series.</w:t>
      </w:r>
    </w:p>
  </w:comment>
  <w:comment w:id="2088" w:author="jonathan pritchard" w:date="2024-05-21T09:21:00Z" w:initials="jp">
    <w:p w14:paraId="0A5695F3" w14:textId="4A79601E" w:rsidR="006B59AA" w:rsidRDefault="006B59AA" w:rsidP="006B59AA">
      <w:pPr>
        <w:pStyle w:val="CommentText"/>
      </w:pPr>
      <w:r>
        <w:rPr>
          <w:rStyle w:val="CommentReference"/>
        </w:rPr>
        <w:annotationRef/>
      </w:r>
      <w:r>
        <w:t>DE (78)</w:t>
      </w:r>
    </w:p>
  </w:comment>
  <w:comment w:id="2089" w:author="jonathan pritchard" w:date="2024-05-21T09:38:00Z" w:initials="jp">
    <w:p w14:paraId="7957109B" w14:textId="77777777" w:rsidR="00B912FF" w:rsidRDefault="00B912FF" w:rsidP="00B912FF">
      <w:pPr>
        <w:pStyle w:val="CommentText"/>
      </w:pPr>
      <w:r>
        <w:rPr>
          <w:rStyle w:val="CommentReference"/>
        </w:rPr>
        <w:annotationRef/>
      </w:r>
      <w:r>
        <w:t>Needs to be more explicit about what happens when &gt;1 product is being portrayed, and with different versions. Maybe the CPs are a superset?</w:t>
      </w:r>
    </w:p>
  </w:comment>
  <w:comment w:id="2092" w:author="jonathan pritchard" w:date="2023-10-19T13:42:00Z" w:initials="jp">
    <w:p w14:paraId="0DD1E8DF" w14:textId="7D2E960B" w:rsidR="00E27B73" w:rsidRDefault="00E27B73" w:rsidP="000C2F8F">
      <w:pPr>
        <w:pStyle w:val="CommentText"/>
      </w:pPr>
      <w:r>
        <w:rPr>
          <w:rStyle w:val="CommentReference"/>
        </w:rPr>
        <w:annotationRef/>
      </w:r>
      <w:r>
        <w:t>Say where they are defined, and their content. PC is normative?</w:t>
      </w:r>
    </w:p>
  </w:comment>
  <w:comment w:id="2096" w:author="jonathan pritchard" w:date="2023-10-19T13:42:00Z" w:initials="jp">
    <w:p w14:paraId="0988DB42" w14:textId="77777777" w:rsidR="00E27B73" w:rsidRDefault="00E27B73" w:rsidP="000C2F8F">
      <w:pPr>
        <w:pStyle w:val="CommentText"/>
      </w:pPr>
      <w:r>
        <w:rPr>
          <w:rStyle w:val="CommentReference"/>
        </w:rPr>
        <w:annotationRef/>
      </w:r>
      <w:r>
        <w:t>Needs reviewing.</w:t>
      </w:r>
    </w:p>
  </w:comment>
  <w:comment w:id="2101" w:author="jonathan pritchard" w:date="2024-01-08T14:03:00Z" w:initials="jp">
    <w:p w14:paraId="2E2AEC7D" w14:textId="77777777" w:rsidR="00307E58" w:rsidRDefault="00307E58" w:rsidP="00307E58">
      <w:pPr>
        <w:pStyle w:val="CommentText"/>
      </w:pPr>
      <w:r>
        <w:rPr>
          <w:rStyle w:val="CommentReference"/>
        </w:rPr>
        <w:annotationRef/>
      </w:r>
      <w:r>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2104" w:author="jonathan pritchard" w:date="2024-01-08T14:03:00Z" w:initials="jp">
    <w:p w14:paraId="1092C9A2" w14:textId="77777777" w:rsidR="00307E58" w:rsidRDefault="00307E58" w:rsidP="00307E58">
      <w:pPr>
        <w:pStyle w:val="CommentText"/>
      </w:pPr>
      <w:r>
        <w:rPr>
          <w:rStyle w:val="CommentReference"/>
        </w:rPr>
        <w:annotationRef/>
      </w:r>
      <w:r>
        <w:t>To be deleted.</w:t>
      </w:r>
    </w:p>
  </w:comment>
  <w:comment w:id="2106" w:author="jonathan pritchard" w:date="2024-07-17T12:04:00Z" w:initials="jp">
    <w:p w14:paraId="6FD3A251" w14:textId="77777777" w:rsidR="0007289C" w:rsidRDefault="0007289C" w:rsidP="0007289C">
      <w:pPr>
        <w:pStyle w:val="CommentText"/>
      </w:pPr>
      <w:r>
        <w:rPr>
          <w:rStyle w:val="CommentReference"/>
        </w:rPr>
        <w:annotationRef/>
      </w:r>
      <w:r>
        <w:t>I hitnk this whole section can be deleted now? Or replaced with a note that the service provider determines what the user installs. Also, what to do should both versions of an ENC be installed and available.??</w:t>
      </w:r>
    </w:p>
  </w:comment>
  <w:comment w:id="2105" w:author="jonathan pritchard" w:date="2024-05-20T15:18:00Z" w:initials="jp">
    <w:p w14:paraId="6A3FDB25" w14:textId="78A24A2F" w:rsidR="00443F43" w:rsidRDefault="00443F43" w:rsidP="00443F43">
      <w:pPr>
        <w:pStyle w:val="CommentText"/>
      </w:pPr>
      <w:r>
        <w:rPr>
          <w:rStyle w:val="CommentReference"/>
        </w:rPr>
        <w:annotationRef/>
      </w:r>
      <w:r>
        <w:t>Github Issue 47 - TSM discussions re: preference for data loading/portrayal.</w:t>
      </w:r>
    </w:p>
  </w:comment>
  <w:comment w:id="2110" w:author="jonathan pritchard" w:date="2024-01-08T14:04:00Z" w:initials="jp">
    <w:p w14:paraId="3543D777" w14:textId="00B8A4FA" w:rsidR="00307E58" w:rsidRDefault="00307E58" w:rsidP="00307E58">
      <w:pPr>
        <w:pStyle w:val="CommentText"/>
      </w:pPr>
      <w:r>
        <w:rPr>
          <w:rStyle w:val="CommentReference"/>
        </w:rPr>
        <w:annotationRef/>
      </w:r>
      <w:r>
        <w:t>Needs defining</w:t>
      </w:r>
    </w:p>
  </w:comment>
  <w:comment w:id="2113" w:author="jonathan pritchard" w:date="2024-01-08T14:04:00Z" w:initials="jp">
    <w:p w14:paraId="7BD01E0D" w14:textId="77777777" w:rsidR="00307E58" w:rsidRDefault="00307E58" w:rsidP="00307E58">
      <w:pPr>
        <w:pStyle w:val="CommentText"/>
      </w:pPr>
      <w:r>
        <w:rPr>
          <w:rStyle w:val="CommentReference"/>
        </w:rPr>
        <w:annotationRef/>
      </w:r>
      <w:r>
        <w:t>Needs defining</w:t>
      </w:r>
    </w:p>
  </w:comment>
  <w:comment w:id="2115" w:author="jonathan pritchard" w:date="2024-01-08T14:04:00Z" w:initials="jp">
    <w:p w14:paraId="294E9506" w14:textId="77777777" w:rsidR="00307E58" w:rsidRDefault="00307E58" w:rsidP="00307E58">
      <w:pPr>
        <w:pStyle w:val="CommentText"/>
      </w:pPr>
      <w:r>
        <w:rPr>
          <w:rStyle w:val="CommentReference"/>
        </w:rPr>
        <w:annotationRef/>
      </w:r>
      <w:r>
        <w:t>Advise that this is informative.</w:t>
      </w:r>
    </w:p>
  </w:comment>
  <w:comment w:id="2121" w:author="jonathan pritchard" w:date="2024-01-08T14:01:00Z" w:initials="jp">
    <w:p w14:paraId="25C96FF2" w14:textId="77777777" w:rsidR="00927C2B" w:rsidRDefault="00307E58" w:rsidP="00927C2B">
      <w:pPr>
        <w:pStyle w:val="CommentText"/>
      </w:pPr>
      <w:r>
        <w:rPr>
          <w:rStyle w:val="CommentReference"/>
        </w:rPr>
        <w:annotationRef/>
      </w:r>
      <w:r w:rsidR="00927C2B">
        <w:t>Is this required? No guidance is likely to be developed by IHO.</w:t>
      </w:r>
    </w:p>
  </w:comment>
  <w:comment w:id="2137" w:author="jonathan pritchard" w:date="2023-10-19T13:42:00Z" w:initials="jp">
    <w:p w14:paraId="480D9A16" w14:textId="32DB3437" w:rsidR="00E27B73" w:rsidRDefault="00E27B73" w:rsidP="000C2F8F">
      <w:pPr>
        <w:pStyle w:val="CommentText"/>
      </w:pPr>
      <w:r>
        <w:rPr>
          <w:rStyle w:val="CommentReference"/>
        </w:rPr>
        <w:annotationRef/>
      </w:r>
      <w:r>
        <w:t>Can be deleted.</w:t>
      </w:r>
    </w:p>
  </w:comment>
  <w:comment w:id="2138" w:author="jonathan pritchard" w:date="2024-01-08T14:06:00Z" w:initials="jp">
    <w:p w14:paraId="362DEA75" w14:textId="77777777" w:rsidR="00307E58" w:rsidRDefault="00307E58" w:rsidP="00307E58">
      <w:pPr>
        <w:pStyle w:val="CommentText"/>
      </w:pPr>
      <w:r>
        <w:rPr>
          <w:rStyle w:val="CommentReference"/>
        </w:rPr>
        <w:annotationRef/>
      </w:r>
      <w:r>
        <w:t>Is this in a github issue anywhere?</w:t>
      </w:r>
    </w:p>
  </w:comment>
  <w:comment w:id="2189" w:author="jonathan pritchard" w:date="2024-05-29T02:45:00Z" w:initials="jp">
    <w:p w14:paraId="69662231" w14:textId="77777777" w:rsidR="00927C2B" w:rsidRDefault="00927C2B" w:rsidP="00927C2B">
      <w:pPr>
        <w:pStyle w:val="CommentText"/>
      </w:pPr>
      <w:r>
        <w:rPr>
          <w:rStyle w:val="CommentReference"/>
        </w:rPr>
        <w:annotationRef/>
      </w:r>
      <w:r>
        <w:t>Is this covered in other IEC or IMO standards.</w:t>
      </w:r>
    </w:p>
  </w:comment>
  <w:comment w:id="2190" w:author="jonathan pritchard" w:date="2024-05-29T02:45:00Z" w:initials="jp">
    <w:p w14:paraId="7E46DAFD" w14:textId="0EEBBE28" w:rsidR="00927C2B" w:rsidRDefault="00927C2B" w:rsidP="00927C2B">
      <w:pPr>
        <w:pStyle w:val="CommentText"/>
      </w:pPr>
      <w:r>
        <w:rPr>
          <w:rStyle w:val="CommentReference"/>
        </w:rPr>
        <w:annotationRef/>
      </w:r>
      <w:r>
        <w:t>Does anyone use CRT for new systems any more?</w:t>
      </w:r>
    </w:p>
  </w:comment>
  <w:comment w:id="2193" w:author="jonathan pritchard" w:date="2024-05-21T09:39:00Z" w:initials="jp">
    <w:p w14:paraId="2442FCB1" w14:textId="2111F87F" w:rsidR="00B912FF" w:rsidRDefault="00B912FF" w:rsidP="00B912FF">
      <w:pPr>
        <w:pStyle w:val="CommentText"/>
      </w:pPr>
      <w:r>
        <w:rPr>
          <w:rStyle w:val="CommentReference"/>
        </w:rPr>
        <w:annotationRef/>
      </w:r>
      <w:r>
        <w:t>DE (79)</w:t>
      </w:r>
    </w:p>
  </w:comment>
  <w:comment w:id="2216" w:author="jonathan pritchard" w:date="2024-02-06T11:12:00Z" w:initials="jp">
    <w:p w14:paraId="1FDC6F7A" w14:textId="4A4A5DE3" w:rsidR="007652ED" w:rsidRDefault="007652ED" w:rsidP="007652ED">
      <w:pPr>
        <w:pStyle w:val="CommentText"/>
      </w:pPr>
      <w:r>
        <w:rPr>
          <w:rStyle w:val="CommentReference"/>
        </w:rPr>
        <w:annotationRef/>
      </w:r>
      <w:r>
        <w:t>Needs review once Chart 1 is complete and tested. May need bespoke FC/PC for complete portrayal. Review this section once Chart 1 is drafted. GitHub Issue #21 refers.</w:t>
      </w:r>
    </w:p>
  </w:comment>
  <w:comment w:id="2219" w:author="jonathan pritchard" w:date="2023-10-19T13:44:00Z" w:initials="jp">
    <w:p w14:paraId="67FA1732" w14:textId="47E38F6E" w:rsidR="00E27B73" w:rsidRDefault="00E27B73" w:rsidP="000C2F8F">
      <w:pPr>
        <w:pStyle w:val="CommentText"/>
      </w:pPr>
      <w:r>
        <w:rPr>
          <w:rStyle w:val="CommentReference"/>
        </w:rPr>
        <w:annotationRef/>
      </w:r>
      <w:r>
        <w:t>Datasets.</w:t>
      </w:r>
    </w:p>
  </w:comment>
  <w:comment w:id="2231" w:author="jonathan pritchard" w:date="2024-05-22T14:04:00Z" w:initials="jp">
    <w:p w14:paraId="0DB11BA0" w14:textId="77777777" w:rsidR="00E92D97" w:rsidRDefault="00E92D97" w:rsidP="00E92D97">
      <w:pPr>
        <w:pStyle w:val="CommentText"/>
      </w:pPr>
      <w:r>
        <w:rPr>
          <w:rStyle w:val="CommentReference"/>
        </w:rPr>
        <w:annotationRef/>
      </w:r>
      <w:r>
        <w:t xml:space="preserve">This is done in S-164 now. </w:t>
      </w:r>
    </w:p>
  </w:comment>
  <w:comment w:id="2234" w:author="jonathan pritchard" w:date="2023-10-19T13:43:00Z" w:initials="jp">
    <w:p w14:paraId="0810E2D2" w14:textId="77777777" w:rsidR="00927C2B" w:rsidRDefault="00E27B73" w:rsidP="00927C2B">
      <w:pPr>
        <w:pStyle w:val="CommentText"/>
      </w:pPr>
      <w:r>
        <w:rPr>
          <w:rStyle w:val="CommentReference"/>
        </w:rPr>
        <w:annotationRef/>
      </w:r>
      <w:r w:rsidR="00927C2B">
        <w:t>Chart 1 is in progress.</w:t>
      </w:r>
    </w:p>
  </w:comment>
  <w:comment w:id="2235" w:author="jonathan pritchard" w:date="2024-02-12T17:02:00Z" w:initials="jp">
    <w:p w14:paraId="3023C3DE" w14:textId="45D80CC9" w:rsidR="00477596" w:rsidRDefault="00477596" w:rsidP="00477596">
      <w:pPr>
        <w:pStyle w:val="CommentText"/>
      </w:pPr>
      <w:r>
        <w:rPr>
          <w:rStyle w:val="CommentReference"/>
        </w:rPr>
        <w:annotationRef/>
      </w:r>
      <w:r>
        <w:t>Chart 1 is now in progresss. A specific FC/PC will be supplied alongside S-98 Annex C for use of certain cells.</w:t>
      </w:r>
    </w:p>
  </w:comment>
  <w:comment w:id="2244" w:author="jonathan pritchard" w:date="2024-02-06T11:14:00Z" w:initials="jp">
    <w:p w14:paraId="6F88D1A5" w14:textId="60117ED3" w:rsidR="007652ED" w:rsidRDefault="007652ED" w:rsidP="007652ED">
      <w:pPr>
        <w:pStyle w:val="CommentText"/>
      </w:pPr>
      <w:r>
        <w:rPr>
          <w:rStyle w:val="CommentReference"/>
        </w:rPr>
        <w:annotationRef/>
      </w:r>
      <w:r>
        <w:t>Maybe these should be included in S-164, or as an Appendix to this document.</w:t>
      </w:r>
    </w:p>
  </w:comment>
  <w:comment w:id="2247" w:author="jonathan pritchard" w:date="2024-02-06T11:16:00Z" w:initials="jp">
    <w:p w14:paraId="21F34D6D" w14:textId="77777777" w:rsidR="00E9416E" w:rsidRDefault="007652ED" w:rsidP="00E9416E">
      <w:pPr>
        <w:pStyle w:val="CommentText"/>
      </w:pPr>
      <w:r>
        <w:rPr>
          <w:rStyle w:val="CommentReference"/>
        </w:rPr>
        <w:annotationRef/>
      </w:r>
      <w:r w:rsidR="00E9416E">
        <w:t>There’s no README files in Chart 1 (at the moment). We can insert one into the exchange set though? Best is to include as an Appendix to this document the S-164 test form with settings.</w:t>
      </w:r>
    </w:p>
  </w:comment>
  <w:comment w:id="2267" w:author="jonathan pritchard" w:date="2024-02-06T11:16:00Z" w:initials="jp">
    <w:p w14:paraId="55662FDD" w14:textId="3455E20E" w:rsidR="007652ED" w:rsidRDefault="007652ED" w:rsidP="007652ED">
      <w:pPr>
        <w:pStyle w:val="CommentText"/>
      </w:pPr>
      <w:r>
        <w:rPr>
          <w:rStyle w:val="CommentReference"/>
        </w:rPr>
        <w:annotationRef/>
      </w:r>
      <w:r>
        <w:t>Correct this to dataset name for colour test diagram.</w:t>
      </w:r>
    </w:p>
  </w:comment>
  <w:comment w:id="2278" w:author="jonathan pritchard" w:date="2024-05-22T14:07:00Z" w:initials="jp">
    <w:p w14:paraId="13A7DC13" w14:textId="77777777" w:rsidR="00525920" w:rsidRDefault="00E92D97" w:rsidP="00525920">
      <w:pPr>
        <w:pStyle w:val="CommentText"/>
      </w:pPr>
      <w:r>
        <w:rPr>
          <w:rStyle w:val="CommentReference"/>
        </w:rPr>
        <w:annotationRef/>
      </w:r>
      <w:r w:rsidR="00525920">
        <w:t xml:space="preserve">(JP) I don’t think we should do this any more, just provide the datasets for portrayal. We also need to mention that they are now alongside the S-57 Chart 1. </w:t>
      </w:r>
    </w:p>
  </w:comment>
  <w:comment w:id="2300" w:author="jonathan pritchard" w:date="2024-07-17T12:08:00Z" w:initials="jp">
    <w:p w14:paraId="162C8FE7" w14:textId="77777777" w:rsidR="00742D83" w:rsidRDefault="00742D83" w:rsidP="00742D83">
      <w:pPr>
        <w:pStyle w:val="CommentText"/>
      </w:pPr>
      <w:r>
        <w:rPr>
          <w:rStyle w:val="CommentReference"/>
        </w:rPr>
        <w:annotationRef/>
      </w:r>
      <w:r>
        <w:t>Who is this for? End users? Or should it just be in S-164 (as it’s doen at type approval?)</w:t>
      </w:r>
    </w:p>
  </w:comment>
  <w:comment w:id="2308" w:author="jonathan pritchard" w:date="2024-07-17T12:08:00Z" w:initials="jp">
    <w:p w14:paraId="4793478B" w14:textId="77777777" w:rsidR="00742D83" w:rsidRDefault="00742D83" w:rsidP="00742D83">
      <w:pPr>
        <w:pStyle w:val="CommentText"/>
      </w:pPr>
      <w:r>
        <w:rPr>
          <w:rStyle w:val="CommentReference"/>
        </w:rPr>
        <w:annotationRef/>
      </w:r>
      <w:r>
        <w:t>Similarly, who is this for?</w:t>
      </w:r>
    </w:p>
  </w:comment>
  <w:comment w:id="2310" w:author="jonathan pritchard" w:date="2024-02-05T11:40:00Z" w:initials="jp">
    <w:p w14:paraId="20FCB899" w14:textId="12C7EC75" w:rsidR="00E77A19" w:rsidRDefault="00E77A19" w:rsidP="00E77A19">
      <w:pPr>
        <w:pStyle w:val="CommentText"/>
      </w:pPr>
      <w:r>
        <w:rPr>
          <w:rStyle w:val="CommentReference"/>
        </w:rPr>
        <w:annotationRef/>
      </w:r>
      <w:r>
        <w:t>Is this needed or is it left over from S-52.?</w:t>
      </w:r>
    </w:p>
  </w:comment>
  <w:comment w:id="2313" w:author="jonathan pritchard" w:date="2023-10-19T13:44:00Z" w:initials="jp">
    <w:p w14:paraId="1C052CBC" w14:textId="078FAFD3" w:rsidR="00E27B73" w:rsidRDefault="00E27B73" w:rsidP="000C2F8F">
      <w:pPr>
        <w:pStyle w:val="CommentText"/>
      </w:pPr>
      <w:r>
        <w:rPr>
          <w:rStyle w:val="CommentReference"/>
        </w:rPr>
        <w:annotationRef/>
      </w:r>
      <w:r>
        <w:t>Update when Issues are concluded on how versions are mapped together.</w:t>
      </w:r>
    </w:p>
  </w:comment>
  <w:comment w:id="2314" w:author="jonathan pritchard" w:date="2024-02-06T15:58:00Z" w:initials="jp">
    <w:p w14:paraId="52E142D1" w14:textId="77777777" w:rsidR="00DB796E" w:rsidRDefault="00DB796E" w:rsidP="00DB796E">
      <w:pPr>
        <w:pStyle w:val="CommentText"/>
      </w:pPr>
      <w:r>
        <w:rPr>
          <w:rStyle w:val="CommentReference"/>
        </w:rPr>
        <w:annotationRef/>
      </w:r>
      <w:r>
        <w:t>I don’t believe this is true. The current view is there is no requirement for backward compatibility with Feature Catalogues. Between different revisions.</w:t>
      </w:r>
    </w:p>
  </w:comment>
  <w:comment w:id="2315" w:author="jonathan pritchard" w:date="2024-02-06T16:02:00Z" w:initials="jp">
    <w:p w14:paraId="587E984A" w14:textId="77777777" w:rsidR="00DB796E" w:rsidRDefault="00DB796E" w:rsidP="00DB796E">
      <w:pPr>
        <w:pStyle w:val="CommentText"/>
      </w:pPr>
      <w:r>
        <w:rPr>
          <w:rStyle w:val="CommentReference"/>
        </w:rPr>
        <w:annotationRef/>
      </w:r>
      <w:r>
        <w:t>See Github issue #4 (and its relations in S-164 and S-101 Github)</w:t>
      </w:r>
    </w:p>
  </w:comment>
  <w:comment w:id="2316" w:author="jonathan pritchard" w:date="2024-05-28T09:23:00Z" w:initials="jp">
    <w:p w14:paraId="43A6F41C" w14:textId="77777777" w:rsidR="00525920" w:rsidRDefault="00525920" w:rsidP="00525920">
      <w:pPr>
        <w:pStyle w:val="CommentText"/>
      </w:pPr>
      <w:r>
        <w:rPr>
          <w:rStyle w:val="CommentReference"/>
        </w:rPr>
        <w:annotationRef/>
      </w:r>
      <w:r>
        <w:t>TSM 2024 took this out.</w:t>
      </w:r>
    </w:p>
  </w:comment>
  <w:comment w:id="2317" w:author="jonathan pritchard" w:date="2024-05-20T16:44:00Z" w:initials="jp">
    <w:p w14:paraId="148176E1" w14:textId="3A93915D" w:rsidR="006C470D" w:rsidRDefault="006C470D" w:rsidP="006C470D">
      <w:pPr>
        <w:pStyle w:val="CommentText"/>
      </w:pPr>
      <w:r>
        <w:rPr>
          <w:rStyle w:val="CommentReference"/>
        </w:rPr>
        <w:annotationRef/>
      </w:r>
      <w:r>
        <w:t>TSM 2024</w:t>
      </w:r>
    </w:p>
  </w:comment>
  <w:comment w:id="2324" w:author="jonathan pritchard" w:date="2024-05-20T16:45:00Z" w:initials="jp">
    <w:p w14:paraId="2D0D16F5" w14:textId="77777777" w:rsidR="0043278E" w:rsidRDefault="006C470D" w:rsidP="0043278E">
      <w:pPr>
        <w:pStyle w:val="CommentText"/>
      </w:pPr>
      <w:r>
        <w:rPr>
          <w:rStyle w:val="CommentReference"/>
        </w:rPr>
        <w:annotationRef/>
      </w:r>
      <w:r w:rsidR="0043278E">
        <w:t>Add when drafted. From TSM 2024 outputs.</w:t>
      </w:r>
    </w:p>
  </w:comment>
  <w:comment w:id="2347" w:author="jonathan pritchard" w:date="2024-02-06T16:01:00Z" w:initials="jp">
    <w:p w14:paraId="170CC6B2" w14:textId="3CB7891E" w:rsidR="00DB796E" w:rsidRDefault="00DB796E" w:rsidP="00DB796E">
      <w:pPr>
        <w:pStyle w:val="CommentText"/>
      </w:pPr>
      <w:r>
        <w:rPr>
          <w:rStyle w:val="CommentReference"/>
        </w:rPr>
        <w:annotationRef/>
      </w:r>
      <w:r>
        <w:t>I don’t think this is possible either. PC can’t be updated without re-releasing the feature catalogue (even if no changes have been made).</w:t>
      </w:r>
    </w:p>
  </w:comment>
  <w:comment w:id="2348" w:author="jonathan pritchard" w:date="2024-05-20T16:48:00Z" w:initials="jp">
    <w:p w14:paraId="59B2C658" w14:textId="77777777" w:rsidR="00525920" w:rsidRDefault="006C470D" w:rsidP="00525920">
      <w:pPr>
        <w:pStyle w:val="CommentText"/>
      </w:pPr>
      <w:r>
        <w:rPr>
          <w:rStyle w:val="CommentReference"/>
        </w:rPr>
        <w:annotationRef/>
      </w:r>
      <w:r w:rsidR="00525920">
        <w:t>(JP) Not sure this is helpful and could be taken out.</w:t>
      </w:r>
    </w:p>
  </w:comment>
  <w:comment w:id="2351" w:author="jonathan pritchard" w:date="2024-05-20T16:05:00Z" w:initials="jp">
    <w:p w14:paraId="75EBE3D7" w14:textId="4BA228CF" w:rsidR="00675209" w:rsidRDefault="00675209" w:rsidP="00675209">
      <w:pPr>
        <w:pStyle w:val="CommentText"/>
      </w:pPr>
      <w:r>
        <w:rPr>
          <w:rStyle w:val="CommentReference"/>
        </w:rPr>
        <w:annotationRef/>
      </w:r>
      <w:r>
        <w:t>FR (14)</w:t>
      </w:r>
    </w:p>
  </w:comment>
  <w:comment w:id="2354" w:author="jonathan pritchard" w:date="2024-05-20T16:07:00Z" w:initials="jp">
    <w:p w14:paraId="0EDC5382" w14:textId="77777777" w:rsidR="00675209" w:rsidRDefault="00675209" w:rsidP="00675209">
      <w:pPr>
        <w:pStyle w:val="CommentText"/>
      </w:pPr>
      <w:r>
        <w:rPr>
          <w:rStyle w:val="CommentReference"/>
        </w:rPr>
        <w:annotationRef/>
      </w:r>
      <w:r>
        <w:t>FR (15)</w:t>
      </w:r>
    </w:p>
  </w:comment>
  <w:comment w:id="2360" w:author="jonathan pritchard" w:date="2024-05-20T16:08:00Z" w:initials="jp">
    <w:p w14:paraId="03D540C1" w14:textId="77777777" w:rsidR="00675209" w:rsidRDefault="00675209" w:rsidP="00675209">
      <w:pPr>
        <w:pStyle w:val="CommentText"/>
      </w:pPr>
      <w:r>
        <w:rPr>
          <w:rStyle w:val="CommentReference"/>
        </w:rPr>
        <w:annotationRef/>
      </w:r>
      <w:r>
        <w:t>Not sure where this came from or what it means?</w:t>
      </w:r>
    </w:p>
  </w:comment>
  <w:comment w:id="2363" w:author="jonathan pritchard" w:date="2023-10-19T13:45:00Z" w:initials="jp">
    <w:p w14:paraId="2B3DBFEA" w14:textId="7A91D9E2" w:rsidR="00E27B73" w:rsidRDefault="00E27B73" w:rsidP="000C2F8F">
      <w:pPr>
        <w:pStyle w:val="CommentText"/>
      </w:pPr>
      <w:r>
        <w:rPr>
          <w:rStyle w:val="CommentReference"/>
        </w:rPr>
        <w:annotationRef/>
      </w:r>
      <w:r>
        <w:t>Needs updating (NIPWG raised requirement)</w:t>
      </w:r>
    </w:p>
  </w:comment>
  <w:comment w:id="2364" w:author="jonathan pritchard" w:date="2023-12-06T14:54:00Z" w:initials="jp">
    <w:p w14:paraId="747925C2" w14:textId="77777777" w:rsidR="00EC6DA6" w:rsidRDefault="00EC6DA6" w:rsidP="000C2F8F">
      <w:pPr>
        <w:pStyle w:val="CommentText"/>
      </w:pPr>
      <w:r>
        <w:rPr>
          <w:rStyle w:val="CommentReference"/>
        </w:rPr>
        <w:annotationRef/>
      </w:r>
      <w:r>
        <w:t>Github #22</w:t>
      </w:r>
    </w:p>
  </w:comment>
  <w:comment w:id="2365" w:author="jonathan pritchard" w:date="2023-12-06T14:55:00Z" w:initials="jp">
    <w:p w14:paraId="2F35307F" w14:textId="77777777" w:rsidR="00EC6DA6" w:rsidRDefault="00EC6DA6" w:rsidP="000C2F8F">
      <w:pPr>
        <w:pStyle w:val="CommentText"/>
      </w:pPr>
      <w:r>
        <w:rPr>
          <w:rStyle w:val="CommentReference"/>
        </w:rPr>
        <w:annotationRef/>
      </w:r>
      <w:r>
        <w:t>Also needs to refer to WLA for explicit guidance on 102 / 104 overlaps.</w:t>
      </w:r>
    </w:p>
  </w:comment>
  <w:comment w:id="2366" w:author="jonathan pritchard" w:date="2024-02-06T10:57:00Z" w:initials="jp">
    <w:p w14:paraId="23EEFBF5" w14:textId="77777777" w:rsidR="00980423" w:rsidRDefault="00980423" w:rsidP="00980423">
      <w:pPr>
        <w:pStyle w:val="CommentText"/>
      </w:pPr>
      <w:r>
        <w:rPr>
          <w:rStyle w:val="CommentReference"/>
        </w:rPr>
        <w:annotationRef/>
      </w:r>
      <w:r>
        <w:t xml:space="preserve">Updated according to GitHub issue 22. </w:t>
      </w:r>
    </w:p>
  </w:comment>
  <w:comment w:id="2370" w:author="jonathan pritchard" w:date="2024-02-06T11:00:00Z" w:initials="jp">
    <w:p w14:paraId="184B7A97" w14:textId="77777777" w:rsidR="00F87312" w:rsidRDefault="00F87312" w:rsidP="00F87312">
      <w:pPr>
        <w:pStyle w:val="CommentText"/>
      </w:pPr>
      <w:r>
        <w:rPr>
          <w:rStyle w:val="CommentReference"/>
        </w:rPr>
        <w:annotationRef/>
      </w:r>
      <w:r>
        <w:t>This needs to be agreed.</w:t>
      </w:r>
    </w:p>
  </w:comment>
  <w:comment w:id="2371" w:author="jonathan pritchard" w:date="2024-05-20T16:09:00Z" w:initials="jp">
    <w:p w14:paraId="7DAB001D" w14:textId="77777777" w:rsidR="00675209" w:rsidRDefault="00675209" w:rsidP="00675209">
      <w:pPr>
        <w:pStyle w:val="CommentText"/>
      </w:pPr>
      <w:r>
        <w:rPr>
          <w:rStyle w:val="CommentReference"/>
        </w:rPr>
        <w:annotationRef/>
      </w:r>
      <w:r>
        <w:t>FR (16)</w:t>
      </w:r>
    </w:p>
  </w:comment>
  <w:comment w:id="2397" w:author="jonathan pritchard" w:date="2024-02-06T09:41:00Z" w:initials="jp">
    <w:p w14:paraId="73FF6062" w14:textId="425FBDD7" w:rsidR="00AF5D5D" w:rsidRDefault="00DF2F0B" w:rsidP="00AF5D5D">
      <w:pPr>
        <w:pStyle w:val="CommentText"/>
      </w:pPr>
      <w:r>
        <w:rPr>
          <w:rStyle w:val="CommentReference"/>
        </w:rPr>
        <w:annotationRef/>
      </w:r>
      <w:r w:rsidR="00AF5D5D">
        <w:t>I believe this is a typo and should be non-HO data (i.e unofficial data)</w:t>
      </w:r>
    </w:p>
  </w:comment>
  <w:comment w:id="2401" w:author="jonathan pritchard" w:date="2024-02-06T09:43:00Z" w:initials="jp">
    <w:p w14:paraId="5F2B3C7A" w14:textId="701FAFA4" w:rsidR="00110A19" w:rsidRDefault="00110A19" w:rsidP="00110A19">
      <w:pPr>
        <w:pStyle w:val="CommentText"/>
      </w:pPr>
      <w:r>
        <w:rPr>
          <w:rStyle w:val="CommentReference"/>
        </w:rPr>
        <w:annotationRef/>
      </w:r>
      <w:r>
        <w:t>GiHub issue #36 refers.</w:t>
      </w:r>
    </w:p>
  </w:comment>
  <w:comment w:id="2428" w:author="jonathan pritchard" w:date="2024-02-06T16:06:00Z" w:initials="jp">
    <w:p w14:paraId="7AD88842" w14:textId="77777777" w:rsidR="00336DAA" w:rsidRDefault="00336DAA" w:rsidP="00336DAA">
      <w:pPr>
        <w:pStyle w:val="CommentText"/>
      </w:pPr>
      <w:r>
        <w:rPr>
          <w:rStyle w:val="CommentReference"/>
        </w:rPr>
        <w:annotationRef/>
      </w:r>
      <w:r>
        <w:t>GML updates may have no update number in the file name</w:t>
      </w:r>
    </w:p>
  </w:comment>
  <w:comment w:id="2429" w:author="jonathan pritchard" w:date="2024-02-12T17:03:00Z" w:initials="jp">
    <w:p w14:paraId="01D694E0" w14:textId="77777777" w:rsidR="00477596" w:rsidRDefault="00477596" w:rsidP="00477596">
      <w:pPr>
        <w:pStyle w:val="CommentText"/>
      </w:pPr>
      <w:r>
        <w:rPr>
          <w:rStyle w:val="CommentReference"/>
        </w:rPr>
        <w:annotationRef/>
      </w:r>
      <w:r>
        <w:t>Or we may juts use the .NNN suffix like 8211, probably easier and we should not be tied to the .GML suffix. To be discussed at TSM.</w:t>
      </w:r>
    </w:p>
  </w:comment>
  <w:comment w:id="2433" w:author="jonathan pritchard" w:date="2024-01-15T14:59:00Z" w:initials="jp">
    <w:p w14:paraId="0CB20A50" w14:textId="22016EC1" w:rsidR="00B716E1" w:rsidRDefault="00B716E1" w:rsidP="00B716E1">
      <w:pPr>
        <w:pStyle w:val="CommentText"/>
      </w:pPr>
      <w:r>
        <w:rPr>
          <w:rStyle w:val="CommentReference"/>
        </w:rPr>
        <w:annotationRef/>
      </w:r>
      <w:r>
        <w:t>all</w:t>
      </w:r>
    </w:p>
  </w:comment>
  <w:comment w:id="2432" w:author="jonathan pritchard" w:date="2024-02-05T12:20:00Z" w:initials="jp">
    <w:p w14:paraId="658AA7FC" w14:textId="77777777" w:rsidR="0093733F" w:rsidRDefault="0093733F" w:rsidP="0093733F">
      <w:pPr>
        <w:pStyle w:val="CommentText"/>
      </w:pPr>
      <w:r>
        <w:rPr>
          <w:rStyle w:val="CommentReference"/>
        </w:rPr>
        <w:annotationRef/>
      </w:r>
      <w:r>
        <w:t>Must be updated. All datasets and supprot files have digtial signatures.</w:t>
      </w:r>
    </w:p>
  </w:comment>
  <w:comment w:id="2444" w:author="jonathan pritchard" w:date="2024-01-15T14:59:00Z" w:initials="jp">
    <w:p w14:paraId="7C8CDDCD" w14:textId="77777777" w:rsidR="00742D83" w:rsidRDefault="00742D83" w:rsidP="00742D83">
      <w:pPr>
        <w:pStyle w:val="CommentText"/>
      </w:pPr>
      <w:r>
        <w:rPr>
          <w:rStyle w:val="CommentReference"/>
        </w:rPr>
        <w:annotationRef/>
      </w:r>
      <w:r>
        <w:t>all</w:t>
      </w:r>
    </w:p>
  </w:comment>
  <w:comment w:id="2457" w:author="jonathan pritchard" w:date="2024-05-21T10:40:00Z" w:initials="jp">
    <w:p w14:paraId="385B7460" w14:textId="77777777" w:rsidR="000835C0" w:rsidRDefault="000835C0" w:rsidP="000835C0">
      <w:pPr>
        <w:pStyle w:val="CommentText"/>
      </w:pPr>
      <w:r>
        <w:rPr>
          <w:rStyle w:val="CommentReference"/>
        </w:rPr>
        <w:annotationRef/>
      </w:r>
      <w:r>
        <w:t>SM (103)</w:t>
      </w:r>
    </w:p>
  </w:comment>
  <w:comment w:id="2467" w:author="jonathan pritchard" w:date="2024-07-17T14:06:00Z" w:initials="jp">
    <w:p w14:paraId="5C2A20EC" w14:textId="77777777" w:rsidR="00B345CE" w:rsidRDefault="00B345CE" w:rsidP="00B345CE">
      <w:pPr>
        <w:pStyle w:val="CommentText"/>
      </w:pPr>
      <w:r>
        <w:rPr>
          <w:rStyle w:val="CommentReference"/>
        </w:rPr>
        <w:annotationRef/>
      </w:r>
      <w:r>
        <w:t xml:space="preserve">This probably needs expanding, on the topic of shared SF. Also the difference between supporting files which are catlaogues, and dataset support files (define as per PT13 papers). </w:t>
      </w:r>
    </w:p>
  </w:comment>
  <w:comment w:id="2468" w:author="jonathan pritchard" w:date="2024-07-17T14:07:00Z" w:initials="jp">
    <w:p w14:paraId="6DE3A06D" w14:textId="77777777" w:rsidR="00B345CE" w:rsidRDefault="00B345CE" w:rsidP="00B345CE">
      <w:pPr>
        <w:pStyle w:val="CommentText"/>
      </w:pPr>
      <w:r>
        <w:rPr>
          <w:rStyle w:val="CommentReference"/>
        </w:rPr>
        <w:annotationRef/>
      </w:r>
      <w:r>
        <w:t>This is also talking about features, not datasets. So should be clarified.</w:t>
      </w:r>
    </w:p>
  </w:comment>
  <w:comment w:id="2470" w:author="jonathan pritchard" w:date="2023-10-19T13:45:00Z" w:initials="jp">
    <w:p w14:paraId="46119899" w14:textId="44DACB69" w:rsidR="00E27B73" w:rsidRDefault="00E27B73" w:rsidP="000C2F8F">
      <w:pPr>
        <w:pStyle w:val="CommentText"/>
      </w:pPr>
      <w:r>
        <w:rPr>
          <w:rStyle w:val="CommentReference"/>
        </w:rPr>
        <w:annotationRef/>
      </w:r>
      <w:r>
        <w:t>Cancel and replace?</w:t>
      </w:r>
    </w:p>
  </w:comment>
  <w:comment w:id="2471" w:author="jonathan pritchard" w:date="2024-02-06T11:54:00Z" w:initials="jp">
    <w:p w14:paraId="7DB10C6D" w14:textId="77777777" w:rsidR="001E0626" w:rsidRDefault="001E0626" w:rsidP="001E0626">
      <w:pPr>
        <w:pStyle w:val="CommentText"/>
      </w:pPr>
      <w:r>
        <w:rPr>
          <w:rStyle w:val="CommentReference"/>
        </w:rPr>
        <w:annotationRef/>
      </w:r>
      <w:r>
        <w:t>This may need some more guidance based on discussions around fileless cancellation and, in particular S-124.</w:t>
      </w:r>
    </w:p>
  </w:comment>
  <w:comment w:id="2472" w:author="jonathan pritchard" w:date="2024-07-17T14:08:00Z" w:initials="jp">
    <w:p w14:paraId="62A0E798" w14:textId="77777777" w:rsidR="00B345CE" w:rsidRDefault="00B345CE" w:rsidP="00B345CE">
      <w:pPr>
        <w:pStyle w:val="CommentText"/>
      </w:pPr>
      <w:r>
        <w:rPr>
          <w:rStyle w:val="CommentReference"/>
        </w:rPr>
        <w:annotationRef/>
      </w:r>
      <w:r>
        <w:t>Possibly this section is joined with the next one describing support files in general?</w:t>
      </w:r>
    </w:p>
  </w:comment>
  <w:comment w:id="2485" w:author="jonathan pritchard" w:date="2023-12-06T14:56:00Z" w:initials="jp">
    <w:p w14:paraId="4BBA3229" w14:textId="11961A1E" w:rsidR="00EC6DA6" w:rsidRDefault="00EC6DA6" w:rsidP="000C2F8F">
      <w:pPr>
        <w:pStyle w:val="CommentText"/>
      </w:pPr>
      <w:r>
        <w:rPr>
          <w:rStyle w:val="CommentReference"/>
        </w:rPr>
        <w:annotationRef/>
      </w:r>
      <w:r>
        <w:t>Github #20</w:t>
      </w:r>
    </w:p>
  </w:comment>
  <w:comment w:id="2509" w:author="jonathan pritchard" w:date="2024-02-06T15:54:00Z" w:initials="jp">
    <w:p w14:paraId="0A284255" w14:textId="77777777" w:rsidR="000148AF" w:rsidRDefault="000148AF" w:rsidP="000148AF">
      <w:pPr>
        <w:pStyle w:val="CommentText"/>
      </w:pPr>
      <w:r>
        <w:rPr>
          <w:rStyle w:val="CommentReference"/>
        </w:rPr>
        <w:annotationRef/>
      </w:r>
      <w:r>
        <w:t>This has been updated following GitHub Issue #7</w:t>
      </w:r>
    </w:p>
  </w:comment>
  <w:comment w:id="2540" w:author="jonathan pritchard" w:date="2024-05-29T05:44:00Z" w:initials="jp">
    <w:p w14:paraId="4DC693C9" w14:textId="77777777" w:rsidR="00795882" w:rsidRDefault="00795882" w:rsidP="00795882">
      <w:pPr>
        <w:pStyle w:val="CommentText"/>
      </w:pPr>
      <w:r>
        <w:rPr>
          <w:rStyle w:val="CommentReference"/>
        </w:rPr>
        <w:annotationRef/>
      </w:r>
      <w:r>
        <w:t>Needs discussion in respect of colour palettes</w:t>
      </w:r>
    </w:p>
    <w:p w14:paraId="17378BE1" w14:textId="77777777" w:rsidR="00795882" w:rsidRDefault="00795882" w:rsidP="00795882">
      <w:pPr>
        <w:pStyle w:val="CommentText"/>
      </w:pPr>
    </w:p>
  </w:comment>
  <w:comment w:id="2622" w:author="jonathan pritchard" w:date="2023-10-19T13:46:00Z" w:initials="jp">
    <w:p w14:paraId="57D69ACF" w14:textId="7B154038" w:rsidR="00AF5D5D" w:rsidRDefault="00E27B73" w:rsidP="00AF5D5D">
      <w:pPr>
        <w:pStyle w:val="CommentText"/>
      </w:pPr>
      <w:r>
        <w:rPr>
          <w:rStyle w:val="CommentReference"/>
        </w:rPr>
        <w:annotationRef/>
      </w:r>
      <w:r w:rsidR="00AF5D5D">
        <w:t>Relationship to S-52 can be deleted, Github Issue. #14</w:t>
      </w:r>
    </w:p>
  </w:comment>
  <w:comment w:id="2623" w:author="jonathan pritchard" w:date="2024-02-06T10:44:00Z" w:initials="jp">
    <w:p w14:paraId="00DBECB5" w14:textId="77777777" w:rsidR="001D3531" w:rsidRDefault="001D3531" w:rsidP="001D3531">
      <w:pPr>
        <w:pStyle w:val="CommentText"/>
      </w:pPr>
      <w:r>
        <w:rPr>
          <w:rStyle w:val="CommentReference"/>
        </w:rPr>
        <w:annotationRef/>
      </w:r>
      <w:r>
        <w:t>Replace with manual updates section from GitHub Issue #24</w:t>
      </w:r>
    </w:p>
  </w:comment>
  <w:comment w:id="2624" w:author="jonathan pritchard" w:date="2024-02-06T13:15:00Z" w:initials="jp">
    <w:p w14:paraId="1068C629" w14:textId="77777777" w:rsidR="00821829" w:rsidRDefault="00821829" w:rsidP="00821829">
      <w:pPr>
        <w:pStyle w:val="CommentText"/>
      </w:pPr>
      <w:r>
        <w:rPr>
          <w:rStyle w:val="CommentReference"/>
        </w:rPr>
        <w:annotationRef/>
      </w:r>
      <w:r>
        <w:t>See gitHub issue #14 for removal of the previous section.</w:t>
      </w:r>
    </w:p>
  </w:comment>
  <w:comment w:id="2641" w:author="jonathan pritchard" w:date="2024-05-21T09:43:00Z" w:initials="jp">
    <w:p w14:paraId="1DFC2273" w14:textId="77777777" w:rsidR="00B912FF" w:rsidRDefault="00B912FF" w:rsidP="00B912FF">
      <w:pPr>
        <w:pStyle w:val="CommentText"/>
      </w:pPr>
      <w:r>
        <w:rPr>
          <w:rStyle w:val="CommentReference"/>
        </w:rPr>
        <w:annotationRef/>
      </w:r>
      <w:r>
        <w:t>DE (81). Makes the point we need to be clear about the difference between manual updates and mariner’s notes/information.</w:t>
      </w:r>
    </w:p>
  </w:comment>
  <w:comment w:id="2682" w:author="jonathan pritchard" w:date="2024-01-15T15:36:00Z" w:initials="jp">
    <w:p w14:paraId="482766EA" w14:textId="0B34C2E5" w:rsidR="0083266A" w:rsidRDefault="0083266A" w:rsidP="0083266A">
      <w:pPr>
        <w:pStyle w:val="CommentText"/>
      </w:pPr>
      <w:r>
        <w:rPr>
          <w:rStyle w:val="CommentReference"/>
        </w:rPr>
        <w:annotationRef/>
      </w:r>
      <w:r>
        <w:t>All need a thorough review. Also, whether they are informative or not needs to be defined.</w:t>
      </w:r>
    </w:p>
  </w:comment>
  <w:comment w:id="2683" w:author="jonathan pritchard" w:date="2024-05-21T09:44:00Z" w:initials="jp">
    <w:p w14:paraId="2133DC78" w14:textId="77777777" w:rsidR="00A954C0" w:rsidRDefault="00A954C0" w:rsidP="00A954C0">
      <w:pPr>
        <w:pStyle w:val="CommentText"/>
      </w:pPr>
      <w:r>
        <w:rPr>
          <w:rStyle w:val="CommentReference"/>
        </w:rPr>
        <w:annotationRef/>
      </w:r>
      <w:r>
        <w:t xml:space="preserve">Took out Informative. </w:t>
      </w:r>
    </w:p>
  </w:comment>
  <w:comment w:id="2698" w:author="jonathan pritchard" w:date="2024-05-20T16:12:00Z" w:initials="jp">
    <w:p w14:paraId="1D221B80" w14:textId="2057FB57" w:rsidR="00675209" w:rsidRDefault="00675209" w:rsidP="00675209">
      <w:pPr>
        <w:pStyle w:val="CommentText"/>
      </w:pPr>
      <w:r>
        <w:rPr>
          <w:rStyle w:val="CommentReference"/>
        </w:rPr>
        <w:annotationRef/>
      </w:r>
      <w:r>
        <w:t>Change SENC to System Database (FR 17)</w:t>
      </w:r>
    </w:p>
  </w:comment>
  <w:comment w:id="2701" w:author="jonathan pritchard" w:date="2023-12-06T14:52:00Z" w:initials="jp">
    <w:p w14:paraId="7F960EC9" w14:textId="5509ABF9" w:rsidR="00EC6DA6" w:rsidRDefault="00EC6DA6">
      <w:pPr>
        <w:pStyle w:val="CommentText"/>
      </w:pPr>
      <w:r>
        <w:rPr>
          <w:rStyle w:val="CommentReference"/>
        </w:rPr>
        <w:annotationRef/>
      </w:r>
      <w:r>
        <w:t>Add information from github #23</w:t>
      </w:r>
    </w:p>
    <w:p w14:paraId="3AC223FD" w14:textId="77777777" w:rsidR="00EC6DA6" w:rsidRDefault="00EC6DA6">
      <w:pPr>
        <w:pStyle w:val="CommentText"/>
      </w:pPr>
    </w:p>
    <w:p w14:paraId="44EB7B33" w14:textId="77777777" w:rsidR="00EC6DA6" w:rsidRDefault="00EC6DA6">
      <w:pPr>
        <w:pStyle w:val="CommentText"/>
        <w:numPr>
          <w:ilvl w:val="0"/>
          <w:numId w:val="108"/>
        </w:numPr>
      </w:pPr>
      <w:r>
        <w:rPr>
          <w:color w:val="1F2328"/>
          <w:highlight w:val="white"/>
        </w:rPr>
        <w:t>multiple S-128 datasets are allowed</w:t>
      </w:r>
    </w:p>
    <w:p w14:paraId="18E228A6" w14:textId="77777777" w:rsidR="00EC6DA6" w:rsidRDefault="00EC6DA6">
      <w:pPr>
        <w:pStyle w:val="CommentText"/>
        <w:numPr>
          <w:ilvl w:val="0"/>
          <w:numId w:val="108"/>
        </w:numPr>
      </w:pPr>
      <w:r>
        <w:rPr>
          <w:color w:val="1F2328"/>
          <w:highlight w:val="white"/>
        </w:rPr>
        <w:t>Information from multiple S-128 datasets should be merged on the ECDIS</w:t>
      </w:r>
    </w:p>
    <w:p w14:paraId="0CD3F2C6" w14:textId="77777777" w:rsidR="00EC6DA6" w:rsidRDefault="00EC6DA6" w:rsidP="000C2F8F">
      <w:pPr>
        <w:pStyle w:val="CommentText"/>
        <w:numPr>
          <w:ilvl w:val="0"/>
          <w:numId w:val="108"/>
        </w:numPr>
      </w:pPr>
      <w:r>
        <w:rPr>
          <w:color w:val="1F2328"/>
          <w:highlight w:val="white"/>
        </w:rPr>
        <w:t>When merging, the most recent dates are preserved. So, if a dataset is included in &gt;1 S-128 list, the most recent date is normative and should be used to generate the Update Status Report.</w:t>
      </w:r>
    </w:p>
  </w:comment>
  <w:comment w:id="2704" w:author="jonathan pritchard" w:date="2023-12-06T14:53:00Z" w:initials="jp">
    <w:p w14:paraId="51F80417" w14:textId="77777777" w:rsidR="00EC6DA6" w:rsidRDefault="00EC6DA6" w:rsidP="000C2F8F">
      <w:pPr>
        <w:pStyle w:val="CommentText"/>
      </w:pPr>
      <w:r>
        <w:rPr>
          <w:rStyle w:val="CommentReference"/>
        </w:rPr>
        <w:annotationRef/>
      </w:r>
      <w:r>
        <w:t>I don't believe this is informative and is normative (because it is IMO required functionality)</w:t>
      </w:r>
    </w:p>
  </w:comment>
  <w:comment w:id="2708" w:author="jonathan pritchard" w:date="2024-05-29T05:29:00Z" w:initials="jp">
    <w:p w14:paraId="01FD8D72" w14:textId="77777777" w:rsidR="0072438A" w:rsidRDefault="0072438A" w:rsidP="0072438A">
      <w:pPr>
        <w:pStyle w:val="CommentText"/>
      </w:pPr>
      <w:r>
        <w:rPr>
          <w:rStyle w:val="CommentReference"/>
        </w:rPr>
        <w:annotationRef/>
      </w:r>
      <w:r>
        <w:t>Navigational?</w:t>
      </w:r>
    </w:p>
  </w:comment>
  <w:comment w:id="2785" w:author="jonathan pritchard" w:date="2024-05-20T16:15:00Z" w:initials="jp">
    <w:p w14:paraId="57CB7582" w14:textId="5A35D250" w:rsidR="00CE36C4" w:rsidRDefault="00CE36C4" w:rsidP="00CE36C4">
      <w:pPr>
        <w:pStyle w:val="CommentText"/>
      </w:pPr>
      <w:r>
        <w:rPr>
          <w:rStyle w:val="CommentReference"/>
        </w:rPr>
        <w:annotationRef/>
      </w:r>
      <w:r>
        <w:t>FR (18). Needs explanation. For the purposes of the Update Status report s-104/S-111 and S-102 are ENPs?</w:t>
      </w:r>
    </w:p>
  </w:comment>
  <w:comment w:id="2797" w:author="jonathan pritchard" w:date="2024-05-20T16:19:00Z" w:initials="jp">
    <w:p w14:paraId="3C9BBE01" w14:textId="77777777" w:rsidR="00CE36C4" w:rsidRDefault="00CE36C4" w:rsidP="00CE36C4">
      <w:pPr>
        <w:pStyle w:val="CommentText"/>
      </w:pPr>
      <w:r>
        <w:rPr>
          <w:rStyle w:val="CommentReference"/>
        </w:rPr>
        <w:annotationRef/>
      </w:r>
      <w:r>
        <w:t>See FR (23). Needs to refer to cross-product compatibility. And other issues.</w:t>
      </w:r>
    </w:p>
  </w:comment>
  <w:comment w:id="2811" w:author="jonathan pritchard" w:date="2024-05-20T15:47:00Z" w:initials="jp">
    <w:p w14:paraId="16B04D00" w14:textId="2689C457" w:rsidR="00F42EC6" w:rsidRDefault="00F42EC6" w:rsidP="00F42EC6">
      <w:pPr>
        <w:pStyle w:val="CommentText"/>
      </w:pPr>
      <w:r>
        <w:rPr>
          <w:rStyle w:val="CommentReference"/>
        </w:rPr>
        <w:annotationRef/>
      </w:r>
      <w:r>
        <w:t>UKHO  (6)</w:t>
      </w:r>
    </w:p>
  </w:comment>
  <w:comment w:id="2836" w:author="jonathan pritchard" w:date="2024-05-29T06:10:00Z" w:initials="jp">
    <w:p w14:paraId="41AB384F" w14:textId="77777777" w:rsidR="00EF57B5" w:rsidRDefault="00EF57B5" w:rsidP="00EF57B5">
      <w:pPr>
        <w:pStyle w:val="CommentText"/>
      </w:pPr>
      <w:r>
        <w:rPr>
          <w:rStyle w:val="CommentReference"/>
        </w:rPr>
        <w:annotationRef/>
      </w:r>
      <w:r>
        <w:t>This is mandatory</w:t>
      </w:r>
    </w:p>
  </w:comment>
  <w:comment w:id="2837" w:author="jonathan pritchard" w:date="2024-05-21T10:42:00Z" w:initials="jp">
    <w:p w14:paraId="609C0038" w14:textId="77777777" w:rsidR="00EF57B5" w:rsidRDefault="00EF57B5" w:rsidP="00EF57B5">
      <w:pPr>
        <w:pStyle w:val="CommentText"/>
      </w:pPr>
      <w:r>
        <w:rPr>
          <w:rStyle w:val="CommentReference"/>
        </w:rPr>
        <w:annotationRef/>
      </w:r>
      <w:r>
        <w:t>SM (104)</w:t>
      </w:r>
    </w:p>
  </w:comment>
  <w:comment w:id="2838" w:author="jonathan pritchard" w:date="2024-05-21T10:43:00Z" w:initials="jp">
    <w:p w14:paraId="2313395D" w14:textId="77777777" w:rsidR="00EF57B5" w:rsidRDefault="00EF57B5" w:rsidP="00EF57B5">
      <w:pPr>
        <w:pStyle w:val="CommentText"/>
      </w:pPr>
      <w:r>
        <w:rPr>
          <w:rStyle w:val="CommentReference"/>
        </w:rPr>
        <w:annotationRef/>
      </w:r>
      <w:r>
        <w:t>SM (105)</w:t>
      </w:r>
    </w:p>
  </w:comment>
  <w:comment w:id="2848" w:author="jonathan pritchard" w:date="2024-05-20T17:23:00Z" w:initials="jp">
    <w:p w14:paraId="2F81655C" w14:textId="77777777" w:rsidR="00B840E1" w:rsidRDefault="00B840E1" w:rsidP="00B840E1">
      <w:pPr>
        <w:pStyle w:val="CommentText"/>
      </w:pPr>
      <w:r>
        <w:rPr>
          <w:rStyle w:val="CommentReference"/>
        </w:rPr>
        <w:annotationRef/>
      </w:r>
      <w:r>
        <w:t>Proposed by DE (51)</w:t>
      </w:r>
    </w:p>
  </w:comment>
  <w:comment w:id="2864" w:author="jonathan pritchard" w:date="2024-05-20T16:18:00Z" w:initials="jp">
    <w:p w14:paraId="598A3C24" w14:textId="77ECABFA" w:rsidR="00CE36C4" w:rsidRDefault="00CE36C4" w:rsidP="00CE36C4">
      <w:pPr>
        <w:pStyle w:val="CommentText"/>
      </w:pPr>
      <w:r>
        <w:rPr>
          <w:rStyle w:val="CommentReference"/>
        </w:rPr>
        <w:annotationRef/>
      </w:r>
      <w:r>
        <w:t>Proposal FR (22)</w:t>
      </w:r>
    </w:p>
  </w:comment>
  <w:comment w:id="2885" w:author="jonathan pritchard" w:date="2024-05-20T16:52:00Z" w:initials="jp">
    <w:p w14:paraId="195ECBD3" w14:textId="77777777" w:rsidR="006C470D" w:rsidRDefault="006C470D" w:rsidP="006C470D">
      <w:pPr>
        <w:pStyle w:val="CommentText"/>
      </w:pPr>
      <w:r>
        <w:rPr>
          <w:rStyle w:val="CommentReference"/>
        </w:rPr>
        <w:annotationRef/>
      </w:r>
      <w:r>
        <w:t>RMM (40). Also needs to reference NODATA values I think.</w:t>
      </w:r>
    </w:p>
  </w:comment>
  <w:comment w:id="2886" w:author="jonathan pritchard" w:date="2024-05-20T16:52:00Z" w:initials="jp">
    <w:p w14:paraId="6EA21B3A" w14:textId="77777777" w:rsidR="006C470D" w:rsidRDefault="006C470D" w:rsidP="006C470D">
      <w:pPr>
        <w:pStyle w:val="CommentText"/>
      </w:pPr>
      <w:r>
        <w:rPr>
          <w:rStyle w:val="CommentReference"/>
        </w:rPr>
        <w:annotationRef/>
      </w:r>
      <w:r>
        <w:t>And have a better diagram.</w:t>
      </w:r>
    </w:p>
  </w:comment>
  <w:comment w:id="2896" w:author="jonathan pritchard" w:date="2024-02-06T13:11:00Z" w:initials="jp">
    <w:p w14:paraId="254F6DF8" w14:textId="32C91944" w:rsidR="00C077DF" w:rsidRDefault="00C077DF" w:rsidP="00C077DF">
      <w:pPr>
        <w:pStyle w:val="CommentText"/>
      </w:pPr>
      <w:r>
        <w:rPr>
          <w:rStyle w:val="CommentReference"/>
        </w:rPr>
        <w:annotationRef/>
      </w:r>
      <w:r>
        <w:t>Change this diagram? I’ve altered the description to clarify</w:t>
      </w:r>
    </w:p>
  </w:comment>
  <w:comment w:id="2897" w:author="jonathan pritchard" w:date="2024-02-06T13:12:00Z" w:initials="jp">
    <w:p w14:paraId="1F195E73" w14:textId="77777777" w:rsidR="00793074" w:rsidRDefault="00793074" w:rsidP="00793074">
      <w:pPr>
        <w:pStyle w:val="CommentText"/>
      </w:pPr>
      <w:r>
        <w:rPr>
          <w:rStyle w:val="CommentReference"/>
        </w:rPr>
        <w:annotationRef/>
      </w:r>
      <w:r>
        <w:t>This is changed in accordance with GitHug issue #17.</w:t>
      </w:r>
    </w:p>
  </w:comment>
  <w:comment w:id="2924" w:author="jonathan pritchard" w:date="2024-05-21T13:16:00Z" w:initials="jp">
    <w:p w14:paraId="3F5C4138" w14:textId="77777777" w:rsidR="00297DA6" w:rsidRDefault="00297DA6" w:rsidP="00297DA6">
      <w:pPr>
        <w:pStyle w:val="CommentText"/>
      </w:pPr>
      <w:r>
        <w:rPr>
          <w:rStyle w:val="CommentReference"/>
        </w:rPr>
        <w:annotationRef/>
      </w:r>
      <w:r>
        <w:t>Needs clarification re: SM (150)</w:t>
      </w:r>
    </w:p>
  </w:comment>
  <w:comment w:id="2931" w:author="jonathan pritchard" w:date="2024-05-21T13:18:00Z" w:initials="jp">
    <w:p w14:paraId="40C99013" w14:textId="77777777" w:rsidR="00297DA6" w:rsidRDefault="00297DA6" w:rsidP="00297DA6">
      <w:pPr>
        <w:pStyle w:val="CommentText"/>
      </w:pPr>
      <w:r>
        <w:rPr>
          <w:rStyle w:val="CommentReference"/>
        </w:rPr>
        <w:annotationRef/>
      </w:r>
      <w:r>
        <w:t>SM (151)</w:t>
      </w:r>
    </w:p>
  </w:comment>
  <w:comment w:id="2964" w:author="jonathan pritchard" w:date="2024-05-29T03:40:00Z" w:initials="jp">
    <w:p w14:paraId="306B8E6A" w14:textId="77777777" w:rsidR="00B15F52" w:rsidRDefault="00B15F52" w:rsidP="00B15F52">
      <w:pPr>
        <w:pStyle w:val="CommentText"/>
      </w:pPr>
      <w:r>
        <w:rPr>
          <w:rStyle w:val="CommentReference"/>
        </w:rPr>
        <w:annotationRef/>
      </w:r>
      <w:r>
        <w:t>Review with S-101PT</w:t>
      </w:r>
    </w:p>
  </w:comment>
  <w:comment w:id="2969" w:author="jonathan pritchard" w:date="2023-12-06T15:01:00Z" w:initials="jp">
    <w:p w14:paraId="5290EEE8" w14:textId="136B6909" w:rsidR="003D4443" w:rsidRDefault="003D4443" w:rsidP="000C2F8F">
      <w:pPr>
        <w:pStyle w:val="CommentText"/>
      </w:pPr>
      <w:r>
        <w:rPr>
          <w:rStyle w:val="CommentReference"/>
        </w:rPr>
        <w:annotationRef/>
      </w:r>
      <w:r>
        <w:t>This can be deleted (github #17)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7F300D" w15:done="0"/>
  <w15:commentEx w15:paraId="6F2A9C26" w15:paraIdParent="757F300D" w15:done="0"/>
  <w15:commentEx w15:paraId="27128899" w15:done="0"/>
  <w15:commentEx w15:paraId="6AC7C745" w15:done="0"/>
  <w15:commentEx w15:paraId="603CA60B" w15:done="0"/>
  <w15:commentEx w15:paraId="108C3FA4" w15:done="0"/>
  <w15:commentEx w15:paraId="023AB14F" w15:done="0"/>
  <w15:commentEx w15:paraId="148FC035" w15:done="0"/>
  <w15:commentEx w15:paraId="5135BA7D" w15:paraIdParent="148FC035" w15:done="0"/>
  <w15:commentEx w15:paraId="4B9B3CA3" w15:done="0"/>
  <w15:commentEx w15:paraId="5C1E3104" w15:paraIdParent="4B9B3CA3" w15:done="0"/>
  <w15:commentEx w15:paraId="53D66BFB" w15:done="0"/>
  <w15:commentEx w15:paraId="1854F32A" w15:paraIdParent="53D66BFB" w15:done="0"/>
  <w15:commentEx w15:paraId="4694BB93" w15:done="0"/>
  <w15:commentEx w15:paraId="5F58018F" w15:paraIdParent="4694BB93" w15:done="0"/>
  <w15:commentEx w15:paraId="521EDBBA" w15:done="0"/>
  <w15:commentEx w15:paraId="458380E0" w15:done="0"/>
  <w15:commentEx w15:paraId="0B6AFE6A" w15:done="0"/>
  <w15:commentEx w15:paraId="7C95A5F6" w15:paraIdParent="0B6AFE6A" w15:done="0"/>
  <w15:commentEx w15:paraId="230B9564" w15:done="0"/>
  <w15:commentEx w15:paraId="0CD6FDA4" w15:done="0"/>
  <w15:commentEx w15:paraId="4553B01E" w15:paraIdParent="0CD6FDA4" w15:done="0"/>
  <w15:commentEx w15:paraId="4714DDEB" w15:done="0"/>
  <w15:commentEx w15:paraId="0C2531F4" w15:done="0"/>
  <w15:commentEx w15:paraId="50866ED5" w15:paraIdParent="0C2531F4" w15:done="0"/>
  <w15:commentEx w15:paraId="7436A21F" w15:done="0"/>
  <w15:commentEx w15:paraId="01AF08B6" w15:done="0"/>
  <w15:commentEx w15:paraId="715BC210" w15:done="0"/>
  <w15:commentEx w15:paraId="4D6B4BAC" w15:done="0"/>
  <w15:commentEx w15:paraId="42C18F76" w15:done="0"/>
  <w15:commentEx w15:paraId="5DB9D9F3" w15:done="0"/>
  <w15:commentEx w15:paraId="44921920" w15:done="0"/>
  <w15:commentEx w15:paraId="5A98C623" w15:done="0"/>
  <w15:commentEx w15:paraId="0156A05D" w15:paraIdParent="5A98C623" w15:done="0"/>
  <w15:commentEx w15:paraId="2A0FE523" w15:paraIdParent="5A98C623" w15:done="0"/>
  <w15:commentEx w15:paraId="2F530940" w15:done="0"/>
  <w15:commentEx w15:paraId="65923467" w15:done="0"/>
  <w15:commentEx w15:paraId="7D579435" w15:done="0"/>
  <w15:commentEx w15:paraId="4971DC25" w15:paraIdParent="7D579435" w15:done="0"/>
  <w15:commentEx w15:paraId="2564016C" w15:done="0"/>
  <w15:commentEx w15:paraId="171D6FA0" w15:done="0"/>
  <w15:commentEx w15:paraId="7C00DB25" w15:done="0"/>
  <w15:commentEx w15:paraId="3767C641" w15:paraIdParent="7C00DB25" w15:done="0"/>
  <w15:commentEx w15:paraId="1E4016B8" w15:paraIdParent="7C00DB25" w15:done="0"/>
  <w15:commentEx w15:paraId="7F8C8CD4" w15:done="0"/>
  <w15:commentEx w15:paraId="41BBBBC4" w15:done="0"/>
  <w15:commentEx w15:paraId="441706BD" w15:done="0"/>
  <w15:commentEx w15:paraId="16D379DE" w15:paraIdParent="441706BD" w15:done="0"/>
  <w15:commentEx w15:paraId="0313D810" w15:done="0"/>
  <w15:commentEx w15:paraId="784EE772" w15:paraIdParent="0313D810" w15:done="0"/>
  <w15:commentEx w15:paraId="1729C4FA" w15:paraIdParent="0313D810" w15:done="0"/>
  <w15:commentEx w15:paraId="0172A80B" w15:done="0"/>
  <w15:commentEx w15:paraId="7F33A961" w15:done="0"/>
  <w15:commentEx w15:paraId="3E3E95F9" w15:paraIdParent="7F33A961" w15:done="0"/>
  <w15:commentEx w15:paraId="676B4D68" w15:done="0"/>
  <w15:commentEx w15:paraId="6D2AB7B6" w15:paraIdParent="676B4D68" w15:done="0"/>
  <w15:commentEx w15:paraId="098CCFFC" w15:done="0"/>
  <w15:commentEx w15:paraId="7135CD02" w15:done="0"/>
  <w15:commentEx w15:paraId="74EB2C1E" w15:paraIdParent="7135CD02" w15:done="0"/>
  <w15:commentEx w15:paraId="50F1BB1D" w15:paraIdParent="7135CD02" w15:done="0"/>
  <w15:commentEx w15:paraId="52662F4C" w15:done="0"/>
  <w15:commentEx w15:paraId="5339D48D" w15:paraIdParent="52662F4C" w15:done="0"/>
  <w15:commentEx w15:paraId="7E4878A4" w15:done="0"/>
  <w15:commentEx w15:paraId="6B7D57A5" w15:paraIdParent="7E4878A4" w15:done="0"/>
  <w15:commentEx w15:paraId="421A58AB" w15:done="0"/>
  <w15:commentEx w15:paraId="398C36A5" w15:done="0"/>
  <w15:commentEx w15:paraId="3317268C" w15:paraIdParent="398C36A5" w15:done="0"/>
  <w15:commentEx w15:paraId="4341AFDB" w15:done="0"/>
  <w15:commentEx w15:paraId="2F666EFC" w15:done="0"/>
  <w15:commentEx w15:paraId="339E030E" w15:done="0"/>
  <w15:commentEx w15:paraId="6E2991AE" w15:done="0"/>
  <w15:commentEx w15:paraId="4CD416B3" w15:done="0"/>
  <w15:commentEx w15:paraId="2559636F" w15:done="0"/>
  <w15:commentEx w15:paraId="585A6ED8" w15:done="0"/>
  <w15:commentEx w15:paraId="2FE0188A" w15:paraIdParent="585A6ED8" w15:done="0"/>
  <w15:commentEx w15:paraId="5D102504" w15:done="0"/>
  <w15:commentEx w15:paraId="27246A11" w15:done="0"/>
  <w15:commentEx w15:paraId="6596A5A6" w15:done="0"/>
  <w15:commentEx w15:paraId="77720E48" w15:done="0"/>
  <w15:commentEx w15:paraId="372DD5EC" w15:paraIdParent="77720E48" w15:done="0"/>
  <w15:commentEx w15:paraId="25D313D7" w15:paraIdParent="77720E48" w15:done="0"/>
  <w15:commentEx w15:paraId="566249E4" w15:done="0"/>
  <w15:commentEx w15:paraId="0C6C8BCD" w15:done="0"/>
  <w15:commentEx w15:paraId="7A822521" w15:done="0"/>
  <w15:commentEx w15:paraId="241F8341" w15:done="0"/>
  <w15:commentEx w15:paraId="1F2E956B" w15:done="0"/>
  <w15:commentEx w15:paraId="740552B1" w15:done="0"/>
  <w15:commentEx w15:paraId="4A60C44B" w15:paraIdParent="740552B1" w15:done="0"/>
  <w15:commentEx w15:paraId="15D46DE4" w15:done="0"/>
  <w15:commentEx w15:paraId="4CB881F4" w15:done="0"/>
  <w15:commentEx w15:paraId="6EB37662" w15:done="0"/>
  <w15:commentEx w15:paraId="494E94DF" w15:done="0"/>
  <w15:commentEx w15:paraId="577EAC83" w15:done="0"/>
  <w15:commentEx w15:paraId="5C14B889" w15:done="0"/>
  <w15:commentEx w15:paraId="783B499A" w15:done="0"/>
  <w15:commentEx w15:paraId="224C4C09" w15:done="0"/>
  <w15:commentEx w15:paraId="78583318" w15:done="0"/>
  <w15:commentEx w15:paraId="188230A6" w15:done="0"/>
  <w15:commentEx w15:paraId="31A3AAB7" w15:paraIdParent="188230A6" w15:done="0"/>
  <w15:commentEx w15:paraId="2EBFC050" w15:done="0"/>
  <w15:commentEx w15:paraId="62100A7E" w15:done="0"/>
  <w15:commentEx w15:paraId="3C011358" w15:done="0"/>
  <w15:commentEx w15:paraId="79081222" w15:paraIdParent="3C011358" w15:done="0"/>
  <w15:commentEx w15:paraId="1D687790" w15:done="0"/>
  <w15:commentEx w15:paraId="7F905E8E" w15:done="0"/>
  <w15:commentEx w15:paraId="31D8B87F" w15:done="0"/>
  <w15:commentEx w15:paraId="1FA1BCDD" w15:paraIdParent="31D8B87F" w15:done="0"/>
  <w15:commentEx w15:paraId="446DC799" w15:done="0"/>
  <w15:commentEx w15:paraId="74C3E98B" w15:done="0"/>
  <w15:commentEx w15:paraId="4C6A4A1C" w15:paraIdParent="74C3E98B" w15:done="0"/>
  <w15:commentEx w15:paraId="4F346AF3" w15:done="0"/>
  <w15:commentEx w15:paraId="69493A9F" w15:done="0"/>
  <w15:commentEx w15:paraId="4514C42D" w15:done="0"/>
  <w15:commentEx w15:paraId="5583607A" w15:done="0"/>
  <w15:commentEx w15:paraId="760A0DFC" w15:done="0"/>
  <w15:commentEx w15:paraId="364AE339" w15:done="0"/>
  <w15:commentEx w15:paraId="5AFF8472" w15:done="0"/>
  <w15:commentEx w15:paraId="4A04B917" w15:done="0"/>
  <w15:commentEx w15:paraId="0A0FEB3D" w15:done="0"/>
  <w15:commentEx w15:paraId="500783FF" w15:done="0"/>
  <w15:commentEx w15:paraId="614F3AC5" w15:done="0"/>
  <w15:commentEx w15:paraId="4F60D109" w15:paraIdParent="614F3AC5" w15:done="0"/>
  <w15:commentEx w15:paraId="4975E10A" w15:done="0"/>
  <w15:commentEx w15:paraId="189D1D53" w15:done="0"/>
  <w15:commentEx w15:paraId="4B43DC96" w15:done="0"/>
  <w15:commentEx w15:paraId="0D0B2BFB" w15:done="0"/>
  <w15:commentEx w15:paraId="17EBC64B" w15:done="0"/>
  <w15:commentEx w15:paraId="39980444" w15:paraIdParent="17EBC64B" w15:done="0"/>
  <w15:commentEx w15:paraId="141BB2C5" w15:done="0"/>
  <w15:commentEx w15:paraId="02C0A8D7" w15:paraIdParent="141BB2C5" w15:done="0"/>
  <w15:commentEx w15:paraId="4B9B2F5B" w15:done="0"/>
  <w15:commentEx w15:paraId="0FDE67BB" w15:done="0"/>
  <w15:commentEx w15:paraId="7F223DE4" w15:done="0"/>
  <w15:commentEx w15:paraId="2D91B2AC" w15:done="0"/>
  <w15:commentEx w15:paraId="60B68D87" w15:done="0"/>
  <w15:commentEx w15:paraId="577F3A89" w15:done="0"/>
  <w15:commentEx w15:paraId="430093D2" w15:done="0"/>
  <w15:commentEx w15:paraId="5BFDE9D8" w15:done="0"/>
  <w15:commentEx w15:paraId="2363BB59" w15:done="0"/>
  <w15:commentEx w15:paraId="0030C506" w15:done="0"/>
  <w15:commentEx w15:paraId="3A41F219" w15:done="0"/>
  <w15:commentEx w15:paraId="5B3A0FBE" w15:done="0"/>
  <w15:commentEx w15:paraId="56C21686" w15:done="0"/>
  <w15:commentEx w15:paraId="5911A5B7" w15:done="0"/>
  <w15:commentEx w15:paraId="78CF2083" w15:done="0"/>
  <w15:commentEx w15:paraId="6FC5195B" w15:done="0"/>
  <w15:commentEx w15:paraId="764AE100" w15:done="0"/>
  <w15:commentEx w15:paraId="001B24AE" w15:done="0"/>
  <w15:commentEx w15:paraId="130E2B94" w15:done="0"/>
  <w15:commentEx w15:paraId="28FA0E20" w15:paraIdParent="130E2B94" w15:done="0"/>
  <w15:commentEx w15:paraId="6EA0FDAA" w15:done="0"/>
  <w15:commentEx w15:paraId="0F010D20" w15:done="0"/>
  <w15:commentEx w15:paraId="3DB2E8BF" w15:done="0"/>
  <w15:commentEx w15:paraId="66D61570" w15:done="0"/>
  <w15:commentEx w15:paraId="5C063187" w15:done="0"/>
  <w15:commentEx w15:paraId="60E030E6" w15:done="0"/>
  <w15:commentEx w15:paraId="0B16AE49" w15:done="0"/>
  <w15:commentEx w15:paraId="73E0E7E1" w15:done="0"/>
  <w15:commentEx w15:paraId="061423E8" w15:done="0"/>
  <w15:commentEx w15:paraId="61CE956D" w15:done="0"/>
  <w15:commentEx w15:paraId="7C8ED061" w15:done="0"/>
  <w15:commentEx w15:paraId="67B43ACD" w15:done="0"/>
  <w15:commentEx w15:paraId="2FA3CEB6" w15:done="0"/>
  <w15:commentEx w15:paraId="7F95AD66" w15:paraIdParent="2FA3CEB6" w15:done="0"/>
  <w15:commentEx w15:paraId="584C4BE8" w15:paraIdParent="2FA3CEB6" w15:done="0"/>
  <w15:commentEx w15:paraId="6DBA60D6" w15:paraIdParent="2FA3CEB6" w15:done="0"/>
  <w15:commentEx w15:paraId="2510491E" w15:done="0"/>
  <w15:commentEx w15:paraId="19846B59" w15:done="0"/>
  <w15:commentEx w15:paraId="38E15916" w15:done="0"/>
  <w15:commentEx w15:paraId="6848C7C0" w15:done="0"/>
  <w15:commentEx w15:paraId="53B84D7E" w15:done="0"/>
  <w15:commentEx w15:paraId="6BAAC856" w15:done="0"/>
  <w15:commentEx w15:paraId="5F613184" w15:done="0"/>
  <w15:commentEx w15:paraId="086694B9" w15:done="0"/>
  <w15:commentEx w15:paraId="58BF6DDD" w15:done="0"/>
  <w15:commentEx w15:paraId="1A404A2B" w15:done="0"/>
  <w15:commentEx w15:paraId="15D1A0EB" w15:done="0"/>
  <w15:commentEx w15:paraId="4D8D36B7" w15:done="0"/>
  <w15:commentEx w15:paraId="1824E577" w15:done="0"/>
  <w15:commentEx w15:paraId="04E622DF" w15:done="0"/>
  <w15:commentEx w15:paraId="5EBBA0FE" w15:done="0"/>
  <w15:commentEx w15:paraId="43692957" w15:done="0"/>
  <w15:commentEx w15:paraId="39EC3DCA" w15:done="0"/>
  <w15:commentEx w15:paraId="1C521441" w15:paraIdParent="39EC3DCA" w15:done="0"/>
  <w15:commentEx w15:paraId="1C9BDA49" w15:done="0"/>
  <w15:commentEx w15:paraId="5B139893" w15:done="0"/>
  <w15:commentEx w15:paraId="42FBEE07" w15:done="0"/>
  <w15:commentEx w15:paraId="53E66F64" w15:done="0"/>
  <w15:commentEx w15:paraId="6D321498" w15:done="0"/>
  <w15:commentEx w15:paraId="5EF51806" w15:done="0"/>
  <w15:commentEx w15:paraId="21BE9E74" w15:done="0"/>
  <w15:commentEx w15:paraId="3801A2B0" w15:paraIdParent="21BE9E74" w15:done="0"/>
  <w15:commentEx w15:paraId="4225EEE2" w15:done="0"/>
  <w15:commentEx w15:paraId="1C029B32" w15:done="0"/>
  <w15:commentEx w15:paraId="4F879453" w15:done="0"/>
  <w15:commentEx w15:paraId="2E514710" w15:done="0"/>
  <w15:commentEx w15:paraId="5A5B08B0" w15:paraIdParent="2E514710" w15:done="0"/>
  <w15:commentEx w15:paraId="58862131" w15:done="0"/>
  <w15:commentEx w15:paraId="0A5FCC17" w15:paraIdParent="58862131" w15:done="0"/>
  <w15:commentEx w15:paraId="40B29073" w15:done="0"/>
  <w15:commentEx w15:paraId="4E0DBD33" w15:done="0"/>
  <w15:commentEx w15:paraId="6C61EA7A" w15:done="0"/>
  <w15:commentEx w15:paraId="670EB2D6" w15:done="0"/>
  <w15:commentEx w15:paraId="4A6D1FB7" w15:paraIdParent="670EB2D6" w15:done="0"/>
  <w15:commentEx w15:paraId="063CAD8B" w15:done="0"/>
  <w15:commentEx w15:paraId="49C124C8" w15:done="0"/>
  <w15:commentEx w15:paraId="2E5986CD" w15:paraIdParent="49C124C8" w15:done="0"/>
  <w15:commentEx w15:paraId="08B198D8" w15:paraIdParent="49C124C8" w15:done="0"/>
  <w15:commentEx w15:paraId="48952B9A" w15:done="0"/>
  <w15:commentEx w15:paraId="20F8F49A" w15:done="0"/>
  <w15:commentEx w15:paraId="4425FE87" w15:done="0"/>
  <w15:commentEx w15:paraId="6B1DECB8" w15:done="0"/>
  <w15:commentEx w15:paraId="1E6B6B6B" w15:done="0"/>
  <w15:commentEx w15:paraId="6AA6850A" w15:done="0"/>
  <w15:commentEx w15:paraId="63C30E85" w15:paraIdParent="6AA6850A" w15:done="0"/>
  <w15:commentEx w15:paraId="1C260398" w15:done="0"/>
  <w15:commentEx w15:paraId="062A6CE7" w15:done="0"/>
  <w15:commentEx w15:paraId="0A5695F3" w15:done="0"/>
  <w15:commentEx w15:paraId="7957109B" w15:paraIdParent="0A5695F3" w15:done="0"/>
  <w15:commentEx w15:paraId="0DD1E8DF" w15:done="0"/>
  <w15:commentEx w15:paraId="0988DB42" w15:done="0"/>
  <w15:commentEx w15:paraId="2E2AEC7D" w15:done="0"/>
  <w15:commentEx w15:paraId="1092C9A2" w15:done="0"/>
  <w15:commentEx w15:paraId="6FD3A251" w15:paraIdParent="1092C9A2" w15:done="0"/>
  <w15:commentEx w15:paraId="6A3FDB25" w15:done="0"/>
  <w15:commentEx w15:paraId="3543D777" w15:done="0"/>
  <w15:commentEx w15:paraId="7BD01E0D" w15:done="0"/>
  <w15:commentEx w15:paraId="294E9506" w15:done="0"/>
  <w15:commentEx w15:paraId="25C96FF2" w15:done="0"/>
  <w15:commentEx w15:paraId="480D9A16" w15:done="0"/>
  <w15:commentEx w15:paraId="362DEA75" w15:paraIdParent="480D9A16" w15:done="0"/>
  <w15:commentEx w15:paraId="69662231" w15:done="0"/>
  <w15:commentEx w15:paraId="7E46DAFD" w15:done="0"/>
  <w15:commentEx w15:paraId="2442FCB1" w15:done="0"/>
  <w15:commentEx w15:paraId="1FDC6F7A" w15:done="0"/>
  <w15:commentEx w15:paraId="67FA1732" w15:done="0"/>
  <w15:commentEx w15:paraId="0DB11BA0" w15:done="0"/>
  <w15:commentEx w15:paraId="0810E2D2" w15:done="0"/>
  <w15:commentEx w15:paraId="3023C3DE" w15:paraIdParent="0810E2D2" w15:done="0"/>
  <w15:commentEx w15:paraId="6F88D1A5" w15:done="0"/>
  <w15:commentEx w15:paraId="21F34D6D" w15:done="0"/>
  <w15:commentEx w15:paraId="55662FDD" w15:done="0"/>
  <w15:commentEx w15:paraId="13A7DC13" w15:done="0"/>
  <w15:commentEx w15:paraId="162C8FE7" w15:done="0"/>
  <w15:commentEx w15:paraId="4793478B" w15:done="0"/>
  <w15:commentEx w15:paraId="20FCB899" w15:done="0"/>
  <w15:commentEx w15:paraId="1C052CBC"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7DAB001D" w15:done="0"/>
  <w15:commentEx w15:paraId="73FF6062" w15:done="0"/>
  <w15:commentEx w15:paraId="5F2B3C7A" w15:done="0"/>
  <w15:commentEx w15:paraId="7AD88842" w15:done="0"/>
  <w15:commentEx w15:paraId="01D694E0" w15:paraIdParent="7AD88842" w15:done="0"/>
  <w15:commentEx w15:paraId="0CB20A50" w15:done="0"/>
  <w15:commentEx w15:paraId="658AA7FC" w15:done="0"/>
  <w15:commentEx w15:paraId="7C8CDDCD" w15:done="0"/>
  <w15:commentEx w15:paraId="385B7460" w15:done="0"/>
  <w15:commentEx w15:paraId="5C2A20EC" w15:done="0"/>
  <w15:commentEx w15:paraId="6DE3A06D" w15:paraIdParent="5C2A20EC" w15:done="0"/>
  <w15:commentEx w15:paraId="46119899" w15:done="0"/>
  <w15:commentEx w15:paraId="7DB10C6D" w15:paraIdParent="46119899" w15:done="0"/>
  <w15:commentEx w15:paraId="62A0E798" w15:paraIdParent="46119899" w15:done="0"/>
  <w15:commentEx w15:paraId="4BBA3229" w15:done="0"/>
  <w15:commentEx w15:paraId="0A284255" w15:done="0"/>
  <w15:commentEx w15:paraId="17378BE1" w15:done="0"/>
  <w15:commentEx w15:paraId="57D69ACF" w15:done="0"/>
  <w15:commentEx w15:paraId="00DBECB5" w15:paraIdParent="57D69ACF" w15:done="0"/>
  <w15:commentEx w15:paraId="1068C629" w15:paraIdParent="57D69ACF"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3C9BBE01" w15:done="0"/>
  <w15:commentEx w15:paraId="16B04D00" w15:done="0"/>
  <w15:commentEx w15:paraId="41AB384F" w15:done="0"/>
  <w15:commentEx w15:paraId="609C0038" w15:done="0"/>
  <w15:commentEx w15:paraId="2313395D" w15:done="0"/>
  <w15:commentEx w15:paraId="2F81655C" w15:done="0"/>
  <w15:commentEx w15:paraId="598A3C24" w15:done="0"/>
  <w15:commentEx w15:paraId="195ECBD3" w15:done="0"/>
  <w15:commentEx w15:paraId="6EA21B3A" w15:paraIdParent="195ECBD3" w15:done="0"/>
  <w15:commentEx w15:paraId="254F6DF8" w15:done="0"/>
  <w15:commentEx w15:paraId="1F195E73" w15:paraIdParent="254F6DF8" w15:done="0"/>
  <w15:commentEx w15:paraId="3F5C4138" w15:done="0"/>
  <w15:commentEx w15:paraId="40C99013" w15:done="0"/>
  <w15:commentEx w15:paraId="306B8E6A" w15:done="0"/>
  <w15:commentEx w15:paraId="5290EE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0C0BFD" w16cex:dateUtc="2024-05-20T16:17:00Z"/>
  <w16cex:commentExtensible w16cex:durableId="1F27E536" w16cex:dateUtc="2024-07-05T13:38:00Z"/>
  <w16cex:commentExtensible w16cex:durableId="16166401" w16cex:dateUtc="2024-05-28T07:03:00Z"/>
  <w16cex:commentExtensible w16cex:durableId="0857555C" w16cex:dateUtc="2024-02-09T12:36:00Z"/>
  <w16cex:commentExtensible w16cex:durableId="3B020DA7" w16cex:dateUtc="2024-05-20T16:37:00Z"/>
  <w16cex:commentExtensible w16cex:durableId="2757D396" w16cex:dateUtc="2024-05-20T14:02:00Z"/>
  <w16cex:commentExtensible w16cex:durableId="054ED136" w16cex:dateUtc="2024-07-18T11:34:00Z"/>
  <w16cex:commentExtensible w16cex:durableId="7C79DB4A" w16cex:dateUtc="2024-05-30T07:02:00Z"/>
  <w16cex:commentExtensible w16cex:durableId="2B192474" w16cex:dateUtc="2024-07-17T14:01:00Z"/>
  <w16cex:commentExtensible w16cex:durableId="22AB7961" w16cex:dateUtc="2024-07-17T07:12:00Z"/>
  <w16cex:commentExtensible w16cex:durableId="3A65596E" w16cex:dateUtc="2024-07-18T11:35:00Z"/>
  <w16cex:commentExtensible w16cex:durableId="541FA330" w16cex:dateUtc="2024-07-17T07:13:00Z"/>
  <w16cex:commentExtensible w16cex:durableId="077D8236" w16cex:dateUtc="2024-07-17T14:13:00Z"/>
  <w16cex:commentExtensible w16cex:durableId="3BEEDFF2" w16cex:dateUtc="2024-07-17T07:15:00Z"/>
  <w16cex:commentExtensible w16cex:durableId="3509D709" w16cex:dateUtc="2024-07-18T11:38:00Z"/>
  <w16cex:commentExtensible w16cex:durableId="05A707E9" w16cex:dateUtc="2024-07-17T14:31:00Z"/>
  <w16cex:commentExtensible w16cex:durableId="55512350" w16cex:dateUtc="2024-07-17T07:14:00Z"/>
  <w16cex:commentExtensible w16cex:durableId="4C1CCBD4" w16cex:dateUtc="2024-07-17T07:14:00Z"/>
  <w16cex:commentExtensible w16cex:durableId="3C107638" w16cex:dateUtc="2024-07-17T14:17:00Z"/>
  <w16cex:commentExtensible w16cex:durableId="46A56F3B" w16cex:dateUtc="2024-07-17T07:14:00Z"/>
  <w16cex:commentExtensible w16cex:durableId="3ECEFD22" w16cex:dateUtc="2024-05-21T11:57:00Z"/>
  <w16cex:commentExtensible w16cex:durableId="2CDD346A" w16cex:dateUtc="2024-05-21T11:57:00Z"/>
  <w16cex:commentExtensible w16cex:durableId="69B05FA1" w16cex:dateUtc="2024-05-21T11:58:00Z"/>
  <w16cex:commentExtensible w16cex:durableId="144E8DE6" w16cex:dateUtc="2023-10-20T08:47:00Z"/>
  <w16cex:commentExtensible w16cex:durableId="6F2E8F53" w16cex:dateUtc="2024-05-21T11:59:00Z"/>
  <w16cex:commentExtensible w16cex:durableId="52ED02B4" w16cex:dateUtc="2023-10-19T12:22:00Z"/>
  <w16cex:commentExtensible w16cex:durableId="18064405" w16cex:dateUtc="2024-05-21T12:00:00Z"/>
  <w16cex:commentExtensible w16cex:durableId="00474684" w16cex:dateUtc="2024-05-21T12:00:00Z"/>
  <w16cex:commentExtensible w16cex:durableId="50F491AE" w16cex:dateUtc="2024-07-17T07:20:00Z"/>
  <w16cex:commentExtensible w16cex:durableId="6B1A1788" w16cex:dateUtc="2024-05-20T16:42:00Z"/>
  <w16cex:commentExtensible w16cex:durableId="65FB1ABE" w16cex:dateUtc="2024-07-17T15:22:00Z"/>
  <w16cex:commentExtensible w16cex:durableId="536BA6F5" w16cex:dateUtc="2023-10-20T09:07:00Z"/>
  <w16cex:commentExtensible w16cex:durableId="0CCE4D68" w16cex:dateUtc="2024-05-20T16:38:00Z"/>
  <w16cex:commentExtensible w16cex:durableId="2D9CC5F6" w16cex:dateUtc="2024-07-17T07:33:00Z"/>
  <w16cex:commentExtensible w16cex:durableId="45F95459" w16cex:dateUtc="2024-07-17T15:33:00Z"/>
  <w16cex:commentExtensible w16cex:durableId="02243CCD" w16cex:dateUtc="2024-07-17T07:33:00Z"/>
  <w16cex:commentExtensible w16cex:durableId="6234842B" w16cex:dateUtc="2024-07-17T15:47:00Z"/>
  <w16cex:commentExtensible w16cex:durableId="364C145F" w16cex:dateUtc="2023-10-19T12:23:00Z"/>
  <w16cex:commentExtensible w16cex:durableId="44E632C7" w16cex:dateUtc="2023-10-20T13:46:00Z"/>
  <w16cex:commentExtensible w16cex:durableId="62FDE341" w16cex:dateUtc="2024-07-18T14:42:00Z"/>
  <w16cex:commentExtensible w16cex:durableId="6B9385D2" w16cex:dateUtc="2024-07-18T14:43:00Z"/>
  <w16cex:commentExtensible w16cex:durableId="5CE0D4A2" w16cex:dateUtc="2024-07-17T09:13:00Z"/>
  <w16cex:commentExtensible w16cex:durableId="371AB501" w16cex:dateUtc="2024-07-17T09:14:00Z"/>
  <w16cex:commentExtensible w16cex:durableId="3D325C29" w16cex:dateUtc="2024-07-17T16:24:00Z"/>
  <w16cex:commentExtensible w16cex:durableId="5C73C346" w16cex:dateUtc="2024-07-17T16:26:00Z"/>
  <w16cex:commentExtensible w16cex:durableId="4675F164" w16cex:dateUtc="2024-07-18T14:30:00Z"/>
  <w16cex:commentExtensible w16cex:durableId="4CD8070A" w16cex:dateUtc="2024-01-15T10:57:00Z"/>
  <w16cex:commentExtensible w16cex:durableId="63F7B17F" w16cex:dateUtc="2024-05-20T15:36:00Z"/>
  <w16cex:commentExtensible w16cex:durableId="4D013E6B" w16cex:dateUtc="2023-10-20T13:47:00Z"/>
  <w16cex:commentExtensible w16cex:durableId="0D8DB1B5" w16cex:dateUtc="2023-12-06T14:12:00Z"/>
  <w16cex:commentExtensible w16cex:durableId="37F167AD" w16cex:dateUtc="2024-05-20T15:37:00Z"/>
  <w16cex:commentExtensible w16cex:durableId="2B6ABA25" w16cex:dateUtc="2024-07-17T08:40:00Z"/>
  <w16cex:commentExtensible w16cex:durableId="40932B2E" w16cex:dateUtc="2023-10-20T13:47:00Z"/>
  <w16cex:commentExtensible w16cex:durableId="4D0B5A59" w16cex:dateUtc="2024-01-15T10:58:00Z"/>
  <w16cex:commentExtensible w16cex:durableId="6DA0A5F6" w16cex:dateUtc="2024-07-17T08:41:00Z"/>
  <w16cex:commentExtensible w16cex:durableId="27C38909" w16cex:dateUtc="2024-07-19T10:59:00Z"/>
  <w16cex:commentExtensible w16cex:durableId="387465BE" w16cex:dateUtc="2024-07-19T10:59:00Z"/>
  <w16cex:commentExtensible w16cex:durableId="591799DD" w16cex:dateUtc="2023-10-20T13:48:00Z"/>
  <w16cex:commentExtensible w16cex:durableId="33604FC7" w16cex:dateUtc="2024-07-17T09:15:00Z"/>
  <w16cex:commentExtensible w16cex:durableId="1CA8029B" w16cex:dateUtc="2024-07-18T14:10:00Z"/>
  <w16cex:commentExtensible w16cex:durableId="1578F81A" w16cex:dateUtc="2024-01-17T15:33:00Z"/>
  <w16cex:commentExtensible w16cex:durableId="60BDE154" w16cex:dateUtc="2024-06-13T12:35:00Z"/>
  <w16cex:commentExtensible w16cex:durableId="364E865B" w16cex:dateUtc="2023-10-19T11:58:00Z"/>
  <w16cex:commentExtensible w16cex:durableId="1918C9B6" w16cex:dateUtc="2024-07-17T09:16:00Z"/>
  <w16cex:commentExtensible w16cex:durableId="0EC2F388" w16cex:dateUtc="2024-07-18T14:13:00Z"/>
  <w16cex:commentExtensible w16cex:durableId="30B26685" w16cex:dateUtc="2023-10-20T13:48:00Z"/>
  <w16cex:commentExtensible w16cex:durableId="3FE897FD" w16cex:dateUtc="2024-05-29T00:38:00Z"/>
  <w16cex:commentExtensible w16cex:durableId="6BB03BD8" w16cex:dateUtc="2024-05-20T16:43:00Z"/>
  <w16cex:commentExtensible w16cex:durableId="1273060A" w16cex:dateUtc="2024-05-29T00:41:00Z"/>
  <w16cex:commentExtensible w16cex:durableId="09043AC8" w16cex:dateUtc="2024-05-29T00:42:00Z"/>
  <w16cex:commentExtensible w16cex:durableId="5F43F3D1" w16cex:dateUtc="2024-05-29T00:43:00Z"/>
  <w16cex:commentExtensible w16cex:durableId="6AE98C96" w16cex:dateUtc="2024-05-29T00:46:00Z"/>
  <w16cex:commentExtensible w16cex:durableId="2B7EE533" w16cex:dateUtc="2024-05-29T00:44:00Z"/>
  <w16cex:commentExtensible w16cex:durableId="120B6281" w16cex:dateUtc="2023-10-19T11:57:00Z"/>
  <w16cex:commentExtensible w16cex:durableId="4F02592C" w16cex:dateUtc="2024-05-20T14:38:00Z"/>
  <w16cex:commentExtensible w16cex:durableId="50BDF8CF" w16cex:dateUtc="2024-05-20T14:56:00Z"/>
  <w16cex:commentExtensible w16cex:durableId="0ABACB3C" w16cex:dateUtc="2024-01-15T11:00:00Z"/>
  <w16cex:commentExtensible w16cex:durableId="20DB5EB4" w16cex:dateUtc="2023-10-20T13:50:00Z"/>
  <w16cex:commentExtensible w16cex:durableId="4B106388" w16cex:dateUtc="2023-10-19T11:56:00Z"/>
  <w16cex:commentExtensible w16cex:durableId="79E8BEDB" w16cex:dateUtc="2023-10-20T13:53:00Z"/>
  <w16cex:commentExtensible w16cex:durableId="0047F956" w16cex:dateUtc="2024-05-20T16:44:00Z"/>
  <w16cex:commentExtensible w16cex:durableId="339B034A" w16cex:dateUtc="2023-10-20T13:50:00Z"/>
  <w16cex:commentExtensible w16cex:durableId="1CDCB2DE" w16cex:dateUtc="2023-10-20T13:51:00Z"/>
  <w16cex:commentExtensible w16cex:durableId="0CA872D5" w16cex:dateUtc="2024-01-10T14:17:00Z"/>
  <w16cex:commentExtensible w16cex:durableId="5E1D4C59" w16cex:dateUtc="2023-10-20T13:52:00Z"/>
  <w16cex:commentExtensible w16cex:durableId="22DFE7DA" w16cex:dateUtc="2023-10-20T13:52:00Z"/>
  <w16cex:commentExtensible w16cex:durableId="5B7F7D32" w16cex:dateUtc="2023-10-20T14:09:00Z"/>
  <w16cex:commentExtensible w16cex:durableId="6120C966" w16cex:dateUtc="2024-07-17T09:24:00Z"/>
  <w16cex:commentExtensible w16cex:durableId="460E10BB" w16cex:dateUtc="2024-07-18T14:16:00Z"/>
  <w16cex:commentExtensible w16cex:durableId="583DAEC3" w16cex:dateUtc="2024-05-29T00:55:00Z"/>
  <w16cex:commentExtensible w16cex:durableId="47ED4D16" w16cex:dateUtc="2023-10-20T14:10:00Z"/>
  <w16cex:commentExtensible w16cex:durableId="5E6B1668" w16cex:dateUtc="2024-07-18T14:17:00Z"/>
  <w16cex:commentExtensible w16cex:durableId="7E4B6A6D" w16cex:dateUtc="2023-12-06T15:10:00Z"/>
  <w16cex:commentExtensible w16cex:durableId="6BDC9398" w16cex:dateUtc="2023-10-20T14:10:00Z"/>
  <w16cex:commentExtensible w16cex:durableId="292398D2" w16cex:dateUtc="2024-05-20T16:48:00Z"/>
  <w16cex:commentExtensible w16cex:durableId="173B8CA8" w16cex:dateUtc="2024-05-20T16:45:00Z"/>
  <w16cex:commentExtensible w16cex:durableId="391D004D" w16cex:dateUtc="2024-05-29T00:58:00Z"/>
  <w16cex:commentExtensible w16cex:durableId="5A9F3D52" w16cex:dateUtc="2023-12-06T15:08:00Z"/>
  <w16cex:commentExtensible w16cex:durableId="4361C53E" w16cex:dateUtc="2024-07-17T09:24:00Z"/>
  <w16cex:commentExtensible w16cex:durableId="1A3C10D8" w16cex:dateUtc="2024-05-20T16:47:00Z"/>
  <w16cex:commentExtensible w16cex:durableId="1D1D6A45" w16cex:dateUtc="2024-05-20T16:48:00Z"/>
  <w16cex:commentExtensible w16cex:durableId="618DBDB5" w16cex:dateUtc="2023-10-19T12:25:00Z"/>
  <w16cex:commentExtensible w16cex:durableId="1BBC617E" w16cex:dateUtc="2024-02-12T17:00:00Z"/>
  <w16cex:commentExtensible w16cex:durableId="406F688F" w16cex:dateUtc="2024-05-20T16:50:00Z"/>
  <w16cex:commentExtensible w16cex:durableId="6E5C9941" w16cex:dateUtc="2023-12-06T15:09:00Z"/>
  <w16cex:commentExtensible w16cex:durableId="338C781D" w16cex:dateUtc="2023-12-06T15:09:00Z"/>
  <w16cex:commentExtensible w16cex:durableId="1F5D046C" w16cex:dateUtc="2024-06-19T09:50:00Z"/>
  <w16cex:commentExtensible w16cex:durableId="6F9C073F" w16cex:dateUtc="2024-07-18T14:19:00Z"/>
  <w16cex:commentExtensible w16cex:durableId="3D186506" w16cex:dateUtc="2023-10-20T14:13:00Z"/>
  <w16cex:commentExtensible w16cex:durableId="62531699" w16cex:dateUtc="2024-05-20T14:21:00Z"/>
  <w16cex:commentExtensible w16cex:durableId="46F52F54" w16cex:dateUtc="2023-10-20T14:14:00Z"/>
  <w16cex:commentExtensible w16cex:durableId="5D267B14" w16cex:dateUtc="2024-05-20T14:24:00Z"/>
  <w16cex:commentExtensible w16cex:durableId="4BED1E4D" w16cex:dateUtc="2024-05-29T01:13:00Z"/>
  <w16cex:commentExtensible w16cex:durableId="63F92046" w16cex:dateUtc="2024-02-12T17:01:00Z"/>
  <w16cex:commentExtensible w16cex:durableId="5BA87822" w16cex:dateUtc="2024-07-18T14:22:00Z"/>
  <w16cex:commentExtensible w16cex:durableId="477CD85E" w16cex:dateUtc="2024-05-29T01:17:00Z"/>
  <w16cex:commentExtensible w16cex:durableId="7699152B" w16cex:dateUtc="2024-07-18T14:24:00Z"/>
  <w16cex:commentExtensible w16cex:durableId="047DC74F" w16cex:dateUtc="2024-07-17T09:29:00Z"/>
  <w16cex:commentExtensible w16cex:durableId="0B18DC3C" w16cex:dateUtc="2023-10-20T14:17:00Z"/>
  <w16cex:commentExtensible w16cex:durableId="2BEA2B19" w16cex:dateUtc="2023-10-20T14:17:00Z"/>
  <w16cex:commentExtensible w16cex:durableId="60B2716B" w16cex:dateUtc="2023-10-19T12:26:00Z"/>
  <w16cex:commentExtensible w16cex:durableId="14A0B48F" w16cex:dateUtc="2023-12-06T15:12:00Z"/>
  <w16cex:commentExtensible w16cex:durableId="2ADD4905" w16cex:dateUtc="2023-10-19T12:27:00Z"/>
  <w16cex:commentExtensible w16cex:durableId="7B5FD78F" w16cex:dateUtc="2023-10-19T12:35:00Z"/>
  <w16cex:commentExtensible w16cex:durableId="052B9CD2" w16cex:dateUtc="2023-10-19T12:27:00Z"/>
  <w16cex:commentExtensible w16cex:durableId="2BAD7403" w16cex:dateUtc="2024-07-17T09:31:00Z"/>
  <w16cex:commentExtensible w16cex:durableId="3C67481B" w16cex:dateUtc="2023-10-19T12:28:00Z"/>
  <w16cex:commentExtensible w16cex:durableId="2162F38A" w16cex:dateUtc="2023-12-06T14:50:00Z"/>
  <w16cex:commentExtensible w16cex:durableId="5DB83417" w16cex:dateUtc="2023-10-19T12:28:00Z"/>
  <w16cex:commentExtensible w16cex:durableId="0627C833" w16cex:dateUtc="2023-12-06T14:49:00Z"/>
  <w16cex:commentExtensible w16cex:durableId="62CCAFDE" w16cex:dateUtc="2024-07-17T09:33:00Z"/>
  <w16cex:commentExtensible w16cex:durableId="149BC6CA" w16cex:dateUtc="2023-10-19T12:35:00Z"/>
  <w16cex:commentExtensible w16cex:durableId="40E2D01A" w16cex:dateUtc="2024-06-06T16:51:00Z"/>
  <w16cex:commentExtensible w16cex:durableId="33EF17A8" w16cex:dateUtc="2024-07-18T14:27:00Z"/>
  <w16cex:commentExtensible w16cex:durableId="146AE61F" w16cex:dateUtc="2024-07-18T14:28:00Z"/>
  <w16cex:commentExtensible w16cex:durableId="15F8D8DE" w16cex:dateUtc="2024-07-18T14:27:00Z"/>
  <w16cex:commentExtensible w16cex:durableId="60AA816E" w16cex:dateUtc="2024-07-18T14:26:00Z"/>
  <w16cex:commentExtensible w16cex:durableId="335F6BDF" w16cex:dateUtc="2024-07-18T14:29:00Z"/>
  <w16cex:commentExtensible w16cex:durableId="1E061CC8" w16cex:dateUtc="2024-07-18T14:29:00Z"/>
  <w16cex:commentExtensible w16cex:durableId="68440876" w16cex:dateUtc="2024-07-18T14:31:00Z"/>
  <w16cex:commentExtensible w16cex:durableId="74BC6723" w16cex:dateUtc="2024-07-18T14:31:00Z"/>
  <w16cex:commentExtensible w16cex:durableId="4C11C80D" w16cex:dateUtc="2024-07-18T14:31:00Z"/>
  <w16cex:commentExtensible w16cex:durableId="2257F554" w16cex:dateUtc="2024-07-18T14:32:00Z"/>
  <w16cex:commentExtensible w16cex:durableId="750AD1F7" w16cex:dateUtc="2024-07-18T14:32:00Z"/>
  <w16cex:commentExtensible w16cex:durableId="12174CC6" w16cex:dateUtc="2024-07-18T14:32:00Z"/>
  <w16cex:commentExtensible w16cex:durableId="6D92D5CE" w16cex:dateUtc="2024-07-18T14:32:00Z"/>
  <w16cex:commentExtensible w16cex:durableId="4EDE8766" w16cex:dateUtc="2024-07-17T09:35:00Z"/>
  <w16cex:commentExtensible w16cex:durableId="2ACD01F2" w16cex:dateUtc="2024-07-18T14:33:00Z"/>
  <w16cex:commentExtensible w16cex:durableId="19C00455" w16cex:dateUtc="2023-10-19T12:36:00Z"/>
  <w16cex:commentExtensible w16cex:durableId="05C51829" w16cex:dateUtc="2023-12-06T14:15:00Z"/>
  <w16cex:commentExtensible w16cex:durableId="4257FC83" w16cex:dateUtc="2024-05-20T16:54:00Z"/>
  <w16cex:commentExtensible w16cex:durableId="38894E3D" w16cex:dateUtc="2024-05-20T16:55:00Z"/>
  <w16cex:commentExtensible w16cex:durableId="2276DD17" w16cex:dateUtc="2024-07-18T14:33:00Z"/>
  <w16cex:commentExtensible w16cex:durableId="17D3E7FC" w16cex:dateUtc="2024-05-21T06:52:00Z"/>
  <w16cex:commentExtensible w16cex:durableId="4BD16C37" w16cex:dateUtc="2024-05-21T06:54:00Z"/>
  <w16cex:commentExtensible w16cex:durableId="2AB037B4" w16cex:dateUtc="2024-07-18T14:34:00Z"/>
  <w16cex:commentExtensible w16cex:durableId="31878567" w16cex:dateUtc="2024-02-06T12:21:00Z"/>
  <w16cex:commentExtensible w16cex:durableId="55F26ADB" w16cex:dateUtc="2024-07-18T14:34:00Z"/>
  <w16cex:commentExtensible w16cex:durableId="229595C0" w16cex:dateUtc="2024-05-21T08:08:00Z"/>
  <w16cex:commentExtensible w16cex:durableId="67D1B689" w16cex:dateUtc="2024-05-21T08:09:00Z"/>
  <w16cex:commentExtensible w16cex:durableId="2DEE458C" w16cex:dateUtc="2024-05-21T08:07:00Z"/>
  <w16cex:commentExtensible w16cex:durableId="7C47ED28" w16cex:dateUtc="2024-07-17T09:36:00Z"/>
  <w16cex:commentExtensible w16cex:durableId="6E198246" w16cex:dateUtc="2023-10-19T12:36:00Z"/>
  <w16cex:commentExtensible w16cex:durableId="0E1A846A" w16cex:dateUtc="2023-12-06T14:05:00Z"/>
  <w16cex:commentExtensible w16cex:durableId="05046485" w16cex:dateUtc="2023-12-06T14:14:00Z"/>
  <w16cex:commentExtensible w16cex:durableId="468A55A7" w16cex:dateUtc="2024-07-17T09:38:00Z"/>
  <w16cex:commentExtensible w16cex:durableId="71525650" w16cex:dateUtc="2023-10-19T12:37:00Z"/>
  <w16cex:commentExtensible w16cex:durableId="23BCAB97" w16cex:dateUtc="2024-02-05T10:42:00Z"/>
  <w16cex:commentExtensible w16cex:durableId="5A8B7811" w16cex:dateUtc="2024-07-17T10:51:00Z"/>
  <w16cex:commentExtensible w16cex:durableId="3AC92025" w16cex:dateUtc="2023-10-19T12:37:00Z"/>
  <w16cex:commentExtensible w16cex:durableId="2F0A6D64" w16cex:dateUtc="2023-10-19T12:38:00Z"/>
  <w16cex:commentExtensible w16cex:durableId="588C59A3" w16cex:dateUtc="2024-07-17T10:54:00Z"/>
  <w16cex:commentExtensible w16cex:durableId="1BBB5056" w16cex:dateUtc="2024-01-08T14:46:00Z"/>
  <w16cex:commentExtensible w16cex:durableId="124E78F0" w16cex:dateUtc="2024-01-08T14:44:00Z"/>
  <w16cex:commentExtensible w16cex:durableId="02AFB4B0" w16cex:dateUtc="2023-10-20T14:27:00Z"/>
  <w16cex:commentExtensible w16cex:durableId="5782D5C5" w16cex:dateUtc="2024-07-17T10:54:00Z"/>
  <w16cex:commentExtensible w16cex:durableId="63E0AC81" w16cex:dateUtc="2024-01-08T14:45:00Z"/>
  <w16cex:commentExtensible w16cex:durableId="5C9DDD04" w16cex:dateUtc="2024-05-20T14:47:00Z"/>
  <w16cex:commentExtensible w16cex:durableId="1F0A4D6A" w16cex:dateUtc="2023-10-19T12:39:00Z"/>
  <w16cex:commentExtensible w16cex:durableId="00174C3A" w16cex:dateUtc="2023-10-19T12:39:00Z"/>
  <w16cex:commentExtensible w16cex:durableId="4C973EA4" w16cex:dateUtc="2024-03-30T21:48:00Z"/>
  <w16cex:commentExtensible w16cex:durableId="2286BD71" w16cex:dateUtc="2024-05-21T08:11:00Z"/>
  <w16cex:commentExtensible w16cex:durableId="27ABCA9F" w16cex:dateUtc="2023-10-19T12:40:00Z"/>
  <w16cex:commentExtensible w16cex:durableId="76EE599B" w16cex:dateUtc="2024-05-21T08:12:00Z"/>
  <w16cex:commentExtensible w16cex:durableId="3056C3AD" w16cex:dateUtc="2023-10-19T12:40:00Z"/>
  <w16cex:commentExtensible w16cex:durableId="3673E612" w16cex:dateUtc="2024-05-21T08:15:00Z"/>
  <w16cex:commentExtensible w16cex:durableId="56854F67" w16cex:dateUtc="2023-10-19T12:00:00Z"/>
  <w16cex:commentExtensible w16cex:durableId="508B4AF3" w16cex:dateUtc="2023-10-19T12:00:00Z"/>
  <w16cex:commentExtensible w16cex:durableId="6FB7C9AD" w16cex:dateUtc="2023-10-19T12:01:00Z"/>
  <w16cex:commentExtensible w16cex:durableId="0917C54B" w16cex:dateUtc="2024-07-17T10:57:00Z"/>
  <w16cex:commentExtensible w16cex:durableId="4F16AA42" w16cex:dateUtc="2024-01-17T15:37:00Z"/>
  <w16cex:commentExtensible w16cex:durableId="772BB3DF" w16cex:dateUtc="2024-07-17T10:57:00Z"/>
  <w16cex:commentExtensible w16cex:durableId="7D56CB15" w16cex:dateUtc="2023-10-19T12:01:00Z"/>
  <w16cex:commentExtensible w16cex:durableId="680828C3" w16cex:dateUtc="2024-01-17T15:38:00Z"/>
  <w16cex:commentExtensible w16cex:durableId="58F26EC4" w16cex:dateUtc="2023-10-19T12:03:00Z"/>
  <w16cex:commentExtensible w16cex:durableId="0405D3C0" w16cex:dateUtc="2023-10-19T11:59:00Z"/>
  <w16cex:commentExtensible w16cex:durableId="4585791A" w16cex:dateUtc="2024-01-17T15:38:00Z"/>
  <w16cex:commentExtensible w16cex:durableId="30C4617D" w16cex:dateUtc="2024-05-29T01:31:00Z"/>
  <w16cex:commentExtensible w16cex:durableId="6FC04356" w16cex:dateUtc="2024-07-17T10:59:00Z"/>
  <w16cex:commentExtensible w16cex:durableId="57C2EEFD" w16cex:dateUtc="2023-10-19T11:59:00Z"/>
  <w16cex:commentExtensible w16cex:durableId="1D8ACE1F" w16cex:dateUtc="2024-05-29T01:32:00Z"/>
  <w16cex:commentExtensible w16cex:durableId="33AC1992" w16cex:dateUtc="2024-07-17T11:00:00Z"/>
  <w16cex:commentExtensible w16cex:durableId="33F43C4A" w16cex:dateUtc="2024-02-06T15:45:00Z"/>
  <w16cex:commentExtensible w16cex:durableId="3650D0D7" w16cex:dateUtc="2024-02-06T15:45:00Z"/>
  <w16cex:commentExtensible w16cex:durableId="765899DC" w16cex:dateUtc="2024-05-20T15:22:00Z"/>
  <w16cex:commentExtensible w16cex:durableId="2A462FDE" w16cex:dateUtc="2024-02-06T10:00:00Z"/>
  <w16cex:commentExtensible w16cex:durableId="53B58CD3" w16cex:dateUtc="2024-05-21T08:17:00Z"/>
  <w16cex:commentExtensible w16cex:durableId="0727B94B" w16cex:dateUtc="2024-07-17T11:01: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51EFAEE4" w16cex:dateUtc="2024-07-17T11:02:00Z"/>
  <w16cex:commentExtensible w16cex:durableId="27EB8B45" w16cex:dateUtc="2023-10-19T11:58:00Z"/>
  <w16cex:commentExtensible w16cex:durableId="69AAFCD6" w16cex:dateUtc="2024-05-29T01:43:00Z"/>
  <w16cex:commentExtensible w16cex:durableId="68F07C94" w16cex:dateUtc="2024-05-21T08:21:00Z"/>
  <w16cex:commentExtensible w16cex:durableId="6F1C90AF" w16cex:dateUtc="2024-05-21T08:38:00Z"/>
  <w16cex:commentExtensible w16cex:durableId="3330A063" w16cex:dateUtc="2023-10-19T12:42:00Z"/>
  <w16cex:commentExtensible w16cex:durableId="5D6DCF34" w16cex:dateUtc="2023-10-19T12:42:00Z"/>
  <w16cex:commentExtensible w16cex:durableId="0C24E617" w16cex:dateUtc="2024-01-08T14:03:00Z"/>
  <w16cex:commentExtensible w16cex:durableId="28D581EF" w16cex:dateUtc="2024-01-08T14:03:00Z"/>
  <w16cex:commentExtensible w16cex:durableId="5D76CAB5" w16cex:dateUtc="2024-07-17T11:04: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3DE3EA2C" w16cex:dateUtc="2024-01-08T14:01:00Z"/>
  <w16cex:commentExtensible w16cex:durableId="3811DE33" w16cex:dateUtc="2023-10-19T12:42:00Z"/>
  <w16cex:commentExtensible w16cex:durableId="1076C4AF" w16cex:dateUtc="2024-01-08T14:06:00Z"/>
  <w16cex:commentExtensible w16cex:durableId="25BAC7B7" w16cex:dateUtc="2024-05-29T01:45:00Z"/>
  <w16cex:commentExtensible w16cex:durableId="1F6CD321" w16cex:dateUtc="2024-05-29T01:45:00Z"/>
  <w16cex:commentExtensible w16cex:durableId="3CC458A2" w16cex:dateUtc="2024-05-21T08:39:00Z"/>
  <w16cex:commentExtensible w16cex:durableId="1DB488D0" w16cex:dateUtc="2024-02-06T11:12:00Z"/>
  <w16cex:commentExtensible w16cex:durableId="611AAAD6" w16cex:dateUtc="2023-10-19T12:44:00Z"/>
  <w16cex:commentExtensible w16cex:durableId="162D85CC" w16cex:dateUtc="2024-05-22T13:04:00Z"/>
  <w16cex:commentExtensible w16cex:durableId="1E8F4279" w16cex:dateUtc="2023-10-19T12:43:00Z"/>
  <w16cex:commentExtensible w16cex:durableId="3229DAE3" w16cex:dateUtc="2024-02-12T17:02:00Z"/>
  <w16cex:commentExtensible w16cex:durableId="6642DAD2" w16cex:dateUtc="2024-02-06T11:14:00Z"/>
  <w16cex:commentExtensible w16cex:durableId="7B55F33F" w16cex:dateUtc="2024-02-06T11:16:00Z"/>
  <w16cex:commentExtensible w16cex:durableId="48329870" w16cex:dateUtc="2024-02-06T11:16:00Z"/>
  <w16cex:commentExtensible w16cex:durableId="735B9D70" w16cex:dateUtc="2024-05-22T13:07:00Z"/>
  <w16cex:commentExtensible w16cex:durableId="3F1DA19F" w16cex:dateUtc="2024-07-17T11:08:00Z"/>
  <w16cex:commentExtensible w16cex:durableId="7AF66C64" w16cex:dateUtc="2024-07-17T11:08:00Z"/>
  <w16cex:commentExtensible w16cex:durableId="470A9BEA" w16cex:dateUtc="2024-02-05T11:40:00Z"/>
  <w16cex:commentExtensible w16cex:durableId="2466046E" w16cex:dateUtc="2023-10-19T12:44: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5BFAF55B" w16cex:dateUtc="2024-05-20T15:07: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471F83C8" w16cex:dateUtc="2024-05-20T15:09:00Z"/>
  <w16cex:commentExtensible w16cex:durableId="48A7A411" w16cex:dateUtc="2024-02-06T09:41:00Z"/>
  <w16cex:commentExtensible w16cex:durableId="7D1412E8" w16cex:dateUtc="2024-02-06T09:43:00Z"/>
  <w16cex:commentExtensible w16cex:durableId="31A5CEAA" w16cex:dateUtc="2024-02-06T16:06:00Z"/>
  <w16cex:commentExtensible w16cex:durableId="4AD70DBB" w16cex:dateUtc="2024-02-12T17:03:00Z"/>
  <w16cex:commentExtensible w16cex:durableId="4A4BD3AE" w16cex:dateUtc="2024-01-15T14:59:00Z"/>
  <w16cex:commentExtensible w16cex:durableId="6B8661F7" w16cex:dateUtc="2024-02-05T12:20:00Z"/>
  <w16cex:commentExtensible w16cex:durableId="18800AAC" w16cex:dateUtc="2024-01-15T14:59:00Z"/>
  <w16cex:commentExtensible w16cex:durableId="6BE6B681" w16cex:dateUtc="2024-05-21T09:40:00Z"/>
  <w16cex:commentExtensible w16cex:durableId="6A6F91A6" w16cex:dateUtc="2024-07-17T13:06:00Z"/>
  <w16cex:commentExtensible w16cex:durableId="28D20F09"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0A2A9B4F" w16cex:dateUtc="2023-12-06T14:56:00Z"/>
  <w16cex:commentExtensible w16cex:durableId="73B66D70" w16cex:dateUtc="2024-02-06T15:54:00Z"/>
  <w16cex:commentExtensible w16cex:durableId="387B0F18" w16cex:dateUtc="2024-05-29T04:44:00Z"/>
  <w16cex:commentExtensible w16cex:durableId="1A2D3117" w16cex:dateUtc="2023-10-19T12:46:00Z"/>
  <w16cex:commentExtensible w16cex:durableId="56B45AE1" w16cex:dateUtc="2024-02-06T10:44:00Z"/>
  <w16cex:commentExtensible w16cex:durableId="7201F363" w16cex:dateUtc="2024-02-06T13:15: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61336E45" w16cex:dateUtc="2024-05-20T15:19:00Z"/>
  <w16cex:commentExtensible w16cex:durableId="67698F06" w16cex:dateUtc="2024-05-20T14:47:00Z"/>
  <w16cex:commentExtensible w16cex:durableId="30A86A6E" w16cex:dateUtc="2024-05-29T05:10:00Z"/>
  <w16cex:commentExtensible w16cex:durableId="1A1FA9A6" w16cex:dateUtc="2024-05-21T09:42:00Z"/>
  <w16cex:commentExtensible w16cex:durableId="2882C8A1" w16cex:dateUtc="2024-05-21T09:43:00Z"/>
  <w16cex:commentExtensible w16cex:durableId="30D8E66B" w16cex:dateUtc="2024-05-20T16:23:00Z"/>
  <w16cex:commentExtensible w16cex:durableId="43D5359A" w16cex:dateUtc="2024-05-20T15:18: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6925D9DA" w16cex:dateUtc="2024-05-21T12:16:00Z"/>
  <w16cex:commentExtensible w16cex:durableId="503790A5" w16cex:dateUtc="2024-05-21T12:18:00Z"/>
  <w16cex:commentExtensible w16cex:durableId="3561D9A9" w16cex:dateUtc="2024-05-29T02:40:00Z"/>
  <w16cex:commentExtensible w16cex:durableId="6C1C4587" w16cex:dateUtc="2023-12-06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7F300D" w16cid:durableId="7E0C0BFD"/>
  <w16cid:commentId w16cid:paraId="6F2A9C26" w16cid:durableId="1F27E536"/>
  <w16cid:commentId w16cid:paraId="27128899" w16cid:durableId="16166401"/>
  <w16cid:commentId w16cid:paraId="6AC7C745" w16cid:durableId="0857555C"/>
  <w16cid:commentId w16cid:paraId="603CA60B" w16cid:durableId="3B020DA7"/>
  <w16cid:commentId w16cid:paraId="108C3FA4" w16cid:durableId="2757D396"/>
  <w16cid:commentId w16cid:paraId="023AB14F" w16cid:durableId="054ED136"/>
  <w16cid:commentId w16cid:paraId="148FC035" w16cid:durableId="7C79DB4A"/>
  <w16cid:commentId w16cid:paraId="5135BA7D" w16cid:durableId="2B192474"/>
  <w16cid:commentId w16cid:paraId="4B9B3CA3" w16cid:durableId="22AB7961"/>
  <w16cid:commentId w16cid:paraId="5C1E3104" w16cid:durableId="3A65596E"/>
  <w16cid:commentId w16cid:paraId="53D66BFB" w16cid:durableId="541FA330"/>
  <w16cid:commentId w16cid:paraId="1854F32A" w16cid:durableId="077D8236"/>
  <w16cid:commentId w16cid:paraId="4694BB93" w16cid:durableId="3BEEDFF2"/>
  <w16cid:commentId w16cid:paraId="5F58018F" w16cid:durableId="3509D709"/>
  <w16cid:commentId w16cid:paraId="521EDBBA" w16cid:durableId="05A707E9"/>
  <w16cid:commentId w16cid:paraId="458380E0" w16cid:durableId="55512350"/>
  <w16cid:commentId w16cid:paraId="0B6AFE6A" w16cid:durableId="4C1CCBD4"/>
  <w16cid:commentId w16cid:paraId="7C95A5F6" w16cid:durableId="3C107638"/>
  <w16cid:commentId w16cid:paraId="230B9564" w16cid:durableId="46A56F3B"/>
  <w16cid:commentId w16cid:paraId="0CD6FDA4" w16cid:durableId="3ECEFD22"/>
  <w16cid:commentId w16cid:paraId="4553B01E" w16cid:durableId="2CDD346A"/>
  <w16cid:commentId w16cid:paraId="4714DDEB" w16cid:durableId="69B05FA1"/>
  <w16cid:commentId w16cid:paraId="0C2531F4" w16cid:durableId="144E8DE6"/>
  <w16cid:commentId w16cid:paraId="50866ED5" w16cid:durableId="6F2E8F53"/>
  <w16cid:commentId w16cid:paraId="7436A21F" w16cid:durableId="52ED02B4"/>
  <w16cid:commentId w16cid:paraId="01AF08B6" w16cid:durableId="18064405"/>
  <w16cid:commentId w16cid:paraId="715BC210" w16cid:durableId="00474684"/>
  <w16cid:commentId w16cid:paraId="4D6B4BAC" w16cid:durableId="50F491AE"/>
  <w16cid:commentId w16cid:paraId="42C18F76" w16cid:durableId="6B1A1788"/>
  <w16cid:commentId w16cid:paraId="5DB9D9F3" w16cid:durableId="65FB1ABE"/>
  <w16cid:commentId w16cid:paraId="44921920" w16cid:durableId="536BA6F5"/>
  <w16cid:commentId w16cid:paraId="5A98C623" w16cid:durableId="0CCE4D68"/>
  <w16cid:commentId w16cid:paraId="0156A05D" w16cid:durableId="2D9CC5F6"/>
  <w16cid:commentId w16cid:paraId="2A0FE523" w16cid:durableId="45F95459"/>
  <w16cid:commentId w16cid:paraId="2F530940" w16cid:durableId="02243CCD"/>
  <w16cid:commentId w16cid:paraId="65923467" w16cid:durableId="6234842B"/>
  <w16cid:commentId w16cid:paraId="7D579435" w16cid:durableId="364C145F"/>
  <w16cid:commentId w16cid:paraId="4971DC25" w16cid:durableId="44E632C7"/>
  <w16cid:commentId w16cid:paraId="2564016C" w16cid:durableId="62FDE341"/>
  <w16cid:commentId w16cid:paraId="171D6FA0" w16cid:durableId="6B9385D2"/>
  <w16cid:commentId w16cid:paraId="7C00DB25" w16cid:durableId="5CE0D4A2"/>
  <w16cid:commentId w16cid:paraId="3767C641" w16cid:durableId="371AB501"/>
  <w16cid:commentId w16cid:paraId="1E4016B8" w16cid:durableId="3D325C29"/>
  <w16cid:commentId w16cid:paraId="7F8C8CD4" w16cid:durableId="5C73C346"/>
  <w16cid:commentId w16cid:paraId="41BBBBC4" w16cid:durableId="4675F164"/>
  <w16cid:commentId w16cid:paraId="441706BD" w16cid:durableId="4CD8070A"/>
  <w16cid:commentId w16cid:paraId="16D379DE" w16cid:durableId="63F7B17F"/>
  <w16cid:commentId w16cid:paraId="0313D810" w16cid:durableId="4D013E6B"/>
  <w16cid:commentId w16cid:paraId="784EE772" w16cid:durableId="0D8DB1B5"/>
  <w16cid:commentId w16cid:paraId="1729C4FA" w16cid:durableId="37F167AD"/>
  <w16cid:commentId w16cid:paraId="0172A80B" w16cid:durableId="2B6ABA25"/>
  <w16cid:commentId w16cid:paraId="7F33A961" w16cid:durableId="40932B2E"/>
  <w16cid:commentId w16cid:paraId="3E3E95F9" w16cid:durableId="4D0B5A59"/>
  <w16cid:commentId w16cid:paraId="676B4D68" w16cid:durableId="6DA0A5F6"/>
  <w16cid:commentId w16cid:paraId="6D2AB7B6" w16cid:durableId="27C38909"/>
  <w16cid:commentId w16cid:paraId="098CCFFC" w16cid:durableId="387465BE"/>
  <w16cid:commentId w16cid:paraId="7135CD02" w16cid:durableId="591799DD"/>
  <w16cid:commentId w16cid:paraId="74EB2C1E" w16cid:durableId="33604FC7"/>
  <w16cid:commentId w16cid:paraId="50F1BB1D" w16cid:durableId="1CA8029B"/>
  <w16cid:commentId w16cid:paraId="52662F4C" w16cid:durableId="1578F81A"/>
  <w16cid:commentId w16cid:paraId="5339D48D" w16cid:durableId="60BDE154"/>
  <w16cid:commentId w16cid:paraId="7E4878A4" w16cid:durableId="364E865B"/>
  <w16cid:commentId w16cid:paraId="6B7D57A5" w16cid:durableId="1918C9B6"/>
  <w16cid:commentId w16cid:paraId="421A58AB" w16cid:durableId="0EC2F388"/>
  <w16cid:commentId w16cid:paraId="398C36A5" w16cid:durableId="30B26685"/>
  <w16cid:commentId w16cid:paraId="3317268C" w16cid:durableId="3FE897FD"/>
  <w16cid:commentId w16cid:paraId="4341AFDB" w16cid:durableId="6BB03BD8"/>
  <w16cid:commentId w16cid:paraId="2F666EFC" w16cid:durableId="1273060A"/>
  <w16cid:commentId w16cid:paraId="339E030E" w16cid:durableId="09043AC8"/>
  <w16cid:commentId w16cid:paraId="6E2991AE" w16cid:durableId="5F43F3D1"/>
  <w16cid:commentId w16cid:paraId="4CD416B3" w16cid:durableId="6AE98C96"/>
  <w16cid:commentId w16cid:paraId="2559636F" w16cid:durableId="2B7EE533"/>
  <w16cid:commentId w16cid:paraId="585A6ED8" w16cid:durableId="120B6281"/>
  <w16cid:commentId w16cid:paraId="2FE0188A" w16cid:durableId="4F02592C"/>
  <w16cid:commentId w16cid:paraId="5D102504" w16cid:durableId="50BDF8CF"/>
  <w16cid:commentId w16cid:paraId="27246A11" w16cid:durableId="0ABACB3C"/>
  <w16cid:commentId w16cid:paraId="6596A5A6" w16cid:durableId="20DB5EB4"/>
  <w16cid:commentId w16cid:paraId="77720E48" w16cid:durableId="4B106388"/>
  <w16cid:commentId w16cid:paraId="372DD5EC" w16cid:durableId="79E8BEDB"/>
  <w16cid:commentId w16cid:paraId="25D313D7" w16cid:durableId="0047F956"/>
  <w16cid:commentId w16cid:paraId="566249E4" w16cid:durableId="339B034A"/>
  <w16cid:commentId w16cid:paraId="0C6C8BCD" w16cid:durableId="1CDCB2DE"/>
  <w16cid:commentId w16cid:paraId="7A822521" w16cid:durableId="0CA872D5"/>
  <w16cid:commentId w16cid:paraId="241F8341" w16cid:durableId="5E1D4C59"/>
  <w16cid:commentId w16cid:paraId="1F2E956B" w16cid:durableId="22DFE7DA"/>
  <w16cid:commentId w16cid:paraId="740552B1" w16cid:durableId="5B7F7D32"/>
  <w16cid:commentId w16cid:paraId="4A60C44B" w16cid:durableId="6120C966"/>
  <w16cid:commentId w16cid:paraId="15D46DE4" w16cid:durableId="460E10BB"/>
  <w16cid:commentId w16cid:paraId="4CB881F4" w16cid:durableId="583DAEC3"/>
  <w16cid:commentId w16cid:paraId="6EB37662" w16cid:durableId="47ED4D16"/>
  <w16cid:commentId w16cid:paraId="494E94DF" w16cid:durableId="5E6B1668"/>
  <w16cid:commentId w16cid:paraId="577EAC83" w16cid:durableId="7E4B6A6D"/>
  <w16cid:commentId w16cid:paraId="5C14B889" w16cid:durableId="6BDC9398"/>
  <w16cid:commentId w16cid:paraId="783B499A" w16cid:durableId="292398D2"/>
  <w16cid:commentId w16cid:paraId="224C4C09" w16cid:durableId="173B8CA8"/>
  <w16cid:commentId w16cid:paraId="78583318" w16cid:durableId="391D004D"/>
  <w16cid:commentId w16cid:paraId="188230A6" w16cid:durableId="5A9F3D52"/>
  <w16cid:commentId w16cid:paraId="31A3AAB7" w16cid:durableId="4361C53E"/>
  <w16cid:commentId w16cid:paraId="2EBFC050" w16cid:durableId="1A3C10D8"/>
  <w16cid:commentId w16cid:paraId="62100A7E" w16cid:durableId="1D1D6A45"/>
  <w16cid:commentId w16cid:paraId="3C011358" w16cid:durableId="618DBDB5"/>
  <w16cid:commentId w16cid:paraId="79081222" w16cid:durableId="1BBC617E"/>
  <w16cid:commentId w16cid:paraId="1D687790" w16cid:durableId="406F688F"/>
  <w16cid:commentId w16cid:paraId="7F905E8E" w16cid:durableId="6E5C9941"/>
  <w16cid:commentId w16cid:paraId="31D8B87F" w16cid:durableId="338C781D"/>
  <w16cid:commentId w16cid:paraId="1FA1BCDD" w16cid:durableId="1F5D046C"/>
  <w16cid:commentId w16cid:paraId="446DC799" w16cid:durableId="6F9C073F"/>
  <w16cid:commentId w16cid:paraId="74C3E98B" w16cid:durableId="3D186506"/>
  <w16cid:commentId w16cid:paraId="4C6A4A1C" w16cid:durableId="62531699"/>
  <w16cid:commentId w16cid:paraId="4F346AF3" w16cid:durableId="46F52F54"/>
  <w16cid:commentId w16cid:paraId="69493A9F" w16cid:durableId="5D267B14"/>
  <w16cid:commentId w16cid:paraId="4514C42D" w16cid:durableId="4BED1E4D"/>
  <w16cid:commentId w16cid:paraId="5583607A" w16cid:durableId="63F92046"/>
  <w16cid:commentId w16cid:paraId="760A0DFC" w16cid:durableId="5BA87822"/>
  <w16cid:commentId w16cid:paraId="364AE339" w16cid:durableId="477CD85E"/>
  <w16cid:commentId w16cid:paraId="5AFF8472" w16cid:durableId="7699152B"/>
  <w16cid:commentId w16cid:paraId="4A04B917" w16cid:durableId="047DC74F"/>
  <w16cid:commentId w16cid:paraId="0A0FEB3D" w16cid:durableId="0B18DC3C"/>
  <w16cid:commentId w16cid:paraId="500783FF" w16cid:durableId="2BEA2B19"/>
  <w16cid:commentId w16cid:paraId="614F3AC5" w16cid:durableId="60B2716B"/>
  <w16cid:commentId w16cid:paraId="4F60D109" w16cid:durableId="14A0B48F"/>
  <w16cid:commentId w16cid:paraId="4975E10A" w16cid:durableId="2ADD4905"/>
  <w16cid:commentId w16cid:paraId="189D1D53" w16cid:durableId="7B5FD78F"/>
  <w16cid:commentId w16cid:paraId="4B43DC96" w16cid:durableId="052B9CD2"/>
  <w16cid:commentId w16cid:paraId="0D0B2BFB" w16cid:durableId="2BAD7403"/>
  <w16cid:commentId w16cid:paraId="17EBC64B" w16cid:durableId="3C67481B"/>
  <w16cid:commentId w16cid:paraId="39980444" w16cid:durableId="2162F38A"/>
  <w16cid:commentId w16cid:paraId="141BB2C5" w16cid:durableId="5DB83417"/>
  <w16cid:commentId w16cid:paraId="02C0A8D7" w16cid:durableId="0627C833"/>
  <w16cid:commentId w16cid:paraId="4B9B2F5B" w16cid:durableId="62CCAFDE"/>
  <w16cid:commentId w16cid:paraId="0FDE67BB" w16cid:durableId="149BC6CA"/>
  <w16cid:commentId w16cid:paraId="7F223DE4" w16cid:durableId="40E2D01A"/>
  <w16cid:commentId w16cid:paraId="2D91B2AC" w16cid:durableId="33EF17A8"/>
  <w16cid:commentId w16cid:paraId="60B68D87" w16cid:durableId="146AE61F"/>
  <w16cid:commentId w16cid:paraId="577F3A89" w16cid:durableId="15F8D8DE"/>
  <w16cid:commentId w16cid:paraId="430093D2" w16cid:durableId="60AA816E"/>
  <w16cid:commentId w16cid:paraId="5BFDE9D8" w16cid:durableId="335F6BDF"/>
  <w16cid:commentId w16cid:paraId="2363BB59" w16cid:durableId="1E061CC8"/>
  <w16cid:commentId w16cid:paraId="0030C506" w16cid:durableId="68440876"/>
  <w16cid:commentId w16cid:paraId="3A41F219" w16cid:durableId="74BC6723"/>
  <w16cid:commentId w16cid:paraId="5B3A0FBE" w16cid:durableId="4C11C80D"/>
  <w16cid:commentId w16cid:paraId="56C21686" w16cid:durableId="2257F554"/>
  <w16cid:commentId w16cid:paraId="5911A5B7" w16cid:durableId="750AD1F7"/>
  <w16cid:commentId w16cid:paraId="78CF2083" w16cid:durableId="12174CC6"/>
  <w16cid:commentId w16cid:paraId="6FC5195B" w16cid:durableId="6D92D5CE"/>
  <w16cid:commentId w16cid:paraId="764AE100" w16cid:durableId="4EDE8766"/>
  <w16cid:commentId w16cid:paraId="001B24AE" w16cid:durableId="2ACD01F2"/>
  <w16cid:commentId w16cid:paraId="130E2B94" w16cid:durableId="19C00455"/>
  <w16cid:commentId w16cid:paraId="28FA0E20" w16cid:durableId="05C51829"/>
  <w16cid:commentId w16cid:paraId="6EA0FDAA" w16cid:durableId="4257FC83"/>
  <w16cid:commentId w16cid:paraId="0F010D20" w16cid:durableId="38894E3D"/>
  <w16cid:commentId w16cid:paraId="3DB2E8BF" w16cid:durableId="2276DD17"/>
  <w16cid:commentId w16cid:paraId="66D61570" w16cid:durableId="17D3E7FC"/>
  <w16cid:commentId w16cid:paraId="5C063187" w16cid:durableId="4BD16C37"/>
  <w16cid:commentId w16cid:paraId="60E030E6" w16cid:durableId="2AB037B4"/>
  <w16cid:commentId w16cid:paraId="0B16AE49" w16cid:durableId="31878567"/>
  <w16cid:commentId w16cid:paraId="73E0E7E1" w16cid:durableId="55F26ADB"/>
  <w16cid:commentId w16cid:paraId="061423E8" w16cid:durableId="229595C0"/>
  <w16cid:commentId w16cid:paraId="61CE956D" w16cid:durableId="67D1B689"/>
  <w16cid:commentId w16cid:paraId="7C8ED061" w16cid:durableId="2DEE458C"/>
  <w16cid:commentId w16cid:paraId="67B43ACD" w16cid:durableId="7C47ED28"/>
  <w16cid:commentId w16cid:paraId="2FA3CEB6" w16cid:durableId="6E198246"/>
  <w16cid:commentId w16cid:paraId="7F95AD66" w16cid:durableId="0E1A846A"/>
  <w16cid:commentId w16cid:paraId="584C4BE8" w16cid:durableId="05046485"/>
  <w16cid:commentId w16cid:paraId="6DBA60D6" w16cid:durableId="468A55A7"/>
  <w16cid:commentId w16cid:paraId="2510491E" w16cid:durableId="71525650"/>
  <w16cid:commentId w16cid:paraId="19846B59" w16cid:durableId="23BCAB97"/>
  <w16cid:commentId w16cid:paraId="38E15916" w16cid:durableId="5A8B7811"/>
  <w16cid:commentId w16cid:paraId="6848C7C0" w16cid:durableId="3AC92025"/>
  <w16cid:commentId w16cid:paraId="53B84D7E" w16cid:durableId="2F0A6D64"/>
  <w16cid:commentId w16cid:paraId="6BAAC856" w16cid:durableId="588C59A3"/>
  <w16cid:commentId w16cid:paraId="5F613184" w16cid:durableId="1BBB5056"/>
  <w16cid:commentId w16cid:paraId="086694B9" w16cid:durableId="124E78F0"/>
  <w16cid:commentId w16cid:paraId="58BF6DDD" w16cid:durableId="02AFB4B0"/>
  <w16cid:commentId w16cid:paraId="1A404A2B" w16cid:durableId="5782D5C5"/>
  <w16cid:commentId w16cid:paraId="15D1A0EB" w16cid:durableId="63E0AC81"/>
  <w16cid:commentId w16cid:paraId="4D8D36B7" w16cid:durableId="5C9DDD04"/>
  <w16cid:commentId w16cid:paraId="1824E577" w16cid:durableId="1F0A4D6A"/>
  <w16cid:commentId w16cid:paraId="04E622DF" w16cid:durableId="00174C3A"/>
  <w16cid:commentId w16cid:paraId="5EBBA0FE" w16cid:durableId="4C973EA4"/>
  <w16cid:commentId w16cid:paraId="43692957" w16cid:durableId="2286BD71"/>
  <w16cid:commentId w16cid:paraId="39EC3DCA" w16cid:durableId="27ABCA9F"/>
  <w16cid:commentId w16cid:paraId="1C521441" w16cid:durableId="76EE599B"/>
  <w16cid:commentId w16cid:paraId="1C9BDA49" w16cid:durableId="3056C3AD"/>
  <w16cid:commentId w16cid:paraId="5B139893" w16cid:durableId="3673E612"/>
  <w16cid:commentId w16cid:paraId="42FBEE07" w16cid:durableId="56854F67"/>
  <w16cid:commentId w16cid:paraId="53E66F64" w16cid:durableId="508B4AF3"/>
  <w16cid:commentId w16cid:paraId="6D321498" w16cid:durableId="6FB7C9AD"/>
  <w16cid:commentId w16cid:paraId="5EF51806" w16cid:durableId="0917C54B"/>
  <w16cid:commentId w16cid:paraId="21BE9E74" w16cid:durableId="4F16AA42"/>
  <w16cid:commentId w16cid:paraId="3801A2B0" w16cid:durableId="772BB3DF"/>
  <w16cid:commentId w16cid:paraId="4225EEE2" w16cid:durableId="7D56CB15"/>
  <w16cid:commentId w16cid:paraId="1C029B32" w16cid:durableId="680828C3"/>
  <w16cid:commentId w16cid:paraId="4F879453" w16cid:durableId="58F26EC4"/>
  <w16cid:commentId w16cid:paraId="2E514710" w16cid:durableId="0405D3C0"/>
  <w16cid:commentId w16cid:paraId="5A5B08B0" w16cid:durableId="4585791A"/>
  <w16cid:commentId w16cid:paraId="58862131" w16cid:durableId="30C4617D"/>
  <w16cid:commentId w16cid:paraId="0A5FCC17" w16cid:durableId="6FC04356"/>
  <w16cid:commentId w16cid:paraId="40B29073" w16cid:durableId="57C2EEFD"/>
  <w16cid:commentId w16cid:paraId="4E0DBD33" w16cid:durableId="1D8ACE1F"/>
  <w16cid:commentId w16cid:paraId="6C61EA7A" w16cid:durableId="33AC1992"/>
  <w16cid:commentId w16cid:paraId="670EB2D6" w16cid:durableId="33F43C4A"/>
  <w16cid:commentId w16cid:paraId="4A6D1FB7" w16cid:durableId="3650D0D7"/>
  <w16cid:commentId w16cid:paraId="063CAD8B" w16cid:durableId="765899DC"/>
  <w16cid:commentId w16cid:paraId="49C124C8" w16cid:durableId="2A462FDE"/>
  <w16cid:commentId w16cid:paraId="2E5986CD" w16cid:durableId="53B58CD3"/>
  <w16cid:commentId w16cid:paraId="08B198D8" w16cid:durableId="0727B94B"/>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63C30E85" w16cid:durableId="51EFAEE4"/>
  <w16cid:commentId w16cid:paraId="1C260398" w16cid:durableId="27EB8B45"/>
  <w16cid:commentId w16cid:paraId="062A6CE7" w16cid:durableId="69AAFCD6"/>
  <w16cid:commentId w16cid:paraId="0A5695F3" w16cid:durableId="68F07C94"/>
  <w16cid:commentId w16cid:paraId="7957109B" w16cid:durableId="6F1C90AF"/>
  <w16cid:commentId w16cid:paraId="0DD1E8DF" w16cid:durableId="3330A063"/>
  <w16cid:commentId w16cid:paraId="0988DB42" w16cid:durableId="5D6DCF34"/>
  <w16cid:commentId w16cid:paraId="2E2AEC7D" w16cid:durableId="0C24E617"/>
  <w16cid:commentId w16cid:paraId="1092C9A2" w16cid:durableId="28D581EF"/>
  <w16cid:commentId w16cid:paraId="6FD3A251" w16cid:durableId="5D76CAB5"/>
  <w16cid:commentId w16cid:paraId="6A3FDB25" w16cid:durableId="42429A12"/>
  <w16cid:commentId w16cid:paraId="3543D777" w16cid:durableId="515DCC73"/>
  <w16cid:commentId w16cid:paraId="7BD01E0D" w16cid:durableId="601051CD"/>
  <w16cid:commentId w16cid:paraId="294E9506" w16cid:durableId="7B3F89A6"/>
  <w16cid:commentId w16cid:paraId="25C96FF2" w16cid:durableId="3DE3EA2C"/>
  <w16cid:commentId w16cid:paraId="480D9A16" w16cid:durableId="3811DE33"/>
  <w16cid:commentId w16cid:paraId="362DEA75" w16cid:durableId="1076C4AF"/>
  <w16cid:commentId w16cid:paraId="69662231" w16cid:durableId="25BAC7B7"/>
  <w16cid:commentId w16cid:paraId="7E46DAFD" w16cid:durableId="1F6CD321"/>
  <w16cid:commentId w16cid:paraId="2442FCB1" w16cid:durableId="3CC458A2"/>
  <w16cid:commentId w16cid:paraId="1FDC6F7A" w16cid:durableId="1DB488D0"/>
  <w16cid:commentId w16cid:paraId="67FA1732" w16cid:durableId="611AAAD6"/>
  <w16cid:commentId w16cid:paraId="0DB11BA0" w16cid:durableId="162D85CC"/>
  <w16cid:commentId w16cid:paraId="0810E2D2" w16cid:durableId="1E8F4279"/>
  <w16cid:commentId w16cid:paraId="3023C3DE" w16cid:durableId="3229DAE3"/>
  <w16cid:commentId w16cid:paraId="6F88D1A5" w16cid:durableId="6642DAD2"/>
  <w16cid:commentId w16cid:paraId="21F34D6D" w16cid:durableId="7B55F33F"/>
  <w16cid:commentId w16cid:paraId="55662FDD" w16cid:durableId="48329870"/>
  <w16cid:commentId w16cid:paraId="13A7DC13" w16cid:durableId="735B9D70"/>
  <w16cid:commentId w16cid:paraId="162C8FE7" w16cid:durableId="3F1DA19F"/>
  <w16cid:commentId w16cid:paraId="4793478B" w16cid:durableId="7AF66C64"/>
  <w16cid:commentId w16cid:paraId="20FCB899" w16cid:durableId="470A9BEA"/>
  <w16cid:commentId w16cid:paraId="1C052CBC" w16cid:durableId="2466046E"/>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0EDC5382" w16cid:durableId="5BFAF55B"/>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7DAB001D" w16cid:durableId="471F83C8"/>
  <w16cid:commentId w16cid:paraId="73FF6062" w16cid:durableId="48A7A411"/>
  <w16cid:commentId w16cid:paraId="5F2B3C7A" w16cid:durableId="7D1412E8"/>
  <w16cid:commentId w16cid:paraId="7AD88842" w16cid:durableId="31A5CEAA"/>
  <w16cid:commentId w16cid:paraId="01D694E0" w16cid:durableId="4AD70DBB"/>
  <w16cid:commentId w16cid:paraId="0CB20A50" w16cid:durableId="4A4BD3AE"/>
  <w16cid:commentId w16cid:paraId="658AA7FC" w16cid:durableId="6B8661F7"/>
  <w16cid:commentId w16cid:paraId="7C8CDDCD" w16cid:durableId="18800AAC"/>
  <w16cid:commentId w16cid:paraId="385B7460" w16cid:durableId="6BE6B681"/>
  <w16cid:commentId w16cid:paraId="5C2A20EC" w16cid:durableId="6A6F91A6"/>
  <w16cid:commentId w16cid:paraId="6DE3A06D" w16cid:durableId="28D20F09"/>
  <w16cid:commentId w16cid:paraId="46119899" w16cid:durableId="38EE811C"/>
  <w16cid:commentId w16cid:paraId="7DB10C6D" w16cid:durableId="340296B0"/>
  <w16cid:commentId w16cid:paraId="62A0E798" w16cid:durableId="25DB2B58"/>
  <w16cid:commentId w16cid:paraId="4BBA3229" w16cid:durableId="0A2A9B4F"/>
  <w16cid:commentId w16cid:paraId="0A284255" w16cid:durableId="73B66D70"/>
  <w16cid:commentId w16cid:paraId="17378BE1" w16cid:durableId="387B0F18"/>
  <w16cid:commentId w16cid:paraId="57D69ACF" w16cid:durableId="1A2D3117"/>
  <w16cid:commentId w16cid:paraId="00DBECB5" w16cid:durableId="56B45AE1"/>
  <w16cid:commentId w16cid:paraId="1068C629" w16cid:durableId="7201F363"/>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3C9BBE01" w16cid:durableId="61336E45"/>
  <w16cid:commentId w16cid:paraId="16B04D00" w16cid:durableId="67698F06"/>
  <w16cid:commentId w16cid:paraId="41AB384F" w16cid:durableId="30A86A6E"/>
  <w16cid:commentId w16cid:paraId="609C0038" w16cid:durableId="1A1FA9A6"/>
  <w16cid:commentId w16cid:paraId="2313395D" w16cid:durableId="2882C8A1"/>
  <w16cid:commentId w16cid:paraId="2F81655C" w16cid:durableId="30D8E66B"/>
  <w16cid:commentId w16cid:paraId="598A3C24" w16cid:durableId="43D5359A"/>
  <w16cid:commentId w16cid:paraId="195ECBD3" w16cid:durableId="76D42385"/>
  <w16cid:commentId w16cid:paraId="6EA21B3A" w16cid:durableId="3EEA899D"/>
  <w16cid:commentId w16cid:paraId="254F6DF8" w16cid:durableId="56BD01B6"/>
  <w16cid:commentId w16cid:paraId="1F195E73" w16cid:durableId="79F623EA"/>
  <w16cid:commentId w16cid:paraId="3F5C4138" w16cid:durableId="6925D9DA"/>
  <w16cid:commentId w16cid:paraId="40C99013" w16cid:durableId="503790A5"/>
  <w16cid:commentId w16cid:paraId="306B8E6A" w16cid:durableId="3561D9A9"/>
  <w16cid:commentId w16cid:paraId="5290EEE8" w16cid:durableId="6C1C4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2EB25" w14:textId="77777777" w:rsidR="00851022" w:rsidRDefault="00851022" w:rsidP="006B114A">
      <w:pPr>
        <w:spacing w:after="0"/>
      </w:pPr>
      <w:r>
        <w:separator/>
      </w:r>
    </w:p>
  </w:endnote>
  <w:endnote w:type="continuationSeparator" w:id="0">
    <w:p w14:paraId="341ACEDA" w14:textId="77777777" w:rsidR="00851022" w:rsidRDefault="00851022"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altName w:val="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468264F2"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70" w:author="jonathan pritchard" w:date="2024-05-21T13:38:00Z" w16du:dateUtc="2024-05-21T12:38:00Z">
      <w:r w:rsidR="001873DC">
        <w:rPr>
          <w:rFonts w:cs="Arial"/>
          <w:sz w:val="16"/>
        </w:rPr>
        <w:t>4</w:t>
      </w:r>
    </w:ins>
    <w:del w:id="71" w:author="jonathan pritchard" w:date="2024-05-21T13:38:00Z" w16du:dateUtc="2024-05-21T12:38:00Z">
      <w:r w:rsidDel="001873DC">
        <w:rPr>
          <w:rFonts w:cs="Arial"/>
          <w:sz w:val="16"/>
        </w:rPr>
        <w:delText>2</w:delText>
      </w:r>
    </w:del>
    <w:r w:rsidRPr="007F6DC7">
      <w:rPr>
        <w:rFonts w:cs="Arial"/>
        <w:sz w:val="16"/>
      </w:rPr>
      <w:tab/>
    </w:r>
    <w:r>
      <w:rPr>
        <w:rFonts w:cs="Arial"/>
        <w:sz w:val="16"/>
      </w:rPr>
      <w:t>Edition 1.</w:t>
    </w:r>
    <w:ins w:id="72" w:author="jonathan pritchard" w:date="2024-05-29T03:00:00Z" w16du:dateUtc="2024-05-29T02:00:00Z">
      <w:r w:rsidR="002D6A62">
        <w:rPr>
          <w:rFonts w:cs="Arial"/>
          <w:sz w:val="16"/>
        </w:rPr>
        <w:t>3.0</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D6E5A" w:rsidRDefault="00E54143"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proofErr w:type="spellStart"/>
    <w:r>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528" w:author="jonathan pritchard" w:date="2024-05-21T13:37:00Z" w16du:dateUtc="2024-05-21T12:37:00Z">
      <w:r w:rsidR="001873DC">
        <w:rPr>
          <w:rFonts w:cs="Arial"/>
          <w:sz w:val="16"/>
        </w:rPr>
        <w:t>4</w:t>
      </w:r>
    </w:ins>
    <w:del w:id="529" w:author="jonathan pritchard" w:date="2024-05-21T13:37:00Z" w16du:dateUtc="2024-05-21T12:37:00Z">
      <w:r w:rsidDel="001873DC">
        <w:rPr>
          <w:rFonts w:cs="Arial"/>
          <w:sz w:val="16"/>
        </w:rPr>
        <w:delText>0</w:delText>
      </w:r>
    </w:del>
    <w:r w:rsidRPr="007F6DC7">
      <w:rPr>
        <w:rFonts w:cs="Arial"/>
        <w:sz w:val="16"/>
      </w:rPr>
      <w:tab/>
    </w:r>
    <w:r>
      <w:rPr>
        <w:rFonts w:cs="Arial"/>
        <w:sz w:val="16"/>
      </w:rPr>
      <w:t>Edition 1.</w:t>
    </w:r>
    <w:r w:rsidR="002D6A62">
      <w:rPr>
        <w:rFonts w:cs="Arial"/>
        <w:sz w:val="16"/>
      </w:rPr>
      <w:t>3</w:t>
    </w:r>
    <w:r>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33A16E3B"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w:t>
    </w:r>
    <w:r w:rsidR="00E02155">
      <w:rPr>
        <w:rFonts w:cs="Arial"/>
        <w:sz w:val="16"/>
      </w:rPr>
      <w:t>3</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B92F50" w:rsidRDefault="00E54143" w:rsidP="007C752F">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B92F50" w:rsidRDefault="00E54143" w:rsidP="00DF4AD0">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2792" w:author="jonathan pritchard" w:date="2024-05-20T16:54:00Z" w16du:dateUtc="2024-05-20T15:54:00Z">
      <w:r w:rsidR="00C10557">
        <w:rPr>
          <w:rFonts w:cs="Arial"/>
          <w:sz w:val="16"/>
        </w:rPr>
        <w:t>4</w:t>
      </w:r>
    </w:ins>
    <w:del w:id="2793" w:author="jonathan pritchard" w:date="2024-05-20T16:53:00Z" w16du:dateUtc="2024-05-20T15:53:00Z">
      <w:r w:rsidDel="00C10557">
        <w:rPr>
          <w:rFonts w:cs="Arial"/>
          <w:sz w:val="16"/>
        </w:rPr>
        <w:delText>2</w:delText>
      </w:r>
    </w:del>
    <w:r w:rsidRPr="007F6DC7">
      <w:rPr>
        <w:rFonts w:cs="Arial"/>
        <w:sz w:val="16"/>
      </w:rPr>
      <w:tab/>
    </w:r>
    <w:r>
      <w:rPr>
        <w:rFonts w:cs="Arial"/>
        <w:sz w:val="16"/>
      </w:rPr>
      <w:t>Edition 1.</w:t>
    </w:r>
    <w:ins w:id="2794" w:author="jonathan pritchard" w:date="2024-05-20T16:54:00Z" w16du:dateUtc="2024-05-20T15:54:00Z">
      <w:r w:rsidR="00C10557">
        <w:rPr>
          <w:rFonts w:cs="Arial"/>
          <w:sz w:val="16"/>
        </w:rPr>
        <w:t>2</w:t>
      </w:r>
    </w:ins>
    <w:del w:id="2795" w:author="jonathan pritchard" w:date="2024-05-20T16:54:00Z" w16du:dateUtc="2024-05-20T15:54:00Z">
      <w:r w:rsidDel="00C10557">
        <w:rPr>
          <w:rFonts w:cs="Arial"/>
          <w:sz w:val="16"/>
        </w:rPr>
        <w:delText>0</w:delText>
      </w:r>
    </w:del>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0DD98" w14:textId="77777777" w:rsidR="00851022" w:rsidRDefault="00851022" w:rsidP="006B114A">
      <w:pPr>
        <w:spacing w:after="0"/>
      </w:pPr>
      <w:r>
        <w:separator/>
      </w:r>
    </w:p>
  </w:footnote>
  <w:footnote w:type="continuationSeparator" w:id="0">
    <w:p w14:paraId="6BF4B9F9" w14:textId="77777777" w:rsidR="00851022" w:rsidRDefault="00851022" w:rsidP="006B114A">
      <w:pPr>
        <w:spacing w:after="0"/>
      </w:pPr>
      <w:r>
        <w:continuationSeparator/>
      </w:r>
    </w:p>
  </w:footnote>
  <w:footnote w:id="1">
    <w:p w14:paraId="465830E4" w14:textId="4AD6B4D7" w:rsidR="00E54143" w:rsidRPr="00E031B6" w:rsidRDefault="00E54143" w:rsidP="00B44F83">
      <w:pPr>
        <w:pStyle w:val="FootnoteText"/>
        <w:jc w:val="both"/>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rsidR="00832978">
        <w:t>C-10.2.2</w:t>
      </w:r>
      <w:r>
        <w:fldChar w:fldCharType="end"/>
      </w:r>
      <w:r>
        <w:t xml:space="preserve"> and </w:t>
      </w:r>
      <w:r>
        <w:fldChar w:fldCharType="begin"/>
      </w:r>
      <w:r>
        <w:instrText xml:space="preserve"> REF _Ref49150112 \r \h </w:instrText>
      </w:r>
      <w:r>
        <w:fldChar w:fldCharType="separate"/>
      </w:r>
      <w:r w:rsidR="00832978">
        <w:t>C-10.2.3</w:t>
      </w:r>
      <w:r>
        <w:fldChar w:fldCharType="end"/>
      </w:r>
      <w:r>
        <w:t xml:space="preserve"> as far as possible.</w:t>
      </w:r>
    </w:p>
  </w:footnote>
  <w:footnote w:id="2">
    <w:p w14:paraId="4E7057E2" w14:textId="650F869B" w:rsidR="00E21C40" w:rsidRPr="00253A89" w:rsidRDefault="00E21C40" w:rsidP="00E21C40">
      <w:pPr>
        <w:pStyle w:val="FootnoteText"/>
        <w:rPr>
          <w:ins w:id="1026" w:author="Raphael Malyankar" w:date="2023-08-31T22:09:00Z"/>
          <w:lang w:val="en-US"/>
        </w:rPr>
      </w:pPr>
      <w:ins w:id="1027" w:author="Raphael Malyankar" w:date="2023-08-31T22:09:00Z">
        <w:r>
          <w:rPr>
            <w:rStyle w:val="FootnoteReference"/>
          </w:rPr>
          <w:footnoteRef/>
        </w:r>
        <w:r>
          <w:t xml:space="preserve"> </w:t>
        </w:r>
        <w:r>
          <w:rPr>
            <w:lang w:val="en-US"/>
          </w:rPr>
          <w:t xml:space="preserve">TIFF is not recommended </w:t>
        </w:r>
      </w:ins>
      <w:ins w:id="1028" w:author="Raphael Malyankar" w:date="2023-08-31T23:35:00Z">
        <w:r w:rsidR="00E52CD2">
          <w:rPr>
            <w:lang w:val="en-US"/>
          </w:rPr>
          <w:t>for pictures embedded in HTM</w:t>
        </w:r>
        <w:del w:id="1029" w:author="jonathan pritchard" w:date="2024-05-20T17:44:00Z" w16du:dateUtc="2024-05-20T16:44:00Z">
          <w:r w:rsidR="00E52CD2" w:rsidDel="00831F8F">
            <w:rPr>
              <w:lang w:val="en-US"/>
            </w:rPr>
            <w:delText>l</w:delText>
          </w:r>
        </w:del>
        <w:r w:rsidR="00E52CD2">
          <w:rPr>
            <w:lang w:val="en-US"/>
          </w:rPr>
          <w:t xml:space="preserve">L files </w:t>
        </w:r>
      </w:ins>
      <w:ins w:id="1030" w:author="Raphael Malyankar" w:date="2023-08-31T22:09:00Z">
        <w:r>
          <w:rPr>
            <w:lang w:val="en-US"/>
          </w:rPr>
          <w:t xml:space="preserve">because common HTML viewers currently need a special plugin </w:t>
        </w:r>
      </w:ins>
      <w:ins w:id="1031" w:author="Raphael Malyankar" w:date="2023-08-31T23:36:00Z">
        <w:r w:rsidR="00E52CD2">
          <w:rPr>
            <w:lang w:val="en-US"/>
          </w:rPr>
          <w:t>for TIFF</w:t>
        </w:r>
      </w:ins>
      <w:ins w:id="1032" w:author="Raphael Malyankar" w:date="2023-08-31T22:09:00Z">
        <w:r>
          <w:rPr>
            <w:lang w:val="en-US"/>
          </w:rPr>
          <w:t xml:space="preserve">. </w:t>
        </w:r>
      </w:ins>
    </w:p>
  </w:footnote>
  <w:footnote w:id="3">
    <w:p w14:paraId="75D5D268" w14:textId="764F6AA0" w:rsidR="00E54143" w:rsidRPr="00CE0E38" w:rsidRDefault="00E54143">
      <w:pPr>
        <w:pStyle w:val="FootnoteText"/>
      </w:pPr>
      <w:r w:rsidRPr="001F3AB9">
        <w:rPr>
          <w:rStyle w:val="FootnoteReference"/>
          <w:sz w:val="18"/>
          <w:szCs w:val="18"/>
          <w:vertAlign w:val="superscript"/>
        </w:rPr>
        <w:footnoteRef/>
      </w:r>
      <w:r>
        <w:t xml:space="preserve"> Because of potential usability and cybersecurity issues.</w:t>
      </w:r>
      <w:del w:id="1040" w:author="jonathan pritchard" w:date="2024-05-20T16:54:00Z" w16du:dateUtc="2024-05-20T15:54:00Z">
        <w:r w:rsidDel="0042425D">
          <w:delText xml:space="preserve">  </w:delText>
        </w:r>
      </w:del>
      <w:ins w:id="1041" w:author="jonathan pritchard" w:date="2024-05-20T16:55:00Z" w16du:dateUtc="2024-05-20T15:55:00Z">
        <w:r w:rsidR="0042425D">
          <w:t xml:space="preserve"> </w:t>
        </w:r>
      </w:ins>
      <w:ins w:id="1042" w:author="jonathan pritchard" w:date="2024-05-20T16:54:00Z" w16du:dateUtc="2024-05-20T15:54:00Z">
        <w:r w:rsidR="0042425D">
          <w:t xml:space="preserve"> </w:t>
        </w:r>
      </w:ins>
      <w:r>
        <w:t xml:space="preserve">Revised restrictions may be adopted after the IEC cybersecurity standard is complete. </w:t>
      </w:r>
    </w:p>
  </w:footnote>
  <w:footnote w:id="4">
    <w:p w14:paraId="1E7A1E78" w14:textId="713B9368" w:rsidR="00E54143" w:rsidRPr="009F52AF" w:rsidDel="00443F43" w:rsidRDefault="00E54143" w:rsidP="007B6A6F">
      <w:pPr>
        <w:pStyle w:val="FootnoteText"/>
        <w:jc w:val="both"/>
        <w:rPr>
          <w:del w:id="1190" w:author="jonathan pritchard" w:date="2024-05-20T15:21:00Z" w16du:dateUtc="2024-05-20T14:21:00Z"/>
        </w:rPr>
      </w:pPr>
      <w:del w:id="1191" w:author="jonathan pritchard" w:date="2024-05-20T15:21:00Z" w16du:dateUtc="2024-05-20T14:21:00Z">
        <w:r w:rsidRPr="007B6A6F" w:rsidDel="00443F43">
          <w:rPr>
            <w:rStyle w:val="FootnoteReference"/>
            <w:sz w:val="18"/>
            <w:szCs w:val="18"/>
            <w:vertAlign w:val="superscript"/>
          </w:rPr>
          <w:footnoteRef/>
        </w:r>
        <w:r w:rsidDel="00443F43">
          <w:delText xml:space="preserve"> Adoption of S-128 (Catalogue of Nautical Products) may change this situation.</w:delText>
        </w:r>
      </w:del>
    </w:p>
  </w:footnote>
  <w:footnote w:id="5">
    <w:p w14:paraId="4B026539" w14:textId="72E4733C" w:rsidR="00E54143" w:rsidRPr="00335375" w:rsidRDefault="00E54143" w:rsidP="007B6A6F">
      <w:pPr>
        <w:pStyle w:val="FootnoteText"/>
        <w:jc w:val="both"/>
      </w:pPr>
      <w:r w:rsidRPr="009C2EC8">
        <w:rPr>
          <w:rStyle w:val="FootnoteReference"/>
          <w:sz w:val="18"/>
          <w:szCs w:val="18"/>
          <w:highlight w:val="yellow"/>
          <w:vertAlign w:val="superscript"/>
          <w:rPrChange w:id="1223" w:author="jonathan pritchard" w:date="2024-07-18T15:22:00Z" w16du:dateUtc="2024-07-18T14:22:00Z">
            <w:rPr>
              <w:rStyle w:val="FootnoteReference"/>
              <w:sz w:val="18"/>
              <w:szCs w:val="18"/>
              <w:vertAlign w:val="superscript"/>
            </w:rPr>
          </w:rPrChange>
        </w:rPr>
        <w:footnoteRef/>
      </w:r>
      <w:r w:rsidRPr="009C2EC8">
        <w:rPr>
          <w:highlight w:val="yellow"/>
          <w:rPrChange w:id="1224" w:author="jonathan pritchard" w:date="2024-07-18T15:22:00Z" w16du:dateUtc="2024-07-18T14:22:00Z">
            <w:rPr/>
          </w:rPrChange>
        </w:rPr>
        <w:t xml:space="preserve"> Depending on implementation design, one-time validation upon installation, removal, or update of datasets on the system may suffice.</w:t>
      </w:r>
    </w:p>
  </w:footnote>
  <w:footnote w:id="6">
    <w:p w14:paraId="71185598" w14:textId="1CF8F4C0" w:rsidR="00E54143" w:rsidRPr="00015DE9" w:rsidRDefault="00E54143">
      <w:pPr>
        <w:pStyle w:val="FootnoteText"/>
      </w:pPr>
      <w:r w:rsidRPr="009F2195">
        <w:rPr>
          <w:rStyle w:val="FootnoteReference"/>
          <w:sz w:val="18"/>
          <w:szCs w:val="18"/>
          <w:vertAlign w:val="superscript"/>
        </w:rPr>
        <w:footnoteRef/>
      </w:r>
      <w:r>
        <w:t xml:space="preserve"> “Discrete interpolation” means no interpolation between data points.</w:t>
      </w:r>
    </w:p>
  </w:footnote>
  <w:footnote w:id="7">
    <w:p w14:paraId="37439470" w14:textId="2EA92DEE" w:rsidR="00E54143" w:rsidRPr="00366C3D" w:rsidRDefault="00E54143">
      <w:pPr>
        <w:pStyle w:val="FootnoteText"/>
      </w:pPr>
      <w:r w:rsidRPr="00CB795B">
        <w:rPr>
          <w:rStyle w:val="FootnoteReference"/>
          <w:sz w:val="18"/>
          <w:szCs w:val="18"/>
          <w:vertAlign w:val="superscript"/>
        </w:rPr>
        <w:footnoteRef/>
      </w:r>
      <w:r>
        <w:t xml:space="preserve"> Values are for hypothetical data and display, and the figures have been reduced for reproduction in this document.</w:t>
      </w:r>
    </w:p>
  </w:footnote>
  <w:footnote w:id="8">
    <w:p w14:paraId="3EA08937" w14:textId="77777777" w:rsidR="00E54143" w:rsidRPr="00A71689" w:rsidRDefault="00E54143" w:rsidP="004C1891">
      <w:pPr>
        <w:pStyle w:val="FootnoteText"/>
      </w:pPr>
      <w:r w:rsidRPr="00E00824">
        <w:rPr>
          <w:rStyle w:val="FootnoteReference"/>
          <w:sz w:val="18"/>
          <w:szCs w:val="18"/>
          <w:vertAlign w:val="superscript"/>
        </w:rPr>
        <w:footnoteRef/>
      </w:r>
      <w:r>
        <w:t xml:space="preserve"> CSS files use hex RGB to specify colours. Colour profile files in portrayal catalogues use CIE and decimal RGB.</w:t>
      </w:r>
    </w:p>
  </w:footnote>
  <w:footnote w:id="9">
    <w:p w14:paraId="5C249919" w14:textId="12599F44" w:rsidR="00E54143" w:rsidRPr="0017066F" w:rsidRDefault="00E54143" w:rsidP="00825C9F">
      <w:pPr>
        <w:pStyle w:val="FootnoteText"/>
        <w:jc w:val="both"/>
      </w:pPr>
      <w:r w:rsidRPr="00C82694">
        <w:rPr>
          <w:rStyle w:val="FootnoteReference"/>
          <w:sz w:val="18"/>
          <w:szCs w:val="18"/>
          <w:vertAlign w:val="superscript"/>
          <w:lang w:val="en-GB"/>
        </w:rPr>
        <w:footnoteRef/>
      </w:r>
      <w:r w:rsidRPr="0017066F">
        <w:t xml:space="preserve"> For example, S-101 (ENC) requires the parameter “Safety Depth”, but S-123 (Marine Radio Services) does not encode any depth information and therefore cannot use “Safety Depth”, so it may not be listed in S-12</w:t>
      </w:r>
      <w:r>
        <w:t>3</w:t>
      </w:r>
      <w:r w:rsidRPr="0017066F">
        <w:t xml:space="preserve"> </w:t>
      </w:r>
      <w:r>
        <w:t>P</w:t>
      </w:r>
      <w:r w:rsidRPr="0017066F">
        <w:t xml:space="preserve">ortrayal </w:t>
      </w:r>
      <w:r>
        <w:t>C</w:t>
      </w:r>
      <w:r w:rsidRPr="0017066F">
        <w:t xml:space="preserve">atalogues. </w:t>
      </w:r>
    </w:p>
  </w:footnote>
  <w:footnote w:id="10">
    <w:p w14:paraId="7E52DAC8" w14:textId="2FE40F56" w:rsidR="00E54143" w:rsidRDefault="00E54143" w:rsidP="000C381A">
      <w:pPr>
        <w:pStyle w:val="FootnoteText"/>
        <w:jc w:val="both"/>
      </w:pPr>
      <w:r w:rsidRPr="000C381A">
        <w:rPr>
          <w:rStyle w:val="FootnoteReference"/>
          <w:sz w:val="18"/>
          <w:szCs w:val="18"/>
          <w:vertAlign w:val="superscript"/>
        </w:rPr>
        <w:footnoteRef/>
      </w:r>
      <w:r>
        <w:t xml:space="preserve"> 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1">
    <w:p w14:paraId="4BA02949" w14:textId="77777777" w:rsidR="00E54143" w:rsidRDefault="00E54143" w:rsidP="000D0801">
      <w:pPr>
        <w:pStyle w:val="FootnoteText"/>
        <w:jc w:val="both"/>
      </w:pPr>
      <w:r w:rsidRPr="000D0801">
        <w:rPr>
          <w:rStyle w:val="FootnoteReference"/>
          <w:sz w:val="18"/>
          <w:szCs w:val="18"/>
          <w:vertAlign w:val="superscript"/>
        </w:rPr>
        <w:footnoteRef/>
      </w:r>
      <w:r>
        <w:t xml:space="preserve"> T</w:t>
      </w:r>
      <w:r w:rsidRPr="007962E0">
        <w:t>hick dark blue dash line</w:t>
      </w:r>
      <w:r>
        <w:t>,</w:t>
      </w:r>
      <w:r w:rsidRPr="0026581C">
        <w:t xml:space="preserve"> </w:t>
      </w:r>
      <w:r>
        <w:t xml:space="preserve">colour token DEPWL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2">
    <w:p w14:paraId="5A5CAE75" w14:textId="77777777" w:rsidR="00E54143" w:rsidRDefault="00E54143" w:rsidP="00B4713B">
      <w:pPr>
        <w:pStyle w:val="FootnoteText"/>
        <w:jc w:val="both"/>
      </w:pPr>
      <w:r w:rsidRPr="00B4713B">
        <w:rPr>
          <w:rStyle w:val="FootnoteReference"/>
          <w:sz w:val="18"/>
          <w:szCs w:val="18"/>
          <w:vertAlign w:val="superscript"/>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086B9D" w:rsidRDefault="00E54143" w:rsidP="00086B9D">
    <w:pPr>
      <w:tabs>
        <w:tab w:val="center" w:pos="4536"/>
        <w:tab w:val="right" w:pos="9072"/>
      </w:tabs>
      <w:spacing w:after="0"/>
      <w:ind w:right="369"/>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12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68" w:name="_Hlk32445934"/>
    <w:bookmarkStart w:id="69" w:name="_Hlk41490377"/>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w:t>
    </w:r>
    <w:bookmarkEnd w:id="68"/>
    <w:r>
      <w:rPr>
        <w:rFonts w:eastAsia="Times New Roman" w:cs="Arial"/>
        <w:sz w:val="16"/>
        <w:szCs w:val="16"/>
        <w:lang w:val="en-US"/>
      </w:rPr>
      <w:t>for ECDIS and INS</w:t>
    </w:r>
    <w:bookmarkEnd w:id="69"/>
    <w:r w:rsidRPr="00FE1217">
      <w:rPr>
        <w:rFonts w:eastAsia="Times New Roman"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B92F50" w:rsidRDefault="00E54143" w:rsidP="00997923">
    <w:pPr>
      <w:tabs>
        <w:tab w:val="left" w:pos="0"/>
        <w:tab w:val="center" w:pos="4536"/>
        <w:tab w:val="right" w:pos="9072"/>
      </w:tabs>
      <w:spacing w:after="0"/>
      <w:ind w:right="289"/>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13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0A6515" w:rsidRDefault="00E54143" w:rsidP="007C752F">
    <w:pPr>
      <w:tabs>
        <w:tab w:val="center" w:pos="6946"/>
        <w:tab w:val="right" w:pos="13892"/>
      </w:tabs>
      <w:spacing w:after="0"/>
      <w:ind w:right="369"/>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70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0A6515">
      <w:rPr>
        <w:rFonts w:eastAsia="Times New Roman" w:cs="Arial"/>
        <w:sz w:val="16"/>
        <w:szCs w:val="16"/>
      </w:rPr>
      <w:tab/>
    </w:r>
  </w:p>
  <w:p w14:paraId="1D36E0B3" w14:textId="77777777" w:rsidR="00E54143" w:rsidRPr="000A6515"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0A6515" w:rsidRDefault="00E54143" w:rsidP="00DF4AD0">
    <w:pPr>
      <w:tabs>
        <w:tab w:val="left" w:pos="0"/>
        <w:tab w:val="center" w:pos="6946"/>
        <w:tab w:val="right" w:pos="13892"/>
      </w:tabs>
      <w:spacing w:after="0"/>
      <w:ind w:right="289"/>
      <w:rPr>
        <w:rFonts w:eastAsia="Times New Roman" w:cs="Arial"/>
        <w:sz w:val="16"/>
        <w:szCs w:val="16"/>
      </w:rPr>
    </w:pPr>
    <w:r>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rPr>
      <w:t xml:space="preserve"> </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69</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A56DE1" w:rsidRDefault="00E54143"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82</w:t>
    </w:r>
    <w:r w:rsidRPr="00EA3C28">
      <w:rPr>
        <w:rFonts w:eastAsia="Times New Roman" w:cs="Arial"/>
        <w:sz w:val="16"/>
        <w:szCs w:val="16"/>
        <w:lang w:val="en-US"/>
      </w:rPr>
      <w:fldChar w:fldCharType="end"/>
    </w:r>
    <w:r w:rsidRPr="00EA3C28">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FE1217">
      <w:rPr>
        <w:rFonts w:eastAsia="Times New Roman" w:cs="Arial"/>
        <w:sz w:val="16"/>
        <w:szCs w:val="16"/>
        <w:lang w:val="en-US"/>
      </w:rPr>
      <w:tab/>
    </w:r>
  </w:p>
  <w:p w14:paraId="553077B4" w14:textId="77777777" w:rsidR="00E54143"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85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5"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0"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4"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69"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3"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5"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7126C62"/>
    <w:multiLevelType w:val="multilevel"/>
    <w:tmpl w:val="F76C8232"/>
    <w:lvl w:ilvl="0">
      <w:start w:val="1"/>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z w:val="22"/>
      </w:rPr>
    </w:lvl>
    <w:lvl w:ilvl="2">
      <w:start w:val="1"/>
      <w:numFmt w:val="decimal"/>
      <w:pStyle w:val="Heading3"/>
      <w:lvlText w:val="C-%1.%2.%3"/>
      <w:lvlJc w:val="left"/>
      <w:pPr>
        <w:ind w:left="7372"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9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7"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9"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49"/>
  </w:num>
  <w:num w:numId="7" w16cid:durableId="520437362">
    <w:abstractNumId w:val="4"/>
  </w:num>
  <w:num w:numId="8" w16cid:durableId="224798262">
    <w:abstractNumId w:val="54"/>
  </w:num>
  <w:num w:numId="9" w16cid:durableId="1220020221">
    <w:abstractNumId w:val="3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4"/>
  </w:num>
  <w:num w:numId="11" w16cid:durableId="1538661874">
    <w:abstractNumId w:val="111"/>
  </w:num>
  <w:num w:numId="12" w16cid:durableId="1366056996">
    <w:abstractNumId w:val="55"/>
  </w:num>
  <w:num w:numId="13" w16cid:durableId="934938797">
    <w:abstractNumId w:val="114"/>
  </w:num>
  <w:num w:numId="14" w16cid:durableId="1152716467">
    <w:abstractNumId w:val="5"/>
  </w:num>
  <w:num w:numId="15" w16cid:durableId="825323552">
    <w:abstractNumId w:val="75"/>
  </w:num>
  <w:num w:numId="16" w16cid:durableId="1365056534">
    <w:abstractNumId w:val="46"/>
  </w:num>
  <w:num w:numId="17" w16cid:durableId="1229415262">
    <w:abstractNumId w:val="86"/>
  </w:num>
  <w:num w:numId="18" w16cid:durableId="602953057">
    <w:abstractNumId w:val="62"/>
  </w:num>
  <w:num w:numId="19" w16cid:durableId="1456021189">
    <w:abstractNumId w:val="89"/>
  </w:num>
  <w:num w:numId="20" w16cid:durableId="657074034">
    <w:abstractNumId w:val="13"/>
  </w:num>
  <w:num w:numId="21" w16cid:durableId="1747340357">
    <w:abstractNumId w:val="85"/>
  </w:num>
  <w:num w:numId="22" w16cid:durableId="1880237404">
    <w:abstractNumId w:val="27"/>
  </w:num>
  <w:num w:numId="23" w16cid:durableId="395519696">
    <w:abstractNumId w:val="16"/>
  </w:num>
  <w:num w:numId="24" w16cid:durableId="315649694">
    <w:abstractNumId w:val="51"/>
  </w:num>
  <w:num w:numId="25" w16cid:durableId="1678388144">
    <w:abstractNumId w:val="20"/>
  </w:num>
  <w:num w:numId="26" w16cid:durableId="425270687">
    <w:abstractNumId w:val="15"/>
  </w:num>
  <w:num w:numId="27" w16cid:durableId="57022568">
    <w:abstractNumId w:val="30"/>
  </w:num>
  <w:num w:numId="28" w16cid:durableId="1365593703">
    <w:abstractNumId w:val="92"/>
  </w:num>
  <w:num w:numId="29" w16cid:durableId="272830641">
    <w:abstractNumId w:val="43"/>
  </w:num>
  <w:num w:numId="30" w16cid:durableId="2041735839">
    <w:abstractNumId w:val="70"/>
  </w:num>
  <w:num w:numId="31" w16cid:durableId="1208181221">
    <w:abstractNumId w:val="44"/>
  </w:num>
  <w:num w:numId="32" w16cid:durableId="1865439396">
    <w:abstractNumId w:val="91"/>
  </w:num>
  <w:num w:numId="33" w16cid:durableId="479427342">
    <w:abstractNumId w:val="87"/>
  </w:num>
  <w:num w:numId="34" w16cid:durableId="1198079038">
    <w:abstractNumId w:val="76"/>
  </w:num>
  <w:num w:numId="35" w16cid:durableId="1648513988">
    <w:abstractNumId w:val="93"/>
  </w:num>
  <w:num w:numId="36" w16cid:durableId="681395225">
    <w:abstractNumId w:val="105"/>
  </w:num>
  <w:num w:numId="37" w16cid:durableId="542406099">
    <w:abstractNumId w:val="94"/>
  </w:num>
  <w:num w:numId="38" w16cid:durableId="788353502">
    <w:abstractNumId w:val="100"/>
  </w:num>
  <w:num w:numId="39" w16cid:durableId="1403211629">
    <w:abstractNumId w:val="37"/>
  </w:num>
  <w:num w:numId="40" w16cid:durableId="1933275798">
    <w:abstractNumId w:val="12"/>
  </w:num>
  <w:num w:numId="41" w16cid:durableId="2145198098">
    <w:abstractNumId w:val="32"/>
  </w:num>
  <w:num w:numId="42" w16cid:durableId="885096402">
    <w:abstractNumId w:val="71"/>
  </w:num>
  <w:num w:numId="43" w16cid:durableId="2081514262">
    <w:abstractNumId w:val="35"/>
  </w:num>
  <w:num w:numId="44" w16cid:durableId="1667590414">
    <w:abstractNumId w:val="6"/>
  </w:num>
  <w:num w:numId="45" w16cid:durableId="482047812">
    <w:abstractNumId w:val="64"/>
  </w:num>
  <w:num w:numId="46" w16cid:durableId="1147546858">
    <w:abstractNumId w:val="88"/>
  </w:num>
  <w:num w:numId="47" w16cid:durableId="1277758648">
    <w:abstractNumId w:val="97"/>
  </w:num>
  <w:num w:numId="48" w16cid:durableId="911505430">
    <w:abstractNumId w:val="61"/>
  </w:num>
  <w:num w:numId="49" w16cid:durableId="1743286102">
    <w:abstractNumId w:val="8"/>
  </w:num>
  <w:num w:numId="50" w16cid:durableId="81689452">
    <w:abstractNumId w:val="29"/>
  </w:num>
  <w:num w:numId="51" w16cid:durableId="1522090863">
    <w:abstractNumId w:val="25"/>
  </w:num>
  <w:num w:numId="52" w16cid:durableId="455148923">
    <w:abstractNumId w:val="40"/>
  </w:num>
  <w:num w:numId="53" w16cid:durableId="190073881">
    <w:abstractNumId w:val="56"/>
  </w:num>
  <w:num w:numId="54" w16cid:durableId="1835803932">
    <w:abstractNumId w:val="102"/>
  </w:num>
  <w:num w:numId="55" w16cid:durableId="665087180">
    <w:abstractNumId w:val="110"/>
  </w:num>
  <w:num w:numId="56" w16cid:durableId="1601529935">
    <w:abstractNumId w:val="104"/>
  </w:num>
  <w:num w:numId="57" w16cid:durableId="1893223561">
    <w:abstractNumId w:val="81"/>
  </w:num>
  <w:num w:numId="58" w16cid:durableId="884679831">
    <w:abstractNumId w:val="83"/>
  </w:num>
  <w:num w:numId="59" w16cid:durableId="1215968707">
    <w:abstractNumId w:val="103"/>
  </w:num>
  <w:num w:numId="60" w16cid:durableId="1669167867">
    <w:abstractNumId w:val="67"/>
  </w:num>
  <w:num w:numId="61" w16cid:durableId="1401245961">
    <w:abstractNumId w:val="26"/>
  </w:num>
  <w:num w:numId="62" w16cid:durableId="130707343">
    <w:abstractNumId w:val="96"/>
  </w:num>
  <w:num w:numId="63" w16cid:durableId="2040466205">
    <w:abstractNumId w:val="101"/>
  </w:num>
  <w:num w:numId="64" w16cid:durableId="1139231029">
    <w:abstractNumId w:val="84"/>
  </w:num>
  <w:num w:numId="65" w16cid:durableId="2120636323">
    <w:abstractNumId w:val="59"/>
  </w:num>
  <w:num w:numId="66" w16cid:durableId="3820279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48"/>
  </w:num>
  <w:num w:numId="71" w16cid:durableId="1828789613">
    <w:abstractNumId w:val="50"/>
  </w:num>
  <w:num w:numId="72" w16cid:durableId="186219696">
    <w:abstractNumId w:val="17"/>
  </w:num>
  <w:num w:numId="73" w16cid:durableId="564797464">
    <w:abstractNumId w:val="107"/>
  </w:num>
  <w:num w:numId="74" w16cid:durableId="456336870">
    <w:abstractNumId w:val="52"/>
  </w:num>
  <w:num w:numId="75" w16cid:durableId="1110736404">
    <w:abstractNumId w:val="95"/>
  </w:num>
  <w:num w:numId="76" w16cid:durableId="1601067080">
    <w:abstractNumId w:val="113"/>
  </w:num>
  <w:num w:numId="77" w16cid:durableId="895627992">
    <w:abstractNumId w:val="58"/>
  </w:num>
  <w:num w:numId="78" w16cid:durableId="1791895866">
    <w:abstractNumId w:val="53"/>
  </w:num>
  <w:num w:numId="79" w16cid:durableId="2020740785">
    <w:abstractNumId w:val="31"/>
  </w:num>
  <w:num w:numId="80" w16cid:durableId="212274501">
    <w:abstractNumId w:val="63"/>
  </w:num>
  <w:num w:numId="81" w16cid:durableId="1953394339">
    <w:abstractNumId w:val="108"/>
  </w:num>
  <w:num w:numId="82" w16cid:durableId="1177884358">
    <w:abstractNumId w:val="41"/>
  </w:num>
  <w:num w:numId="83" w16cid:durableId="968320945">
    <w:abstractNumId w:val="80"/>
  </w:num>
  <w:num w:numId="84" w16cid:durableId="1589540613">
    <w:abstractNumId w:val="99"/>
  </w:num>
  <w:num w:numId="85" w16cid:durableId="1339579398">
    <w:abstractNumId w:val="90"/>
  </w:num>
  <w:num w:numId="86" w16cid:durableId="1234852156">
    <w:abstractNumId w:val="65"/>
  </w:num>
  <w:num w:numId="87" w16cid:durableId="2039427198">
    <w:abstractNumId w:val="36"/>
  </w:num>
  <w:num w:numId="88" w16cid:durableId="1285115057">
    <w:abstractNumId w:val="79"/>
  </w:num>
  <w:num w:numId="89" w16cid:durableId="2115326439">
    <w:abstractNumId w:val="66"/>
  </w:num>
  <w:num w:numId="90" w16cid:durableId="1010915573">
    <w:abstractNumId w:val="72"/>
  </w:num>
  <w:num w:numId="91" w16cid:durableId="1564027605">
    <w:abstractNumId w:val="18"/>
  </w:num>
  <w:num w:numId="92" w16cid:durableId="470439567">
    <w:abstractNumId w:val="115"/>
  </w:num>
  <w:num w:numId="93" w16cid:durableId="1198395811">
    <w:abstractNumId w:val="112"/>
  </w:num>
  <w:num w:numId="94" w16cid:durableId="1110275684">
    <w:abstractNumId w:val="33"/>
  </w:num>
  <w:num w:numId="95" w16cid:durableId="419908145">
    <w:abstractNumId w:val="9"/>
  </w:num>
  <w:num w:numId="96" w16cid:durableId="1105148574">
    <w:abstractNumId w:val="7"/>
  </w:num>
  <w:num w:numId="97" w16cid:durableId="831335758">
    <w:abstractNumId w:val="78"/>
  </w:num>
  <w:num w:numId="98" w16cid:durableId="1918709030">
    <w:abstractNumId w:val="98"/>
  </w:num>
  <w:num w:numId="99" w16cid:durableId="1078593336">
    <w:abstractNumId w:val="22"/>
  </w:num>
  <w:num w:numId="100" w16cid:durableId="576207716">
    <w:abstractNumId w:val="39"/>
  </w:num>
  <w:num w:numId="101" w16cid:durableId="1322809917">
    <w:abstractNumId w:val="68"/>
  </w:num>
  <w:num w:numId="102" w16cid:durableId="1884554199">
    <w:abstractNumId w:val="6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98"/>
  </w:num>
  <w:num w:numId="106" w16cid:durableId="1051802856">
    <w:abstractNumId w:val="73"/>
  </w:num>
  <w:num w:numId="107" w16cid:durableId="666128713">
    <w:abstractNumId w:val="23"/>
  </w:num>
  <w:num w:numId="108" w16cid:durableId="1466967227">
    <w:abstractNumId w:val="14"/>
  </w:num>
  <w:num w:numId="109" w16cid:durableId="2105615323">
    <w:abstractNumId w:val="47"/>
  </w:num>
  <w:num w:numId="110" w16cid:durableId="917132877">
    <w:abstractNumId w:val="21"/>
  </w:num>
  <w:num w:numId="111" w16cid:durableId="314146171">
    <w:abstractNumId w:val="42"/>
  </w:num>
  <w:num w:numId="112" w16cid:durableId="1760445821">
    <w:abstractNumId w:val="24"/>
  </w:num>
  <w:num w:numId="113" w16cid:durableId="734352504">
    <w:abstractNumId w:val="57"/>
  </w:num>
  <w:num w:numId="114" w16cid:durableId="1475636988">
    <w:abstractNumId w:val="11"/>
  </w:num>
  <w:num w:numId="115" w16cid:durableId="854613115">
    <w:abstractNumId w:val="69"/>
  </w:num>
  <w:num w:numId="116" w16cid:durableId="25253516">
    <w:abstractNumId w:val="109"/>
  </w:num>
  <w:num w:numId="117" w16cid:durableId="1986933757">
    <w:abstractNumId w:val="106"/>
  </w:num>
  <w:num w:numId="118" w16cid:durableId="1440880355">
    <w:abstractNumId w:val="45"/>
  </w:num>
  <w:num w:numId="119" w16cid:durableId="1746294753">
    <w:abstractNumId w:val="28"/>
  </w:num>
  <w:num w:numId="120" w16cid:durableId="1036077983">
    <w:abstractNumId w:val="82"/>
  </w:num>
  <w:num w:numId="121" w16cid:durableId="907836287">
    <w:abstractNumId w:val="9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AC1"/>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CD2"/>
    <w:rsid w:val="000472A8"/>
    <w:rsid w:val="00047335"/>
    <w:rsid w:val="00047506"/>
    <w:rsid w:val="000479D0"/>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9B"/>
    <w:rsid w:val="0007343E"/>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457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52FA"/>
    <w:rsid w:val="000F539D"/>
    <w:rsid w:val="000F5729"/>
    <w:rsid w:val="000F5C34"/>
    <w:rsid w:val="000F5CFD"/>
    <w:rsid w:val="000F6261"/>
    <w:rsid w:val="000F67CB"/>
    <w:rsid w:val="000F7AB0"/>
    <w:rsid w:val="000F7C75"/>
    <w:rsid w:val="000F7CFE"/>
    <w:rsid w:val="000F7EC7"/>
    <w:rsid w:val="000F7F5D"/>
    <w:rsid w:val="000F7FE1"/>
    <w:rsid w:val="00100991"/>
    <w:rsid w:val="00100D80"/>
    <w:rsid w:val="00100F86"/>
    <w:rsid w:val="001018B4"/>
    <w:rsid w:val="001019DD"/>
    <w:rsid w:val="00101AE4"/>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B5C"/>
    <w:rsid w:val="00172025"/>
    <w:rsid w:val="001721BE"/>
    <w:rsid w:val="00172B6A"/>
    <w:rsid w:val="00172C9B"/>
    <w:rsid w:val="001731FA"/>
    <w:rsid w:val="00173621"/>
    <w:rsid w:val="0017364A"/>
    <w:rsid w:val="00173974"/>
    <w:rsid w:val="00173CF7"/>
    <w:rsid w:val="00173ECF"/>
    <w:rsid w:val="00174C9C"/>
    <w:rsid w:val="001751DB"/>
    <w:rsid w:val="00175732"/>
    <w:rsid w:val="00176622"/>
    <w:rsid w:val="00177223"/>
    <w:rsid w:val="001807B6"/>
    <w:rsid w:val="00180877"/>
    <w:rsid w:val="001809A8"/>
    <w:rsid w:val="00180BAF"/>
    <w:rsid w:val="00180CEC"/>
    <w:rsid w:val="00180D76"/>
    <w:rsid w:val="00180FDA"/>
    <w:rsid w:val="00182256"/>
    <w:rsid w:val="001822F1"/>
    <w:rsid w:val="00182813"/>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13C0"/>
    <w:rsid w:val="00191CAE"/>
    <w:rsid w:val="0019217B"/>
    <w:rsid w:val="0019285A"/>
    <w:rsid w:val="00193C10"/>
    <w:rsid w:val="00194607"/>
    <w:rsid w:val="00194D7A"/>
    <w:rsid w:val="0019670C"/>
    <w:rsid w:val="001970B6"/>
    <w:rsid w:val="001979F1"/>
    <w:rsid w:val="00197CA3"/>
    <w:rsid w:val="00197CE6"/>
    <w:rsid w:val="00197F35"/>
    <w:rsid w:val="00197F62"/>
    <w:rsid w:val="001A0310"/>
    <w:rsid w:val="001A0C02"/>
    <w:rsid w:val="001A1408"/>
    <w:rsid w:val="001A19E5"/>
    <w:rsid w:val="001A1BB0"/>
    <w:rsid w:val="001A1E4C"/>
    <w:rsid w:val="001A22EC"/>
    <w:rsid w:val="001A269F"/>
    <w:rsid w:val="001A2735"/>
    <w:rsid w:val="001A2A37"/>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3BA"/>
    <w:rsid w:val="001E582A"/>
    <w:rsid w:val="001E5B06"/>
    <w:rsid w:val="001E61D1"/>
    <w:rsid w:val="001E662A"/>
    <w:rsid w:val="001E6F08"/>
    <w:rsid w:val="001E7128"/>
    <w:rsid w:val="001E75C3"/>
    <w:rsid w:val="001E788F"/>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A30"/>
    <w:rsid w:val="00212CC2"/>
    <w:rsid w:val="00212EF1"/>
    <w:rsid w:val="002132F3"/>
    <w:rsid w:val="002133AA"/>
    <w:rsid w:val="0021340E"/>
    <w:rsid w:val="0021343C"/>
    <w:rsid w:val="00213A00"/>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400DE"/>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C2"/>
    <w:rsid w:val="00254983"/>
    <w:rsid w:val="00254BD1"/>
    <w:rsid w:val="00254C2B"/>
    <w:rsid w:val="00254D38"/>
    <w:rsid w:val="00256259"/>
    <w:rsid w:val="00256304"/>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925"/>
    <w:rsid w:val="00282B46"/>
    <w:rsid w:val="002837FF"/>
    <w:rsid w:val="0028392F"/>
    <w:rsid w:val="00283991"/>
    <w:rsid w:val="00283C16"/>
    <w:rsid w:val="00283EFE"/>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422"/>
    <w:rsid w:val="002A6FCD"/>
    <w:rsid w:val="002A7FC8"/>
    <w:rsid w:val="002B178D"/>
    <w:rsid w:val="002B18B2"/>
    <w:rsid w:val="002B18F2"/>
    <w:rsid w:val="002B1977"/>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44A"/>
    <w:rsid w:val="002B556C"/>
    <w:rsid w:val="002B5F47"/>
    <w:rsid w:val="002B7019"/>
    <w:rsid w:val="002B74E6"/>
    <w:rsid w:val="002B7ADE"/>
    <w:rsid w:val="002C012C"/>
    <w:rsid w:val="002C026F"/>
    <w:rsid w:val="002C0EEC"/>
    <w:rsid w:val="002C1756"/>
    <w:rsid w:val="002C18B2"/>
    <w:rsid w:val="002C18BA"/>
    <w:rsid w:val="002C1D3A"/>
    <w:rsid w:val="002C2333"/>
    <w:rsid w:val="002C2412"/>
    <w:rsid w:val="002C2584"/>
    <w:rsid w:val="002C28F1"/>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FE9"/>
    <w:rsid w:val="003350F4"/>
    <w:rsid w:val="00335375"/>
    <w:rsid w:val="00335712"/>
    <w:rsid w:val="00335E14"/>
    <w:rsid w:val="00335ED3"/>
    <w:rsid w:val="00336711"/>
    <w:rsid w:val="00336DAA"/>
    <w:rsid w:val="003371FF"/>
    <w:rsid w:val="003375BC"/>
    <w:rsid w:val="00337956"/>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5DC"/>
    <w:rsid w:val="0036365F"/>
    <w:rsid w:val="00363AAD"/>
    <w:rsid w:val="00363B7F"/>
    <w:rsid w:val="00363DFA"/>
    <w:rsid w:val="00363E63"/>
    <w:rsid w:val="00363E99"/>
    <w:rsid w:val="0036405F"/>
    <w:rsid w:val="003645AB"/>
    <w:rsid w:val="0036573F"/>
    <w:rsid w:val="00365848"/>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D66"/>
    <w:rsid w:val="003C30C8"/>
    <w:rsid w:val="003C3505"/>
    <w:rsid w:val="003C366A"/>
    <w:rsid w:val="003C3E1A"/>
    <w:rsid w:val="003C434F"/>
    <w:rsid w:val="003C4582"/>
    <w:rsid w:val="003C45D8"/>
    <w:rsid w:val="003C4C0D"/>
    <w:rsid w:val="003C5AFA"/>
    <w:rsid w:val="003C5D61"/>
    <w:rsid w:val="003C604D"/>
    <w:rsid w:val="003C6366"/>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FD8"/>
    <w:rsid w:val="004123D5"/>
    <w:rsid w:val="00412487"/>
    <w:rsid w:val="00412893"/>
    <w:rsid w:val="004132E3"/>
    <w:rsid w:val="0041333F"/>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918"/>
    <w:rsid w:val="00450AC6"/>
    <w:rsid w:val="00450CAB"/>
    <w:rsid w:val="00450D40"/>
    <w:rsid w:val="00450D4A"/>
    <w:rsid w:val="00450EFF"/>
    <w:rsid w:val="00451394"/>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BE1"/>
    <w:rsid w:val="00493F2E"/>
    <w:rsid w:val="004945DE"/>
    <w:rsid w:val="0049473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6152"/>
    <w:rsid w:val="004B667A"/>
    <w:rsid w:val="004B68AF"/>
    <w:rsid w:val="004B6956"/>
    <w:rsid w:val="004B6B4E"/>
    <w:rsid w:val="004B6C6C"/>
    <w:rsid w:val="004B7B5C"/>
    <w:rsid w:val="004B7EE9"/>
    <w:rsid w:val="004B7EF4"/>
    <w:rsid w:val="004C04A1"/>
    <w:rsid w:val="004C121F"/>
    <w:rsid w:val="004C159A"/>
    <w:rsid w:val="004C174F"/>
    <w:rsid w:val="004C1891"/>
    <w:rsid w:val="004C1B10"/>
    <w:rsid w:val="004C2243"/>
    <w:rsid w:val="004C242A"/>
    <w:rsid w:val="004C2698"/>
    <w:rsid w:val="004C29E5"/>
    <w:rsid w:val="004C463B"/>
    <w:rsid w:val="004C4961"/>
    <w:rsid w:val="004C4C4C"/>
    <w:rsid w:val="004C58A9"/>
    <w:rsid w:val="004C58B3"/>
    <w:rsid w:val="004C596C"/>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E2A"/>
    <w:rsid w:val="004E70D4"/>
    <w:rsid w:val="004E744A"/>
    <w:rsid w:val="004E74B7"/>
    <w:rsid w:val="004E79CE"/>
    <w:rsid w:val="004E7CA8"/>
    <w:rsid w:val="004F03A0"/>
    <w:rsid w:val="004F06D6"/>
    <w:rsid w:val="004F0EBA"/>
    <w:rsid w:val="004F121C"/>
    <w:rsid w:val="004F1B80"/>
    <w:rsid w:val="004F2664"/>
    <w:rsid w:val="004F26CB"/>
    <w:rsid w:val="004F2879"/>
    <w:rsid w:val="004F28EC"/>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591"/>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BF8"/>
    <w:rsid w:val="00564C1C"/>
    <w:rsid w:val="005650BE"/>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68A"/>
    <w:rsid w:val="005C5AF7"/>
    <w:rsid w:val="005C5BBC"/>
    <w:rsid w:val="005C5BBE"/>
    <w:rsid w:val="005C5E6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B00"/>
    <w:rsid w:val="005E0D38"/>
    <w:rsid w:val="005E1567"/>
    <w:rsid w:val="005E1A41"/>
    <w:rsid w:val="005E1EEA"/>
    <w:rsid w:val="005E2091"/>
    <w:rsid w:val="005E20A5"/>
    <w:rsid w:val="005E31B4"/>
    <w:rsid w:val="005E3407"/>
    <w:rsid w:val="005E3EB6"/>
    <w:rsid w:val="005E4257"/>
    <w:rsid w:val="005E4640"/>
    <w:rsid w:val="005E4E6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842"/>
    <w:rsid w:val="00614DFB"/>
    <w:rsid w:val="006150C7"/>
    <w:rsid w:val="006152FB"/>
    <w:rsid w:val="00615869"/>
    <w:rsid w:val="00615918"/>
    <w:rsid w:val="00615CC2"/>
    <w:rsid w:val="00615CFF"/>
    <w:rsid w:val="0061601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BC"/>
    <w:rsid w:val="0065066B"/>
    <w:rsid w:val="006508DA"/>
    <w:rsid w:val="006509A1"/>
    <w:rsid w:val="006509E5"/>
    <w:rsid w:val="00651368"/>
    <w:rsid w:val="0065158A"/>
    <w:rsid w:val="00651F7C"/>
    <w:rsid w:val="006523B1"/>
    <w:rsid w:val="00653147"/>
    <w:rsid w:val="006532E5"/>
    <w:rsid w:val="00653633"/>
    <w:rsid w:val="00653753"/>
    <w:rsid w:val="00653788"/>
    <w:rsid w:val="0065396F"/>
    <w:rsid w:val="006539A7"/>
    <w:rsid w:val="0065411F"/>
    <w:rsid w:val="00654655"/>
    <w:rsid w:val="0065476F"/>
    <w:rsid w:val="00654C67"/>
    <w:rsid w:val="00655151"/>
    <w:rsid w:val="00655364"/>
    <w:rsid w:val="0065557E"/>
    <w:rsid w:val="00655C65"/>
    <w:rsid w:val="00655D98"/>
    <w:rsid w:val="00656888"/>
    <w:rsid w:val="0065699C"/>
    <w:rsid w:val="006569AF"/>
    <w:rsid w:val="00656F10"/>
    <w:rsid w:val="00656FAA"/>
    <w:rsid w:val="00657168"/>
    <w:rsid w:val="0065723A"/>
    <w:rsid w:val="00657E2B"/>
    <w:rsid w:val="00660050"/>
    <w:rsid w:val="00660A0E"/>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8004F"/>
    <w:rsid w:val="00680137"/>
    <w:rsid w:val="006802C3"/>
    <w:rsid w:val="006808BF"/>
    <w:rsid w:val="00680E30"/>
    <w:rsid w:val="00680F0B"/>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506"/>
    <w:rsid w:val="006B1938"/>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DA5"/>
    <w:rsid w:val="006C7FC6"/>
    <w:rsid w:val="006D01D7"/>
    <w:rsid w:val="006D0390"/>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0EE"/>
    <w:rsid w:val="006E31E2"/>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B01"/>
    <w:rsid w:val="006F6D11"/>
    <w:rsid w:val="006F7550"/>
    <w:rsid w:val="006F779F"/>
    <w:rsid w:val="006F7A50"/>
    <w:rsid w:val="006F7BA7"/>
    <w:rsid w:val="006F7C4E"/>
    <w:rsid w:val="007001C3"/>
    <w:rsid w:val="00700436"/>
    <w:rsid w:val="007005BC"/>
    <w:rsid w:val="007006B8"/>
    <w:rsid w:val="007007C2"/>
    <w:rsid w:val="007009D1"/>
    <w:rsid w:val="00700BDB"/>
    <w:rsid w:val="00700E5F"/>
    <w:rsid w:val="00700E88"/>
    <w:rsid w:val="007010D8"/>
    <w:rsid w:val="007011AC"/>
    <w:rsid w:val="007015AC"/>
    <w:rsid w:val="007026FD"/>
    <w:rsid w:val="007028FC"/>
    <w:rsid w:val="00702918"/>
    <w:rsid w:val="007031D4"/>
    <w:rsid w:val="00703474"/>
    <w:rsid w:val="007036E6"/>
    <w:rsid w:val="007037AC"/>
    <w:rsid w:val="00703B5C"/>
    <w:rsid w:val="00703BA8"/>
    <w:rsid w:val="00703D2E"/>
    <w:rsid w:val="00704070"/>
    <w:rsid w:val="007042EE"/>
    <w:rsid w:val="00704411"/>
    <w:rsid w:val="0070513B"/>
    <w:rsid w:val="0070527F"/>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7358"/>
    <w:rsid w:val="0072054A"/>
    <w:rsid w:val="00720989"/>
    <w:rsid w:val="00720B3E"/>
    <w:rsid w:val="00720BF3"/>
    <w:rsid w:val="00720F03"/>
    <w:rsid w:val="00721276"/>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64B"/>
    <w:rsid w:val="00763962"/>
    <w:rsid w:val="00763E87"/>
    <w:rsid w:val="0076429E"/>
    <w:rsid w:val="00764871"/>
    <w:rsid w:val="00764914"/>
    <w:rsid w:val="00765071"/>
    <w:rsid w:val="007650FC"/>
    <w:rsid w:val="007652ED"/>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CB"/>
    <w:rsid w:val="00787F35"/>
    <w:rsid w:val="00790169"/>
    <w:rsid w:val="00790607"/>
    <w:rsid w:val="00790648"/>
    <w:rsid w:val="007910DE"/>
    <w:rsid w:val="00792039"/>
    <w:rsid w:val="0079221A"/>
    <w:rsid w:val="007927CC"/>
    <w:rsid w:val="007927FC"/>
    <w:rsid w:val="00792ADC"/>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DE2"/>
    <w:rsid w:val="007B2046"/>
    <w:rsid w:val="007B2060"/>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A8"/>
    <w:rsid w:val="00820DC8"/>
    <w:rsid w:val="008216C3"/>
    <w:rsid w:val="00821829"/>
    <w:rsid w:val="00821A14"/>
    <w:rsid w:val="00821D06"/>
    <w:rsid w:val="0082253D"/>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FF"/>
    <w:rsid w:val="008851F0"/>
    <w:rsid w:val="008852F2"/>
    <w:rsid w:val="008854F7"/>
    <w:rsid w:val="008856CE"/>
    <w:rsid w:val="00885BA8"/>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D06"/>
    <w:rsid w:val="00894220"/>
    <w:rsid w:val="00894303"/>
    <w:rsid w:val="0089449B"/>
    <w:rsid w:val="00894720"/>
    <w:rsid w:val="00894A29"/>
    <w:rsid w:val="00894AC3"/>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BCB"/>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3A2"/>
    <w:rsid w:val="008F6456"/>
    <w:rsid w:val="008F65A0"/>
    <w:rsid w:val="008F6D2E"/>
    <w:rsid w:val="008F740A"/>
    <w:rsid w:val="00900609"/>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23B8"/>
    <w:rsid w:val="00922BAD"/>
    <w:rsid w:val="009234B5"/>
    <w:rsid w:val="009235CB"/>
    <w:rsid w:val="00923BE4"/>
    <w:rsid w:val="00923EBC"/>
    <w:rsid w:val="00923F11"/>
    <w:rsid w:val="0092450C"/>
    <w:rsid w:val="009246E8"/>
    <w:rsid w:val="009249BE"/>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C27"/>
    <w:rsid w:val="00990F5D"/>
    <w:rsid w:val="0099129A"/>
    <w:rsid w:val="00991CF4"/>
    <w:rsid w:val="00991DCB"/>
    <w:rsid w:val="00992462"/>
    <w:rsid w:val="009937E8"/>
    <w:rsid w:val="00993B00"/>
    <w:rsid w:val="00993B2B"/>
    <w:rsid w:val="00993F78"/>
    <w:rsid w:val="00994584"/>
    <w:rsid w:val="00994920"/>
    <w:rsid w:val="00994DB8"/>
    <w:rsid w:val="009950D1"/>
    <w:rsid w:val="0099548F"/>
    <w:rsid w:val="00995946"/>
    <w:rsid w:val="0099680D"/>
    <w:rsid w:val="009969E7"/>
    <w:rsid w:val="00996B38"/>
    <w:rsid w:val="00996DAB"/>
    <w:rsid w:val="00997923"/>
    <w:rsid w:val="00997DCA"/>
    <w:rsid w:val="009A00CB"/>
    <w:rsid w:val="009A0B51"/>
    <w:rsid w:val="009A0BB1"/>
    <w:rsid w:val="009A1316"/>
    <w:rsid w:val="009A13AC"/>
    <w:rsid w:val="009A2290"/>
    <w:rsid w:val="009A234A"/>
    <w:rsid w:val="009A245C"/>
    <w:rsid w:val="009A2632"/>
    <w:rsid w:val="009A279C"/>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11"/>
    <w:rsid w:val="009B5792"/>
    <w:rsid w:val="009B5DE3"/>
    <w:rsid w:val="009B6B63"/>
    <w:rsid w:val="009B7343"/>
    <w:rsid w:val="009B738A"/>
    <w:rsid w:val="009B7AB4"/>
    <w:rsid w:val="009B7BC7"/>
    <w:rsid w:val="009C027E"/>
    <w:rsid w:val="009C05EE"/>
    <w:rsid w:val="009C13F4"/>
    <w:rsid w:val="009C1FE6"/>
    <w:rsid w:val="009C22C2"/>
    <w:rsid w:val="009C26C0"/>
    <w:rsid w:val="009C2B20"/>
    <w:rsid w:val="009C2EC8"/>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AC9"/>
    <w:rsid w:val="00A22ED7"/>
    <w:rsid w:val="00A230AD"/>
    <w:rsid w:val="00A23862"/>
    <w:rsid w:val="00A23917"/>
    <w:rsid w:val="00A23988"/>
    <w:rsid w:val="00A23DCC"/>
    <w:rsid w:val="00A23DE1"/>
    <w:rsid w:val="00A243C8"/>
    <w:rsid w:val="00A24519"/>
    <w:rsid w:val="00A24EE9"/>
    <w:rsid w:val="00A2606F"/>
    <w:rsid w:val="00A26546"/>
    <w:rsid w:val="00A26A59"/>
    <w:rsid w:val="00A2738B"/>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DD9"/>
    <w:rsid w:val="00AB1170"/>
    <w:rsid w:val="00AB12DA"/>
    <w:rsid w:val="00AB1461"/>
    <w:rsid w:val="00AB164A"/>
    <w:rsid w:val="00AB18C8"/>
    <w:rsid w:val="00AB1AE4"/>
    <w:rsid w:val="00AB26E9"/>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1C1F"/>
    <w:rsid w:val="00B2210B"/>
    <w:rsid w:val="00B22F5F"/>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D10"/>
    <w:rsid w:val="00B61EF8"/>
    <w:rsid w:val="00B625B0"/>
    <w:rsid w:val="00B63BDE"/>
    <w:rsid w:val="00B63F00"/>
    <w:rsid w:val="00B6481F"/>
    <w:rsid w:val="00B649B3"/>
    <w:rsid w:val="00B64B51"/>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CA8"/>
    <w:rsid w:val="00B716E1"/>
    <w:rsid w:val="00B7170B"/>
    <w:rsid w:val="00B7184C"/>
    <w:rsid w:val="00B71AEA"/>
    <w:rsid w:val="00B71BC0"/>
    <w:rsid w:val="00B727EB"/>
    <w:rsid w:val="00B7281C"/>
    <w:rsid w:val="00B72974"/>
    <w:rsid w:val="00B730BC"/>
    <w:rsid w:val="00B74306"/>
    <w:rsid w:val="00B74BC3"/>
    <w:rsid w:val="00B75406"/>
    <w:rsid w:val="00B754F7"/>
    <w:rsid w:val="00B7572A"/>
    <w:rsid w:val="00B75E67"/>
    <w:rsid w:val="00B76580"/>
    <w:rsid w:val="00B76743"/>
    <w:rsid w:val="00B770B1"/>
    <w:rsid w:val="00B770CD"/>
    <w:rsid w:val="00B779A9"/>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85B"/>
    <w:rsid w:val="00BB0BEC"/>
    <w:rsid w:val="00BB0DEE"/>
    <w:rsid w:val="00BB0F51"/>
    <w:rsid w:val="00BB0FCC"/>
    <w:rsid w:val="00BB1A30"/>
    <w:rsid w:val="00BB1BDC"/>
    <w:rsid w:val="00BB1C35"/>
    <w:rsid w:val="00BB1D48"/>
    <w:rsid w:val="00BB1F90"/>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33E"/>
    <w:rsid w:val="00BF770D"/>
    <w:rsid w:val="00BF7CCB"/>
    <w:rsid w:val="00BF7D32"/>
    <w:rsid w:val="00BF7F28"/>
    <w:rsid w:val="00C00094"/>
    <w:rsid w:val="00C008FD"/>
    <w:rsid w:val="00C00B8B"/>
    <w:rsid w:val="00C00BB5"/>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98"/>
    <w:rsid w:val="00C27D15"/>
    <w:rsid w:val="00C301C4"/>
    <w:rsid w:val="00C3054F"/>
    <w:rsid w:val="00C30674"/>
    <w:rsid w:val="00C30793"/>
    <w:rsid w:val="00C31312"/>
    <w:rsid w:val="00C31F2B"/>
    <w:rsid w:val="00C32116"/>
    <w:rsid w:val="00C32929"/>
    <w:rsid w:val="00C32FBF"/>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809"/>
    <w:rsid w:val="00C62959"/>
    <w:rsid w:val="00C62B7F"/>
    <w:rsid w:val="00C62B8D"/>
    <w:rsid w:val="00C62E98"/>
    <w:rsid w:val="00C62FD0"/>
    <w:rsid w:val="00C633C9"/>
    <w:rsid w:val="00C63575"/>
    <w:rsid w:val="00C637E9"/>
    <w:rsid w:val="00C64605"/>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F7F"/>
    <w:rsid w:val="00C72FB1"/>
    <w:rsid w:val="00C73034"/>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56C"/>
    <w:rsid w:val="00C84523"/>
    <w:rsid w:val="00C845E0"/>
    <w:rsid w:val="00C845EE"/>
    <w:rsid w:val="00C84BDD"/>
    <w:rsid w:val="00C84C10"/>
    <w:rsid w:val="00C84FDE"/>
    <w:rsid w:val="00C854A0"/>
    <w:rsid w:val="00C85827"/>
    <w:rsid w:val="00C85AF6"/>
    <w:rsid w:val="00C85DD6"/>
    <w:rsid w:val="00C8687E"/>
    <w:rsid w:val="00C86A0A"/>
    <w:rsid w:val="00C86DE2"/>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AC0"/>
    <w:rsid w:val="00CB0D77"/>
    <w:rsid w:val="00CB10F6"/>
    <w:rsid w:val="00CB11A0"/>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733"/>
    <w:rsid w:val="00CE07E6"/>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437"/>
    <w:rsid w:val="00CF46C4"/>
    <w:rsid w:val="00CF4CC2"/>
    <w:rsid w:val="00CF51BD"/>
    <w:rsid w:val="00CF55CE"/>
    <w:rsid w:val="00CF5CC4"/>
    <w:rsid w:val="00CF5FE7"/>
    <w:rsid w:val="00CF6172"/>
    <w:rsid w:val="00CF68F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8A2"/>
    <w:rsid w:val="00D1308A"/>
    <w:rsid w:val="00D1331E"/>
    <w:rsid w:val="00D135AD"/>
    <w:rsid w:val="00D13AAB"/>
    <w:rsid w:val="00D141DE"/>
    <w:rsid w:val="00D14F95"/>
    <w:rsid w:val="00D15103"/>
    <w:rsid w:val="00D1532C"/>
    <w:rsid w:val="00D154BB"/>
    <w:rsid w:val="00D15688"/>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E14"/>
    <w:rsid w:val="00D32F9E"/>
    <w:rsid w:val="00D33129"/>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A1"/>
    <w:rsid w:val="00D44CE7"/>
    <w:rsid w:val="00D44E37"/>
    <w:rsid w:val="00D44EAA"/>
    <w:rsid w:val="00D44F90"/>
    <w:rsid w:val="00D453BA"/>
    <w:rsid w:val="00D45459"/>
    <w:rsid w:val="00D45AF0"/>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2C9"/>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11F9"/>
    <w:rsid w:val="00DA1334"/>
    <w:rsid w:val="00DA1585"/>
    <w:rsid w:val="00DA29FC"/>
    <w:rsid w:val="00DA316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6286"/>
    <w:rsid w:val="00DD654C"/>
    <w:rsid w:val="00DD733F"/>
    <w:rsid w:val="00DD756E"/>
    <w:rsid w:val="00DD77DF"/>
    <w:rsid w:val="00DD7B81"/>
    <w:rsid w:val="00DE0E6F"/>
    <w:rsid w:val="00DE11BF"/>
    <w:rsid w:val="00DE121F"/>
    <w:rsid w:val="00DE1246"/>
    <w:rsid w:val="00DE1643"/>
    <w:rsid w:val="00DE16F8"/>
    <w:rsid w:val="00DE192D"/>
    <w:rsid w:val="00DE1FC2"/>
    <w:rsid w:val="00DE23C9"/>
    <w:rsid w:val="00DE2744"/>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155"/>
    <w:rsid w:val="00E02BA2"/>
    <w:rsid w:val="00E02D56"/>
    <w:rsid w:val="00E02DDE"/>
    <w:rsid w:val="00E031B6"/>
    <w:rsid w:val="00E033E6"/>
    <w:rsid w:val="00E039D8"/>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BE3"/>
    <w:rsid w:val="00E23D42"/>
    <w:rsid w:val="00E240FB"/>
    <w:rsid w:val="00E24E40"/>
    <w:rsid w:val="00E24E9C"/>
    <w:rsid w:val="00E24EFC"/>
    <w:rsid w:val="00E25269"/>
    <w:rsid w:val="00E25C26"/>
    <w:rsid w:val="00E25C2A"/>
    <w:rsid w:val="00E25CB1"/>
    <w:rsid w:val="00E25E73"/>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A23"/>
    <w:rsid w:val="00E46CA1"/>
    <w:rsid w:val="00E472FC"/>
    <w:rsid w:val="00E47370"/>
    <w:rsid w:val="00E474B0"/>
    <w:rsid w:val="00E47E2A"/>
    <w:rsid w:val="00E47EBD"/>
    <w:rsid w:val="00E50600"/>
    <w:rsid w:val="00E507FC"/>
    <w:rsid w:val="00E50D8F"/>
    <w:rsid w:val="00E511D5"/>
    <w:rsid w:val="00E51411"/>
    <w:rsid w:val="00E51AE4"/>
    <w:rsid w:val="00E51D65"/>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6"/>
    <w:rsid w:val="00EA38BE"/>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5B84"/>
    <w:rsid w:val="00EB5BEE"/>
    <w:rsid w:val="00EB5F12"/>
    <w:rsid w:val="00EB5F68"/>
    <w:rsid w:val="00EB608A"/>
    <w:rsid w:val="00EB6746"/>
    <w:rsid w:val="00EB6AC8"/>
    <w:rsid w:val="00EB6CDD"/>
    <w:rsid w:val="00EB6EA0"/>
    <w:rsid w:val="00EB7642"/>
    <w:rsid w:val="00EB7911"/>
    <w:rsid w:val="00EC09CB"/>
    <w:rsid w:val="00EC11D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74C"/>
    <w:rsid w:val="00F638B8"/>
    <w:rsid w:val="00F63E4E"/>
    <w:rsid w:val="00F64AEC"/>
    <w:rsid w:val="00F64CAC"/>
    <w:rsid w:val="00F64EAA"/>
    <w:rsid w:val="00F656C9"/>
    <w:rsid w:val="00F6612A"/>
    <w:rsid w:val="00F667CD"/>
    <w:rsid w:val="00F66E9C"/>
    <w:rsid w:val="00F674A7"/>
    <w:rsid w:val="00F67DE5"/>
    <w:rsid w:val="00F67FC6"/>
    <w:rsid w:val="00F70FCE"/>
    <w:rsid w:val="00F7203B"/>
    <w:rsid w:val="00F7207D"/>
    <w:rsid w:val="00F72D72"/>
    <w:rsid w:val="00F73361"/>
    <w:rsid w:val="00F73503"/>
    <w:rsid w:val="00F73992"/>
    <w:rsid w:val="00F740FE"/>
    <w:rsid w:val="00F74131"/>
    <w:rsid w:val="00F7421D"/>
    <w:rsid w:val="00F75030"/>
    <w:rsid w:val="00F75229"/>
    <w:rsid w:val="00F757E9"/>
    <w:rsid w:val="00F75838"/>
    <w:rsid w:val="00F75C61"/>
    <w:rsid w:val="00F761DF"/>
    <w:rsid w:val="00F767FF"/>
    <w:rsid w:val="00F76C8F"/>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microsoft.com/office/2016/09/relationships/commentsIds" Target="commentsIds.xml"/><Relationship Id="rId42" Type="http://schemas.openxmlformats.org/officeDocument/2006/relationships/image" Target="media/image16.png"/><Relationship Id="rId47" Type="http://schemas.openxmlformats.org/officeDocument/2006/relationships/image" Target="media/image21.emf"/><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footer" Target="footer3.xml"/><Relationship Id="rId11" Type="http://schemas.openxmlformats.org/officeDocument/2006/relationships/hyperlink" Target="http://www.wipo.int/treaties/en/ip/berne/trtdocs_wo001.htm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5.xml"/><Relationship Id="rId40" Type="http://schemas.openxmlformats.org/officeDocument/2006/relationships/footer" Target="footer7.xm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comments" Target="comment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header" Target="header4.xml"/><Relationship Id="rId43" Type="http://schemas.openxmlformats.org/officeDocument/2006/relationships/image" Target="media/image17.png"/><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8.xml"/><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header" Target="header6.xm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microsoft.com/office/2011/relationships/commentsExtended" Target="commentsExtended.xm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registry.iho.int" TargetMode="External"/><Relationship Id="rId28" Type="http://schemas.openxmlformats.org/officeDocument/2006/relationships/image" Target="media/image8.emf"/><Relationship Id="rId36" Type="http://schemas.openxmlformats.org/officeDocument/2006/relationships/footer" Target="footer5.xml"/><Relationship Id="rId49" Type="http://schemas.openxmlformats.org/officeDocument/2006/relationships/header" Target="header7.xm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footer" Target="footer9.xm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footer" Target="footer6.xml"/><Relationship Id="rId34" Type="http://schemas.openxmlformats.org/officeDocument/2006/relationships/image" Target="media/image14.png"/><Relationship Id="rId50" Type="http://schemas.openxmlformats.org/officeDocument/2006/relationships/header" Target="header8.xml"/><Relationship Id="rId55" Type="http://schemas.openxmlformats.org/officeDocument/2006/relationships/image" Target="media/image25.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cid:image004.jpg@01D7E067.4BDF7CF0"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120</Pages>
  <Words>45971</Words>
  <Characters>262038</Characters>
  <Application>Microsoft Office Word</Application>
  <DocSecurity>0</DocSecurity>
  <Lines>2183</Lines>
  <Paragraphs>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16</cp:revision>
  <cp:lastPrinted>2022-05-23T11:01:00Z</cp:lastPrinted>
  <dcterms:created xsi:type="dcterms:W3CDTF">2024-07-17T09:24:00Z</dcterms:created>
  <dcterms:modified xsi:type="dcterms:W3CDTF">2024-07-19T17:17:00Z</dcterms:modified>
</cp:coreProperties>
</file>