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5E06798E" w:rsidR="00885FE2" w:rsidRPr="006E17E2" w:rsidRDefault="00B812CA" w:rsidP="004E61EE">
      <w:pPr>
        <w:spacing w:line="240" w:lineRule="auto"/>
        <w:rPr>
          <w:i/>
          <w:iCs/>
        </w:rPr>
      </w:pPr>
      <w:bookmarkStart w:id="0" w:name="_Toc484523814"/>
      <w:bookmarkStart w:id="1" w:name="_Toc225065129"/>
      <w:bookmarkStart w:id="2" w:name="_Toc225648272"/>
      <w:del w:id="3" w:author="jonathan pritchard" w:date="2024-10-22T09:17:00Z" w16du:dateUtc="2024-10-22T08:17:00Z">
        <w:r w:rsidRPr="006E17E2" w:rsidDel="00B85EBF">
          <w:rPr>
            <w:i/>
            <w:iCs/>
          </w:rPr>
          <w:delText xml:space="preserve">First </w:delText>
        </w:r>
      </w:del>
      <w:ins w:id="4" w:author="jonathan pritchard" w:date="2024-10-22T09:17:00Z" w16du:dateUtc="2024-10-22T08:17:00Z">
        <w:del w:id="5" w:author="jon pritchard" w:date="2024-11-27T10:36:00Z" w16du:dateUtc="2024-11-27T09:36:00Z">
          <w:r w:rsidR="00B85EBF" w:rsidDel="00A778A3">
            <w:rPr>
              <w:i/>
              <w:iCs/>
            </w:rPr>
            <w:delText>Second</w:delText>
          </w:r>
        </w:del>
      </w:ins>
      <w:ins w:id="6" w:author="jon pritchard" w:date="2024-11-27T10:36:00Z" w16du:dateUtc="2024-11-27T09:36:00Z">
        <w:r w:rsidR="00A778A3">
          <w:rPr>
            <w:i/>
            <w:iCs/>
          </w:rPr>
          <w:t>Version produced for second November Meeting 2024.</w:t>
        </w:r>
      </w:ins>
      <w:ins w:id="7" w:author="jonathan pritchard" w:date="2024-10-22T09:17:00Z" w16du:dateUtc="2024-10-22T08:17:00Z">
        <w:del w:id="8" w:author="jon pritchard" w:date="2024-11-27T10:36:00Z" w16du:dateUtc="2024-11-27T09:36:00Z">
          <w:r w:rsidR="00B85EBF" w:rsidRPr="006E17E2" w:rsidDel="00A778A3">
            <w:rPr>
              <w:i/>
              <w:iCs/>
            </w:rPr>
            <w:delText xml:space="preserve"> </w:delText>
          </w:r>
        </w:del>
      </w:ins>
      <w:del w:id="9" w:author="jon pritchard" w:date="2024-11-27T10:36:00Z" w16du:dateUtc="2024-11-27T09:36:00Z">
        <w:r w:rsidRPr="006E17E2" w:rsidDel="00A778A3">
          <w:rPr>
            <w:i/>
            <w:iCs/>
          </w:rPr>
          <w:delText>v</w:delText>
        </w:r>
        <w:r w:rsidR="00BF1146" w:rsidRPr="006E17E2" w:rsidDel="00A778A3">
          <w:rPr>
            <w:i/>
            <w:iCs/>
          </w:rPr>
          <w:delText xml:space="preserve">ersion post F2F meeting. </w:delText>
        </w:r>
        <w:r w:rsidR="00885FE2" w:rsidRPr="006E17E2" w:rsidDel="00A778A3">
          <w:rPr>
            <w:i/>
            <w:iCs/>
          </w:rPr>
          <w:tab/>
          <w:delText xml:space="preserve"> </w:delText>
        </w:r>
      </w:del>
    </w:p>
    <w:p w14:paraId="75D94B7D" w14:textId="5CCAC3F3" w:rsidR="00E77B7F" w:rsidRDefault="00E77B7F" w:rsidP="00E77B7F">
      <w:pPr>
        <w:spacing w:line="240" w:lineRule="auto"/>
        <w:jc w:val="both"/>
        <w:rPr>
          <w:rFonts w:cs="Arial"/>
          <w:b/>
          <w:sz w:val="28"/>
          <w:szCs w:val="28"/>
        </w:rPr>
      </w:pPr>
      <w:r>
        <w:rPr>
          <w:rFonts w:cs="Arial"/>
          <w:b/>
          <w:sz w:val="28"/>
          <w:szCs w:val="28"/>
        </w:rPr>
        <w:t>Outstanding Issues:</w:t>
      </w:r>
    </w:p>
    <w:p w14:paraId="1A843901" w14:textId="143AFB37" w:rsidR="00FC4E43" w:rsidRDefault="00FC4E43" w:rsidP="00B812CA">
      <w:pPr>
        <w:pStyle w:val="ListParagraph"/>
        <w:numPr>
          <w:ilvl w:val="0"/>
          <w:numId w:val="152"/>
        </w:numPr>
        <w:spacing w:line="240" w:lineRule="auto"/>
        <w:jc w:val="both"/>
        <w:rPr>
          <w:ins w:id="10" w:author="jon pritchard" w:date="2024-11-27T00:29:00Z" w16du:dateUtc="2024-11-26T23:29:00Z"/>
          <w:rFonts w:cs="Arial"/>
          <w:b/>
        </w:rPr>
      </w:pPr>
      <w:ins w:id="11" w:author="jon pritchard" w:date="2024-11-27T00:29:00Z" w16du:dateUtc="2024-11-26T23:29:00Z">
        <w:r>
          <w:rPr>
            <w:rFonts w:cs="Arial"/>
            <w:b/>
          </w:rPr>
          <w:t>How does S-102 actually work?</w:t>
        </w:r>
      </w:ins>
    </w:p>
    <w:p w14:paraId="40D43378" w14:textId="7A311033" w:rsidR="00F60466" w:rsidRPr="00F60466" w:rsidRDefault="00FC4E43" w:rsidP="00F60466">
      <w:pPr>
        <w:pStyle w:val="ListParagraph"/>
        <w:numPr>
          <w:ilvl w:val="0"/>
          <w:numId w:val="152"/>
        </w:numPr>
        <w:spacing w:line="240" w:lineRule="auto"/>
        <w:jc w:val="both"/>
        <w:rPr>
          <w:ins w:id="12" w:author="jon pritchard" w:date="2024-11-27T00:30:00Z" w16du:dateUtc="2024-11-26T23:30:00Z"/>
          <w:rFonts w:cs="Arial"/>
          <w:b/>
          <w:rPrChange w:id="13" w:author="jon pritchard" w:date="2024-11-27T08:59:00Z" w16du:dateUtc="2024-11-27T07:59:00Z">
            <w:rPr>
              <w:ins w:id="14" w:author="jon pritchard" w:date="2024-11-27T00:30:00Z" w16du:dateUtc="2024-11-26T23:30:00Z"/>
            </w:rPr>
          </w:rPrChange>
        </w:rPr>
      </w:pPr>
      <w:ins w:id="15" w:author="jon pritchard" w:date="2024-11-27T00:30:00Z" w16du:dateUtc="2024-11-26T23:30:00Z">
        <w:r>
          <w:rPr>
            <w:rFonts w:cs="Arial"/>
            <w:b/>
          </w:rPr>
          <w:t>Comments on Support files from Primar</w:t>
        </w:r>
      </w:ins>
    </w:p>
    <w:p w14:paraId="243DA9B9" w14:textId="6204D8CC" w:rsidR="00FC4E43" w:rsidRDefault="00407044" w:rsidP="00B812CA">
      <w:pPr>
        <w:pStyle w:val="ListParagraph"/>
        <w:numPr>
          <w:ilvl w:val="0"/>
          <w:numId w:val="152"/>
        </w:numPr>
        <w:spacing w:line="240" w:lineRule="auto"/>
        <w:jc w:val="both"/>
        <w:rPr>
          <w:ins w:id="16" w:author="jon pritchard" w:date="2024-11-27T00:29:00Z" w16du:dateUtc="2024-11-26T23:29:00Z"/>
          <w:rFonts w:cs="Arial"/>
          <w:b/>
        </w:rPr>
      </w:pPr>
      <w:ins w:id="17" w:author="jon pritchard" w:date="2024-11-27T07:36:00Z" w16du:dateUtc="2024-11-27T06:36:00Z">
        <w:r>
          <w:rPr>
            <w:rFonts w:cs="Arial"/>
            <w:b/>
          </w:rPr>
          <w:t>Overscale warnings reword to use algorithm</w:t>
        </w:r>
      </w:ins>
    </w:p>
    <w:p w14:paraId="475C8609" w14:textId="676EA386" w:rsidR="00E36A4F" w:rsidRDefault="00E36A4F" w:rsidP="00B812CA">
      <w:pPr>
        <w:pStyle w:val="ListParagraph"/>
        <w:numPr>
          <w:ilvl w:val="0"/>
          <w:numId w:val="152"/>
        </w:numPr>
        <w:spacing w:line="240" w:lineRule="auto"/>
        <w:jc w:val="both"/>
        <w:rPr>
          <w:rFonts w:cs="Arial"/>
          <w:b/>
        </w:rPr>
      </w:pPr>
      <w:r>
        <w:rPr>
          <w:rFonts w:cs="Arial"/>
          <w:b/>
        </w:rPr>
        <w:t>S-98 Annex C becomes S-98 with the interoperability framework becoming Appendices. This should be done for the operational version. The Appendices are then the main work of next phase.</w:t>
      </w:r>
    </w:p>
    <w:p w14:paraId="54D34935" w14:textId="0826EA91" w:rsidR="0021241A" w:rsidRDefault="0021241A" w:rsidP="00B812CA">
      <w:pPr>
        <w:pStyle w:val="ListParagraph"/>
        <w:numPr>
          <w:ilvl w:val="0"/>
          <w:numId w:val="152"/>
        </w:numPr>
        <w:spacing w:line="240" w:lineRule="auto"/>
        <w:jc w:val="both"/>
        <w:rPr>
          <w:ins w:id="18" w:author="jon pritchard" w:date="2024-11-27T10:33:00Z" w16du:dateUtc="2024-11-27T09:33:00Z"/>
          <w:rFonts w:cs="Arial"/>
          <w:b/>
        </w:rPr>
      </w:pPr>
      <w:ins w:id="19" w:author="jon pritchard" w:date="2024-11-27T10:33:00Z" w16du:dateUtc="2024-11-27T09:33:00Z">
        <w:r>
          <w:rPr>
            <w:rFonts w:cs="Arial"/>
            <w:b/>
          </w:rPr>
          <w:t xml:space="preserve">File reference? It’s text, should it be URI. ? </w:t>
        </w:r>
      </w:ins>
      <w:ins w:id="20" w:author="jon pritchard" w:date="2024-11-27T10:34:00Z" w16du:dateUtc="2024-11-27T09:34:00Z">
        <w:r w:rsidR="004773BC">
          <w:rPr>
            <w:rFonts w:cs="Arial"/>
            <w:b/>
          </w:rPr>
          <w:t>Should Annex C define which attributes contain external refrences? Are they consistent across all the Phase 1 products?</w:t>
        </w:r>
      </w:ins>
      <w:ins w:id="21" w:author="jon pritchard" w:date="2024-11-27T10:35:00Z" w16du:dateUtc="2024-11-27T09:35:00Z">
        <w:r w:rsidR="004773BC">
          <w:rPr>
            <w:rFonts w:cs="Arial"/>
            <w:b/>
          </w:rPr>
          <w:t xml:space="preserve"> Do any other products have support files?</w:t>
        </w:r>
      </w:ins>
    </w:p>
    <w:p w14:paraId="452E11A0" w14:textId="25915E16" w:rsidR="00337B72" w:rsidRPr="00764DCF" w:rsidRDefault="00337B72" w:rsidP="00B812CA">
      <w:pPr>
        <w:pStyle w:val="ListParagraph"/>
        <w:numPr>
          <w:ilvl w:val="0"/>
          <w:numId w:val="152"/>
        </w:numPr>
        <w:spacing w:line="240" w:lineRule="auto"/>
        <w:jc w:val="both"/>
        <w:rPr>
          <w:ins w:id="22" w:author="jonathan pritchard" w:date="2024-10-14T20:29:00Z" w16du:dateUtc="2024-10-14T19:29:00Z"/>
          <w:rFonts w:cs="Arial"/>
          <w:b/>
          <w:rPrChange w:id="23" w:author="jonathan pritchard" w:date="2024-10-14T20:48:00Z" w16du:dateUtc="2024-10-14T19:48:00Z">
            <w:rPr>
              <w:ins w:id="24" w:author="jonathan pritchard" w:date="2024-10-14T20:29:00Z" w16du:dateUtc="2024-10-14T19:29:00Z"/>
              <w:rFonts w:cs="Arial"/>
              <w:b/>
              <w:sz w:val="24"/>
              <w:szCs w:val="24"/>
            </w:rPr>
          </w:rPrChange>
        </w:rPr>
      </w:pPr>
      <w:ins w:id="25" w:author="jonathan pritchard" w:date="2024-10-14T20:29:00Z" w16du:dateUtc="2024-10-14T19:29:00Z">
        <w:r w:rsidRPr="00764DCF">
          <w:rPr>
            <w:rFonts w:cs="Arial"/>
            <w:b/>
            <w:rPrChange w:id="26" w:author="jonathan pritchard" w:date="2024-10-14T20:48:00Z" w16du:dateUtc="2024-10-14T19:48:00Z">
              <w:rPr>
                <w:rFonts w:cs="Arial"/>
                <w:b/>
                <w:sz w:val="24"/>
                <w:szCs w:val="24"/>
              </w:rPr>
            </w:rPrChange>
          </w:rPr>
          <w:t>NavWarns</w:t>
        </w:r>
      </w:ins>
    </w:p>
    <w:p w14:paraId="796AE271" w14:textId="2BBB22AD" w:rsidR="00337B72" w:rsidRPr="00764DCF" w:rsidRDefault="00E77B7F">
      <w:pPr>
        <w:pStyle w:val="ListParagraph"/>
        <w:numPr>
          <w:ilvl w:val="1"/>
          <w:numId w:val="152"/>
        </w:numPr>
        <w:spacing w:line="240" w:lineRule="auto"/>
        <w:jc w:val="both"/>
        <w:rPr>
          <w:ins w:id="27" w:author="jonathan pritchard" w:date="2024-10-14T20:29:00Z" w16du:dateUtc="2024-10-14T19:29:00Z"/>
          <w:rFonts w:cs="Arial"/>
          <w:b/>
          <w:rPrChange w:id="28" w:author="jonathan pritchard" w:date="2024-10-14T20:48:00Z" w16du:dateUtc="2024-10-14T19:48:00Z">
            <w:rPr>
              <w:ins w:id="29" w:author="jonathan pritchard" w:date="2024-10-14T20:29:00Z" w16du:dateUtc="2024-10-14T19:29:00Z"/>
              <w:rFonts w:cs="Arial"/>
              <w:b/>
              <w:sz w:val="24"/>
              <w:szCs w:val="24"/>
            </w:rPr>
          </w:rPrChange>
        </w:rPr>
        <w:pPrChange w:id="30" w:author="jonathan pritchard" w:date="2024-10-14T20:29:00Z" w16du:dateUtc="2024-10-14T19:29:00Z">
          <w:pPr>
            <w:pStyle w:val="ListParagraph"/>
            <w:numPr>
              <w:numId w:val="152"/>
            </w:numPr>
            <w:spacing w:line="240" w:lineRule="auto"/>
            <w:ind w:hanging="360"/>
            <w:jc w:val="both"/>
          </w:pPr>
        </w:pPrChange>
      </w:pPr>
      <w:r w:rsidRPr="00764DCF">
        <w:rPr>
          <w:rFonts w:cs="Arial"/>
          <w:b/>
          <w:rPrChange w:id="31" w:author="jonathan pritchard" w:date="2024-10-14T20:48:00Z" w16du:dateUtc="2024-10-14T19:48:00Z">
            <w:rPr>
              <w:rFonts w:cs="Arial"/>
              <w:b/>
              <w:sz w:val="24"/>
              <w:szCs w:val="24"/>
            </w:rPr>
          </w:rPrChange>
        </w:rPr>
        <w:t>In force bulletins</w:t>
      </w:r>
      <w:r w:rsidR="00BF1146" w:rsidRPr="00764DCF">
        <w:rPr>
          <w:rFonts w:cs="Arial"/>
          <w:b/>
          <w:rPrChange w:id="32" w:author="jonathan pritchard" w:date="2024-10-14T20:48:00Z" w16du:dateUtc="2024-10-14T19:48:00Z">
            <w:rPr>
              <w:rFonts w:cs="Arial"/>
              <w:b/>
              <w:sz w:val="24"/>
              <w:szCs w:val="24"/>
            </w:rPr>
          </w:rPrChange>
        </w:rPr>
        <w:t xml:space="preserve"> are not dealt with yet</w:t>
      </w:r>
      <w:ins w:id="33" w:author="jonathan pritchard" w:date="2024-10-11T15:46:00Z">
        <w:r w:rsidR="00515E09" w:rsidRPr="00764DCF">
          <w:rPr>
            <w:rFonts w:cs="Arial"/>
            <w:b/>
            <w:rPrChange w:id="34" w:author="jonathan pritchard" w:date="2024-10-14T20:48:00Z" w16du:dateUtc="2024-10-14T19:48:00Z">
              <w:rPr>
                <w:rFonts w:cs="Arial"/>
                <w:b/>
                <w:sz w:val="24"/>
                <w:szCs w:val="24"/>
              </w:rPr>
            </w:rPrChange>
          </w:rPr>
          <w:t>.</w:t>
        </w:r>
      </w:ins>
    </w:p>
    <w:p w14:paraId="739BBF82" w14:textId="6F03A201" w:rsidR="00E77B7F" w:rsidRPr="00764DCF" w:rsidRDefault="00515E09">
      <w:pPr>
        <w:pStyle w:val="ListParagraph"/>
        <w:numPr>
          <w:ilvl w:val="1"/>
          <w:numId w:val="152"/>
        </w:numPr>
        <w:spacing w:line="240" w:lineRule="auto"/>
        <w:jc w:val="both"/>
        <w:rPr>
          <w:rFonts w:cs="Arial"/>
          <w:b/>
          <w:rPrChange w:id="35" w:author="jonathan pritchard" w:date="2024-10-14T20:48:00Z" w16du:dateUtc="2024-10-14T19:48:00Z">
            <w:rPr>
              <w:rFonts w:cs="Arial"/>
              <w:b/>
              <w:sz w:val="24"/>
              <w:szCs w:val="24"/>
            </w:rPr>
          </w:rPrChange>
        </w:rPr>
        <w:pPrChange w:id="36" w:author="jonathan pritchard" w:date="2024-10-14T20:29:00Z" w16du:dateUtc="2024-10-14T19:29:00Z">
          <w:pPr>
            <w:pStyle w:val="ListParagraph"/>
            <w:numPr>
              <w:numId w:val="152"/>
            </w:numPr>
            <w:spacing w:line="240" w:lineRule="auto"/>
            <w:ind w:hanging="360"/>
            <w:jc w:val="both"/>
          </w:pPr>
        </w:pPrChange>
      </w:pPr>
      <w:r w:rsidRPr="00764DCF">
        <w:rPr>
          <w:rFonts w:cs="Arial"/>
          <w:b/>
          <w:rPrChange w:id="37" w:author="jonathan pritchard" w:date="2024-10-14T20:48:00Z" w16du:dateUtc="2024-10-14T19:48:00Z">
            <w:rPr>
              <w:rFonts w:cs="Arial"/>
              <w:b/>
              <w:sz w:val="24"/>
              <w:szCs w:val="24"/>
            </w:rPr>
          </w:rPrChange>
        </w:rPr>
        <w:t>NW needs more thorough review.</w:t>
      </w:r>
      <w:del w:id="38" w:author="jonathan pritchard" w:date="2024-10-11T15:46:00Z">
        <w:r w:rsidR="00E77B7F" w:rsidRPr="00764DCF" w:rsidDel="00515E09">
          <w:rPr>
            <w:rFonts w:cs="Arial"/>
            <w:b/>
            <w:rPrChange w:id="39" w:author="jonathan pritchard" w:date="2024-10-14T20:48:00Z" w16du:dateUtc="2024-10-14T19:48:00Z">
              <w:rPr>
                <w:rFonts w:cs="Arial"/>
                <w:b/>
                <w:sz w:val="24"/>
                <w:szCs w:val="24"/>
              </w:rPr>
            </w:rPrChange>
          </w:rPr>
          <w:delText>.</w:delText>
        </w:r>
      </w:del>
    </w:p>
    <w:p w14:paraId="13477426" w14:textId="2EE1FD0B" w:rsidR="00E77B7F" w:rsidRPr="00FC4E43" w:rsidRDefault="00E77B7F" w:rsidP="00B812CA">
      <w:pPr>
        <w:pStyle w:val="ListParagraph"/>
        <w:numPr>
          <w:ilvl w:val="0"/>
          <w:numId w:val="152"/>
        </w:numPr>
        <w:spacing w:line="240" w:lineRule="auto"/>
        <w:jc w:val="both"/>
        <w:rPr>
          <w:rFonts w:cs="Arial"/>
          <w:b/>
          <w:strike/>
          <w:rPrChange w:id="40" w:author="jon pritchard" w:date="2024-11-27T00:30:00Z" w16du:dateUtc="2024-11-26T23:30:00Z">
            <w:rPr>
              <w:rFonts w:cs="Arial"/>
              <w:b/>
              <w:sz w:val="24"/>
              <w:szCs w:val="24"/>
            </w:rPr>
          </w:rPrChange>
        </w:rPr>
      </w:pPr>
      <w:r w:rsidRPr="00FC4E43">
        <w:rPr>
          <w:rFonts w:cs="Arial"/>
          <w:b/>
          <w:strike/>
          <w:rPrChange w:id="41" w:author="jon pritchard" w:date="2024-11-27T00:30:00Z" w16du:dateUtc="2024-11-26T23:30:00Z">
            <w:rPr>
              <w:rFonts w:cs="Arial"/>
              <w:b/>
              <w:sz w:val="24"/>
              <w:szCs w:val="24"/>
            </w:rPr>
          </w:rPrChange>
        </w:rPr>
        <w:t>IHO position re: overlays (if at all)</w:t>
      </w:r>
      <w:r w:rsidR="00BF1146" w:rsidRPr="00FC4E43">
        <w:rPr>
          <w:rFonts w:cs="Arial"/>
          <w:b/>
          <w:strike/>
          <w:rPrChange w:id="42" w:author="jon pritchard" w:date="2024-11-27T00:30:00Z" w16du:dateUtc="2024-11-26T23:30:00Z">
            <w:rPr>
              <w:rFonts w:cs="Arial"/>
              <w:b/>
              <w:sz w:val="24"/>
              <w:szCs w:val="24"/>
            </w:rPr>
          </w:rPrChange>
        </w:rPr>
        <w:t>? JP to find</w:t>
      </w:r>
    </w:p>
    <w:p w14:paraId="650C7624" w14:textId="76A4BAD3" w:rsidR="00E77B7F" w:rsidRDefault="002A62A0" w:rsidP="00B812CA">
      <w:pPr>
        <w:pStyle w:val="ListParagraph"/>
        <w:numPr>
          <w:ilvl w:val="0"/>
          <w:numId w:val="152"/>
        </w:numPr>
        <w:spacing w:line="240" w:lineRule="auto"/>
        <w:jc w:val="both"/>
        <w:rPr>
          <w:ins w:id="43" w:author="jon pritchard" w:date="2024-11-27T00:31:00Z" w16du:dateUtc="2024-11-26T23:31:00Z"/>
          <w:rFonts w:cs="Arial"/>
          <w:b/>
        </w:rPr>
      </w:pPr>
      <w:r w:rsidRPr="00764DCF">
        <w:rPr>
          <w:rFonts w:cs="Arial"/>
          <w:b/>
          <w:rPrChange w:id="44" w:author="jonathan pritchard" w:date="2024-10-14T20:48:00Z" w16du:dateUtc="2024-10-14T19:48:00Z">
            <w:rPr>
              <w:rFonts w:cs="Arial"/>
              <w:b/>
              <w:sz w:val="24"/>
              <w:szCs w:val="24"/>
            </w:rPr>
          </w:rPrChange>
        </w:rPr>
        <w:t xml:space="preserve">The Appendices we didn’t </w:t>
      </w:r>
      <w:r w:rsidR="00BF1146" w:rsidRPr="00764DCF">
        <w:rPr>
          <w:rFonts w:cs="Arial"/>
          <w:b/>
          <w:rPrChange w:id="45" w:author="jonathan pritchard" w:date="2024-10-14T20:48:00Z" w16du:dateUtc="2024-10-14T19:48:00Z">
            <w:rPr>
              <w:rFonts w:cs="Arial"/>
              <w:b/>
              <w:sz w:val="24"/>
              <w:szCs w:val="24"/>
            </w:rPr>
          </w:rPrChange>
        </w:rPr>
        <w:t>review</w:t>
      </w:r>
      <w:ins w:id="46" w:author="jonathan pritchard" w:date="2024-10-14T20:29:00Z" w16du:dateUtc="2024-10-14T19:29:00Z">
        <w:r w:rsidR="00337B72" w:rsidRPr="00764DCF">
          <w:rPr>
            <w:rFonts w:cs="Arial"/>
            <w:b/>
            <w:rPrChange w:id="47" w:author="jonathan pritchard" w:date="2024-10-14T20:48:00Z" w16du:dateUtc="2024-10-14T19:48:00Z">
              <w:rPr>
                <w:rFonts w:cs="Arial"/>
                <w:b/>
                <w:sz w:val="24"/>
                <w:szCs w:val="24"/>
              </w:rPr>
            </w:rPrChange>
          </w:rPr>
          <w:t>, particularly Update Status Reports and Manual Updates need more drafting</w:t>
        </w:r>
      </w:ins>
      <w:del w:id="48" w:author="jonathan pritchard" w:date="2024-10-14T20:29:00Z" w16du:dateUtc="2024-10-14T19:29:00Z">
        <w:r w:rsidR="00BF1146" w:rsidRPr="00764DCF" w:rsidDel="00337B72">
          <w:rPr>
            <w:rFonts w:cs="Arial"/>
            <w:b/>
            <w:rPrChange w:id="49" w:author="jonathan pritchard" w:date="2024-10-14T20:48:00Z" w16du:dateUtc="2024-10-14T19:48:00Z">
              <w:rPr>
                <w:rFonts w:cs="Arial"/>
                <w:b/>
                <w:sz w:val="24"/>
                <w:szCs w:val="24"/>
              </w:rPr>
            </w:rPrChange>
          </w:rPr>
          <w:delText>.</w:delText>
        </w:r>
      </w:del>
    </w:p>
    <w:p w14:paraId="349D187F" w14:textId="4E6B9489" w:rsidR="00746D6D" w:rsidRDefault="00746D6D" w:rsidP="00746D6D">
      <w:pPr>
        <w:pStyle w:val="ListParagraph"/>
        <w:numPr>
          <w:ilvl w:val="1"/>
          <w:numId w:val="152"/>
        </w:numPr>
        <w:spacing w:line="240" w:lineRule="auto"/>
        <w:jc w:val="both"/>
        <w:rPr>
          <w:ins w:id="50" w:author="jon pritchard" w:date="2024-11-27T08:43:00Z" w16du:dateUtc="2024-11-27T07:43:00Z"/>
          <w:rFonts w:cs="Arial"/>
          <w:b/>
        </w:rPr>
      </w:pPr>
      <w:ins w:id="51" w:author="jon pritchard" w:date="2024-11-27T00:31:00Z" w16du:dateUtc="2024-11-26T23:31:00Z">
        <w:r>
          <w:rPr>
            <w:rFonts w:cs="Arial"/>
            <w:b/>
          </w:rPr>
          <w:t>Flow diagrams (updated)</w:t>
        </w:r>
      </w:ins>
    </w:p>
    <w:p w14:paraId="0924720B" w14:textId="2D20EE2D" w:rsidR="00093881" w:rsidRDefault="00093881" w:rsidP="00093881">
      <w:pPr>
        <w:pStyle w:val="ListParagraph"/>
        <w:numPr>
          <w:ilvl w:val="2"/>
          <w:numId w:val="152"/>
        </w:numPr>
        <w:spacing w:line="240" w:lineRule="auto"/>
        <w:jc w:val="both"/>
        <w:rPr>
          <w:ins w:id="52" w:author="jon pritchard" w:date="2024-11-27T08:43:00Z" w16du:dateUtc="2024-11-27T07:43:00Z"/>
          <w:rFonts w:cs="Arial"/>
          <w:b/>
        </w:rPr>
      </w:pPr>
      <w:ins w:id="53" w:author="jon pritchard" w:date="2024-11-27T08:43:00Z" w16du:dateUtc="2024-11-27T07:43:00Z">
        <w:r>
          <w:rPr>
            <w:rFonts w:cs="Arial"/>
            <w:b/>
          </w:rPr>
          <w:t>CATALOG.SIGN</w:t>
        </w:r>
      </w:ins>
    </w:p>
    <w:p w14:paraId="3073949A" w14:textId="0B25B438" w:rsidR="00093881" w:rsidRDefault="00093881" w:rsidP="00093881">
      <w:pPr>
        <w:pStyle w:val="ListParagraph"/>
        <w:numPr>
          <w:ilvl w:val="2"/>
          <w:numId w:val="152"/>
        </w:numPr>
        <w:spacing w:line="240" w:lineRule="auto"/>
        <w:jc w:val="both"/>
        <w:rPr>
          <w:ins w:id="54" w:author="jon pritchard" w:date="2024-11-27T08:43:00Z" w16du:dateUtc="2024-11-27T07:43:00Z"/>
          <w:rFonts w:cs="Arial"/>
          <w:b/>
        </w:rPr>
      </w:pPr>
      <w:ins w:id="55" w:author="jon pritchard" w:date="2024-11-27T08:43:00Z" w16du:dateUtc="2024-11-27T07:43:00Z">
        <w:r>
          <w:rPr>
            <w:rFonts w:cs="Arial"/>
            <w:b/>
          </w:rPr>
          <w:t>PERMIT.SIGN</w:t>
        </w:r>
      </w:ins>
    </w:p>
    <w:p w14:paraId="6CB47EF7" w14:textId="48425EDE" w:rsidR="00093881" w:rsidRDefault="00093881" w:rsidP="00093881">
      <w:pPr>
        <w:pStyle w:val="ListParagraph"/>
        <w:numPr>
          <w:ilvl w:val="2"/>
          <w:numId w:val="152"/>
        </w:numPr>
        <w:spacing w:line="240" w:lineRule="auto"/>
        <w:jc w:val="both"/>
        <w:rPr>
          <w:ins w:id="56" w:author="jon pritchard" w:date="2024-11-27T08:57:00Z" w16du:dateUtc="2024-11-27T07:57:00Z"/>
          <w:rFonts w:cs="Arial"/>
          <w:b/>
        </w:rPr>
      </w:pPr>
      <w:ins w:id="57" w:author="jon pritchard" w:date="2024-11-27T08:43:00Z" w16du:dateUtc="2024-11-27T07:43:00Z">
        <w:r>
          <w:rPr>
            <w:rFonts w:cs="Arial"/>
            <w:b/>
          </w:rPr>
          <w:t xml:space="preserve">Is the signature the data producer signature, or a data </w:t>
        </w:r>
      </w:ins>
      <w:ins w:id="58" w:author="jon pritchard" w:date="2024-11-27T08:44:00Z" w16du:dateUtc="2024-11-27T07:44:00Z">
        <w:r>
          <w:rPr>
            <w:rFonts w:cs="Arial"/>
            <w:b/>
          </w:rPr>
          <w:t>aggregator signature</w:t>
        </w:r>
        <w:r w:rsidR="00D97CFE">
          <w:rPr>
            <w:rFonts w:cs="Arial"/>
            <w:b/>
          </w:rPr>
          <w:t>?</w:t>
        </w:r>
        <w:r>
          <w:rPr>
            <w:rFonts w:cs="Arial"/>
            <w:b/>
          </w:rPr>
          <w:t xml:space="preserve"> Will be added to the </w:t>
        </w:r>
        <w:r w:rsidR="00D97CFE">
          <w:rPr>
            <w:rFonts w:cs="Arial"/>
            <w:b/>
          </w:rPr>
          <w:t>flow diagrams for authentication. Identified in the certificate.</w:t>
        </w:r>
      </w:ins>
    </w:p>
    <w:p w14:paraId="48E18E3A" w14:textId="2FFBD31A" w:rsidR="00163B79" w:rsidRDefault="00163B79">
      <w:pPr>
        <w:pStyle w:val="ListParagraph"/>
        <w:numPr>
          <w:ilvl w:val="2"/>
          <w:numId w:val="152"/>
        </w:numPr>
        <w:spacing w:line="240" w:lineRule="auto"/>
        <w:jc w:val="both"/>
        <w:rPr>
          <w:ins w:id="59" w:author="jon pritchard" w:date="2024-11-27T00:31:00Z" w16du:dateUtc="2024-11-26T23:31:00Z"/>
          <w:rFonts w:cs="Arial"/>
          <w:b/>
        </w:rPr>
        <w:pPrChange w:id="60" w:author="jon pritchard" w:date="2024-11-27T08:43:00Z" w16du:dateUtc="2024-11-27T07:43:00Z">
          <w:pPr>
            <w:pStyle w:val="ListParagraph"/>
            <w:numPr>
              <w:ilvl w:val="1"/>
              <w:numId w:val="152"/>
            </w:numPr>
            <w:spacing w:line="240" w:lineRule="auto"/>
            <w:ind w:left="1440" w:hanging="360"/>
            <w:jc w:val="both"/>
          </w:pPr>
        </w:pPrChange>
      </w:pPr>
      <w:ins w:id="61" w:author="jon pritchard" w:date="2024-11-27T08:57:00Z" w16du:dateUtc="2024-11-27T07:57:00Z">
        <w:r>
          <w:rPr>
            <w:rFonts w:cs="Arial"/>
            <w:b/>
          </w:rPr>
          <w:t>Flow diagrams need to loop through all signatures available. Should there be a message for “One or more digital signatures could not be verified. However, at least one valid d</w:t>
        </w:r>
      </w:ins>
      <w:ins w:id="62" w:author="jon pritchard" w:date="2024-11-27T08:58:00Z" w16du:dateUtc="2024-11-27T07:58:00Z">
        <w:r>
          <w:rPr>
            <w:rFonts w:cs="Arial"/>
            <w:b/>
          </w:rPr>
          <w:t>igital signature was found and therefore the dataset is loaded” ? Or maybe this is not for the end user. If ECDIS finds one or more valid signatures it must load the dataset.</w:t>
        </w:r>
      </w:ins>
    </w:p>
    <w:p w14:paraId="34017DE0" w14:textId="67831541" w:rsidR="00746D6D" w:rsidRDefault="00746D6D" w:rsidP="00746D6D">
      <w:pPr>
        <w:pStyle w:val="ListParagraph"/>
        <w:numPr>
          <w:ilvl w:val="1"/>
          <w:numId w:val="152"/>
        </w:numPr>
        <w:spacing w:line="240" w:lineRule="auto"/>
        <w:jc w:val="both"/>
        <w:rPr>
          <w:ins w:id="63" w:author="jon pritchard" w:date="2024-11-27T00:31:00Z" w16du:dateUtc="2024-11-26T23:31:00Z"/>
          <w:rFonts w:cs="Arial"/>
          <w:b/>
        </w:rPr>
      </w:pPr>
      <w:ins w:id="64" w:author="jon pritchard" w:date="2024-11-27T00:31:00Z" w16du:dateUtc="2024-11-26T23:31:00Z">
        <w:r>
          <w:rPr>
            <w:rFonts w:cs="Arial"/>
            <w:b/>
          </w:rPr>
          <w:t>Manual Updates</w:t>
        </w:r>
      </w:ins>
    </w:p>
    <w:p w14:paraId="24F60F31" w14:textId="5F4C4519" w:rsidR="00746D6D" w:rsidRDefault="00746D6D" w:rsidP="00746D6D">
      <w:pPr>
        <w:pStyle w:val="ListParagraph"/>
        <w:numPr>
          <w:ilvl w:val="1"/>
          <w:numId w:val="152"/>
        </w:numPr>
        <w:spacing w:line="240" w:lineRule="auto"/>
        <w:jc w:val="both"/>
        <w:rPr>
          <w:ins w:id="65" w:author="jon pritchard" w:date="2024-11-27T00:31:00Z" w16du:dateUtc="2024-11-26T23:31:00Z"/>
          <w:rFonts w:cs="Arial"/>
          <w:b/>
        </w:rPr>
      </w:pPr>
      <w:ins w:id="66" w:author="jon pritchard" w:date="2024-11-27T00:31:00Z" w16du:dateUtc="2024-11-26T23:31:00Z">
        <w:r>
          <w:rPr>
            <w:rFonts w:cs="Arial"/>
            <w:b/>
          </w:rPr>
          <w:t>GML Polygons</w:t>
        </w:r>
      </w:ins>
      <w:ins w:id="67" w:author="jon pritchard" w:date="2024-11-27T08:58:00Z" w16du:dateUtc="2024-11-27T07:58:00Z">
        <w:r w:rsidR="00F60466">
          <w:rPr>
            <w:rFonts w:cs="Arial"/>
            <w:b/>
          </w:rPr>
          <w:t xml:space="preserve"> – check coordinate order.</w:t>
        </w:r>
      </w:ins>
    </w:p>
    <w:p w14:paraId="6A443593" w14:textId="738C4785" w:rsidR="00746D6D" w:rsidRPr="00764DCF" w:rsidRDefault="00746D6D">
      <w:pPr>
        <w:pStyle w:val="ListParagraph"/>
        <w:numPr>
          <w:ilvl w:val="1"/>
          <w:numId w:val="152"/>
        </w:numPr>
        <w:spacing w:line="240" w:lineRule="auto"/>
        <w:jc w:val="both"/>
        <w:rPr>
          <w:rFonts w:cs="Arial"/>
          <w:b/>
          <w:rPrChange w:id="68" w:author="jonathan pritchard" w:date="2024-10-14T20:48:00Z" w16du:dateUtc="2024-10-14T19:48:00Z">
            <w:rPr>
              <w:rFonts w:cs="Arial"/>
              <w:b/>
              <w:sz w:val="24"/>
              <w:szCs w:val="24"/>
            </w:rPr>
          </w:rPrChange>
        </w:rPr>
        <w:pPrChange w:id="69" w:author="jon pritchard" w:date="2024-11-27T00:31:00Z" w16du:dateUtc="2024-11-26T23:31:00Z">
          <w:pPr>
            <w:pStyle w:val="ListParagraph"/>
            <w:numPr>
              <w:numId w:val="152"/>
            </w:numPr>
            <w:spacing w:line="240" w:lineRule="auto"/>
            <w:ind w:hanging="360"/>
            <w:jc w:val="both"/>
          </w:pPr>
        </w:pPrChange>
      </w:pPr>
      <w:ins w:id="70" w:author="jon pritchard" w:date="2024-11-27T00:31:00Z" w16du:dateUtc="2024-11-26T23:31:00Z">
        <w:r>
          <w:rPr>
            <w:rFonts w:cs="Arial"/>
            <w:b/>
          </w:rPr>
          <w:t>Dataset Loa</w:t>
        </w:r>
      </w:ins>
      <w:ins w:id="71" w:author="jon pritchard" w:date="2024-11-27T00:32:00Z" w16du:dateUtc="2024-11-26T23:32:00Z">
        <w:r>
          <w:rPr>
            <w:rFonts w:cs="Arial"/>
            <w:b/>
          </w:rPr>
          <w:t>ding and Portrayal</w:t>
        </w:r>
      </w:ins>
      <w:ins w:id="72" w:author="jon pritchard" w:date="2024-11-27T08:58:00Z" w16du:dateUtc="2024-11-27T07:58:00Z">
        <w:r w:rsidR="00F60466">
          <w:rPr>
            <w:rFonts w:cs="Arial"/>
            <w:b/>
          </w:rPr>
          <w:t xml:space="preserve"> – link with overscale indications.</w:t>
        </w:r>
      </w:ins>
    </w:p>
    <w:p w14:paraId="245C2AB0" w14:textId="77777777" w:rsidR="00337B72" w:rsidRPr="00764DCF" w:rsidRDefault="002A62A0" w:rsidP="00B812CA">
      <w:pPr>
        <w:pStyle w:val="ListParagraph"/>
        <w:numPr>
          <w:ilvl w:val="0"/>
          <w:numId w:val="152"/>
        </w:numPr>
        <w:spacing w:line="240" w:lineRule="auto"/>
        <w:jc w:val="both"/>
        <w:rPr>
          <w:ins w:id="73" w:author="jonathan pritchard" w:date="2024-10-14T20:31:00Z" w16du:dateUtc="2024-10-14T19:31:00Z"/>
          <w:rFonts w:cs="Arial"/>
          <w:b/>
          <w:rPrChange w:id="74" w:author="jonathan pritchard" w:date="2024-10-14T20:48:00Z" w16du:dateUtc="2024-10-14T19:48:00Z">
            <w:rPr>
              <w:ins w:id="75" w:author="jonathan pritchard" w:date="2024-10-14T20:31:00Z" w16du:dateUtc="2024-10-14T19:31:00Z"/>
              <w:rFonts w:cs="Arial"/>
              <w:b/>
              <w:sz w:val="24"/>
              <w:szCs w:val="24"/>
            </w:rPr>
          </w:rPrChange>
        </w:rPr>
      </w:pPr>
      <w:r w:rsidRPr="00764DCF">
        <w:rPr>
          <w:rFonts w:cs="Arial"/>
          <w:b/>
          <w:rPrChange w:id="76" w:author="jonathan pritchard" w:date="2024-10-14T20:48:00Z" w16du:dateUtc="2024-10-14T19:48:00Z">
            <w:rPr>
              <w:rFonts w:cs="Arial"/>
              <w:b/>
              <w:sz w:val="24"/>
              <w:szCs w:val="24"/>
            </w:rPr>
          </w:rPrChange>
        </w:rPr>
        <w:t>The remainder of WLA</w:t>
      </w:r>
      <w:r w:rsidR="00BF1146" w:rsidRPr="00764DCF">
        <w:rPr>
          <w:rFonts w:cs="Arial"/>
          <w:b/>
          <w:rPrChange w:id="77" w:author="jonathan pritchard" w:date="2024-10-14T20:48:00Z" w16du:dateUtc="2024-10-14T19:48:00Z">
            <w:rPr>
              <w:rFonts w:cs="Arial"/>
              <w:b/>
              <w:sz w:val="24"/>
              <w:szCs w:val="24"/>
            </w:rPr>
          </w:rPrChange>
        </w:rPr>
        <w:t xml:space="preserve"> needs review </w:t>
      </w:r>
    </w:p>
    <w:p w14:paraId="09164B91" w14:textId="67794E1B" w:rsidR="002A62A0" w:rsidRPr="00764DCF" w:rsidRDefault="00337B72" w:rsidP="00337B72">
      <w:pPr>
        <w:pStyle w:val="ListParagraph"/>
        <w:numPr>
          <w:ilvl w:val="1"/>
          <w:numId w:val="152"/>
        </w:numPr>
        <w:spacing w:line="240" w:lineRule="auto"/>
        <w:jc w:val="both"/>
        <w:rPr>
          <w:ins w:id="78" w:author="jonathan pritchard" w:date="2024-10-14T20:31:00Z" w16du:dateUtc="2024-10-14T19:31:00Z"/>
          <w:rFonts w:cs="Arial"/>
          <w:b/>
          <w:rPrChange w:id="79" w:author="jonathan pritchard" w:date="2024-10-14T20:48:00Z" w16du:dateUtc="2024-10-14T19:48:00Z">
            <w:rPr>
              <w:ins w:id="80" w:author="jonathan pritchard" w:date="2024-10-14T20:31:00Z" w16du:dateUtc="2024-10-14T19:31:00Z"/>
              <w:rFonts w:cs="Arial"/>
              <w:b/>
              <w:sz w:val="24"/>
              <w:szCs w:val="24"/>
            </w:rPr>
          </w:rPrChange>
        </w:rPr>
      </w:pPr>
      <w:ins w:id="81" w:author="jonathan pritchard" w:date="2024-10-14T20:31:00Z" w16du:dateUtc="2024-10-14T19:31:00Z">
        <w:r w:rsidRPr="00764DCF">
          <w:rPr>
            <w:rFonts w:cs="Arial"/>
            <w:b/>
            <w:rPrChange w:id="82" w:author="jonathan pritchard" w:date="2024-10-14T20:48:00Z" w16du:dateUtc="2024-10-14T19:48:00Z">
              <w:rPr>
                <w:rFonts w:cs="Arial"/>
                <w:b/>
                <w:sz w:val="24"/>
                <w:szCs w:val="24"/>
              </w:rPr>
            </w:rPrChange>
          </w:rPr>
          <w:t>R</w:t>
        </w:r>
      </w:ins>
      <w:del w:id="83" w:author="jonathan pritchard" w:date="2024-10-14T20:31:00Z" w16du:dateUtc="2024-10-14T19:31:00Z">
        <w:r w:rsidR="00BF1146" w:rsidRPr="00764DCF" w:rsidDel="00337B72">
          <w:rPr>
            <w:rFonts w:cs="Arial"/>
            <w:b/>
            <w:rPrChange w:id="84" w:author="jonathan pritchard" w:date="2024-10-14T20:48:00Z" w16du:dateUtc="2024-10-14T19:48:00Z">
              <w:rPr>
                <w:rFonts w:cs="Arial"/>
                <w:b/>
                <w:sz w:val="24"/>
                <w:szCs w:val="24"/>
              </w:rPr>
            </w:rPrChange>
          </w:rPr>
          <w:delText>(and r</w:delText>
        </w:r>
      </w:del>
      <w:r w:rsidR="00BF1146" w:rsidRPr="00764DCF">
        <w:rPr>
          <w:rFonts w:cs="Arial"/>
          <w:b/>
          <w:rPrChange w:id="85" w:author="jonathan pritchard" w:date="2024-10-14T20:48:00Z" w16du:dateUtc="2024-10-14T19:48:00Z">
            <w:rPr>
              <w:rFonts w:cs="Arial"/>
              <w:b/>
              <w:sz w:val="24"/>
              <w:szCs w:val="24"/>
            </w:rPr>
          </w:rPrChange>
        </w:rPr>
        <w:t>edraft to match portrayal/S-100 better</w:t>
      </w:r>
      <w:del w:id="86" w:author="jonathan pritchard" w:date="2024-10-14T20:31:00Z" w16du:dateUtc="2024-10-14T19:31:00Z">
        <w:r w:rsidR="00BF1146" w:rsidRPr="00764DCF" w:rsidDel="00337B72">
          <w:rPr>
            <w:rFonts w:cs="Arial"/>
            <w:b/>
            <w:rPrChange w:id="87" w:author="jonathan pritchard" w:date="2024-10-14T20:48:00Z" w16du:dateUtc="2024-10-14T19:48:00Z">
              <w:rPr>
                <w:rFonts w:cs="Arial"/>
                <w:b/>
                <w:sz w:val="24"/>
                <w:szCs w:val="24"/>
              </w:rPr>
            </w:rPrChange>
          </w:rPr>
          <w:delText>).</w:delText>
        </w:r>
      </w:del>
    </w:p>
    <w:p w14:paraId="25B94958" w14:textId="51FEBEF4" w:rsidR="00337B72" w:rsidRPr="00764DCF" w:rsidRDefault="00337B72">
      <w:pPr>
        <w:pStyle w:val="ListParagraph"/>
        <w:numPr>
          <w:ilvl w:val="1"/>
          <w:numId w:val="152"/>
        </w:numPr>
        <w:spacing w:line="240" w:lineRule="auto"/>
        <w:jc w:val="both"/>
        <w:rPr>
          <w:rFonts w:cs="Arial"/>
          <w:b/>
          <w:rPrChange w:id="88" w:author="jonathan pritchard" w:date="2024-10-14T20:48:00Z" w16du:dateUtc="2024-10-14T19:48:00Z">
            <w:rPr>
              <w:rFonts w:cs="Arial"/>
              <w:b/>
              <w:sz w:val="24"/>
              <w:szCs w:val="24"/>
            </w:rPr>
          </w:rPrChange>
        </w:rPr>
        <w:pPrChange w:id="89" w:author="jonathan pritchard" w:date="2024-10-14T20:31:00Z" w16du:dateUtc="2024-10-14T19:31:00Z">
          <w:pPr>
            <w:pStyle w:val="ListParagraph"/>
            <w:numPr>
              <w:numId w:val="152"/>
            </w:numPr>
            <w:spacing w:line="240" w:lineRule="auto"/>
            <w:ind w:hanging="360"/>
            <w:jc w:val="both"/>
          </w:pPr>
        </w:pPrChange>
      </w:pPr>
      <w:ins w:id="90" w:author="jonathan pritchard" w:date="2024-10-14T20:31:00Z" w16du:dateUtc="2024-10-14T19:31:00Z">
        <w:r w:rsidRPr="00764DCF">
          <w:rPr>
            <w:rFonts w:cs="Arial"/>
            <w:b/>
            <w:rPrChange w:id="91" w:author="jonathan pritchard" w:date="2024-10-14T20:48:00Z" w16du:dateUtc="2024-10-14T19:48:00Z">
              <w:rPr>
                <w:rFonts w:cs="Arial"/>
                <w:b/>
                <w:sz w:val="24"/>
                <w:szCs w:val="24"/>
              </w:rPr>
            </w:rPrChange>
          </w:rPr>
          <w:t>From comments received</w:t>
        </w:r>
      </w:ins>
    </w:p>
    <w:p w14:paraId="6ACAFF46" w14:textId="065FB188" w:rsidR="002A62A0" w:rsidRPr="00FC4E43" w:rsidRDefault="002A62A0" w:rsidP="00B812CA">
      <w:pPr>
        <w:pStyle w:val="ListParagraph"/>
        <w:numPr>
          <w:ilvl w:val="0"/>
          <w:numId w:val="152"/>
        </w:numPr>
        <w:spacing w:line="240" w:lineRule="auto"/>
        <w:jc w:val="both"/>
        <w:rPr>
          <w:rFonts w:cs="Arial"/>
          <w:b/>
          <w:strike/>
          <w:rPrChange w:id="92" w:author="jon pritchard" w:date="2024-11-27T00:30:00Z" w16du:dateUtc="2024-11-26T23:30:00Z">
            <w:rPr>
              <w:rFonts w:cs="Arial"/>
              <w:b/>
              <w:sz w:val="24"/>
              <w:szCs w:val="24"/>
            </w:rPr>
          </w:rPrChange>
        </w:rPr>
      </w:pPr>
      <w:r w:rsidRPr="00FC4E43">
        <w:rPr>
          <w:rFonts w:cs="Arial"/>
          <w:b/>
          <w:strike/>
          <w:rPrChange w:id="93" w:author="jon pritchard" w:date="2024-11-27T00:30:00Z" w16du:dateUtc="2024-11-26T23:30:00Z">
            <w:rPr>
              <w:rFonts w:cs="Arial"/>
              <w:b/>
              <w:sz w:val="24"/>
              <w:szCs w:val="24"/>
            </w:rPr>
          </w:rPrChange>
        </w:rPr>
        <w:t>Thinning Algorithm definitions</w:t>
      </w:r>
    </w:p>
    <w:p w14:paraId="56285E42" w14:textId="5DE30FAF" w:rsidR="00ED484D" w:rsidRPr="00764DCF" w:rsidDel="00337B72" w:rsidRDefault="00ED484D" w:rsidP="00B812CA">
      <w:pPr>
        <w:pStyle w:val="ListParagraph"/>
        <w:numPr>
          <w:ilvl w:val="0"/>
          <w:numId w:val="152"/>
        </w:numPr>
        <w:spacing w:line="240" w:lineRule="auto"/>
        <w:jc w:val="both"/>
        <w:rPr>
          <w:del w:id="94" w:author="jonathan pritchard" w:date="2024-10-14T20:29:00Z" w16du:dateUtc="2024-10-14T19:29:00Z"/>
          <w:rFonts w:cs="Arial"/>
          <w:b/>
          <w:rPrChange w:id="95" w:author="jonathan pritchard" w:date="2024-10-14T20:48:00Z" w16du:dateUtc="2024-10-14T19:48:00Z">
            <w:rPr>
              <w:del w:id="96" w:author="jonathan pritchard" w:date="2024-10-14T20:29:00Z" w16du:dateUtc="2024-10-14T19:29:00Z"/>
              <w:rFonts w:cs="Arial"/>
              <w:b/>
              <w:sz w:val="24"/>
              <w:szCs w:val="24"/>
            </w:rPr>
          </w:rPrChange>
        </w:rPr>
      </w:pPr>
      <w:r w:rsidRPr="00764DCF">
        <w:rPr>
          <w:rFonts w:cs="Arial"/>
          <w:b/>
          <w:rPrChange w:id="97" w:author="jonathan pritchard" w:date="2024-10-14T20:48:00Z" w16du:dateUtc="2024-10-14T19:48:00Z">
            <w:rPr>
              <w:rFonts w:cs="Arial"/>
              <w:b/>
              <w:sz w:val="24"/>
              <w:szCs w:val="24"/>
            </w:rPr>
          </w:rPrChange>
        </w:rPr>
        <w:t>Cross references still ne</w:t>
      </w:r>
      <w:ins w:id="98" w:author="jonathan pritchard" w:date="2024-10-14T20:29:00Z" w16du:dateUtc="2024-10-14T19:29:00Z">
        <w:r w:rsidR="00337B72" w:rsidRPr="00764DCF">
          <w:rPr>
            <w:rFonts w:cs="Arial"/>
            <w:b/>
            <w:rPrChange w:id="99" w:author="jonathan pritchard" w:date="2024-10-14T20:48:00Z" w16du:dateUtc="2024-10-14T19:48:00Z">
              <w:rPr>
                <w:rFonts w:cs="Arial"/>
                <w:b/>
                <w:sz w:val="24"/>
                <w:szCs w:val="24"/>
              </w:rPr>
            </w:rPrChange>
          </w:rPr>
          <w:t>ed resolving once heading numbers are more organised.</w:t>
        </w:r>
      </w:ins>
      <w:del w:id="100" w:author="jonathan pritchard" w:date="2024-10-14T20:29:00Z" w16du:dateUtc="2024-10-14T19:29:00Z">
        <w:r w:rsidRPr="00764DCF" w:rsidDel="00337B72">
          <w:rPr>
            <w:rFonts w:cs="Arial"/>
            <w:b/>
            <w:rPrChange w:id="101" w:author="jonathan pritchard" w:date="2024-10-14T20:48:00Z" w16du:dateUtc="2024-10-14T19:48:00Z">
              <w:rPr>
                <w:rFonts w:cs="Arial"/>
                <w:b/>
                <w:sz w:val="24"/>
                <w:szCs w:val="24"/>
              </w:rPr>
            </w:rPrChange>
          </w:rPr>
          <w:delText>ed some work</w:delText>
        </w:r>
      </w:del>
    </w:p>
    <w:p w14:paraId="787EE03B" w14:textId="503A45EC" w:rsidR="00E5316F" w:rsidRPr="00764DCF" w:rsidRDefault="00E5316F" w:rsidP="00337B72">
      <w:pPr>
        <w:pStyle w:val="ListParagraph"/>
        <w:numPr>
          <w:ilvl w:val="0"/>
          <w:numId w:val="152"/>
        </w:numPr>
        <w:spacing w:line="240" w:lineRule="auto"/>
        <w:jc w:val="both"/>
        <w:rPr>
          <w:rFonts w:cs="Arial"/>
          <w:b/>
          <w:rPrChange w:id="102" w:author="jonathan pritchard" w:date="2024-10-14T20:48:00Z" w16du:dateUtc="2024-10-14T19:48:00Z">
            <w:rPr/>
          </w:rPrChange>
        </w:rPr>
      </w:pPr>
      <w:del w:id="103" w:author="jonathan pritchard" w:date="2024-10-14T20:29:00Z" w16du:dateUtc="2024-10-14T19:29:00Z">
        <w:r w:rsidRPr="00764DCF" w:rsidDel="00337B72">
          <w:rPr>
            <w:rFonts w:cs="Arial"/>
            <w:b/>
            <w:rPrChange w:id="104" w:author="jonathan pritchard" w:date="2024-10-14T20:48:00Z" w16du:dateUtc="2024-10-14T19:48:00Z">
              <w:rPr/>
            </w:rPrChange>
          </w:rPr>
          <w:delText>IFBs</w:delText>
        </w:r>
      </w:del>
    </w:p>
    <w:p w14:paraId="46702E2A" w14:textId="55812C28" w:rsidR="000F0FFB" w:rsidRPr="00FC4E43" w:rsidRDefault="000F0FFB" w:rsidP="00B812CA">
      <w:pPr>
        <w:pStyle w:val="ListParagraph"/>
        <w:numPr>
          <w:ilvl w:val="0"/>
          <w:numId w:val="152"/>
        </w:numPr>
        <w:spacing w:line="240" w:lineRule="auto"/>
        <w:jc w:val="both"/>
        <w:rPr>
          <w:rFonts w:cs="Arial"/>
          <w:b/>
          <w:strike/>
          <w:rPrChange w:id="105" w:author="jon pritchard" w:date="2024-11-27T00:30:00Z" w16du:dateUtc="2024-11-26T23:30:00Z">
            <w:rPr>
              <w:rFonts w:cs="Arial"/>
              <w:b/>
              <w:sz w:val="24"/>
              <w:szCs w:val="24"/>
            </w:rPr>
          </w:rPrChange>
        </w:rPr>
      </w:pPr>
      <w:r w:rsidRPr="00FC4E43">
        <w:rPr>
          <w:rFonts w:cs="Arial"/>
          <w:b/>
          <w:strike/>
          <w:rPrChange w:id="106" w:author="jon pritchard" w:date="2024-11-27T00:30:00Z" w16du:dateUtc="2024-11-26T23:30:00Z">
            <w:rPr>
              <w:rFonts w:cs="Arial"/>
              <w:b/>
              <w:sz w:val="24"/>
              <w:szCs w:val="24"/>
            </w:rPr>
          </w:rPrChange>
        </w:rPr>
        <w:t>SECOM clients on the ECDIS</w:t>
      </w:r>
      <w:ins w:id="107" w:author="jonathan pritchard" w:date="2024-10-14T20:29:00Z" w16du:dateUtc="2024-10-14T19:29:00Z">
        <w:r w:rsidR="00337B72" w:rsidRPr="00FC4E43">
          <w:rPr>
            <w:rFonts w:cs="Arial"/>
            <w:b/>
            <w:strike/>
            <w:rPrChange w:id="108" w:author="jon pritchard" w:date="2024-11-27T00:30:00Z" w16du:dateUtc="2024-11-26T23:30:00Z">
              <w:rPr>
                <w:rFonts w:cs="Arial"/>
                <w:b/>
                <w:sz w:val="24"/>
                <w:szCs w:val="24"/>
              </w:rPr>
            </w:rPrChange>
          </w:rPr>
          <w:t xml:space="preserve"> – nothing is r</w:t>
        </w:r>
      </w:ins>
      <w:ins w:id="109" w:author="jonathan pritchard" w:date="2024-10-14T20:30:00Z" w16du:dateUtc="2024-10-14T19:30:00Z">
        <w:r w:rsidR="00337B72" w:rsidRPr="00FC4E43">
          <w:rPr>
            <w:rFonts w:cs="Arial"/>
            <w:b/>
            <w:strike/>
            <w:rPrChange w:id="110" w:author="jon pritchard" w:date="2024-11-27T00:30:00Z" w16du:dateUtc="2024-11-26T23:30:00Z">
              <w:rPr>
                <w:rFonts w:cs="Arial"/>
                <w:b/>
                <w:sz w:val="24"/>
                <w:szCs w:val="24"/>
              </w:rPr>
            </w:rPrChange>
          </w:rPr>
          <w:t>equired in this edition?</w:t>
        </w:r>
      </w:ins>
      <w:del w:id="111" w:author="jonathan pritchard" w:date="2024-10-14T20:29:00Z" w16du:dateUtc="2024-10-14T19:29:00Z">
        <w:r w:rsidRPr="00FC4E43" w:rsidDel="00337B72">
          <w:rPr>
            <w:rFonts w:cs="Arial"/>
            <w:b/>
            <w:strike/>
            <w:rPrChange w:id="112" w:author="jon pritchard" w:date="2024-11-27T00:30:00Z" w16du:dateUtc="2024-11-26T23:30:00Z">
              <w:rPr>
                <w:rFonts w:cs="Arial"/>
                <w:b/>
                <w:sz w:val="24"/>
                <w:szCs w:val="24"/>
              </w:rPr>
            </w:rPrChange>
          </w:rPr>
          <w:delText xml:space="preserve">? </w:delText>
        </w:r>
      </w:del>
    </w:p>
    <w:p w14:paraId="68478170" w14:textId="5BAF2162" w:rsidR="002A62A0" w:rsidRPr="00764DCF" w:rsidRDefault="002A62A0" w:rsidP="00B812CA">
      <w:pPr>
        <w:pStyle w:val="ListParagraph"/>
        <w:numPr>
          <w:ilvl w:val="0"/>
          <w:numId w:val="152"/>
        </w:numPr>
        <w:spacing w:line="240" w:lineRule="auto"/>
        <w:jc w:val="both"/>
        <w:rPr>
          <w:ins w:id="113" w:author="jonathan pritchard" w:date="2024-10-14T20:31:00Z" w16du:dateUtc="2024-10-14T19:31:00Z"/>
          <w:rFonts w:cs="Arial"/>
          <w:b/>
          <w:rPrChange w:id="114" w:author="jonathan pritchard" w:date="2024-10-14T20:48:00Z" w16du:dateUtc="2024-10-14T19:48:00Z">
            <w:rPr>
              <w:ins w:id="115" w:author="jonathan pritchard" w:date="2024-10-14T20:31:00Z" w16du:dateUtc="2024-10-14T19:31:00Z"/>
              <w:rFonts w:cs="Arial"/>
              <w:b/>
              <w:sz w:val="24"/>
              <w:szCs w:val="24"/>
            </w:rPr>
          </w:rPrChange>
        </w:rPr>
      </w:pPr>
      <w:r w:rsidRPr="00764DCF">
        <w:rPr>
          <w:rFonts w:cs="Arial"/>
          <w:b/>
          <w:rPrChange w:id="116" w:author="jonathan pritchard" w:date="2024-10-14T20:48:00Z" w16du:dateUtc="2024-10-14T19:48:00Z">
            <w:rPr>
              <w:rFonts w:cs="Arial"/>
              <w:b/>
              <w:sz w:val="24"/>
              <w:szCs w:val="24"/>
            </w:rPr>
          </w:rPrChange>
        </w:rPr>
        <w:t>Dataset Management</w:t>
      </w:r>
      <w:ins w:id="117" w:author="jonathan pritchard" w:date="2024-10-14T20:31:00Z" w16du:dateUtc="2024-10-14T19:31:00Z">
        <w:r w:rsidR="00337B72" w:rsidRPr="00764DCF">
          <w:rPr>
            <w:rFonts w:cs="Arial"/>
            <w:b/>
            <w:rPrChange w:id="118" w:author="jonathan pritchard" w:date="2024-10-14T20:48:00Z" w16du:dateUtc="2024-10-14T19:48:00Z">
              <w:rPr>
                <w:rFonts w:cs="Arial"/>
                <w:b/>
                <w:sz w:val="24"/>
                <w:szCs w:val="24"/>
              </w:rPr>
            </w:rPrChange>
          </w:rPr>
          <w:t xml:space="preserve"> needs revision</w:t>
        </w:r>
      </w:ins>
    </w:p>
    <w:p w14:paraId="1842B603" w14:textId="3238FF90" w:rsidR="00337B72" w:rsidRPr="00764DCF" w:rsidRDefault="00337B72" w:rsidP="00337B72">
      <w:pPr>
        <w:pStyle w:val="ListParagraph"/>
        <w:numPr>
          <w:ilvl w:val="1"/>
          <w:numId w:val="152"/>
        </w:numPr>
        <w:spacing w:line="240" w:lineRule="auto"/>
        <w:jc w:val="both"/>
        <w:rPr>
          <w:ins w:id="119" w:author="jonathan pritchard" w:date="2024-10-14T20:32:00Z" w16du:dateUtc="2024-10-14T19:32:00Z"/>
          <w:rFonts w:cs="Arial"/>
          <w:b/>
          <w:rPrChange w:id="120" w:author="jonathan pritchard" w:date="2024-10-14T20:48:00Z" w16du:dateUtc="2024-10-14T19:48:00Z">
            <w:rPr>
              <w:ins w:id="121" w:author="jonathan pritchard" w:date="2024-10-14T20:32:00Z" w16du:dateUtc="2024-10-14T19:32:00Z"/>
              <w:rFonts w:cs="Arial"/>
              <w:b/>
              <w:sz w:val="24"/>
              <w:szCs w:val="24"/>
            </w:rPr>
          </w:rPrChange>
        </w:rPr>
      </w:pPr>
      <w:ins w:id="122" w:author="jonathan pritchard" w:date="2024-10-14T20:31:00Z" w16du:dateUtc="2024-10-14T19:31:00Z">
        <w:r w:rsidRPr="00764DCF">
          <w:rPr>
            <w:rFonts w:cs="Arial"/>
            <w:b/>
            <w:rPrChange w:id="123" w:author="jonathan pritchard" w:date="2024-10-14T20:48:00Z" w16du:dateUtc="2024-10-14T19:48:00Z">
              <w:rPr>
                <w:rFonts w:cs="Arial"/>
                <w:b/>
                <w:sz w:val="24"/>
                <w:szCs w:val="24"/>
              </w:rPr>
            </w:rPrChange>
          </w:rPr>
          <w:t>Better support file description</w:t>
        </w:r>
      </w:ins>
      <w:ins w:id="124" w:author="jonathan pritchard" w:date="2024-10-14T20:32:00Z" w16du:dateUtc="2024-10-14T19:32:00Z">
        <w:r w:rsidRPr="00764DCF">
          <w:rPr>
            <w:rFonts w:cs="Arial"/>
            <w:b/>
            <w:rPrChange w:id="125" w:author="jonathan pritchard" w:date="2024-10-14T20:48:00Z" w16du:dateUtc="2024-10-14T19:48:00Z">
              <w:rPr>
                <w:rFonts w:cs="Arial"/>
                <w:b/>
                <w:sz w:val="24"/>
                <w:szCs w:val="24"/>
              </w:rPr>
            </w:rPrChange>
          </w:rPr>
          <w:t xml:space="preserve"> of processes</w:t>
        </w:r>
      </w:ins>
    </w:p>
    <w:p w14:paraId="631324F3" w14:textId="1B4BA351" w:rsidR="00337B72" w:rsidRDefault="00337B72">
      <w:pPr>
        <w:pStyle w:val="ListParagraph"/>
        <w:numPr>
          <w:ilvl w:val="1"/>
          <w:numId w:val="152"/>
        </w:numPr>
        <w:spacing w:line="240" w:lineRule="auto"/>
        <w:jc w:val="both"/>
        <w:rPr>
          <w:ins w:id="126" w:author="jon pritchard" w:date="2024-11-27T00:32:00Z" w16du:dateUtc="2024-11-26T23:32:00Z"/>
          <w:rFonts w:cs="Arial"/>
          <w:b/>
        </w:rPr>
      </w:pPr>
      <w:ins w:id="127" w:author="jonathan pritchard" w:date="2024-10-14T20:32:00Z" w16du:dateUtc="2024-10-14T19:32:00Z">
        <w:r w:rsidRPr="00764DCF">
          <w:rPr>
            <w:rFonts w:cs="Arial"/>
            <w:b/>
            <w:rPrChange w:id="128" w:author="jonathan pritchard" w:date="2024-10-14T20:48:00Z" w16du:dateUtc="2024-10-14T19:48:00Z">
              <w:rPr>
                <w:rFonts w:cs="Arial"/>
                <w:b/>
                <w:sz w:val="24"/>
                <w:szCs w:val="24"/>
              </w:rPr>
            </w:rPrChange>
          </w:rPr>
          <w:t>Multiple methods of cancellation (particularly from e.g. NW)</w:t>
        </w:r>
      </w:ins>
    </w:p>
    <w:p w14:paraId="4ABD6DE5" w14:textId="44B5BD70" w:rsidR="00746D6D" w:rsidRPr="00764DCF" w:rsidRDefault="00746D6D">
      <w:pPr>
        <w:pStyle w:val="ListParagraph"/>
        <w:numPr>
          <w:ilvl w:val="1"/>
          <w:numId w:val="152"/>
        </w:numPr>
        <w:spacing w:line="240" w:lineRule="auto"/>
        <w:jc w:val="both"/>
        <w:rPr>
          <w:rFonts w:cs="Arial"/>
          <w:b/>
          <w:rPrChange w:id="129" w:author="jonathan pritchard" w:date="2024-10-14T20:48:00Z" w16du:dateUtc="2024-10-14T19:48:00Z">
            <w:rPr>
              <w:rFonts w:cs="Arial"/>
              <w:b/>
              <w:sz w:val="24"/>
              <w:szCs w:val="24"/>
            </w:rPr>
          </w:rPrChange>
        </w:rPr>
        <w:pPrChange w:id="130" w:author="jonathan pritchard" w:date="2024-10-14T20:31:00Z" w16du:dateUtc="2024-10-14T19:31:00Z">
          <w:pPr>
            <w:pStyle w:val="ListParagraph"/>
            <w:numPr>
              <w:numId w:val="152"/>
            </w:numPr>
            <w:spacing w:line="240" w:lineRule="auto"/>
            <w:ind w:hanging="360"/>
            <w:jc w:val="both"/>
          </w:pPr>
        </w:pPrChange>
      </w:pPr>
      <w:ins w:id="131" w:author="jon pritchard" w:date="2024-11-27T00:32:00Z" w16du:dateUtc="2024-11-26T23:32:00Z">
        <w:r>
          <w:rPr>
            <w:rFonts w:cs="Arial"/>
            <w:b/>
          </w:rPr>
          <w:lastRenderedPageBreak/>
          <w:t>See comments above</w:t>
        </w:r>
      </w:ins>
    </w:p>
    <w:p w14:paraId="4BB4A9E2" w14:textId="5BC80A2B" w:rsidR="002A62A0" w:rsidRPr="00764DCF" w:rsidRDefault="0004376C" w:rsidP="00B812CA">
      <w:pPr>
        <w:pStyle w:val="ListParagraph"/>
        <w:numPr>
          <w:ilvl w:val="0"/>
          <w:numId w:val="152"/>
        </w:numPr>
        <w:spacing w:line="240" w:lineRule="auto"/>
        <w:jc w:val="both"/>
        <w:rPr>
          <w:ins w:id="132" w:author="jonathan pritchard" w:date="2024-10-14T20:30:00Z" w16du:dateUtc="2024-10-14T19:30:00Z"/>
          <w:rFonts w:cs="Arial"/>
          <w:b/>
          <w:rPrChange w:id="133" w:author="jonathan pritchard" w:date="2024-10-14T20:48:00Z" w16du:dateUtc="2024-10-14T19:48:00Z">
            <w:rPr>
              <w:ins w:id="134" w:author="jonathan pritchard" w:date="2024-10-14T20:30:00Z" w16du:dateUtc="2024-10-14T19:30:00Z"/>
              <w:rFonts w:cs="Arial"/>
              <w:b/>
              <w:sz w:val="24"/>
              <w:szCs w:val="24"/>
            </w:rPr>
          </w:rPrChange>
        </w:rPr>
      </w:pPr>
      <w:r w:rsidRPr="00764DCF">
        <w:rPr>
          <w:rFonts w:cs="Arial"/>
          <w:b/>
          <w:rPrChange w:id="135" w:author="jonathan pritchard" w:date="2024-10-14T20:48:00Z" w16du:dateUtc="2024-10-14T19:48:00Z">
            <w:rPr>
              <w:rFonts w:cs="Arial"/>
              <w:b/>
              <w:sz w:val="24"/>
              <w:szCs w:val="24"/>
            </w:rPr>
          </w:rPrChange>
        </w:rPr>
        <w:t>Remaining Comments received prior to F2F meetin</w:t>
      </w:r>
      <w:ins w:id="136" w:author="jonathan pritchard" w:date="2024-10-14T20:30:00Z" w16du:dateUtc="2024-10-14T19:30:00Z">
        <w:r w:rsidR="00337B72" w:rsidRPr="00764DCF">
          <w:rPr>
            <w:rFonts w:cs="Arial"/>
            <w:b/>
            <w:rPrChange w:id="137" w:author="jonathan pritchard" w:date="2024-10-14T20:48:00Z" w16du:dateUtc="2024-10-14T19:48:00Z">
              <w:rPr>
                <w:rFonts w:cs="Arial"/>
                <w:b/>
                <w:sz w:val="24"/>
                <w:szCs w:val="24"/>
              </w:rPr>
            </w:rPrChange>
          </w:rPr>
          <w:t>g</w:t>
        </w:r>
      </w:ins>
      <w:del w:id="138" w:author="jonathan pritchard" w:date="2024-10-14T20:30:00Z" w16du:dateUtc="2024-10-14T19:30:00Z">
        <w:r w:rsidRPr="00764DCF" w:rsidDel="00337B72">
          <w:rPr>
            <w:rFonts w:cs="Arial"/>
            <w:b/>
            <w:rPrChange w:id="139" w:author="jonathan pritchard" w:date="2024-10-14T20:48:00Z" w16du:dateUtc="2024-10-14T19:48:00Z">
              <w:rPr>
                <w:rFonts w:cs="Arial"/>
                <w:b/>
                <w:sz w:val="24"/>
                <w:szCs w:val="24"/>
              </w:rPr>
            </w:rPrChange>
          </w:rPr>
          <w:delText>g.</w:delText>
        </w:r>
      </w:del>
    </w:p>
    <w:p w14:paraId="2BEFDB8F" w14:textId="7856CA12" w:rsidR="00337B72" w:rsidRPr="00FC4E43" w:rsidRDefault="00337B72" w:rsidP="00337B72">
      <w:pPr>
        <w:pStyle w:val="ListParagraph"/>
        <w:numPr>
          <w:ilvl w:val="1"/>
          <w:numId w:val="152"/>
        </w:numPr>
        <w:spacing w:line="240" w:lineRule="auto"/>
        <w:jc w:val="both"/>
        <w:rPr>
          <w:ins w:id="140" w:author="jonathan pritchard" w:date="2024-10-14T20:30:00Z" w16du:dateUtc="2024-10-14T19:30:00Z"/>
          <w:rFonts w:cs="Arial"/>
          <w:b/>
          <w:strike/>
          <w:rPrChange w:id="141" w:author="jon pritchard" w:date="2024-11-27T00:30:00Z" w16du:dateUtc="2024-11-26T23:30:00Z">
            <w:rPr>
              <w:ins w:id="142" w:author="jonathan pritchard" w:date="2024-10-14T20:30:00Z" w16du:dateUtc="2024-10-14T19:30:00Z"/>
              <w:rFonts w:cs="Arial"/>
              <w:b/>
              <w:sz w:val="24"/>
              <w:szCs w:val="24"/>
            </w:rPr>
          </w:rPrChange>
        </w:rPr>
      </w:pPr>
      <w:ins w:id="143" w:author="jonathan pritchard" w:date="2024-10-14T20:30:00Z" w16du:dateUtc="2024-10-14T19:30:00Z">
        <w:r w:rsidRPr="00FC4E43">
          <w:rPr>
            <w:rFonts w:cs="Arial"/>
            <w:b/>
            <w:strike/>
            <w:rPrChange w:id="144" w:author="jon pritchard" w:date="2024-11-27T00:30:00Z" w16du:dateUtc="2024-11-26T23:30:00Z">
              <w:rPr>
                <w:rFonts w:cs="Arial"/>
                <w:b/>
                <w:sz w:val="24"/>
                <w:szCs w:val="24"/>
              </w:rPr>
            </w:rPrChange>
          </w:rPr>
          <w:t>Most are done.</w:t>
        </w:r>
      </w:ins>
    </w:p>
    <w:p w14:paraId="7AB67C7F" w14:textId="7E88E870" w:rsidR="00337B72" w:rsidRPr="00764DCF" w:rsidRDefault="00337B72" w:rsidP="00337B72">
      <w:pPr>
        <w:pStyle w:val="ListParagraph"/>
        <w:numPr>
          <w:ilvl w:val="1"/>
          <w:numId w:val="152"/>
        </w:numPr>
        <w:spacing w:line="240" w:lineRule="auto"/>
        <w:jc w:val="both"/>
        <w:rPr>
          <w:ins w:id="145" w:author="jonathan pritchard" w:date="2024-10-14T20:30:00Z" w16du:dateUtc="2024-10-14T19:30:00Z"/>
          <w:rFonts w:cs="Arial"/>
          <w:b/>
          <w:rPrChange w:id="146" w:author="jonathan pritchard" w:date="2024-10-14T20:48:00Z" w16du:dateUtc="2024-10-14T19:48:00Z">
            <w:rPr>
              <w:ins w:id="147" w:author="jonathan pritchard" w:date="2024-10-14T20:30:00Z" w16du:dateUtc="2024-10-14T19:30:00Z"/>
              <w:rFonts w:cs="Arial"/>
              <w:b/>
              <w:sz w:val="24"/>
              <w:szCs w:val="24"/>
            </w:rPr>
          </w:rPrChange>
        </w:rPr>
      </w:pPr>
      <w:ins w:id="148" w:author="jonathan pritchard" w:date="2024-10-14T20:30:00Z" w16du:dateUtc="2024-10-14T19:30:00Z">
        <w:r w:rsidRPr="00764DCF">
          <w:rPr>
            <w:rFonts w:cs="Arial"/>
            <w:b/>
            <w:rPrChange w:id="149" w:author="jonathan pritchard" w:date="2024-10-14T20:48:00Z" w16du:dateUtc="2024-10-14T19:48:00Z">
              <w:rPr>
                <w:rFonts w:cs="Arial"/>
                <w:b/>
                <w:sz w:val="24"/>
                <w:szCs w:val="24"/>
              </w:rPr>
            </w:rPrChange>
          </w:rPr>
          <w:t>Yellow highlights are for proposals from those comments.</w:t>
        </w:r>
      </w:ins>
    </w:p>
    <w:p w14:paraId="093EE62C" w14:textId="16D376FE" w:rsidR="00337B72" w:rsidRPr="00764DCF" w:rsidRDefault="00337B72" w:rsidP="00337B72">
      <w:pPr>
        <w:pStyle w:val="ListParagraph"/>
        <w:numPr>
          <w:ilvl w:val="1"/>
          <w:numId w:val="152"/>
        </w:numPr>
        <w:spacing w:line="240" w:lineRule="auto"/>
        <w:jc w:val="both"/>
        <w:rPr>
          <w:ins w:id="150" w:author="jonathan pritchard" w:date="2024-10-14T20:30:00Z" w16du:dateUtc="2024-10-14T19:30:00Z"/>
          <w:rFonts w:cs="Arial"/>
          <w:b/>
          <w:rPrChange w:id="151" w:author="jonathan pritchard" w:date="2024-10-14T20:48:00Z" w16du:dateUtc="2024-10-14T19:48:00Z">
            <w:rPr>
              <w:ins w:id="152" w:author="jonathan pritchard" w:date="2024-10-14T20:30:00Z" w16du:dateUtc="2024-10-14T19:30:00Z"/>
              <w:rFonts w:cs="Arial"/>
              <w:b/>
              <w:sz w:val="24"/>
              <w:szCs w:val="24"/>
            </w:rPr>
          </w:rPrChange>
        </w:rPr>
      </w:pPr>
      <w:ins w:id="153" w:author="jonathan pritchard" w:date="2024-10-14T20:30:00Z" w16du:dateUtc="2024-10-14T19:30:00Z">
        <w:r w:rsidRPr="00764DCF">
          <w:rPr>
            <w:rFonts w:cs="Arial"/>
            <w:b/>
            <w:rPrChange w:id="154" w:author="jonathan pritchard" w:date="2024-10-14T20:48:00Z" w16du:dateUtc="2024-10-14T19:48:00Z">
              <w:rPr>
                <w:rFonts w:cs="Arial"/>
                <w:b/>
                <w:sz w:val="24"/>
                <w:szCs w:val="24"/>
              </w:rPr>
            </w:rPrChange>
          </w:rPr>
          <w:t>Most editorial ones have been included 1.7.1 onwar</w:t>
        </w:r>
      </w:ins>
      <w:ins w:id="155" w:author="jon pritchard" w:date="2024-11-27T00:30:00Z" w16du:dateUtc="2024-11-26T23:30:00Z">
        <w:r w:rsidR="00FC4E43">
          <w:rPr>
            <w:rFonts w:cs="Arial"/>
            <w:b/>
          </w:rPr>
          <w:t>d</w:t>
        </w:r>
      </w:ins>
      <w:ins w:id="156" w:author="jonathan pritchard" w:date="2024-10-14T20:30:00Z" w16du:dateUtc="2024-10-14T19:30:00Z">
        <w:del w:id="157" w:author="jon pritchard" w:date="2024-11-27T00:30:00Z" w16du:dateUtc="2024-11-26T23:30:00Z">
          <w:r w:rsidRPr="00764DCF" w:rsidDel="00FC4E43">
            <w:rPr>
              <w:rFonts w:cs="Arial"/>
              <w:b/>
              <w:rPrChange w:id="158" w:author="jonathan pritchard" w:date="2024-10-14T20:48:00Z" w16du:dateUtc="2024-10-14T19:48:00Z">
                <w:rPr>
                  <w:rFonts w:cs="Arial"/>
                  <w:b/>
                  <w:sz w:val="24"/>
                  <w:szCs w:val="24"/>
                </w:rPr>
              </w:rPrChange>
            </w:rPr>
            <w:delText>s</w:delText>
          </w:r>
        </w:del>
        <w:r w:rsidRPr="00764DCF">
          <w:rPr>
            <w:rFonts w:cs="Arial"/>
            <w:b/>
            <w:rPrChange w:id="159" w:author="jonathan pritchard" w:date="2024-10-14T20:48:00Z" w16du:dateUtc="2024-10-14T19:48:00Z">
              <w:rPr>
                <w:rFonts w:cs="Arial"/>
                <w:b/>
                <w:sz w:val="24"/>
                <w:szCs w:val="24"/>
              </w:rPr>
            </w:rPrChange>
          </w:rPr>
          <w:t>s.</w:t>
        </w:r>
      </w:ins>
    </w:p>
    <w:p w14:paraId="71763C58" w14:textId="5E355BAB" w:rsidR="00337B72" w:rsidRPr="00764DCF" w:rsidRDefault="00337B72">
      <w:pPr>
        <w:pStyle w:val="ListParagraph"/>
        <w:numPr>
          <w:ilvl w:val="1"/>
          <w:numId w:val="152"/>
        </w:numPr>
        <w:spacing w:line="240" w:lineRule="auto"/>
        <w:jc w:val="both"/>
        <w:rPr>
          <w:rFonts w:cs="Arial"/>
          <w:b/>
          <w:rPrChange w:id="160" w:author="jonathan pritchard" w:date="2024-10-14T20:48:00Z" w16du:dateUtc="2024-10-14T19:48:00Z">
            <w:rPr>
              <w:rFonts w:cs="Arial"/>
              <w:b/>
              <w:sz w:val="24"/>
              <w:szCs w:val="24"/>
            </w:rPr>
          </w:rPrChange>
        </w:rPr>
        <w:pPrChange w:id="161" w:author="jonathan pritchard" w:date="2024-10-14T20:30:00Z" w16du:dateUtc="2024-10-14T19:30:00Z">
          <w:pPr>
            <w:pStyle w:val="ListParagraph"/>
            <w:numPr>
              <w:numId w:val="152"/>
            </w:numPr>
            <w:spacing w:line="240" w:lineRule="auto"/>
            <w:ind w:hanging="360"/>
            <w:jc w:val="both"/>
          </w:pPr>
        </w:pPrChange>
      </w:pPr>
      <w:ins w:id="162" w:author="jonathan pritchard" w:date="2024-10-14T20:30:00Z" w16du:dateUtc="2024-10-14T19:30:00Z">
        <w:r w:rsidRPr="00764DCF">
          <w:rPr>
            <w:rFonts w:cs="Arial"/>
            <w:b/>
            <w:rPrChange w:id="163" w:author="jonathan pritchard" w:date="2024-10-14T20:48:00Z" w16du:dateUtc="2024-10-14T19:48:00Z">
              <w:rPr>
                <w:rFonts w:cs="Arial"/>
                <w:b/>
                <w:sz w:val="24"/>
                <w:szCs w:val="24"/>
              </w:rPr>
            </w:rPrChange>
          </w:rPr>
          <w:t>NW and WLA haven’t been done (yet)</w:t>
        </w:r>
      </w:ins>
    </w:p>
    <w:p w14:paraId="16E50EF2" w14:textId="04BD5A65" w:rsidR="002A5FCB" w:rsidRDefault="002A5FCB" w:rsidP="00BF1146">
      <w:pPr>
        <w:pStyle w:val="ListParagraph"/>
        <w:numPr>
          <w:ilvl w:val="0"/>
          <w:numId w:val="152"/>
        </w:numPr>
        <w:spacing w:line="240" w:lineRule="auto"/>
        <w:jc w:val="both"/>
        <w:rPr>
          <w:ins w:id="164" w:author="jonathan pritchard" w:date="2024-10-14T20:49:00Z" w16du:dateUtc="2024-10-14T19:49:00Z"/>
          <w:rFonts w:cs="Arial"/>
          <w:b/>
        </w:rPr>
      </w:pPr>
      <w:r w:rsidRPr="00FC4E43">
        <w:rPr>
          <w:rFonts w:cs="Arial"/>
          <w:b/>
          <w:strike/>
          <w:rPrChange w:id="165" w:author="jon pritchard" w:date="2024-11-27T00:30:00Z" w16du:dateUtc="2024-11-26T23:30:00Z">
            <w:rPr>
              <w:rFonts w:cs="Arial"/>
              <w:b/>
              <w:sz w:val="24"/>
              <w:szCs w:val="24"/>
            </w:rPr>
          </w:rPrChange>
        </w:rPr>
        <w:t>Is any non</w:t>
      </w:r>
      <w:ins w:id="166" w:author="jonathan pritchard" w:date="2024-10-14T20:31:00Z" w16du:dateUtc="2024-10-14T19:31:00Z">
        <w:r w:rsidR="00337B72" w:rsidRPr="00FC4E43">
          <w:rPr>
            <w:rFonts w:cs="Arial"/>
            <w:b/>
            <w:strike/>
            <w:rPrChange w:id="167" w:author="jon pritchard" w:date="2024-11-27T00:30:00Z" w16du:dateUtc="2024-11-26T23:30:00Z">
              <w:rPr>
                <w:rFonts w:cs="Arial"/>
                <w:b/>
                <w:sz w:val="24"/>
                <w:szCs w:val="24"/>
              </w:rPr>
            </w:rPrChange>
          </w:rPr>
          <w:t>-unprojected-WGS84</w:t>
        </w:r>
      </w:ins>
      <w:del w:id="168" w:author="jonathan pritchard" w:date="2024-10-14T20:31:00Z" w16du:dateUtc="2024-10-14T19:31:00Z">
        <w:r w:rsidRPr="00FC4E43" w:rsidDel="00337B72">
          <w:rPr>
            <w:rFonts w:cs="Arial"/>
            <w:b/>
            <w:strike/>
            <w:rPrChange w:id="169" w:author="jon pritchard" w:date="2024-11-27T00:30:00Z" w16du:dateUtc="2024-11-26T23:30:00Z">
              <w:rPr>
                <w:rFonts w:cs="Arial"/>
                <w:b/>
                <w:sz w:val="24"/>
                <w:szCs w:val="24"/>
              </w:rPr>
            </w:rPrChange>
          </w:rPr>
          <w:delText>-WGS84</w:delText>
        </w:r>
      </w:del>
      <w:r w:rsidRPr="00FC4E43">
        <w:rPr>
          <w:rFonts w:cs="Arial"/>
          <w:b/>
          <w:strike/>
          <w:rPrChange w:id="170" w:author="jon pritchard" w:date="2024-11-27T00:30:00Z" w16du:dateUtc="2024-11-26T23:30:00Z">
            <w:rPr>
              <w:rFonts w:cs="Arial"/>
              <w:b/>
              <w:sz w:val="24"/>
              <w:szCs w:val="24"/>
            </w:rPr>
          </w:rPrChange>
        </w:rPr>
        <w:t xml:space="preserve"> data allowed? Possibly S-102? Or coverage polygons or any GML.</w:t>
      </w:r>
      <w:ins w:id="171" w:author="jonathan pritchard" w:date="2024-10-14T20:30:00Z" w16du:dateUtc="2024-10-14T19:30:00Z">
        <w:r w:rsidR="00337B72" w:rsidRPr="00FC4E43">
          <w:rPr>
            <w:rFonts w:cs="Arial"/>
            <w:b/>
            <w:strike/>
            <w:rPrChange w:id="172" w:author="jon pritchard" w:date="2024-11-27T00:30:00Z" w16du:dateUtc="2024-11-26T23:30:00Z">
              <w:rPr>
                <w:rFonts w:cs="Arial"/>
                <w:b/>
                <w:sz w:val="24"/>
                <w:szCs w:val="24"/>
              </w:rPr>
            </w:rPrChange>
          </w:rPr>
          <w:t xml:space="preserve"> Needs resolving</w:t>
        </w:r>
        <w:r w:rsidR="00337B72" w:rsidRPr="00764DCF">
          <w:rPr>
            <w:rFonts w:cs="Arial"/>
            <w:b/>
            <w:rPrChange w:id="173" w:author="jonathan pritchard" w:date="2024-10-14T20:48:00Z" w16du:dateUtc="2024-10-14T19:48:00Z">
              <w:rPr>
                <w:rFonts w:cs="Arial"/>
                <w:b/>
                <w:sz w:val="24"/>
                <w:szCs w:val="24"/>
              </w:rPr>
            </w:rPrChange>
          </w:rPr>
          <w:t>.</w:t>
        </w:r>
      </w:ins>
      <w:ins w:id="174" w:author="jon pritchard" w:date="2024-11-27T00:30:00Z" w16du:dateUtc="2024-11-26T23:30:00Z">
        <w:r w:rsidR="00FC4E43">
          <w:rPr>
            <w:rFonts w:cs="Arial"/>
            <w:b/>
          </w:rPr>
          <w:t xml:space="preserve"> In progress</w:t>
        </w:r>
      </w:ins>
    </w:p>
    <w:p w14:paraId="6140EC61" w14:textId="1D00A36D" w:rsidR="00764DCF" w:rsidRPr="00764DCF" w:rsidRDefault="00764DCF" w:rsidP="00BF1146">
      <w:pPr>
        <w:pStyle w:val="ListParagraph"/>
        <w:numPr>
          <w:ilvl w:val="0"/>
          <w:numId w:val="152"/>
        </w:numPr>
        <w:spacing w:line="240" w:lineRule="auto"/>
        <w:jc w:val="both"/>
        <w:rPr>
          <w:rFonts w:cs="Arial"/>
          <w:b/>
          <w:rPrChange w:id="175" w:author="jonathan pritchard" w:date="2024-10-14T20:48:00Z" w16du:dateUtc="2024-10-14T19:48:00Z">
            <w:rPr>
              <w:rFonts w:cs="Arial"/>
              <w:b/>
              <w:sz w:val="24"/>
              <w:szCs w:val="24"/>
            </w:rPr>
          </w:rPrChange>
        </w:rPr>
      </w:pPr>
      <w:ins w:id="176" w:author="jonathan pritchard" w:date="2024-10-14T20:49:00Z" w16du:dateUtc="2024-10-14T19:49:00Z">
        <w:r w:rsidRPr="00FC4E43">
          <w:rPr>
            <w:rFonts w:cs="Arial"/>
            <w:b/>
            <w:strike/>
            <w:rPrChange w:id="177" w:author="jon pritchard" w:date="2024-11-27T00:31:00Z" w16du:dateUtc="2024-11-26T23:31:00Z">
              <w:rPr>
                <w:rFonts w:cs="Arial"/>
                <w:b/>
              </w:rPr>
            </w:rPrChange>
          </w:rPr>
          <w:t>Is S-102 a chart or not?</w:t>
        </w:r>
      </w:ins>
      <w:ins w:id="178" w:author="jon pritchard" w:date="2024-11-27T00:31:00Z" w16du:dateUtc="2024-11-26T23:31:00Z">
        <w:r w:rsidR="00FC4E43">
          <w:rPr>
            <w:rFonts w:cs="Arial"/>
            <w:b/>
          </w:rPr>
          <w:t xml:space="preserve"> Deferred.</w:t>
        </w:r>
      </w:ins>
    </w:p>
    <w:p w14:paraId="622A397A" w14:textId="6D39D3E1" w:rsidR="00BF1146" w:rsidRPr="00764DCF" w:rsidRDefault="00BF1146" w:rsidP="00B812CA">
      <w:pPr>
        <w:pStyle w:val="ListParagraph"/>
        <w:numPr>
          <w:ilvl w:val="0"/>
          <w:numId w:val="152"/>
        </w:numPr>
        <w:spacing w:line="240" w:lineRule="auto"/>
        <w:jc w:val="both"/>
        <w:rPr>
          <w:ins w:id="179" w:author="jonathan pritchard" w:date="2024-10-14T20:48:00Z" w16du:dateUtc="2024-10-14T19:48:00Z"/>
          <w:rFonts w:cs="Arial"/>
          <w:b/>
          <w:rPrChange w:id="180" w:author="jonathan pritchard" w:date="2024-10-14T20:48:00Z" w16du:dateUtc="2024-10-14T19:48:00Z">
            <w:rPr>
              <w:ins w:id="181" w:author="jonathan pritchard" w:date="2024-10-14T20:48:00Z" w16du:dateUtc="2024-10-14T19:48:00Z"/>
              <w:rFonts w:cs="Arial"/>
              <w:b/>
              <w:sz w:val="24"/>
              <w:szCs w:val="24"/>
            </w:rPr>
          </w:rPrChange>
        </w:rPr>
      </w:pPr>
      <w:r w:rsidRPr="00764DCF">
        <w:rPr>
          <w:rFonts w:cs="Arial"/>
          <w:b/>
          <w:rPrChange w:id="182" w:author="jonathan pritchard" w:date="2024-10-14T20:48:00Z" w16du:dateUtc="2024-10-14T19:48:00Z">
            <w:rPr>
              <w:rFonts w:cs="Arial"/>
              <w:b/>
              <w:sz w:val="24"/>
              <w:szCs w:val="24"/>
            </w:rPr>
          </w:rPrChange>
        </w:rPr>
        <w:t>Some items of text still need input from other stakeholders before redrafting.</w:t>
      </w:r>
    </w:p>
    <w:p w14:paraId="0DCBEB4E" w14:textId="589489C0" w:rsidR="00764DCF" w:rsidRDefault="00764DCF" w:rsidP="00B812CA">
      <w:pPr>
        <w:pStyle w:val="ListParagraph"/>
        <w:numPr>
          <w:ilvl w:val="0"/>
          <w:numId w:val="152"/>
        </w:numPr>
        <w:spacing w:line="240" w:lineRule="auto"/>
        <w:jc w:val="both"/>
        <w:rPr>
          <w:ins w:id="183" w:author="jonathan pritchard" w:date="2024-10-14T20:49:00Z" w16du:dateUtc="2024-10-14T19:49:00Z"/>
          <w:rFonts w:cs="Arial"/>
          <w:b/>
        </w:rPr>
      </w:pPr>
      <w:ins w:id="184" w:author="jonathan pritchard" w:date="2024-10-14T20:48:00Z" w16du:dateUtc="2024-10-14T19:48:00Z">
        <w:r w:rsidRPr="00764DCF">
          <w:rPr>
            <w:rFonts w:cs="Arial"/>
            <w:b/>
            <w:rPrChange w:id="185" w:author="jonathan pritchard" w:date="2024-10-14T20:48:00Z" w16du:dateUtc="2024-10-14T19:48:00Z">
              <w:rPr>
                <w:rFonts w:cs="Arial"/>
                <w:b/>
                <w:sz w:val="24"/>
                <w:szCs w:val="24"/>
              </w:rPr>
            </w:rPrChange>
          </w:rPr>
          <w:t xml:space="preserve">Update Information isn’t </w:t>
        </w:r>
        <w:r>
          <w:rPr>
            <w:rFonts w:cs="Arial"/>
            <w:b/>
          </w:rPr>
          <w:t>dealt with – should there be a choice betw</w:t>
        </w:r>
      </w:ins>
      <w:ins w:id="186" w:author="jonathan pritchard" w:date="2024-10-14T20:49:00Z" w16du:dateUtc="2024-10-14T19:49:00Z">
        <w:r>
          <w:rPr>
            <w:rFonts w:cs="Arial"/>
            <w:b/>
          </w:rPr>
          <w:t>een traditional auto-update views and update information?</w:t>
        </w:r>
      </w:ins>
    </w:p>
    <w:p w14:paraId="2C085F57" w14:textId="1CD8D270" w:rsidR="00764DCF" w:rsidRDefault="00764DCF" w:rsidP="00B812CA">
      <w:pPr>
        <w:pStyle w:val="ListParagraph"/>
        <w:numPr>
          <w:ilvl w:val="0"/>
          <w:numId w:val="152"/>
        </w:numPr>
        <w:spacing w:line="240" w:lineRule="auto"/>
        <w:jc w:val="both"/>
        <w:rPr>
          <w:ins w:id="187" w:author="jonathan pritchard" w:date="2024-10-14T20:49:00Z" w16du:dateUtc="2024-10-14T19:49:00Z"/>
          <w:rFonts w:cs="Arial"/>
          <w:b/>
        </w:rPr>
      </w:pPr>
      <w:ins w:id="188" w:author="jonathan pritchard" w:date="2024-10-14T20:49:00Z" w16du:dateUtc="2024-10-14T19:49:00Z">
        <w:r>
          <w:rPr>
            <w:rFonts w:cs="Arial"/>
            <w:b/>
          </w:rPr>
          <w:t>S-164 tests need to be updated following this review.</w:t>
        </w:r>
      </w:ins>
    </w:p>
    <w:p w14:paraId="3BD894D1" w14:textId="1D9F1473" w:rsidR="00764DCF" w:rsidRDefault="0008189E" w:rsidP="00B812CA">
      <w:pPr>
        <w:pStyle w:val="ListParagraph"/>
        <w:numPr>
          <w:ilvl w:val="0"/>
          <w:numId w:val="152"/>
        </w:numPr>
        <w:spacing w:line="240" w:lineRule="auto"/>
        <w:jc w:val="both"/>
        <w:rPr>
          <w:rFonts w:cs="Arial"/>
          <w:b/>
        </w:rPr>
      </w:pPr>
      <w:ins w:id="189" w:author="jonathan pritchard" w:date="2024-10-14T21:06:00Z" w16du:dateUtc="2024-10-14T20:06:00Z">
        <w:r>
          <w:rPr>
            <w:rFonts w:cs="Arial"/>
            <w:b/>
          </w:rPr>
          <w:t>New tidal panel layout (with stream depth)</w:t>
        </w:r>
      </w:ins>
      <w:ins w:id="190" w:author="jonathan pritchard" w:date="2024-10-22T09:17:00Z" w16du:dateUtc="2024-10-22T08:17:00Z">
        <w:r w:rsidR="00B85EBF">
          <w:rPr>
            <w:rFonts w:cs="Arial"/>
            <w:b/>
          </w:rPr>
          <w:t xml:space="preserve"> needs review</w:t>
        </w:r>
      </w:ins>
    </w:p>
    <w:p w14:paraId="261F8CEA" w14:textId="56D2C8FF" w:rsidR="005B152D" w:rsidRDefault="005B152D" w:rsidP="00B812CA">
      <w:pPr>
        <w:pStyle w:val="ListParagraph"/>
        <w:numPr>
          <w:ilvl w:val="0"/>
          <w:numId w:val="152"/>
        </w:numPr>
        <w:spacing w:line="240" w:lineRule="auto"/>
        <w:jc w:val="both"/>
        <w:rPr>
          <w:rFonts w:cs="Arial"/>
          <w:b/>
        </w:rPr>
      </w:pPr>
      <w:r>
        <w:rPr>
          <w:rFonts w:cs="Arial"/>
          <w:b/>
        </w:rPr>
        <w:t xml:space="preserve">Sections highlighted in </w:t>
      </w:r>
      <w:r w:rsidRPr="00907C46">
        <w:rPr>
          <w:rFonts w:cs="Arial"/>
          <w:b/>
          <w:highlight w:val="yellow"/>
        </w:rPr>
        <w:t>yellow</w:t>
      </w:r>
      <w:r>
        <w:rPr>
          <w:rFonts w:cs="Arial"/>
          <w:b/>
        </w:rPr>
        <w:t xml:space="preserve"> still need discussion or further work</w:t>
      </w:r>
    </w:p>
    <w:p w14:paraId="743070D9" w14:textId="2A32AC62" w:rsidR="00907C46" w:rsidRDefault="00907C46" w:rsidP="00B812CA">
      <w:pPr>
        <w:pStyle w:val="ListParagraph"/>
        <w:numPr>
          <w:ilvl w:val="0"/>
          <w:numId w:val="152"/>
        </w:numPr>
        <w:spacing w:line="240" w:lineRule="auto"/>
        <w:jc w:val="both"/>
        <w:rPr>
          <w:rFonts w:cs="Arial"/>
          <w:b/>
        </w:rPr>
      </w:pPr>
      <w:r>
        <w:rPr>
          <w:rFonts w:cs="Arial"/>
          <w:b/>
        </w:rPr>
        <w:t>Outputs to S-164 captured</w:t>
      </w:r>
      <w:r w:rsidR="001A279D">
        <w:rPr>
          <w:rFonts w:cs="Arial"/>
          <w:b/>
        </w:rPr>
        <w:t xml:space="preserve"> from github issues</w:t>
      </w:r>
    </w:p>
    <w:p w14:paraId="33DA4D29" w14:textId="4674D9BC" w:rsidR="003E10CD" w:rsidRPr="00453DD3" w:rsidRDefault="003E10CD" w:rsidP="00B812CA">
      <w:pPr>
        <w:pStyle w:val="ListParagraph"/>
        <w:numPr>
          <w:ilvl w:val="0"/>
          <w:numId w:val="152"/>
        </w:numPr>
        <w:spacing w:line="240" w:lineRule="auto"/>
        <w:jc w:val="both"/>
        <w:rPr>
          <w:rFonts w:cs="Arial"/>
          <w:b/>
          <w:strike/>
          <w:rPrChange w:id="191" w:author="jon pritchard" w:date="2024-11-27T21:15:00Z" w16du:dateUtc="2024-11-27T20:15:00Z">
            <w:rPr>
              <w:rFonts w:cs="Arial"/>
              <w:b/>
            </w:rPr>
          </w:rPrChange>
        </w:rPr>
      </w:pPr>
      <w:r w:rsidRPr="00453DD3">
        <w:rPr>
          <w:rFonts w:cs="Arial"/>
          <w:b/>
          <w:strike/>
          <w:rPrChange w:id="192" w:author="jon pritchard" w:date="2024-11-27T21:15:00Z" w16du:dateUtc="2024-11-27T20:15:00Z">
            <w:rPr>
              <w:rFonts w:cs="Arial"/>
              <w:b/>
            </w:rPr>
          </w:rPrChange>
        </w:rPr>
        <w:t>Language preferences – language packs and multiple languages. Should be accessed using the same mechanisms.</w:t>
      </w:r>
    </w:p>
    <w:p w14:paraId="7A0BA3AA" w14:textId="56623C75" w:rsidR="00693938" w:rsidRDefault="00693938" w:rsidP="00693938">
      <w:pPr>
        <w:pStyle w:val="ListParagraph"/>
        <w:numPr>
          <w:ilvl w:val="0"/>
          <w:numId w:val="152"/>
        </w:numPr>
        <w:spacing w:line="240" w:lineRule="auto"/>
        <w:jc w:val="both"/>
        <w:rPr>
          <w:rFonts w:cs="Arial"/>
          <w:b/>
        </w:rPr>
      </w:pPr>
      <w:r>
        <w:rPr>
          <w:rFonts w:cs="Arial"/>
          <w:b/>
        </w:rPr>
        <w:t>GML vocabulary</w:t>
      </w:r>
    </w:p>
    <w:p w14:paraId="67A443F5" w14:textId="5CBF3FDC" w:rsidR="001A279D" w:rsidRDefault="001A279D" w:rsidP="00693938">
      <w:pPr>
        <w:pStyle w:val="ListParagraph"/>
        <w:numPr>
          <w:ilvl w:val="0"/>
          <w:numId w:val="152"/>
        </w:numPr>
        <w:spacing w:line="240" w:lineRule="auto"/>
        <w:jc w:val="both"/>
        <w:rPr>
          <w:rFonts w:cs="Arial"/>
          <w:b/>
        </w:rPr>
      </w:pPr>
      <w:r>
        <w:rPr>
          <w:rFonts w:cs="Arial"/>
          <w:b/>
        </w:rPr>
        <w:t>Holes in S-102 data</w:t>
      </w:r>
    </w:p>
    <w:p w14:paraId="4D9A21D6" w14:textId="184B769E" w:rsidR="001A279D" w:rsidDel="00FC4E43" w:rsidRDefault="001A279D" w:rsidP="00693938">
      <w:pPr>
        <w:pStyle w:val="ListParagraph"/>
        <w:numPr>
          <w:ilvl w:val="0"/>
          <w:numId w:val="152"/>
        </w:numPr>
        <w:spacing w:line="240" w:lineRule="auto"/>
        <w:jc w:val="both"/>
        <w:rPr>
          <w:del w:id="193" w:author="jon pritchard" w:date="2024-11-27T00:31:00Z" w16du:dateUtc="2024-11-26T23:31:00Z"/>
          <w:rFonts w:cs="Arial"/>
          <w:b/>
        </w:rPr>
      </w:pPr>
      <w:r>
        <w:rPr>
          <w:rFonts w:cs="Arial"/>
          <w:b/>
        </w:rPr>
        <w:t>Better estimates for minimum sizes in S-102 (e.g. 1000x1000) instead of MB</w:t>
      </w:r>
    </w:p>
    <w:p w14:paraId="16D483DB" w14:textId="77777777" w:rsidR="00693938" w:rsidRPr="00FC4E43" w:rsidRDefault="00693938" w:rsidP="00FC4E43">
      <w:pPr>
        <w:pStyle w:val="ListParagraph"/>
        <w:numPr>
          <w:ilvl w:val="0"/>
          <w:numId w:val="152"/>
        </w:numPr>
        <w:spacing w:line="240" w:lineRule="auto"/>
        <w:jc w:val="both"/>
        <w:rPr>
          <w:ins w:id="194" w:author="jonathan pritchard" w:date="2024-10-14T21:06:00Z" w16du:dateUtc="2024-10-14T20:06:00Z"/>
          <w:rFonts w:cs="Arial"/>
          <w:b/>
          <w:rPrChange w:id="195" w:author="jon pritchard" w:date="2024-11-27T00:31:00Z" w16du:dateUtc="2024-11-26T23:31:00Z">
            <w:rPr>
              <w:ins w:id="196" w:author="jonathan pritchard" w:date="2024-10-14T21:06:00Z" w16du:dateUtc="2024-10-14T20:06:00Z"/>
            </w:rPr>
          </w:rPrChange>
        </w:rPr>
      </w:pPr>
    </w:p>
    <w:p w14:paraId="3F5591DB" w14:textId="77777777" w:rsidR="0008189E" w:rsidRPr="00B85EBF" w:rsidRDefault="0008189E">
      <w:pPr>
        <w:spacing w:line="240" w:lineRule="auto"/>
        <w:jc w:val="both"/>
        <w:rPr>
          <w:rFonts w:cs="Arial"/>
          <w:b/>
          <w:rPrChange w:id="197" w:author="jonathan pritchard" w:date="2024-10-22T09:17:00Z" w16du:dateUtc="2024-10-22T08:17:00Z">
            <w:rPr>
              <w:rFonts w:cs="Arial"/>
              <w:b/>
              <w:sz w:val="24"/>
              <w:szCs w:val="24"/>
            </w:rPr>
          </w:rPrChange>
        </w:rPr>
        <w:pPrChange w:id="198" w:author="jonathan pritchard" w:date="2024-10-22T09:17:00Z" w16du:dateUtc="2024-10-22T08:17:00Z">
          <w:pPr>
            <w:pStyle w:val="ListParagraph"/>
            <w:numPr>
              <w:numId w:val="152"/>
            </w:numPr>
            <w:spacing w:line="240" w:lineRule="auto"/>
            <w:ind w:hanging="360"/>
            <w:jc w:val="both"/>
          </w:pPr>
        </w:pPrChange>
      </w:pPr>
    </w:p>
    <w:p w14:paraId="6218EC94" w14:textId="4E33EB3A" w:rsidR="003A3C6A" w:rsidDel="00337B72" w:rsidRDefault="003A3C6A" w:rsidP="00B812CA">
      <w:pPr>
        <w:pStyle w:val="ListParagraph"/>
        <w:numPr>
          <w:ilvl w:val="0"/>
          <w:numId w:val="152"/>
        </w:numPr>
        <w:spacing w:line="240" w:lineRule="auto"/>
        <w:jc w:val="both"/>
        <w:rPr>
          <w:del w:id="199" w:author="jonathan pritchard" w:date="2024-10-14T20:31:00Z" w16du:dateUtc="2024-10-14T19:31:00Z"/>
          <w:rFonts w:cs="Arial"/>
          <w:b/>
          <w:sz w:val="24"/>
          <w:szCs w:val="24"/>
        </w:rPr>
      </w:pPr>
      <w:del w:id="200" w:author="jonathan pritchard" w:date="2024-10-14T20:31:00Z" w16du:dateUtc="2024-10-14T19:31:00Z">
        <w:r w:rsidDel="00337B72">
          <w:rPr>
            <w:rFonts w:cs="Arial"/>
            <w:b/>
            <w:sz w:val="24"/>
            <w:szCs w:val="24"/>
          </w:rPr>
          <w:delText xml:space="preserve">S-102 needs adding if non-WGS84 projected datasets are to be allowed. </w:delText>
        </w:r>
      </w:del>
    </w:p>
    <w:p w14:paraId="6D616B06" w14:textId="77777777" w:rsidR="0004376C" w:rsidRPr="00B812CA" w:rsidRDefault="0004376C" w:rsidP="00BF1146">
      <w:pPr>
        <w:spacing w:line="240" w:lineRule="auto"/>
        <w:jc w:val="both"/>
        <w:rPr>
          <w:rFonts w:cs="Arial"/>
          <w:b/>
          <w:sz w:val="24"/>
          <w:szCs w:val="24"/>
          <w:lang w:val="en-US"/>
        </w:rPr>
      </w:pPr>
    </w:p>
    <w:p w14:paraId="6ED5B2D0" w14:textId="1522DF32" w:rsidR="00885FE2" w:rsidRPr="00237F07" w:rsidRDefault="00885FE2" w:rsidP="00B812CA">
      <w:pPr>
        <w:spacing w:line="240" w:lineRule="auto"/>
        <w:jc w:val="both"/>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703BA8" w:rsidRPr="00237F07" w14:paraId="2C097688" w14:textId="77777777" w:rsidTr="000B1E24">
        <w:tc>
          <w:tcPr>
            <w:tcW w:w="8862" w:type="dxa"/>
            <w:tcBorders>
              <w:top w:val="single" w:sz="4" w:space="0" w:color="000000"/>
            </w:tcBorders>
          </w:tcPr>
          <w:p w14:paraId="227CE27C" w14:textId="60A62309" w:rsidR="00703BA8" w:rsidRPr="00237F07"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237F07">
              <w:rPr>
                <w:rFonts w:ascii="Helvetica" w:hAnsi="Helvetica" w:cs="Helvetica"/>
                <w:sz w:val="22"/>
                <w:szCs w:val="22"/>
              </w:rPr>
              <w:t xml:space="preserve">© </w:t>
            </w:r>
            <w:r w:rsidRPr="00237F07">
              <w:rPr>
                <w:rFonts w:ascii="Helvetica" w:hAnsi="Helvetica"/>
                <w:sz w:val="22"/>
                <w:szCs w:val="22"/>
              </w:rPr>
              <w:t>Copyright International Hydrographic Organization 202</w:t>
            </w:r>
            <w:r w:rsidR="00A13F5A" w:rsidRPr="00237F07">
              <w:rPr>
                <w:rFonts w:ascii="Helvetica" w:hAnsi="Helvetica"/>
                <w:sz w:val="22"/>
                <w:szCs w:val="22"/>
              </w:rPr>
              <w:t>4</w:t>
            </w:r>
          </w:p>
        </w:tc>
      </w:tr>
      <w:tr w:rsidR="00703BA8" w:rsidRPr="00237F07" w14:paraId="7A5A46E3" w14:textId="77777777" w:rsidTr="000B1E24">
        <w:tc>
          <w:tcPr>
            <w:tcW w:w="8862" w:type="dxa"/>
          </w:tcPr>
          <w:p w14:paraId="0214FDD3"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 xml:space="preserve">This work is copyright. Apart from any use permitted in accordance with the </w:t>
            </w:r>
            <w:hyperlink r:id="rId8" w:history="1">
              <w:r w:rsidRPr="00237F07">
                <w:rPr>
                  <w:color w:val="auto"/>
                  <w:sz w:val="20"/>
                  <w:szCs w:val="20"/>
                  <w:lang w:val="en-GB"/>
                </w:rPr>
                <w:t>Berne Convention for the Protection of Literary and Artistic Works</w:t>
              </w:r>
            </w:hyperlink>
            <w:r w:rsidRPr="00237F07">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237F07" w14:paraId="68225E9E" w14:textId="77777777" w:rsidTr="000B1E24">
        <w:tc>
          <w:tcPr>
            <w:tcW w:w="8862" w:type="dxa"/>
          </w:tcPr>
          <w:p w14:paraId="745E7E5B"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237F07" w14:paraId="2D80CCE1" w14:textId="77777777" w:rsidTr="000B1E24">
        <w:tc>
          <w:tcPr>
            <w:tcW w:w="8862" w:type="dxa"/>
          </w:tcPr>
          <w:p w14:paraId="0994D374" w14:textId="77777777" w:rsidR="00703BA8" w:rsidRPr="00237F07" w:rsidRDefault="00703BA8" w:rsidP="004E61EE">
            <w:pPr>
              <w:autoSpaceDE w:val="0"/>
              <w:autoSpaceDN w:val="0"/>
              <w:adjustRightInd w:val="0"/>
              <w:spacing w:before="120" w:line="240" w:lineRule="auto"/>
              <w:ind w:left="317" w:right="390"/>
              <w:rPr>
                <w:rFonts w:cs="Arial"/>
              </w:rPr>
            </w:pPr>
            <w:r w:rsidRPr="00237F07">
              <w:rPr>
                <w:rFonts w:cs="Arial"/>
              </w:rPr>
              <w:t>In the event that this document or partial material from this document is reproduced, translated or distributed under the terms described above, the following statements are to be included:</w:t>
            </w:r>
          </w:p>
        </w:tc>
      </w:tr>
      <w:tr w:rsidR="00703BA8" w:rsidRPr="00237F07" w14:paraId="64BB0D33" w14:textId="77777777" w:rsidTr="000B1E24">
        <w:tc>
          <w:tcPr>
            <w:tcW w:w="8862" w:type="dxa"/>
          </w:tcPr>
          <w:p w14:paraId="41408F02"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237F07" w14:paraId="7152B531" w14:textId="77777777" w:rsidTr="000B1E24">
        <w:trPr>
          <w:trHeight w:val="2312"/>
        </w:trPr>
        <w:tc>
          <w:tcPr>
            <w:tcW w:w="8862" w:type="dxa"/>
            <w:tcBorders>
              <w:bottom w:val="single" w:sz="4" w:space="0" w:color="000000"/>
            </w:tcBorders>
          </w:tcPr>
          <w:p w14:paraId="76F656AF"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237F07" w:rsidRDefault="00703BA8" w:rsidP="004E61EE">
            <w:pPr>
              <w:autoSpaceDE w:val="0"/>
              <w:autoSpaceDN w:val="0"/>
              <w:adjustRightInd w:val="0"/>
              <w:spacing w:before="120" w:line="240" w:lineRule="auto"/>
              <w:ind w:left="366" w:right="924"/>
              <w:rPr>
                <w:rFonts w:cs="Arial"/>
              </w:rPr>
            </w:pPr>
            <w:r w:rsidRPr="00237F07">
              <w:rPr>
                <w:rFonts w:cs="Arial"/>
              </w:rPr>
              <w:t>The IHO Logo or other identifiers shall not be used in any derived product without prior written permission from the IHO Secretariat.</w:t>
            </w:r>
          </w:p>
          <w:p w14:paraId="382151FA" w14:textId="77777777" w:rsidR="00703BA8" w:rsidRPr="00237F07" w:rsidRDefault="00703BA8" w:rsidP="004E61EE">
            <w:pPr>
              <w:autoSpaceDE w:val="0"/>
              <w:autoSpaceDN w:val="0"/>
              <w:adjustRightInd w:val="0"/>
              <w:spacing w:before="120" w:line="240" w:lineRule="auto"/>
              <w:ind w:left="600" w:right="924"/>
              <w:rPr>
                <w:rFonts w:cs="Arial"/>
              </w:rPr>
            </w:pPr>
          </w:p>
        </w:tc>
      </w:tr>
    </w:tbl>
    <w:p w14:paraId="6CA00846" w14:textId="2AC574B1" w:rsidR="004344F7" w:rsidRPr="00237F07" w:rsidRDefault="004344F7" w:rsidP="00DD4967">
      <w:pPr>
        <w:spacing w:after="0" w:line="240" w:lineRule="auto"/>
      </w:pPr>
    </w:p>
    <w:p w14:paraId="649F00F4" w14:textId="77777777" w:rsidR="004344F7" w:rsidRPr="00237F07" w:rsidRDefault="004344F7" w:rsidP="004E61EE">
      <w:pPr>
        <w:spacing w:after="0" w:line="240" w:lineRule="auto"/>
        <w:sectPr w:rsidR="004344F7" w:rsidRPr="00237F07" w:rsidSect="00686450">
          <w:headerReference w:type="even" r:id="rId9"/>
          <w:footerReference w:type="even" r:id="rId10"/>
          <w:footerReference w:type="default" r:id="rId11"/>
          <w:headerReference w:type="first" r:id="rId12"/>
          <w:footerReference w:type="first" r:id="rId13"/>
          <w:pgSz w:w="11906" w:h="16838" w:code="9"/>
          <w:pgMar w:top="1440" w:right="1400" w:bottom="1440" w:left="1400" w:header="708" w:footer="708" w:gutter="0"/>
          <w:pgNumType w:fmt="lowerRoman"/>
          <w:cols w:space="708"/>
          <w:titlePg/>
          <w:docGrid w:linePitch="360"/>
        </w:sectPr>
      </w:pPr>
    </w:p>
    <w:bookmarkStart w:id="203" w:name="_Toc144415652" w:displacedByCustomXml="next"/>
    <w:bookmarkStart w:id="204" w:name="_Toc144421198" w:displacedByCustomXml="next"/>
    <w:bookmarkStart w:id="205" w:name="_Toc17886923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205"/>
          <w:bookmarkEnd w:id="204"/>
          <w:bookmarkEnd w:id="203"/>
        </w:p>
        <w:p w14:paraId="742B4705" w14:textId="77777777" w:rsidR="00703BA8" w:rsidRPr="00237F07" w:rsidRDefault="00703BA8" w:rsidP="00EB0E20">
          <w:pPr>
            <w:pStyle w:val="TOC9"/>
          </w:pPr>
        </w:p>
        <w:p w14:paraId="5A10F07C" w14:textId="025B8E47" w:rsidR="00811073"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78869238" w:history="1">
            <w:r w:rsidR="00811073" w:rsidRPr="00500B40">
              <w:rPr>
                <w:rStyle w:val="Hyperlink"/>
                <w:b/>
                <w:noProof/>
              </w:rPr>
              <w:t>CONTENTS</w:t>
            </w:r>
            <w:r w:rsidR="00811073">
              <w:rPr>
                <w:noProof/>
                <w:webHidden/>
              </w:rPr>
              <w:tab/>
            </w:r>
            <w:r w:rsidR="00811073">
              <w:rPr>
                <w:noProof/>
                <w:webHidden/>
              </w:rPr>
              <w:fldChar w:fldCharType="begin"/>
            </w:r>
            <w:r w:rsidR="00811073">
              <w:rPr>
                <w:noProof/>
                <w:webHidden/>
              </w:rPr>
              <w:instrText xml:space="preserve"> PAGEREF _Toc178869238 \h </w:instrText>
            </w:r>
            <w:r w:rsidR="00811073">
              <w:rPr>
                <w:noProof/>
                <w:webHidden/>
              </w:rPr>
            </w:r>
            <w:r w:rsidR="00811073">
              <w:rPr>
                <w:noProof/>
                <w:webHidden/>
              </w:rPr>
              <w:fldChar w:fldCharType="separate"/>
            </w:r>
            <w:r w:rsidR="000553AC">
              <w:rPr>
                <w:noProof/>
                <w:webHidden/>
              </w:rPr>
              <w:t>iv</w:t>
            </w:r>
            <w:r w:rsidR="00811073">
              <w:rPr>
                <w:noProof/>
                <w:webHidden/>
              </w:rPr>
              <w:fldChar w:fldCharType="end"/>
            </w:r>
          </w:hyperlink>
        </w:p>
        <w:p w14:paraId="56E6AB2C" w14:textId="1D5666B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39"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_Toc178869239 \h </w:instrText>
            </w:r>
            <w:r>
              <w:rPr>
                <w:noProof/>
                <w:webHidden/>
              </w:rPr>
            </w:r>
            <w:r>
              <w:rPr>
                <w:noProof/>
                <w:webHidden/>
              </w:rPr>
              <w:fldChar w:fldCharType="separate"/>
            </w:r>
            <w:r w:rsidR="000553AC">
              <w:rPr>
                <w:noProof/>
                <w:webHidden/>
              </w:rPr>
              <w:t>9</w:t>
            </w:r>
            <w:r>
              <w:rPr>
                <w:noProof/>
                <w:webHidden/>
              </w:rPr>
              <w:fldChar w:fldCharType="end"/>
            </w:r>
          </w:hyperlink>
        </w:p>
        <w:p w14:paraId="6A41A6ED" w14:textId="721166D6"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0"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References</w:t>
            </w:r>
            <w:r>
              <w:rPr>
                <w:noProof/>
                <w:webHidden/>
              </w:rPr>
              <w:tab/>
            </w:r>
            <w:r>
              <w:rPr>
                <w:noProof/>
                <w:webHidden/>
              </w:rPr>
              <w:fldChar w:fldCharType="begin"/>
            </w:r>
            <w:r>
              <w:rPr>
                <w:noProof/>
                <w:webHidden/>
              </w:rPr>
              <w:instrText xml:space="preserve"> PAGEREF _Toc178869240 \h </w:instrText>
            </w:r>
            <w:r>
              <w:rPr>
                <w:noProof/>
                <w:webHidden/>
              </w:rPr>
            </w:r>
            <w:r>
              <w:rPr>
                <w:noProof/>
                <w:webHidden/>
              </w:rPr>
              <w:fldChar w:fldCharType="separate"/>
            </w:r>
            <w:r w:rsidR="000553AC">
              <w:rPr>
                <w:noProof/>
                <w:webHidden/>
              </w:rPr>
              <w:t>9</w:t>
            </w:r>
            <w:r>
              <w:rPr>
                <w:noProof/>
                <w:webHidden/>
              </w:rPr>
              <w:fldChar w:fldCharType="end"/>
            </w:r>
          </w:hyperlink>
        </w:p>
        <w:p w14:paraId="73ADBA2C" w14:textId="2D60B4D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1"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Normative references</w:t>
            </w:r>
            <w:r>
              <w:rPr>
                <w:noProof/>
                <w:webHidden/>
              </w:rPr>
              <w:tab/>
            </w:r>
            <w:r>
              <w:rPr>
                <w:noProof/>
                <w:webHidden/>
              </w:rPr>
              <w:fldChar w:fldCharType="begin"/>
            </w:r>
            <w:r>
              <w:rPr>
                <w:noProof/>
                <w:webHidden/>
              </w:rPr>
              <w:instrText xml:space="preserve"> PAGEREF _Toc178869241 \h </w:instrText>
            </w:r>
            <w:r>
              <w:rPr>
                <w:noProof/>
                <w:webHidden/>
              </w:rPr>
            </w:r>
            <w:r>
              <w:rPr>
                <w:noProof/>
                <w:webHidden/>
              </w:rPr>
              <w:fldChar w:fldCharType="separate"/>
            </w:r>
            <w:r w:rsidR="000553AC">
              <w:rPr>
                <w:noProof/>
                <w:webHidden/>
              </w:rPr>
              <w:t>9</w:t>
            </w:r>
            <w:r>
              <w:rPr>
                <w:noProof/>
                <w:webHidden/>
              </w:rPr>
              <w:fldChar w:fldCharType="end"/>
            </w:r>
          </w:hyperlink>
        </w:p>
        <w:p w14:paraId="6ACC0F49" w14:textId="766D013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2" w:history="1">
            <w:r w:rsidRPr="00500B40">
              <w:rPr>
                <w:rStyle w:val="Hyperlink"/>
                <w:noProof/>
                <w:lang w:eastAsia="en-GB"/>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Informative references</w:t>
            </w:r>
            <w:r>
              <w:rPr>
                <w:noProof/>
                <w:webHidden/>
              </w:rPr>
              <w:tab/>
            </w:r>
            <w:r>
              <w:rPr>
                <w:noProof/>
                <w:webHidden/>
              </w:rPr>
              <w:fldChar w:fldCharType="begin"/>
            </w:r>
            <w:r>
              <w:rPr>
                <w:noProof/>
                <w:webHidden/>
              </w:rPr>
              <w:instrText xml:space="preserve"> PAGEREF _Toc178869242 \h </w:instrText>
            </w:r>
            <w:r>
              <w:rPr>
                <w:noProof/>
                <w:webHidden/>
              </w:rPr>
            </w:r>
            <w:r>
              <w:rPr>
                <w:noProof/>
                <w:webHidden/>
              </w:rPr>
              <w:fldChar w:fldCharType="separate"/>
            </w:r>
            <w:r w:rsidR="000553AC">
              <w:rPr>
                <w:noProof/>
                <w:webHidden/>
              </w:rPr>
              <w:t>10</w:t>
            </w:r>
            <w:r>
              <w:rPr>
                <w:noProof/>
                <w:webHidden/>
              </w:rPr>
              <w:fldChar w:fldCharType="end"/>
            </w:r>
          </w:hyperlink>
        </w:p>
        <w:p w14:paraId="3173538A" w14:textId="3BEAB44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3" w:history="1">
            <w:r w:rsidRPr="00500B40">
              <w:rPr>
                <w:rStyle w:val="Hyperlink"/>
                <w:noProof/>
                <w:lang w:eastAsia="en-GB"/>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lang w:eastAsia="en-GB"/>
              </w:rPr>
              <w:t>Abbreviations and Notation</w:t>
            </w:r>
            <w:r>
              <w:rPr>
                <w:noProof/>
                <w:webHidden/>
              </w:rPr>
              <w:tab/>
            </w:r>
            <w:r>
              <w:rPr>
                <w:noProof/>
                <w:webHidden/>
              </w:rPr>
              <w:fldChar w:fldCharType="begin"/>
            </w:r>
            <w:r>
              <w:rPr>
                <w:noProof/>
                <w:webHidden/>
              </w:rPr>
              <w:instrText xml:space="preserve"> PAGEREF _Toc178869243 \h </w:instrText>
            </w:r>
            <w:r>
              <w:rPr>
                <w:noProof/>
                <w:webHidden/>
              </w:rPr>
            </w:r>
            <w:r>
              <w:rPr>
                <w:noProof/>
                <w:webHidden/>
              </w:rPr>
              <w:fldChar w:fldCharType="separate"/>
            </w:r>
            <w:r w:rsidR="000553AC">
              <w:rPr>
                <w:noProof/>
                <w:webHidden/>
              </w:rPr>
              <w:t>10</w:t>
            </w:r>
            <w:r>
              <w:rPr>
                <w:noProof/>
                <w:webHidden/>
              </w:rPr>
              <w:fldChar w:fldCharType="end"/>
            </w:r>
          </w:hyperlink>
        </w:p>
        <w:p w14:paraId="30589DE4" w14:textId="0B86CB2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4" w:history="1">
            <w:r w:rsidRPr="00500B40">
              <w:rPr>
                <w:rStyle w:val="Hyperlink"/>
                <w:noProof/>
                <w:lang w:eastAsia="en-GB"/>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Abbreviations</w:t>
            </w:r>
            <w:r>
              <w:rPr>
                <w:noProof/>
                <w:webHidden/>
              </w:rPr>
              <w:tab/>
            </w:r>
            <w:r>
              <w:rPr>
                <w:noProof/>
                <w:webHidden/>
              </w:rPr>
              <w:fldChar w:fldCharType="begin"/>
            </w:r>
            <w:r>
              <w:rPr>
                <w:noProof/>
                <w:webHidden/>
              </w:rPr>
              <w:instrText xml:space="preserve"> PAGEREF _Toc178869244 \h </w:instrText>
            </w:r>
            <w:r>
              <w:rPr>
                <w:noProof/>
                <w:webHidden/>
              </w:rPr>
            </w:r>
            <w:r>
              <w:rPr>
                <w:noProof/>
                <w:webHidden/>
              </w:rPr>
              <w:fldChar w:fldCharType="separate"/>
            </w:r>
            <w:r w:rsidR="000553AC">
              <w:rPr>
                <w:noProof/>
                <w:webHidden/>
              </w:rPr>
              <w:t>10</w:t>
            </w:r>
            <w:r>
              <w:rPr>
                <w:noProof/>
                <w:webHidden/>
              </w:rPr>
              <w:fldChar w:fldCharType="end"/>
            </w:r>
          </w:hyperlink>
        </w:p>
        <w:p w14:paraId="52ADF59D" w14:textId="0E8FE1E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5" w:history="1">
            <w:r w:rsidRPr="00500B40">
              <w:rPr>
                <w:rStyle w:val="Hyperlink"/>
                <w:noProof/>
                <w:lang w:eastAsia="en-GB"/>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Notation</w:t>
            </w:r>
            <w:r>
              <w:rPr>
                <w:noProof/>
                <w:webHidden/>
              </w:rPr>
              <w:tab/>
            </w:r>
            <w:r>
              <w:rPr>
                <w:noProof/>
                <w:webHidden/>
              </w:rPr>
              <w:fldChar w:fldCharType="begin"/>
            </w:r>
            <w:r>
              <w:rPr>
                <w:noProof/>
                <w:webHidden/>
              </w:rPr>
              <w:instrText xml:space="preserve"> PAGEREF _Toc178869245 \h </w:instrText>
            </w:r>
            <w:r>
              <w:rPr>
                <w:noProof/>
                <w:webHidden/>
              </w:rPr>
            </w:r>
            <w:r>
              <w:rPr>
                <w:noProof/>
                <w:webHidden/>
              </w:rPr>
              <w:fldChar w:fldCharType="separate"/>
            </w:r>
            <w:r w:rsidR="000553AC">
              <w:rPr>
                <w:noProof/>
                <w:webHidden/>
              </w:rPr>
              <w:t>11</w:t>
            </w:r>
            <w:r>
              <w:rPr>
                <w:noProof/>
                <w:webHidden/>
              </w:rPr>
              <w:fldChar w:fldCharType="end"/>
            </w:r>
          </w:hyperlink>
        </w:p>
        <w:p w14:paraId="76B4744E" w14:textId="0DF02A9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6" w:history="1">
            <w:r w:rsidRPr="00500B40">
              <w:rPr>
                <w:rStyle w:val="Hyperlink"/>
                <w:noProof/>
                <w:lang w:eastAsia="en-GB"/>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_Toc178869246 \h </w:instrText>
            </w:r>
            <w:r>
              <w:rPr>
                <w:noProof/>
                <w:webHidden/>
              </w:rPr>
            </w:r>
            <w:r>
              <w:rPr>
                <w:noProof/>
                <w:webHidden/>
              </w:rPr>
              <w:fldChar w:fldCharType="separate"/>
            </w:r>
            <w:r w:rsidR="000553AC">
              <w:rPr>
                <w:noProof/>
                <w:webHidden/>
              </w:rPr>
              <w:t>11</w:t>
            </w:r>
            <w:r>
              <w:rPr>
                <w:noProof/>
                <w:webHidden/>
              </w:rPr>
              <w:fldChar w:fldCharType="end"/>
            </w:r>
          </w:hyperlink>
        </w:p>
        <w:p w14:paraId="03DEC03D" w14:textId="68E3DF89"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Background - System Concepts and Limitations</w:t>
            </w:r>
            <w:r>
              <w:rPr>
                <w:noProof/>
                <w:webHidden/>
              </w:rPr>
              <w:tab/>
            </w:r>
            <w:r>
              <w:rPr>
                <w:noProof/>
                <w:webHidden/>
              </w:rPr>
              <w:fldChar w:fldCharType="begin"/>
            </w:r>
            <w:r>
              <w:rPr>
                <w:noProof/>
                <w:webHidden/>
              </w:rPr>
              <w:instrText xml:space="preserve"> PAGEREF _Toc178869247 \h </w:instrText>
            </w:r>
            <w:r>
              <w:rPr>
                <w:noProof/>
                <w:webHidden/>
              </w:rPr>
            </w:r>
            <w:r>
              <w:rPr>
                <w:noProof/>
                <w:webHidden/>
              </w:rPr>
              <w:fldChar w:fldCharType="separate"/>
            </w:r>
            <w:r w:rsidR="000553AC">
              <w:rPr>
                <w:noProof/>
                <w:webHidden/>
              </w:rPr>
              <w:t>11</w:t>
            </w:r>
            <w:r>
              <w:rPr>
                <w:noProof/>
                <w:webHidden/>
              </w:rPr>
              <w:fldChar w:fldCharType="end"/>
            </w:r>
          </w:hyperlink>
        </w:p>
        <w:p w14:paraId="138186DB" w14:textId="64624D6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8" w:history="1">
            <w:r w:rsidRPr="00500B40">
              <w:rPr>
                <w:rStyle w:val="Hyperlink"/>
                <w:noProof/>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The concepts of ENC, ENDS and System Database</w:t>
            </w:r>
            <w:r>
              <w:rPr>
                <w:noProof/>
                <w:webHidden/>
              </w:rPr>
              <w:tab/>
            </w:r>
            <w:r>
              <w:rPr>
                <w:noProof/>
                <w:webHidden/>
              </w:rPr>
              <w:fldChar w:fldCharType="begin"/>
            </w:r>
            <w:r>
              <w:rPr>
                <w:noProof/>
                <w:webHidden/>
              </w:rPr>
              <w:instrText xml:space="preserve"> PAGEREF _Toc178869248 \h </w:instrText>
            </w:r>
            <w:r>
              <w:rPr>
                <w:noProof/>
                <w:webHidden/>
              </w:rPr>
            </w:r>
            <w:r>
              <w:rPr>
                <w:noProof/>
                <w:webHidden/>
              </w:rPr>
              <w:fldChar w:fldCharType="separate"/>
            </w:r>
            <w:r w:rsidR="000553AC">
              <w:rPr>
                <w:noProof/>
                <w:webHidden/>
              </w:rPr>
              <w:t>11</w:t>
            </w:r>
            <w:r>
              <w:rPr>
                <w:noProof/>
                <w:webHidden/>
              </w:rPr>
              <w:fldChar w:fldCharType="end"/>
            </w:r>
          </w:hyperlink>
        </w:p>
        <w:p w14:paraId="6B1F36DA" w14:textId="62F489C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9"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concept, limitations, and challenges</w:t>
            </w:r>
            <w:r>
              <w:rPr>
                <w:noProof/>
                <w:webHidden/>
              </w:rPr>
              <w:tab/>
            </w:r>
            <w:r>
              <w:rPr>
                <w:noProof/>
                <w:webHidden/>
              </w:rPr>
              <w:fldChar w:fldCharType="begin"/>
            </w:r>
            <w:r>
              <w:rPr>
                <w:noProof/>
                <w:webHidden/>
              </w:rPr>
              <w:instrText xml:space="preserve"> PAGEREF _Toc178869249 \h </w:instrText>
            </w:r>
            <w:r>
              <w:rPr>
                <w:noProof/>
                <w:webHidden/>
              </w:rPr>
            </w:r>
            <w:r>
              <w:rPr>
                <w:noProof/>
                <w:webHidden/>
              </w:rPr>
              <w:fldChar w:fldCharType="separate"/>
            </w:r>
            <w:r w:rsidR="000553AC">
              <w:rPr>
                <w:noProof/>
                <w:webHidden/>
              </w:rPr>
              <w:t>12</w:t>
            </w:r>
            <w:r>
              <w:rPr>
                <w:noProof/>
                <w:webHidden/>
              </w:rPr>
              <w:fldChar w:fldCharType="end"/>
            </w:r>
          </w:hyperlink>
        </w:p>
        <w:p w14:paraId="27884B59" w14:textId="46831A5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0" w:history="1">
            <w:r w:rsidRPr="00500B40">
              <w:rPr>
                <w:rStyle w:val="Hyperlink"/>
                <w:noProof/>
              </w:rPr>
              <w:t>C-7.2.1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Depth Related Functionality</w:t>
            </w:r>
            <w:r>
              <w:rPr>
                <w:noProof/>
                <w:webHidden/>
              </w:rPr>
              <w:tab/>
            </w:r>
            <w:r>
              <w:rPr>
                <w:noProof/>
                <w:webHidden/>
              </w:rPr>
              <w:fldChar w:fldCharType="begin"/>
            </w:r>
            <w:r>
              <w:rPr>
                <w:noProof/>
                <w:webHidden/>
              </w:rPr>
              <w:instrText xml:space="preserve"> PAGEREF _Toc178869250 \h </w:instrText>
            </w:r>
            <w:r>
              <w:rPr>
                <w:noProof/>
                <w:webHidden/>
              </w:rPr>
            </w:r>
            <w:r>
              <w:rPr>
                <w:noProof/>
                <w:webHidden/>
              </w:rPr>
              <w:fldChar w:fldCharType="separate"/>
            </w:r>
            <w:r w:rsidR="000553AC">
              <w:rPr>
                <w:noProof/>
                <w:webHidden/>
              </w:rPr>
              <w:t>14</w:t>
            </w:r>
            <w:r>
              <w:rPr>
                <w:noProof/>
                <w:webHidden/>
              </w:rPr>
              <w:fldChar w:fldCharType="end"/>
            </w:r>
          </w:hyperlink>
        </w:p>
        <w:p w14:paraId="32BF5C71" w14:textId="0414F05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1" w:history="1">
            <w:r w:rsidRPr="00500B40">
              <w:rPr>
                <w:rStyle w:val="Hyperlink"/>
                <w:noProof/>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_Toc178869251 \h </w:instrText>
            </w:r>
            <w:r>
              <w:rPr>
                <w:noProof/>
                <w:webHidden/>
              </w:rPr>
            </w:r>
            <w:r>
              <w:rPr>
                <w:noProof/>
                <w:webHidden/>
              </w:rPr>
              <w:fldChar w:fldCharType="separate"/>
            </w:r>
            <w:r w:rsidR="000553AC">
              <w:rPr>
                <w:noProof/>
                <w:webHidden/>
              </w:rPr>
              <w:t>14</w:t>
            </w:r>
            <w:r>
              <w:rPr>
                <w:noProof/>
                <w:webHidden/>
              </w:rPr>
              <w:fldChar w:fldCharType="end"/>
            </w:r>
          </w:hyperlink>
        </w:p>
        <w:p w14:paraId="724A1CFC" w14:textId="24EC3C9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2"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Interface Design</w:t>
            </w:r>
            <w:r>
              <w:rPr>
                <w:noProof/>
                <w:webHidden/>
              </w:rPr>
              <w:tab/>
            </w:r>
            <w:r>
              <w:rPr>
                <w:noProof/>
                <w:webHidden/>
              </w:rPr>
              <w:fldChar w:fldCharType="begin"/>
            </w:r>
            <w:r>
              <w:rPr>
                <w:noProof/>
                <w:webHidden/>
              </w:rPr>
              <w:instrText xml:space="preserve"> PAGEREF _Toc178869252 \h </w:instrText>
            </w:r>
            <w:r>
              <w:rPr>
                <w:noProof/>
                <w:webHidden/>
              </w:rPr>
            </w:r>
            <w:r>
              <w:rPr>
                <w:noProof/>
                <w:webHidden/>
              </w:rPr>
              <w:fldChar w:fldCharType="separate"/>
            </w:r>
            <w:r w:rsidR="000553AC">
              <w:rPr>
                <w:noProof/>
                <w:webHidden/>
              </w:rPr>
              <w:t>14</w:t>
            </w:r>
            <w:r>
              <w:rPr>
                <w:noProof/>
                <w:webHidden/>
              </w:rPr>
              <w:fldChar w:fldCharType="end"/>
            </w:r>
          </w:hyperlink>
        </w:p>
        <w:p w14:paraId="2046E9C2" w14:textId="76A8C02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3"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 principles</w:t>
            </w:r>
            <w:r>
              <w:rPr>
                <w:noProof/>
                <w:webHidden/>
              </w:rPr>
              <w:tab/>
            </w:r>
            <w:r>
              <w:rPr>
                <w:noProof/>
                <w:webHidden/>
              </w:rPr>
              <w:fldChar w:fldCharType="begin"/>
            </w:r>
            <w:r>
              <w:rPr>
                <w:noProof/>
                <w:webHidden/>
              </w:rPr>
              <w:instrText xml:space="preserve"> PAGEREF _Toc178869253 \h </w:instrText>
            </w:r>
            <w:r>
              <w:rPr>
                <w:noProof/>
                <w:webHidden/>
              </w:rPr>
            </w:r>
            <w:r>
              <w:rPr>
                <w:noProof/>
                <w:webHidden/>
              </w:rPr>
              <w:fldChar w:fldCharType="separate"/>
            </w:r>
            <w:r w:rsidR="000553AC">
              <w:rPr>
                <w:noProof/>
                <w:webHidden/>
              </w:rPr>
              <w:t>14</w:t>
            </w:r>
            <w:r>
              <w:rPr>
                <w:noProof/>
                <w:webHidden/>
              </w:rPr>
              <w:fldChar w:fldCharType="end"/>
            </w:r>
          </w:hyperlink>
        </w:p>
        <w:p w14:paraId="5B8274D7" w14:textId="17235D3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4"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 Layers</w:t>
            </w:r>
            <w:r>
              <w:rPr>
                <w:noProof/>
                <w:webHidden/>
              </w:rPr>
              <w:tab/>
            </w:r>
            <w:r>
              <w:rPr>
                <w:noProof/>
                <w:webHidden/>
              </w:rPr>
              <w:fldChar w:fldCharType="begin"/>
            </w:r>
            <w:r>
              <w:rPr>
                <w:noProof/>
                <w:webHidden/>
              </w:rPr>
              <w:instrText xml:space="preserve"> PAGEREF _Toc178869254 \h </w:instrText>
            </w:r>
            <w:r>
              <w:rPr>
                <w:noProof/>
                <w:webHidden/>
              </w:rPr>
            </w:r>
            <w:r>
              <w:rPr>
                <w:noProof/>
                <w:webHidden/>
              </w:rPr>
              <w:fldChar w:fldCharType="separate"/>
            </w:r>
            <w:r w:rsidR="000553AC">
              <w:rPr>
                <w:noProof/>
                <w:webHidden/>
              </w:rPr>
              <w:t>15</w:t>
            </w:r>
            <w:r>
              <w:rPr>
                <w:noProof/>
                <w:webHidden/>
              </w:rPr>
              <w:fldChar w:fldCharType="end"/>
            </w:r>
          </w:hyperlink>
        </w:p>
        <w:p w14:paraId="36C9533E" w14:textId="68DBCD1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5"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products and information layers</w:t>
            </w:r>
            <w:r>
              <w:rPr>
                <w:noProof/>
                <w:webHidden/>
              </w:rPr>
              <w:tab/>
            </w:r>
            <w:r>
              <w:rPr>
                <w:noProof/>
                <w:webHidden/>
              </w:rPr>
              <w:fldChar w:fldCharType="begin"/>
            </w:r>
            <w:r>
              <w:rPr>
                <w:noProof/>
                <w:webHidden/>
              </w:rPr>
              <w:instrText xml:space="preserve"> PAGEREF _Toc178869255 \h </w:instrText>
            </w:r>
            <w:r>
              <w:rPr>
                <w:noProof/>
                <w:webHidden/>
              </w:rPr>
            </w:r>
            <w:r>
              <w:rPr>
                <w:noProof/>
                <w:webHidden/>
              </w:rPr>
              <w:fldChar w:fldCharType="separate"/>
            </w:r>
            <w:r w:rsidR="000553AC">
              <w:rPr>
                <w:noProof/>
                <w:webHidden/>
              </w:rPr>
              <w:t>15</w:t>
            </w:r>
            <w:r>
              <w:rPr>
                <w:noProof/>
                <w:webHidden/>
              </w:rPr>
              <w:fldChar w:fldCharType="end"/>
            </w:r>
          </w:hyperlink>
        </w:p>
        <w:p w14:paraId="648B4405" w14:textId="42977D9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6" w:history="1">
            <w:r w:rsidRPr="00500B40">
              <w:rPr>
                <w:rStyle w:val="Hyperlink"/>
                <w:noProof/>
              </w:rPr>
              <w:t>C-9.1.1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Basic product specifications and layers</w:t>
            </w:r>
            <w:r>
              <w:rPr>
                <w:noProof/>
                <w:webHidden/>
              </w:rPr>
              <w:tab/>
            </w:r>
            <w:r>
              <w:rPr>
                <w:noProof/>
                <w:webHidden/>
              </w:rPr>
              <w:fldChar w:fldCharType="begin"/>
            </w:r>
            <w:r>
              <w:rPr>
                <w:noProof/>
                <w:webHidden/>
              </w:rPr>
              <w:instrText xml:space="preserve"> PAGEREF _Toc178869256 \h </w:instrText>
            </w:r>
            <w:r>
              <w:rPr>
                <w:noProof/>
                <w:webHidden/>
              </w:rPr>
            </w:r>
            <w:r>
              <w:rPr>
                <w:noProof/>
                <w:webHidden/>
              </w:rPr>
              <w:fldChar w:fldCharType="separate"/>
            </w:r>
            <w:r w:rsidR="000553AC">
              <w:rPr>
                <w:noProof/>
                <w:webHidden/>
              </w:rPr>
              <w:t>15</w:t>
            </w:r>
            <w:r>
              <w:rPr>
                <w:noProof/>
                <w:webHidden/>
              </w:rPr>
              <w:fldChar w:fldCharType="end"/>
            </w:r>
          </w:hyperlink>
        </w:p>
        <w:p w14:paraId="4DBD4D21" w14:textId="1AFFBC4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7" w:history="1">
            <w:r w:rsidRPr="00500B40">
              <w:rPr>
                <w:rStyle w:val="Hyperlink"/>
                <w:noProof/>
              </w:rPr>
              <w:t>C-9.1.2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data products</w:t>
            </w:r>
            <w:r>
              <w:rPr>
                <w:noProof/>
                <w:webHidden/>
              </w:rPr>
              <w:tab/>
            </w:r>
            <w:r>
              <w:rPr>
                <w:noProof/>
                <w:webHidden/>
              </w:rPr>
              <w:fldChar w:fldCharType="begin"/>
            </w:r>
            <w:r>
              <w:rPr>
                <w:noProof/>
                <w:webHidden/>
              </w:rPr>
              <w:instrText xml:space="preserve"> PAGEREF _Toc178869257 \h </w:instrText>
            </w:r>
            <w:r>
              <w:rPr>
                <w:noProof/>
                <w:webHidden/>
              </w:rPr>
            </w:r>
            <w:r>
              <w:rPr>
                <w:noProof/>
                <w:webHidden/>
              </w:rPr>
              <w:fldChar w:fldCharType="separate"/>
            </w:r>
            <w:r w:rsidR="000553AC">
              <w:rPr>
                <w:noProof/>
                <w:webHidden/>
              </w:rPr>
              <w:t>15</w:t>
            </w:r>
            <w:r>
              <w:rPr>
                <w:noProof/>
                <w:webHidden/>
              </w:rPr>
              <w:fldChar w:fldCharType="end"/>
            </w:r>
          </w:hyperlink>
        </w:p>
        <w:p w14:paraId="7244D89B" w14:textId="1EAD710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8"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Mitigation of data overload</w:t>
            </w:r>
            <w:r>
              <w:rPr>
                <w:noProof/>
                <w:webHidden/>
              </w:rPr>
              <w:tab/>
            </w:r>
            <w:r>
              <w:rPr>
                <w:noProof/>
                <w:webHidden/>
              </w:rPr>
              <w:fldChar w:fldCharType="begin"/>
            </w:r>
            <w:r>
              <w:rPr>
                <w:noProof/>
                <w:webHidden/>
              </w:rPr>
              <w:instrText xml:space="preserve"> PAGEREF _Toc178869258 \h </w:instrText>
            </w:r>
            <w:r>
              <w:rPr>
                <w:noProof/>
                <w:webHidden/>
              </w:rPr>
            </w:r>
            <w:r>
              <w:rPr>
                <w:noProof/>
                <w:webHidden/>
              </w:rPr>
              <w:fldChar w:fldCharType="separate"/>
            </w:r>
            <w:r w:rsidR="000553AC">
              <w:rPr>
                <w:noProof/>
                <w:webHidden/>
              </w:rPr>
              <w:t>15</w:t>
            </w:r>
            <w:r>
              <w:rPr>
                <w:noProof/>
                <w:webHidden/>
              </w:rPr>
              <w:fldChar w:fldCharType="end"/>
            </w:r>
          </w:hyperlink>
        </w:p>
        <w:p w14:paraId="5636A88B" w14:textId="0969CDF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9" w:history="1">
            <w:r w:rsidRPr="00500B40">
              <w:rPr>
                <w:rStyle w:val="Hyperlink"/>
                <w:noProof/>
              </w:rPr>
              <w:t>C-10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Portrayal Process, Catalogue Elements, and Alerting</w:t>
            </w:r>
            <w:r>
              <w:rPr>
                <w:noProof/>
                <w:webHidden/>
              </w:rPr>
              <w:tab/>
            </w:r>
            <w:r>
              <w:rPr>
                <w:noProof/>
                <w:webHidden/>
              </w:rPr>
              <w:fldChar w:fldCharType="begin"/>
            </w:r>
            <w:r>
              <w:rPr>
                <w:noProof/>
                <w:webHidden/>
              </w:rPr>
              <w:instrText xml:space="preserve"> PAGEREF _Toc178869259 \h </w:instrText>
            </w:r>
            <w:r>
              <w:rPr>
                <w:noProof/>
                <w:webHidden/>
              </w:rPr>
            </w:r>
            <w:r>
              <w:rPr>
                <w:noProof/>
                <w:webHidden/>
              </w:rPr>
              <w:fldChar w:fldCharType="separate"/>
            </w:r>
            <w:r w:rsidR="000553AC">
              <w:rPr>
                <w:noProof/>
                <w:webHidden/>
              </w:rPr>
              <w:t>15</w:t>
            </w:r>
            <w:r>
              <w:rPr>
                <w:noProof/>
                <w:webHidden/>
              </w:rPr>
              <w:fldChar w:fldCharType="end"/>
            </w:r>
          </w:hyperlink>
        </w:p>
        <w:p w14:paraId="09ECCE9E" w14:textId="4808570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0" w:history="1">
            <w:r w:rsidRPr="00500B40">
              <w:rPr>
                <w:rStyle w:val="Hyperlink"/>
                <w:noProof/>
              </w:rPr>
              <w:t>C-10.1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Overview of the portrayal process</w:t>
            </w:r>
            <w:r>
              <w:rPr>
                <w:noProof/>
                <w:webHidden/>
              </w:rPr>
              <w:tab/>
            </w:r>
            <w:r>
              <w:rPr>
                <w:noProof/>
                <w:webHidden/>
              </w:rPr>
              <w:fldChar w:fldCharType="begin"/>
            </w:r>
            <w:r>
              <w:rPr>
                <w:noProof/>
                <w:webHidden/>
              </w:rPr>
              <w:instrText xml:space="preserve"> PAGEREF _Toc178869260 \h </w:instrText>
            </w:r>
            <w:r>
              <w:rPr>
                <w:noProof/>
                <w:webHidden/>
              </w:rPr>
            </w:r>
            <w:r>
              <w:rPr>
                <w:noProof/>
                <w:webHidden/>
              </w:rPr>
              <w:fldChar w:fldCharType="separate"/>
            </w:r>
            <w:r w:rsidR="000553AC">
              <w:rPr>
                <w:noProof/>
                <w:webHidden/>
              </w:rPr>
              <w:t>16</w:t>
            </w:r>
            <w:r>
              <w:rPr>
                <w:noProof/>
                <w:webHidden/>
              </w:rPr>
              <w:fldChar w:fldCharType="end"/>
            </w:r>
          </w:hyperlink>
        </w:p>
        <w:p w14:paraId="5CBF2903" w14:textId="1A1717B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1" w:history="1">
            <w:r w:rsidRPr="00500B40">
              <w:rPr>
                <w:rStyle w:val="Hyperlink"/>
                <w:noProof/>
              </w:rPr>
              <w:t>C-10.2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of S-100 Portrayal </w:t>
            </w:r>
            <w:r>
              <w:rPr>
                <w:noProof/>
                <w:webHidden/>
              </w:rPr>
              <w:tab/>
            </w:r>
            <w:r>
              <w:rPr>
                <w:noProof/>
                <w:webHidden/>
              </w:rPr>
              <w:fldChar w:fldCharType="begin"/>
            </w:r>
            <w:r>
              <w:rPr>
                <w:noProof/>
                <w:webHidden/>
              </w:rPr>
              <w:instrText xml:space="preserve"> PAGEREF _Toc178869261 \h </w:instrText>
            </w:r>
            <w:r>
              <w:rPr>
                <w:noProof/>
                <w:webHidden/>
              </w:rPr>
            </w:r>
            <w:r>
              <w:rPr>
                <w:noProof/>
                <w:webHidden/>
              </w:rPr>
              <w:fldChar w:fldCharType="separate"/>
            </w:r>
            <w:r w:rsidR="000553AC">
              <w:rPr>
                <w:noProof/>
                <w:webHidden/>
              </w:rPr>
              <w:t>16</w:t>
            </w:r>
            <w:r>
              <w:rPr>
                <w:noProof/>
                <w:webHidden/>
              </w:rPr>
              <w:fldChar w:fldCharType="end"/>
            </w:r>
          </w:hyperlink>
        </w:p>
        <w:p w14:paraId="2C9538F9" w14:textId="05AA4F7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2" w:history="1">
            <w:r w:rsidRPr="00500B40">
              <w:rPr>
                <w:rStyle w:val="Hyperlink"/>
                <w:noProof/>
              </w:rPr>
              <w:t>C-10.2.1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Pixmaps</w:t>
            </w:r>
            <w:r>
              <w:rPr>
                <w:noProof/>
                <w:webHidden/>
              </w:rPr>
              <w:tab/>
            </w:r>
            <w:r>
              <w:rPr>
                <w:noProof/>
                <w:webHidden/>
              </w:rPr>
              <w:fldChar w:fldCharType="begin"/>
            </w:r>
            <w:r>
              <w:rPr>
                <w:noProof/>
                <w:webHidden/>
              </w:rPr>
              <w:instrText xml:space="preserve"> PAGEREF _Toc178869262 \h </w:instrText>
            </w:r>
            <w:r>
              <w:rPr>
                <w:noProof/>
                <w:webHidden/>
              </w:rPr>
            </w:r>
            <w:r>
              <w:rPr>
                <w:noProof/>
                <w:webHidden/>
              </w:rPr>
              <w:fldChar w:fldCharType="separate"/>
            </w:r>
            <w:r w:rsidR="000553AC">
              <w:rPr>
                <w:noProof/>
                <w:webHidden/>
              </w:rPr>
              <w:t>16</w:t>
            </w:r>
            <w:r>
              <w:rPr>
                <w:noProof/>
                <w:webHidden/>
              </w:rPr>
              <w:fldChar w:fldCharType="end"/>
            </w:r>
          </w:hyperlink>
        </w:p>
        <w:p w14:paraId="73B77CF9" w14:textId="469BBDB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3" w:history="1">
            <w:r w:rsidRPr="00500B40">
              <w:rPr>
                <w:rStyle w:val="Hyperlink"/>
                <w:noProof/>
              </w:rPr>
              <w:t>C-10.2.2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coding scheme</w:t>
            </w:r>
            <w:r>
              <w:rPr>
                <w:noProof/>
                <w:webHidden/>
              </w:rPr>
              <w:tab/>
            </w:r>
            <w:r>
              <w:rPr>
                <w:noProof/>
                <w:webHidden/>
              </w:rPr>
              <w:fldChar w:fldCharType="begin"/>
            </w:r>
            <w:r>
              <w:rPr>
                <w:noProof/>
                <w:webHidden/>
              </w:rPr>
              <w:instrText xml:space="preserve"> PAGEREF _Toc178869263 \h </w:instrText>
            </w:r>
            <w:r>
              <w:rPr>
                <w:noProof/>
                <w:webHidden/>
              </w:rPr>
            </w:r>
            <w:r>
              <w:rPr>
                <w:noProof/>
                <w:webHidden/>
              </w:rPr>
              <w:fldChar w:fldCharType="separate"/>
            </w:r>
            <w:r w:rsidR="000553AC">
              <w:rPr>
                <w:noProof/>
                <w:webHidden/>
              </w:rPr>
              <w:t>16</w:t>
            </w:r>
            <w:r>
              <w:rPr>
                <w:noProof/>
                <w:webHidden/>
              </w:rPr>
              <w:fldChar w:fldCharType="end"/>
            </w:r>
          </w:hyperlink>
        </w:p>
        <w:p w14:paraId="61425876" w14:textId="49323FD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4" w:history="1">
            <w:r w:rsidRPr="00500B40">
              <w:rPr>
                <w:rStyle w:val="Hyperlink"/>
                <w:noProof/>
              </w:rPr>
              <w:t>C-10.2.3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Symbols</w:t>
            </w:r>
            <w:r>
              <w:rPr>
                <w:noProof/>
                <w:webHidden/>
              </w:rPr>
              <w:tab/>
            </w:r>
            <w:r>
              <w:rPr>
                <w:noProof/>
                <w:webHidden/>
              </w:rPr>
              <w:fldChar w:fldCharType="begin"/>
            </w:r>
            <w:r>
              <w:rPr>
                <w:noProof/>
                <w:webHidden/>
              </w:rPr>
              <w:instrText xml:space="preserve"> PAGEREF _Toc178869264 \h </w:instrText>
            </w:r>
            <w:r>
              <w:rPr>
                <w:noProof/>
                <w:webHidden/>
              </w:rPr>
            </w:r>
            <w:r>
              <w:rPr>
                <w:noProof/>
                <w:webHidden/>
              </w:rPr>
              <w:fldChar w:fldCharType="separate"/>
            </w:r>
            <w:r w:rsidR="000553AC">
              <w:rPr>
                <w:noProof/>
                <w:webHidden/>
              </w:rPr>
              <w:t>16</w:t>
            </w:r>
            <w:r>
              <w:rPr>
                <w:noProof/>
                <w:webHidden/>
              </w:rPr>
              <w:fldChar w:fldCharType="end"/>
            </w:r>
          </w:hyperlink>
        </w:p>
        <w:p w14:paraId="49489862" w14:textId="547EAB8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5" w:history="1">
            <w:r w:rsidRPr="00500B40">
              <w:rPr>
                <w:rStyle w:val="Hyperlink"/>
                <w:noProof/>
              </w:rPr>
              <w:t>C-10.2.4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 fills</w:t>
            </w:r>
            <w:r>
              <w:rPr>
                <w:noProof/>
                <w:webHidden/>
              </w:rPr>
              <w:tab/>
            </w:r>
            <w:r>
              <w:rPr>
                <w:noProof/>
                <w:webHidden/>
              </w:rPr>
              <w:fldChar w:fldCharType="begin"/>
            </w:r>
            <w:r>
              <w:rPr>
                <w:noProof/>
                <w:webHidden/>
              </w:rPr>
              <w:instrText xml:space="preserve"> PAGEREF _Toc178869265 \h </w:instrText>
            </w:r>
            <w:r>
              <w:rPr>
                <w:noProof/>
                <w:webHidden/>
              </w:rPr>
            </w:r>
            <w:r>
              <w:rPr>
                <w:noProof/>
                <w:webHidden/>
              </w:rPr>
              <w:fldChar w:fldCharType="separate"/>
            </w:r>
            <w:r w:rsidR="000553AC">
              <w:rPr>
                <w:noProof/>
                <w:webHidden/>
              </w:rPr>
              <w:t>16</w:t>
            </w:r>
            <w:r>
              <w:rPr>
                <w:noProof/>
                <w:webHidden/>
              </w:rPr>
              <w:fldChar w:fldCharType="end"/>
            </w:r>
          </w:hyperlink>
        </w:p>
        <w:p w14:paraId="010AC890" w14:textId="76563BB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6" w:history="1">
            <w:r w:rsidRPr="00500B40">
              <w:rPr>
                <w:rStyle w:val="Hyperlink"/>
                <w:noProof/>
              </w:rPr>
              <w:t>C-10.2.5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Line styles</w:t>
            </w:r>
            <w:r>
              <w:rPr>
                <w:noProof/>
                <w:webHidden/>
              </w:rPr>
              <w:tab/>
            </w:r>
            <w:r>
              <w:rPr>
                <w:noProof/>
                <w:webHidden/>
              </w:rPr>
              <w:fldChar w:fldCharType="begin"/>
            </w:r>
            <w:r>
              <w:rPr>
                <w:noProof/>
                <w:webHidden/>
              </w:rPr>
              <w:instrText xml:space="preserve"> PAGEREF _Toc178869266 \h </w:instrText>
            </w:r>
            <w:r>
              <w:rPr>
                <w:noProof/>
                <w:webHidden/>
              </w:rPr>
            </w:r>
            <w:r>
              <w:rPr>
                <w:noProof/>
                <w:webHidden/>
              </w:rPr>
              <w:fldChar w:fldCharType="separate"/>
            </w:r>
            <w:r w:rsidR="000553AC">
              <w:rPr>
                <w:noProof/>
                <w:webHidden/>
              </w:rPr>
              <w:t>17</w:t>
            </w:r>
            <w:r>
              <w:rPr>
                <w:noProof/>
                <w:webHidden/>
              </w:rPr>
              <w:fldChar w:fldCharType="end"/>
            </w:r>
          </w:hyperlink>
        </w:p>
        <w:p w14:paraId="15BCF171" w14:textId="79E925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7" w:history="1">
            <w:r w:rsidRPr="00500B40">
              <w:rPr>
                <w:rStyle w:val="Hyperlink"/>
                <w:noProof/>
              </w:rPr>
              <w:t>C-10.2.6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Shared Edges.</w:t>
            </w:r>
            <w:r>
              <w:rPr>
                <w:noProof/>
                <w:webHidden/>
              </w:rPr>
              <w:tab/>
            </w:r>
            <w:r>
              <w:rPr>
                <w:noProof/>
                <w:webHidden/>
              </w:rPr>
              <w:fldChar w:fldCharType="begin"/>
            </w:r>
            <w:r>
              <w:rPr>
                <w:noProof/>
                <w:webHidden/>
              </w:rPr>
              <w:instrText xml:space="preserve"> PAGEREF _Toc178869267 \h </w:instrText>
            </w:r>
            <w:r>
              <w:rPr>
                <w:noProof/>
                <w:webHidden/>
              </w:rPr>
            </w:r>
            <w:r>
              <w:rPr>
                <w:noProof/>
                <w:webHidden/>
              </w:rPr>
              <w:fldChar w:fldCharType="separate"/>
            </w:r>
            <w:r w:rsidR="000553AC">
              <w:rPr>
                <w:noProof/>
                <w:webHidden/>
              </w:rPr>
              <w:t>17</w:t>
            </w:r>
            <w:r>
              <w:rPr>
                <w:noProof/>
                <w:webHidden/>
              </w:rPr>
              <w:fldChar w:fldCharType="end"/>
            </w:r>
          </w:hyperlink>
        </w:p>
        <w:p w14:paraId="0C872737" w14:textId="330EC4B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8" w:history="1">
            <w:r w:rsidRPr="00500B40">
              <w:rPr>
                <w:rStyle w:val="Hyperlink"/>
                <w:noProof/>
              </w:rPr>
              <w:t>C-10.2.7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w:t>
            </w:r>
            <w:r>
              <w:rPr>
                <w:noProof/>
                <w:webHidden/>
              </w:rPr>
              <w:tab/>
            </w:r>
            <w:r>
              <w:rPr>
                <w:noProof/>
                <w:webHidden/>
              </w:rPr>
              <w:fldChar w:fldCharType="begin"/>
            </w:r>
            <w:r>
              <w:rPr>
                <w:noProof/>
                <w:webHidden/>
              </w:rPr>
              <w:instrText xml:space="preserve"> PAGEREF _Toc178869268 \h </w:instrText>
            </w:r>
            <w:r>
              <w:rPr>
                <w:noProof/>
                <w:webHidden/>
              </w:rPr>
            </w:r>
            <w:r>
              <w:rPr>
                <w:noProof/>
                <w:webHidden/>
              </w:rPr>
              <w:fldChar w:fldCharType="separate"/>
            </w:r>
            <w:r w:rsidR="000553AC">
              <w:rPr>
                <w:noProof/>
                <w:webHidden/>
              </w:rPr>
              <w:t>18</w:t>
            </w:r>
            <w:r>
              <w:rPr>
                <w:noProof/>
                <w:webHidden/>
              </w:rPr>
              <w:fldChar w:fldCharType="end"/>
            </w:r>
          </w:hyperlink>
        </w:p>
        <w:p w14:paraId="37F81993" w14:textId="4E00190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9" w:history="1">
            <w:r w:rsidRPr="00500B40">
              <w:rPr>
                <w:rStyle w:val="Hyperlink"/>
                <w:noProof/>
              </w:rPr>
              <w:t>C-10.2.8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Style sheets</w:t>
            </w:r>
            <w:r>
              <w:rPr>
                <w:noProof/>
                <w:webHidden/>
              </w:rPr>
              <w:tab/>
            </w:r>
            <w:r>
              <w:rPr>
                <w:noProof/>
                <w:webHidden/>
              </w:rPr>
              <w:fldChar w:fldCharType="begin"/>
            </w:r>
            <w:r>
              <w:rPr>
                <w:noProof/>
                <w:webHidden/>
              </w:rPr>
              <w:instrText xml:space="preserve"> PAGEREF _Toc178869269 \h </w:instrText>
            </w:r>
            <w:r>
              <w:rPr>
                <w:noProof/>
                <w:webHidden/>
              </w:rPr>
            </w:r>
            <w:r>
              <w:rPr>
                <w:noProof/>
                <w:webHidden/>
              </w:rPr>
              <w:fldChar w:fldCharType="separate"/>
            </w:r>
            <w:r w:rsidR="000553AC">
              <w:rPr>
                <w:noProof/>
                <w:webHidden/>
              </w:rPr>
              <w:t>18</w:t>
            </w:r>
            <w:r>
              <w:rPr>
                <w:noProof/>
                <w:webHidden/>
              </w:rPr>
              <w:fldChar w:fldCharType="end"/>
            </w:r>
          </w:hyperlink>
        </w:p>
        <w:p w14:paraId="43F9DB28" w14:textId="7FD328A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0" w:history="1">
            <w:r w:rsidRPr="00500B40">
              <w:rPr>
                <w:rStyle w:val="Hyperlink"/>
                <w:noProof/>
              </w:rPr>
              <w:t>C-10.2.9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planes</w:t>
            </w:r>
            <w:r>
              <w:rPr>
                <w:noProof/>
                <w:webHidden/>
              </w:rPr>
              <w:tab/>
            </w:r>
            <w:r>
              <w:rPr>
                <w:noProof/>
                <w:webHidden/>
              </w:rPr>
              <w:fldChar w:fldCharType="begin"/>
            </w:r>
            <w:r>
              <w:rPr>
                <w:noProof/>
                <w:webHidden/>
              </w:rPr>
              <w:instrText xml:space="preserve"> PAGEREF _Toc178869270 \h </w:instrText>
            </w:r>
            <w:r>
              <w:rPr>
                <w:noProof/>
                <w:webHidden/>
              </w:rPr>
            </w:r>
            <w:r>
              <w:rPr>
                <w:noProof/>
                <w:webHidden/>
              </w:rPr>
              <w:fldChar w:fldCharType="separate"/>
            </w:r>
            <w:r w:rsidR="000553AC">
              <w:rPr>
                <w:noProof/>
                <w:webHidden/>
              </w:rPr>
              <w:t>18</w:t>
            </w:r>
            <w:r>
              <w:rPr>
                <w:noProof/>
                <w:webHidden/>
              </w:rPr>
              <w:fldChar w:fldCharType="end"/>
            </w:r>
          </w:hyperlink>
        </w:p>
        <w:p w14:paraId="635958E8" w14:textId="5E2286E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1" w:history="1">
            <w:r w:rsidRPr="00500B40">
              <w:rPr>
                <w:rStyle w:val="Hyperlink"/>
                <w:noProof/>
              </w:rPr>
              <w:t>C-10.2.10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priorities</w:t>
            </w:r>
            <w:r>
              <w:rPr>
                <w:noProof/>
                <w:webHidden/>
              </w:rPr>
              <w:tab/>
            </w:r>
            <w:r>
              <w:rPr>
                <w:noProof/>
                <w:webHidden/>
              </w:rPr>
              <w:fldChar w:fldCharType="begin"/>
            </w:r>
            <w:r>
              <w:rPr>
                <w:noProof/>
                <w:webHidden/>
              </w:rPr>
              <w:instrText xml:space="preserve"> PAGEREF _Toc178869271 \h </w:instrText>
            </w:r>
            <w:r>
              <w:rPr>
                <w:noProof/>
                <w:webHidden/>
              </w:rPr>
            </w:r>
            <w:r>
              <w:rPr>
                <w:noProof/>
                <w:webHidden/>
              </w:rPr>
              <w:fldChar w:fldCharType="separate"/>
            </w:r>
            <w:r w:rsidR="000553AC">
              <w:rPr>
                <w:noProof/>
                <w:webHidden/>
              </w:rPr>
              <w:t>18</w:t>
            </w:r>
            <w:r>
              <w:rPr>
                <w:noProof/>
                <w:webHidden/>
              </w:rPr>
              <w:fldChar w:fldCharType="end"/>
            </w:r>
          </w:hyperlink>
        </w:p>
        <w:p w14:paraId="75B4B224" w14:textId="3FE2B8E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2" w:history="1">
            <w:r w:rsidRPr="00500B40">
              <w:rPr>
                <w:rStyle w:val="Hyperlink"/>
                <w:noProof/>
              </w:rPr>
              <w:t>C-10.2.11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groups</w:t>
            </w:r>
            <w:r>
              <w:rPr>
                <w:noProof/>
                <w:webHidden/>
              </w:rPr>
              <w:tab/>
            </w:r>
            <w:r>
              <w:rPr>
                <w:noProof/>
                <w:webHidden/>
              </w:rPr>
              <w:fldChar w:fldCharType="begin"/>
            </w:r>
            <w:r>
              <w:rPr>
                <w:noProof/>
                <w:webHidden/>
              </w:rPr>
              <w:instrText xml:space="preserve"> PAGEREF _Toc178869272 \h </w:instrText>
            </w:r>
            <w:r>
              <w:rPr>
                <w:noProof/>
                <w:webHidden/>
              </w:rPr>
            </w:r>
            <w:r>
              <w:rPr>
                <w:noProof/>
                <w:webHidden/>
              </w:rPr>
              <w:fldChar w:fldCharType="separate"/>
            </w:r>
            <w:r w:rsidR="000553AC">
              <w:rPr>
                <w:noProof/>
                <w:webHidden/>
              </w:rPr>
              <w:t>19</w:t>
            </w:r>
            <w:r>
              <w:rPr>
                <w:noProof/>
                <w:webHidden/>
              </w:rPr>
              <w:fldChar w:fldCharType="end"/>
            </w:r>
          </w:hyperlink>
        </w:p>
        <w:p w14:paraId="30230491" w14:textId="3E6A13F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3" w:history="1">
            <w:r w:rsidRPr="00500B40">
              <w:rPr>
                <w:rStyle w:val="Hyperlink"/>
                <w:noProof/>
              </w:rPr>
              <w:t>C-10.2.12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 layers</w:t>
            </w:r>
            <w:r>
              <w:rPr>
                <w:noProof/>
                <w:webHidden/>
              </w:rPr>
              <w:tab/>
            </w:r>
            <w:r>
              <w:rPr>
                <w:noProof/>
                <w:webHidden/>
              </w:rPr>
              <w:fldChar w:fldCharType="begin"/>
            </w:r>
            <w:r>
              <w:rPr>
                <w:noProof/>
                <w:webHidden/>
              </w:rPr>
              <w:instrText xml:space="preserve"> PAGEREF _Toc178869273 \h </w:instrText>
            </w:r>
            <w:r>
              <w:rPr>
                <w:noProof/>
                <w:webHidden/>
              </w:rPr>
            </w:r>
            <w:r>
              <w:rPr>
                <w:noProof/>
                <w:webHidden/>
              </w:rPr>
              <w:fldChar w:fldCharType="separate"/>
            </w:r>
            <w:r w:rsidR="000553AC">
              <w:rPr>
                <w:noProof/>
                <w:webHidden/>
              </w:rPr>
              <w:t>19</w:t>
            </w:r>
            <w:r>
              <w:rPr>
                <w:noProof/>
                <w:webHidden/>
              </w:rPr>
              <w:fldChar w:fldCharType="end"/>
            </w:r>
          </w:hyperlink>
        </w:p>
        <w:p w14:paraId="4A730152" w14:textId="1058C99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4" w:history="1">
            <w:r w:rsidRPr="00500B40">
              <w:rPr>
                <w:rStyle w:val="Hyperlink"/>
                <w:noProof/>
              </w:rPr>
              <w:t>C-10.2.13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modes</w:t>
            </w:r>
            <w:r>
              <w:rPr>
                <w:noProof/>
                <w:webHidden/>
              </w:rPr>
              <w:tab/>
            </w:r>
            <w:r>
              <w:rPr>
                <w:noProof/>
                <w:webHidden/>
              </w:rPr>
              <w:fldChar w:fldCharType="begin"/>
            </w:r>
            <w:r>
              <w:rPr>
                <w:noProof/>
                <w:webHidden/>
              </w:rPr>
              <w:instrText xml:space="preserve"> PAGEREF _Toc178869274 \h </w:instrText>
            </w:r>
            <w:r>
              <w:rPr>
                <w:noProof/>
                <w:webHidden/>
              </w:rPr>
            </w:r>
            <w:r>
              <w:rPr>
                <w:noProof/>
                <w:webHidden/>
              </w:rPr>
              <w:fldChar w:fldCharType="separate"/>
            </w:r>
            <w:r w:rsidR="000553AC">
              <w:rPr>
                <w:noProof/>
                <w:webHidden/>
              </w:rPr>
              <w:t>19</w:t>
            </w:r>
            <w:r>
              <w:rPr>
                <w:noProof/>
                <w:webHidden/>
              </w:rPr>
              <w:fldChar w:fldCharType="end"/>
            </w:r>
          </w:hyperlink>
        </w:p>
        <w:p w14:paraId="39068E0A" w14:textId="3413F2D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5" w:history="1">
            <w:r w:rsidRPr="00500B40">
              <w:rPr>
                <w:rStyle w:val="Hyperlink"/>
                <w:noProof/>
              </w:rPr>
              <w:t>C-10.2.14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Foundation mode</w:t>
            </w:r>
            <w:r>
              <w:rPr>
                <w:noProof/>
                <w:webHidden/>
              </w:rPr>
              <w:tab/>
            </w:r>
            <w:r>
              <w:rPr>
                <w:noProof/>
                <w:webHidden/>
              </w:rPr>
              <w:fldChar w:fldCharType="begin"/>
            </w:r>
            <w:r>
              <w:rPr>
                <w:noProof/>
                <w:webHidden/>
              </w:rPr>
              <w:instrText xml:space="preserve"> PAGEREF _Toc178869275 \h </w:instrText>
            </w:r>
            <w:r>
              <w:rPr>
                <w:noProof/>
                <w:webHidden/>
              </w:rPr>
            </w:r>
            <w:r>
              <w:rPr>
                <w:noProof/>
                <w:webHidden/>
              </w:rPr>
              <w:fldChar w:fldCharType="separate"/>
            </w:r>
            <w:r w:rsidR="000553AC">
              <w:rPr>
                <w:noProof/>
                <w:webHidden/>
              </w:rPr>
              <w:t>19</w:t>
            </w:r>
            <w:r>
              <w:rPr>
                <w:noProof/>
                <w:webHidden/>
              </w:rPr>
              <w:fldChar w:fldCharType="end"/>
            </w:r>
          </w:hyperlink>
        </w:p>
        <w:p w14:paraId="4B83FB03" w14:textId="429AA8B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6" w:history="1">
            <w:r w:rsidRPr="00500B40">
              <w:rPr>
                <w:rStyle w:val="Hyperlink"/>
                <w:noProof/>
              </w:rPr>
              <w:t>C-10.2.15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Rules</w:t>
            </w:r>
            <w:r>
              <w:rPr>
                <w:noProof/>
                <w:webHidden/>
              </w:rPr>
              <w:tab/>
            </w:r>
            <w:r>
              <w:rPr>
                <w:noProof/>
                <w:webHidden/>
              </w:rPr>
              <w:fldChar w:fldCharType="begin"/>
            </w:r>
            <w:r>
              <w:rPr>
                <w:noProof/>
                <w:webHidden/>
              </w:rPr>
              <w:instrText xml:space="preserve"> PAGEREF _Toc178869276 \h </w:instrText>
            </w:r>
            <w:r>
              <w:rPr>
                <w:noProof/>
                <w:webHidden/>
              </w:rPr>
            </w:r>
            <w:r>
              <w:rPr>
                <w:noProof/>
                <w:webHidden/>
              </w:rPr>
              <w:fldChar w:fldCharType="separate"/>
            </w:r>
            <w:r w:rsidR="000553AC">
              <w:rPr>
                <w:noProof/>
                <w:webHidden/>
              </w:rPr>
              <w:t>19</w:t>
            </w:r>
            <w:r>
              <w:rPr>
                <w:noProof/>
                <w:webHidden/>
              </w:rPr>
              <w:fldChar w:fldCharType="end"/>
            </w:r>
          </w:hyperlink>
        </w:p>
        <w:p w14:paraId="214172B7" w14:textId="475D516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7" w:history="1">
            <w:r w:rsidRPr="00500B40">
              <w:rPr>
                <w:rStyle w:val="Hyperlink"/>
                <w:noProof/>
              </w:rPr>
              <w:t>C-10.2.16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Context</w:t>
            </w:r>
            <w:r>
              <w:rPr>
                <w:noProof/>
                <w:webHidden/>
              </w:rPr>
              <w:tab/>
            </w:r>
            <w:r>
              <w:rPr>
                <w:noProof/>
                <w:webHidden/>
              </w:rPr>
              <w:fldChar w:fldCharType="begin"/>
            </w:r>
            <w:r>
              <w:rPr>
                <w:noProof/>
                <w:webHidden/>
              </w:rPr>
              <w:instrText xml:space="preserve"> PAGEREF _Toc178869277 \h </w:instrText>
            </w:r>
            <w:r>
              <w:rPr>
                <w:noProof/>
                <w:webHidden/>
              </w:rPr>
            </w:r>
            <w:r>
              <w:rPr>
                <w:noProof/>
                <w:webHidden/>
              </w:rPr>
              <w:fldChar w:fldCharType="separate"/>
            </w:r>
            <w:r w:rsidR="000553AC">
              <w:rPr>
                <w:noProof/>
                <w:webHidden/>
              </w:rPr>
              <w:t>19</w:t>
            </w:r>
            <w:r>
              <w:rPr>
                <w:noProof/>
                <w:webHidden/>
              </w:rPr>
              <w:fldChar w:fldCharType="end"/>
            </w:r>
          </w:hyperlink>
        </w:p>
        <w:p w14:paraId="66DA9B0A" w14:textId="6E45857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8" w:history="1">
            <w:r w:rsidRPr="00500B40">
              <w:rPr>
                <w:rStyle w:val="Hyperlink"/>
                <w:noProof/>
              </w:rPr>
              <w:t>C-10.2.17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Validity times</w:t>
            </w:r>
            <w:r>
              <w:rPr>
                <w:noProof/>
                <w:webHidden/>
              </w:rPr>
              <w:tab/>
            </w:r>
            <w:r>
              <w:rPr>
                <w:noProof/>
                <w:webHidden/>
              </w:rPr>
              <w:fldChar w:fldCharType="begin"/>
            </w:r>
            <w:r>
              <w:rPr>
                <w:noProof/>
                <w:webHidden/>
              </w:rPr>
              <w:instrText xml:space="preserve"> PAGEREF _Toc178869278 \h </w:instrText>
            </w:r>
            <w:r>
              <w:rPr>
                <w:noProof/>
                <w:webHidden/>
              </w:rPr>
            </w:r>
            <w:r>
              <w:rPr>
                <w:noProof/>
                <w:webHidden/>
              </w:rPr>
              <w:fldChar w:fldCharType="separate"/>
            </w:r>
            <w:r w:rsidR="000553AC">
              <w:rPr>
                <w:noProof/>
                <w:webHidden/>
              </w:rPr>
              <w:t>19</w:t>
            </w:r>
            <w:r>
              <w:rPr>
                <w:noProof/>
                <w:webHidden/>
              </w:rPr>
              <w:fldChar w:fldCharType="end"/>
            </w:r>
          </w:hyperlink>
        </w:p>
        <w:p w14:paraId="6B7AB030" w14:textId="47B07FC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79" w:history="1">
            <w:r w:rsidRPr="00500B40">
              <w:rPr>
                <w:rStyle w:val="Hyperlink"/>
                <w:noProof/>
              </w:rPr>
              <w:t>C-10.3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w:t>
            </w:r>
            <w:r>
              <w:rPr>
                <w:noProof/>
                <w:webHidden/>
              </w:rPr>
              <w:tab/>
            </w:r>
            <w:r>
              <w:rPr>
                <w:noProof/>
                <w:webHidden/>
              </w:rPr>
              <w:fldChar w:fldCharType="begin"/>
            </w:r>
            <w:r>
              <w:rPr>
                <w:noProof/>
                <w:webHidden/>
              </w:rPr>
              <w:instrText xml:space="preserve"> PAGEREF _Toc178869279 \h </w:instrText>
            </w:r>
            <w:r>
              <w:rPr>
                <w:noProof/>
                <w:webHidden/>
              </w:rPr>
            </w:r>
            <w:r>
              <w:rPr>
                <w:noProof/>
                <w:webHidden/>
              </w:rPr>
              <w:fldChar w:fldCharType="separate"/>
            </w:r>
            <w:r w:rsidR="000553AC">
              <w:rPr>
                <w:noProof/>
                <w:webHidden/>
              </w:rPr>
              <w:t>19</w:t>
            </w:r>
            <w:r>
              <w:rPr>
                <w:noProof/>
                <w:webHidden/>
              </w:rPr>
              <w:fldChar w:fldCharType="end"/>
            </w:r>
          </w:hyperlink>
        </w:p>
        <w:p w14:paraId="5CC60E4F" w14:textId="3B6DB6D3"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0" w:history="1">
            <w:r w:rsidRPr="00500B40">
              <w:rPr>
                <w:rStyle w:val="Hyperlink"/>
                <w:noProof/>
              </w:rPr>
              <w:t>C-11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Interoperability</w:t>
            </w:r>
            <w:r>
              <w:rPr>
                <w:noProof/>
                <w:webHidden/>
              </w:rPr>
              <w:tab/>
            </w:r>
            <w:r>
              <w:rPr>
                <w:noProof/>
                <w:webHidden/>
              </w:rPr>
              <w:fldChar w:fldCharType="begin"/>
            </w:r>
            <w:r>
              <w:rPr>
                <w:noProof/>
                <w:webHidden/>
              </w:rPr>
              <w:instrText xml:space="preserve"> PAGEREF _Toc178869280 \h </w:instrText>
            </w:r>
            <w:r>
              <w:rPr>
                <w:noProof/>
                <w:webHidden/>
              </w:rPr>
            </w:r>
            <w:r>
              <w:rPr>
                <w:noProof/>
                <w:webHidden/>
              </w:rPr>
              <w:fldChar w:fldCharType="separate"/>
            </w:r>
            <w:r w:rsidR="000553AC">
              <w:rPr>
                <w:noProof/>
                <w:webHidden/>
              </w:rPr>
              <w:t>20</w:t>
            </w:r>
            <w:r>
              <w:rPr>
                <w:noProof/>
                <w:webHidden/>
              </w:rPr>
              <w:fldChar w:fldCharType="end"/>
            </w:r>
          </w:hyperlink>
        </w:p>
        <w:p w14:paraId="351FC3B1" w14:textId="0551803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1" w:history="1">
            <w:r w:rsidRPr="00500B40">
              <w:rPr>
                <w:rStyle w:val="Hyperlink"/>
                <w:noProof/>
              </w:rPr>
              <w:t>C-12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Display Organisation and Operation</w:t>
            </w:r>
            <w:r>
              <w:rPr>
                <w:noProof/>
                <w:webHidden/>
              </w:rPr>
              <w:tab/>
            </w:r>
            <w:r>
              <w:rPr>
                <w:noProof/>
                <w:webHidden/>
              </w:rPr>
              <w:fldChar w:fldCharType="begin"/>
            </w:r>
            <w:r>
              <w:rPr>
                <w:noProof/>
                <w:webHidden/>
              </w:rPr>
              <w:instrText xml:space="preserve"> PAGEREF _Toc178869281 \h </w:instrText>
            </w:r>
            <w:r>
              <w:rPr>
                <w:noProof/>
                <w:webHidden/>
              </w:rPr>
            </w:r>
            <w:r>
              <w:rPr>
                <w:noProof/>
                <w:webHidden/>
              </w:rPr>
              <w:fldChar w:fldCharType="separate"/>
            </w:r>
            <w:r w:rsidR="000553AC">
              <w:rPr>
                <w:noProof/>
                <w:webHidden/>
              </w:rPr>
              <w:t>21</w:t>
            </w:r>
            <w:r>
              <w:rPr>
                <w:noProof/>
                <w:webHidden/>
              </w:rPr>
              <w:fldChar w:fldCharType="end"/>
            </w:r>
          </w:hyperlink>
        </w:p>
        <w:p w14:paraId="1EA332B9" w14:textId="44D7E4F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2" w:history="1">
            <w:r w:rsidRPr="00500B40">
              <w:rPr>
                <w:rStyle w:val="Hyperlink"/>
                <w:noProof/>
              </w:rPr>
              <w:t>C-12.1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non-S-100 information</w:t>
            </w:r>
            <w:r>
              <w:rPr>
                <w:noProof/>
                <w:webHidden/>
              </w:rPr>
              <w:tab/>
            </w:r>
            <w:r>
              <w:rPr>
                <w:noProof/>
                <w:webHidden/>
              </w:rPr>
              <w:fldChar w:fldCharType="begin"/>
            </w:r>
            <w:r>
              <w:rPr>
                <w:noProof/>
                <w:webHidden/>
              </w:rPr>
              <w:instrText xml:space="preserve"> PAGEREF _Toc178869282 \h </w:instrText>
            </w:r>
            <w:r>
              <w:rPr>
                <w:noProof/>
                <w:webHidden/>
              </w:rPr>
            </w:r>
            <w:r>
              <w:rPr>
                <w:noProof/>
                <w:webHidden/>
              </w:rPr>
              <w:fldChar w:fldCharType="separate"/>
            </w:r>
            <w:r w:rsidR="000553AC">
              <w:rPr>
                <w:noProof/>
                <w:webHidden/>
              </w:rPr>
              <w:t>21</w:t>
            </w:r>
            <w:r>
              <w:rPr>
                <w:noProof/>
                <w:webHidden/>
              </w:rPr>
              <w:fldChar w:fldCharType="end"/>
            </w:r>
          </w:hyperlink>
        </w:p>
        <w:p w14:paraId="75DD9961" w14:textId="53B5045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3" w:history="1">
            <w:r w:rsidRPr="00500B40">
              <w:rPr>
                <w:rStyle w:val="Hyperlink"/>
                <w:noProof/>
              </w:rPr>
              <w:t>C-12.1.1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_Toc178869283 \h </w:instrText>
            </w:r>
            <w:r>
              <w:rPr>
                <w:noProof/>
                <w:webHidden/>
              </w:rPr>
            </w:r>
            <w:r>
              <w:rPr>
                <w:noProof/>
                <w:webHidden/>
              </w:rPr>
              <w:fldChar w:fldCharType="separate"/>
            </w:r>
            <w:r w:rsidR="000553AC">
              <w:rPr>
                <w:noProof/>
                <w:webHidden/>
              </w:rPr>
              <w:t>21</w:t>
            </w:r>
            <w:r>
              <w:rPr>
                <w:noProof/>
                <w:webHidden/>
              </w:rPr>
              <w:fldChar w:fldCharType="end"/>
            </w:r>
          </w:hyperlink>
        </w:p>
        <w:p w14:paraId="51520497" w14:textId="0559668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4" w:history="1">
            <w:r w:rsidRPr="00500B40">
              <w:rPr>
                <w:rStyle w:val="Hyperlink"/>
                <w:noProof/>
              </w:rPr>
              <w:t>C-12.1.2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Supplemental display items</w:t>
            </w:r>
            <w:r>
              <w:rPr>
                <w:noProof/>
                <w:webHidden/>
              </w:rPr>
              <w:tab/>
            </w:r>
            <w:r>
              <w:rPr>
                <w:noProof/>
                <w:webHidden/>
              </w:rPr>
              <w:fldChar w:fldCharType="begin"/>
            </w:r>
            <w:r>
              <w:rPr>
                <w:noProof/>
                <w:webHidden/>
              </w:rPr>
              <w:instrText xml:space="preserve"> PAGEREF _Toc178869284 \h </w:instrText>
            </w:r>
            <w:r>
              <w:rPr>
                <w:noProof/>
                <w:webHidden/>
              </w:rPr>
            </w:r>
            <w:r>
              <w:rPr>
                <w:noProof/>
                <w:webHidden/>
              </w:rPr>
              <w:fldChar w:fldCharType="separate"/>
            </w:r>
            <w:r w:rsidR="000553AC">
              <w:rPr>
                <w:noProof/>
                <w:webHidden/>
              </w:rPr>
              <w:t>21</w:t>
            </w:r>
            <w:r>
              <w:rPr>
                <w:noProof/>
                <w:webHidden/>
              </w:rPr>
              <w:fldChar w:fldCharType="end"/>
            </w:r>
          </w:hyperlink>
        </w:p>
        <w:p w14:paraId="5286F37D" w14:textId="102A920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5" w:history="1">
            <w:r w:rsidRPr="00500B40">
              <w:rPr>
                <w:rStyle w:val="Hyperlink"/>
                <w:noProof/>
              </w:rPr>
              <w:t>C-12.1.3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Units</w:t>
            </w:r>
            <w:r>
              <w:rPr>
                <w:noProof/>
                <w:webHidden/>
              </w:rPr>
              <w:tab/>
            </w:r>
            <w:r>
              <w:rPr>
                <w:noProof/>
                <w:webHidden/>
              </w:rPr>
              <w:fldChar w:fldCharType="begin"/>
            </w:r>
            <w:r>
              <w:rPr>
                <w:noProof/>
                <w:webHidden/>
              </w:rPr>
              <w:instrText xml:space="preserve"> PAGEREF _Toc178869285 \h </w:instrText>
            </w:r>
            <w:r>
              <w:rPr>
                <w:noProof/>
                <w:webHidden/>
              </w:rPr>
            </w:r>
            <w:r>
              <w:rPr>
                <w:noProof/>
                <w:webHidden/>
              </w:rPr>
              <w:fldChar w:fldCharType="separate"/>
            </w:r>
            <w:r w:rsidR="000553AC">
              <w:rPr>
                <w:noProof/>
                <w:webHidden/>
              </w:rPr>
              <w:t>22</w:t>
            </w:r>
            <w:r>
              <w:rPr>
                <w:noProof/>
                <w:webHidden/>
              </w:rPr>
              <w:fldChar w:fldCharType="end"/>
            </w:r>
          </w:hyperlink>
        </w:p>
        <w:p w14:paraId="1E37EC10" w14:textId="67DC576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6" w:history="1">
            <w:r w:rsidRPr="00500B40">
              <w:rPr>
                <w:rStyle w:val="Hyperlink"/>
                <w:noProof/>
              </w:rPr>
              <w:t>C-12.1.4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Legend</w:t>
            </w:r>
            <w:r>
              <w:rPr>
                <w:noProof/>
                <w:webHidden/>
              </w:rPr>
              <w:tab/>
            </w:r>
            <w:r>
              <w:rPr>
                <w:noProof/>
                <w:webHidden/>
              </w:rPr>
              <w:fldChar w:fldCharType="begin"/>
            </w:r>
            <w:r>
              <w:rPr>
                <w:noProof/>
                <w:webHidden/>
              </w:rPr>
              <w:instrText xml:space="preserve"> PAGEREF _Toc178869286 \h </w:instrText>
            </w:r>
            <w:r>
              <w:rPr>
                <w:noProof/>
                <w:webHidden/>
              </w:rPr>
            </w:r>
            <w:r>
              <w:rPr>
                <w:noProof/>
                <w:webHidden/>
              </w:rPr>
              <w:fldChar w:fldCharType="separate"/>
            </w:r>
            <w:r w:rsidR="000553AC">
              <w:rPr>
                <w:noProof/>
                <w:webHidden/>
              </w:rPr>
              <w:t>22</w:t>
            </w:r>
            <w:r>
              <w:rPr>
                <w:noProof/>
                <w:webHidden/>
              </w:rPr>
              <w:fldChar w:fldCharType="end"/>
            </w:r>
          </w:hyperlink>
        </w:p>
        <w:p w14:paraId="6267D9A2" w14:textId="3AB5E7A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7" w:history="1">
            <w:r w:rsidRPr="00500B40">
              <w:rPr>
                <w:rStyle w:val="Hyperlink"/>
                <w:noProof/>
              </w:rPr>
              <w:t>C-12.2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Priority of information [Informative]</w:t>
            </w:r>
            <w:r>
              <w:rPr>
                <w:noProof/>
                <w:webHidden/>
              </w:rPr>
              <w:tab/>
            </w:r>
            <w:r>
              <w:rPr>
                <w:noProof/>
                <w:webHidden/>
              </w:rPr>
              <w:fldChar w:fldCharType="begin"/>
            </w:r>
            <w:r>
              <w:rPr>
                <w:noProof/>
                <w:webHidden/>
              </w:rPr>
              <w:instrText xml:space="preserve"> PAGEREF _Toc178869287 \h </w:instrText>
            </w:r>
            <w:r>
              <w:rPr>
                <w:noProof/>
                <w:webHidden/>
              </w:rPr>
            </w:r>
            <w:r>
              <w:rPr>
                <w:noProof/>
                <w:webHidden/>
              </w:rPr>
              <w:fldChar w:fldCharType="separate"/>
            </w:r>
            <w:r w:rsidR="000553AC">
              <w:rPr>
                <w:noProof/>
                <w:webHidden/>
              </w:rPr>
              <w:t>23</w:t>
            </w:r>
            <w:r>
              <w:rPr>
                <w:noProof/>
                <w:webHidden/>
              </w:rPr>
              <w:fldChar w:fldCharType="end"/>
            </w:r>
          </w:hyperlink>
        </w:p>
        <w:p w14:paraId="4515020E" w14:textId="03F9691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8" w:history="1">
            <w:r w:rsidRPr="00500B40">
              <w:rPr>
                <w:rStyle w:val="Hyperlink"/>
                <w:noProof/>
              </w:rPr>
              <w:t>C-12.2.1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Priority layers</w:t>
            </w:r>
            <w:r>
              <w:rPr>
                <w:noProof/>
                <w:webHidden/>
              </w:rPr>
              <w:tab/>
            </w:r>
            <w:r>
              <w:rPr>
                <w:noProof/>
                <w:webHidden/>
              </w:rPr>
              <w:fldChar w:fldCharType="begin"/>
            </w:r>
            <w:r>
              <w:rPr>
                <w:noProof/>
                <w:webHidden/>
              </w:rPr>
              <w:instrText xml:space="preserve"> PAGEREF _Toc178869288 \h </w:instrText>
            </w:r>
            <w:r>
              <w:rPr>
                <w:noProof/>
                <w:webHidden/>
              </w:rPr>
            </w:r>
            <w:r>
              <w:rPr>
                <w:noProof/>
                <w:webHidden/>
              </w:rPr>
              <w:fldChar w:fldCharType="separate"/>
            </w:r>
            <w:r w:rsidR="000553AC">
              <w:rPr>
                <w:noProof/>
                <w:webHidden/>
              </w:rPr>
              <w:t>23</w:t>
            </w:r>
            <w:r>
              <w:rPr>
                <w:noProof/>
                <w:webHidden/>
              </w:rPr>
              <w:fldChar w:fldCharType="end"/>
            </w:r>
          </w:hyperlink>
        </w:p>
        <w:p w14:paraId="51FCA3A2" w14:textId="0F4B1E2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9" w:history="1">
            <w:r w:rsidRPr="00500B40">
              <w:rPr>
                <w:rStyle w:val="Hyperlink"/>
                <w:noProof/>
              </w:rPr>
              <w:t>C-12.2.2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Radar priority</w:t>
            </w:r>
            <w:r>
              <w:rPr>
                <w:noProof/>
                <w:webHidden/>
              </w:rPr>
              <w:tab/>
            </w:r>
            <w:r>
              <w:rPr>
                <w:noProof/>
                <w:webHidden/>
              </w:rPr>
              <w:fldChar w:fldCharType="begin"/>
            </w:r>
            <w:r>
              <w:rPr>
                <w:noProof/>
                <w:webHidden/>
              </w:rPr>
              <w:instrText xml:space="preserve"> PAGEREF _Toc178869289 \h </w:instrText>
            </w:r>
            <w:r>
              <w:rPr>
                <w:noProof/>
                <w:webHidden/>
              </w:rPr>
            </w:r>
            <w:r>
              <w:rPr>
                <w:noProof/>
                <w:webHidden/>
              </w:rPr>
              <w:fldChar w:fldCharType="separate"/>
            </w:r>
            <w:r w:rsidR="000553AC">
              <w:rPr>
                <w:noProof/>
                <w:webHidden/>
              </w:rPr>
              <w:t>23</w:t>
            </w:r>
            <w:r>
              <w:rPr>
                <w:noProof/>
                <w:webHidden/>
              </w:rPr>
              <w:fldChar w:fldCharType="end"/>
            </w:r>
          </w:hyperlink>
        </w:p>
        <w:p w14:paraId="641E61CE" w14:textId="349D753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0" w:history="1">
            <w:r w:rsidRPr="00500B40">
              <w:rPr>
                <w:rStyle w:val="Hyperlink"/>
                <w:noProof/>
              </w:rPr>
              <w:t>C-12.3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ECDIS updates</w:t>
            </w:r>
            <w:r>
              <w:rPr>
                <w:noProof/>
                <w:webHidden/>
              </w:rPr>
              <w:tab/>
            </w:r>
            <w:r>
              <w:rPr>
                <w:noProof/>
                <w:webHidden/>
              </w:rPr>
              <w:fldChar w:fldCharType="begin"/>
            </w:r>
            <w:r>
              <w:rPr>
                <w:noProof/>
                <w:webHidden/>
              </w:rPr>
              <w:instrText xml:space="preserve"> PAGEREF _Toc178869290 \h </w:instrText>
            </w:r>
            <w:r>
              <w:rPr>
                <w:noProof/>
                <w:webHidden/>
              </w:rPr>
            </w:r>
            <w:r>
              <w:rPr>
                <w:noProof/>
                <w:webHidden/>
              </w:rPr>
              <w:fldChar w:fldCharType="separate"/>
            </w:r>
            <w:r w:rsidR="000553AC">
              <w:rPr>
                <w:noProof/>
                <w:webHidden/>
              </w:rPr>
              <w:t>24</w:t>
            </w:r>
            <w:r>
              <w:rPr>
                <w:noProof/>
                <w:webHidden/>
              </w:rPr>
              <w:fldChar w:fldCharType="end"/>
            </w:r>
          </w:hyperlink>
        </w:p>
        <w:p w14:paraId="7C9B0183" w14:textId="4D5271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1" w:history="1">
            <w:r w:rsidRPr="00500B40">
              <w:rPr>
                <w:rStyle w:val="Hyperlink"/>
                <w:noProof/>
              </w:rPr>
              <w:t>C-12.3.1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updates</w:t>
            </w:r>
            <w:r>
              <w:rPr>
                <w:noProof/>
                <w:webHidden/>
              </w:rPr>
              <w:tab/>
            </w:r>
            <w:r>
              <w:rPr>
                <w:noProof/>
                <w:webHidden/>
              </w:rPr>
              <w:fldChar w:fldCharType="begin"/>
            </w:r>
            <w:r>
              <w:rPr>
                <w:noProof/>
                <w:webHidden/>
              </w:rPr>
              <w:instrText xml:space="preserve"> PAGEREF _Toc178869291 \h </w:instrText>
            </w:r>
            <w:r>
              <w:rPr>
                <w:noProof/>
                <w:webHidden/>
              </w:rPr>
            </w:r>
            <w:r>
              <w:rPr>
                <w:noProof/>
                <w:webHidden/>
              </w:rPr>
              <w:fldChar w:fldCharType="separate"/>
            </w:r>
            <w:r w:rsidR="000553AC">
              <w:rPr>
                <w:noProof/>
                <w:webHidden/>
              </w:rPr>
              <w:t>24</w:t>
            </w:r>
            <w:r>
              <w:rPr>
                <w:noProof/>
                <w:webHidden/>
              </w:rPr>
              <w:fldChar w:fldCharType="end"/>
            </w:r>
          </w:hyperlink>
        </w:p>
        <w:p w14:paraId="6195EB16" w14:textId="1D1D470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2" w:history="1">
            <w:r w:rsidRPr="00500B40">
              <w:rPr>
                <w:rStyle w:val="Hyperlink"/>
                <w:noProof/>
              </w:rPr>
              <w:t>C-12.4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functions</w:t>
            </w:r>
            <w:r>
              <w:rPr>
                <w:noProof/>
                <w:webHidden/>
              </w:rPr>
              <w:tab/>
            </w:r>
            <w:r>
              <w:rPr>
                <w:noProof/>
                <w:webHidden/>
              </w:rPr>
              <w:fldChar w:fldCharType="begin"/>
            </w:r>
            <w:r>
              <w:rPr>
                <w:noProof/>
                <w:webHidden/>
              </w:rPr>
              <w:instrText xml:space="preserve"> PAGEREF _Toc178869292 \h </w:instrText>
            </w:r>
            <w:r>
              <w:rPr>
                <w:noProof/>
                <w:webHidden/>
              </w:rPr>
            </w:r>
            <w:r>
              <w:rPr>
                <w:noProof/>
                <w:webHidden/>
              </w:rPr>
              <w:fldChar w:fldCharType="separate"/>
            </w:r>
            <w:r w:rsidR="000553AC">
              <w:rPr>
                <w:noProof/>
                <w:webHidden/>
              </w:rPr>
              <w:t>24</w:t>
            </w:r>
            <w:r>
              <w:rPr>
                <w:noProof/>
                <w:webHidden/>
              </w:rPr>
              <w:fldChar w:fldCharType="end"/>
            </w:r>
          </w:hyperlink>
        </w:p>
        <w:p w14:paraId="4F68856E" w14:textId="7B7E5D7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93" w:history="1">
            <w:r w:rsidRPr="00500B40">
              <w:rPr>
                <w:rStyle w:val="Hyperlink"/>
                <w:noProof/>
              </w:rPr>
              <w:t>C-13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General Rules for Symbols and Text</w:t>
            </w:r>
            <w:r>
              <w:rPr>
                <w:noProof/>
                <w:webHidden/>
              </w:rPr>
              <w:tab/>
            </w:r>
            <w:r>
              <w:rPr>
                <w:noProof/>
                <w:webHidden/>
              </w:rPr>
              <w:fldChar w:fldCharType="begin"/>
            </w:r>
            <w:r>
              <w:rPr>
                <w:noProof/>
                <w:webHidden/>
              </w:rPr>
              <w:instrText xml:space="preserve"> PAGEREF _Toc178869293 \h </w:instrText>
            </w:r>
            <w:r>
              <w:rPr>
                <w:noProof/>
                <w:webHidden/>
              </w:rPr>
            </w:r>
            <w:r>
              <w:rPr>
                <w:noProof/>
                <w:webHidden/>
              </w:rPr>
              <w:fldChar w:fldCharType="separate"/>
            </w:r>
            <w:r w:rsidR="000553AC">
              <w:rPr>
                <w:noProof/>
                <w:webHidden/>
              </w:rPr>
              <w:t>24</w:t>
            </w:r>
            <w:r>
              <w:rPr>
                <w:noProof/>
                <w:webHidden/>
              </w:rPr>
              <w:fldChar w:fldCharType="end"/>
            </w:r>
          </w:hyperlink>
        </w:p>
        <w:p w14:paraId="77D3B003" w14:textId="5C9E736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4" w:history="1">
            <w:r w:rsidRPr="00500B40">
              <w:rPr>
                <w:rStyle w:val="Hyperlink"/>
                <w:noProof/>
              </w:rPr>
              <w:t>C-13.1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Symbol Specifications</w:t>
            </w:r>
            <w:r>
              <w:rPr>
                <w:noProof/>
                <w:webHidden/>
              </w:rPr>
              <w:tab/>
            </w:r>
            <w:r>
              <w:rPr>
                <w:noProof/>
                <w:webHidden/>
              </w:rPr>
              <w:fldChar w:fldCharType="begin"/>
            </w:r>
            <w:r>
              <w:rPr>
                <w:noProof/>
                <w:webHidden/>
              </w:rPr>
              <w:instrText xml:space="preserve"> PAGEREF _Toc178869294 \h </w:instrText>
            </w:r>
            <w:r>
              <w:rPr>
                <w:noProof/>
                <w:webHidden/>
              </w:rPr>
            </w:r>
            <w:r>
              <w:rPr>
                <w:noProof/>
                <w:webHidden/>
              </w:rPr>
              <w:fldChar w:fldCharType="separate"/>
            </w:r>
            <w:r w:rsidR="000553AC">
              <w:rPr>
                <w:noProof/>
                <w:webHidden/>
              </w:rPr>
              <w:t>24</w:t>
            </w:r>
            <w:r>
              <w:rPr>
                <w:noProof/>
                <w:webHidden/>
              </w:rPr>
              <w:fldChar w:fldCharType="end"/>
            </w:r>
          </w:hyperlink>
        </w:p>
        <w:p w14:paraId="0F14683E" w14:textId="262C750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5" w:history="1">
            <w:r w:rsidRPr="00500B40">
              <w:rPr>
                <w:rStyle w:val="Hyperlink"/>
                <w:noProof/>
              </w:rPr>
              <w:t>C-13.2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Reproduction of lines, symbols and text</w:t>
            </w:r>
            <w:r>
              <w:rPr>
                <w:noProof/>
                <w:webHidden/>
              </w:rPr>
              <w:tab/>
            </w:r>
            <w:r>
              <w:rPr>
                <w:noProof/>
                <w:webHidden/>
              </w:rPr>
              <w:fldChar w:fldCharType="begin"/>
            </w:r>
            <w:r>
              <w:rPr>
                <w:noProof/>
                <w:webHidden/>
              </w:rPr>
              <w:instrText xml:space="preserve"> PAGEREF _Toc178869295 \h </w:instrText>
            </w:r>
            <w:r>
              <w:rPr>
                <w:noProof/>
                <w:webHidden/>
              </w:rPr>
            </w:r>
            <w:r>
              <w:rPr>
                <w:noProof/>
                <w:webHidden/>
              </w:rPr>
              <w:fldChar w:fldCharType="separate"/>
            </w:r>
            <w:r w:rsidR="000553AC">
              <w:rPr>
                <w:noProof/>
                <w:webHidden/>
              </w:rPr>
              <w:t>25</w:t>
            </w:r>
            <w:r>
              <w:rPr>
                <w:noProof/>
                <w:webHidden/>
              </w:rPr>
              <w:fldChar w:fldCharType="end"/>
            </w:r>
          </w:hyperlink>
        </w:p>
        <w:p w14:paraId="1CEFBD76" w14:textId="2583D4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6" w:history="1">
            <w:r w:rsidRPr="00500B40">
              <w:rPr>
                <w:rStyle w:val="Hyperlink"/>
                <w:noProof/>
              </w:rPr>
              <w:t>C-13.2.1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 [Informative]</w:t>
            </w:r>
            <w:r>
              <w:rPr>
                <w:noProof/>
                <w:webHidden/>
              </w:rPr>
              <w:tab/>
            </w:r>
            <w:r>
              <w:rPr>
                <w:noProof/>
                <w:webHidden/>
              </w:rPr>
              <w:fldChar w:fldCharType="begin"/>
            </w:r>
            <w:r>
              <w:rPr>
                <w:noProof/>
                <w:webHidden/>
              </w:rPr>
              <w:instrText xml:space="preserve"> PAGEREF _Toc178869296 \h </w:instrText>
            </w:r>
            <w:r>
              <w:rPr>
                <w:noProof/>
                <w:webHidden/>
              </w:rPr>
            </w:r>
            <w:r>
              <w:rPr>
                <w:noProof/>
                <w:webHidden/>
              </w:rPr>
              <w:fldChar w:fldCharType="separate"/>
            </w:r>
            <w:r w:rsidR="000553AC">
              <w:rPr>
                <w:noProof/>
                <w:webHidden/>
              </w:rPr>
              <w:t>25</w:t>
            </w:r>
            <w:r>
              <w:rPr>
                <w:noProof/>
                <w:webHidden/>
              </w:rPr>
              <w:fldChar w:fldCharType="end"/>
            </w:r>
          </w:hyperlink>
        </w:p>
        <w:p w14:paraId="34440E6B" w14:textId="2994603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7" w:history="1">
            <w:r w:rsidRPr="00500B40">
              <w:rPr>
                <w:rStyle w:val="Hyperlink"/>
                <w:noProof/>
              </w:rPr>
              <w:t>C-13.2.2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Minimum Requirement for size and resolution </w:t>
            </w:r>
            <w:r>
              <w:rPr>
                <w:noProof/>
                <w:webHidden/>
              </w:rPr>
              <w:tab/>
            </w:r>
            <w:r>
              <w:rPr>
                <w:noProof/>
                <w:webHidden/>
              </w:rPr>
              <w:fldChar w:fldCharType="begin"/>
            </w:r>
            <w:r>
              <w:rPr>
                <w:noProof/>
                <w:webHidden/>
              </w:rPr>
              <w:instrText xml:space="preserve"> PAGEREF _Toc178869297 \h </w:instrText>
            </w:r>
            <w:r>
              <w:rPr>
                <w:noProof/>
                <w:webHidden/>
              </w:rPr>
            </w:r>
            <w:r>
              <w:rPr>
                <w:noProof/>
                <w:webHidden/>
              </w:rPr>
              <w:fldChar w:fldCharType="separate"/>
            </w:r>
            <w:r w:rsidR="000553AC">
              <w:rPr>
                <w:noProof/>
                <w:webHidden/>
              </w:rPr>
              <w:t>25</w:t>
            </w:r>
            <w:r>
              <w:rPr>
                <w:noProof/>
                <w:webHidden/>
              </w:rPr>
              <w:fldChar w:fldCharType="end"/>
            </w:r>
          </w:hyperlink>
        </w:p>
        <w:p w14:paraId="31E9DB57" w14:textId="08427EF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8" w:history="1">
            <w:r w:rsidRPr="00500B40">
              <w:rPr>
                <w:rStyle w:val="Hyperlink"/>
                <w:noProof/>
              </w:rPr>
              <w:t>C-13.2.3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Zooming</w:t>
            </w:r>
            <w:r>
              <w:rPr>
                <w:noProof/>
                <w:webHidden/>
              </w:rPr>
              <w:tab/>
            </w:r>
            <w:r>
              <w:rPr>
                <w:noProof/>
                <w:webHidden/>
              </w:rPr>
              <w:fldChar w:fldCharType="begin"/>
            </w:r>
            <w:r>
              <w:rPr>
                <w:noProof/>
                <w:webHidden/>
              </w:rPr>
              <w:instrText xml:space="preserve"> PAGEREF _Toc178869298 \h </w:instrText>
            </w:r>
            <w:r>
              <w:rPr>
                <w:noProof/>
                <w:webHidden/>
              </w:rPr>
            </w:r>
            <w:r>
              <w:rPr>
                <w:noProof/>
                <w:webHidden/>
              </w:rPr>
              <w:fldChar w:fldCharType="separate"/>
            </w:r>
            <w:r w:rsidR="000553AC">
              <w:rPr>
                <w:noProof/>
                <w:webHidden/>
              </w:rPr>
              <w:t>25</w:t>
            </w:r>
            <w:r>
              <w:rPr>
                <w:noProof/>
                <w:webHidden/>
              </w:rPr>
              <w:fldChar w:fldCharType="end"/>
            </w:r>
          </w:hyperlink>
        </w:p>
        <w:p w14:paraId="7390627B" w14:textId="00BD685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9" w:history="1">
            <w:r w:rsidRPr="00500B40">
              <w:rPr>
                <w:rStyle w:val="Hyperlink"/>
                <w:noProof/>
              </w:rPr>
              <w:t>C-13.3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Common text information attributes</w:t>
            </w:r>
            <w:r>
              <w:rPr>
                <w:noProof/>
                <w:webHidden/>
              </w:rPr>
              <w:tab/>
            </w:r>
            <w:r>
              <w:rPr>
                <w:noProof/>
                <w:webHidden/>
              </w:rPr>
              <w:fldChar w:fldCharType="begin"/>
            </w:r>
            <w:r>
              <w:rPr>
                <w:noProof/>
                <w:webHidden/>
              </w:rPr>
              <w:instrText xml:space="preserve"> PAGEREF _Toc178869299 \h </w:instrText>
            </w:r>
            <w:r>
              <w:rPr>
                <w:noProof/>
                <w:webHidden/>
              </w:rPr>
            </w:r>
            <w:r>
              <w:rPr>
                <w:noProof/>
                <w:webHidden/>
              </w:rPr>
              <w:fldChar w:fldCharType="separate"/>
            </w:r>
            <w:r w:rsidR="000553AC">
              <w:rPr>
                <w:noProof/>
                <w:webHidden/>
              </w:rPr>
              <w:t>25</w:t>
            </w:r>
            <w:r>
              <w:rPr>
                <w:noProof/>
                <w:webHidden/>
              </w:rPr>
              <w:fldChar w:fldCharType="end"/>
            </w:r>
          </w:hyperlink>
        </w:p>
        <w:p w14:paraId="051F0CA3" w14:textId="3D0C4602"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0" w:history="1">
            <w:r w:rsidRPr="00500B40">
              <w:rPr>
                <w:rStyle w:val="Hyperlink"/>
                <w:noProof/>
              </w:rPr>
              <w:t>C-14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Text and Graphics</w:t>
            </w:r>
            <w:r>
              <w:rPr>
                <w:noProof/>
                <w:webHidden/>
              </w:rPr>
              <w:tab/>
            </w:r>
            <w:r>
              <w:rPr>
                <w:noProof/>
                <w:webHidden/>
              </w:rPr>
              <w:fldChar w:fldCharType="begin"/>
            </w:r>
            <w:r>
              <w:rPr>
                <w:noProof/>
                <w:webHidden/>
              </w:rPr>
              <w:instrText xml:space="preserve"> PAGEREF _Toc178869300 \h </w:instrText>
            </w:r>
            <w:r>
              <w:rPr>
                <w:noProof/>
                <w:webHidden/>
              </w:rPr>
            </w:r>
            <w:r>
              <w:rPr>
                <w:noProof/>
                <w:webHidden/>
              </w:rPr>
              <w:fldChar w:fldCharType="separate"/>
            </w:r>
            <w:r w:rsidR="000553AC">
              <w:rPr>
                <w:noProof/>
                <w:webHidden/>
              </w:rPr>
              <w:t>26</w:t>
            </w:r>
            <w:r>
              <w:rPr>
                <w:noProof/>
                <w:webHidden/>
              </w:rPr>
              <w:fldChar w:fldCharType="end"/>
            </w:r>
          </w:hyperlink>
        </w:p>
        <w:p w14:paraId="133477C0" w14:textId="1929640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1" w:history="1">
            <w:r w:rsidRPr="00500B40">
              <w:rPr>
                <w:rStyle w:val="Hyperlink"/>
                <w:noProof/>
              </w:rPr>
              <w:t>C-14.1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Arrangement of viewing group layers.</w:t>
            </w:r>
            <w:r>
              <w:rPr>
                <w:noProof/>
                <w:webHidden/>
              </w:rPr>
              <w:tab/>
            </w:r>
            <w:r>
              <w:rPr>
                <w:noProof/>
                <w:webHidden/>
              </w:rPr>
              <w:fldChar w:fldCharType="begin"/>
            </w:r>
            <w:r>
              <w:rPr>
                <w:noProof/>
                <w:webHidden/>
              </w:rPr>
              <w:instrText xml:space="preserve"> PAGEREF _Toc178869301 \h </w:instrText>
            </w:r>
            <w:r>
              <w:rPr>
                <w:noProof/>
                <w:webHidden/>
              </w:rPr>
            </w:r>
            <w:r>
              <w:rPr>
                <w:noProof/>
                <w:webHidden/>
              </w:rPr>
              <w:fldChar w:fldCharType="separate"/>
            </w:r>
            <w:r w:rsidR="000553AC">
              <w:rPr>
                <w:noProof/>
                <w:webHidden/>
              </w:rPr>
              <w:t>26</w:t>
            </w:r>
            <w:r>
              <w:rPr>
                <w:noProof/>
                <w:webHidden/>
              </w:rPr>
              <w:fldChar w:fldCharType="end"/>
            </w:r>
          </w:hyperlink>
        </w:p>
        <w:p w14:paraId="5EE2AC82" w14:textId="4AF2CB9D"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2" w:history="1">
            <w:r w:rsidRPr="00500B40">
              <w:rPr>
                <w:rStyle w:val="Hyperlink"/>
                <w:noProof/>
              </w:rPr>
              <w:t>C-15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Miscellaneous Display Elements</w:t>
            </w:r>
            <w:r>
              <w:rPr>
                <w:noProof/>
                <w:webHidden/>
              </w:rPr>
              <w:tab/>
            </w:r>
            <w:r>
              <w:rPr>
                <w:noProof/>
                <w:webHidden/>
              </w:rPr>
              <w:fldChar w:fldCharType="begin"/>
            </w:r>
            <w:r>
              <w:rPr>
                <w:noProof/>
                <w:webHidden/>
              </w:rPr>
              <w:instrText xml:space="preserve"> PAGEREF _Toc178869302 \h </w:instrText>
            </w:r>
            <w:r>
              <w:rPr>
                <w:noProof/>
                <w:webHidden/>
              </w:rPr>
            </w:r>
            <w:r>
              <w:rPr>
                <w:noProof/>
                <w:webHidden/>
              </w:rPr>
              <w:fldChar w:fldCharType="separate"/>
            </w:r>
            <w:r w:rsidR="000553AC">
              <w:rPr>
                <w:noProof/>
                <w:webHidden/>
              </w:rPr>
              <w:t>27</w:t>
            </w:r>
            <w:r>
              <w:rPr>
                <w:noProof/>
                <w:webHidden/>
              </w:rPr>
              <w:fldChar w:fldCharType="end"/>
            </w:r>
          </w:hyperlink>
        </w:p>
        <w:p w14:paraId="3900D410" w14:textId="68C4417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3" w:history="1">
            <w:r w:rsidRPr="00500B40">
              <w:rPr>
                <w:rStyle w:val="Hyperlink"/>
                <w:noProof/>
              </w:rPr>
              <w:t>C-15.1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related to data and display scales </w:t>
            </w:r>
            <w:r>
              <w:rPr>
                <w:noProof/>
                <w:webHidden/>
              </w:rPr>
              <w:tab/>
            </w:r>
            <w:r>
              <w:rPr>
                <w:noProof/>
                <w:webHidden/>
              </w:rPr>
              <w:fldChar w:fldCharType="begin"/>
            </w:r>
            <w:r>
              <w:rPr>
                <w:noProof/>
                <w:webHidden/>
              </w:rPr>
              <w:instrText xml:space="preserve"> PAGEREF _Toc178869303 \h </w:instrText>
            </w:r>
            <w:r>
              <w:rPr>
                <w:noProof/>
                <w:webHidden/>
              </w:rPr>
            </w:r>
            <w:r>
              <w:rPr>
                <w:noProof/>
                <w:webHidden/>
              </w:rPr>
              <w:fldChar w:fldCharType="separate"/>
            </w:r>
            <w:r w:rsidR="000553AC">
              <w:rPr>
                <w:noProof/>
                <w:webHidden/>
              </w:rPr>
              <w:t>27</w:t>
            </w:r>
            <w:r>
              <w:rPr>
                <w:noProof/>
                <w:webHidden/>
              </w:rPr>
              <w:fldChar w:fldCharType="end"/>
            </w:r>
          </w:hyperlink>
        </w:p>
        <w:p w14:paraId="6FD445AC" w14:textId="26E46FF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4" w:history="1">
            <w:r w:rsidRPr="00500B40">
              <w:rPr>
                <w:rStyle w:val="Hyperlink"/>
                <w:noProof/>
              </w:rPr>
              <w:t>C-15.1.1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scale</w:t>
            </w:r>
            <w:r>
              <w:rPr>
                <w:noProof/>
                <w:webHidden/>
              </w:rPr>
              <w:tab/>
            </w:r>
            <w:r>
              <w:rPr>
                <w:noProof/>
                <w:webHidden/>
              </w:rPr>
              <w:fldChar w:fldCharType="begin"/>
            </w:r>
            <w:r>
              <w:rPr>
                <w:noProof/>
                <w:webHidden/>
              </w:rPr>
              <w:instrText xml:space="preserve"> PAGEREF _Toc178869304 \h </w:instrText>
            </w:r>
            <w:r>
              <w:rPr>
                <w:noProof/>
                <w:webHidden/>
              </w:rPr>
            </w:r>
            <w:r>
              <w:rPr>
                <w:noProof/>
                <w:webHidden/>
              </w:rPr>
              <w:fldChar w:fldCharType="separate"/>
            </w:r>
            <w:r w:rsidR="000553AC">
              <w:rPr>
                <w:noProof/>
                <w:webHidden/>
              </w:rPr>
              <w:t>27</w:t>
            </w:r>
            <w:r>
              <w:rPr>
                <w:noProof/>
                <w:webHidden/>
              </w:rPr>
              <w:fldChar w:fldCharType="end"/>
            </w:r>
          </w:hyperlink>
        </w:p>
        <w:p w14:paraId="3D81CBD9" w14:textId="06648F3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5" w:history="1">
            <w:r w:rsidRPr="00500B40">
              <w:rPr>
                <w:rStyle w:val="Hyperlink"/>
                <w:noProof/>
              </w:rPr>
              <w:t>C-15.1.2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w:t>
            </w:r>
            <w:r>
              <w:rPr>
                <w:noProof/>
                <w:webHidden/>
              </w:rPr>
              <w:tab/>
            </w:r>
            <w:r>
              <w:rPr>
                <w:noProof/>
                <w:webHidden/>
              </w:rPr>
              <w:fldChar w:fldCharType="begin"/>
            </w:r>
            <w:r>
              <w:rPr>
                <w:noProof/>
                <w:webHidden/>
              </w:rPr>
              <w:instrText xml:space="preserve"> PAGEREF _Toc178869305 \h </w:instrText>
            </w:r>
            <w:r>
              <w:rPr>
                <w:noProof/>
                <w:webHidden/>
              </w:rPr>
            </w:r>
            <w:r>
              <w:rPr>
                <w:noProof/>
                <w:webHidden/>
              </w:rPr>
              <w:fldChar w:fldCharType="separate"/>
            </w:r>
            <w:r w:rsidR="000553AC">
              <w:rPr>
                <w:noProof/>
                <w:webHidden/>
              </w:rPr>
              <w:t>28</w:t>
            </w:r>
            <w:r>
              <w:rPr>
                <w:noProof/>
                <w:webHidden/>
              </w:rPr>
              <w:fldChar w:fldCharType="end"/>
            </w:r>
          </w:hyperlink>
        </w:p>
        <w:p w14:paraId="3776211E" w14:textId="05CFB71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6" w:history="1">
            <w:r w:rsidRPr="00500B40">
              <w:rPr>
                <w:rStyle w:val="Hyperlink"/>
                <w:noProof/>
              </w:rPr>
              <w:t>C-15.1.3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boundary</w:t>
            </w:r>
            <w:r>
              <w:rPr>
                <w:noProof/>
                <w:webHidden/>
              </w:rPr>
              <w:tab/>
            </w:r>
            <w:r>
              <w:rPr>
                <w:noProof/>
                <w:webHidden/>
              </w:rPr>
              <w:fldChar w:fldCharType="begin"/>
            </w:r>
            <w:r>
              <w:rPr>
                <w:noProof/>
                <w:webHidden/>
              </w:rPr>
              <w:instrText xml:space="preserve"> PAGEREF _Toc178869306 \h </w:instrText>
            </w:r>
            <w:r>
              <w:rPr>
                <w:noProof/>
                <w:webHidden/>
              </w:rPr>
            </w:r>
            <w:r>
              <w:rPr>
                <w:noProof/>
                <w:webHidden/>
              </w:rPr>
              <w:fldChar w:fldCharType="separate"/>
            </w:r>
            <w:r w:rsidR="000553AC">
              <w:rPr>
                <w:noProof/>
                <w:webHidden/>
              </w:rPr>
              <w:t>28</w:t>
            </w:r>
            <w:r>
              <w:rPr>
                <w:noProof/>
                <w:webHidden/>
              </w:rPr>
              <w:fldChar w:fldCharType="end"/>
            </w:r>
          </w:hyperlink>
        </w:p>
        <w:p w14:paraId="49E15B35" w14:textId="4447904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7" w:history="1">
            <w:r w:rsidRPr="00500B40">
              <w:rPr>
                <w:rStyle w:val="Hyperlink"/>
                <w:noProof/>
              </w:rPr>
              <w:t>C-15.1.4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 area at scale boundary</w:t>
            </w:r>
            <w:r>
              <w:rPr>
                <w:noProof/>
                <w:webHidden/>
              </w:rPr>
              <w:tab/>
            </w:r>
            <w:r>
              <w:rPr>
                <w:noProof/>
                <w:webHidden/>
              </w:rPr>
              <w:fldChar w:fldCharType="begin"/>
            </w:r>
            <w:r>
              <w:rPr>
                <w:noProof/>
                <w:webHidden/>
              </w:rPr>
              <w:instrText xml:space="preserve"> PAGEREF _Toc178869307 \h </w:instrText>
            </w:r>
            <w:r>
              <w:rPr>
                <w:noProof/>
                <w:webHidden/>
              </w:rPr>
            </w:r>
            <w:r>
              <w:rPr>
                <w:noProof/>
                <w:webHidden/>
              </w:rPr>
              <w:fldChar w:fldCharType="separate"/>
            </w:r>
            <w:r w:rsidR="000553AC">
              <w:rPr>
                <w:noProof/>
                <w:webHidden/>
              </w:rPr>
              <w:t>28</w:t>
            </w:r>
            <w:r>
              <w:rPr>
                <w:noProof/>
                <w:webHidden/>
              </w:rPr>
              <w:fldChar w:fldCharType="end"/>
            </w:r>
          </w:hyperlink>
        </w:p>
        <w:p w14:paraId="6574DBE4" w14:textId="3CC4B77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8" w:history="1">
            <w:r w:rsidRPr="00500B40">
              <w:rPr>
                <w:rStyle w:val="Hyperlink"/>
                <w:noProof/>
              </w:rPr>
              <w:t>C-15.1.5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Larger scale data available</w:t>
            </w:r>
            <w:r>
              <w:rPr>
                <w:noProof/>
                <w:webHidden/>
              </w:rPr>
              <w:tab/>
            </w:r>
            <w:r>
              <w:rPr>
                <w:noProof/>
                <w:webHidden/>
              </w:rPr>
              <w:fldChar w:fldCharType="begin"/>
            </w:r>
            <w:r>
              <w:rPr>
                <w:noProof/>
                <w:webHidden/>
              </w:rPr>
              <w:instrText xml:space="preserve"> PAGEREF _Toc178869308 \h </w:instrText>
            </w:r>
            <w:r>
              <w:rPr>
                <w:noProof/>
                <w:webHidden/>
              </w:rPr>
            </w:r>
            <w:r>
              <w:rPr>
                <w:noProof/>
                <w:webHidden/>
              </w:rPr>
              <w:fldChar w:fldCharType="separate"/>
            </w:r>
            <w:r w:rsidR="000553AC">
              <w:rPr>
                <w:noProof/>
                <w:webHidden/>
              </w:rPr>
              <w:t>29</w:t>
            </w:r>
            <w:r>
              <w:rPr>
                <w:noProof/>
                <w:webHidden/>
              </w:rPr>
              <w:fldChar w:fldCharType="end"/>
            </w:r>
          </w:hyperlink>
        </w:p>
        <w:p w14:paraId="4F249949" w14:textId="7DA6C73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9" w:history="1">
            <w:r w:rsidRPr="00500B40">
              <w:rPr>
                <w:rStyle w:val="Hyperlink"/>
                <w:noProof/>
              </w:rPr>
              <w:t>C-15.2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Graphical indexes</w:t>
            </w:r>
            <w:r>
              <w:rPr>
                <w:noProof/>
                <w:webHidden/>
              </w:rPr>
              <w:tab/>
            </w:r>
            <w:r>
              <w:rPr>
                <w:noProof/>
                <w:webHidden/>
              </w:rPr>
              <w:fldChar w:fldCharType="begin"/>
            </w:r>
            <w:r>
              <w:rPr>
                <w:noProof/>
                <w:webHidden/>
              </w:rPr>
              <w:instrText xml:space="preserve"> PAGEREF _Toc178869309 \h </w:instrText>
            </w:r>
            <w:r>
              <w:rPr>
                <w:noProof/>
                <w:webHidden/>
              </w:rPr>
            </w:r>
            <w:r>
              <w:rPr>
                <w:noProof/>
                <w:webHidden/>
              </w:rPr>
              <w:fldChar w:fldCharType="separate"/>
            </w:r>
            <w:r w:rsidR="000553AC">
              <w:rPr>
                <w:noProof/>
                <w:webHidden/>
              </w:rPr>
              <w:t>29</w:t>
            </w:r>
            <w:r>
              <w:rPr>
                <w:noProof/>
                <w:webHidden/>
              </w:rPr>
              <w:fldChar w:fldCharType="end"/>
            </w:r>
          </w:hyperlink>
        </w:p>
        <w:p w14:paraId="4A196F18" w14:textId="023A9C6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0" w:history="1">
            <w:r w:rsidRPr="00500B40">
              <w:rPr>
                <w:rStyle w:val="Hyperlink"/>
                <w:noProof/>
              </w:rPr>
              <w:t>C-15.2.1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ENCs</w:t>
            </w:r>
            <w:r>
              <w:rPr>
                <w:noProof/>
                <w:webHidden/>
              </w:rPr>
              <w:tab/>
            </w:r>
            <w:r>
              <w:rPr>
                <w:noProof/>
                <w:webHidden/>
              </w:rPr>
              <w:fldChar w:fldCharType="begin"/>
            </w:r>
            <w:r>
              <w:rPr>
                <w:noProof/>
                <w:webHidden/>
              </w:rPr>
              <w:instrText xml:space="preserve"> PAGEREF _Toc178869310 \h </w:instrText>
            </w:r>
            <w:r>
              <w:rPr>
                <w:noProof/>
                <w:webHidden/>
              </w:rPr>
            </w:r>
            <w:r>
              <w:rPr>
                <w:noProof/>
                <w:webHidden/>
              </w:rPr>
              <w:fldChar w:fldCharType="separate"/>
            </w:r>
            <w:r w:rsidR="000553AC">
              <w:rPr>
                <w:noProof/>
                <w:webHidden/>
              </w:rPr>
              <w:t>29</w:t>
            </w:r>
            <w:r>
              <w:rPr>
                <w:noProof/>
                <w:webHidden/>
              </w:rPr>
              <w:fldChar w:fldCharType="end"/>
            </w:r>
          </w:hyperlink>
        </w:p>
        <w:p w14:paraId="4CC7C2EF" w14:textId="138B894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1" w:history="1">
            <w:r w:rsidRPr="00500B40">
              <w:rPr>
                <w:rStyle w:val="Hyperlink"/>
                <w:noProof/>
              </w:rPr>
              <w:t>C-15.2.2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other S-100 products</w:t>
            </w:r>
            <w:r>
              <w:rPr>
                <w:noProof/>
                <w:webHidden/>
              </w:rPr>
              <w:tab/>
            </w:r>
            <w:r>
              <w:rPr>
                <w:noProof/>
                <w:webHidden/>
              </w:rPr>
              <w:fldChar w:fldCharType="begin"/>
            </w:r>
            <w:r>
              <w:rPr>
                <w:noProof/>
                <w:webHidden/>
              </w:rPr>
              <w:instrText xml:space="preserve"> PAGEREF _Toc178869311 \h </w:instrText>
            </w:r>
            <w:r>
              <w:rPr>
                <w:noProof/>
                <w:webHidden/>
              </w:rPr>
            </w:r>
            <w:r>
              <w:rPr>
                <w:noProof/>
                <w:webHidden/>
              </w:rPr>
              <w:fldChar w:fldCharType="separate"/>
            </w:r>
            <w:r w:rsidR="000553AC">
              <w:rPr>
                <w:noProof/>
                <w:webHidden/>
              </w:rPr>
              <w:t>30</w:t>
            </w:r>
            <w:r>
              <w:rPr>
                <w:noProof/>
                <w:webHidden/>
              </w:rPr>
              <w:fldChar w:fldCharType="end"/>
            </w:r>
          </w:hyperlink>
        </w:p>
        <w:p w14:paraId="268E3526" w14:textId="2D49AAB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2" w:history="1">
            <w:r w:rsidRPr="00500B40">
              <w:rPr>
                <w:rStyle w:val="Hyperlink"/>
                <w:noProof/>
              </w:rPr>
              <w:t>C-15.3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Limits of data</w:t>
            </w:r>
            <w:r>
              <w:rPr>
                <w:noProof/>
                <w:webHidden/>
              </w:rPr>
              <w:tab/>
            </w:r>
            <w:r>
              <w:rPr>
                <w:noProof/>
                <w:webHidden/>
              </w:rPr>
              <w:fldChar w:fldCharType="begin"/>
            </w:r>
            <w:r>
              <w:rPr>
                <w:noProof/>
                <w:webHidden/>
              </w:rPr>
              <w:instrText xml:space="preserve"> PAGEREF _Toc178869312 \h </w:instrText>
            </w:r>
            <w:r>
              <w:rPr>
                <w:noProof/>
                <w:webHidden/>
              </w:rPr>
            </w:r>
            <w:r>
              <w:rPr>
                <w:noProof/>
                <w:webHidden/>
              </w:rPr>
              <w:fldChar w:fldCharType="separate"/>
            </w:r>
            <w:r w:rsidR="000553AC">
              <w:rPr>
                <w:noProof/>
                <w:webHidden/>
              </w:rPr>
              <w:t>30</w:t>
            </w:r>
            <w:r>
              <w:rPr>
                <w:noProof/>
                <w:webHidden/>
              </w:rPr>
              <w:fldChar w:fldCharType="end"/>
            </w:r>
          </w:hyperlink>
        </w:p>
        <w:p w14:paraId="3899C2FB" w14:textId="2DCC955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3" w:history="1">
            <w:r w:rsidRPr="00500B40">
              <w:rPr>
                <w:rStyle w:val="Hyperlink"/>
                <w:noProof/>
              </w:rPr>
              <w:t>C-15.3.1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No data areas</w:t>
            </w:r>
            <w:r>
              <w:rPr>
                <w:noProof/>
                <w:webHidden/>
              </w:rPr>
              <w:tab/>
            </w:r>
            <w:r>
              <w:rPr>
                <w:noProof/>
                <w:webHidden/>
              </w:rPr>
              <w:fldChar w:fldCharType="begin"/>
            </w:r>
            <w:r>
              <w:rPr>
                <w:noProof/>
                <w:webHidden/>
              </w:rPr>
              <w:instrText xml:space="preserve"> PAGEREF _Toc178869313 \h </w:instrText>
            </w:r>
            <w:r>
              <w:rPr>
                <w:noProof/>
                <w:webHidden/>
              </w:rPr>
            </w:r>
            <w:r>
              <w:rPr>
                <w:noProof/>
                <w:webHidden/>
              </w:rPr>
              <w:fldChar w:fldCharType="separate"/>
            </w:r>
            <w:r w:rsidR="000553AC">
              <w:rPr>
                <w:noProof/>
                <w:webHidden/>
              </w:rPr>
              <w:t>30</w:t>
            </w:r>
            <w:r>
              <w:rPr>
                <w:noProof/>
                <w:webHidden/>
              </w:rPr>
              <w:fldChar w:fldCharType="end"/>
            </w:r>
          </w:hyperlink>
        </w:p>
        <w:p w14:paraId="7DD9D84B" w14:textId="76CAD03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4" w:history="1">
            <w:r w:rsidRPr="00500B40">
              <w:rPr>
                <w:rStyle w:val="Hyperlink"/>
                <w:noProof/>
              </w:rPr>
              <w:t>C-15.3.2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_Toc178869314 \h </w:instrText>
            </w:r>
            <w:r>
              <w:rPr>
                <w:noProof/>
                <w:webHidden/>
              </w:rPr>
            </w:r>
            <w:r>
              <w:rPr>
                <w:noProof/>
                <w:webHidden/>
              </w:rPr>
              <w:fldChar w:fldCharType="separate"/>
            </w:r>
            <w:r w:rsidR="000553AC">
              <w:rPr>
                <w:noProof/>
                <w:webHidden/>
              </w:rPr>
              <w:t>30</w:t>
            </w:r>
            <w:r>
              <w:rPr>
                <w:noProof/>
                <w:webHidden/>
              </w:rPr>
              <w:fldChar w:fldCharType="end"/>
            </w:r>
          </w:hyperlink>
        </w:p>
        <w:p w14:paraId="294BAF88" w14:textId="4F58B2E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5" w:history="1">
            <w:r w:rsidRPr="00500B40">
              <w:rPr>
                <w:rStyle w:val="Hyperlink"/>
                <w:noProof/>
              </w:rPr>
              <w:t>C-15.3.3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Limits of other S-100 product data</w:t>
            </w:r>
            <w:r>
              <w:rPr>
                <w:noProof/>
                <w:webHidden/>
              </w:rPr>
              <w:tab/>
            </w:r>
            <w:r>
              <w:rPr>
                <w:noProof/>
                <w:webHidden/>
              </w:rPr>
              <w:fldChar w:fldCharType="begin"/>
            </w:r>
            <w:r>
              <w:rPr>
                <w:noProof/>
                <w:webHidden/>
              </w:rPr>
              <w:instrText xml:space="preserve"> PAGEREF _Toc178869315 \h </w:instrText>
            </w:r>
            <w:r>
              <w:rPr>
                <w:noProof/>
                <w:webHidden/>
              </w:rPr>
            </w:r>
            <w:r>
              <w:rPr>
                <w:noProof/>
                <w:webHidden/>
              </w:rPr>
              <w:fldChar w:fldCharType="separate"/>
            </w:r>
            <w:r w:rsidR="000553AC">
              <w:rPr>
                <w:noProof/>
                <w:webHidden/>
              </w:rPr>
              <w:t>30</w:t>
            </w:r>
            <w:r>
              <w:rPr>
                <w:noProof/>
                <w:webHidden/>
              </w:rPr>
              <w:fldChar w:fldCharType="end"/>
            </w:r>
          </w:hyperlink>
        </w:p>
        <w:p w14:paraId="5799B8AA" w14:textId="4BB6289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6" w:history="1">
            <w:r w:rsidRPr="00500B40">
              <w:rPr>
                <w:rStyle w:val="Hyperlink"/>
                <w:noProof/>
              </w:rPr>
              <w:t>C-15.4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_Toc178869316 \h </w:instrText>
            </w:r>
            <w:r>
              <w:rPr>
                <w:noProof/>
                <w:webHidden/>
              </w:rPr>
            </w:r>
            <w:r>
              <w:rPr>
                <w:noProof/>
                <w:webHidden/>
              </w:rPr>
              <w:fldChar w:fldCharType="separate"/>
            </w:r>
            <w:r w:rsidR="000553AC">
              <w:rPr>
                <w:noProof/>
                <w:webHidden/>
              </w:rPr>
              <w:t>31</w:t>
            </w:r>
            <w:r>
              <w:rPr>
                <w:noProof/>
                <w:webHidden/>
              </w:rPr>
              <w:fldChar w:fldCharType="end"/>
            </w:r>
          </w:hyperlink>
        </w:p>
        <w:p w14:paraId="3F4E3DCE" w14:textId="6B674D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7" w:history="1">
            <w:r w:rsidRPr="00500B40">
              <w:rPr>
                <w:rStyle w:val="Hyperlink"/>
                <w:noProof/>
              </w:rPr>
              <w:t>C-15.4.1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Safety Contour</w:t>
            </w:r>
            <w:r>
              <w:rPr>
                <w:noProof/>
                <w:webHidden/>
              </w:rPr>
              <w:tab/>
            </w:r>
            <w:r>
              <w:rPr>
                <w:noProof/>
                <w:webHidden/>
              </w:rPr>
              <w:fldChar w:fldCharType="begin"/>
            </w:r>
            <w:r>
              <w:rPr>
                <w:noProof/>
                <w:webHidden/>
              </w:rPr>
              <w:instrText xml:space="preserve"> PAGEREF _Toc178869317 \h </w:instrText>
            </w:r>
            <w:r>
              <w:rPr>
                <w:noProof/>
                <w:webHidden/>
              </w:rPr>
            </w:r>
            <w:r>
              <w:rPr>
                <w:noProof/>
                <w:webHidden/>
              </w:rPr>
              <w:fldChar w:fldCharType="separate"/>
            </w:r>
            <w:r w:rsidR="000553AC">
              <w:rPr>
                <w:noProof/>
                <w:webHidden/>
              </w:rPr>
              <w:t>31</w:t>
            </w:r>
            <w:r>
              <w:rPr>
                <w:noProof/>
                <w:webHidden/>
              </w:rPr>
              <w:fldChar w:fldCharType="end"/>
            </w:r>
          </w:hyperlink>
        </w:p>
        <w:p w14:paraId="37A5DED4" w14:textId="37C0086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8" w:history="1">
            <w:r w:rsidRPr="00500B40">
              <w:rPr>
                <w:rStyle w:val="Hyperlink"/>
                <w:noProof/>
              </w:rPr>
              <w:t>C-15.5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ECDIS symbols and their use</w:t>
            </w:r>
            <w:r>
              <w:rPr>
                <w:noProof/>
                <w:webHidden/>
              </w:rPr>
              <w:tab/>
            </w:r>
            <w:r>
              <w:rPr>
                <w:noProof/>
                <w:webHidden/>
              </w:rPr>
              <w:fldChar w:fldCharType="begin"/>
            </w:r>
            <w:r>
              <w:rPr>
                <w:noProof/>
                <w:webHidden/>
              </w:rPr>
              <w:instrText xml:space="preserve"> PAGEREF _Toc178869318 \h </w:instrText>
            </w:r>
            <w:r>
              <w:rPr>
                <w:noProof/>
                <w:webHidden/>
              </w:rPr>
            </w:r>
            <w:r>
              <w:rPr>
                <w:noProof/>
                <w:webHidden/>
              </w:rPr>
              <w:fldChar w:fldCharType="separate"/>
            </w:r>
            <w:r w:rsidR="000553AC">
              <w:rPr>
                <w:noProof/>
                <w:webHidden/>
              </w:rPr>
              <w:t>31</w:t>
            </w:r>
            <w:r>
              <w:rPr>
                <w:noProof/>
                <w:webHidden/>
              </w:rPr>
              <w:fldChar w:fldCharType="end"/>
            </w:r>
          </w:hyperlink>
        </w:p>
        <w:p w14:paraId="7162406E" w14:textId="51D2422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9" w:history="1">
            <w:r w:rsidRPr="00500B40">
              <w:rPr>
                <w:rStyle w:val="Hyperlink"/>
                <w:noProof/>
              </w:rPr>
              <w:t>C-15.6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Date-dependent features</w:t>
            </w:r>
            <w:r>
              <w:rPr>
                <w:noProof/>
                <w:webHidden/>
              </w:rPr>
              <w:tab/>
            </w:r>
            <w:r>
              <w:rPr>
                <w:noProof/>
                <w:webHidden/>
              </w:rPr>
              <w:fldChar w:fldCharType="begin"/>
            </w:r>
            <w:r>
              <w:rPr>
                <w:noProof/>
                <w:webHidden/>
              </w:rPr>
              <w:instrText xml:space="preserve"> PAGEREF _Toc178869319 \h </w:instrText>
            </w:r>
            <w:r>
              <w:rPr>
                <w:noProof/>
                <w:webHidden/>
              </w:rPr>
            </w:r>
            <w:r>
              <w:rPr>
                <w:noProof/>
                <w:webHidden/>
              </w:rPr>
              <w:fldChar w:fldCharType="separate"/>
            </w:r>
            <w:r w:rsidR="000553AC">
              <w:rPr>
                <w:noProof/>
                <w:webHidden/>
              </w:rPr>
              <w:t>31</w:t>
            </w:r>
            <w:r>
              <w:rPr>
                <w:noProof/>
                <w:webHidden/>
              </w:rPr>
              <w:fldChar w:fldCharType="end"/>
            </w:r>
          </w:hyperlink>
        </w:p>
        <w:p w14:paraId="614EBEDC" w14:textId="6529411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0" w:history="1">
            <w:r w:rsidRPr="00500B40">
              <w:rPr>
                <w:rStyle w:val="Hyperlink"/>
                <w:noProof/>
              </w:rPr>
              <w:t>C-15.6.1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_Toc178869320 \h </w:instrText>
            </w:r>
            <w:r>
              <w:rPr>
                <w:noProof/>
                <w:webHidden/>
              </w:rPr>
            </w:r>
            <w:r>
              <w:rPr>
                <w:noProof/>
                <w:webHidden/>
              </w:rPr>
              <w:fldChar w:fldCharType="separate"/>
            </w:r>
            <w:r w:rsidR="000553AC">
              <w:rPr>
                <w:noProof/>
                <w:webHidden/>
              </w:rPr>
              <w:t>31</w:t>
            </w:r>
            <w:r>
              <w:rPr>
                <w:noProof/>
                <w:webHidden/>
              </w:rPr>
              <w:fldChar w:fldCharType="end"/>
            </w:r>
          </w:hyperlink>
        </w:p>
        <w:p w14:paraId="24FCE45A" w14:textId="32C766A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1" w:history="1">
            <w:r w:rsidRPr="00500B40">
              <w:rPr>
                <w:rStyle w:val="Hyperlink"/>
                <w:noProof/>
              </w:rPr>
              <w:t>C-15.6.2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Indication of date adjustment</w:t>
            </w:r>
            <w:r>
              <w:rPr>
                <w:noProof/>
                <w:webHidden/>
              </w:rPr>
              <w:tab/>
            </w:r>
            <w:r>
              <w:rPr>
                <w:noProof/>
                <w:webHidden/>
              </w:rPr>
              <w:fldChar w:fldCharType="begin"/>
            </w:r>
            <w:r>
              <w:rPr>
                <w:noProof/>
                <w:webHidden/>
              </w:rPr>
              <w:instrText xml:space="preserve"> PAGEREF _Toc178869321 \h </w:instrText>
            </w:r>
            <w:r>
              <w:rPr>
                <w:noProof/>
                <w:webHidden/>
              </w:rPr>
            </w:r>
            <w:r>
              <w:rPr>
                <w:noProof/>
                <w:webHidden/>
              </w:rPr>
              <w:fldChar w:fldCharType="separate"/>
            </w:r>
            <w:r w:rsidR="000553AC">
              <w:rPr>
                <w:noProof/>
                <w:webHidden/>
              </w:rPr>
              <w:t>32</w:t>
            </w:r>
            <w:r>
              <w:rPr>
                <w:noProof/>
                <w:webHidden/>
              </w:rPr>
              <w:fldChar w:fldCharType="end"/>
            </w:r>
          </w:hyperlink>
        </w:p>
        <w:p w14:paraId="14D10FCA" w14:textId="37C2E6E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2" w:history="1">
            <w:r w:rsidRPr="00500B40">
              <w:rPr>
                <w:rStyle w:val="Hyperlink"/>
                <w:noProof/>
              </w:rPr>
              <w:t>C-15.7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Decluttering the screen</w:t>
            </w:r>
            <w:r>
              <w:rPr>
                <w:noProof/>
                <w:webHidden/>
              </w:rPr>
              <w:tab/>
            </w:r>
            <w:r>
              <w:rPr>
                <w:noProof/>
                <w:webHidden/>
              </w:rPr>
              <w:fldChar w:fldCharType="begin"/>
            </w:r>
            <w:r>
              <w:rPr>
                <w:noProof/>
                <w:webHidden/>
              </w:rPr>
              <w:instrText xml:space="preserve"> PAGEREF _Toc178869322 \h </w:instrText>
            </w:r>
            <w:r>
              <w:rPr>
                <w:noProof/>
                <w:webHidden/>
              </w:rPr>
            </w:r>
            <w:r>
              <w:rPr>
                <w:noProof/>
                <w:webHidden/>
              </w:rPr>
              <w:fldChar w:fldCharType="separate"/>
            </w:r>
            <w:r w:rsidR="000553AC">
              <w:rPr>
                <w:noProof/>
                <w:webHidden/>
              </w:rPr>
              <w:t>32</w:t>
            </w:r>
            <w:r>
              <w:rPr>
                <w:noProof/>
                <w:webHidden/>
              </w:rPr>
              <w:fldChar w:fldCharType="end"/>
            </w:r>
          </w:hyperlink>
        </w:p>
        <w:p w14:paraId="3357699D" w14:textId="314D330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3" w:history="1">
            <w:r w:rsidRPr="00500B40">
              <w:rPr>
                <w:rStyle w:val="Hyperlink"/>
                <w:noProof/>
              </w:rPr>
              <w:t>C-15.8</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IMO presentation elements</w:t>
            </w:r>
            <w:r>
              <w:rPr>
                <w:noProof/>
                <w:webHidden/>
              </w:rPr>
              <w:tab/>
            </w:r>
            <w:r>
              <w:rPr>
                <w:noProof/>
                <w:webHidden/>
              </w:rPr>
              <w:fldChar w:fldCharType="begin"/>
            </w:r>
            <w:r>
              <w:rPr>
                <w:noProof/>
                <w:webHidden/>
              </w:rPr>
              <w:instrText xml:space="preserve"> PAGEREF _Toc178869323 \h </w:instrText>
            </w:r>
            <w:r>
              <w:rPr>
                <w:noProof/>
                <w:webHidden/>
              </w:rPr>
            </w:r>
            <w:r>
              <w:rPr>
                <w:noProof/>
                <w:webHidden/>
              </w:rPr>
              <w:fldChar w:fldCharType="separate"/>
            </w:r>
            <w:r w:rsidR="000553AC">
              <w:rPr>
                <w:noProof/>
                <w:webHidden/>
              </w:rPr>
              <w:t>32</w:t>
            </w:r>
            <w:r>
              <w:rPr>
                <w:noProof/>
                <w:webHidden/>
              </w:rPr>
              <w:fldChar w:fldCharType="end"/>
            </w:r>
          </w:hyperlink>
        </w:p>
        <w:p w14:paraId="3B7B6C79" w14:textId="467DD5F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4" w:history="1">
            <w:r w:rsidRPr="00500B40">
              <w:rPr>
                <w:rStyle w:val="Hyperlink"/>
                <w:noProof/>
              </w:rPr>
              <w:t>C-15.8.1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bar and latitude scale</w:t>
            </w:r>
            <w:r>
              <w:rPr>
                <w:noProof/>
                <w:webHidden/>
              </w:rPr>
              <w:tab/>
            </w:r>
            <w:r>
              <w:rPr>
                <w:noProof/>
                <w:webHidden/>
              </w:rPr>
              <w:fldChar w:fldCharType="begin"/>
            </w:r>
            <w:r>
              <w:rPr>
                <w:noProof/>
                <w:webHidden/>
              </w:rPr>
              <w:instrText xml:space="preserve"> PAGEREF _Toc178869324 \h </w:instrText>
            </w:r>
            <w:r>
              <w:rPr>
                <w:noProof/>
                <w:webHidden/>
              </w:rPr>
            </w:r>
            <w:r>
              <w:rPr>
                <w:noProof/>
                <w:webHidden/>
              </w:rPr>
              <w:fldChar w:fldCharType="separate"/>
            </w:r>
            <w:r w:rsidR="000553AC">
              <w:rPr>
                <w:noProof/>
                <w:webHidden/>
              </w:rPr>
              <w:t>32</w:t>
            </w:r>
            <w:r>
              <w:rPr>
                <w:noProof/>
                <w:webHidden/>
              </w:rPr>
              <w:fldChar w:fldCharType="end"/>
            </w:r>
          </w:hyperlink>
        </w:p>
        <w:p w14:paraId="08FD3FE4" w14:textId="312C195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5" w:history="1">
            <w:r w:rsidRPr="00500B40">
              <w:rPr>
                <w:rStyle w:val="Hyperlink"/>
                <w:noProof/>
              </w:rPr>
              <w:t>C-15.8.2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North arrow</w:t>
            </w:r>
            <w:r>
              <w:rPr>
                <w:noProof/>
                <w:webHidden/>
              </w:rPr>
              <w:tab/>
            </w:r>
            <w:r>
              <w:rPr>
                <w:noProof/>
                <w:webHidden/>
              </w:rPr>
              <w:fldChar w:fldCharType="begin"/>
            </w:r>
            <w:r>
              <w:rPr>
                <w:noProof/>
                <w:webHidden/>
              </w:rPr>
              <w:instrText xml:space="preserve"> PAGEREF _Toc178869325 \h </w:instrText>
            </w:r>
            <w:r>
              <w:rPr>
                <w:noProof/>
                <w:webHidden/>
              </w:rPr>
            </w:r>
            <w:r>
              <w:rPr>
                <w:noProof/>
                <w:webHidden/>
              </w:rPr>
              <w:fldChar w:fldCharType="separate"/>
            </w:r>
            <w:r w:rsidR="000553AC">
              <w:rPr>
                <w:noProof/>
                <w:webHidden/>
              </w:rPr>
              <w:t>33</w:t>
            </w:r>
            <w:r>
              <w:rPr>
                <w:noProof/>
                <w:webHidden/>
              </w:rPr>
              <w:fldChar w:fldCharType="end"/>
            </w:r>
          </w:hyperlink>
        </w:p>
        <w:p w14:paraId="7688D0D0" w14:textId="7982CFB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6" w:history="1">
            <w:r w:rsidRPr="00500B40">
              <w:rPr>
                <w:rStyle w:val="Hyperlink"/>
                <w:noProof/>
              </w:rPr>
              <w:t>C-15.8.3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Graticule</w:t>
            </w:r>
            <w:r>
              <w:rPr>
                <w:noProof/>
                <w:webHidden/>
              </w:rPr>
              <w:tab/>
            </w:r>
            <w:r>
              <w:rPr>
                <w:noProof/>
                <w:webHidden/>
              </w:rPr>
              <w:fldChar w:fldCharType="begin"/>
            </w:r>
            <w:r>
              <w:rPr>
                <w:noProof/>
                <w:webHidden/>
              </w:rPr>
              <w:instrText xml:space="preserve"> PAGEREF _Toc178869326 \h </w:instrText>
            </w:r>
            <w:r>
              <w:rPr>
                <w:noProof/>
                <w:webHidden/>
              </w:rPr>
            </w:r>
            <w:r>
              <w:rPr>
                <w:noProof/>
                <w:webHidden/>
              </w:rPr>
              <w:fldChar w:fldCharType="separate"/>
            </w:r>
            <w:r w:rsidR="000553AC">
              <w:rPr>
                <w:noProof/>
                <w:webHidden/>
              </w:rPr>
              <w:t>33</w:t>
            </w:r>
            <w:r>
              <w:rPr>
                <w:noProof/>
                <w:webHidden/>
              </w:rPr>
              <w:fldChar w:fldCharType="end"/>
            </w:r>
          </w:hyperlink>
        </w:p>
        <w:p w14:paraId="79BFA43C" w14:textId="7FE291B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7" w:history="1">
            <w:r w:rsidRPr="00500B40">
              <w:rPr>
                <w:rStyle w:val="Hyperlink"/>
                <w:noProof/>
              </w:rPr>
              <w:t>C-15.8.4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w:t>
            </w:r>
            <w:r>
              <w:rPr>
                <w:noProof/>
                <w:webHidden/>
              </w:rPr>
              <w:tab/>
            </w:r>
            <w:r>
              <w:rPr>
                <w:noProof/>
                <w:webHidden/>
              </w:rPr>
              <w:fldChar w:fldCharType="begin"/>
            </w:r>
            <w:r>
              <w:rPr>
                <w:noProof/>
                <w:webHidden/>
              </w:rPr>
              <w:instrText xml:space="preserve"> PAGEREF _Toc178869327 \h </w:instrText>
            </w:r>
            <w:r>
              <w:rPr>
                <w:noProof/>
                <w:webHidden/>
              </w:rPr>
            </w:r>
            <w:r>
              <w:rPr>
                <w:noProof/>
                <w:webHidden/>
              </w:rPr>
              <w:fldChar w:fldCharType="separate"/>
            </w:r>
            <w:r w:rsidR="000553AC">
              <w:rPr>
                <w:noProof/>
                <w:webHidden/>
              </w:rPr>
              <w:t>33</w:t>
            </w:r>
            <w:r>
              <w:rPr>
                <w:noProof/>
                <w:webHidden/>
              </w:rPr>
              <w:fldChar w:fldCharType="end"/>
            </w:r>
          </w:hyperlink>
        </w:p>
        <w:p w14:paraId="480C888F" w14:textId="68366C6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8" w:history="1">
            <w:r w:rsidRPr="00500B40">
              <w:rPr>
                <w:rStyle w:val="Hyperlink"/>
                <w:noProof/>
              </w:rPr>
              <w:t>C-15.8.5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Black level adjustment symbol</w:t>
            </w:r>
            <w:r>
              <w:rPr>
                <w:noProof/>
                <w:webHidden/>
              </w:rPr>
              <w:tab/>
            </w:r>
            <w:r>
              <w:rPr>
                <w:noProof/>
                <w:webHidden/>
              </w:rPr>
              <w:fldChar w:fldCharType="begin"/>
            </w:r>
            <w:r>
              <w:rPr>
                <w:noProof/>
                <w:webHidden/>
              </w:rPr>
              <w:instrText xml:space="preserve"> PAGEREF _Toc178869328 \h </w:instrText>
            </w:r>
            <w:r>
              <w:rPr>
                <w:noProof/>
                <w:webHidden/>
              </w:rPr>
            </w:r>
            <w:r>
              <w:rPr>
                <w:noProof/>
                <w:webHidden/>
              </w:rPr>
              <w:fldChar w:fldCharType="separate"/>
            </w:r>
            <w:r w:rsidR="000553AC">
              <w:rPr>
                <w:noProof/>
                <w:webHidden/>
              </w:rPr>
              <w:t>33</w:t>
            </w:r>
            <w:r>
              <w:rPr>
                <w:noProof/>
                <w:webHidden/>
              </w:rPr>
              <w:fldChar w:fldCharType="end"/>
            </w:r>
          </w:hyperlink>
        </w:p>
        <w:p w14:paraId="23DFAC0B" w14:textId="658EC42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9" w:history="1">
            <w:r w:rsidRPr="00500B40">
              <w:rPr>
                <w:rStyle w:val="Hyperlink"/>
                <w:noProof/>
              </w:rPr>
              <w:t>C-15.8.6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and notification of navigational hazards</w:t>
            </w:r>
            <w:r>
              <w:rPr>
                <w:noProof/>
                <w:webHidden/>
              </w:rPr>
              <w:tab/>
            </w:r>
            <w:r>
              <w:rPr>
                <w:noProof/>
                <w:webHidden/>
              </w:rPr>
              <w:fldChar w:fldCharType="begin"/>
            </w:r>
            <w:r>
              <w:rPr>
                <w:noProof/>
                <w:webHidden/>
              </w:rPr>
              <w:instrText xml:space="preserve"> PAGEREF _Toc178869329 \h </w:instrText>
            </w:r>
            <w:r>
              <w:rPr>
                <w:noProof/>
                <w:webHidden/>
              </w:rPr>
            </w:r>
            <w:r>
              <w:rPr>
                <w:noProof/>
                <w:webHidden/>
              </w:rPr>
              <w:fldChar w:fldCharType="separate"/>
            </w:r>
            <w:r w:rsidR="000553AC">
              <w:rPr>
                <w:noProof/>
                <w:webHidden/>
              </w:rPr>
              <w:t>33</w:t>
            </w:r>
            <w:r>
              <w:rPr>
                <w:noProof/>
                <w:webHidden/>
              </w:rPr>
              <w:fldChar w:fldCharType="end"/>
            </w:r>
          </w:hyperlink>
        </w:p>
        <w:p w14:paraId="56D7F085" w14:textId="7B734A6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0" w:history="1">
            <w:r w:rsidRPr="00500B40">
              <w:rPr>
                <w:rStyle w:val="Hyperlink"/>
                <w:noProof/>
              </w:rPr>
              <w:t>C-15.8.7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_Toc178869330 \h </w:instrText>
            </w:r>
            <w:r>
              <w:rPr>
                <w:noProof/>
                <w:webHidden/>
              </w:rPr>
            </w:r>
            <w:r>
              <w:rPr>
                <w:noProof/>
                <w:webHidden/>
              </w:rPr>
              <w:fldChar w:fldCharType="separate"/>
            </w:r>
            <w:r w:rsidR="000553AC">
              <w:rPr>
                <w:noProof/>
                <w:webHidden/>
              </w:rPr>
              <w:t>34</w:t>
            </w:r>
            <w:r>
              <w:rPr>
                <w:noProof/>
                <w:webHidden/>
              </w:rPr>
              <w:fldChar w:fldCharType="end"/>
            </w:r>
          </w:hyperlink>
        </w:p>
        <w:p w14:paraId="353305F1" w14:textId="74A5E72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1" w:history="1">
            <w:r w:rsidRPr="00500B40">
              <w:rPr>
                <w:rStyle w:val="Hyperlink"/>
                <w:noProof/>
              </w:rPr>
              <w:t>C-15.8.8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Definition of safety contour</w:t>
            </w:r>
            <w:r>
              <w:rPr>
                <w:noProof/>
                <w:webHidden/>
              </w:rPr>
              <w:tab/>
            </w:r>
            <w:r>
              <w:rPr>
                <w:noProof/>
                <w:webHidden/>
              </w:rPr>
              <w:fldChar w:fldCharType="begin"/>
            </w:r>
            <w:r>
              <w:rPr>
                <w:noProof/>
                <w:webHidden/>
              </w:rPr>
              <w:instrText xml:space="preserve"> PAGEREF _Toc178869331 \h </w:instrText>
            </w:r>
            <w:r>
              <w:rPr>
                <w:noProof/>
                <w:webHidden/>
              </w:rPr>
            </w:r>
            <w:r>
              <w:rPr>
                <w:noProof/>
                <w:webHidden/>
              </w:rPr>
              <w:fldChar w:fldCharType="separate"/>
            </w:r>
            <w:r w:rsidR="000553AC">
              <w:rPr>
                <w:noProof/>
                <w:webHidden/>
              </w:rPr>
              <w:t>35</w:t>
            </w:r>
            <w:r>
              <w:rPr>
                <w:noProof/>
                <w:webHidden/>
              </w:rPr>
              <w:fldChar w:fldCharType="end"/>
            </w:r>
          </w:hyperlink>
        </w:p>
        <w:p w14:paraId="0177D069" w14:textId="543985D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2" w:history="1">
            <w:r w:rsidRPr="00500B40">
              <w:rPr>
                <w:rStyle w:val="Hyperlink"/>
                <w:noProof/>
              </w:rPr>
              <w:t>C-15.8.9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safety contour</w:t>
            </w:r>
            <w:r>
              <w:rPr>
                <w:noProof/>
                <w:webHidden/>
              </w:rPr>
              <w:tab/>
            </w:r>
            <w:r>
              <w:rPr>
                <w:noProof/>
                <w:webHidden/>
              </w:rPr>
              <w:fldChar w:fldCharType="begin"/>
            </w:r>
            <w:r>
              <w:rPr>
                <w:noProof/>
                <w:webHidden/>
              </w:rPr>
              <w:instrText xml:space="preserve"> PAGEREF _Toc178869332 \h </w:instrText>
            </w:r>
            <w:r>
              <w:rPr>
                <w:noProof/>
                <w:webHidden/>
              </w:rPr>
            </w:r>
            <w:r>
              <w:rPr>
                <w:noProof/>
                <w:webHidden/>
              </w:rPr>
              <w:fldChar w:fldCharType="separate"/>
            </w:r>
            <w:r w:rsidR="000553AC">
              <w:rPr>
                <w:noProof/>
                <w:webHidden/>
              </w:rPr>
              <w:t>35</w:t>
            </w:r>
            <w:r>
              <w:rPr>
                <w:noProof/>
                <w:webHidden/>
              </w:rPr>
              <w:fldChar w:fldCharType="end"/>
            </w:r>
          </w:hyperlink>
        </w:p>
        <w:p w14:paraId="6C830829" w14:textId="0CCD2A2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3" w:history="1">
            <w:r w:rsidRPr="00500B40">
              <w:rPr>
                <w:rStyle w:val="Hyperlink"/>
                <w:noProof/>
              </w:rPr>
              <w:t>C-15.8.10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Indications related to ENC accuracy </w:t>
            </w:r>
            <w:r>
              <w:rPr>
                <w:noProof/>
                <w:webHidden/>
              </w:rPr>
              <w:tab/>
            </w:r>
            <w:r>
              <w:rPr>
                <w:noProof/>
                <w:webHidden/>
              </w:rPr>
              <w:fldChar w:fldCharType="begin"/>
            </w:r>
            <w:r>
              <w:rPr>
                <w:noProof/>
                <w:webHidden/>
              </w:rPr>
              <w:instrText xml:space="preserve"> PAGEREF _Toc178869333 \h </w:instrText>
            </w:r>
            <w:r>
              <w:rPr>
                <w:noProof/>
                <w:webHidden/>
              </w:rPr>
            </w:r>
            <w:r>
              <w:rPr>
                <w:noProof/>
                <w:webHidden/>
              </w:rPr>
              <w:fldChar w:fldCharType="separate"/>
            </w:r>
            <w:r w:rsidR="000553AC">
              <w:rPr>
                <w:noProof/>
                <w:webHidden/>
              </w:rPr>
              <w:t>35</w:t>
            </w:r>
            <w:r>
              <w:rPr>
                <w:noProof/>
                <w:webHidden/>
              </w:rPr>
              <w:fldChar w:fldCharType="end"/>
            </w:r>
          </w:hyperlink>
        </w:p>
        <w:p w14:paraId="79DCF9B0" w14:textId="3846ED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4" w:history="1">
            <w:r w:rsidRPr="00500B40">
              <w:rPr>
                <w:rStyle w:val="Hyperlink"/>
                <w:noProof/>
              </w:rPr>
              <w:t>C-15.8.11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_Toc178869334 \h </w:instrText>
            </w:r>
            <w:r>
              <w:rPr>
                <w:noProof/>
                <w:webHidden/>
              </w:rPr>
            </w:r>
            <w:r>
              <w:rPr>
                <w:noProof/>
                <w:webHidden/>
              </w:rPr>
              <w:fldChar w:fldCharType="separate"/>
            </w:r>
            <w:r w:rsidR="000553AC">
              <w:rPr>
                <w:noProof/>
                <w:webHidden/>
              </w:rPr>
              <w:t>37</w:t>
            </w:r>
            <w:r>
              <w:rPr>
                <w:noProof/>
                <w:webHidden/>
              </w:rPr>
              <w:fldChar w:fldCharType="end"/>
            </w:r>
          </w:hyperlink>
        </w:p>
        <w:p w14:paraId="2D63D6CA" w14:textId="09558C6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5" w:history="1">
            <w:r w:rsidRPr="00500B40">
              <w:rPr>
                <w:rStyle w:val="Hyperlink"/>
                <w:noProof/>
              </w:rPr>
              <w:t>C-15.9</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specified display features</w:t>
            </w:r>
            <w:r>
              <w:rPr>
                <w:noProof/>
                <w:webHidden/>
              </w:rPr>
              <w:tab/>
            </w:r>
            <w:r>
              <w:rPr>
                <w:noProof/>
                <w:webHidden/>
              </w:rPr>
              <w:fldChar w:fldCharType="begin"/>
            </w:r>
            <w:r>
              <w:rPr>
                <w:noProof/>
                <w:webHidden/>
              </w:rPr>
              <w:instrText xml:space="preserve"> PAGEREF _Toc178869335 \h </w:instrText>
            </w:r>
            <w:r>
              <w:rPr>
                <w:noProof/>
                <w:webHidden/>
              </w:rPr>
            </w:r>
            <w:r>
              <w:rPr>
                <w:noProof/>
                <w:webHidden/>
              </w:rPr>
              <w:fldChar w:fldCharType="separate"/>
            </w:r>
            <w:r w:rsidR="000553AC">
              <w:rPr>
                <w:noProof/>
                <w:webHidden/>
              </w:rPr>
              <w:t>38</w:t>
            </w:r>
            <w:r>
              <w:rPr>
                <w:noProof/>
                <w:webHidden/>
              </w:rPr>
              <w:fldChar w:fldCharType="end"/>
            </w:r>
          </w:hyperlink>
        </w:p>
        <w:p w14:paraId="6A33D4FA" w14:textId="78E1E9E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6" w:history="1">
            <w:r w:rsidRPr="00500B40">
              <w:rPr>
                <w:rStyle w:val="Hyperlink"/>
                <w:noProof/>
              </w:rPr>
              <w:t>C-15.9.1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ECDIS Legend</w:t>
            </w:r>
            <w:r>
              <w:rPr>
                <w:noProof/>
                <w:webHidden/>
              </w:rPr>
              <w:tab/>
            </w:r>
            <w:r>
              <w:rPr>
                <w:noProof/>
                <w:webHidden/>
              </w:rPr>
              <w:fldChar w:fldCharType="begin"/>
            </w:r>
            <w:r>
              <w:rPr>
                <w:noProof/>
                <w:webHidden/>
              </w:rPr>
              <w:instrText xml:space="preserve"> PAGEREF _Toc178869336 \h </w:instrText>
            </w:r>
            <w:r>
              <w:rPr>
                <w:noProof/>
                <w:webHidden/>
              </w:rPr>
            </w:r>
            <w:r>
              <w:rPr>
                <w:noProof/>
                <w:webHidden/>
              </w:rPr>
              <w:fldChar w:fldCharType="separate"/>
            </w:r>
            <w:r w:rsidR="000553AC">
              <w:rPr>
                <w:noProof/>
                <w:webHidden/>
              </w:rPr>
              <w:t>38</w:t>
            </w:r>
            <w:r>
              <w:rPr>
                <w:noProof/>
                <w:webHidden/>
              </w:rPr>
              <w:fldChar w:fldCharType="end"/>
            </w:r>
          </w:hyperlink>
        </w:p>
        <w:p w14:paraId="617E739A" w14:textId="16A6E90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7" w:history="1">
            <w:r w:rsidRPr="00500B40">
              <w:rPr>
                <w:rStyle w:val="Hyperlink"/>
                <w:noProof/>
              </w:rPr>
              <w:t>C-15.10</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_Toc178869337 \h </w:instrText>
            </w:r>
            <w:r>
              <w:rPr>
                <w:noProof/>
                <w:webHidden/>
              </w:rPr>
            </w:r>
            <w:r>
              <w:rPr>
                <w:noProof/>
                <w:webHidden/>
              </w:rPr>
              <w:fldChar w:fldCharType="separate"/>
            </w:r>
            <w:r w:rsidR="000553AC">
              <w:rPr>
                <w:noProof/>
                <w:webHidden/>
              </w:rPr>
              <w:t>39</w:t>
            </w:r>
            <w:r>
              <w:rPr>
                <w:noProof/>
                <w:webHidden/>
              </w:rPr>
              <w:fldChar w:fldCharType="end"/>
            </w:r>
          </w:hyperlink>
        </w:p>
        <w:p w14:paraId="4B25D3A8" w14:textId="6B8BCEE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8" w:history="1">
            <w:r w:rsidRPr="00500B40">
              <w:rPr>
                <w:rStyle w:val="Hyperlink"/>
                <w:noProof/>
              </w:rPr>
              <w:t>C-15.10.1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_Toc178869338 \h </w:instrText>
            </w:r>
            <w:r>
              <w:rPr>
                <w:noProof/>
                <w:webHidden/>
              </w:rPr>
            </w:r>
            <w:r>
              <w:rPr>
                <w:noProof/>
                <w:webHidden/>
              </w:rPr>
              <w:fldChar w:fldCharType="separate"/>
            </w:r>
            <w:r w:rsidR="000553AC">
              <w:rPr>
                <w:noProof/>
                <w:webHidden/>
              </w:rPr>
              <w:t>39</w:t>
            </w:r>
            <w:r>
              <w:rPr>
                <w:noProof/>
                <w:webHidden/>
              </w:rPr>
              <w:fldChar w:fldCharType="end"/>
            </w:r>
          </w:hyperlink>
        </w:p>
        <w:p w14:paraId="05359F6A" w14:textId="55D7BCC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9" w:history="1">
            <w:r w:rsidRPr="00500B40">
              <w:rPr>
                <w:rStyle w:val="Hyperlink"/>
                <w:noProof/>
              </w:rPr>
              <w:t>C-15.10.2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Identifying automatic chart corrections on demand</w:t>
            </w:r>
            <w:r>
              <w:rPr>
                <w:noProof/>
                <w:webHidden/>
              </w:rPr>
              <w:tab/>
            </w:r>
            <w:r>
              <w:rPr>
                <w:noProof/>
                <w:webHidden/>
              </w:rPr>
              <w:fldChar w:fldCharType="begin"/>
            </w:r>
            <w:r>
              <w:rPr>
                <w:noProof/>
                <w:webHidden/>
              </w:rPr>
              <w:instrText xml:space="preserve"> PAGEREF _Toc178869339 \h </w:instrText>
            </w:r>
            <w:r>
              <w:rPr>
                <w:noProof/>
                <w:webHidden/>
              </w:rPr>
            </w:r>
            <w:r>
              <w:rPr>
                <w:noProof/>
                <w:webHidden/>
              </w:rPr>
              <w:fldChar w:fldCharType="separate"/>
            </w:r>
            <w:r w:rsidR="000553AC">
              <w:rPr>
                <w:noProof/>
                <w:webHidden/>
              </w:rPr>
              <w:t>39</w:t>
            </w:r>
            <w:r>
              <w:rPr>
                <w:noProof/>
                <w:webHidden/>
              </w:rPr>
              <w:fldChar w:fldCharType="end"/>
            </w:r>
          </w:hyperlink>
        </w:p>
        <w:p w14:paraId="75314EA4" w14:textId="565EF82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0" w:history="1">
            <w:r w:rsidRPr="00500B40">
              <w:rPr>
                <w:rStyle w:val="Hyperlink"/>
                <w:noProof/>
              </w:rPr>
              <w:t>C-15.10.3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Non-HO (Non-ENC) Chart Information</w:t>
            </w:r>
            <w:r>
              <w:rPr>
                <w:noProof/>
                <w:webHidden/>
              </w:rPr>
              <w:tab/>
            </w:r>
            <w:r>
              <w:rPr>
                <w:noProof/>
                <w:webHidden/>
              </w:rPr>
              <w:fldChar w:fldCharType="begin"/>
            </w:r>
            <w:r>
              <w:rPr>
                <w:noProof/>
                <w:webHidden/>
              </w:rPr>
              <w:instrText xml:space="preserve"> PAGEREF _Toc178869340 \h </w:instrText>
            </w:r>
            <w:r>
              <w:rPr>
                <w:noProof/>
                <w:webHidden/>
              </w:rPr>
            </w:r>
            <w:r>
              <w:rPr>
                <w:noProof/>
                <w:webHidden/>
              </w:rPr>
              <w:fldChar w:fldCharType="separate"/>
            </w:r>
            <w:r w:rsidR="000553AC">
              <w:rPr>
                <w:noProof/>
                <w:webHidden/>
              </w:rPr>
              <w:t>40</w:t>
            </w:r>
            <w:r>
              <w:rPr>
                <w:noProof/>
                <w:webHidden/>
              </w:rPr>
              <w:fldChar w:fldCharType="end"/>
            </w:r>
          </w:hyperlink>
        </w:p>
        <w:p w14:paraId="7FA2DF10" w14:textId="0B2BC52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1" w:history="1">
            <w:r w:rsidRPr="00500B40">
              <w:rPr>
                <w:rStyle w:val="Hyperlink"/>
                <w:noProof/>
              </w:rPr>
              <w:t>C-15.10.4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non-official data</w:t>
            </w:r>
            <w:r>
              <w:rPr>
                <w:noProof/>
                <w:webHidden/>
              </w:rPr>
              <w:tab/>
            </w:r>
            <w:r>
              <w:rPr>
                <w:noProof/>
                <w:webHidden/>
              </w:rPr>
              <w:fldChar w:fldCharType="begin"/>
            </w:r>
            <w:r>
              <w:rPr>
                <w:noProof/>
                <w:webHidden/>
              </w:rPr>
              <w:instrText xml:space="preserve"> PAGEREF _Toc178869341 \h </w:instrText>
            </w:r>
            <w:r>
              <w:rPr>
                <w:noProof/>
                <w:webHidden/>
              </w:rPr>
            </w:r>
            <w:r>
              <w:rPr>
                <w:noProof/>
                <w:webHidden/>
              </w:rPr>
              <w:fldChar w:fldCharType="separate"/>
            </w:r>
            <w:r w:rsidR="000553AC">
              <w:rPr>
                <w:noProof/>
                <w:webHidden/>
              </w:rPr>
              <w:t>40</w:t>
            </w:r>
            <w:r>
              <w:rPr>
                <w:noProof/>
                <w:webHidden/>
              </w:rPr>
              <w:fldChar w:fldCharType="end"/>
            </w:r>
          </w:hyperlink>
        </w:p>
        <w:p w14:paraId="265461D3" w14:textId="477CFC2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2" w:history="1">
            <w:r w:rsidRPr="00500B40">
              <w:rPr>
                <w:rStyle w:val="Hyperlink"/>
                <w:noProof/>
              </w:rPr>
              <w:t>C-15.10.5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and Management of Navigational Warnings</w:t>
            </w:r>
            <w:r>
              <w:rPr>
                <w:noProof/>
                <w:webHidden/>
              </w:rPr>
              <w:tab/>
            </w:r>
            <w:r>
              <w:rPr>
                <w:noProof/>
                <w:webHidden/>
              </w:rPr>
              <w:fldChar w:fldCharType="begin"/>
            </w:r>
            <w:r>
              <w:rPr>
                <w:noProof/>
                <w:webHidden/>
              </w:rPr>
              <w:instrText xml:space="preserve"> PAGEREF _Toc178869342 \h </w:instrText>
            </w:r>
            <w:r>
              <w:rPr>
                <w:noProof/>
                <w:webHidden/>
              </w:rPr>
            </w:r>
            <w:r>
              <w:rPr>
                <w:noProof/>
                <w:webHidden/>
              </w:rPr>
              <w:fldChar w:fldCharType="separate"/>
            </w:r>
            <w:r w:rsidR="000553AC">
              <w:rPr>
                <w:noProof/>
                <w:webHidden/>
              </w:rPr>
              <w:t>41</w:t>
            </w:r>
            <w:r>
              <w:rPr>
                <w:noProof/>
                <w:webHidden/>
              </w:rPr>
              <w:fldChar w:fldCharType="end"/>
            </w:r>
          </w:hyperlink>
        </w:p>
        <w:p w14:paraId="0E399C9E" w14:textId="77C0D01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3" w:history="1">
            <w:r w:rsidRPr="00500B40">
              <w:rPr>
                <w:rStyle w:val="Hyperlink"/>
                <w:noProof/>
              </w:rPr>
              <w:t>C-15.10.6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Additional Portrayal requirements of the Graphical User Interface </w:t>
            </w:r>
            <w:r>
              <w:rPr>
                <w:noProof/>
                <w:webHidden/>
              </w:rPr>
              <w:tab/>
            </w:r>
            <w:r>
              <w:rPr>
                <w:noProof/>
                <w:webHidden/>
              </w:rPr>
              <w:fldChar w:fldCharType="begin"/>
            </w:r>
            <w:r>
              <w:rPr>
                <w:noProof/>
                <w:webHidden/>
              </w:rPr>
              <w:instrText xml:space="preserve"> PAGEREF _Toc178869343 \h </w:instrText>
            </w:r>
            <w:r>
              <w:rPr>
                <w:noProof/>
                <w:webHidden/>
              </w:rPr>
            </w:r>
            <w:r>
              <w:rPr>
                <w:noProof/>
                <w:webHidden/>
              </w:rPr>
              <w:fldChar w:fldCharType="separate"/>
            </w:r>
            <w:r w:rsidR="000553AC">
              <w:rPr>
                <w:noProof/>
                <w:webHidden/>
              </w:rPr>
              <w:t>41</w:t>
            </w:r>
            <w:r>
              <w:rPr>
                <w:noProof/>
                <w:webHidden/>
              </w:rPr>
              <w:fldChar w:fldCharType="end"/>
            </w:r>
          </w:hyperlink>
        </w:p>
        <w:p w14:paraId="533A1F61" w14:textId="7350DEC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4" w:history="1">
            <w:r w:rsidRPr="00500B40">
              <w:rPr>
                <w:rStyle w:val="Hyperlink"/>
                <w:noProof/>
              </w:rPr>
              <w:t>C-15.10.7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Filtering Navigational Warning information </w:t>
            </w:r>
            <w:r>
              <w:rPr>
                <w:noProof/>
                <w:webHidden/>
              </w:rPr>
              <w:tab/>
            </w:r>
            <w:r>
              <w:rPr>
                <w:noProof/>
                <w:webHidden/>
              </w:rPr>
              <w:fldChar w:fldCharType="begin"/>
            </w:r>
            <w:r>
              <w:rPr>
                <w:noProof/>
                <w:webHidden/>
              </w:rPr>
              <w:instrText xml:space="preserve"> PAGEREF _Toc178869344 \h </w:instrText>
            </w:r>
            <w:r>
              <w:rPr>
                <w:noProof/>
                <w:webHidden/>
              </w:rPr>
            </w:r>
            <w:r>
              <w:rPr>
                <w:noProof/>
                <w:webHidden/>
              </w:rPr>
              <w:fldChar w:fldCharType="separate"/>
            </w:r>
            <w:r w:rsidR="000553AC">
              <w:rPr>
                <w:noProof/>
                <w:webHidden/>
              </w:rPr>
              <w:t>41</w:t>
            </w:r>
            <w:r>
              <w:rPr>
                <w:noProof/>
                <w:webHidden/>
              </w:rPr>
              <w:fldChar w:fldCharType="end"/>
            </w:r>
          </w:hyperlink>
        </w:p>
        <w:p w14:paraId="77D2BF1A" w14:textId="4B3D949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5" w:history="1">
            <w:r w:rsidRPr="00500B40">
              <w:rPr>
                <w:rStyle w:val="Hyperlink"/>
                <w:noProof/>
              </w:rPr>
              <w:t>C-15.10.8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Cancelled datasets</w:t>
            </w:r>
            <w:r>
              <w:rPr>
                <w:noProof/>
                <w:webHidden/>
              </w:rPr>
              <w:tab/>
            </w:r>
            <w:r>
              <w:rPr>
                <w:noProof/>
                <w:webHidden/>
              </w:rPr>
              <w:fldChar w:fldCharType="begin"/>
            </w:r>
            <w:r>
              <w:rPr>
                <w:noProof/>
                <w:webHidden/>
              </w:rPr>
              <w:instrText xml:space="preserve"> PAGEREF _Toc178869345 \h </w:instrText>
            </w:r>
            <w:r>
              <w:rPr>
                <w:noProof/>
                <w:webHidden/>
              </w:rPr>
            </w:r>
            <w:r>
              <w:rPr>
                <w:noProof/>
                <w:webHidden/>
              </w:rPr>
              <w:fldChar w:fldCharType="separate"/>
            </w:r>
            <w:r w:rsidR="000553AC">
              <w:rPr>
                <w:noProof/>
                <w:webHidden/>
              </w:rPr>
              <w:t>42</w:t>
            </w:r>
            <w:r>
              <w:rPr>
                <w:noProof/>
                <w:webHidden/>
              </w:rPr>
              <w:fldChar w:fldCharType="end"/>
            </w:r>
          </w:hyperlink>
        </w:p>
        <w:p w14:paraId="6AFA33BE" w14:textId="4D016A8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6" w:history="1">
            <w:r w:rsidRPr="00500B40">
              <w:rPr>
                <w:rStyle w:val="Hyperlink"/>
                <w:noProof/>
              </w:rPr>
              <w:t>C-15.10.9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feature classes</w:t>
            </w:r>
            <w:r>
              <w:rPr>
                <w:noProof/>
                <w:webHidden/>
              </w:rPr>
              <w:tab/>
            </w:r>
            <w:r>
              <w:rPr>
                <w:noProof/>
                <w:webHidden/>
              </w:rPr>
              <w:fldChar w:fldCharType="begin"/>
            </w:r>
            <w:r>
              <w:rPr>
                <w:noProof/>
                <w:webHidden/>
              </w:rPr>
              <w:instrText xml:space="preserve"> PAGEREF _Toc178869346 \h </w:instrText>
            </w:r>
            <w:r>
              <w:rPr>
                <w:noProof/>
                <w:webHidden/>
              </w:rPr>
            </w:r>
            <w:r>
              <w:rPr>
                <w:noProof/>
                <w:webHidden/>
              </w:rPr>
              <w:fldChar w:fldCharType="separate"/>
            </w:r>
            <w:r w:rsidR="000553AC">
              <w:rPr>
                <w:noProof/>
                <w:webHidden/>
              </w:rPr>
              <w:t>42</w:t>
            </w:r>
            <w:r>
              <w:rPr>
                <w:noProof/>
                <w:webHidden/>
              </w:rPr>
              <w:fldChar w:fldCharType="end"/>
            </w:r>
          </w:hyperlink>
        </w:p>
        <w:p w14:paraId="1B9FDE10" w14:textId="110EBC4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47" w:history="1">
            <w:r w:rsidRPr="00500B40">
              <w:rPr>
                <w:rStyle w:val="Hyperlink"/>
                <w:noProof/>
              </w:rPr>
              <w:t>C-16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_Toc178869347 \h </w:instrText>
            </w:r>
            <w:r>
              <w:rPr>
                <w:noProof/>
                <w:webHidden/>
              </w:rPr>
            </w:r>
            <w:r>
              <w:rPr>
                <w:noProof/>
                <w:webHidden/>
              </w:rPr>
              <w:fldChar w:fldCharType="separate"/>
            </w:r>
            <w:r w:rsidR="000553AC">
              <w:rPr>
                <w:noProof/>
                <w:webHidden/>
              </w:rPr>
              <w:t>43</w:t>
            </w:r>
            <w:r>
              <w:rPr>
                <w:noProof/>
                <w:webHidden/>
              </w:rPr>
              <w:fldChar w:fldCharType="end"/>
            </w:r>
          </w:hyperlink>
        </w:p>
        <w:p w14:paraId="5F16BDCA" w14:textId="2252BCF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8" w:history="1">
            <w:r w:rsidRPr="00500B40">
              <w:rPr>
                <w:rStyle w:val="Hyperlink"/>
                <w:noProof/>
              </w:rPr>
              <w:t>C-16.1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Thinning</w:t>
            </w:r>
            <w:r>
              <w:rPr>
                <w:noProof/>
                <w:webHidden/>
              </w:rPr>
              <w:tab/>
            </w:r>
            <w:r>
              <w:rPr>
                <w:noProof/>
                <w:webHidden/>
              </w:rPr>
              <w:fldChar w:fldCharType="begin"/>
            </w:r>
            <w:r>
              <w:rPr>
                <w:noProof/>
                <w:webHidden/>
              </w:rPr>
              <w:instrText xml:space="preserve"> PAGEREF _Toc178869348 \h </w:instrText>
            </w:r>
            <w:r>
              <w:rPr>
                <w:noProof/>
                <w:webHidden/>
              </w:rPr>
            </w:r>
            <w:r>
              <w:rPr>
                <w:noProof/>
                <w:webHidden/>
              </w:rPr>
              <w:fldChar w:fldCharType="separate"/>
            </w:r>
            <w:r w:rsidR="000553AC">
              <w:rPr>
                <w:noProof/>
                <w:webHidden/>
              </w:rPr>
              <w:t>43</w:t>
            </w:r>
            <w:r>
              <w:rPr>
                <w:noProof/>
                <w:webHidden/>
              </w:rPr>
              <w:fldChar w:fldCharType="end"/>
            </w:r>
          </w:hyperlink>
        </w:p>
        <w:p w14:paraId="067BCE25" w14:textId="16BCACF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9" w:history="1">
            <w:r w:rsidRPr="00500B40">
              <w:rPr>
                <w:rStyle w:val="Hyperlink"/>
                <w:noProof/>
              </w:rPr>
              <w:t>C-16.2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Temporal variation</w:t>
            </w:r>
            <w:r>
              <w:rPr>
                <w:noProof/>
                <w:webHidden/>
              </w:rPr>
              <w:tab/>
            </w:r>
            <w:r>
              <w:rPr>
                <w:noProof/>
                <w:webHidden/>
              </w:rPr>
              <w:fldChar w:fldCharType="begin"/>
            </w:r>
            <w:r>
              <w:rPr>
                <w:noProof/>
                <w:webHidden/>
              </w:rPr>
              <w:instrText xml:space="preserve"> PAGEREF _Toc178869349 \h </w:instrText>
            </w:r>
            <w:r>
              <w:rPr>
                <w:noProof/>
                <w:webHidden/>
              </w:rPr>
            </w:r>
            <w:r>
              <w:rPr>
                <w:noProof/>
                <w:webHidden/>
              </w:rPr>
              <w:fldChar w:fldCharType="separate"/>
            </w:r>
            <w:r w:rsidR="000553AC">
              <w:rPr>
                <w:noProof/>
                <w:webHidden/>
              </w:rPr>
              <w:t>43</w:t>
            </w:r>
            <w:r>
              <w:rPr>
                <w:noProof/>
                <w:webHidden/>
              </w:rPr>
              <w:fldChar w:fldCharType="end"/>
            </w:r>
          </w:hyperlink>
        </w:p>
        <w:p w14:paraId="56A01A29" w14:textId="7AA668B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0" w:history="1">
            <w:r w:rsidRPr="00500B40">
              <w:rPr>
                <w:rStyle w:val="Hyperlink"/>
                <w:noProof/>
              </w:rPr>
              <w:t>C-17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Colours</w:t>
            </w:r>
            <w:r>
              <w:rPr>
                <w:noProof/>
                <w:webHidden/>
              </w:rPr>
              <w:tab/>
            </w:r>
            <w:r>
              <w:rPr>
                <w:noProof/>
                <w:webHidden/>
              </w:rPr>
              <w:fldChar w:fldCharType="begin"/>
            </w:r>
            <w:r>
              <w:rPr>
                <w:noProof/>
                <w:webHidden/>
              </w:rPr>
              <w:instrText xml:space="preserve"> PAGEREF _Toc178869350 \h </w:instrText>
            </w:r>
            <w:r>
              <w:rPr>
                <w:noProof/>
                <w:webHidden/>
              </w:rPr>
            </w:r>
            <w:r>
              <w:rPr>
                <w:noProof/>
                <w:webHidden/>
              </w:rPr>
              <w:fldChar w:fldCharType="separate"/>
            </w:r>
            <w:r w:rsidR="000553AC">
              <w:rPr>
                <w:noProof/>
                <w:webHidden/>
              </w:rPr>
              <w:t>44</w:t>
            </w:r>
            <w:r>
              <w:rPr>
                <w:noProof/>
                <w:webHidden/>
              </w:rPr>
              <w:fldChar w:fldCharType="end"/>
            </w:r>
          </w:hyperlink>
        </w:p>
        <w:p w14:paraId="571883FD" w14:textId="3ADD51D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1" w:history="1">
            <w:r w:rsidRPr="00500B40">
              <w:rPr>
                <w:rStyle w:val="Hyperlink"/>
                <w:noProof/>
              </w:rPr>
              <w:t>C-17.1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_Toc178869351 \h </w:instrText>
            </w:r>
            <w:r>
              <w:rPr>
                <w:noProof/>
                <w:webHidden/>
              </w:rPr>
            </w:r>
            <w:r>
              <w:rPr>
                <w:noProof/>
                <w:webHidden/>
              </w:rPr>
              <w:fldChar w:fldCharType="separate"/>
            </w:r>
            <w:r w:rsidR="000553AC">
              <w:rPr>
                <w:noProof/>
                <w:webHidden/>
              </w:rPr>
              <w:t>44</w:t>
            </w:r>
            <w:r>
              <w:rPr>
                <w:noProof/>
                <w:webHidden/>
              </w:rPr>
              <w:fldChar w:fldCharType="end"/>
            </w:r>
          </w:hyperlink>
        </w:p>
        <w:p w14:paraId="628C6CBB" w14:textId="2F0DD324"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2" w:history="1">
            <w:r w:rsidRPr="00500B40">
              <w:rPr>
                <w:rStyle w:val="Hyperlink"/>
                <w:noProof/>
              </w:rPr>
              <w:t>C-18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_Toc178869352 \h </w:instrText>
            </w:r>
            <w:r>
              <w:rPr>
                <w:noProof/>
                <w:webHidden/>
              </w:rPr>
            </w:r>
            <w:r>
              <w:rPr>
                <w:noProof/>
                <w:webHidden/>
              </w:rPr>
              <w:fldChar w:fldCharType="separate"/>
            </w:r>
            <w:r w:rsidR="000553AC">
              <w:rPr>
                <w:noProof/>
                <w:webHidden/>
              </w:rPr>
              <w:t>44</w:t>
            </w:r>
            <w:r>
              <w:rPr>
                <w:noProof/>
                <w:webHidden/>
              </w:rPr>
              <w:fldChar w:fldCharType="end"/>
            </w:r>
          </w:hyperlink>
        </w:p>
        <w:p w14:paraId="40342A62" w14:textId="37FFAD0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3" w:history="1">
            <w:r w:rsidRPr="00500B40">
              <w:rPr>
                <w:rStyle w:val="Hyperlink"/>
                <w:noProof/>
              </w:rPr>
              <w:t>C-18.1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Cursor pick rules</w:t>
            </w:r>
            <w:r>
              <w:rPr>
                <w:noProof/>
                <w:webHidden/>
              </w:rPr>
              <w:tab/>
            </w:r>
            <w:r>
              <w:rPr>
                <w:noProof/>
                <w:webHidden/>
              </w:rPr>
              <w:fldChar w:fldCharType="begin"/>
            </w:r>
            <w:r>
              <w:rPr>
                <w:noProof/>
                <w:webHidden/>
              </w:rPr>
              <w:instrText xml:space="preserve"> PAGEREF _Toc178869353 \h </w:instrText>
            </w:r>
            <w:r>
              <w:rPr>
                <w:noProof/>
                <w:webHidden/>
              </w:rPr>
            </w:r>
            <w:r>
              <w:rPr>
                <w:noProof/>
                <w:webHidden/>
              </w:rPr>
              <w:fldChar w:fldCharType="separate"/>
            </w:r>
            <w:r w:rsidR="000553AC">
              <w:rPr>
                <w:noProof/>
                <w:webHidden/>
              </w:rPr>
              <w:t>44</w:t>
            </w:r>
            <w:r>
              <w:rPr>
                <w:noProof/>
                <w:webHidden/>
              </w:rPr>
              <w:fldChar w:fldCharType="end"/>
            </w:r>
          </w:hyperlink>
        </w:p>
        <w:p w14:paraId="2C4AD362" w14:textId="73BD436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4" w:history="1">
            <w:r w:rsidRPr="00500B40">
              <w:rPr>
                <w:rStyle w:val="Hyperlink"/>
                <w:noProof/>
              </w:rPr>
              <w:t>C-18.2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Abbreviations</w:t>
            </w:r>
            <w:r>
              <w:rPr>
                <w:noProof/>
                <w:webHidden/>
              </w:rPr>
              <w:tab/>
            </w:r>
            <w:r>
              <w:rPr>
                <w:noProof/>
                <w:webHidden/>
              </w:rPr>
              <w:fldChar w:fldCharType="begin"/>
            </w:r>
            <w:r>
              <w:rPr>
                <w:noProof/>
                <w:webHidden/>
              </w:rPr>
              <w:instrText xml:space="preserve"> PAGEREF _Toc178869354 \h </w:instrText>
            </w:r>
            <w:r>
              <w:rPr>
                <w:noProof/>
                <w:webHidden/>
              </w:rPr>
            </w:r>
            <w:r>
              <w:rPr>
                <w:noProof/>
                <w:webHidden/>
              </w:rPr>
              <w:fldChar w:fldCharType="separate"/>
            </w:r>
            <w:r w:rsidR="000553AC">
              <w:rPr>
                <w:noProof/>
                <w:webHidden/>
              </w:rPr>
              <w:t>45</w:t>
            </w:r>
            <w:r>
              <w:rPr>
                <w:noProof/>
                <w:webHidden/>
              </w:rPr>
              <w:fldChar w:fldCharType="end"/>
            </w:r>
          </w:hyperlink>
        </w:p>
        <w:p w14:paraId="4D9C3203" w14:textId="223FF85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5" w:history="1">
            <w:r w:rsidRPr="00500B40">
              <w:rPr>
                <w:rStyle w:val="Hyperlink"/>
                <w:noProof/>
              </w:rPr>
              <w:t>C-18.2.1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 abbreviations [Informative]</w:t>
            </w:r>
            <w:r>
              <w:rPr>
                <w:noProof/>
                <w:webHidden/>
              </w:rPr>
              <w:tab/>
            </w:r>
            <w:r>
              <w:rPr>
                <w:noProof/>
                <w:webHidden/>
              </w:rPr>
              <w:fldChar w:fldCharType="begin"/>
            </w:r>
            <w:r>
              <w:rPr>
                <w:noProof/>
                <w:webHidden/>
              </w:rPr>
              <w:instrText xml:space="preserve"> PAGEREF _Toc178869355 \h </w:instrText>
            </w:r>
            <w:r>
              <w:rPr>
                <w:noProof/>
                <w:webHidden/>
              </w:rPr>
            </w:r>
            <w:r>
              <w:rPr>
                <w:noProof/>
                <w:webHidden/>
              </w:rPr>
              <w:fldChar w:fldCharType="separate"/>
            </w:r>
            <w:r w:rsidR="000553AC">
              <w:rPr>
                <w:noProof/>
                <w:webHidden/>
              </w:rPr>
              <w:t>45</w:t>
            </w:r>
            <w:r>
              <w:rPr>
                <w:noProof/>
                <w:webHidden/>
              </w:rPr>
              <w:fldChar w:fldCharType="end"/>
            </w:r>
          </w:hyperlink>
        </w:p>
        <w:p w14:paraId="7C378E01" w14:textId="4F1342F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6" w:history="1">
            <w:r w:rsidRPr="00500B40">
              <w:rPr>
                <w:rStyle w:val="Hyperlink"/>
                <w:noProof/>
              </w:rPr>
              <w:t>C-18.2.2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defined cursor pick parameters</w:t>
            </w:r>
            <w:r>
              <w:rPr>
                <w:noProof/>
                <w:webHidden/>
              </w:rPr>
              <w:tab/>
            </w:r>
            <w:r>
              <w:rPr>
                <w:noProof/>
                <w:webHidden/>
              </w:rPr>
              <w:fldChar w:fldCharType="begin"/>
            </w:r>
            <w:r>
              <w:rPr>
                <w:noProof/>
                <w:webHidden/>
              </w:rPr>
              <w:instrText xml:space="preserve"> PAGEREF _Toc178869356 \h </w:instrText>
            </w:r>
            <w:r>
              <w:rPr>
                <w:noProof/>
                <w:webHidden/>
              </w:rPr>
            </w:r>
            <w:r>
              <w:rPr>
                <w:noProof/>
                <w:webHidden/>
              </w:rPr>
              <w:fldChar w:fldCharType="separate"/>
            </w:r>
            <w:r w:rsidR="000553AC">
              <w:rPr>
                <w:noProof/>
                <w:webHidden/>
              </w:rPr>
              <w:t>45</w:t>
            </w:r>
            <w:r>
              <w:rPr>
                <w:noProof/>
                <w:webHidden/>
              </w:rPr>
              <w:fldChar w:fldCharType="end"/>
            </w:r>
          </w:hyperlink>
        </w:p>
        <w:p w14:paraId="7A4FB24C" w14:textId="0F79B68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7" w:history="1">
            <w:r w:rsidRPr="00500B40">
              <w:rPr>
                <w:rStyle w:val="Hyperlink"/>
                <w:noProof/>
              </w:rPr>
              <w:t>C-18.3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Visibility of feature attributes.</w:t>
            </w:r>
            <w:r>
              <w:rPr>
                <w:noProof/>
                <w:webHidden/>
              </w:rPr>
              <w:tab/>
            </w:r>
            <w:r>
              <w:rPr>
                <w:noProof/>
                <w:webHidden/>
              </w:rPr>
              <w:fldChar w:fldCharType="begin"/>
            </w:r>
            <w:r>
              <w:rPr>
                <w:noProof/>
                <w:webHidden/>
              </w:rPr>
              <w:instrText xml:space="preserve"> PAGEREF _Toc178869357 \h </w:instrText>
            </w:r>
            <w:r>
              <w:rPr>
                <w:noProof/>
                <w:webHidden/>
              </w:rPr>
            </w:r>
            <w:r>
              <w:rPr>
                <w:noProof/>
                <w:webHidden/>
              </w:rPr>
              <w:fldChar w:fldCharType="separate"/>
            </w:r>
            <w:r w:rsidR="000553AC">
              <w:rPr>
                <w:noProof/>
                <w:webHidden/>
              </w:rPr>
              <w:t>45</w:t>
            </w:r>
            <w:r>
              <w:rPr>
                <w:noProof/>
                <w:webHidden/>
              </w:rPr>
              <w:fldChar w:fldCharType="end"/>
            </w:r>
          </w:hyperlink>
        </w:p>
        <w:p w14:paraId="5E780A37" w14:textId="38A65DA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8" w:history="1">
            <w:r w:rsidRPr="00500B40">
              <w:rPr>
                <w:rStyle w:val="Hyperlink"/>
                <w:noProof/>
              </w:rPr>
              <w:t>C-18.3.1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Sorting order of results</w:t>
            </w:r>
            <w:r>
              <w:rPr>
                <w:noProof/>
                <w:webHidden/>
              </w:rPr>
              <w:tab/>
            </w:r>
            <w:r>
              <w:rPr>
                <w:noProof/>
                <w:webHidden/>
              </w:rPr>
              <w:fldChar w:fldCharType="begin"/>
            </w:r>
            <w:r>
              <w:rPr>
                <w:noProof/>
                <w:webHidden/>
              </w:rPr>
              <w:instrText xml:space="preserve"> PAGEREF _Toc178869358 \h </w:instrText>
            </w:r>
            <w:r>
              <w:rPr>
                <w:noProof/>
                <w:webHidden/>
              </w:rPr>
            </w:r>
            <w:r>
              <w:rPr>
                <w:noProof/>
                <w:webHidden/>
              </w:rPr>
              <w:fldChar w:fldCharType="separate"/>
            </w:r>
            <w:r w:rsidR="000553AC">
              <w:rPr>
                <w:noProof/>
                <w:webHidden/>
              </w:rPr>
              <w:t>45</w:t>
            </w:r>
            <w:r>
              <w:rPr>
                <w:noProof/>
                <w:webHidden/>
              </w:rPr>
              <w:fldChar w:fldCharType="end"/>
            </w:r>
          </w:hyperlink>
        </w:p>
        <w:p w14:paraId="3E2CBC84" w14:textId="6BCEEEC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9" w:history="1">
            <w:r w:rsidRPr="00500B40">
              <w:rPr>
                <w:rStyle w:val="Hyperlink"/>
                <w:noProof/>
              </w:rPr>
              <w:t>C-18.3.2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Hover-over function</w:t>
            </w:r>
            <w:r>
              <w:rPr>
                <w:noProof/>
                <w:webHidden/>
              </w:rPr>
              <w:tab/>
            </w:r>
            <w:r>
              <w:rPr>
                <w:noProof/>
                <w:webHidden/>
              </w:rPr>
              <w:fldChar w:fldCharType="begin"/>
            </w:r>
            <w:r>
              <w:rPr>
                <w:noProof/>
                <w:webHidden/>
              </w:rPr>
              <w:instrText xml:space="preserve"> PAGEREF _Toc178869359 \h </w:instrText>
            </w:r>
            <w:r>
              <w:rPr>
                <w:noProof/>
                <w:webHidden/>
              </w:rPr>
            </w:r>
            <w:r>
              <w:rPr>
                <w:noProof/>
                <w:webHidden/>
              </w:rPr>
              <w:fldChar w:fldCharType="separate"/>
            </w:r>
            <w:r w:rsidR="000553AC">
              <w:rPr>
                <w:noProof/>
                <w:webHidden/>
              </w:rPr>
              <w:t>45</w:t>
            </w:r>
            <w:r>
              <w:rPr>
                <w:noProof/>
                <w:webHidden/>
              </w:rPr>
              <w:fldChar w:fldCharType="end"/>
            </w:r>
          </w:hyperlink>
        </w:p>
        <w:p w14:paraId="5548FA4E" w14:textId="28D67C7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0" w:history="1">
            <w:r w:rsidRPr="00500B40">
              <w:rPr>
                <w:rStyle w:val="Hyperlink"/>
                <w:noProof/>
              </w:rPr>
              <w:t>C-18.4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Tidal stream data panels</w:t>
            </w:r>
            <w:r>
              <w:rPr>
                <w:noProof/>
                <w:webHidden/>
              </w:rPr>
              <w:tab/>
            </w:r>
            <w:r>
              <w:rPr>
                <w:noProof/>
                <w:webHidden/>
              </w:rPr>
              <w:fldChar w:fldCharType="begin"/>
            </w:r>
            <w:r>
              <w:rPr>
                <w:noProof/>
                <w:webHidden/>
              </w:rPr>
              <w:instrText xml:space="preserve"> PAGEREF _Toc178869360 \h </w:instrText>
            </w:r>
            <w:r>
              <w:rPr>
                <w:noProof/>
                <w:webHidden/>
              </w:rPr>
            </w:r>
            <w:r>
              <w:rPr>
                <w:noProof/>
                <w:webHidden/>
              </w:rPr>
              <w:fldChar w:fldCharType="separate"/>
            </w:r>
            <w:r w:rsidR="000553AC">
              <w:rPr>
                <w:noProof/>
                <w:webHidden/>
              </w:rPr>
              <w:t>46</w:t>
            </w:r>
            <w:r>
              <w:rPr>
                <w:noProof/>
                <w:webHidden/>
              </w:rPr>
              <w:fldChar w:fldCharType="end"/>
            </w:r>
          </w:hyperlink>
        </w:p>
        <w:p w14:paraId="6BB760D1" w14:textId="62AC19C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1" w:history="1">
            <w:r w:rsidRPr="00500B40">
              <w:rPr>
                <w:rStyle w:val="Hyperlink"/>
                <w:noProof/>
              </w:rPr>
              <w:t>C-19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Alerts and Indications</w:t>
            </w:r>
            <w:r>
              <w:rPr>
                <w:noProof/>
                <w:webHidden/>
              </w:rPr>
              <w:tab/>
            </w:r>
            <w:r>
              <w:rPr>
                <w:noProof/>
                <w:webHidden/>
              </w:rPr>
              <w:fldChar w:fldCharType="begin"/>
            </w:r>
            <w:r>
              <w:rPr>
                <w:noProof/>
                <w:webHidden/>
              </w:rPr>
              <w:instrText xml:space="preserve"> PAGEREF _Toc178869361 \h </w:instrText>
            </w:r>
            <w:r>
              <w:rPr>
                <w:noProof/>
                <w:webHidden/>
              </w:rPr>
            </w:r>
            <w:r>
              <w:rPr>
                <w:noProof/>
                <w:webHidden/>
              </w:rPr>
              <w:fldChar w:fldCharType="separate"/>
            </w:r>
            <w:r w:rsidR="000553AC">
              <w:rPr>
                <w:noProof/>
                <w:webHidden/>
              </w:rPr>
              <w:t>47</w:t>
            </w:r>
            <w:r>
              <w:rPr>
                <w:noProof/>
                <w:webHidden/>
              </w:rPr>
              <w:fldChar w:fldCharType="end"/>
            </w:r>
          </w:hyperlink>
        </w:p>
        <w:p w14:paraId="750A3400" w14:textId="056E6DC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2" w:history="1">
            <w:r w:rsidRPr="00500B40">
              <w:rPr>
                <w:rStyle w:val="Hyperlink"/>
                <w:noProof/>
              </w:rPr>
              <w:t>C-20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 of Context Parameters</w:t>
            </w:r>
            <w:r>
              <w:rPr>
                <w:noProof/>
                <w:webHidden/>
              </w:rPr>
              <w:tab/>
            </w:r>
            <w:r>
              <w:rPr>
                <w:noProof/>
                <w:webHidden/>
              </w:rPr>
              <w:fldChar w:fldCharType="begin"/>
            </w:r>
            <w:r>
              <w:rPr>
                <w:noProof/>
                <w:webHidden/>
              </w:rPr>
              <w:instrText xml:space="preserve"> PAGEREF _Toc178869362 \h </w:instrText>
            </w:r>
            <w:r>
              <w:rPr>
                <w:noProof/>
                <w:webHidden/>
              </w:rPr>
            </w:r>
            <w:r>
              <w:rPr>
                <w:noProof/>
                <w:webHidden/>
              </w:rPr>
              <w:fldChar w:fldCharType="separate"/>
            </w:r>
            <w:r w:rsidR="000553AC">
              <w:rPr>
                <w:noProof/>
                <w:webHidden/>
              </w:rPr>
              <w:t>47</w:t>
            </w:r>
            <w:r>
              <w:rPr>
                <w:noProof/>
                <w:webHidden/>
              </w:rPr>
              <w:fldChar w:fldCharType="end"/>
            </w:r>
          </w:hyperlink>
        </w:p>
        <w:p w14:paraId="2379CA6E" w14:textId="7CC2BD2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3" w:history="1">
            <w:r w:rsidRPr="00500B40">
              <w:rPr>
                <w:rStyle w:val="Hyperlink"/>
                <w:noProof/>
              </w:rPr>
              <w:t>C-21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Dual-fuel systems</w:t>
            </w:r>
            <w:r>
              <w:rPr>
                <w:noProof/>
                <w:webHidden/>
              </w:rPr>
              <w:tab/>
            </w:r>
            <w:r>
              <w:rPr>
                <w:noProof/>
                <w:webHidden/>
              </w:rPr>
              <w:fldChar w:fldCharType="begin"/>
            </w:r>
            <w:r>
              <w:rPr>
                <w:noProof/>
                <w:webHidden/>
              </w:rPr>
              <w:instrText xml:space="preserve"> PAGEREF _Toc178869363 \h </w:instrText>
            </w:r>
            <w:r>
              <w:rPr>
                <w:noProof/>
                <w:webHidden/>
              </w:rPr>
            </w:r>
            <w:r>
              <w:rPr>
                <w:noProof/>
                <w:webHidden/>
              </w:rPr>
              <w:fldChar w:fldCharType="separate"/>
            </w:r>
            <w:r w:rsidR="000553AC">
              <w:rPr>
                <w:noProof/>
                <w:webHidden/>
              </w:rPr>
              <w:t>47</w:t>
            </w:r>
            <w:r>
              <w:rPr>
                <w:noProof/>
                <w:webHidden/>
              </w:rPr>
              <w:fldChar w:fldCharType="end"/>
            </w:r>
          </w:hyperlink>
        </w:p>
        <w:p w14:paraId="12579D21" w14:textId="1326CEB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4" w:history="1">
            <w:r w:rsidRPr="00500B40">
              <w:rPr>
                <w:rStyle w:val="Hyperlink"/>
                <w:noProof/>
              </w:rPr>
              <w:t>C-21.1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additional information layers</w:t>
            </w:r>
            <w:r>
              <w:rPr>
                <w:noProof/>
                <w:webHidden/>
              </w:rPr>
              <w:tab/>
            </w:r>
            <w:r>
              <w:rPr>
                <w:noProof/>
                <w:webHidden/>
              </w:rPr>
              <w:fldChar w:fldCharType="begin"/>
            </w:r>
            <w:r>
              <w:rPr>
                <w:noProof/>
                <w:webHidden/>
              </w:rPr>
              <w:instrText xml:space="preserve"> PAGEREF _Toc178869364 \h </w:instrText>
            </w:r>
            <w:r>
              <w:rPr>
                <w:noProof/>
                <w:webHidden/>
              </w:rPr>
            </w:r>
            <w:r>
              <w:rPr>
                <w:noProof/>
                <w:webHidden/>
              </w:rPr>
              <w:fldChar w:fldCharType="separate"/>
            </w:r>
            <w:r w:rsidR="000553AC">
              <w:rPr>
                <w:noProof/>
                <w:webHidden/>
              </w:rPr>
              <w:t>47</w:t>
            </w:r>
            <w:r>
              <w:rPr>
                <w:noProof/>
                <w:webHidden/>
              </w:rPr>
              <w:fldChar w:fldCharType="end"/>
            </w:r>
          </w:hyperlink>
        </w:p>
        <w:p w14:paraId="4633B32F" w14:textId="7C01A26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5" w:history="1">
            <w:r w:rsidRPr="00500B40">
              <w:rPr>
                <w:rStyle w:val="Hyperlink"/>
                <w:noProof/>
              </w:rPr>
              <w:t>C-21.2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Concurrent applicability of S-52 and S-57</w:t>
            </w:r>
            <w:r>
              <w:rPr>
                <w:noProof/>
                <w:webHidden/>
              </w:rPr>
              <w:tab/>
            </w:r>
            <w:r>
              <w:rPr>
                <w:noProof/>
                <w:webHidden/>
              </w:rPr>
              <w:fldChar w:fldCharType="begin"/>
            </w:r>
            <w:r>
              <w:rPr>
                <w:noProof/>
                <w:webHidden/>
              </w:rPr>
              <w:instrText xml:space="preserve"> PAGEREF _Toc178869365 \h </w:instrText>
            </w:r>
            <w:r>
              <w:rPr>
                <w:noProof/>
                <w:webHidden/>
              </w:rPr>
            </w:r>
            <w:r>
              <w:rPr>
                <w:noProof/>
                <w:webHidden/>
              </w:rPr>
              <w:fldChar w:fldCharType="separate"/>
            </w:r>
            <w:r w:rsidR="000553AC">
              <w:rPr>
                <w:noProof/>
                <w:webHidden/>
              </w:rPr>
              <w:t>47</w:t>
            </w:r>
            <w:r>
              <w:rPr>
                <w:noProof/>
                <w:webHidden/>
              </w:rPr>
              <w:fldChar w:fldCharType="end"/>
            </w:r>
          </w:hyperlink>
        </w:p>
        <w:p w14:paraId="486DF4C1" w14:textId="434A4F7E"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6" w:history="1">
            <w:r w:rsidRPr="00500B40">
              <w:rPr>
                <w:rStyle w:val="Hyperlink"/>
                <w:noProof/>
              </w:rPr>
              <w:t>C-22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Specifications for the display screen</w:t>
            </w:r>
            <w:r>
              <w:rPr>
                <w:noProof/>
                <w:webHidden/>
              </w:rPr>
              <w:tab/>
            </w:r>
            <w:r>
              <w:rPr>
                <w:noProof/>
                <w:webHidden/>
              </w:rPr>
              <w:fldChar w:fldCharType="begin"/>
            </w:r>
            <w:r>
              <w:rPr>
                <w:noProof/>
                <w:webHidden/>
              </w:rPr>
              <w:instrText xml:space="preserve"> PAGEREF _Toc178869366 \h </w:instrText>
            </w:r>
            <w:r>
              <w:rPr>
                <w:noProof/>
                <w:webHidden/>
              </w:rPr>
            </w:r>
            <w:r>
              <w:rPr>
                <w:noProof/>
                <w:webHidden/>
              </w:rPr>
              <w:fldChar w:fldCharType="separate"/>
            </w:r>
            <w:r w:rsidR="000553AC">
              <w:rPr>
                <w:noProof/>
                <w:webHidden/>
              </w:rPr>
              <w:t>48</w:t>
            </w:r>
            <w:r>
              <w:rPr>
                <w:noProof/>
                <w:webHidden/>
              </w:rPr>
              <w:fldChar w:fldCharType="end"/>
            </w:r>
          </w:hyperlink>
        </w:p>
        <w:p w14:paraId="3D53726B" w14:textId="4E7CEA2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7" w:history="1">
            <w:r w:rsidRPr="00500B40">
              <w:rPr>
                <w:rStyle w:val="Hyperlink"/>
                <w:noProof/>
              </w:rPr>
              <w:t>C-22.1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Physical display requirements</w:t>
            </w:r>
            <w:r>
              <w:rPr>
                <w:noProof/>
                <w:webHidden/>
              </w:rPr>
              <w:tab/>
            </w:r>
            <w:r>
              <w:rPr>
                <w:noProof/>
                <w:webHidden/>
              </w:rPr>
              <w:fldChar w:fldCharType="begin"/>
            </w:r>
            <w:r>
              <w:rPr>
                <w:noProof/>
                <w:webHidden/>
              </w:rPr>
              <w:instrText xml:space="preserve"> PAGEREF _Toc178869367 \h </w:instrText>
            </w:r>
            <w:r>
              <w:rPr>
                <w:noProof/>
                <w:webHidden/>
              </w:rPr>
            </w:r>
            <w:r>
              <w:rPr>
                <w:noProof/>
                <w:webHidden/>
              </w:rPr>
              <w:fldChar w:fldCharType="separate"/>
            </w:r>
            <w:r w:rsidR="000553AC">
              <w:rPr>
                <w:noProof/>
                <w:webHidden/>
              </w:rPr>
              <w:t>48</w:t>
            </w:r>
            <w:r>
              <w:rPr>
                <w:noProof/>
                <w:webHidden/>
              </w:rPr>
              <w:fldChar w:fldCharType="end"/>
            </w:r>
          </w:hyperlink>
        </w:p>
        <w:p w14:paraId="455958B3" w14:textId="4FA803C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8" w:history="1">
            <w:r w:rsidRPr="00500B40">
              <w:rPr>
                <w:rStyle w:val="Hyperlink"/>
                <w:noProof/>
              </w:rPr>
              <w:t>C-22.2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reproduction</w:t>
            </w:r>
            <w:r>
              <w:rPr>
                <w:noProof/>
                <w:webHidden/>
              </w:rPr>
              <w:tab/>
            </w:r>
            <w:r>
              <w:rPr>
                <w:noProof/>
                <w:webHidden/>
              </w:rPr>
              <w:fldChar w:fldCharType="begin"/>
            </w:r>
            <w:r>
              <w:rPr>
                <w:noProof/>
                <w:webHidden/>
              </w:rPr>
              <w:instrText xml:space="preserve"> PAGEREF _Toc178869368 \h </w:instrText>
            </w:r>
            <w:r>
              <w:rPr>
                <w:noProof/>
                <w:webHidden/>
              </w:rPr>
            </w:r>
            <w:r>
              <w:rPr>
                <w:noProof/>
                <w:webHidden/>
              </w:rPr>
              <w:fldChar w:fldCharType="separate"/>
            </w:r>
            <w:r w:rsidR="000553AC">
              <w:rPr>
                <w:noProof/>
                <w:webHidden/>
              </w:rPr>
              <w:t>49</w:t>
            </w:r>
            <w:r>
              <w:rPr>
                <w:noProof/>
                <w:webHidden/>
              </w:rPr>
              <w:fldChar w:fldCharType="end"/>
            </w:r>
          </w:hyperlink>
        </w:p>
        <w:p w14:paraId="0FAC9F1A" w14:textId="0CA6CE1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9" w:history="1">
            <w:r w:rsidRPr="00500B40">
              <w:rPr>
                <w:rStyle w:val="Hyperlink"/>
                <w:noProof/>
              </w:rPr>
              <w:t>C-22.3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requirements for colours</w:t>
            </w:r>
            <w:r>
              <w:rPr>
                <w:noProof/>
                <w:webHidden/>
              </w:rPr>
              <w:tab/>
            </w:r>
            <w:r>
              <w:rPr>
                <w:noProof/>
                <w:webHidden/>
              </w:rPr>
              <w:fldChar w:fldCharType="begin"/>
            </w:r>
            <w:r>
              <w:rPr>
                <w:noProof/>
                <w:webHidden/>
              </w:rPr>
              <w:instrText xml:space="preserve"> PAGEREF _Toc178869369 \h </w:instrText>
            </w:r>
            <w:r>
              <w:rPr>
                <w:noProof/>
                <w:webHidden/>
              </w:rPr>
            </w:r>
            <w:r>
              <w:rPr>
                <w:noProof/>
                <w:webHidden/>
              </w:rPr>
              <w:fldChar w:fldCharType="separate"/>
            </w:r>
            <w:r w:rsidR="000553AC">
              <w:rPr>
                <w:noProof/>
                <w:webHidden/>
              </w:rPr>
              <w:t>49</w:t>
            </w:r>
            <w:r>
              <w:rPr>
                <w:noProof/>
                <w:webHidden/>
              </w:rPr>
              <w:fldChar w:fldCharType="end"/>
            </w:r>
          </w:hyperlink>
        </w:p>
        <w:p w14:paraId="6C605447" w14:textId="107B377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0" w:history="1">
            <w:r w:rsidRPr="00500B40">
              <w:rPr>
                <w:rStyle w:val="Hyperlink"/>
                <w:noProof/>
              </w:rPr>
              <w:t>C-22.3.1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_Toc178869370 \h </w:instrText>
            </w:r>
            <w:r>
              <w:rPr>
                <w:noProof/>
                <w:webHidden/>
              </w:rPr>
            </w:r>
            <w:r>
              <w:rPr>
                <w:noProof/>
                <w:webHidden/>
              </w:rPr>
              <w:fldChar w:fldCharType="separate"/>
            </w:r>
            <w:r w:rsidR="000553AC">
              <w:rPr>
                <w:noProof/>
                <w:webHidden/>
              </w:rPr>
              <w:t>49</w:t>
            </w:r>
            <w:r>
              <w:rPr>
                <w:noProof/>
                <w:webHidden/>
              </w:rPr>
              <w:fldChar w:fldCharType="end"/>
            </w:r>
          </w:hyperlink>
        </w:p>
        <w:p w14:paraId="468E0B99" w14:textId="7351D42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1" w:history="1">
            <w:r w:rsidRPr="00500B40">
              <w:rPr>
                <w:rStyle w:val="Hyperlink"/>
                <w:noProof/>
              </w:rPr>
              <w:t>C-22.3.2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calibration and verification</w:t>
            </w:r>
            <w:r>
              <w:rPr>
                <w:noProof/>
                <w:webHidden/>
              </w:rPr>
              <w:tab/>
            </w:r>
            <w:r>
              <w:rPr>
                <w:noProof/>
                <w:webHidden/>
              </w:rPr>
              <w:fldChar w:fldCharType="begin"/>
            </w:r>
            <w:r>
              <w:rPr>
                <w:noProof/>
                <w:webHidden/>
              </w:rPr>
              <w:instrText xml:space="preserve"> PAGEREF _Toc178869371 \h </w:instrText>
            </w:r>
            <w:r>
              <w:rPr>
                <w:noProof/>
                <w:webHidden/>
              </w:rPr>
            </w:r>
            <w:r>
              <w:rPr>
                <w:noProof/>
                <w:webHidden/>
              </w:rPr>
              <w:fldChar w:fldCharType="separate"/>
            </w:r>
            <w:r w:rsidR="000553AC">
              <w:rPr>
                <w:noProof/>
                <w:webHidden/>
              </w:rPr>
              <w:t>49</w:t>
            </w:r>
            <w:r>
              <w:rPr>
                <w:noProof/>
                <w:webHidden/>
              </w:rPr>
              <w:fldChar w:fldCharType="end"/>
            </w:r>
          </w:hyperlink>
        </w:p>
        <w:p w14:paraId="525FC453" w14:textId="7DE9C82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2" w:history="1">
            <w:r w:rsidRPr="00500B40">
              <w:rPr>
                <w:rStyle w:val="Hyperlink"/>
                <w:noProof/>
              </w:rPr>
              <w:t>C-22.4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display capability</w:t>
            </w:r>
            <w:r>
              <w:rPr>
                <w:noProof/>
                <w:webHidden/>
              </w:rPr>
              <w:tab/>
            </w:r>
            <w:r>
              <w:rPr>
                <w:noProof/>
                <w:webHidden/>
              </w:rPr>
              <w:fldChar w:fldCharType="begin"/>
            </w:r>
            <w:r>
              <w:rPr>
                <w:noProof/>
                <w:webHidden/>
              </w:rPr>
              <w:instrText xml:space="preserve"> PAGEREF _Toc178869372 \h </w:instrText>
            </w:r>
            <w:r>
              <w:rPr>
                <w:noProof/>
                <w:webHidden/>
              </w:rPr>
            </w:r>
            <w:r>
              <w:rPr>
                <w:noProof/>
                <w:webHidden/>
              </w:rPr>
              <w:fldChar w:fldCharType="separate"/>
            </w:r>
            <w:r w:rsidR="000553AC">
              <w:rPr>
                <w:noProof/>
                <w:webHidden/>
              </w:rPr>
              <w:t>50</w:t>
            </w:r>
            <w:r>
              <w:rPr>
                <w:noProof/>
                <w:webHidden/>
              </w:rPr>
              <w:fldChar w:fldCharType="end"/>
            </w:r>
          </w:hyperlink>
        </w:p>
        <w:p w14:paraId="3EFB7287" w14:textId="406BCF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3" w:history="1">
            <w:r w:rsidRPr="00500B40">
              <w:rPr>
                <w:rStyle w:val="Hyperlink"/>
                <w:noProof/>
              </w:rPr>
              <w:t>C-22.4.1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conversion tolerances and tests</w:t>
            </w:r>
            <w:r>
              <w:rPr>
                <w:noProof/>
                <w:webHidden/>
              </w:rPr>
              <w:tab/>
            </w:r>
            <w:r>
              <w:rPr>
                <w:noProof/>
                <w:webHidden/>
              </w:rPr>
              <w:fldChar w:fldCharType="begin"/>
            </w:r>
            <w:r>
              <w:rPr>
                <w:noProof/>
                <w:webHidden/>
              </w:rPr>
              <w:instrText xml:space="preserve"> PAGEREF _Toc178869373 \h </w:instrText>
            </w:r>
            <w:r>
              <w:rPr>
                <w:noProof/>
                <w:webHidden/>
              </w:rPr>
            </w:r>
            <w:r>
              <w:rPr>
                <w:noProof/>
                <w:webHidden/>
              </w:rPr>
              <w:fldChar w:fldCharType="separate"/>
            </w:r>
            <w:r w:rsidR="000553AC">
              <w:rPr>
                <w:noProof/>
                <w:webHidden/>
              </w:rPr>
              <w:t>51</w:t>
            </w:r>
            <w:r>
              <w:rPr>
                <w:noProof/>
                <w:webHidden/>
              </w:rPr>
              <w:fldChar w:fldCharType="end"/>
            </w:r>
          </w:hyperlink>
        </w:p>
        <w:p w14:paraId="4F657EBB" w14:textId="4564928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4" w:history="1">
            <w:r w:rsidRPr="00500B40">
              <w:rPr>
                <w:rStyle w:val="Hyperlink"/>
                <w:noProof/>
              </w:rPr>
              <w:t>C-22.5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_Toc178869374 \h </w:instrText>
            </w:r>
            <w:r>
              <w:rPr>
                <w:noProof/>
                <w:webHidden/>
              </w:rPr>
            </w:r>
            <w:r>
              <w:rPr>
                <w:noProof/>
                <w:webHidden/>
              </w:rPr>
              <w:fldChar w:fldCharType="separate"/>
            </w:r>
            <w:r w:rsidR="000553AC">
              <w:rPr>
                <w:noProof/>
                <w:webHidden/>
              </w:rPr>
              <w:t>52</w:t>
            </w:r>
            <w:r>
              <w:rPr>
                <w:noProof/>
                <w:webHidden/>
              </w:rPr>
              <w:fldChar w:fldCharType="end"/>
            </w:r>
          </w:hyperlink>
        </w:p>
        <w:p w14:paraId="03BBB609" w14:textId="336BA34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5" w:history="1">
            <w:r w:rsidRPr="00500B40">
              <w:rPr>
                <w:rStyle w:val="Hyperlink"/>
                <w:noProof/>
              </w:rPr>
              <w:t>C-22.6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 of ECDIS Chart 1 and Colour Test Diagram</w:t>
            </w:r>
            <w:r>
              <w:rPr>
                <w:noProof/>
                <w:webHidden/>
              </w:rPr>
              <w:tab/>
            </w:r>
            <w:r>
              <w:rPr>
                <w:noProof/>
                <w:webHidden/>
              </w:rPr>
              <w:fldChar w:fldCharType="begin"/>
            </w:r>
            <w:r>
              <w:rPr>
                <w:noProof/>
                <w:webHidden/>
              </w:rPr>
              <w:instrText xml:space="preserve"> PAGEREF _Toc178869375 \h </w:instrText>
            </w:r>
            <w:r>
              <w:rPr>
                <w:noProof/>
                <w:webHidden/>
              </w:rPr>
            </w:r>
            <w:r>
              <w:rPr>
                <w:noProof/>
                <w:webHidden/>
              </w:rPr>
              <w:fldChar w:fldCharType="separate"/>
            </w:r>
            <w:r w:rsidR="000553AC">
              <w:rPr>
                <w:noProof/>
                <w:webHidden/>
              </w:rPr>
              <w:t>52</w:t>
            </w:r>
            <w:r>
              <w:rPr>
                <w:noProof/>
                <w:webHidden/>
              </w:rPr>
              <w:fldChar w:fldCharType="end"/>
            </w:r>
          </w:hyperlink>
        </w:p>
        <w:p w14:paraId="53433289" w14:textId="640131E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6" w:history="1">
            <w:r w:rsidRPr="00500B40">
              <w:rPr>
                <w:rStyle w:val="Hyperlink"/>
                <w:noProof/>
              </w:rPr>
              <w:t>C-22.6.1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_Toc178869376 \h </w:instrText>
            </w:r>
            <w:r>
              <w:rPr>
                <w:noProof/>
                <w:webHidden/>
              </w:rPr>
            </w:r>
            <w:r>
              <w:rPr>
                <w:noProof/>
                <w:webHidden/>
              </w:rPr>
              <w:fldChar w:fldCharType="separate"/>
            </w:r>
            <w:r w:rsidR="000553AC">
              <w:rPr>
                <w:noProof/>
                <w:webHidden/>
              </w:rPr>
              <w:t>52</w:t>
            </w:r>
            <w:r>
              <w:rPr>
                <w:noProof/>
                <w:webHidden/>
              </w:rPr>
              <w:fldChar w:fldCharType="end"/>
            </w:r>
          </w:hyperlink>
        </w:p>
        <w:p w14:paraId="53F6A59C" w14:textId="1436036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7" w:history="1">
            <w:r w:rsidRPr="00500B40">
              <w:rPr>
                <w:rStyle w:val="Hyperlink"/>
                <w:noProof/>
              </w:rPr>
              <w:t>C-22.6.2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The Colour Test Diagram</w:t>
            </w:r>
            <w:r>
              <w:rPr>
                <w:noProof/>
                <w:webHidden/>
              </w:rPr>
              <w:tab/>
            </w:r>
            <w:r>
              <w:rPr>
                <w:noProof/>
                <w:webHidden/>
              </w:rPr>
              <w:fldChar w:fldCharType="begin"/>
            </w:r>
            <w:r>
              <w:rPr>
                <w:noProof/>
                <w:webHidden/>
              </w:rPr>
              <w:instrText xml:space="preserve"> PAGEREF _Toc178869377 \h </w:instrText>
            </w:r>
            <w:r>
              <w:rPr>
                <w:noProof/>
                <w:webHidden/>
              </w:rPr>
            </w:r>
            <w:r>
              <w:rPr>
                <w:noProof/>
                <w:webHidden/>
              </w:rPr>
              <w:fldChar w:fldCharType="separate"/>
            </w:r>
            <w:r w:rsidR="000553AC">
              <w:rPr>
                <w:noProof/>
                <w:webHidden/>
              </w:rPr>
              <w:t>53</w:t>
            </w:r>
            <w:r>
              <w:rPr>
                <w:noProof/>
                <w:webHidden/>
              </w:rPr>
              <w:fldChar w:fldCharType="end"/>
            </w:r>
          </w:hyperlink>
        </w:p>
        <w:p w14:paraId="383C2478" w14:textId="122E9550"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78" w:history="1">
            <w:r w:rsidRPr="00500B40">
              <w:rPr>
                <w:rStyle w:val="Hyperlink"/>
                <w:noProof/>
              </w:rPr>
              <w:t>C-23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Management</w:t>
            </w:r>
            <w:r>
              <w:rPr>
                <w:noProof/>
                <w:webHidden/>
              </w:rPr>
              <w:tab/>
            </w:r>
            <w:r>
              <w:rPr>
                <w:noProof/>
                <w:webHidden/>
              </w:rPr>
              <w:fldChar w:fldCharType="begin"/>
            </w:r>
            <w:r>
              <w:rPr>
                <w:noProof/>
                <w:webHidden/>
              </w:rPr>
              <w:instrText xml:space="preserve"> PAGEREF _Toc178869378 \h </w:instrText>
            </w:r>
            <w:r>
              <w:rPr>
                <w:noProof/>
                <w:webHidden/>
              </w:rPr>
            </w:r>
            <w:r>
              <w:rPr>
                <w:noProof/>
                <w:webHidden/>
              </w:rPr>
              <w:fldChar w:fldCharType="separate"/>
            </w:r>
            <w:r w:rsidR="000553AC">
              <w:rPr>
                <w:noProof/>
                <w:webHidden/>
              </w:rPr>
              <w:t>56</w:t>
            </w:r>
            <w:r>
              <w:rPr>
                <w:noProof/>
                <w:webHidden/>
              </w:rPr>
              <w:fldChar w:fldCharType="end"/>
            </w:r>
          </w:hyperlink>
        </w:p>
        <w:p w14:paraId="764FDE6A" w14:textId="73E1606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9" w:history="1">
            <w:r w:rsidRPr="00500B40">
              <w:rPr>
                <w:rStyle w:val="Hyperlink"/>
                <w:noProof/>
              </w:rPr>
              <w:t>C-23.1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Multiple product versions and portrayal</w:t>
            </w:r>
            <w:r>
              <w:rPr>
                <w:noProof/>
                <w:webHidden/>
              </w:rPr>
              <w:tab/>
            </w:r>
            <w:r>
              <w:rPr>
                <w:noProof/>
                <w:webHidden/>
              </w:rPr>
              <w:fldChar w:fldCharType="begin"/>
            </w:r>
            <w:r>
              <w:rPr>
                <w:noProof/>
                <w:webHidden/>
              </w:rPr>
              <w:instrText xml:space="preserve"> PAGEREF _Toc178869379 \h </w:instrText>
            </w:r>
            <w:r>
              <w:rPr>
                <w:noProof/>
                <w:webHidden/>
              </w:rPr>
            </w:r>
            <w:r>
              <w:rPr>
                <w:noProof/>
                <w:webHidden/>
              </w:rPr>
              <w:fldChar w:fldCharType="separate"/>
            </w:r>
            <w:r w:rsidR="000553AC">
              <w:rPr>
                <w:noProof/>
                <w:webHidden/>
              </w:rPr>
              <w:t>56</w:t>
            </w:r>
            <w:r>
              <w:rPr>
                <w:noProof/>
                <w:webHidden/>
              </w:rPr>
              <w:fldChar w:fldCharType="end"/>
            </w:r>
          </w:hyperlink>
        </w:p>
        <w:p w14:paraId="71148C01" w14:textId="13EB36D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0" w:history="1">
            <w:r w:rsidRPr="00500B40">
              <w:rPr>
                <w:rStyle w:val="Hyperlink"/>
                <w:noProof/>
              </w:rPr>
              <w:t>C-23.2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Portrayal and feature catalogue compatibility.</w:t>
            </w:r>
            <w:r>
              <w:rPr>
                <w:noProof/>
                <w:webHidden/>
              </w:rPr>
              <w:tab/>
            </w:r>
            <w:r>
              <w:rPr>
                <w:noProof/>
                <w:webHidden/>
              </w:rPr>
              <w:fldChar w:fldCharType="begin"/>
            </w:r>
            <w:r>
              <w:rPr>
                <w:noProof/>
                <w:webHidden/>
              </w:rPr>
              <w:instrText xml:space="preserve"> PAGEREF _Toc178869380 \h </w:instrText>
            </w:r>
            <w:r>
              <w:rPr>
                <w:noProof/>
                <w:webHidden/>
              </w:rPr>
            </w:r>
            <w:r>
              <w:rPr>
                <w:noProof/>
                <w:webHidden/>
              </w:rPr>
              <w:fldChar w:fldCharType="separate"/>
            </w:r>
            <w:r w:rsidR="000553AC">
              <w:rPr>
                <w:noProof/>
                <w:webHidden/>
              </w:rPr>
              <w:t>57</w:t>
            </w:r>
            <w:r>
              <w:rPr>
                <w:noProof/>
                <w:webHidden/>
              </w:rPr>
              <w:fldChar w:fldCharType="end"/>
            </w:r>
          </w:hyperlink>
        </w:p>
        <w:p w14:paraId="3C4BFA2D" w14:textId="39E4CAA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1" w:history="1">
            <w:r w:rsidRPr="00500B40">
              <w:rPr>
                <w:rStyle w:val="Hyperlink"/>
                <w:noProof/>
              </w:rPr>
              <w:t>C-23.3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Dataset overlaps and gaps</w:t>
            </w:r>
            <w:r>
              <w:rPr>
                <w:noProof/>
                <w:webHidden/>
              </w:rPr>
              <w:tab/>
            </w:r>
            <w:r>
              <w:rPr>
                <w:noProof/>
                <w:webHidden/>
              </w:rPr>
              <w:fldChar w:fldCharType="begin"/>
            </w:r>
            <w:r>
              <w:rPr>
                <w:noProof/>
                <w:webHidden/>
              </w:rPr>
              <w:instrText xml:space="preserve"> PAGEREF _Toc178869381 \h </w:instrText>
            </w:r>
            <w:r>
              <w:rPr>
                <w:noProof/>
                <w:webHidden/>
              </w:rPr>
            </w:r>
            <w:r>
              <w:rPr>
                <w:noProof/>
                <w:webHidden/>
              </w:rPr>
              <w:fldChar w:fldCharType="separate"/>
            </w:r>
            <w:r w:rsidR="000553AC">
              <w:rPr>
                <w:noProof/>
                <w:webHidden/>
              </w:rPr>
              <w:t>57</w:t>
            </w:r>
            <w:r>
              <w:rPr>
                <w:noProof/>
                <w:webHidden/>
              </w:rPr>
              <w:fldChar w:fldCharType="end"/>
            </w:r>
          </w:hyperlink>
        </w:p>
        <w:p w14:paraId="49C954E8" w14:textId="46F6A3B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2" w:history="1">
            <w:r w:rsidRPr="00500B40">
              <w:rPr>
                <w:rStyle w:val="Hyperlink"/>
                <w:noProof/>
              </w:rPr>
              <w:t>C-23.3.1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in ENC coverage</w:t>
            </w:r>
            <w:r>
              <w:rPr>
                <w:noProof/>
                <w:webHidden/>
              </w:rPr>
              <w:tab/>
            </w:r>
            <w:r>
              <w:rPr>
                <w:noProof/>
                <w:webHidden/>
              </w:rPr>
              <w:fldChar w:fldCharType="begin"/>
            </w:r>
            <w:r>
              <w:rPr>
                <w:noProof/>
                <w:webHidden/>
              </w:rPr>
              <w:instrText xml:space="preserve"> PAGEREF _Toc178869382 \h </w:instrText>
            </w:r>
            <w:r>
              <w:rPr>
                <w:noProof/>
                <w:webHidden/>
              </w:rPr>
            </w:r>
            <w:r>
              <w:rPr>
                <w:noProof/>
                <w:webHidden/>
              </w:rPr>
              <w:fldChar w:fldCharType="separate"/>
            </w:r>
            <w:r w:rsidR="000553AC">
              <w:rPr>
                <w:noProof/>
                <w:webHidden/>
              </w:rPr>
              <w:t>57</w:t>
            </w:r>
            <w:r>
              <w:rPr>
                <w:noProof/>
                <w:webHidden/>
              </w:rPr>
              <w:fldChar w:fldCharType="end"/>
            </w:r>
          </w:hyperlink>
        </w:p>
        <w:p w14:paraId="4BCB29D6" w14:textId="5B7802D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3" w:history="1">
            <w:r w:rsidRPr="00500B40">
              <w:rPr>
                <w:rStyle w:val="Hyperlink"/>
                <w:noProof/>
              </w:rPr>
              <w:t>C-23.3.2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between other data products</w:t>
            </w:r>
            <w:r>
              <w:rPr>
                <w:noProof/>
                <w:webHidden/>
              </w:rPr>
              <w:tab/>
            </w:r>
            <w:r>
              <w:rPr>
                <w:noProof/>
                <w:webHidden/>
              </w:rPr>
              <w:fldChar w:fldCharType="begin"/>
            </w:r>
            <w:r>
              <w:rPr>
                <w:noProof/>
                <w:webHidden/>
              </w:rPr>
              <w:instrText xml:space="preserve"> PAGEREF _Toc178869383 \h </w:instrText>
            </w:r>
            <w:r>
              <w:rPr>
                <w:noProof/>
                <w:webHidden/>
              </w:rPr>
            </w:r>
            <w:r>
              <w:rPr>
                <w:noProof/>
                <w:webHidden/>
              </w:rPr>
              <w:fldChar w:fldCharType="separate"/>
            </w:r>
            <w:r w:rsidR="000553AC">
              <w:rPr>
                <w:noProof/>
                <w:webHidden/>
              </w:rPr>
              <w:t>58</w:t>
            </w:r>
            <w:r>
              <w:rPr>
                <w:noProof/>
                <w:webHidden/>
              </w:rPr>
              <w:fldChar w:fldCharType="end"/>
            </w:r>
          </w:hyperlink>
        </w:p>
        <w:p w14:paraId="4C10E39D" w14:textId="2661FE6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4" w:history="1">
            <w:r w:rsidRPr="00500B40">
              <w:rPr>
                <w:rStyle w:val="Hyperlink"/>
                <w:noProof/>
              </w:rPr>
              <w:t>C-23.4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Guidance on updating Datasets on ECDIS</w:t>
            </w:r>
            <w:r>
              <w:rPr>
                <w:noProof/>
                <w:webHidden/>
              </w:rPr>
              <w:tab/>
            </w:r>
            <w:r>
              <w:rPr>
                <w:noProof/>
                <w:webHidden/>
              </w:rPr>
              <w:fldChar w:fldCharType="begin"/>
            </w:r>
            <w:r>
              <w:rPr>
                <w:noProof/>
                <w:webHidden/>
              </w:rPr>
              <w:instrText xml:space="preserve"> PAGEREF _Toc178869384 \h </w:instrText>
            </w:r>
            <w:r>
              <w:rPr>
                <w:noProof/>
                <w:webHidden/>
              </w:rPr>
            </w:r>
            <w:r>
              <w:rPr>
                <w:noProof/>
                <w:webHidden/>
              </w:rPr>
              <w:fldChar w:fldCharType="separate"/>
            </w:r>
            <w:r w:rsidR="000553AC">
              <w:rPr>
                <w:noProof/>
                <w:webHidden/>
              </w:rPr>
              <w:t>58</w:t>
            </w:r>
            <w:r>
              <w:rPr>
                <w:noProof/>
                <w:webHidden/>
              </w:rPr>
              <w:fldChar w:fldCharType="end"/>
            </w:r>
          </w:hyperlink>
        </w:p>
        <w:p w14:paraId="3EF8D4F4" w14:textId="41F8171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5" w:history="1">
            <w:r w:rsidRPr="00500B40">
              <w:rPr>
                <w:rStyle w:val="Hyperlink"/>
                <w:noProof/>
              </w:rPr>
              <w:t>C-23.4.1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_Toc178869385 \h </w:instrText>
            </w:r>
            <w:r>
              <w:rPr>
                <w:noProof/>
                <w:webHidden/>
              </w:rPr>
            </w:r>
            <w:r>
              <w:rPr>
                <w:noProof/>
                <w:webHidden/>
              </w:rPr>
              <w:fldChar w:fldCharType="separate"/>
            </w:r>
            <w:r w:rsidR="000553AC">
              <w:rPr>
                <w:noProof/>
                <w:webHidden/>
              </w:rPr>
              <w:t>58</w:t>
            </w:r>
            <w:r>
              <w:rPr>
                <w:noProof/>
                <w:webHidden/>
              </w:rPr>
              <w:fldChar w:fldCharType="end"/>
            </w:r>
          </w:hyperlink>
        </w:p>
        <w:p w14:paraId="6B0E6317" w14:textId="1398491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6" w:history="1">
            <w:r w:rsidRPr="00500B40">
              <w:rPr>
                <w:rStyle w:val="Hyperlink"/>
                <w:noProof/>
              </w:rPr>
              <w:t>C-23.4.2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 requirements</w:t>
            </w:r>
            <w:r>
              <w:rPr>
                <w:noProof/>
                <w:webHidden/>
              </w:rPr>
              <w:tab/>
            </w:r>
            <w:r>
              <w:rPr>
                <w:noProof/>
                <w:webHidden/>
              </w:rPr>
              <w:fldChar w:fldCharType="begin"/>
            </w:r>
            <w:r>
              <w:rPr>
                <w:noProof/>
                <w:webHidden/>
              </w:rPr>
              <w:instrText xml:space="preserve"> PAGEREF _Toc178869386 \h </w:instrText>
            </w:r>
            <w:r>
              <w:rPr>
                <w:noProof/>
                <w:webHidden/>
              </w:rPr>
            </w:r>
            <w:r>
              <w:rPr>
                <w:noProof/>
                <w:webHidden/>
              </w:rPr>
              <w:fldChar w:fldCharType="separate"/>
            </w:r>
            <w:r w:rsidR="000553AC">
              <w:rPr>
                <w:noProof/>
                <w:webHidden/>
              </w:rPr>
              <w:t>58</w:t>
            </w:r>
            <w:r>
              <w:rPr>
                <w:noProof/>
                <w:webHidden/>
              </w:rPr>
              <w:fldChar w:fldCharType="end"/>
            </w:r>
          </w:hyperlink>
        </w:p>
        <w:p w14:paraId="21FC4A04" w14:textId="3FBC2EE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7" w:history="1">
            <w:r w:rsidRPr="00500B40">
              <w:rPr>
                <w:rStyle w:val="Hyperlink"/>
                <w:noProof/>
              </w:rPr>
              <w:t>C-23.4.3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Automatic Update</w:t>
            </w:r>
            <w:r>
              <w:rPr>
                <w:noProof/>
                <w:webHidden/>
              </w:rPr>
              <w:tab/>
            </w:r>
            <w:r>
              <w:rPr>
                <w:noProof/>
                <w:webHidden/>
              </w:rPr>
              <w:fldChar w:fldCharType="begin"/>
            </w:r>
            <w:r>
              <w:rPr>
                <w:noProof/>
                <w:webHidden/>
              </w:rPr>
              <w:instrText xml:space="preserve"> PAGEREF _Toc178869387 \h </w:instrText>
            </w:r>
            <w:r>
              <w:rPr>
                <w:noProof/>
                <w:webHidden/>
              </w:rPr>
            </w:r>
            <w:r>
              <w:rPr>
                <w:noProof/>
                <w:webHidden/>
              </w:rPr>
              <w:fldChar w:fldCharType="separate"/>
            </w:r>
            <w:r w:rsidR="000553AC">
              <w:rPr>
                <w:noProof/>
                <w:webHidden/>
              </w:rPr>
              <w:t>58</w:t>
            </w:r>
            <w:r>
              <w:rPr>
                <w:noProof/>
                <w:webHidden/>
              </w:rPr>
              <w:fldChar w:fldCharType="end"/>
            </w:r>
          </w:hyperlink>
        </w:p>
        <w:p w14:paraId="66B03B37" w14:textId="669F4D1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8" w:history="1">
            <w:r w:rsidRPr="00500B40">
              <w:rPr>
                <w:rStyle w:val="Hyperlink"/>
                <w:noProof/>
              </w:rPr>
              <w:t>C-23.4.4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_Toc178869388 \h </w:instrText>
            </w:r>
            <w:r>
              <w:rPr>
                <w:noProof/>
                <w:webHidden/>
              </w:rPr>
            </w:r>
            <w:r>
              <w:rPr>
                <w:noProof/>
                <w:webHidden/>
              </w:rPr>
              <w:fldChar w:fldCharType="separate"/>
            </w:r>
            <w:r w:rsidR="000553AC">
              <w:rPr>
                <w:noProof/>
                <w:webHidden/>
              </w:rPr>
              <w:t>59</w:t>
            </w:r>
            <w:r>
              <w:rPr>
                <w:noProof/>
                <w:webHidden/>
              </w:rPr>
              <w:fldChar w:fldCharType="end"/>
            </w:r>
          </w:hyperlink>
        </w:p>
        <w:p w14:paraId="11DC9CED" w14:textId="28F928B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9" w:history="1">
            <w:r w:rsidRPr="00500B40">
              <w:rPr>
                <w:rStyle w:val="Hyperlink"/>
                <w:noProof/>
              </w:rPr>
              <w:t>C-23.4.5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_Toc178869389 \h </w:instrText>
            </w:r>
            <w:r>
              <w:rPr>
                <w:noProof/>
                <w:webHidden/>
              </w:rPr>
            </w:r>
            <w:r>
              <w:rPr>
                <w:noProof/>
                <w:webHidden/>
              </w:rPr>
              <w:fldChar w:fldCharType="separate"/>
            </w:r>
            <w:r w:rsidR="000553AC">
              <w:rPr>
                <w:noProof/>
                <w:webHidden/>
              </w:rPr>
              <w:t>59</w:t>
            </w:r>
            <w:r>
              <w:rPr>
                <w:noProof/>
                <w:webHidden/>
              </w:rPr>
              <w:fldChar w:fldCharType="end"/>
            </w:r>
          </w:hyperlink>
        </w:p>
        <w:p w14:paraId="577CF1CF" w14:textId="7641DBF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0" w:history="1">
            <w:r w:rsidRPr="00500B40">
              <w:rPr>
                <w:rStyle w:val="Hyperlink"/>
                <w:noProof/>
              </w:rPr>
              <w:t>C-23.5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_Toc178869390 \h </w:instrText>
            </w:r>
            <w:r>
              <w:rPr>
                <w:noProof/>
                <w:webHidden/>
              </w:rPr>
            </w:r>
            <w:r>
              <w:rPr>
                <w:noProof/>
                <w:webHidden/>
              </w:rPr>
              <w:fldChar w:fldCharType="separate"/>
            </w:r>
            <w:r w:rsidR="000553AC">
              <w:rPr>
                <w:noProof/>
                <w:webHidden/>
              </w:rPr>
              <w:t>60</w:t>
            </w:r>
            <w:r>
              <w:rPr>
                <w:noProof/>
                <w:webHidden/>
              </w:rPr>
              <w:fldChar w:fldCharType="end"/>
            </w:r>
          </w:hyperlink>
        </w:p>
        <w:p w14:paraId="6F557780" w14:textId="399E3D6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1" w:history="1">
            <w:r w:rsidRPr="00500B40">
              <w:rPr>
                <w:rStyle w:val="Hyperlink"/>
                <w:noProof/>
              </w:rPr>
              <w:t>C-24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Support File Formats</w:t>
            </w:r>
            <w:r>
              <w:rPr>
                <w:noProof/>
                <w:webHidden/>
              </w:rPr>
              <w:tab/>
            </w:r>
            <w:r>
              <w:rPr>
                <w:noProof/>
                <w:webHidden/>
              </w:rPr>
              <w:fldChar w:fldCharType="begin"/>
            </w:r>
            <w:r>
              <w:rPr>
                <w:noProof/>
                <w:webHidden/>
              </w:rPr>
              <w:instrText xml:space="preserve"> PAGEREF _Toc178869391 \h </w:instrText>
            </w:r>
            <w:r>
              <w:rPr>
                <w:noProof/>
                <w:webHidden/>
              </w:rPr>
            </w:r>
            <w:r>
              <w:rPr>
                <w:noProof/>
                <w:webHidden/>
              </w:rPr>
              <w:fldChar w:fldCharType="separate"/>
            </w:r>
            <w:r w:rsidR="000553AC">
              <w:rPr>
                <w:noProof/>
                <w:webHidden/>
              </w:rPr>
              <w:t>60</w:t>
            </w:r>
            <w:r>
              <w:rPr>
                <w:noProof/>
                <w:webHidden/>
              </w:rPr>
              <w:fldChar w:fldCharType="end"/>
            </w:r>
          </w:hyperlink>
        </w:p>
        <w:p w14:paraId="3CD65985" w14:textId="4E7F590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2" w:history="1">
            <w:r w:rsidRPr="00500B40">
              <w:rPr>
                <w:rStyle w:val="Hyperlink"/>
                <w:noProof/>
              </w:rPr>
              <w:t>Appendix C-1 – Appendix C-1 Manual Editing and/or Update (?)</w:t>
            </w:r>
            <w:r>
              <w:rPr>
                <w:noProof/>
                <w:webHidden/>
              </w:rPr>
              <w:tab/>
            </w:r>
            <w:r>
              <w:rPr>
                <w:noProof/>
                <w:webHidden/>
              </w:rPr>
              <w:fldChar w:fldCharType="begin"/>
            </w:r>
            <w:r>
              <w:rPr>
                <w:noProof/>
                <w:webHidden/>
              </w:rPr>
              <w:instrText xml:space="preserve"> PAGEREF _Toc178869392 \h </w:instrText>
            </w:r>
            <w:r>
              <w:rPr>
                <w:noProof/>
                <w:webHidden/>
              </w:rPr>
            </w:r>
            <w:r>
              <w:rPr>
                <w:noProof/>
                <w:webHidden/>
              </w:rPr>
              <w:fldChar w:fldCharType="separate"/>
            </w:r>
            <w:r w:rsidR="000553AC">
              <w:rPr>
                <w:noProof/>
                <w:webHidden/>
              </w:rPr>
              <w:t>62</w:t>
            </w:r>
            <w:r>
              <w:rPr>
                <w:noProof/>
                <w:webHidden/>
              </w:rPr>
              <w:fldChar w:fldCharType="end"/>
            </w:r>
          </w:hyperlink>
        </w:p>
        <w:p w14:paraId="06350C13" w14:textId="3D99A06C"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3" w:history="1">
            <w:r w:rsidRPr="00500B40">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_Toc178869393 \h </w:instrText>
            </w:r>
            <w:r>
              <w:rPr>
                <w:noProof/>
                <w:webHidden/>
              </w:rPr>
            </w:r>
            <w:r>
              <w:rPr>
                <w:noProof/>
                <w:webHidden/>
              </w:rPr>
              <w:fldChar w:fldCharType="separate"/>
            </w:r>
            <w:r w:rsidR="000553AC">
              <w:rPr>
                <w:noProof/>
                <w:webHidden/>
              </w:rPr>
              <w:t>62</w:t>
            </w:r>
            <w:r>
              <w:rPr>
                <w:noProof/>
                <w:webHidden/>
              </w:rPr>
              <w:fldChar w:fldCharType="end"/>
            </w:r>
          </w:hyperlink>
        </w:p>
        <w:p w14:paraId="3C1CF6B1" w14:textId="6C74324A"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4" w:history="1">
            <w:r w:rsidRPr="00500B40">
              <w:rPr>
                <w:rStyle w:val="Hyperlink"/>
                <w:noProof/>
                <w:highlight w:val="yellow"/>
              </w:rPr>
              <w:t>Appendix C-2 - S-100 Data Import Error Codes and Explanations</w:t>
            </w:r>
            <w:r>
              <w:rPr>
                <w:noProof/>
                <w:webHidden/>
              </w:rPr>
              <w:tab/>
            </w:r>
            <w:r>
              <w:rPr>
                <w:noProof/>
                <w:webHidden/>
              </w:rPr>
              <w:fldChar w:fldCharType="begin"/>
            </w:r>
            <w:r>
              <w:rPr>
                <w:noProof/>
                <w:webHidden/>
              </w:rPr>
              <w:instrText xml:space="preserve"> PAGEREF _Toc178869394 \h </w:instrText>
            </w:r>
            <w:r>
              <w:rPr>
                <w:noProof/>
                <w:webHidden/>
              </w:rPr>
            </w:r>
            <w:r>
              <w:rPr>
                <w:noProof/>
                <w:webHidden/>
              </w:rPr>
              <w:fldChar w:fldCharType="separate"/>
            </w:r>
            <w:r w:rsidR="000553AC">
              <w:rPr>
                <w:noProof/>
                <w:webHidden/>
              </w:rPr>
              <w:t>66</w:t>
            </w:r>
            <w:r>
              <w:rPr>
                <w:noProof/>
                <w:webHidden/>
              </w:rPr>
              <w:fldChar w:fldCharType="end"/>
            </w:r>
          </w:hyperlink>
        </w:p>
        <w:p w14:paraId="3E30AA36" w14:textId="40074CB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5" w:history="1">
            <w:r w:rsidRPr="00500B40">
              <w:rPr>
                <w:rStyle w:val="Hyperlink"/>
                <w:noProof/>
              </w:rPr>
              <w:t>Appendix C-3 - ECDIS Update Status Reports</w:t>
            </w:r>
            <w:r>
              <w:rPr>
                <w:noProof/>
                <w:webHidden/>
              </w:rPr>
              <w:tab/>
            </w:r>
            <w:r>
              <w:rPr>
                <w:noProof/>
                <w:webHidden/>
              </w:rPr>
              <w:fldChar w:fldCharType="begin"/>
            </w:r>
            <w:r>
              <w:rPr>
                <w:noProof/>
                <w:webHidden/>
              </w:rPr>
              <w:instrText xml:space="preserve"> PAGEREF _Toc178869395 \h </w:instrText>
            </w:r>
            <w:r>
              <w:rPr>
                <w:noProof/>
                <w:webHidden/>
              </w:rPr>
            </w:r>
            <w:r>
              <w:rPr>
                <w:noProof/>
                <w:webHidden/>
              </w:rPr>
              <w:fldChar w:fldCharType="separate"/>
            </w:r>
            <w:r w:rsidR="000553AC">
              <w:rPr>
                <w:noProof/>
                <w:webHidden/>
              </w:rPr>
              <w:t>72</w:t>
            </w:r>
            <w:r>
              <w:rPr>
                <w:noProof/>
                <w:webHidden/>
              </w:rPr>
              <w:fldChar w:fldCharType="end"/>
            </w:r>
          </w:hyperlink>
        </w:p>
        <w:p w14:paraId="6BFE9F26" w14:textId="4D6E728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6" w:history="1">
            <w:r w:rsidRPr="00500B40">
              <w:rPr>
                <w:rStyle w:val="Hyperlink"/>
                <w:noProof/>
              </w:rPr>
              <w:t>Appendix C-4 - Safety Contour and Water Level Adjustment</w:t>
            </w:r>
            <w:r>
              <w:rPr>
                <w:noProof/>
                <w:webHidden/>
              </w:rPr>
              <w:tab/>
            </w:r>
            <w:r>
              <w:rPr>
                <w:noProof/>
                <w:webHidden/>
              </w:rPr>
              <w:fldChar w:fldCharType="begin"/>
            </w:r>
            <w:r>
              <w:rPr>
                <w:noProof/>
                <w:webHidden/>
              </w:rPr>
              <w:instrText xml:space="preserve"> PAGEREF _Toc178869396 \h </w:instrText>
            </w:r>
            <w:r>
              <w:rPr>
                <w:noProof/>
                <w:webHidden/>
              </w:rPr>
            </w:r>
            <w:r>
              <w:rPr>
                <w:noProof/>
                <w:webHidden/>
              </w:rPr>
              <w:fldChar w:fldCharType="separate"/>
            </w:r>
            <w:r w:rsidR="000553AC">
              <w:rPr>
                <w:noProof/>
                <w:webHidden/>
              </w:rPr>
              <w:t>78</w:t>
            </w:r>
            <w:r>
              <w:rPr>
                <w:noProof/>
                <w:webHidden/>
              </w:rPr>
              <w:fldChar w:fldCharType="end"/>
            </w:r>
          </w:hyperlink>
        </w:p>
        <w:p w14:paraId="222C643A" w14:textId="71F61972"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7"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Selectable Safety Contour</w:t>
            </w:r>
            <w:r>
              <w:rPr>
                <w:noProof/>
                <w:webHidden/>
              </w:rPr>
              <w:tab/>
            </w:r>
            <w:r>
              <w:rPr>
                <w:noProof/>
                <w:webHidden/>
              </w:rPr>
              <w:fldChar w:fldCharType="begin"/>
            </w:r>
            <w:r>
              <w:rPr>
                <w:noProof/>
                <w:webHidden/>
              </w:rPr>
              <w:instrText xml:space="preserve"> PAGEREF _Toc178869397 \h </w:instrText>
            </w:r>
            <w:r>
              <w:rPr>
                <w:noProof/>
                <w:webHidden/>
              </w:rPr>
            </w:r>
            <w:r>
              <w:rPr>
                <w:noProof/>
                <w:webHidden/>
              </w:rPr>
              <w:fldChar w:fldCharType="separate"/>
            </w:r>
            <w:r w:rsidR="000553AC">
              <w:rPr>
                <w:noProof/>
                <w:webHidden/>
              </w:rPr>
              <w:t>78</w:t>
            </w:r>
            <w:r>
              <w:rPr>
                <w:noProof/>
                <w:webHidden/>
              </w:rPr>
              <w:fldChar w:fldCharType="end"/>
            </w:r>
          </w:hyperlink>
        </w:p>
        <w:p w14:paraId="1C0DBC72" w14:textId="3EE7353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8" w:history="1">
            <w:r w:rsidRPr="00500B40">
              <w:rPr>
                <w:rStyle w:val="Hyperlink"/>
                <w:noProof/>
              </w:rPr>
              <w:t>C-4.1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_Toc178869398 \h </w:instrText>
            </w:r>
            <w:r>
              <w:rPr>
                <w:noProof/>
                <w:webHidden/>
              </w:rPr>
            </w:r>
            <w:r>
              <w:rPr>
                <w:noProof/>
                <w:webHidden/>
              </w:rPr>
              <w:fldChar w:fldCharType="separate"/>
            </w:r>
            <w:r w:rsidR="000553AC">
              <w:rPr>
                <w:noProof/>
                <w:webHidden/>
              </w:rPr>
              <w:t>78</w:t>
            </w:r>
            <w:r>
              <w:rPr>
                <w:noProof/>
                <w:webHidden/>
              </w:rPr>
              <w:fldChar w:fldCharType="end"/>
            </w:r>
          </w:hyperlink>
        </w:p>
        <w:p w14:paraId="56031DCE" w14:textId="638DBD3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9" w:history="1">
            <w:r w:rsidRPr="00500B40">
              <w:rPr>
                <w:rStyle w:val="Hyperlink"/>
                <w:noProof/>
              </w:rPr>
              <w:t>C-4.2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Constraints</w:t>
            </w:r>
            <w:r>
              <w:rPr>
                <w:noProof/>
                <w:webHidden/>
              </w:rPr>
              <w:tab/>
            </w:r>
            <w:r>
              <w:rPr>
                <w:noProof/>
                <w:webHidden/>
              </w:rPr>
              <w:fldChar w:fldCharType="begin"/>
            </w:r>
            <w:r>
              <w:rPr>
                <w:noProof/>
                <w:webHidden/>
              </w:rPr>
              <w:instrText xml:space="preserve"> PAGEREF _Toc178869399 \h </w:instrText>
            </w:r>
            <w:r>
              <w:rPr>
                <w:noProof/>
                <w:webHidden/>
              </w:rPr>
            </w:r>
            <w:r>
              <w:rPr>
                <w:noProof/>
                <w:webHidden/>
              </w:rPr>
              <w:fldChar w:fldCharType="separate"/>
            </w:r>
            <w:r w:rsidR="000553AC">
              <w:rPr>
                <w:noProof/>
                <w:webHidden/>
              </w:rPr>
              <w:t>79</w:t>
            </w:r>
            <w:r>
              <w:rPr>
                <w:noProof/>
                <w:webHidden/>
              </w:rPr>
              <w:fldChar w:fldCharType="end"/>
            </w:r>
          </w:hyperlink>
        </w:p>
        <w:p w14:paraId="509B511C" w14:textId="7D33540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0" w:history="1">
            <w:r w:rsidRPr="00500B40">
              <w:rPr>
                <w:rStyle w:val="Hyperlink"/>
                <w:noProof/>
              </w:rPr>
              <w:t>C-4.3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w:t>
            </w:r>
            <w:r>
              <w:rPr>
                <w:noProof/>
                <w:webHidden/>
              </w:rPr>
              <w:tab/>
            </w:r>
            <w:r>
              <w:rPr>
                <w:noProof/>
                <w:webHidden/>
              </w:rPr>
              <w:fldChar w:fldCharType="begin"/>
            </w:r>
            <w:r>
              <w:rPr>
                <w:noProof/>
                <w:webHidden/>
              </w:rPr>
              <w:instrText xml:space="preserve"> PAGEREF _Toc178869400 \h </w:instrText>
            </w:r>
            <w:r>
              <w:rPr>
                <w:noProof/>
                <w:webHidden/>
              </w:rPr>
            </w:r>
            <w:r>
              <w:rPr>
                <w:noProof/>
                <w:webHidden/>
              </w:rPr>
              <w:fldChar w:fldCharType="separate"/>
            </w:r>
            <w:r w:rsidR="000553AC">
              <w:rPr>
                <w:noProof/>
                <w:webHidden/>
              </w:rPr>
              <w:t>79</w:t>
            </w:r>
            <w:r>
              <w:rPr>
                <w:noProof/>
                <w:webHidden/>
              </w:rPr>
              <w:fldChar w:fldCharType="end"/>
            </w:r>
          </w:hyperlink>
        </w:p>
        <w:p w14:paraId="718380E0" w14:textId="6FA8539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1"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Water Level Adjustment</w:t>
            </w:r>
            <w:r>
              <w:rPr>
                <w:noProof/>
                <w:webHidden/>
              </w:rPr>
              <w:tab/>
            </w:r>
            <w:r>
              <w:rPr>
                <w:noProof/>
                <w:webHidden/>
              </w:rPr>
              <w:fldChar w:fldCharType="begin"/>
            </w:r>
            <w:r>
              <w:rPr>
                <w:noProof/>
                <w:webHidden/>
              </w:rPr>
              <w:instrText xml:space="preserve"> PAGEREF _Toc178869401 \h </w:instrText>
            </w:r>
            <w:r>
              <w:rPr>
                <w:noProof/>
                <w:webHidden/>
              </w:rPr>
            </w:r>
            <w:r>
              <w:rPr>
                <w:noProof/>
                <w:webHidden/>
              </w:rPr>
              <w:fldChar w:fldCharType="separate"/>
            </w:r>
            <w:r w:rsidR="000553AC">
              <w:rPr>
                <w:noProof/>
                <w:webHidden/>
              </w:rPr>
              <w:t>81</w:t>
            </w:r>
            <w:r>
              <w:rPr>
                <w:noProof/>
                <w:webHidden/>
              </w:rPr>
              <w:fldChar w:fldCharType="end"/>
            </w:r>
          </w:hyperlink>
        </w:p>
        <w:p w14:paraId="5CF40C2E" w14:textId="2281294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2"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_Toc178869402 \h </w:instrText>
            </w:r>
            <w:r>
              <w:rPr>
                <w:noProof/>
                <w:webHidden/>
              </w:rPr>
            </w:r>
            <w:r>
              <w:rPr>
                <w:noProof/>
                <w:webHidden/>
              </w:rPr>
              <w:fldChar w:fldCharType="separate"/>
            </w:r>
            <w:r w:rsidR="000553AC">
              <w:rPr>
                <w:noProof/>
                <w:webHidden/>
              </w:rPr>
              <w:t>81</w:t>
            </w:r>
            <w:r>
              <w:rPr>
                <w:noProof/>
                <w:webHidden/>
              </w:rPr>
              <w:fldChar w:fldCharType="end"/>
            </w:r>
          </w:hyperlink>
        </w:p>
        <w:p w14:paraId="198435D4" w14:textId="0D05EAE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3" w:history="1">
            <w:r w:rsidRPr="00500B40">
              <w:rPr>
                <w:rStyle w:val="Hyperlink"/>
                <w:noProof/>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Constraints on input data</w:t>
            </w:r>
            <w:r>
              <w:rPr>
                <w:noProof/>
                <w:webHidden/>
              </w:rPr>
              <w:tab/>
            </w:r>
            <w:r>
              <w:rPr>
                <w:noProof/>
                <w:webHidden/>
              </w:rPr>
              <w:fldChar w:fldCharType="begin"/>
            </w:r>
            <w:r>
              <w:rPr>
                <w:noProof/>
                <w:webHidden/>
              </w:rPr>
              <w:instrText xml:space="preserve"> PAGEREF _Toc178869403 \h </w:instrText>
            </w:r>
            <w:r>
              <w:rPr>
                <w:noProof/>
                <w:webHidden/>
              </w:rPr>
            </w:r>
            <w:r>
              <w:rPr>
                <w:noProof/>
                <w:webHidden/>
              </w:rPr>
              <w:fldChar w:fldCharType="separate"/>
            </w:r>
            <w:r w:rsidR="000553AC">
              <w:rPr>
                <w:noProof/>
                <w:webHidden/>
              </w:rPr>
              <w:t>81</w:t>
            </w:r>
            <w:r>
              <w:rPr>
                <w:noProof/>
                <w:webHidden/>
              </w:rPr>
              <w:fldChar w:fldCharType="end"/>
            </w:r>
          </w:hyperlink>
        </w:p>
        <w:p w14:paraId="0011B5D3" w14:textId="3225D3E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4" w:history="1">
            <w:r w:rsidRPr="00500B40">
              <w:rPr>
                <w:rStyle w:val="Hyperlink"/>
                <w:noProof/>
              </w:rPr>
              <w:t>C-5.3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User inputs</w:t>
            </w:r>
            <w:r>
              <w:rPr>
                <w:noProof/>
                <w:webHidden/>
              </w:rPr>
              <w:tab/>
            </w:r>
            <w:r>
              <w:rPr>
                <w:noProof/>
                <w:webHidden/>
              </w:rPr>
              <w:fldChar w:fldCharType="begin"/>
            </w:r>
            <w:r>
              <w:rPr>
                <w:noProof/>
                <w:webHidden/>
              </w:rPr>
              <w:instrText xml:space="preserve"> PAGEREF _Toc178869404 \h </w:instrText>
            </w:r>
            <w:r>
              <w:rPr>
                <w:noProof/>
                <w:webHidden/>
              </w:rPr>
            </w:r>
            <w:r>
              <w:rPr>
                <w:noProof/>
                <w:webHidden/>
              </w:rPr>
              <w:fldChar w:fldCharType="separate"/>
            </w:r>
            <w:r w:rsidR="000553AC">
              <w:rPr>
                <w:noProof/>
                <w:webHidden/>
              </w:rPr>
              <w:t>81</w:t>
            </w:r>
            <w:r>
              <w:rPr>
                <w:noProof/>
                <w:webHidden/>
              </w:rPr>
              <w:fldChar w:fldCharType="end"/>
            </w:r>
          </w:hyperlink>
        </w:p>
        <w:p w14:paraId="42790EC8" w14:textId="58D5526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5" w:history="1">
            <w:r w:rsidRPr="00500B40">
              <w:rPr>
                <w:rStyle w:val="Hyperlink"/>
                <w:noProof/>
              </w:rPr>
              <w:t>C-5.4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 general</w:t>
            </w:r>
            <w:r>
              <w:rPr>
                <w:noProof/>
                <w:webHidden/>
              </w:rPr>
              <w:tab/>
            </w:r>
            <w:r>
              <w:rPr>
                <w:noProof/>
                <w:webHidden/>
              </w:rPr>
              <w:fldChar w:fldCharType="begin"/>
            </w:r>
            <w:r>
              <w:rPr>
                <w:noProof/>
                <w:webHidden/>
              </w:rPr>
              <w:instrText xml:space="preserve"> PAGEREF _Toc178869405 \h </w:instrText>
            </w:r>
            <w:r>
              <w:rPr>
                <w:noProof/>
                <w:webHidden/>
              </w:rPr>
            </w:r>
            <w:r>
              <w:rPr>
                <w:noProof/>
                <w:webHidden/>
              </w:rPr>
              <w:fldChar w:fldCharType="separate"/>
            </w:r>
            <w:r w:rsidR="000553AC">
              <w:rPr>
                <w:noProof/>
                <w:webHidden/>
              </w:rPr>
              <w:t>82</w:t>
            </w:r>
            <w:r>
              <w:rPr>
                <w:noProof/>
                <w:webHidden/>
              </w:rPr>
              <w:fldChar w:fldCharType="end"/>
            </w:r>
          </w:hyperlink>
        </w:p>
        <w:p w14:paraId="3938F22A" w14:textId="2722EBD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6" w:history="1">
            <w:r w:rsidRPr="00500B40">
              <w:rPr>
                <w:rStyle w:val="Hyperlink"/>
                <w:noProof/>
              </w:rPr>
              <w:t>C-5.5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_Toc178869406 \h </w:instrText>
            </w:r>
            <w:r>
              <w:rPr>
                <w:noProof/>
                <w:webHidden/>
              </w:rPr>
            </w:r>
            <w:r>
              <w:rPr>
                <w:noProof/>
                <w:webHidden/>
              </w:rPr>
              <w:fldChar w:fldCharType="separate"/>
            </w:r>
            <w:r w:rsidR="000553AC">
              <w:rPr>
                <w:noProof/>
                <w:webHidden/>
              </w:rPr>
              <w:t>83</w:t>
            </w:r>
            <w:r>
              <w:rPr>
                <w:noProof/>
                <w:webHidden/>
              </w:rPr>
              <w:fldChar w:fldCharType="end"/>
            </w:r>
          </w:hyperlink>
        </w:p>
        <w:p w14:paraId="58AEFEC3" w14:textId="0791857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7" w:history="1">
            <w:r w:rsidRPr="00500B40">
              <w:rPr>
                <w:rStyle w:val="Hyperlink"/>
                <w:noProof/>
              </w:rPr>
              <w:t>C-5.6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_Toc178869407 \h </w:instrText>
            </w:r>
            <w:r>
              <w:rPr>
                <w:noProof/>
                <w:webHidden/>
              </w:rPr>
            </w:r>
            <w:r>
              <w:rPr>
                <w:noProof/>
                <w:webHidden/>
              </w:rPr>
              <w:fldChar w:fldCharType="separate"/>
            </w:r>
            <w:r w:rsidR="000553AC">
              <w:rPr>
                <w:noProof/>
                <w:webHidden/>
              </w:rPr>
              <w:t>84</w:t>
            </w:r>
            <w:r>
              <w:rPr>
                <w:noProof/>
                <w:webHidden/>
              </w:rPr>
              <w:fldChar w:fldCharType="end"/>
            </w:r>
          </w:hyperlink>
        </w:p>
        <w:p w14:paraId="4C705FF2" w14:textId="7A73FBE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8" w:history="1">
            <w:r w:rsidRPr="00500B40">
              <w:rPr>
                <w:rStyle w:val="Hyperlink"/>
                <w:noProof/>
              </w:rPr>
              <w:t>C-5.7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_Toc178869408 \h </w:instrText>
            </w:r>
            <w:r>
              <w:rPr>
                <w:noProof/>
                <w:webHidden/>
              </w:rPr>
            </w:r>
            <w:r>
              <w:rPr>
                <w:noProof/>
                <w:webHidden/>
              </w:rPr>
              <w:fldChar w:fldCharType="separate"/>
            </w:r>
            <w:r w:rsidR="000553AC">
              <w:rPr>
                <w:noProof/>
                <w:webHidden/>
              </w:rPr>
              <w:t>85</w:t>
            </w:r>
            <w:r>
              <w:rPr>
                <w:noProof/>
                <w:webHidden/>
              </w:rPr>
              <w:fldChar w:fldCharType="end"/>
            </w:r>
          </w:hyperlink>
        </w:p>
        <w:p w14:paraId="0E1DB057" w14:textId="02E3D9D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9" w:history="1">
            <w:r w:rsidRPr="00500B40">
              <w:rPr>
                <w:rStyle w:val="Hyperlink"/>
                <w:noProof/>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_Toc178869409 \h </w:instrText>
            </w:r>
            <w:r>
              <w:rPr>
                <w:noProof/>
                <w:webHidden/>
              </w:rPr>
            </w:r>
            <w:r>
              <w:rPr>
                <w:noProof/>
                <w:webHidden/>
              </w:rPr>
              <w:fldChar w:fldCharType="separate"/>
            </w:r>
            <w:r w:rsidR="000553AC">
              <w:rPr>
                <w:noProof/>
                <w:webHidden/>
              </w:rPr>
              <w:t>90</w:t>
            </w:r>
            <w:r>
              <w:rPr>
                <w:noProof/>
                <w:webHidden/>
              </w:rPr>
              <w:fldChar w:fldCharType="end"/>
            </w:r>
          </w:hyperlink>
        </w:p>
        <w:p w14:paraId="2402C2E3" w14:textId="7F2D707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0" w:history="1">
            <w:r w:rsidRPr="00500B40">
              <w:rPr>
                <w:rStyle w:val="Hyperlink"/>
                <w:noProof/>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Substitution and adjustment of depth values</w:t>
            </w:r>
            <w:r>
              <w:rPr>
                <w:noProof/>
                <w:webHidden/>
              </w:rPr>
              <w:tab/>
            </w:r>
            <w:r>
              <w:rPr>
                <w:noProof/>
                <w:webHidden/>
              </w:rPr>
              <w:fldChar w:fldCharType="begin"/>
            </w:r>
            <w:r>
              <w:rPr>
                <w:noProof/>
                <w:webHidden/>
              </w:rPr>
              <w:instrText xml:space="preserve"> PAGEREF _Toc178869410 \h </w:instrText>
            </w:r>
            <w:r>
              <w:rPr>
                <w:noProof/>
                <w:webHidden/>
              </w:rPr>
            </w:r>
            <w:r>
              <w:rPr>
                <w:noProof/>
                <w:webHidden/>
              </w:rPr>
              <w:fldChar w:fldCharType="separate"/>
            </w:r>
            <w:r w:rsidR="000553AC">
              <w:rPr>
                <w:noProof/>
                <w:webHidden/>
              </w:rPr>
              <w:t>90</w:t>
            </w:r>
            <w:r>
              <w:rPr>
                <w:noProof/>
                <w:webHidden/>
              </w:rPr>
              <w:fldChar w:fldCharType="end"/>
            </w:r>
          </w:hyperlink>
        </w:p>
        <w:p w14:paraId="18FB4AAB" w14:textId="28C0679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1" w:history="1">
            <w:r w:rsidRPr="00500B40">
              <w:rPr>
                <w:rStyle w:val="Hyperlink"/>
                <w:noProof/>
              </w:rPr>
              <w:t>C-6.1.1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_Toc178869411 \h </w:instrText>
            </w:r>
            <w:r>
              <w:rPr>
                <w:noProof/>
                <w:webHidden/>
              </w:rPr>
            </w:r>
            <w:r>
              <w:rPr>
                <w:noProof/>
                <w:webHidden/>
              </w:rPr>
              <w:fldChar w:fldCharType="separate"/>
            </w:r>
            <w:r w:rsidR="000553AC">
              <w:rPr>
                <w:noProof/>
                <w:webHidden/>
              </w:rPr>
              <w:t>90</w:t>
            </w:r>
            <w:r>
              <w:rPr>
                <w:noProof/>
                <w:webHidden/>
              </w:rPr>
              <w:fldChar w:fldCharType="end"/>
            </w:r>
          </w:hyperlink>
        </w:p>
        <w:p w14:paraId="7B6C518B" w14:textId="2E06A54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2" w:history="1">
            <w:r w:rsidRPr="00500B40">
              <w:rPr>
                <w:rStyle w:val="Hyperlink"/>
                <w:noProof/>
              </w:rPr>
              <w:t>C-6.1.2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Areas covered by S-102 only or by both S-102 and S-104</w:t>
            </w:r>
            <w:r>
              <w:rPr>
                <w:noProof/>
                <w:webHidden/>
              </w:rPr>
              <w:tab/>
            </w:r>
            <w:r>
              <w:rPr>
                <w:noProof/>
                <w:webHidden/>
              </w:rPr>
              <w:fldChar w:fldCharType="begin"/>
            </w:r>
            <w:r>
              <w:rPr>
                <w:noProof/>
                <w:webHidden/>
              </w:rPr>
              <w:instrText xml:space="preserve"> PAGEREF _Toc178869412 \h </w:instrText>
            </w:r>
            <w:r>
              <w:rPr>
                <w:noProof/>
                <w:webHidden/>
              </w:rPr>
            </w:r>
            <w:r>
              <w:rPr>
                <w:noProof/>
                <w:webHidden/>
              </w:rPr>
              <w:fldChar w:fldCharType="separate"/>
            </w:r>
            <w:r w:rsidR="000553AC">
              <w:rPr>
                <w:noProof/>
                <w:webHidden/>
              </w:rPr>
              <w:t>90</w:t>
            </w:r>
            <w:r>
              <w:rPr>
                <w:noProof/>
                <w:webHidden/>
              </w:rPr>
              <w:fldChar w:fldCharType="end"/>
            </w:r>
          </w:hyperlink>
        </w:p>
        <w:p w14:paraId="05813005" w14:textId="0DF7A29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3" w:history="1">
            <w:r w:rsidRPr="00500B40">
              <w:rPr>
                <w:rStyle w:val="Hyperlink"/>
                <w:noProof/>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Adjustment of heights and vertical clearance values</w:t>
            </w:r>
            <w:r>
              <w:rPr>
                <w:noProof/>
                <w:webHidden/>
              </w:rPr>
              <w:tab/>
            </w:r>
            <w:r>
              <w:rPr>
                <w:noProof/>
                <w:webHidden/>
              </w:rPr>
              <w:fldChar w:fldCharType="begin"/>
            </w:r>
            <w:r>
              <w:rPr>
                <w:noProof/>
                <w:webHidden/>
              </w:rPr>
              <w:instrText xml:space="preserve"> PAGEREF _Toc178869413 \h </w:instrText>
            </w:r>
            <w:r>
              <w:rPr>
                <w:noProof/>
                <w:webHidden/>
              </w:rPr>
            </w:r>
            <w:r>
              <w:rPr>
                <w:noProof/>
                <w:webHidden/>
              </w:rPr>
              <w:fldChar w:fldCharType="separate"/>
            </w:r>
            <w:r w:rsidR="000553AC">
              <w:rPr>
                <w:noProof/>
                <w:webHidden/>
              </w:rPr>
              <w:t>91</w:t>
            </w:r>
            <w:r>
              <w:rPr>
                <w:noProof/>
                <w:webHidden/>
              </w:rPr>
              <w:fldChar w:fldCharType="end"/>
            </w:r>
          </w:hyperlink>
        </w:p>
        <w:p w14:paraId="481BE04B" w14:textId="5C5B50F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4" w:history="1">
            <w:r w:rsidRPr="00500B40">
              <w:rPr>
                <w:rStyle w:val="Hyperlink"/>
                <w:noProof/>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 and indication details</w:t>
            </w:r>
            <w:r>
              <w:rPr>
                <w:noProof/>
                <w:webHidden/>
              </w:rPr>
              <w:tab/>
            </w:r>
            <w:r>
              <w:rPr>
                <w:noProof/>
                <w:webHidden/>
              </w:rPr>
              <w:fldChar w:fldCharType="begin"/>
            </w:r>
            <w:r>
              <w:rPr>
                <w:noProof/>
                <w:webHidden/>
              </w:rPr>
              <w:instrText xml:space="preserve"> PAGEREF _Toc178869414 \h </w:instrText>
            </w:r>
            <w:r>
              <w:rPr>
                <w:noProof/>
                <w:webHidden/>
              </w:rPr>
            </w:r>
            <w:r>
              <w:rPr>
                <w:noProof/>
                <w:webHidden/>
              </w:rPr>
              <w:fldChar w:fldCharType="separate"/>
            </w:r>
            <w:r w:rsidR="000553AC">
              <w:rPr>
                <w:noProof/>
                <w:webHidden/>
              </w:rPr>
              <w:t>92</w:t>
            </w:r>
            <w:r>
              <w:rPr>
                <w:noProof/>
                <w:webHidden/>
              </w:rPr>
              <w:fldChar w:fldCharType="end"/>
            </w:r>
          </w:hyperlink>
        </w:p>
        <w:p w14:paraId="70788B17" w14:textId="0290378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5" w:history="1">
            <w:r w:rsidRPr="00500B40">
              <w:rPr>
                <w:rStyle w:val="Hyperlink"/>
                <w:noProof/>
              </w:rPr>
              <w:t>C-6.4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Legend details</w:t>
            </w:r>
            <w:r>
              <w:rPr>
                <w:noProof/>
                <w:webHidden/>
              </w:rPr>
              <w:tab/>
            </w:r>
            <w:r>
              <w:rPr>
                <w:noProof/>
                <w:webHidden/>
              </w:rPr>
              <w:fldChar w:fldCharType="begin"/>
            </w:r>
            <w:r>
              <w:rPr>
                <w:noProof/>
                <w:webHidden/>
              </w:rPr>
              <w:instrText xml:space="preserve"> PAGEREF _Toc178869415 \h </w:instrText>
            </w:r>
            <w:r>
              <w:rPr>
                <w:noProof/>
                <w:webHidden/>
              </w:rPr>
            </w:r>
            <w:r>
              <w:rPr>
                <w:noProof/>
                <w:webHidden/>
              </w:rPr>
              <w:fldChar w:fldCharType="separate"/>
            </w:r>
            <w:r w:rsidR="000553AC">
              <w:rPr>
                <w:noProof/>
                <w:webHidden/>
              </w:rPr>
              <w:t>92</w:t>
            </w:r>
            <w:r>
              <w:rPr>
                <w:noProof/>
                <w:webHidden/>
              </w:rPr>
              <w:fldChar w:fldCharType="end"/>
            </w:r>
          </w:hyperlink>
        </w:p>
        <w:p w14:paraId="5B7CD622" w14:textId="70D3CF1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6" w:history="1">
            <w:r w:rsidRPr="00500B40">
              <w:rPr>
                <w:rStyle w:val="Hyperlink"/>
                <w:noProof/>
              </w:rPr>
              <w:t xml:space="preserve">Appendix C-7 – </w:t>
            </w:r>
            <w:r w:rsidRPr="00500B40">
              <w:rPr>
                <w:rStyle w:val="Hyperlink"/>
                <w:noProof/>
                <w:lang w:val="en-US"/>
              </w:rPr>
              <w:t>Dataset Loading and Display (Rendering) Algorithms</w:t>
            </w:r>
            <w:r>
              <w:rPr>
                <w:noProof/>
                <w:webHidden/>
              </w:rPr>
              <w:tab/>
            </w:r>
            <w:r>
              <w:rPr>
                <w:noProof/>
                <w:webHidden/>
              </w:rPr>
              <w:fldChar w:fldCharType="begin"/>
            </w:r>
            <w:r>
              <w:rPr>
                <w:noProof/>
                <w:webHidden/>
              </w:rPr>
              <w:instrText xml:space="preserve"> PAGEREF _Toc178869416 \h </w:instrText>
            </w:r>
            <w:r>
              <w:rPr>
                <w:noProof/>
                <w:webHidden/>
              </w:rPr>
            </w:r>
            <w:r>
              <w:rPr>
                <w:noProof/>
                <w:webHidden/>
              </w:rPr>
              <w:fldChar w:fldCharType="separate"/>
            </w:r>
            <w:r w:rsidR="000553AC">
              <w:rPr>
                <w:noProof/>
                <w:webHidden/>
              </w:rPr>
              <w:t>94</w:t>
            </w:r>
            <w:r>
              <w:rPr>
                <w:noProof/>
                <w:webHidden/>
              </w:rPr>
              <w:fldChar w:fldCharType="end"/>
            </w:r>
          </w:hyperlink>
        </w:p>
        <w:p w14:paraId="5F2FBC07" w14:textId="3C2A3AD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Loading and Display (Rendering) Algorithms</w:t>
            </w:r>
            <w:r>
              <w:rPr>
                <w:noProof/>
                <w:webHidden/>
              </w:rPr>
              <w:tab/>
            </w:r>
            <w:r>
              <w:rPr>
                <w:noProof/>
                <w:webHidden/>
              </w:rPr>
              <w:fldChar w:fldCharType="begin"/>
            </w:r>
            <w:r>
              <w:rPr>
                <w:noProof/>
                <w:webHidden/>
              </w:rPr>
              <w:instrText xml:space="preserve"> PAGEREF _Toc178869417 \h </w:instrText>
            </w:r>
            <w:r>
              <w:rPr>
                <w:noProof/>
                <w:webHidden/>
              </w:rPr>
            </w:r>
            <w:r>
              <w:rPr>
                <w:noProof/>
                <w:webHidden/>
              </w:rPr>
              <w:fldChar w:fldCharType="separate"/>
            </w:r>
            <w:r w:rsidR="000553AC">
              <w:rPr>
                <w:noProof/>
                <w:webHidden/>
              </w:rPr>
              <w:t>94</w:t>
            </w:r>
            <w:r>
              <w:rPr>
                <w:noProof/>
                <w:webHidden/>
              </w:rPr>
              <w:fldChar w:fldCharType="end"/>
            </w:r>
          </w:hyperlink>
        </w:p>
        <w:p w14:paraId="454D450A" w14:textId="37F900B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8" w:history="1">
            <w:r w:rsidRPr="00500B40">
              <w:rPr>
                <w:rStyle w:val="Hyperlink"/>
                <w:noProof/>
                <w:lang w:val="en-US"/>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_Toc178869418 \h </w:instrText>
            </w:r>
            <w:r>
              <w:rPr>
                <w:noProof/>
                <w:webHidden/>
              </w:rPr>
            </w:r>
            <w:r>
              <w:rPr>
                <w:noProof/>
                <w:webHidden/>
              </w:rPr>
              <w:fldChar w:fldCharType="separate"/>
            </w:r>
            <w:r w:rsidR="000553AC">
              <w:rPr>
                <w:noProof/>
                <w:webHidden/>
              </w:rPr>
              <w:t>94</w:t>
            </w:r>
            <w:r>
              <w:rPr>
                <w:noProof/>
                <w:webHidden/>
              </w:rPr>
              <w:fldChar w:fldCharType="end"/>
            </w:r>
          </w:hyperlink>
        </w:p>
        <w:p w14:paraId="405E6B12" w14:textId="4FC9F5A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8"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val="en-US"/>
              </w:rPr>
              <w:t xml:space="preserve">Overview – </w:t>
            </w:r>
            <w:r w:rsidRPr="00500B40">
              <w:rPr>
                <w:rStyle w:val="Hyperlink"/>
                <w:noProof/>
              </w:rPr>
              <w:t>Display scale ranges</w:t>
            </w:r>
            <w:r>
              <w:rPr>
                <w:noProof/>
                <w:webHidden/>
              </w:rPr>
              <w:tab/>
            </w:r>
            <w:r>
              <w:rPr>
                <w:noProof/>
                <w:webHidden/>
              </w:rPr>
              <w:fldChar w:fldCharType="begin"/>
            </w:r>
            <w:r>
              <w:rPr>
                <w:noProof/>
                <w:webHidden/>
              </w:rPr>
              <w:instrText xml:space="preserve"> PAGEREF _Toc178869428 \h </w:instrText>
            </w:r>
            <w:r>
              <w:rPr>
                <w:noProof/>
                <w:webHidden/>
              </w:rPr>
            </w:r>
            <w:r>
              <w:rPr>
                <w:noProof/>
                <w:webHidden/>
              </w:rPr>
              <w:fldChar w:fldCharType="separate"/>
            </w:r>
            <w:r w:rsidR="000553AC">
              <w:rPr>
                <w:noProof/>
                <w:webHidden/>
              </w:rPr>
              <w:t>94</w:t>
            </w:r>
            <w:r>
              <w:rPr>
                <w:noProof/>
                <w:webHidden/>
              </w:rPr>
              <w:fldChar w:fldCharType="end"/>
            </w:r>
          </w:hyperlink>
        </w:p>
        <w:p w14:paraId="013E7499" w14:textId="4CB0396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9" w:history="1">
            <w:r w:rsidRPr="00500B40">
              <w:rPr>
                <w:rStyle w:val="Hyperlink"/>
                <w:noProof/>
                <w:lang w:eastAsia="en-US"/>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Loading Algorithm</w:t>
            </w:r>
            <w:r>
              <w:rPr>
                <w:noProof/>
                <w:webHidden/>
              </w:rPr>
              <w:tab/>
            </w:r>
            <w:r>
              <w:rPr>
                <w:noProof/>
                <w:webHidden/>
              </w:rPr>
              <w:fldChar w:fldCharType="begin"/>
            </w:r>
            <w:r>
              <w:rPr>
                <w:noProof/>
                <w:webHidden/>
              </w:rPr>
              <w:instrText xml:space="preserve"> PAGEREF _Toc178869429 \h </w:instrText>
            </w:r>
            <w:r>
              <w:rPr>
                <w:noProof/>
                <w:webHidden/>
              </w:rPr>
            </w:r>
            <w:r>
              <w:rPr>
                <w:noProof/>
                <w:webHidden/>
              </w:rPr>
              <w:fldChar w:fldCharType="separate"/>
            </w:r>
            <w:r w:rsidR="000553AC">
              <w:rPr>
                <w:noProof/>
                <w:webHidden/>
              </w:rPr>
              <w:t>94</w:t>
            </w:r>
            <w:r>
              <w:rPr>
                <w:noProof/>
                <w:webHidden/>
              </w:rPr>
              <w:fldChar w:fldCharType="end"/>
            </w:r>
          </w:hyperlink>
        </w:p>
        <w:p w14:paraId="540BCA01" w14:textId="1350ED9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0" w:history="1">
            <w:r w:rsidRPr="00500B40">
              <w:rPr>
                <w:rStyle w:val="Hyperlink"/>
                <w:noProof/>
                <w:lang w:eastAsia="en-US"/>
              </w:rPr>
              <w:t>C-7.3.1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Preconditions</w:t>
            </w:r>
            <w:r>
              <w:rPr>
                <w:noProof/>
                <w:webHidden/>
              </w:rPr>
              <w:tab/>
            </w:r>
            <w:r>
              <w:rPr>
                <w:noProof/>
                <w:webHidden/>
              </w:rPr>
              <w:fldChar w:fldCharType="begin"/>
            </w:r>
            <w:r>
              <w:rPr>
                <w:noProof/>
                <w:webHidden/>
              </w:rPr>
              <w:instrText xml:space="preserve"> PAGEREF _Toc178869430 \h </w:instrText>
            </w:r>
            <w:r>
              <w:rPr>
                <w:noProof/>
                <w:webHidden/>
              </w:rPr>
            </w:r>
            <w:r>
              <w:rPr>
                <w:noProof/>
                <w:webHidden/>
              </w:rPr>
              <w:fldChar w:fldCharType="separate"/>
            </w:r>
            <w:r w:rsidR="000553AC">
              <w:rPr>
                <w:noProof/>
                <w:webHidden/>
              </w:rPr>
              <w:t>94</w:t>
            </w:r>
            <w:r>
              <w:rPr>
                <w:noProof/>
                <w:webHidden/>
              </w:rPr>
              <w:fldChar w:fldCharType="end"/>
            </w:r>
          </w:hyperlink>
        </w:p>
        <w:p w14:paraId="63515996" w14:textId="4AF6882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1" w:history="1">
            <w:r w:rsidRPr="00500B40">
              <w:rPr>
                <w:rStyle w:val="Hyperlink"/>
                <w:noProof/>
                <w:lang w:eastAsia="en-US"/>
              </w:rPr>
              <w:t>C-7.3.2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Scale Bands</w:t>
            </w:r>
            <w:r>
              <w:rPr>
                <w:noProof/>
                <w:webHidden/>
              </w:rPr>
              <w:tab/>
            </w:r>
            <w:r>
              <w:rPr>
                <w:noProof/>
                <w:webHidden/>
              </w:rPr>
              <w:fldChar w:fldCharType="begin"/>
            </w:r>
            <w:r>
              <w:rPr>
                <w:noProof/>
                <w:webHidden/>
              </w:rPr>
              <w:instrText xml:space="preserve"> PAGEREF _Toc178869431 \h </w:instrText>
            </w:r>
            <w:r>
              <w:rPr>
                <w:noProof/>
                <w:webHidden/>
              </w:rPr>
            </w:r>
            <w:r>
              <w:rPr>
                <w:noProof/>
                <w:webHidden/>
              </w:rPr>
              <w:fldChar w:fldCharType="separate"/>
            </w:r>
            <w:r w:rsidR="000553AC">
              <w:rPr>
                <w:noProof/>
                <w:webHidden/>
              </w:rPr>
              <w:t>94</w:t>
            </w:r>
            <w:r>
              <w:rPr>
                <w:noProof/>
                <w:webHidden/>
              </w:rPr>
              <w:fldChar w:fldCharType="end"/>
            </w:r>
          </w:hyperlink>
        </w:p>
        <w:p w14:paraId="42E6B0E6" w14:textId="3920F6D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2" w:history="1">
            <w:r w:rsidRPr="00500B40">
              <w:rPr>
                <w:rStyle w:val="Hyperlink"/>
                <w:noProof/>
                <w:lang w:eastAsia="en-US"/>
              </w:rPr>
              <w:t>C-7.4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Selection Process</w:t>
            </w:r>
            <w:r>
              <w:rPr>
                <w:noProof/>
                <w:webHidden/>
              </w:rPr>
              <w:tab/>
            </w:r>
            <w:r>
              <w:rPr>
                <w:noProof/>
                <w:webHidden/>
              </w:rPr>
              <w:fldChar w:fldCharType="begin"/>
            </w:r>
            <w:r>
              <w:rPr>
                <w:noProof/>
                <w:webHidden/>
              </w:rPr>
              <w:instrText xml:space="preserve"> PAGEREF _Toc178869432 \h </w:instrText>
            </w:r>
            <w:r>
              <w:rPr>
                <w:noProof/>
                <w:webHidden/>
              </w:rPr>
            </w:r>
            <w:r>
              <w:rPr>
                <w:noProof/>
                <w:webHidden/>
              </w:rPr>
              <w:fldChar w:fldCharType="separate"/>
            </w:r>
            <w:r w:rsidR="000553AC">
              <w:rPr>
                <w:noProof/>
                <w:webHidden/>
              </w:rPr>
              <w:t>96</w:t>
            </w:r>
            <w:r>
              <w:rPr>
                <w:noProof/>
                <w:webHidden/>
              </w:rPr>
              <w:fldChar w:fldCharType="end"/>
            </w:r>
          </w:hyperlink>
        </w:p>
        <w:p w14:paraId="271D467E" w14:textId="0886D62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3" w:history="1">
            <w:r w:rsidRPr="00500B40">
              <w:rPr>
                <w:rStyle w:val="Hyperlink"/>
                <w:noProof/>
              </w:rPr>
              <w:t>C-7.5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 Display Algorithm</w:t>
            </w:r>
            <w:r>
              <w:rPr>
                <w:noProof/>
                <w:webHidden/>
              </w:rPr>
              <w:tab/>
            </w:r>
            <w:r>
              <w:rPr>
                <w:noProof/>
                <w:webHidden/>
              </w:rPr>
              <w:fldChar w:fldCharType="begin"/>
            </w:r>
            <w:r>
              <w:rPr>
                <w:noProof/>
                <w:webHidden/>
              </w:rPr>
              <w:instrText xml:space="preserve"> PAGEREF _Toc178869433 \h </w:instrText>
            </w:r>
            <w:r>
              <w:rPr>
                <w:noProof/>
                <w:webHidden/>
              </w:rPr>
            </w:r>
            <w:r>
              <w:rPr>
                <w:noProof/>
                <w:webHidden/>
              </w:rPr>
              <w:fldChar w:fldCharType="separate"/>
            </w:r>
            <w:r w:rsidR="000553AC">
              <w:rPr>
                <w:noProof/>
                <w:webHidden/>
              </w:rPr>
              <w:t>97</w:t>
            </w:r>
            <w:r>
              <w:rPr>
                <w:noProof/>
                <w:webHidden/>
              </w:rPr>
              <w:fldChar w:fldCharType="end"/>
            </w:r>
          </w:hyperlink>
        </w:p>
        <w:p w14:paraId="29260892" w14:textId="751B725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4" w:history="1">
            <w:r w:rsidRPr="00500B40">
              <w:rPr>
                <w:rStyle w:val="Hyperlink"/>
                <w:noProof/>
                <w:lang w:eastAsia="en-US"/>
              </w:rPr>
              <w:t>C-7.5.1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Rendering Algorithm</w:t>
            </w:r>
            <w:r>
              <w:rPr>
                <w:noProof/>
                <w:webHidden/>
              </w:rPr>
              <w:tab/>
            </w:r>
            <w:r>
              <w:rPr>
                <w:noProof/>
                <w:webHidden/>
              </w:rPr>
              <w:fldChar w:fldCharType="begin"/>
            </w:r>
            <w:r>
              <w:rPr>
                <w:noProof/>
                <w:webHidden/>
              </w:rPr>
              <w:instrText xml:space="preserve"> PAGEREF _Toc178869434 \h </w:instrText>
            </w:r>
            <w:r>
              <w:rPr>
                <w:noProof/>
                <w:webHidden/>
              </w:rPr>
            </w:r>
            <w:r>
              <w:rPr>
                <w:noProof/>
                <w:webHidden/>
              </w:rPr>
              <w:fldChar w:fldCharType="separate"/>
            </w:r>
            <w:r w:rsidR="000553AC">
              <w:rPr>
                <w:noProof/>
                <w:webHidden/>
              </w:rPr>
              <w:t>97</w:t>
            </w:r>
            <w:r>
              <w:rPr>
                <w:noProof/>
                <w:webHidden/>
              </w:rPr>
              <w:fldChar w:fldCharType="end"/>
            </w:r>
          </w:hyperlink>
        </w:p>
        <w:p w14:paraId="332396BE" w14:textId="08F4A4F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5" w:history="1">
            <w:r w:rsidRPr="00500B40">
              <w:rPr>
                <w:rStyle w:val="Hyperlink"/>
                <w:noProof/>
                <w:lang w:eastAsia="en-US"/>
              </w:rPr>
              <w:t>C-7.5.2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The RenderInstruction Algorithm</w:t>
            </w:r>
            <w:r>
              <w:rPr>
                <w:noProof/>
                <w:webHidden/>
              </w:rPr>
              <w:tab/>
            </w:r>
            <w:r>
              <w:rPr>
                <w:noProof/>
                <w:webHidden/>
              </w:rPr>
              <w:fldChar w:fldCharType="begin"/>
            </w:r>
            <w:r>
              <w:rPr>
                <w:noProof/>
                <w:webHidden/>
              </w:rPr>
              <w:instrText xml:space="preserve"> PAGEREF _Toc178869435 \h </w:instrText>
            </w:r>
            <w:r>
              <w:rPr>
                <w:noProof/>
                <w:webHidden/>
              </w:rPr>
            </w:r>
            <w:r>
              <w:rPr>
                <w:noProof/>
                <w:webHidden/>
              </w:rPr>
              <w:fldChar w:fldCharType="separate"/>
            </w:r>
            <w:r w:rsidR="000553AC">
              <w:rPr>
                <w:noProof/>
                <w:webHidden/>
              </w:rPr>
              <w:t>98</w:t>
            </w:r>
            <w:r>
              <w:rPr>
                <w:noProof/>
                <w:webHidden/>
              </w:rPr>
              <w:fldChar w:fldCharType="end"/>
            </w:r>
          </w:hyperlink>
        </w:p>
        <w:p w14:paraId="775AB85C" w14:textId="604B8CD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6" w:history="1">
            <w:r w:rsidRPr="00500B40">
              <w:rPr>
                <w:rStyle w:val="Hyperlink"/>
                <w:noProof/>
              </w:rPr>
              <w:t>Appendix C-8 – GML Coverage Polygons</w:t>
            </w:r>
            <w:r>
              <w:rPr>
                <w:noProof/>
                <w:webHidden/>
              </w:rPr>
              <w:tab/>
            </w:r>
            <w:r>
              <w:rPr>
                <w:noProof/>
                <w:webHidden/>
              </w:rPr>
              <w:fldChar w:fldCharType="begin"/>
            </w:r>
            <w:r>
              <w:rPr>
                <w:noProof/>
                <w:webHidden/>
              </w:rPr>
              <w:instrText xml:space="preserve"> PAGEREF _Toc178869436 \h </w:instrText>
            </w:r>
            <w:r>
              <w:rPr>
                <w:noProof/>
                <w:webHidden/>
              </w:rPr>
            </w:r>
            <w:r>
              <w:rPr>
                <w:noProof/>
                <w:webHidden/>
              </w:rPr>
              <w:fldChar w:fldCharType="separate"/>
            </w:r>
            <w:r w:rsidR="000553AC">
              <w:rPr>
                <w:noProof/>
                <w:webHidden/>
              </w:rPr>
              <w:t>99</w:t>
            </w:r>
            <w:r>
              <w:rPr>
                <w:noProof/>
                <w:webHidden/>
              </w:rPr>
              <w:fldChar w:fldCharType="end"/>
            </w:r>
          </w:hyperlink>
        </w:p>
        <w:p w14:paraId="6E5F8A3E" w14:textId="09432CB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7"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GML Coverage Polygons</w:t>
            </w:r>
            <w:r>
              <w:rPr>
                <w:noProof/>
                <w:webHidden/>
              </w:rPr>
              <w:tab/>
            </w:r>
            <w:r>
              <w:rPr>
                <w:noProof/>
                <w:webHidden/>
              </w:rPr>
              <w:fldChar w:fldCharType="begin"/>
            </w:r>
            <w:r>
              <w:rPr>
                <w:noProof/>
                <w:webHidden/>
              </w:rPr>
              <w:instrText xml:space="preserve"> PAGEREF _Toc178869437 \h </w:instrText>
            </w:r>
            <w:r>
              <w:rPr>
                <w:noProof/>
                <w:webHidden/>
              </w:rPr>
            </w:r>
            <w:r>
              <w:rPr>
                <w:noProof/>
                <w:webHidden/>
              </w:rPr>
              <w:fldChar w:fldCharType="separate"/>
            </w:r>
            <w:r w:rsidR="000553AC">
              <w:rPr>
                <w:noProof/>
                <w:webHidden/>
              </w:rPr>
              <w:t>99</w:t>
            </w:r>
            <w:r>
              <w:rPr>
                <w:noProof/>
                <w:webHidden/>
              </w:rPr>
              <w:fldChar w:fldCharType="end"/>
            </w:r>
          </w:hyperlink>
        </w:p>
        <w:p w14:paraId="62477138" w14:textId="7A341AD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8"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_Toc178869438 \h </w:instrText>
            </w:r>
            <w:r>
              <w:rPr>
                <w:noProof/>
                <w:webHidden/>
              </w:rPr>
            </w:r>
            <w:r>
              <w:rPr>
                <w:noProof/>
                <w:webHidden/>
              </w:rPr>
              <w:fldChar w:fldCharType="separate"/>
            </w:r>
            <w:r w:rsidR="000553AC">
              <w:rPr>
                <w:noProof/>
                <w:webHidden/>
              </w:rPr>
              <w:t>99</w:t>
            </w:r>
            <w:r>
              <w:rPr>
                <w:noProof/>
                <w:webHidden/>
              </w:rPr>
              <w:fldChar w:fldCharType="end"/>
            </w:r>
          </w:hyperlink>
        </w:p>
        <w:p w14:paraId="69CF658E" w14:textId="5F46AE2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9" w:history="1">
            <w:r w:rsidRPr="00500B40">
              <w:rPr>
                <w:rStyle w:val="Hyperlink"/>
                <w:noProof/>
              </w:rPr>
              <w:t>C-8.2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Specification</w:t>
            </w:r>
            <w:r>
              <w:rPr>
                <w:noProof/>
                <w:webHidden/>
              </w:rPr>
              <w:tab/>
            </w:r>
            <w:r>
              <w:rPr>
                <w:noProof/>
                <w:webHidden/>
              </w:rPr>
              <w:fldChar w:fldCharType="begin"/>
            </w:r>
            <w:r>
              <w:rPr>
                <w:noProof/>
                <w:webHidden/>
              </w:rPr>
              <w:instrText xml:space="preserve"> PAGEREF _Toc178869439 \h </w:instrText>
            </w:r>
            <w:r>
              <w:rPr>
                <w:noProof/>
                <w:webHidden/>
              </w:rPr>
            </w:r>
            <w:r>
              <w:rPr>
                <w:noProof/>
                <w:webHidden/>
              </w:rPr>
              <w:fldChar w:fldCharType="separate"/>
            </w:r>
            <w:r w:rsidR="000553AC">
              <w:rPr>
                <w:noProof/>
                <w:webHidden/>
              </w:rPr>
              <w:t>99</w:t>
            </w:r>
            <w:r>
              <w:rPr>
                <w:noProof/>
                <w:webHidden/>
              </w:rPr>
              <w:fldChar w:fldCharType="end"/>
            </w:r>
          </w:hyperlink>
        </w:p>
        <w:p w14:paraId="5477EE39" w14:textId="18BC712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40"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Thinning Algorithms</w:t>
            </w:r>
            <w:r>
              <w:rPr>
                <w:noProof/>
                <w:webHidden/>
              </w:rPr>
              <w:tab/>
            </w:r>
            <w:r>
              <w:rPr>
                <w:noProof/>
                <w:webHidden/>
              </w:rPr>
              <w:fldChar w:fldCharType="begin"/>
            </w:r>
            <w:r>
              <w:rPr>
                <w:noProof/>
                <w:webHidden/>
              </w:rPr>
              <w:instrText xml:space="preserve"> PAGEREF _Toc178869440 \h </w:instrText>
            </w:r>
            <w:r>
              <w:rPr>
                <w:noProof/>
                <w:webHidden/>
              </w:rPr>
            </w:r>
            <w:r>
              <w:rPr>
                <w:noProof/>
                <w:webHidden/>
              </w:rPr>
              <w:fldChar w:fldCharType="separate"/>
            </w:r>
            <w:r w:rsidR="000553AC">
              <w:rPr>
                <w:noProof/>
                <w:webHidden/>
              </w:rPr>
              <w:t>100</w:t>
            </w:r>
            <w:r>
              <w:rPr>
                <w:noProof/>
                <w:webHidden/>
              </w:rPr>
              <w:fldChar w:fldCharType="end"/>
            </w:r>
          </w:hyperlink>
        </w:p>
        <w:p w14:paraId="17FAE14B" w14:textId="7F88F1F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1"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_Toc178869441 \h </w:instrText>
            </w:r>
            <w:r>
              <w:rPr>
                <w:noProof/>
                <w:webHidden/>
              </w:rPr>
            </w:r>
            <w:r>
              <w:rPr>
                <w:noProof/>
                <w:webHidden/>
              </w:rPr>
              <w:fldChar w:fldCharType="separate"/>
            </w:r>
            <w:r w:rsidR="000553AC">
              <w:rPr>
                <w:noProof/>
                <w:webHidden/>
              </w:rPr>
              <w:t>100</w:t>
            </w:r>
            <w:r>
              <w:rPr>
                <w:noProof/>
                <w:webHidden/>
              </w:rPr>
              <w:fldChar w:fldCharType="end"/>
            </w:r>
          </w:hyperlink>
        </w:p>
        <w:p w14:paraId="0EA1B2E5" w14:textId="23BC2F9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2"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Regularly gridded data</w:t>
            </w:r>
            <w:r>
              <w:rPr>
                <w:noProof/>
                <w:webHidden/>
              </w:rPr>
              <w:tab/>
            </w:r>
            <w:r>
              <w:rPr>
                <w:noProof/>
                <w:webHidden/>
              </w:rPr>
              <w:fldChar w:fldCharType="begin"/>
            </w:r>
            <w:r>
              <w:rPr>
                <w:noProof/>
                <w:webHidden/>
              </w:rPr>
              <w:instrText xml:space="preserve"> PAGEREF _Toc178869442 \h </w:instrText>
            </w:r>
            <w:r>
              <w:rPr>
                <w:noProof/>
                <w:webHidden/>
              </w:rPr>
            </w:r>
            <w:r>
              <w:rPr>
                <w:noProof/>
                <w:webHidden/>
              </w:rPr>
              <w:fldChar w:fldCharType="separate"/>
            </w:r>
            <w:r w:rsidR="000553AC">
              <w:rPr>
                <w:noProof/>
                <w:webHidden/>
              </w:rPr>
              <w:t>100</w:t>
            </w:r>
            <w:r>
              <w:rPr>
                <w:noProof/>
                <w:webHidden/>
              </w:rPr>
              <w:fldChar w:fldCharType="end"/>
            </w:r>
          </w:hyperlink>
        </w:p>
        <w:p w14:paraId="22BDCFFF" w14:textId="6C58BAF4"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r w:rsidRPr="00237F07">
              <w:rPr>
                <w:rFonts w:cs="Arial"/>
              </w:rPr>
              <w:t>J.Powell</w:t>
            </w:r>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206" w:name="_Hlk178940581"/>
            <w:r w:rsidRPr="00B77A92">
              <w:rPr>
                <w:rFonts w:cs="Arial"/>
              </w:rPr>
              <w:t>MSC.530(106</w:t>
            </w:r>
            <w:bookmarkEnd w:id="206"/>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4"/>
          <w:footerReference w:type="default" r:id="rId15"/>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AE3E22">
      <w:pPr>
        <w:pStyle w:val="Heading1"/>
        <w:rPr>
          <w:rFonts w:eastAsia="MS Mincho"/>
        </w:rPr>
      </w:pPr>
      <w:bookmarkStart w:id="207" w:name="_Toc178869239"/>
      <w:bookmarkEnd w:id="0"/>
      <w:bookmarkEnd w:id="1"/>
      <w:bookmarkEnd w:id="2"/>
      <w:r w:rsidRPr="00237F07">
        <w:rPr>
          <w:rFonts w:eastAsia="MS Mincho"/>
        </w:rPr>
        <w:t>Introduction</w:t>
      </w:r>
      <w:bookmarkEnd w:id="207"/>
    </w:p>
    <w:p w14:paraId="0BEA3CBA" w14:textId="50ADCDDB" w:rsidR="00C951BB" w:rsidRPr="00237F07" w:rsidRDefault="0096094A" w:rsidP="004E61EE">
      <w:pPr>
        <w:spacing w:after="120" w:line="240" w:lineRule="auto"/>
        <w:jc w:val="both"/>
      </w:pPr>
      <w:r w:rsidRPr="00237F07">
        <w:t xml:space="preserve">This </w:t>
      </w:r>
      <w:r w:rsidR="007F33C3" w:rsidRPr="00237F07">
        <w:t>Annex</w:t>
      </w:r>
      <w:r w:rsidRPr="00237F07">
        <w:t xml:space="preserve"> </w:t>
      </w:r>
      <w:commentRangeStart w:id="208"/>
      <w:commentRangeStart w:id="209"/>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w:t>
      </w:r>
      <w:commentRangeEnd w:id="208"/>
      <w:r w:rsidR="00411E72">
        <w:rPr>
          <w:rStyle w:val="CommentReference"/>
        </w:rPr>
        <w:commentReference w:id="208"/>
      </w:r>
      <w:commentRangeEnd w:id="209"/>
      <w:r w:rsidR="008972A2">
        <w:rPr>
          <w:rStyle w:val="CommentReference"/>
        </w:rPr>
        <w:commentReference w:id="209"/>
      </w:r>
      <w:r w:rsidRPr="00237F07">
        <w:t xml:space="preserve">and other </w:t>
      </w:r>
      <w:r w:rsidR="00C951BB" w:rsidRPr="00237F07">
        <w:t>user interaction</w:t>
      </w:r>
      <w:r w:rsidRPr="00237F07">
        <w:t xml:space="preserve"> functionalities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2F90DF6" w:rsidR="0096094A" w:rsidRPr="00237F07" w:rsidRDefault="00C951BB" w:rsidP="004E61EE">
      <w:pPr>
        <w:spacing w:after="120" w:line="240" w:lineRule="auto"/>
        <w:jc w:val="both"/>
      </w:pPr>
      <w:r w:rsidRPr="00237F07">
        <w:t>This Annex</w:t>
      </w:r>
      <w:r w:rsidR="007F33C3"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A6FC357" w:rsidR="00413E27" w:rsidRPr="00237F07" w:rsidRDefault="00E60658" w:rsidP="004E61EE">
      <w:pPr>
        <w:spacing w:after="120" w:line="240" w:lineRule="auto"/>
        <w:jc w:val="both"/>
      </w:pPr>
      <w:r w:rsidRPr="00237F07">
        <w:t xml:space="preserve">This Annex 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commentRangeStart w:id="210"/>
      <w:commentRangeStart w:id="211"/>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commentRangeEnd w:id="210"/>
      <w:r w:rsidR="00411E72">
        <w:rPr>
          <w:rStyle w:val="CommentReference"/>
        </w:rPr>
        <w:commentReference w:id="210"/>
      </w:r>
      <w:commentRangeEnd w:id="211"/>
      <w:r w:rsidR="00411E72">
        <w:rPr>
          <w:rStyle w:val="CommentReference"/>
        </w:rPr>
        <w:commentReference w:id="211"/>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20F85E56"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Annex 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16A.</w:t>
      </w:r>
    </w:p>
    <w:p w14:paraId="3AEB7C84" w14:textId="5EB4C428"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Pr="00237F07">
        <w:t>Annex</w:t>
      </w:r>
      <w:r w:rsidR="008748FB" w:rsidRPr="00237F07">
        <w:t xml:space="preserve"> and a mandatory requirement in an applicable standard, the requirement in the standard supersedes the guidance in this </w:t>
      </w:r>
      <w:r w:rsidRPr="00237F07">
        <w:t>Annex</w:t>
      </w:r>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the Specifications can be kept effective and up to date.</w:t>
      </w:r>
    </w:p>
    <w:p w14:paraId="74DA086D" w14:textId="49D647FC" w:rsidR="008172D8" w:rsidRPr="00237F07" w:rsidRDefault="00C23C23" w:rsidP="004E61EE">
      <w:pPr>
        <w:spacing w:after="120" w:line="240" w:lineRule="auto"/>
        <w:jc w:val="both"/>
      </w:pPr>
      <w:r w:rsidRPr="00237F07">
        <w:t xml:space="preserve">The specifications in this Annex also apply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97FD68D" w14:textId="1548D5C5" w:rsidR="0064639B" w:rsidRPr="00237F07" w:rsidRDefault="0064639B" w:rsidP="00AE3E22">
      <w:pPr>
        <w:pStyle w:val="Heading1"/>
      </w:pPr>
      <w:bookmarkStart w:id="212" w:name="_Toc38829536"/>
      <w:bookmarkStart w:id="213" w:name="_Toc38830039"/>
      <w:bookmarkStart w:id="214" w:name="_Toc38936204"/>
      <w:bookmarkStart w:id="215" w:name="_Toc40990380"/>
      <w:bookmarkStart w:id="216" w:name="_Toc178869240"/>
      <w:bookmarkEnd w:id="212"/>
      <w:bookmarkEnd w:id="213"/>
      <w:bookmarkEnd w:id="214"/>
      <w:bookmarkEnd w:id="215"/>
      <w:r w:rsidRPr="00237F07">
        <w:t>References</w:t>
      </w:r>
      <w:bookmarkEnd w:id="216"/>
    </w:p>
    <w:p w14:paraId="263D91F4" w14:textId="7B06BD9B" w:rsidR="0096295A" w:rsidRDefault="0096295A" w:rsidP="00AE3E22">
      <w:pPr>
        <w:pStyle w:val="Heading2"/>
      </w:pPr>
      <w:bookmarkStart w:id="217" w:name="_Toc178869241"/>
      <w:r w:rsidRPr="00237F07">
        <w:t>Normative references</w:t>
      </w:r>
      <w:bookmarkEnd w:id="217"/>
    </w:p>
    <w:p w14:paraId="6BD7343C" w14:textId="3530E47E" w:rsidR="00B727EB" w:rsidRPr="00237F07" w:rsidRDefault="00B727EB" w:rsidP="004E61EE">
      <w:pPr>
        <w:spacing w:after="120" w:line="240" w:lineRule="auto"/>
        <w:ind w:left="1418" w:hanging="1418"/>
        <w:jc w:val="both"/>
        <w:rPr>
          <w:lang w:eastAsia="en-GB"/>
        </w:rPr>
      </w:pPr>
      <w:bookmarkStart w:id="218"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218"/>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Pr="00237F07" w:rsidRDefault="00B727EB" w:rsidP="004E61EE">
      <w:pPr>
        <w:spacing w:after="120" w:line="240" w:lineRule="auto"/>
        <w:ind w:left="1418" w:hanging="1418"/>
        <w:jc w:val="both"/>
        <w:rPr>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219"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MSC.1/Circ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AE3E22">
      <w:pPr>
        <w:pStyle w:val="Heading2"/>
        <w:rPr>
          <w:lang w:eastAsia="en-GB"/>
        </w:rPr>
      </w:pPr>
      <w:bookmarkStart w:id="220" w:name="_Toc178869242"/>
      <w:bookmarkEnd w:id="219"/>
      <w:r w:rsidRPr="00237F07">
        <w:rPr>
          <w:lang w:eastAsia="en-GB"/>
        </w:rPr>
        <w:t>Informative references</w:t>
      </w:r>
      <w:bookmarkEnd w:id="220"/>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221" w:name="_Toc178869243"/>
      <w:r w:rsidRPr="00237F07">
        <w:rPr>
          <w:lang w:eastAsia="en-GB"/>
        </w:rPr>
        <w:t>Abbreviations and Notation</w:t>
      </w:r>
      <w:bookmarkEnd w:id="221"/>
    </w:p>
    <w:p w14:paraId="672C963E" w14:textId="6BCD1D62" w:rsidR="003E7D16" w:rsidRPr="00237F07" w:rsidRDefault="003E7D16" w:rsidP="00214B3A">
      <w:pPr>
        <w:pStyle w:val="Heading2"/>
        <w:rPr>
          <w:lang w:eastAsia="en-GB"/>
        </w:rPr>
      </w:pPr>
      <w:bookmarkStart w:id="222" w:name="_Toc99104495"/>
      <w:bookmarkStart w:id="223" w:name="_Toc99104948"/>
      <w:bookmarkStart w:id="224" w:name="_Toc178869244"/>
      <w:bookmarkEnd w:id="222"/>
      <w:bookmarkEnd w:id="223"/>
      <w:r w:rsidRPr="00237F07">
        <w:rPr>
          <w:lang w:eastAsia="en-GB"/>
        </w:rPr>
        <w:t>Abbreviations</w:t>
      </w:r>
      <w:bookmarkEnd w:id="224"/>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Pr="00237F07" w:rsidRDefault="006665AC" w:rsidP="004E61EE">
      <w:pPr>
        <w:spacing w:after="120" w:line="240" w:lineRule="auto"/>
        <w:rPr>
          <w:lang w:eastAsia="en-GB"/>
        </w:rPr>
      </w:pPr>
      <w:r w:rsidRPr="00237F07">
        <w:rPr>
          <w:lang w:eastAsia="en-GB"/>
        </w:rPr>
        <w:t>SD</w:t>
      </w:r>
      <w:r w:rsidRPr="00237F07">
        <w:rPr>
          <w:lang w:eastAsia="en-GB"/>
        </w:rPr>
        <w:tab/>
        <w:t>System Database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B4FA873"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t>EXtensible Markup Language</w:t>
      </w:r>
    </w:p>
    <w:p w14:paraId="39D7BC53" w14:textId="6DE7B10B" w:rsidR="00815769" w:rsidRPr="00237F07" w:rsidRDefault="00815769" w:rsidP="004E61EE">
      <w:pPr>
        <w:spacing w:after="120" w:line="240" w:lineRule="auto"/>
        <w:rPr>
          <w:lang w:eastAsia="en-GB"/>
        </w:rPr>
      </w:pPr>
      <w:r w:rsidRPr="00237F07">
        <w:rPr>
          <w:lang w:eastAsia="en-GB"/>
        </w:rPr>
        <w:t>XSLT</w:t>
      </w:r>
      <w:r w:rsidRPr="00237F07">
        <w:rPr>
          <w:lang w:eastAsia="en-GB"/>
        </w:rPr>
        <w:tab/>
        <w:t>EXtensible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214B3A">
      <w:pPr>
        <w:pStyle w:val="Heading2"/>
        <w:rPr>
          <w:lang w:eastAsia="en-GB"/>
        </w:rPr>
      </w:pPr>
      <w:bookmarkStart w:id="225" w:name="_Toc178869245"/>
      <w:r w:rsidRPr="00237F07">
        <w:rPr>
          <w:lang w:eastAsia="en-GB"/>
        </w:rPr>
        <w:t>Notation</w:t>
      </w:r>
      <w:bookmarkEnd w:id="225"/>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(“LandArea”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226" w:name="_Hlk87453078"/>
      <w:r w:rsidRPr="00237F07">
        <w:rPr>
          <w:lang w:eastAsia="en-GB"/>
        </w:rPr>
        <w:t>Attributes are referenced by their names in camel-case with initial letters in lower case, or space-separated names in all lower case (“visuallyConspicuous” or “visually conspicuous”).</w:t>
      </w:r>
      <w:bookmarkEnd w:id="226"/>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0"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480BC0">
      <w:pPr>
        <w:pStyle w:val="Heading2"/>
        <w:rPr>
          <w:lang w:eastAsia="en-GB"/>
        </w:rPr>
      </w:pPr>
      <w:bookmarkStart w:id="227" w:name="_Toc178869246"/>
      <w:r w:rsidRPr="00237F07">
        <w:rPr>
          <w:lang w:eastAsia="en-GB"/>
        </w:rPr>
        <w:t>Normative vs Informative</w:t>
      </w:r>
      <w:r w:rsidR="00B6123E" w:rsidRPr="00237F07">
        <w:rPr>
          <w:lang w:eastAsia="en-GB"/>
        </w:rPr>
        <w:t xml:space="preserve"> within this document</w:t>
      </w:r>
      <w:r w:rsidRPr="00237F07">
        <w:rPr>
          <w:lang w:eastAsia="en-GB"/>
        </w:rPr>
        <w:t>.</w:t>
      </w:r>
      <w:bookmarkEnd w:id="227"/>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228" w:name="_Toc40990386"/>
      <w:bookmarkStart w:id="229" w:name="_Toc40990387"/>
      <w:bookmarkStart w:id="230" w:name="_Toc40990388"/>
      <w:bookmarkStart w:id="231" w:name="_Toc40990389"/>
      <w:bookmarkStart w:id="232" w:name="_Toc40990390"/>
      <w:bookmarkStart w:id="233" w:name="_Toc40990391"/>
      <w:bookmarkStart w:id="234" w:name="_Toc40990392"/>
      <w:bookmarkStart w:id="235" w:name="_Toc40990393"/>
      <w:bookmarkStart w:id="236" w:name="_Toc40990394"/>
      <w:bookmarkStart w:id="237" w:name="_Toc40990395"/>
      <w:bookmarkStart w:id="238" w:name="_Toc40990396"/>
      <w:bookmarkStart w:id="239" w:name="_Toc40990397"/>
      <w:bookmarkStart w:id="240" w:name="_Toc40990398"/>
      <w:bookmarkStart w:id="241" w:name="_Toc40990399"/>
      <w:bookmarkStart w:id="242" w:name="_Toc40990400"/>
      <w:bookmarkStart w:id="243" w:name="_Toc40990401"/>
      <w:bookmarkStart w:id="244" w:name="_Toc38829544"/>
      <w:bookmarkStart w:id="245" w:name="_Toc38830047"/>
      <w:bookmarkStart w:id="246" w:name="_Toc17886924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246"/>
      <w:r w:rsidR="00411D24" w:rsidRPr="00B812CA">
        <w:t xml:space="preserve"> </w:t>
      </w:r>
    </w:p>
    <w:p w14:paraId="72A69B43" w14:textId="29666087" w:rsidR="00826285" w:rsidRPr="00237F07" w:rsidRDefault="00826285" w:rsidP="00F2390C">
      <w:pPr>
        <w:pStyle w:val="Heading2"/>
      </w:pPr>
      <w:bookmarkStart w:id="247" w:name="_Toc178869248"/>
      <w:r w:rsidRPr="00237F07">
        <w:t>The concepts of ENC</w:t>
      </w:r>
      <w:r w:rsidR="00C64C79" w:rsidRPr="00237F07">
        <w:t>, ENDS and System Database</w:t>
      </w:r>
      <w:bookmarkEnd w:id="247"/>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248"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248"/>
      <w:r w:rsidR="0007117E" w:rsidRPr="00237F07">
        <w:rPr>
          <w:i w:val="0"/>
          <w:iCs w:val="0"/>
        </w:rPr>
        <w:t>.</w:t>
      </w:r>
    </w:p>
    <w:p w14:paraId="11B34173" w14:textId="77777777" w:rsidR="00826285" w:rsidRPr="00237F07" w:rsidRDefault="00826285" w:rsidP="00F2390C">
      <w:pPr>
        <w:pStyle w:val="Heading2"/>
      </w:pPr>
      <w:bookmarkStart w:id="249" w:name="_Ref98329076"/>
      <w:bookmarkStart w:id="250" w:name="_Ref98339151"/>
      <w:bookmarkStart w:id="251" w:name="_Ref98339270"/>
      <w:bookmarkStart w:id="252" w:name="_Toc178869249"/>
      <w:r w:rsidRPr="00237F07">
        <w:t>ECDIS concept, limitations, and challenges</w:t>
      </w:r>
      <w:bookmarkEnd w:id="249"/>
      <w:bookmarkEnd w:id="250"/>
      <w:bookmarkEnd w:id="251"/>
      <w:bookmarkEnd w:id="252"/>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commentRangeStart w:id="253"/>
      <w:commentRangeStart w:id="254"/>
      <w:commentRangeStart w:id="255"/>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commentRangeEnd w:id="253"/>
      <w:r w:rsidR="00411E72">
        <w:rPr>
          <w:rStyle w:val="CommentReference"/>
        </w:rPr>
        <w:commentReference w:id="253"/>
      </w:r>
      <w:commentRangeEnd w:id="254"/>
      <w:r w:rsidR="00411E72">
        <w:rPr>
          <w:rStyle w:val="CommentReference"/>
        </w:rPr>
        <w:commentReference w:id="254"/>
      </w:r>
      <w:commentRangeEnd w:id="255"/>
      <w:r w:rsidR="008972A2">
        <w:rPr>
          <w:rStyle w:val="CommentReference"/>
        </w:rPr>
        <w:commentReference w:id="255"/>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256" w:name="_Toc178869250"/>
      <w:r w:rsidRPr="00237F07">
        <w:t>Depth Related Functionality</w:t>
      </w:r>
      <w:bookmarkEnd w:id="256"/>
    </w:p>
    <w:p w14:paraId="24F56AB2" w14:textId="7D7272EC"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using an interoperable combination of S-101, S-102 and S-104 data, both for monitoring and planning purposes. This is described fully in appendix C-2</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F2390C">
      <w:pPr>
        <w:pStyle w:val="Heading2"/>
      </w:pPr>
      <w:bookmarkStart w:id="257" w:name="_Toc178869251"/>
      <w:r w:rsidRPr="00237F07">
        <w:t>I</w:t>
      </w:r>
      <w:r w:rsidR="000F49BE" w:rsidRPr="00237F07">
        <w:t>ntegrated Navigation System (INS)</w:t>
      </w:r>
      <w:r w:rsidR="004C242A" w:rsidRPr="00237F07">
        <w:t xml:space="preserve"> concept, limitations and challenges</w:t>
      </w:r>
      <w:bookmarkEnd w:id="257"/>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258" w:name="_Toc38936212"/>
      <w:bookmarkStart w:id="259" w:name="_Toc40990404"/>
      <w:bookmarkStart w:id="260" w:name="_Toc41235015"/>
      <w:bookmarkStart w:id="261" w:name="_Toc41235059"/>
      <w:bookmarkStart w:id="262" w:name="_Toc38936213"/>
      <w:bookmarkStart w:id="263" w:name="_Toc40990405"/>
      <w:bookmarkStart w:id="264" w:name="_Toc41235016"/>
      <w:bookmarkStart w:id="265" w:name="_Toc41235060"/>
      <w:bookmarkStart w:id="266" w:name="_Toc178869252"/>
      <w:bookmarkEnd w:id="258"/>
      <w:bookmarkEnd w:id="259"/>
      <w:bookmarkEnd w:id="260"/>
      <w:bookmarkEnd w:id="261"/>
      <w:bookmarkEnd w:id="262"/>
      <w:bookmarkEnd w:id="263"/>
      <w:bookmarkEnd w:id="264"/>
      <w:bookmarkEnd w:id="265"/>
      <w:r w:rsidRPr="00237F07">
        <w:t>User Interface Design</w:t>
      </w:r>
      <w:bookmarkEnd w:id="266"/>
    </w:p>
    <w:p w14:paraId="5681FAC0" w14:textId="00D054DE" w:rsidR="00793684" w:rsidRPr="00237F07" w:rsidRDefault="00793684" w:rsidP="00F2390C">
      <w:pPr>
        <w:pStyle w:val="Heading2"/>
      </w:pPr>
      <w:bookmarkStart w:id="267" w:name="_Toc178869253"/>
      <w:r w:rsidRPr="00237F07">
        <w:t>General principles</w:t>
      </w:r>
      <w:bookmarkEnd w:id="267"/>
    </w:p>
    <w:p w14:paraId="3367E527" w14:textId="6B2E032D" w:rsidR="00B63F00" w:rsidRPr="00237F07" w:rsidRDefault="00E5289F" w:rsidP="004E61EE">
      <w:pPr>
        <w:spacing w:after="120" w:line="240" w:lineRule="auto"/>
        <w:jc w:val="both"/>
      </w:pPr>
      <w:r w:rsidRPr="00237F07">
        <w:t xml:space="preserve">The guidelines in </w:t>
      </w:r>
      <w:commentRangeStart w:id="268"/>
      <w:commentRangeStart w:id="269"/>
      <w:r w:rsidR="00B268EF" w:rsidRPr="00237F07">
        <w:t>IMO</w:t>
      </w:r>
      <w:commentRangeEnd w:id="268"/>
      <w:r w:rsidR="002128CD">
        <w:rPr>
          <w:rStyle w:val="CommentReference"/>
        </w:rPr>
        <w:commentReference w:id="268"/>
      </w:r>
      <w:commentRangeEnd w:id="269"/>
      <w:r w:rsidR="008972A2">
        <w:rPr>
          <w:rStyle w:val="CommentReference"/>
        </w:rPr>
        <w:commentReference w:id="269"/>
      </w:r>
      <w:r w:rsidR="00B268EF" w:rsidRPr="00237F07">
        <w:t xml:space="preserve">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w:t>
      </w:r>
      <w:commentRangeStart w:id="270"/>
      <w:commentRangeStart w:id="271"/>
      <w:r w:rsidR="00CF001C" w:rsidRPr="00237F07">
        <w:t>in</w:t>
      </w:r>
      <w:commentRangeEnd w:id="270"/>
      <w:r w:rsidR="002128CD">
        <w:rPr>
          <w:rStyle w:val="CommentReference"/>
        </w:rPr>
        <w:commentReference w:id="270"/>
      </w:r>
      <w:commentRangeEnd w:id="271"/>
      <w:r w:rsidR="008972A2">
        <w:rPr>
          <w:rStyle w:val="CommentReference"/>
        </w:rPr>
        <w:commentReference w:id="271"/>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272" w:name="_Toc47708006"/>
      <w:bookmarkStart w:id="273" w:name="_Toc178869254"/>
      <w:bookmarkEnd w:id="272"/>
      <w:r w:rsidRPr="00237F07">
        <w:t>Data</w:t>
      </w:r>
      <w:r w:rsidR="00E12CDB" w:rsidRPr="00237F07">
        <w:t xml:space="preserve"> </w:t>
      </w:r>
      <w:r w:rsidRPr="00237F07">
        <w:t>L</w:t>
      </w:r>
      <w:r w:rsidR="00E12CDB" w:rsidRPr="00237F07">
        <w:t>ayers</w:t>
      </w:r>
      <w:bookmarkEnd w:id="273"/>
    </w:p>
    <w:p w14:paraId="77DB75E3" w14:textId="39CA3488" w:rsidR="00D60E7E" w:rsidRPr="00237F07" w:rsidRDefault="00B55D04" w:rsidP="00F2390C">
      <w:pPr>
        <w:pStyle w:val="Heading2"/>
      </w:pPr>
      <w:bookmarkStart w:id="274" w:name="_Toc175130107"/>
      <w:bookmarkStart w:id="275" w:name="_Toc178784314"/>
      <w:bookmarkStart w:id="276" w:name="_Ref45143574"/>
      <w:bookmarkStart w:id="277" w:name="_Toc178869255"/>
      <w:bookmarkEnd w:id="274"/>
      <w:bookmarkEnd w:id="275"/>
      <w:r w:rsidRPr="00237F07">
        <w:t>D</w:t>
      </w:r>
      <w:r w:rsidR="00960834" w:rsidRPr="00237F07">
        <w:t xml:space="preserve">ata </w:t>
      </w:r>
      <w:r w:rsidR="008549AF" w:rsidRPr="00237F07">
        <w:t>products and information layers</w:t>
      </w:r>
      <w:bookmarkEnd w:id="276"/>
      <w:bookmarkEnd w:id="277"/>
    </w:p>
    <w:p w14:paraId="130C22D9" w14:textId="0D0BF85D" w:rsidR="00B55D04" w:rsidRPr="00237F07" w:rsidRDefault="00B55D04" w:rsidP="00F2390C">
      <w:pPr>
        <w:pStyle w:val="Heading3"/>
      </w:pPr>
      <w:bookmarkStart w:id="278" w:name="_Ref45055302"/>
      <w:bookmarkStart w:id="279" w:name="_Ref45211567"/>
      <w:bookmarkStart w:id="280" w:name="_Toc178869256"/>
      <w:r w:rsidRPr="00237F07">
        <w:t>Basic product</w:t>
      </w:r>
      <w:r w:rsidR="00FD4A8D" w:rsidRPr="00237F07">
        <w:t xml:space="preserve"> specifications</w:t>
      </w:r>
      <w:r w:rsidRPr="00237F07">
        <w:t xml:space="preserve"> and layers</w:t>
      </w:r>
      <w:bookmarkEnd w:id="278"/>
      <w:bookmarkEnd w:id="279"/>
      <w:bookmarkEnd w:id="280"/>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0E918ADE"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281" w:author="jonathan pritchard" w:date="2024-10-14T00:53:00Z" w16du:dateUtc="2024-10-13T23:53:00Z">
        <w:r w:rsidR="008972A2">
          <w:t>;</w:t>
        </w:r>
      </w:ins>
      <w:del w:id="282" w:author="jonathan pritchard" w:date="2024-10-14T00:53:00Z" w16du:dateUtc="2024-10-13T23:53:00Z">
        <w:r w:rsidRPr="00237F07" w:rsidDel="008972A2">
          <w:delText xml:space="preserve"> </w:delText>
        </w:r>
      </w:del>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34968395" w:rsidR="001A3D58" w:rsidRPr="00237F07" w:rsidRDefault="000F2A6A" w:rsidP="00AE2737">
      <w:pPr>
        <w:pStyle w:val="ListParagraph"/>
        <w:numPr>
          <w:ilvl w:val="0"/>
          <w:numId w:val="16"/>
        </w:numPr>
        <w:spacing w:after="60" w:line="240" w:lineRule="auto"/>
        <w:jc w:val="both"/>
      </w:pPr>
      <w:commentRangeStart w:id="283"/>
      <w:commentRangeStart w:id="284"/>
      <w:r w:rsidRPr="00237F07">
        <w:t xml:space="preserve">S-129 </w:t>
      </w:r>
      <w:commentRangeStart w:id="285"/>
      <w:commentRangeStart w:id="286"/>
      <w:r w:rsidRPr="00237F07">
        <w:t>Under</w:t>
      </w:r>
      <w:r w:rsidR="002128CD">
        <w:t xml:space="preserve"> </w:t>
      </w:r>
      <w:ins w:id="287" w:author="jonathan pritchard" w:date="2024-10-14T00:52:00Z" w16du:dateUtc="2024-10-13T23:52:00Z">
        <w:r w:rsidR="008972A2">
          <w:t>K</w:t>
        </w:r>
      </w:ins>
      <w:del w:id="288" w:author="jonathan pritchard" w:date="2024-10-14T00:52:00Z" w16du:dateUtc="2024-10-13T23:52:00Z">
        <w:r w:rsidRPr="00237F07" w:rsidDel="008972A2">
          <w:delText>k</w:delText>
        </w:r>
      </w:del>
      <w:r w:rsidRPr="00237F07">
        <w:t xml:space="preserve">eel </w:t>
      </w:r>
      <w:commentRangeEnd w:id="285"/>
      <w:r w:rsidR="002128CD">
        <w:rPr>
          <w:rStyle w:val="CommentReference"/>
        </w:rPr>
        <w:commentReference w:id="285"/>
      </w:r>
      <w:commentRangeEnd w:id="286"/>
      <w:r w:rsidR="008972A2">
        <w:rPr>
          <w:rStyle w:val="CommentReference"/>
        </w:rPr>
        <w:commentReference w:id="286"/>
      </w:r>
      <w:r w:rsidRPr="00237F07">
        <w:t>Clearance</w:t>
      </w:r>
      <w:ins w:id="289" w:author="jonathan pritchard" w:date="2024-10-14T00:52:00Z" w16du:dateUtc="2024-10-13T23:52:00Z">
        <w:r w:rsidR="008972A2">
          <w:t xml:space="preserve"> Management</w:t>
        </w:r>
      </w:ins>
      <w:r w:rsidRPr="00237F07">
        <w:t>;</w:t>
      </w:r>
      <w:commentRangeEnd w:id="283"/>
      <w:r w:rsidR="00BE1192">
        <w:rPr>
          <w:rStyle w:val="CommentReference"/>
        </w:rPr>
        <w:commentReference w:id="283"/>
      </w:r>
      <w:commentRangeEnd w:id="284"/>
      <w:r w:rsidR="008972A2">
        <w:rPr>
          <w:rStyle w:val="CommentReference"/>
        </w:rPr>
        <w:commentReference w:id="284"/>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77777777" w:rsidR="00796161" w:rsidRPr="00237F07" w:rsidRDefault="00796161" w:rsidP="00796161">
      <w:pPr>
        <w:pStyle w:val="ListParagraph"/>
        <w:spacing w:after="120" w:line="240" w:lineRule="auto"/>
        <w:jc w:val="both"/>
      </w:pPr>
    </w:p>
    <w:p w14:paraId="2AA0EF74" w14:textId="76329AB1" w:rsidR="00D60E7E" w:rsidRPr="00237F07" w:rsidRDefault="00B55D04" w:rsidP="00B42F17">
      <w:pPr>
        <w:pStyle w:val="Heading3"/>
      </w:pPr>
      <w:bookmarkStart w:id="290" w:name="_Ref45055480"/>
      <w:bookmarkStart w:id="291" w:name="_Ref45211570"/>
      <w:bookmarkStart w:id="292" w:name="_Toc178869257"/>
      <w:r w:rsidRPr="00237F07">
        <w:t xml:space="preserve">Other </w:t>
      </w:r>
      <w:r w:rsidR="008549AF" w:rsidRPr="00237F07">
        <w:t>data products</w:t>
      </w:r>
      <w:bookmarkEnd w:id="290"/>
      <w:bookmarkEnd w:id="291"/>
      <w:bookmarkEnd w:id="292"/>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w:t>
      </w:r>
      <w:commentRangeStart w:id="293"/>
      <w:commentRangeStart w:id="294"/>
      <w:r w:rsidR="00776736" w:rsidRPr="00B77A92">
        <w:t>n</w:t>
      </w:r>
      <w:r w:rsidR="002128CD">
        <w:t>;</w:t>
      </w:r>
      <w:commentRangeEnd w:id="293"/>
      <w:r w:rsidR="002128CD">
        <w:rPr>
          <w:rStyle w:val="CommentReference"/>
        </w:rPr>
        <w:commentReference w:id="293"/>
      </w:r>
      <w:commentRangeEnd w:id="294"/>
      <w:r w:rsidR="008972A2">
        <w:rPr>
          <w:rStyle w:val="CommentReference"/>
        </w:rPr>
        <w:commentReference w:id="294"/>
      </w:r>
    </w:p>
    <w:p w14:paraId="1E5EFECA" w14:textId="2AF79F9A" w:rsidR="00776736" w:rsidRPr="00237F07" w:rsidRDefault="00776736" w:rsidP="00AE2737">
      <w:pPr>
        <w:pStyle w:val="ListParagraph"/>
        <w:numPr>
          <w:ilvl w:val="0"/>
          <w:numId w:val="17"/>
        </w:numPr>
        <w:spacing w:after="60" w:line="240" w:lineRule="auto"/>
        <w:jc w:val="both"/>
      </w:pPr>
      <w:commentRangeStart w:id="295"/>
      <w:commentRangeStart w:id="296"/>
      <w:r w:rsidRPr="00B77A92">
        <w:t xml:space="preserve">S-126 </w:t>
      </w:r>
      <w:ins w:id="297" w:author="jonathan pritchard" w:date="2024-10-14T00:52:00Z" w16du:dateUtc="2024-10-13T23:52:00Z">
        <w:r w:rsidR="008972A2">
          <w:t xml:space="preserve">Marine </w:t>
        </w:r>
      </w:ins>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7C72A2C8" w:rsidR="00776736" w:rsidRPr="00B77A92" w:rsidRDefault="00776736" w:rsidP="00AE2737">
      <w:pPr>
        <w:pStyle w:val="ListParagraph"/>
        <w:numPr>
          <w:ilvl w:val="0"/>
          <w:numId w:val="17"/>
        </w:numPr>
        <w:spacing w:after="60" w:line="240" w:lineRule="auto"/>
        <w:jc w:val="both"/>
      </w:pPr>
      <w:r w:rsidRPr="00B77A92">
        <w:t>WMO S-411</w:t>
      </w:r>
      <w:del w:id="298" w:author="jonathan pritchard" w:date="2024-10-14T00:53:00Z" w16du:dateUtc="2024-10-13T23:53:00Z">
        <w:r w:rsidRPr="00B77A92" w:rsidDel="008972A2">
          <w:delText xml:space="preserve"> </w:delText>
        </w:r>
      </w:del>
      <w:del w:id="299" w:author="jonathan pritchard" w:date="2024-10-14T00:52:00Z" w16du:dateUtc="2024-10-13T23:52:00Z">
        <w:r w:rsidRPr="00B77A92" w:rsidDel="008972A2">
          <w:delText>Dynamic</w:delText>
        </w:r>
      </w:del>
      <w:r w:rsidRPr="00B77A92">
        <w:t xml:space="preserve"> Ice Information</w:t>
      </w:r>
      <w:r w:rsidR="002128CD">
        <w:t>;</w:t>
      </w:r>
    </w:p>
    <w:p w14:paraId="69C2D57B" w14:textId="462EBA0E" w:rsidR="00776736" w:rsidRPr="00237F07" w:rsidRDefault="00776736" w:rsidP="00AE2737">
      <w:pPr>
        <w:pStyle w:val="ListParagraph"/>
        <w:numPr>
          <w:ilvl w:val="0"/>
          <w:numId w:val="17"/>
        </w:numPr>
        <w:spacing w:after="60" w:line="240" w:lineRule="auto"/>
        <w:jc w:val="both"/>
      </w:pPr>
      <w:r w:rsidRPr="00B77A92">
        <w:t xml:space="preserve">WMO </w:t>
      </w:r>
      <w:del w:id="300" w:author="jonathan pritchard" w:date="2024-10-14T00:53:00Z" w16du:dateUtc="2024-10-13T23:53:00Z">
        <w:r w:rsidRPr="00B77A92" w:rsidDel="008972A2">
          <w:delText>S-412-</w:delText>
        </w:r>
      </w:del>
      <w:ins w:id="301" w:author="jonathan pritchard" w:date="2024-10-14T00:53:00Z" w16du:dateUtc="2024-10-13T23:53:00Z">
        <w:r w:rsidR="008972A2">
          <w:t>–</w:t>
        </w:r>
      </w:ins>
      <w:r w:rsidRPr="00B77A92">
        <w:t xml:space="preserve"> </w:t>
      </w:r>
      <w:ins w:id="302" w:author="jonathan pritchard" w:date="2024-10-14T00:53:00Z" w16du:dateUtc="2024-10-13T23:53:00Z">
        <w:r w:rsidR="008972A2">
          <w:t>Weather and Wave Hazards</w:t>
        </w:r>
      </w:ins>
      <w:del w:id="303" w:author="jonathan pritchard" w:date="2024-10-14T00:53:00Z" w16du:dateUtc="2024-10-13T23:53:00Z">
        <w:r w:rsidRPr="00B77A92" w:rsidDel="008972A2">
          <w:delText>Marine Weather Warnings</w:delText>
        </w:r>
      </w:del>
      <w:commentRangeEnd w:id="295"/>
      <w:r w:rsidR="00BE1192">
        <w:rPr>
          <w:rStyle w:val="CommentReference"/>
        </w:rPr>
        <w:commentReference w:id="295"/>
      </w:r>
      <w:commentRangeEnd w:id="296"/>
      <w:r w:rsidR="008972A2">
        <w:rPr>
          <w:rStyle w:val="CommentReference"/>
        </w:rPr>
        <w:commentReference w:id="296"/>
      </w:r>
      <w:r w:rsidR="002128CD">
        <w:t>;</w:t>
      </w:r>
    </w:p>
    <w:p w14:paraId="408E69DF" w14:textId="77777777" w:rsidR="000F2A6A" w:rsidRPr="00237F07" w:rsidRDefault="000F2A6A" w:rsidP="00AA0332">
      <w:pPr>
        <w:spacing w:after="120" w:line="240" w:lineRule="auto"/>
        <w:jc w:val="both"/>
      </w:pPr>
    </w:p>
    <w:p w14:paraId="0AB41732" w14:textId="15705105" w:rsidR="00A36C96" w:rsidRPr="00237F07" w:rsidRDefault="00740F24" w:rsidP="00B42F17">
      <w:pPr>
        <w:pStyle w:val="Heading2"/>
      </w:pPr>
      <w:bookmarkStart w:id="304" w:name="_Ref42642169"/>
      <w:bookmarkStart w:id="305" w:name="_Toc178869258"/>
      <w:commentRangeStart w:id="306"/>
      <w:commentRangeStart w:id="307"/>
      <w:commentRangeStart w:id="308"/>
      <w:r w:rsidRPr="00237F07">
        <w:t>Mitigation of d</w:t>
      </w:r>
      <w:r w:rsidR="00A36C96" w:rsidRPr="00237F07">
        <w:t>ata overload</w:t>
      </w:r>
      <w:bookmarkEnd w:id="304"/>
      <w:commentRangeEnd w:id="306"/>
      <w:r w:rsidR="00411E72">
        <w:rPr>
          <w:rStyle w:val="CommentReference"/>
          <w:rFonts w:eastAsia="MS Mincho"/>
          <w:b w:val="0"/>
          <w:bCs w:val="0"/>
        </w:rPr>
        <w:commentReference w:id="306"/>
      </w:r>
      <w:bookmarkEnd w:id="305"/>
      <w:commentRangeEnd w:id="307"/>
      <w:r w:rsidR="00740990">
        <w:rPr>
          <w:rStyle w:val="CommentReference"/>
          <w:rFonts w:eastAsia="MS Mincho"/>
          <w:b w:val="0"/>
          <w:bCs w:val="0"/>
        </w:rPr>
        <w:commentReference w:id="307"/>
      </w:r>
      <w:commentRangeEnd w:id="308"/>
      <w:r w:rsidR="00036FFD">
        <w:rPr>
          <w:rStyle w:val="CommentReference"/>
          <w:rFonts w:eastAsia="MS Mincho"/>
          <w:b w:val="0"/>
          <w:bCs w:val="0"/>
        </w:rPr>
        <w:commentReference w:id="308"/>
      </w:r>
    </w:p>
    <w:p w14:paraId="19F1CC81" w14:textId="26BC066C" w:rsidR="00A02000" w:rsidRDefault="00A02000" w:rsidP="00AA0332">
      <w:pPr>
        <w:spacing w:after="120" w:line="240" w:lineRule="auto"/>
        <w:jc w:val="both"/>
      </w:pPr>
      <w:r w:rsidRPr="00F0338B">
        <w:t>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rPr>
          <w:ins w:id="309" w:author="jonathan pritchard" w:date="2024-10-14T00:56:00Z" w16du:dateUtc="2024-10-13T23:5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19081B93" w:rsidR="00740990" w:rsidRPr="00237F07" w:rsidRDefault="00740990" w:rsidP="00AA0332">
      <w:pPr>
        <w:spacing w:after="120" w:line="240" w:lineRule="auto"/>
        <w:jc w:val="both"/>
      </w:pPr>
      <w:ins w:id="310" w:author="jonathan pritchard" w:date="2024-10-14T00:56:00Z" w16du:dateUtc="2024-10-13T23:56:00Z">
        <w:r w:rsidRPr="00740990">
          <w:rPr>
            <w:highlight w:val="yellow"/>
            <w:rPrChange w:id="311" w:author="jonathan pritchard" w:date="2024-10-14T00:57:00Z" w16du:dateUtc="2024-10-13T23:57:00Z">
              <w:rPr/>
            </w:rPrChange>
          </w:rPr>
          <w:t>With the exception of the ENC layer, which must be permanently on, the mariner must be able to switch the graphical display of individual products on and off.</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312" w:name="_Toc178869259"/>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312"/>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214B3A">
      <w:pPr>
        <w:pStyle w:val="Heading2"/>
      </w:pPr>
      <w:bookmarkStart w:id="313" w:name="_Toc178869260"/>
      <w:r w:rsidRPr="00237F07">
        <w:t>Overview of the portrayal process</w:t>
      </w:r>
      <w:bookmarkEnd w:id="313"/>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3FE1EABE" w:rsidR="00EE220D" w:rsidRPr="00237F07" w:rsidRDefault="00EE220D" w:rsidP="00B42F17">
      <w:pPr>
        <w:pStyle w:val="Heading2"/>
      </w:pPr>
      <w:bookmarkStart w:id="314" w:name="_Toc178869261"/>
      <w:commentRangeStart w:id="315"/>
      <w:commentRangeStart w:id="316"/>
      <w:commentRangeStart w:id="317"/>
      <w:commentRangeStart w:id="318"/>
      <w:r w:rsidRPr="00237F07">
        <w:t xml:space="preserve">Elements of </w:t>
      </w:r>
      <w:r w:rsidR="00AD2F07" w:rsidRPr="00237F07">
        <w:t>S-100 P</w:t>
      </w:r>
      <w:r w:rsidRPr="00237F07">
        <w:t>ortrayal</w:t>
      </w:r>
      <w:r w:rsidR="009A245C" w:rsidRPr="00237F07">
        <w:t xml:space="preserve"> </w:t>
      </w:r>
      <w:commentRangeEnd w:id="315"/>
      <w:r w:rsidR="00AD2F07" w:rsidRPr="00A527F0">
        <w:rPr>
          <w:rStyle w:val="CommentReference"/>
          <w:rFonts w:eastAsia="MS Mincho"/>
          <w:b w:val="0"/>
          <w:bCs w:val="0"/>
          <w:lang w:val="en-GB"/>
        </w:rPr>
        <w:commentReference w:id="315"/>
      </w:r>
      <w:commentRangeEnd w:id="316"/>
      <w:r w:rsidR="00411E72">
        <w:rPr>
          <w:rStyle w:val="CommentReference"/>
          <w:rFonts w:eastAsia="MS Mincho"/>
          <w:b w:val="0"/>
          <w:bCs w:val="0"/>
        </w:rPr>
        <w:commentReference w:id="316"/>
      </w:r>
      <w:commentRangeEnd w:id="317"/>
      <w:r w:rsidR="002128CD">
        <w:rPr>
          <w:rStyle w:val="CommentReference"/>
          <w:rFonts w:eastAsia="MS Mincho"/>
          <w:b w:val="0"/>
          <w:bCs w:val="0"/>
        </w:rPr>
        <w:commentReference w:id="317"/>
      </w:r>
      <w:bookmarkEnd w:id="314"/>
      <w:commentRangeEnd w:id="318"/>
      <w:r w:rsidR="00740990">
        <w:rPr>
          <w:rStyle w:val="CommentReference"/>
          <w:rFonts w:eastAsia="MS Mincho"/>
          <w:b w:val="0"/>
          <w:bCs w:val="0"/>
        </w:rPr>
        <w:commentReference w:id="318"/>
      </w:r>
      <w:r w:rsidR="00F0338B">
        <w:t>[Informative]</w:t>
      </w:r>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319" w:name="_Toc178869262"/>
      <w:r w:rsidRPr="00237F07">
        <w:t>Pixmaps</w:t>
      </w:r>
      <w:bookmarkEnd w:id="319"/>
    </w:p>
    <w:p w14:paraId="30373C0E" w14:textId="6F92C22F" w:rsidR="00EE62F6" w:rsidRPr="00237F07" w:rsidRDefault="0016682D" w:rsidP="00A52928">
      <w:pPr>
        <w:spacing w:after="120" w:line="240" w:lineRule="auto"/>
        <w:jc w:val="both"/>
      </w:pPr>
      <w:r w:rsidRPr="00237F07">
        <w:t xml:space="preserve">Pixmaps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320" w:name="_Toc178869263"/>
      <w:r w:rsidRPr="00237F07">
        <w:t xml:space="preserve">Colour </w:t>
      </w:r>
      <w:r w:rsidR="00E75C72" w:rsidRPr="00237F07">
        <w:t>c</w:t>
      </w:r>
      <w:r w:rsidRPr="00237F07">
        <w:t xml:space="preserve">oding </w:t>
      </w:r>
      <w:r w:rsidR="00E75C72" w:rsidRPr="00237F07">
        <w:t>s</w:t>
      </w:r>
      <w:r w:rsidRPr="00237F07">
        <w:t>cheme</w:t>
      </w:r>
      <w:bookmarkEnd w:id="320"/>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321" w:name="_Toc178869264"/>
      <w:r w:rsidRPr="00B77A92">
        <w:t>Symbols</w:t>
      </w:r>
      <w:bookmarkEnd w:id="321"/>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322" w:name="_Toc178869265"/>
      <w:r w:rsidRPr="00B77A92">
        <w:t xml:space="preserve">Area </w:t>
      </w:r>
      <w:r w:rsidR="00E75C72" w:rsidRPr="00B77A92">
        <w:t>f</w:t>
      </w:r>
      <w:r w:rsidRPr="00B77A92">
        <w:t>ills</w:t>
      </w:r>
      <w:bookmarkEnd w:id="322"/>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323" w:name="_Toc178869266"/>
      <w:r w:rsidRPr="00B77A92">
        <w:t xml:space="preserve">Line </w:t>
      </w:r>
      <w:r w:rsidR="00E75C72" w:rsidRPr="00B77A92">
        <w:t>s</w:t>
      </w:r>
      <w:r w:rsidRPr="00B77A92">
        <w:t>tyles</w:t>
      </w:r>
      <w:bookmarkEnd w:id="323"/>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Complex linestyles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324" w:name="_Toc175130120"/>
      <w:bookmarkStart w:id="325" w:name="_Toc178869267"/>
      <w:bookmarkEnd w:id="324"/>
      <w:r w:rsidRPr="00B77A92">
        <w:t>Portrayal of Shared Edges.</w:t>
      </w:r>
      <w:bookmarkEnd w:id="325"/>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B77A92" w:rsidRDefault="00D1276E" w:rsidP="00D1276E">
      <w:pPr>
        <w:spacing w:after="120" w:line="240" w:lineRule="auto"/>
        <w:jc w:val="both"/>
      </w:pPr>
      <w:r w:rsidRPr="00B77A92">
        <w:rPr>
          <w:rFonts w:eastAsiaTheme="minorHAnsi" w:cs="Arial"/>
          <w:color w:val="000000"/>
          <w:sz w:val="22"/>
          <w:szCs w:val="22"/>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9F4AC8">
        <w:tc>
          <w:tcPr>
            <w:tcW w:w="4661" w:type="dxa"/>
          </w:tcPr>
          <w:p w14:paraId="31C57147" w14:textId="77777777" w:rsidR="00D1276E" w:rsidRPr="00B77A92" w:rsidRDefault="00D1276E" w:rsidP="009F4AC8">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9F4AC8">
            <w:pPr>
              <w:spacing w:after="120"/>
              <w:jc w:val="center"/>
            </w:pPr>
            <w:r w:rsidRPr="00B77A92">
              <w:t>Incorrect presentation</w:t>
            </w:r>
          </w:p>
        </w:tc>
        <w:tc>
          <w:tcPr>
            <w:tcW w:w="4661" w:type="dxa"/>
          </w:tcPr>
          <w:p w14:paraId="15668945" w14:textId="77777777" w:rsidR="00D1276E" w:rsidRPr="00B77A92" w:rsidRDefault="00D1276E" w:rsidP="009F4AC8">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9F4AC8">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9F4AC8">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9F4AC8">
            <w:pPr>
              <w:spacing w:after="120"/>
              <w:jc w:val="center"/>
            </w:pPr>
            <w:r w:rsidRPr="00B77A92">
              <w:t>Incorrect presentation</w:t>
            </w:r>
          </w:p>
        </w:tc>
        <w:tc>
          <w:tcPr>
            <w:tcW w:w="4661" w:type="dxa"/>
          </w:tcPr>
          <w:p w14:paraId="6F4B7157" w14:textId="77777777" w:rsidR="00D1276E" w:rsidRPr="00B77A92" w:rsidRDefault="00D1276E" w:rsidP="009F4AC8">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9F4AC8">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326" w:name="_Toc178869268"/>
      <w:r w:rsidRPr="00B77A92">
        <w:t>Text</w:t>
      </w:r>
      <w:bookmarkEnd w:id="326"/>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r w:rsidRPr="00B77A92">
        <w:rPr>
          <w:b/>
          <w:bCs/>
        </w:rPr>
        <w:t>TextPlacement</w:t>
      </w:r>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327" w:name="_Ref44530594"/>
      <w:bookmarkStart w:id="328" w:name="_Toc178869269"/>
      <w:r w:rsidRPr="00B77A92">
        <w:t>Style sheets</w:t>
      </w:r>
      <w:bookmarkEnd w:id="327"/>
      <w:bookmarkEnd w:id="328"/>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329" w:name="_Toc178869270"/>
      <w:r w:rsidRPr="00B77A92">
        <w:t>Display planes</w:t>
      </w:r>
      <w:bookmarkEnd w:id="329"/>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330" w:name="_Toc178869271"/>
      <w:r w:rsidRPr="00B77A92">
        <w:t xml:space="preserve">Display </w:t>
      </w:r>
      <w:r w:rsidR="00E75C72" w:rsidRPr="00B77A92">
        <w:t>p</w:t>
      </w:r>
      <w:r w:rsidRPr="00B77A92">
        <w:t>riorities</w:t>
      </w:r>
      <w:bookmarkEnd w:id="330"/>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408088E9"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del w:id="331" w:author="jonathan pritchard" w:date="2024-10-14T01:00:00Z" w16du:dateUtc="2024-10-14T00:00:00Z">
        <w:r w:rsidR="008939E5" w:rsidRPr="00B77A92" w:rsidDel="00740990">
          <w:delText xml:space="preserve"> (</w:delText>
        </w:r>
        <w:commentRangeStart w:id="332"/>
        <w:commentRangeStart w:id="333"/>
        <w:commentRangeStart w:id="334"/>
        <w:r w:rsidR="008939E5" w:rsidRPr="00B77A92" w:rsidDel="00740990">
          <w:delText xml:space="preserve">see </w:delText>
        </w:r>
        <w:r w:rsidR="008939E5" w:rsidRPr="00B77A92" w:rsidDel="00740990">
          <w:fldChar w:fldCharType="begin"/>
        </w:r>
        <w:r w:rsidR="008939E5" w:rsidRPr="00B77A92" w:rsidDel="00740990">
          <w:delInstrText xml:space="preserve"> REF _Ref45730568 \h </w:delInstrText>
        </w:r>
        <w:r w:rsidR="00A52928" w:rsidRPr="00B77A92" w:rsidDel="00740990">
          <w:delInstrText xml:space="preserve"> \* MERGEFORMAT </w:delInstrText>
        </w:r>
        <w:r w:rsidR="008939E5" w:rsidRPr="00B77A92" w:rsidDel="00740990">
          <w:fldChar w:fldCharType="separate"/>
        </w:r>
        <w:r w:rsidR="00832978" w:rsidRPr="00B77A92" w:rsidDel="00740990">
          <w:delText>Table C-9</w:delText>
        </w:r>
        <w:r w:rsidR="008939E5" w:rsidRPr="00B77A92" w:rsidDel="00740990">
          <w:fldChar w:fldCharType="end"/>
        </w:r>
        <w:r w:rsidR="008939E5" w:rsidRPr="00B77A92" w:rsidDel="00740990">
          <w:delText>)</w:delText>
        </w:r>
      </w:del>
      <w:r w:rsidRPr="00B77A92">
        <w:t xml:space="preserve">, where </w:t>
      </w:r>
      <w:commentRangeEnd w:id="332"/>
      <w:r w:rsidR="00411E72">
        <w:rPr>
          <w:rStyle w:val="CommentReference"/>
        </w:rPr>
        <w:commentReference w:id="332"/>
      </w:r>
      <w:commentRangeEnd w:id="333"/>
      <w:r w:rsidR="002128CD">
        <w:rPr>
          <w:rStyle w:val="CommentReference"/>
        </w:rPr>
        <w:commentReference w:id="333"/>
      </w:r>
      <w:commentRangeEnd w:id="334"/>
      <w:r w:rsidR="00740990">
        <w:rPr>
          <w:rStyle w:val="CommentReference"/>
        </w:rPr>
        <w:commentReference w:id="334"/>
      </w:r>
      <w:r w:rsidRPr="00B77A92">
        <w:t>'</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335" w:name="_Toc178869272"/>
      <w:r w:rsidRPr="00B77A92">
        <w:t>Viewing groups</w:t>
      </w:r>
      <w:bookmarkEnd w:id="335"/>
    </w:p>
    <w:p w14:paraId="0B851E7D" w14:textId="5C6AA37B" w:rsidR="009015B8" w:rsidRPr="00B77A92" w:rsidRDefault="009015B8" w:rsidP="00025127">
      <w:pPr>
        <w:spacing w:after="120" w:line="240" w:lineRule="auto"/>
        <w:jc w:val="both"/>
      </w:pPr>
      <w:r w:rsidRPr="00B77A92">
        <w:t xml:space="preserve">The viewing group controls the content of the display. </w:t>
      </w:r>
      <w:commentRangeStart w:id="336"/>
      <w:commentRangeStart w:id="337"/>
      <w:r w:rsidRPr="00B77A92">
        <w:t>It</w:t>
      </w:r>
      <w:commentRangeEnd w:id="336"/>
      <w:r w:rsidR="002128CD">
        <w:rPr>
          <w:rStyle w:val="CommentReference"/>
        </w:rPr>
        <w:commentReference w:id="336"/>
      </w:r>
      <w:commentRangeEnd w:id="337"/>
      <w:r w:rsidR="00740990">
        <w:rPr>
          <w:rStyle w:val="CommentReference"/>
        </w:rPr>
        <w:commentReference w:id="337"/>
      </w:r>
      <w:r w:rsidRPr="00B77A92">
        <w:t xml:space="preserve">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338" w:name="_Toc178869273"/>
      <w:r w:rsidRPr="00B77A92">
        <w:t>Viewing group layers</w:t>
      </w:r>
      <w:bookmarkEnd w:id="338"/>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339" w:name="_Toc178869274"/>
      <w:r w:rsidRPr="00B77A92">
        <w:t>Display modes</w:t>
      </w:r>
      <w:bookmarkEnd w:id="339"/>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63180416" w:rsidR="00EE220D" w:rsidRPr="00F0338B" w:rsidRDefault="00EE220D" w:rsidP="00A13F5A">
      <w:pPr>
        <w:pStyle w:val="Heading3"/>
        <w:rPr>
          <w:strike/>
          <w:highlight w:val="yellow"/>
        </w:rPr>
      </w:pPr>
      <w:bookmarkStart w:id="340" w:name="_Toc178869275"/>
      <w:commentRangeStart w:id="341"/>
      <w:commentRangeStart w:id="342"/>
      <w:commentRangeStart w:id="343"/>
      <w:r w:rsidRPr="00F0338B">
        <w:rPr>
          <w:strike/>
          <w:highlight w:val="yellow"/>
        </w:rPr>
        <w:t>Foundation mode</w:t>
      </w:r>
      <w:commentRangeEnd w:id="341"/>
      <w:r w:rsidR="002128CD" w:rsidRPr="00F0338B">
        <w:rPr>
          <w:rStyle w:val="CommentReference"/>
          <w:b w:val="0"/>
          <w:bCs w:val="0"/>
          <w:strike/>
          <w:highlight w:val="yellow"/>
        </w:rPr>
        <w:commentReference w:id="341"/>
      </w:r>
      <w:bookmarkEnd w:id="340"/>
      <w:commentRangeEnd w:id="342"/>
      <w:r w:rsidR="00740990" w:rsidRPr="00F0338B">
        <w:rPr>
          <w:rStyle w:val="CommentReference"/>
          <w:b w:val="0"/>
          <w:bCs w:val="0"/>
          <w:strike/>
          <w:highlight w:val="yellow"/>
        </w:rPr>
        <w:commentReference w:id="342"/>
      </w:r>
      <w:commentRangeEnd w:id="343"/>
      <w:r w:rsidR="00036FFD" w:rsidRPr="00F0338B">
        <w:rPr>
          <w:rStyle w:val="CommentReference"/>
          <w:b w:val="0"/>
          <w:bCs w:val="0"/>
          <w:strike/>
          <w:highlight w:val="yellow"/>
        </w:rPr>
        <w:commentReference w:id="343"/>
      </w:r>
    </w:p>
    <w:p w14:paraId="2B619DBB" w14:textId="020E9CE6" w:rsidR="00EE62F6" w:rsidRPr="00F0338B" w:rsidRDefault="0016682D" w:rsidP="00025127">
      <w:pPr>
        <w:spacing w:line="240" w:lineRule="auto"/>
        <w:jc w:val="both"/>
        <w:rPr>
          <w:strike/>
        </w:rPr>
      </w:pPr>
      <w:r w:rsidRPr="00F0338B">
        <w:rPr>
          <w:strike/>
          <w:highlight w:val="yellow"/>
        </w:rPr>
        <w:t xml:space="preserve">The foundation mode defines </w:t>
      </w:r>
      <w:r w:rsidR="00F02835" w:rsidRPr="00F0338B">
        <w:rPr>
          <w:strike/>
          <w:highlight w:val="yellow"/>
        </w:rPr>
        <w:t>a collection</w:t>
      </w:r>
      <w:r w:rsidRPr="00F0338B">
        <w:rPr>
          <w:strike/>
          <w:highlight w:val="yellow"/>
        </w:rPr>
        <w:t xml:space="preserve"> of viewing groups that forms the foundation of the portrayal and cannot be removed from the display.</w:t>
      </w:r>
      <w:r w:rsidR="00811D5B" w:rsidRPr="00F0338B">
        <w:rPr>
          <w:strike/>
          <w:highlight w:val="yellow"/>
        </w:rPr>
        <w:t xml:space="preserve"> The content of these viewing groups </w:t>
      </w:r>
      <w:r w:rsidR="00203B06" w:rsidRPr="00F0338B">
        <w:rPr>
          <w:strike/>
          <w:highlight w:val="yellow"/>
        </w:rPr>
        <w:t xml:space="preserve">must </w:t>
      </w:r>
      <w:r w:rsidR="00811D5B" w:rsidRPr="00F0338B">
        <w:rPr>
          <w:strike/>
          <w:highlight w:val="yellow"/>
        </w:rPr>
        <w:t>comply with Display Base rules in IMO MSC.</w:t>
      </w:r>
      <w:r w:rsidR="002514B8" w:rsidRPr="00F0338B">
        <w:rPr>
          <w:strike/>
          <w:highlight w:val="yellow"/>
        </w:rPr>
        <w:t>530(106)</w:t>
      </w:r>
      <w:r w:rsidR="00F00C10" w:rsidRPr="00F0338B">
        <w:rPr>
          <w:strike/>
          <w:highlight w:val="yellow"/>
        </w:rPr>
        <w:t xml:space="preserve"> Appendix 2</w:t>
      </w:r>
      <w:r w:rsidR="00811D5B" w:rsidRPr="00F0338B">
        <w:rPr>
          <w:strike/>
          <w:highlight w:val="yellow"/>
        </w:rPr>
        <w:t>.</w:t>
      </w:r>
    </w:p>
    <w:p w14:paraId="078C71DF" w14:textId="77777777" w:rsidR="00341B76" w:rsidRPr="00B77A92" w:rsidRDefault="00341B76" w:rsidP="00A13F5A">
      <w:pPr>
        <w:pStyle w:val="Heading3"/>
      </w:pPr>
      <w:bookmarkStart w:id="344" w:name="_Toc178869276"/>
      <w:r w:rsidRPr="00B77A92">
        <w:t>Rules</w:t>
      </w:r>
      <w:bookmarkEnd w:id="344"/>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345" w:name="_Ref44796990"/>
      <w:bookmarkStart w:id="346" w:name="_Toc178869277"/>
      <w:commentRangeStart w:id="347"/>
      <w:commentRangeStart w:id="348"/>
      <w:r w:rsidRPr="00B77A92">
        <w:t>Context</w:t>
      </w:r>
      <w:bookmarkEnd w:id="345"/>
      <w:commentRangeEnd w:id="347"/>
      <w:r w:rsidR="002128CD">
        <w:rPr>
          <w:rStyle w:val="CommentReference"/>
          <w:b w:val="0"/>
          <w:bCs w:val="0"/>
        </w:rPr>
        <w:commentReference w:id="347"/>
      </w:r>
      <w:bookmarkEnd w:id="346"/>
      <w:commentRangeEnd w:id="348"/>
      <w:r w:rsidR="00740990">
        <w:rPr>
          <w:rStyle w:val="CommentReference"/>
          <w:b w:val="0"/>
          <w:bCs w:val="0"/>
        </w:rPr>
        <w:commentReference w:id="348"/>
      </w:r>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ins w:id="349" w:author="jonathan pritchard" w:date="2024-10-14T01:01:00Z" w16du:dateUtc="2024-10-14T00:01:00Z">
        <w:r w:rsidR="00740990">
          <w:t>.</w:t>
        </w:r>
      </w:ins>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350" w:name="_Toc178869278"/>
      <w:r w:rsidRPr="00B77A92">
        <w:t>Validity times</w:t>
      </w:r>
      <w:bookmarkEnd w:id="350"/>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r w:rsidR="00BA119C" w:rsidRPr="00B77A92">
        <w:rPr>
          <w:i/>
          <w:iCs/>
        </w:rPr>
        <w:t>dateStart</w:t>
      </w:r>
      <w:r w:rsidR="00BA119C" w:rsidRPr="00B77A92">
        <w:t xml:space="preserve"> and </w:t>
      </w:r>
      <w:r w:rsidR="00BA119C" w:rsidRPr="00B77A92">
        <w:rPr>
          <w:i/>
          <w:iCs/>
        </w:rPr>
        <w:t>dateEnd</w:t>
      </w:r>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A13F5A">
      <w:pPr>
        <w:pStyle w:val="Heading2"/>
      </w:pPr>
      <w:bookmarkStart w:id="351" w:name="_Toc178869279"/>
      <w:r w:rsidRPr="00B77A92">
        <w:t>Alerts</w:t>
      </w:r>
      <w:bookmarkEnd w:id="351"/>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352" w:name="_Ref41928217"/>
      <w:bookmarkStart w:id="353" w:name="_Toc178869280"/>
      <w:bookmarkStart w:id="354" w:name="_Ref171092510"/>
      <w:r w:rsidRPr="00B77A92">
        <w:t>I</w:t>
      </w:r>
      <w:r w:rsidR="000A5F45" w:rsidRPr="00B77A92">
        <w:t>nteroperability</w:t>
      </w:r>
      <w:bookmarkEnd w:id="352"/>
      <w:bookmarkEnd w:id="353"/>
      <w:r w:rsidR="008D0923" w:rsidRPr="00B77A92">
        <w:t xml:space="preserve"> </w:t>
      </w:r>
      <w:bookmarkEnd w:id="354"/>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355" w:name="_Ref49380568"/>
      <w:r w:rsidRPr="00B77A92">
        <w:br w:type="page"/>
      </w:r>
    </w:p>
    <w:p w14:paraId="6D762915" w14:textId="43B75661" w:rsidR="00BC555A" w:rsidRPr="00B77A92" w:rsidRDefault="00FD648E" w:rsidP="00A13F5A">
      <w:pPr>
        <w:pStyle w:val="Heading1"/>
      </w:pPr>
      <w:bookmarkStart w:id="356" w:name="_Toc178869281"/>
      <w:r w:rsidRPr="00B77A92">
        <w:t>Display Organisation</w:t>
      </w:r>
      <w:r w:rsidR="00A80530" w:rsidRPr="00B77A92">
        <w:t xml:space="preserve"> and Operation</w:t>
      </w:r>
      <w:bookmarkEnd w:id="355"/>
      <w:bookmarkEnd w:id="356"/>
    </w:p>
    <w:p w14:paraId="501C6929" w14:textId="7DAEDB8F" w:rsidR="00D37328" w:rsidRPr="00A527F0" w:rsidRDefault="00D37328" w:rsidP="00A13F5A">
      <w:pPr>
        <w:pStyle w:val="Heading2"/>
      </w:pPr>
      <w:bookmarkStart w:id="357" w:name="_Toc38829553"/>
      <w:bookmarkStart w:id="358" w:name="_Toc38830056"/>
      <w:bookmarkStart w:id="359" w:name="_Ref49480223"/>
      <w:bookmarkStart w:id="360" w:name="_Ref49480231"/>
      <w:bookmarkStart w:id="361" w:name="_Toc178869282"/>
      <w:bookmarkStart w:id="362" w:name="_Hlk167438924"/>
      <w:bookmarkEnd w:id="357"/>
      <w:bookmarkEnd w:id="358"/>
      <w:r w:rsidRPr="00A527F0">
        <w:t xml:space="preserve">Display of </w:t>
      </w:r>
      <w:r w:rsidR="00950DDE" w:rsidRPr="00A527F0">
        <w:t>non-</w:t>
      </w:r>
      <w:r w:rsidR="00716B39" w:rsidRPr="00A527F0">
        <w:t>S-100</w:t>
      </w:r>
      <w:r w:rsidR="00950DDE" w:rsidRPr="00A527F0">
        <w:t xml:space="preserve"> </w:t>
      </w:r>
      <w:r w:rsidRPr="00A527F0">
        <w:t>information</w:t>
      </w:r>
      <w:bookmarkEnd w:id="359"/>
      <w:bookmarkEnd w:id="360"/>
      <w:bookmarkEnd w:id="361"/>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363" w:name="_Ref49482794"/>
      <w:bookmarkStart w:id="364" w:name="_Ref178773055"/>
      <w:bookmarkStart w:id="365" w:name="_Toc178869283"/>
      <w:bookmarkStart w:id="366" w:name="_Ref179768848"/>
      <w:commentRangeStart w:id="367"/>
      <w:commentRangeStart w:id="368"/>
      <w:r w:rsidRPr="00A527F0">
        <w:t xml:space="preserve">Distinguishing between </w:t>
      </w:r>
      <w:r w:rsidR="0052443F" w:rsidRPr="00A527F0">
        <w:t xml:space="preserve">official </w:t>
      </w:r>
      <w:r w:rsidR="000F4DF4" w:rsidRPr="00A527F0">
        <w:t xml:space="preserve">S-100 </w:t>
      </w:r>
      <w:r w:rsidRPr="00A527F0">
        <w:t>data and additional data</w:t>
      </w:r>
      <w:bookmarkEnd w:id="363"/>
      <w:commentRangeEnd w:id="367"/>
      <w:r w:rsidR="002128CD">
        <w:rPr>
          <w:rStyle w:val="CommentReference"/>
          <w:b w:val="0"/>
          <w:bCs w:val="0"/>
        </w:rPr>
        <w:commentReference w:id="367"/>
      </w:r>
      <w:bookmarkEnd w:id="364"/>
      <w:bookmarkEnd w:id="365"/>
      <w:commentRangeEnd w:id="368"/>
      <w:r w:rsidR="00740990">
        <w:rPr>
          <w:rStyle w:val="CommentReference"/>
          <w:b w:val="0"/>
          <w:bCs w:val="0"/>
        </w:rPr>
        <w:commentReference w:id="368"/>
      </w:r>
      <w:bookmarkEnd w:id="366"/>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504C1B1E"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369"/>
      <w:del w:id="370" w:author="jonathan pritchard" w:date="2024-10-14T01:02:00Z" w16du:dateUtc="2024-10-14T00:02:00Z">
        <w:r w:rsidR="00DC2AC5" w:rsidRPr="00A527F0" w:rsidDel="00740990">
          <w:delText xml:space="preserve">digitial </w:delText>
        </w:r>
      </w:del>
      <w:commentRangeEnd w:id="369"/>
      <w:ins w:id="371" w:author="jonathan pritchard" w:date="2024-10-14T01:02:00Z" w16du:dateUtc="2024-10-14T00:02:00Z">
        <w:r w:rsidR="00740990">
          <w:t>digital</w:t>
        </w:r>
        <w:r w:rsidR="00740990" w:rsidRPr="00A527F0">
          <w:t xml:space="preserve"> </w:t>
        </w:r>
      </w:ins>
      <w:r w:rsidR="00411E72">
        <w:rPr>
          <w:rStyle w:val="CommentReference"/>
        </w:rPr>
        <w:commentReference w:id="369"/>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C9E7611"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del w:id="372" w:author="jonathan pritchard" w:date="2024-10-14T00:48:00Z" w16du:dateUtc="2024-10-13T23:48:00Z">
        <w:r w:rsidRPr="00B77A92" w:rsidDel="008972A2">
          <w:rPr>
            <w:rFonts w:cs="Arial"/>
          </w:rPr>
          <w:delText xml:space="preserve">  </w:delText>
        </w:r>
      </w:del>
      <w:ins w:id="373" w:author="jonathan pritchard" w:date="2024-10-14T00:48:00Z" w16du:dateUtc="2024-10-13T23:48:00Z">
        <w:r w:rsidR="008972A2">
          <w:rPr>
            <w:rFonts w:cs="Arial"/>
          </w:rPr>
          <w:t xml:space="preserve"> </w:t>
        </w:r>
      </w:ins>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740990">
        <w:rPr>
          <w:rFonts w:cs="Arial"/>
          <w:b/>
          <w:bCs/>
          <w:rPrChange w:id="374" w:author="jonathan pritchard" w:date="2024-10-14T01:03:00Z" w16du:dateUtc="2024-10-14T00:03:00Z">
            <w:rPr>
              <w:rFonts w:cs="Arial"/>
            </w:rPr>
          </w:rPrChange>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w:t>
      </w:r>
      <w:commentRangeStart w:id="375"/>
      <w:commentRangeStart w:id="376"/>
      <w:r w:rsidRPr="00B812CA">
        <w:rPr>
          <w:rFonts w:cs="Arial"/>
        </w:rPr>
        <w:t xml:space="preserve"> </w:t>
      </w:r>
      <w:ins w:id="377" w:author="jonathan pritchard" w:date="2024-10-14T01:05:00Z" w16du:dateUtc="2024-10-14T00:05:00Z">
        <w:r w:rsidR="00C1137D">
          <w:rPr>
            <w:rFonts w:cs="Arial"/>
          </w:rPr>
          <w:t>For digitally signed datasets, t</w:t>
        </w:r>
      </w:ins>
      <w:del w:id="378" w:author="jonathan pritchard" w:date="2024-10-14T01:05:00Z" w16du:dateUtc="2024-10-14T00:05:00Z">
        <w:r w:rsidRPr="00B812CA" w:rsidDel="00740990">
          <w:rPr>
            <w:rFonts w:cs="Arial"/>
          </w:rPr>
          <w:delText>For datasets t</w:delText>
        </w:r>
      </w:del>
      <w:r w:rsidRPr="00B812CA">
        <w:rPr>
          <w:rFonts w:cs="Arial"/>
        </w:rPr>
        <w:t>he CN data producer integer and alpha code</w:t>
      </w:r>
      <w:ins w:id="379" w:author="jonathan pritchard" w:date="2024-10-14T01:05:00Z" w16du:dateUtc="2024-10-14T00:05:00Z">
        <w:r w:rsidR="00C1137D">
          <w:rPr>
            <w:rFonts w:cs="Arial"/>
          </w:rPr>
          <w:t xml:space="preserve"> elements in the</w:t>
        </w:r>
      </w:ins>
      <w:ins w:id="380" w:author="jonathan pritchard" w:date="2024-10-14T01:06:00Z" w16du:dateUtc="2024-10-14T00:06:00Z">
        <w:r w:rsidR="00C1137D">
          <w:rPr>
            <w:rFonts w:cs="Arial"/>
          </w:rPr>
          <w:t xml:space="preserve"> </w:t>
        </w:r>
      </w:ins>
      <w:ins w:id="381" w:author="jonathan pritchard" w:date="2024-10-14T01:05:00Z" w16du:dateUtc="2024-10-14T00:05:00Z">
        <w:r w:rsidR="00C1137D">
          <w:rPr>
            <w:rFonts w:cs="Arial"/>
          </w:rPr>
          <w:t>MRN</w:t>
        </w:r>
      </w:ins>
      <w:ins w:id="382" w:author="jonathan pritchard" w:date="2024-10-14T01:06:00Z" w16du:dateUtc="2024-10-14T00:06:00Z">
        <w:r w:rsidR="00C1137D">
          <w:rPr>
            <w:rFonts w:cs="Arial"/>
          </w:rPr>
          <w:t xml:space="preserve"> of </w:t>
        </w:r>
      </w:ins>
      <w:ins w:id="383" w:author="jonathan pritchard" w:date="2024-10-14T01:07:00Z" w16du:dateUtc="2024-10-14T00:07:00Z">
        <w:r w:rsidR="00C1137D">
          <w:rPr>
            <w:rFonts w:cs="Arial"/>
          </w:rPr>
          <w:t xml:space="preserve">at least one of </w:t>
        </w:r>
      </w:ins>
      <w:ins w:id="384" w:author="jonathan pritchard" w:date="2024-10-14T01:06:00Z" w16du:dateUtc="2024-10-14T00:06:00Z">
        <w:r w:rsidR="00C1137D">
          <w:rPr>
            <w:rFonts w:cs="Arial"/>
          </w:rPr>
          <w:t>the authenticating certificate</w:t>
        </w:r>
      </w:ins>
      <w:ins w:id="385" w:author="jonathan pritchard" w:date="2024-10-14T01:07:00Z" w16du:dateUtc="2024-10-14T00:07:00Z">
        <w:r w:rsidR="00C1137D">
          <w:rPr>
            <w:rFonts w:cs="Arial"/>
          </w:rPr>
          <w:t>s</w:t>
        </w:r>
      </w:ins>
      <w:r w:rsidRPr="00B812CA">
        <w:rPr>
          <w:rFonts w:cs="Arial"/>
        </w:rPr>
        <w:t xml:space="preserve"> must match those contained in the</w:t>
      </w:r>
      <w:ins w:id="386" w:author="jonathan pritchard" w:date="2024-10-14T01:06:00Z" w16du:dateUtc="2024-10-14T00:06:00Z">
        <w:r w:rsidR="00C1137D">
          <w:rPr>
            <w:rFonts w:cs="Arial"/>
          </w:rPr>
          <w:t xml:space="preserve"> </w:t>
        </w:r>
      </w:ins>
      <w:del w:id="387" w:author="jonathan pritchard" w:date="2024-10-14T01:06:00Z" w16du:dateUtc="2024-10-14T00:06:00Z">
        <w:r w:rsidRPr="00B812CA" w:rsidDel="00C1137D">
          <w:rPr>
            <w:rFonts w:cs="Arial"/>
          </w:rPr>
          <w:delText xml:space="preserve"> </w:delText>
        </w:r>
        <w:commentRangeEnd w:id="375"/>
        <w:r w:rsidR="00411E72" w:rsidRPr="008F1A27" w:rsidDel="00C1137D">
          <w:rPr>
            <w:rStyle w:val="CommentReference"/>
            <w:rFonts w:cs="Arial"/>
          </w:rPr>
          <w:commentReference w:id="375"/>
        </w:r>
      </w:del>
      <w:commentRangeEnd w:id="376"/>
      <w:r w:rsidR="00C1137D">
        <w:rPr>
          <w:rStyle w:val="CommentReference"/>
        </w:rPr>
        <w:commentReference w:id="376"/>
      </w:r>
      <w:del w:id="388" w:author="jonathan pritchard" w:date="2024-10-14T01:06:00Z" w16du:dateUtc="2024-10-14T00:06:00Z">
        <w:r w:rsidR="001473C0" w:rsidRPr="008F1A27" w:rsidDel="00C1137D">
          <w:rPr>
            <w:rFonts w:cs="Arial"/>
          </w:rPr>
          <w:delText xml:space="preserve">corresponding </w:delText>
        </w:r>
      </w:del>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362"/>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389" w:name="_Toc175130138"/>
      <w:bookmarkStart w:id="390" w:name="_Toc175130139"/>
      <w:bookmarkStart w:id="391" w:name="_Ref49484794"/>
      <w:bookmarkStart w:id="392" w:name="_Toc178869284"/>
      <w:bookmarkEnd w:id="389"/>
      <w:bookmarkEnd w:id="390"/>
      <w:commentRangeStart w:id="393"/>
      <w:commentRangeStart w:id="394"/>
      <w:commentRangeStart w:id="395"/>
      <w:commentRangeStart w:id="396"/>
      <w:commentRangeStart w:id="397"/>
      <w:commentRangeStart w:id="398"/>
      <w:commentRangeStart w:id="399"/>
      <w:r w:rsidRPr="00A527F0">
        <w:t>Supplemental display items</w:t>
      </w:r>
      <w:bookmarkEnd w:id="391"/>
      <w:commentRangeEnd w:id="393"/>
      <w:r w:rsidR="00411E72">
        <w:rPr>
          <w:rStyle w:val="CommentReference"/>
          <w:b w:val="0"/>
          <w:bCs w:val="0"/>
        </w:rPr>
        <w:commentReference w:id="393"/>
      </w:r>
      <w:commentRangeEnd w:id="394"/>
      <w:commentRangeEnd w:id="395"/>
      <w:commentRangeEnd w:id="396"/>
      <w:commentRangeEnd w:id="397"/>
      <w:r w:rsidR="00D755A5">
        <w:rPr>
          <w:rStyle w:val="CommentReference"/>
          <w:b w:val="0"/>
          <w:bCs w:val="0"/>
        </w:rPr>
        <w:commentReference w:id="394"/>
      </w:r>
      <w:r w:rsidR="00411E72">
        <w:rPr>
          <w:rStyle w:val="CommentReference"/>
          <w:b w:val="0"/>
          <w:bCs w:val="0"/>
        </w:rPr>
        <w:commentReference w:id="395"/>
      </w:r>
      <w:commentRangeEnd w:id="398"/>
      <w:r w:rsidR="00D755A5">
        <w:rPr>
          <w:rStyle w:val="CommentReference"/>
          <w:b w:val="0"/>
          <w:bCs w:val="0"/>
        </w:rPr>
        <w:commentReference w:id="396"/>
      </w:r>
      <w:r w:rsidR="00D755A5">
        <w:rPr>
          <w:rStyle w:val="CommentReference"/>
          <w:b w:val="0"/>
          <w:bCs w:val="0"/>
        </w:rPr>
        <w:commentReference w:id="397"/>
      </w:r>
      <w:r w:rsidR="00411E72">
        <w:rPr>
          <w:rStyle w:val="CommentReference"/>
          <w:b w:val="0"/>
          <w:bCs w:val="0"/>
        </w:rPr>
        <w:commentReference w:id="398"/>
      </w:r>
      <w:commentRangeEnd w:id="399"/>
      <w:r w:rsidR="002128CD">
        <w:rPr>
          <w:rStyle w:val="CommentReference"/>
          <w:b w:val="0"/>
          <w:bCs w:val="0"/>
        </w:rPr>
        <w:commentReference w:id="399"/>
      </w:r>
      <w:bookmarkEnd w:id="392"/>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rPr>
          <w:ins w:id="400" w:author="jonathan pritchard" w:date="2024-10-14T01:17:00Z" w16du:dateUtc="2024-10-14T00:17:00Z"/>
        </w:rPr>
      </w:pPr>
      <w:r w:rsidRPr="00A527F0">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rPr>
          <w:ins w:id="401" w:author="jonathan pritchard" w:date="2024-10-14T01:18:00Z" w16du:dateUtc="2024-10-14T00:18:00Z"/>
        </w:rPr>
      </w:pPr>
      <w:r w:rsidRPr="00A527F0">
        <w:t>ECDIS Chart 1</w:t>
      </w:r>
      <w:ins w:id="402" w:author="jonathan pritchard" w:date="2024-10-14T01:18:00Z" w16du:dateUtc="2024-10-14T00:18:00Z">
        <w:r w:rsidR="00D755A5">
          <w:t>;</w:t>
        </w:r>
      </w:ins>
    </w:p>
    <w:p w14:paraId="6787E61D" w14:textId="77777777" w:rsidR="00D755A5" w:rsidRDefault="00491401" w:rsidP="00AE2737">
      <w:pPr>
        <w:pStyle w:val="ListParagraph"/>
        <w:numPr>
          <w:ilvl w:val="0"/>
          <w:numId w:val="25"/>
        </w:numPr>
        <w:spacing w:after="60" w:line="240" w:lineRule="auto"/>
        <w:jc w:val="both"/>
        <w:rPr>
          <w:ins w:id="403" w:author="jonathan pritchard" w:date="2024-10-14T01:18:00Z" w16du:dateUtc="2024-10-14T00:18:00Z"/>
        </w:rPr>
      </w:pPr>
      <w:del w:id="404" w:author="jonathan pritchard" w:date="2024-10-14T01:17:00Z" w16du:dateUtc="2024-10-14T00:17:00Z">
        <w:r w:rsidRPr="00A527F0" w:rsidDel="00D755A5">
          <w:delText xml:space="preserve">, </w:delText>
        </w:r>
      </w:del>
      <w:r w:rsidRPr="00A527F0">
        <w:t>Black adjust symbol for contrast adjustment</w:t>
      </w:r>
      <w:ins w:id="405" w:author="jonathan pritchard" w:date="2024-10-14T01:18:00Z" w16du:dateUtc="2024-10-14T00:18:00Z">
        <w:r w:rsidR="00D755A5">
          <w:t>;</w:t>
        </w:r>
      </w:ins>
    </w:p>
    <w:p w14:paraId="7D8FF987" w14:textId="77777777" w:rsidR="00D755A5" w:rsidRDefault="00D755A5" w:rsidP="00AE2737">
      <w:pPr>
        <w:pStyle w:val="ListParagraph"/>
        <w:numPr>
          <w:ilvl w:val="0"/>
          <w:numId w:val="25"/>
        </w:numPr>
        <w:spacing w:after="60" w:line="240" w:lineRule="auto"/>
        <w:jc w:val="both"/>
        <w:rPr>
          <w:ins w:id="406" w:author="jonathan pritchard" w:date="2024-10-14T01:18:00Z" w16du:dateUtc="2024-10-14T00:18:00Z"/>
        </w:rPr>
      </w:pPr>
      <w:ins w:id="407" w:author="jonathan pritchard" w:date="2024-10-14T01:18:00Z" w16du:dateUtc="2024-10-14T00:18:00Z">
        <w:r>
          <w:t>C</w:t>
        </w:r>
      </w:ins>
      <w:del w:id="408" w:author="jonathan pritchard" w:date="2024-10-14T01:18:00Z" w16du:dateUtc="2024-10-14T00:18:00Z">
        <w:r w:rsidR="00330D8D" w:rsidRPr="00A527F0" w:rsidDel="00D755A5">
          <w:delText xml:space="preserve"> and c</w:delText>
        </w:r>
      </w:del>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rPr>
          <w:ins w:id="409" w:author="jonathan pritchard" w:date="2024-10-14T01:19:00Z" w16du:dateUtc="2024-10-14T00:19:00Z"/>
        </w:rPr>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D755A5" w:rsidRDefault="00D755A5" w:rsidP="00AE2737">
      <w:pPr>
        <w:pStyle w:val="ListParagraph"/>
        <w:numPr>
          <w:ilvl w:val="0"/>
          <w:numId w:val="25"/>
        </w:numPr>
        <w:spacing w:after="60" w:line="240" w:lineRule="auto"/>
        <w:jc w:val="both"/>
        <w:rPr>
          <w:ins w:id="410" w:author="jonathan pritchard" w:date="2024-10-14T01:19:00Z" w16du:dateUtc="2024-10-14T00:19:00Z"/>
          <w:highlight w:val="yellow"/>
          <w:rPrChange w:id="411" w:author="jonathan pritchard" w:date="2024-10-14T01:21:00Z" w16du:dateUtc="2024-10-14T00:21:00Z">
            <w:rPr>
              <w:ins w:id="412" w:author="jonathan pritchard" w:date="2024-10-14T01:19:00Z" w16du:dateUtc="2024-10-14T00:19:00Z"/>
            </w:rPr>
          </w:rPrChange>
        </w:rPr>
      </w:pPr>
      <w:ins w:id="413" w:author="jonathan pritchard" w:date="2024-10-14T01:19:00Z" w16du:dateUtc="2024-10-14T00:19:00Z">
        <w:r w:rsidRPr="00D755A5">
          <w:rPr>
            <w:highlight w:val="yellow"/>
            <w:rPrChange w:id="414" w:author="jonathan pritchard" w:date="2024-10-14T01:21:00Z" w16du:dateUtc="2024-10-14T00:21:00Z">
              <w:rPr/>
            </w:rPrChange>
          </w:rPr>
          <w:t>Edition number</w:t>
        </w:r>
      </w:ins>
      <w:ins w:id="415" w:author="jonathan pritchard" w:date="2024-10-14T01:20:00Z" w16du:dateUtc="2024-10-14T00:20:00Z">
        <w:r w:rsidRPr="00D755A5">
          <w:rPr>
            <w:highlight w:val="yellow"/>
            <w:rPrChange w:id="416" w:author="jonathan pritchard" w:date="2024-10-14T01:21:00Z" w16du:dateUtc="2024-10-14T00:21:00Z">
              <w:rPr/>
            </w:rPrChange>
          </w:rPr>
          <w:t>s</w:t>
        </w:r>
      </w:ins>
      <w:ins w:id="417" w:author="jonathan pritchard" w:date="2024-10-14T01:19:00Z" w16du:dateUtc="2024-10-14T00:19:00Z">
        <w:r w:rsidRPr="00D755A5">
          <w:rPr>
            <w:highlight w:val="yellow"/>
            <w:rPrChange w:id="418" w:author="jonathan pritchard" w:date="2024-10-14T01:21:00Z" w16du:dateUtc="2024-10-14T00:21:00Z">
              <w:rPr/>
            </w:rPrChange>
          </w:rPr>
          <w:t xml:space="preserve"> of Presentation Librar</w:t>
        </w:r>
      </w:ins>
      <w:ins w:id="419" w:author="jonathan pritchard" w:date="2024-10-14T01:20:00Z" w16du:dateUtc="2024-10-14T00:20:00Z">
        <w:r w:rsidRPr="00D755A5">
          <w:rPr>
            <w:highlight w:val="yellow"/>
            <w:rPrChange w:id="420" w:author="jonathan pritchard" w:date="2024-10-14T01:21:00Z" w16du:dateUtc="2024-10-14T00:21:00Z">
              <w:rPr/>
            </w:rPrChange>
          </w:rPr>
          <w:t>ies</w:t>
        </w:r>
      </w:ins>
      <w:ins w:id="421" w:author="jonathan pritchard" w:date="2024-10-14T01:19:00Z" w16du:dateUtc="2024-10-14T00:19:00Z">
        <w:r w:rsidRPr="00D755A5">
          <w:rPr>
            <w:highlight w:val="yellow"/>
            <w:rPrChange w:id="422" w:author="jonathan pritchard" w:date="2024-10-14T01:21:00Z" w16du:dateUtc="2024-10-14T00:21:00Z">
              <w:rPr/>
            </w:rPrChange>
          </w:rPr>
          <w:t xml:space="preserve"> in use</w:t>
        </w:r>
      </w:ins>
      <w:ins w:id="423" w:author="jonathan pritchard" w:date="2024-10-14T01:20:00Z" w16du:dateUtc="2024-10-14T00:20:00Z">
        <w:r w:rsidRPr="00D755A5">
          <w:rPr>
            <w:highlight w:val="yellow"/>
            <w:rPrChange w:id="424" w:author="jonathan pritchard" w:date="2024-10-14T01:21:00Z" w16du:dateUtc="2024-10-14T00:21:00Z">
              <w:rPr/>
            </w:rPrChange>
          </w:rPr>
          <w:t>;</w:t>
        </w:r>
      </w:ins>
    </w:p>
    <w:p w14:paraId="43251EB1" w14:textId="7B37539E" w:rsidR="00D755A5" w:rsidRPr="00D755A5" w:rsidRDefault="00D755A5" w:rsidP="00AE2737">
      <w:pPr>
        <w:pStyle w:val="ListParagraph"/>
        <w:numPr>
          <w:ilvl w:val="0"/>
          <w:numId w:val="25"/>
        </w:numPr>
        <w:spacing w:after="60" w:line="240" w:lineRule="auto"/>
        <w:jc w:val="both"/>
        <w:rPr>
          <w:highlight w:val="yellow"/>
          <w:rPrChange w:id="425" w:author="jonathan pritchard" w:date="2024-10-14T01:21:00Z" w16du:dateUtc="2024-10-14T00:21:00Z">
            <w:rPr/>
          </w:rPrChange>
        </w:rPr>
      </w:pPr>
      <w:ins w:id="426" w:author="jonathan pritchard" w:date="2024-10-14T01:19:00Z" w16du:dateUtc="2024-10-14T00:19:00Z">
        <w:r w:rsidRPr="00D755A5">
          <w:rPr>
            <w:highlight w:val="yellow"/>
            <w:rPrChange w:id="427" w:author="jonathan pritchard" w:date="2024-10-14T01:21:00Z" w16du:dateUtc="2024-10-14T00:21:00Z">
              <w:rPr/>
            </w:rPrChange>
          </w:rPr>
          <w:t xml:space="preserve">Edition numbers </w:t>
        </w:r>
      </w:ins>
      <w:ins w:id="428" w:author="jonathan pritchard" w:date="2024-10-14T01:20:00Z" w16du:dateUtc="2024-10-14T00:20:00Z">
        <w:r w:rsidRPr="00D755A5">
          <w:rPr>
            <w:highlight w:val="yellow"/>
            <w:rPrChange w:id="429" w:author="jonathan pritchard" w:date="2024-10-14T01:21:00Z" w16du:dateUtc="2024-10-14T00:21:00Z">
              <w:rPr/>
            </w:rPrChange>
          </w:rPr>
          <w:t>of feature and portrayal catalogues in use.</w:t>
        </w:r>
      </w:ins>
    </w:p>
    <w:p w14:paraId="73238D0E" w14:textId="77777777" w:rsidR="00A13F5A" w:rsidRPr="00A527F0" w:rsidRDefault="00A13F5A" w:rsidP="00A13F5A">
      <w:pPr>
        <w:spacing w:after="120" w:line="240" w:lineRule="auto"/>
        <w:jc w:val="both"/>
        <w:rPr>
          <w:b/>
          <w:bCs/>
        </w:rPr>
      </w:pPr>
    </w:p>
    <w:p w14:paraId="558EA4C5" w14:textId="49FCEE08" w:rsidR="00D755A5" w:rsidRPr="00D755A5" w:rsidRDefault="00D755A5" w:rsidP="00D755A5">
      <w:pPr>
        <w:pStyle w:val="Heading3"/>
        <w:rPr>
          <w:ins w:id="430" w:author="jonathan pritchard" w:date="2024-10-14T01:23:00Z" w16du:dateUtc="2024-10-14T00:23:00Z"/>
          <w:rPrChange w:id="431" w:author="jonathan pritchard" w:date="2024-10-14T01:23:00Z" w16du:dateUtc="2024-10-14T00:23:00Z">
            <w:rPr>
              <w:ins w:id="432" w:author="jonathan pritchard" w:date="2024-10-14T01:23:00Z" w16du:dateUtc="2024-10-14T00:23:00Z"/>
              <w:highlight w:val="yellow"/>
            </w:rPr>
          </w:rPrChange>
        </w:rPr>
      </w:pPr>
      <w:commentRangeStart w:id="433"/>
      <w:ins w:id="434" w:author="jonathan pritchard" w:date="2024-10-14T01:23:00Z" w16du:dateUtc="2024-10-14T00:23:00Z">
        <w:r>
          <w:rPr>
            <w:highlight w:val="yellow"/>
          </w:rPr>
          <w:t>Navigational Warning functions</w:t>
        </w:r>
      </w:ins>
    </w:p>
    <w:p w14:paraId="3D95DF90" w14:textId="352E8AC6" w:rsidR="000F4DF4" w:rsidRPr="00A527F0" w:rsidRDefault="000F4DF4">
      <w:pPr>
        <w:pPrChange w:id="435" w:author="jonathan pritchard" w:date="2024-10-14T01:23:00Z" w16du:dateUtc="2024-10-14T00:23:00Z">
          <w:pPr>
            <w:spacing w:after="120" w:line="240" w:lineRule="auto"/>
            <w:jc w:val="both"/>
          </w:pPr>
        </w:pPrChange>
      </w:pPr>
      <w:r w:rsidRPr="00D755A5">
        <w:rPr>
          <w:highlight w:val="yellow"/>
          <w:rPrChange w:id="436" w:author="jonathan pritchard" w:date="2024-10-14T01:22:00Z" w16du:dateUtc="2024-10-14T00:22:00Z">
            <w:rPr/>
          </w:rPrChange>
        </w:rPr>
        <w:t xml:space="preserve">Specification for the display of navigational warnings are contained in section </w:t>
      </w:r>
      <w:r w:rsidRPr="00D755A5">
        <w:rPr>
          <w:highlight w:val="yellow"/>
        </w:rPr>
        <w:t>XXX</w:t>
      </w:r>
      <w:commentRangeEnd w:id="433"/>
      <w:r w:rsidR="00D755A5">
        <w:rPr>
          <w:rStyle w:val="CommentReference"/>
        </w:rPr>
        <w:commentReference w:id="433"/>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437" w:name="_Toc178869285"/>
      <w:commentRangeStart w:id="438"/>
      <w:commentRangeStart w:id="439"/>
      <w:commentRangeStart w:id="440"/>
      <w:commentRangeStart w:id="441"/>
      <w:commentRangeStart w:id="442"/>
      <w:r w:rsidRPr="00A527F0">
        <w:t>Units</w:t>
      </w:r>
      <w:commentRangeEnd w:id="438"/>
      <w:r w:rsidR="00411E72">
        <w:rPr>
          <w:rStyle w:val="CommentReference"/>
          <w:b w:val="0"/>
          <w:bCs w:val="0"/>
        </w:rPr>
        <w:commentReference w:id="438"/>
      </w:r>
      <w:commentRangeEnd w:id="439"/>
      <w:r w:rsidR="00411E72">
        <w:rPr>
          <w:rStyle w:val="CommentReference"/>
          <w:b w:val="0"/>
          <w:bCs w:val="0"/>
        </w:rPr>
        <w:commentReference w:id="439"/>
      </w:r>
      <w:bookmarkEnd w:id="437"/>
      <w:commentRangeEnd w:id="440"/>
      <w:r w:rsidR="00D755A5">
        <w:rPr>
          <w:rStyle w:val="CommentReference"/>
          <w:b w:val="0"/>
          <w:bCs w:val="0"/>
        </w:rPr>
        <w:commentReference w:id="440"/>
      </w:r>
      <w:commentRangeEnd w:id="441"/>
      <w:r w:rsidR="00171271">
        <w:rPr>
          <w:rStyle w:val="CommentReference"/>
          <w:b w:val="0"/>
          <w:bCs w:val="0"/>
        </w:rPr>
        <w:commentReference w:id="441"/>
      </w:r>
      <w:commentRangeEnd w:id="442"/>
      <w:r w:rsidR="00036FFD">
        <w:rPr>
          <w:rStyle w:val="CommentReference"/>
          <w:b w:val="0"/>
          <w:bCs w:val="0"/>
        </w:rPr>
        <w:commentReference w:id="442"/>
      </w:r>
    </w:p>
    <w:p w14:paraId="4D996FD9" w14:textId="7D6508AF" w:rsidR="00D755A5" w:rsidRPr="00171271" w:rsidRDefault="00D755A5" w:rsidP="000D5648">
      <w:pPr>
        <w:spacing w:after="60" w:line="240" w:lineRule="auto"/>
        <w:jc w:val="both"/>
        <w:rPr>
          <w:ins w:id="443" w:author="jonathan pritchard" w:date="2024-10-14T01:27:00Z" w16du:dateUtc="2024-10-14T00:27:00Z"/>
          <w:highlight w:val="yellow"/>
          <w:rPrChange w:id="444" w:author="jonathan pritchard" w:date="2024-10-14T01:28:00Z" w16du:dateUtc="2024-10-14T00:28:00Z">
            <w:rPr>
              <w:ins w:id="445" w:author="jonathan pritchard" w:date="2024-10-14T01:27:00Z" w16du:dateUtc="2024-10-14T00:27:00Z"/>
            </w:rPr>
          </w:rPrChange>
        </w:rPr>
      </w:pPr>
      <w:ins w:id="446" w:author="jonathan pritchard" w:date="2024-10-14T01:26:00Z" w16du:dateUtc="2024-10-14T00:26:00Z">
        <w:r w:rsidRPr="00171271">
          <w:rPr>
            <w:highlight w:val="yellow"/>
            <w:rPrChange w:id="447" w:author="jonathan pritchard" w:date="2024-10-14T01:28:00Z" w16du:dateUtc="2024-10-14T00:28:00Z">
              <w:rPr/>
            </w:rPrChange>
          </w:rPr>
          <w:t xml:space="preserve">The units of height and depth listed below must be permanently </w:t>
        </w:r>
      </w:ins>
      <w:ins w:id="448" w:author="jonathan pritchard" w:date="2024-10-14T01:27:00Z" w16du:dateUtc="2024-10-14T00:27:00Z">
        <w:r w:rsidR="00171271" w:rsidRPr="00171271">
          <w:rPr>
            <w:highlight w:val="yellow"/>
            <w:rPrChange w:id="449" w:author="jonathan pritchard" w:date="2024-10-14T01:28:00Z" w16du:dateUtc="2024-10-14T00:28:00Z">
              <w:rPr/>
            </w:rPrChange>
          </w:rPr>
          <w:t xml:space="preserve">indicated </w:t>
        </w:r>
        <w:r w:rsidR="00171271" w:rsidRPr="00F0338B">
          <w:rPr>
            <w:strike/>
            <w:highlight w:val="yellow"/>
            <w:rPrChange w:id="450" w:author="jonathan pritchard" w:date="2024-10-14T01:28:00Z" w16du:dateUtc="2024-10-14T00:28:00Z">
              <w:rPr/>
            </w:rPrChange>
          </w:rPr>
          <w:t>in the display legend</w:t>
        </w:r>
        <w:r w:rsidR="00171271" w:rsidRPr="00036FFD">
          <w:rPr>
            <w:highlight w:val="yellow"/>
            <w:rPrChange w:id="451" w:author="jonathan pritchard" w:date="2024-10-14T01:28:00Z" w16du:dateUtc="2024-10-14T00:28:00Z">
              <w:rPr/>
            </w:rPrChange>
          </w:rPr>
          <w:t xml:space="preserve">. </w:t>
        </w:r>
        <w:r w:rsidR="00171271" w:rsidRPr="00171271">
          <w:rPr>
            <w:highlight w:val="yellow"/>
            <w:rPrChange w:id="452" w:author="jonathan pritchard" w:date="2024-10-14T01:28:00Z" w16du:dateUtc="2024-10-14T00:28:00Z">
              <w:rPr/>
            </w:rPrChange>
          </w:rPr>
          <w:t>Equivalent values using other units may also be shown:</w:t>
        </w:r>
      </w:ins>
    </w:p>
    <w:p w14:paraId="0646F867" w14:textId="77777777" w:rsidR="00D755A5" w:rsidRPr="00171271" w:rsidRDefault="00D755A5" w:rsidP="00D755A5">
      <w:pPr>
        <w:spacing w:after="60" w:line="240" w:lineRule="auto"/>
        <w:ind w:left="720"/>
        <w:jc w:val="both"/>
        <w:rPr>
          <w:moveTo w:id="453" w:author="jonathan pritchard" w:date="2024-10-14T01:27:00Z" w16du:dateUtc="2024-10-14T00:27:00Z"/>
          <w:highlight w:val="yellow"/>
          <w:rPrChange w:id="454" w:author="jonathan pritchard" w:date="2024-10-14T01:28:00Z" w16du:dateUtc="2024-10-14T00:28:00Z">
            <w:rPr>
              <w:moveTo w:id="455" w:author="jonathan pritchard" w:date="2024-10-14T01:27:00Z" w16du:dateUtc="2024-10-14T00:27:00Z"/>
            </w:rPr>
          </w:rPrChange>
        </w:rPr>
      </w:pPr>
      <w:moveToRangeStart w:id="456" w:author="jonathan pritchard" w:date="2024-10-14T01:27:00Z" w:name="move179761652"/>
      <w:moveTo w:id="457" w:author="jonathan pritchard" w:date="2024-10-14T01:27:00Z" w16du:dateUtc="2024-10-14T00:27:00Z">
        <w:r w:rsidRPr="00171271">
          <w:rPr>
            <w:highlight w:val="yellow"/>
            <w:rPrChange w:id="458" w:author="jonathan pritchard" w:date="2024-10-14T01:28:00Z" w16du:dateUtc="2024-10-14T00:28:00Z">
              <w:rPr/>
            </w:rPrChange>
          </w:rPr>
          <w:t>Depth:</w:t>
        </w:r>
        <w:r w:rsidRPr="00171271">
          <w:rPr>
            <w:highlight w:val="yellow"/>
            <w:rPrChange w:id="459" w:author="jonathan pritchard" w:date="2024-10-14T01:28:00Z" w16du:dateUtc="2024-10-14T00:28:00Z">
              <w:rPr/>
            </w:rPrChange>
          </w:rPr>
          <w:tab/>
        </w:r>
        <w:r w:rsidRPr="00171271">
          <w:rPr>
            <w:highlight w:val="yellow"/>
            <w:rPrChange w:id="460" w:author="jonathan pritchard" w:date="2024-10-14T01:28:00Z" w16du:dateUtc="2024-10-14T00:28:00Z">
              <w:rPr/>
            </w:rPrChange>
          </w:rPr>
          <w:tab/>
          <w:t>Metres and decimetres.</w:t>
        </w:r>
      </w:moveTo>
    </w:p>
    <w:p w14:paraId="6BB43845" w14:textId="77777777" w:rsidR="00D755A5" w:rsidRPr="00A527F0" w:rsidDel="00D755A5" w:rsidRDefault="00D755A5" w:rsidP="00D755A5">
      <w:pPr>
        <w:spacing w:after="60" w:line="240" w:lineRule="auto"/>
        <w:ind w:left="720"/>
        <w:jc w:val="both"/>
        <w:rPr>
          <w:del w:id="461" w:author="jonathan pritchard" w:date="2024-10-14T01:27:00Z" w16du:dateUtc="2024-10-14T00:27:00Z"/>
          <w:moveTo w:id="462" w:author="jonathan pritchard" w:date="2024-10-14T01:27:00Z" w16du:dateUtc="2024-10-14T00:27:00Z"/>
        </w:rPr>
      </w:pPr>
      <w:moveTo w:id="463" w:author="jonathan pritchard" w:date="2024-10-14T01:27:00Z" w16du:dateUtc="2024-10-14T00:27:00Z">
        <w:r w:rsidRPr="00171271">
          <w:rPr>
            <w:highlight w:val="yellow"/>
            <w:rPrChange w:id="464" w:author="jonathan pritchard" w:date="2024-10-14T01:28:00Z" w16du:dateUtc="2024-10-14T00:28:00Z">
              <w:rPr/>
            </w:rPrChange>
          </w:rPr>
          <w:t>Height:</w:t>
        </w:r>
        <w:r w:rsidRPr="00171271">
          <w:rPr>
            <w:highlight w:val="yellow"/>
            <w:rPrChange w:id="465" w:author="jonathan pritchard" w:date="2024-10-14T01:28:00Z" w16du:dateUtc="2024-10-14T00:28:00Z">
              <w:rPr/>
            </w:rPrChange>
          </w:rPr>
          <w:tab/>
        </w:r>
        <w:r w:rsidRPr="00171271">
          <w:rPr>
            <w:highlight w:val="yellow"/>
            <w:rPrChange w:id="466" w:author="jonathan pritchard" w:date="2024-10-14T01:28:00Z" w16du:dateUtc="2024-10-14T00:28:00Z">
              <w:rPr/>
            </w:rPrChange>
          </w:rPr>
          <w:tab/>
          <w:t>Metres.</w:t>
        </w:r>
      </w:moveTo>
    </w:p>
    <w:moveToRangeEnd w:id="456"/>
    <w:p w14:paraId="1BC7902D" w14:textId="77777777" w:rsidR="00D755A5" w:rsidRDefault="00D755A5">
      <w:pPr>
        <w:spacing w:after="60" w:line="240" w:lineRule="auto"/>
        <w:ind w:left="720"/>
        <w:jc w:val="both"/>
        <w:rPr>
          <w:ins w:id="467" w:author="jonathan pritchard" w:date="2024-10-14T01:27:00Z" w16du:dateUtc="2024-10-14T00:27:00Z"/>
        </w:rPr>
        <w:pPrChange w:id="468" w:author="jonathan pritchard" w:date="2024-10-14T01:27:00Z" w16du:dateUtc="2024-10-14T00:27:00Z">
          <w:pPr>
            <w:spacing w:after="60" w:line="240" w:lineRule="auto"/>
            <w:jc w:val="both"/>
          </w:pPr>
        </w:pPrChange>
      </w:pPr>
    </w:p>
    <w:p w14:paraId="1D739390" w14:textId="77777777" w:rsidR="00D755A5" w:rsidRDefault="00D755A5" w:rsidP="000D5648">
      <w:pPr>
        <w:spacing w:after="60" w:line="240" w:lineRule="auto"/>
        <w:jc w:val="both"/>
        <w:rPr>
          <w:ins w:id="469" w:author="jonathan pritchard" w:date="2024-10-14T01:26:00Z" w16du:dateUtc="2024-10-14T00:26:00Z"/>
        </w:rPr>
      </w:pPr>
    </w:p>
    <w:p w14:paraId="4C68B880" w14:textId="77619556" w:rsidR="00282925" w:rsidRPr="00A527F0" w:rsidDel="00D755A5" w:rsidRDefault="00D755A5" w:rsidP="000D5648">
      <w:pPr>
        <w:spacing w:after="60" w:line="240" w:lineRule="auto"/>
        <w:jc w:val="both"/>
        <w:rPr>
          <w:del w:id="470" w:author="jonathan pritchard" w:date="2024-10-14T01:27:00Z" w16du:dateUtc="2024-10-14T00:27:00Z"/>
        </w:rPr>
      </w:pPr>
      <w:ins w:id="471" w:author="jonathan pritchard" w:date="2024-10-14T01:27:00Z" w16du:dateUtc="2024-10-14T00:27:00Z">
        <w:r>
          <w:t>Additionally, t</w:t>
        </w:r>
      </w:ins>
      <w:del w:id="472" w:author="jonathan pritchard" w:date="2024-10-14T01:27:00Z" w16du:dateUtc="2024-10-14T00:27:00Z">
        <w:r w:rsidR="00282925" w:rsidRPr="00A527F0" w:rsidDel="00D755A5">
          <w:delText>T</w:delText>
        </w:r>
      </w:del>
      <w:r w:rsidR="00282925" w:rsidRPr="00A527F0">
        <w:t xml:space="preserve">he units listed below </w:t>
      </w:r>
      <w:r w:rsidR="0023731C" w:rsidRPr="00A527F0">
        <w:t xml:space="preserve">must </w:t>
      </w:r>
      <w:r w:rsidR="00282925" w:rsidRPr="00A527F0">
        <w:t>be</w:t>
      </w:r>
      <w:r w:rsidR="005D7C82" w:rsidRPr="00A527F0">
        <w:t xml:space="preserve"> available</w:t>
      </w:r>
      <w:del w:id="473" w:author="jonathan pritchard" w:date="2024-10-14T01:27:00Z" w16du:dateUtc="2024-10-14T00:27:00Z">
        <w:r w:rsidR="005D7C82" w:rsidRPr="00A527F0" w:rsidDel="00D755A5">
          <w:delText>, at least</w:delText>
        </w:r>
      </w:del>
      <w:r w:rsidR="005D7C82" w:rsidRPr="00A527F0">
        <w:t>, on demand</w:t>
      </w:r>
      <w:r w:rsidR="0023731C" w:rsidRPr="00A527F0">
        <w:t xml:space="preserve"> and</w:t>
      </w:r>
      <w:r w:rsidR="00282925" w:rsidRPr="00A527F0">
        <w:t xml:space="preserve"> indicated in the display legend</w:t>
      </w:r>
      <w:r w:rsidR="0023731C" w:rsidRPr="00A527F0">
        <w:t xml:space="preserve">. </w:t>
      </w:r>
      <w:del w:id="474" w:author="jonathan pritchard" w:date="2024-10-14T01:28:00Z" w16du:dateUtc="2024-10-14T00:28:00Z">
        <w:r w:rsidR="0023731C" w:rsidRPr="00A527F0" w:rsidDel="00171271">
          <w:delText>Equivalent values using other units may also be shown</w:delText>
        </w:r>
        <w:r w:rsidR="00282925" w:rsidRPr="00A527F0" w:rsidDel="00171271">
          <w:delText>:</w:delText>
        </w:r>
      </w:del>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80919A7" w:rsidR="00282925" w:rsidRPr="00A527F0" w:rsidDel="00D755A5" w:rsidRDefault="00282925" w:rsidP="000D5648">
      <w:pPr>
        <w:spacing w:after="60" w:line="240" w:lineRule="auto"/>
        <w:ind w:left="720"/>
        <w:jc w:val="both"/>
        <w:rPr>
          <w:moveFrom w:id="475" w:author="jonathan pritchard" w:date="2024-10-14T01:27:00Z" w16du:dateUtc="2024-10-14T00:27:00Z"/>
        </w:rPr>
      </w:pPr>
      <w:moveFromRangeStart w:id="476" w:author="jonathan pritchard" w:date="2024-10-14T01:27:00Z" w:name="move179761652"/>
      <w:moveFrom w:id="477" w:author="jonathan pritchard" w:date="2024-10-14T01:27:00Z" w16du:dateUtc="2024-10-14T00:27:00Z">
        <w:r w:rsidRPr="00A527F0" w:rsidDel="00D755A5">
          <w:t>Depth:</w:t>
        </w:r>
        <w:r w:rsidRPr="00A527F0" w:rsidDel="00D755A5">
          <w:tab/>
        </w:r>
        <w:r w:rsidRPr="00A527F0" w:rsidDel="00D755A5">
          <w:tab/>
        </w:r>
        <w:r w:rsidR="000D5648" w:rsidRPr="00A527F0" w:rsidDel="00D755A5">
          <w:t>M</w:t>
        </w:r>
        <w:r w:rsidRPr="00A527F0" w:rsidDel="00D755A5">
          <w:t>etres and decimetres.</w:t>
        </w:r>
      </w:moveFrom>
    </w:p>
    <w:p w14:paraId="3A7246E0" w14:textId="2F6CE7EC" w:rsidR="00282925" w:rsidRPr="00A527F0" w:rsidDel="00D755A5" w:rsidRDefault="00282925" w:rsidP="000D5648">
      <w:pPr>
        <w:spacing w:after="60" w:line="240" w:lineRule="auto"/>
        <w:ind w:left="720"/>
        <w:jc w:val="both"/>
        <w:rPr>
          <w:moveFrom w:id="478" w:author="jonathan pritchard" w:date="2024-10-14T01:27:00Z" w16du:dateUtc="2024-10-14T00:27:00Z"/>
        </w:rPr>
      </w:pPr>
      <w:moveFrom w:id="479" w:author="jonathan pritchard" w:date="2024-10-14T01:27:00Z" w16du:dateUtc="2024-10-14T00:27:00Z">
        <w:r w:rsidRPr="00A527F0" w:rsidDel="00D755A5">
          <w:t>Height:</w:t>
        </w:r>
        <w:r w:rsidRPr="00A527F0" w:rsidDel="00D755A5">
          <w:tab/>
        </w:r>
        <w:r w:rsidRPr="00A527F0" w:rsidDel="00D755A5">
          <w:tab/>
        </w:r>
        <w:r w:rsidR="000D5648" w:rsidRPr="00A527F0" w:rsidDel="00D755A5">
          <w:t>M</w:t>
        </w:r>
        <w:r w:rsidRPr="00A527F0" w:rsidDel="00D755A5">
          <w:t>etres.</w:t>
        </w:r>
      </w:moveFrom>
    </w:p>
    <w:moveFromRangeEnd w:id="476"/>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480" w:name="_Ref167188547"/>
      <w:bookmarkStart w:id="481" w:name="_Toc178869286"/>
      <w:commentRangeStart w:id="482"/>
      <w:commentRangeStart w:id="483"/>
      <w:commentRangeStart w:id="484"/>
      <w:commentRangeStart w:id="485"/>
      <w:commentRangeStart w:id="486"/>
      <w:commentRangeStart w:id="487"/>
      <w:r w:rsidRPr="00A527F0">
        <w:t>Legend</w:t>
      </w:r>
      <w:bookmarkEnd w:id="480"/>
      <w:commentRangeEnd w:id="482"/>
      <w:r w:rsidR="00330D8D" w:rsidRPr="00B812CA">
        <w:rPr>
          <w:rStyle w:val="CommentReference"/>
          <w:b w:val="0"/>
          <w:bCs w:val="0"/>
          <w:lang w:val="en-GB"/>
        </w:rPr>
        <w:commentReference w:id="482"/>
      </w:r>
      <w:commentRangeEnd w:id="483"/>
      <w:commentRangeEnd w:id="484"/>
      <w:r w:rsidR="0023731C" w:rsidRPr="00B812CA">
        <w:rPr>
          <w:rStyle w:val="CommentReference"/>
          <w:b w:val="0"/>
          <w:bCs w:val="0"/>
          <w:lang w:val="en-GB"/>
        </w:rPr>
        <w:commentReference w:id="483"/>
      </w:r>
      <w:r w:rsidR="00A82EF8" w:rsidRPr="00B812CA">
        <w:rPr>
          <w:rStyle w:val="CommentReference"/>
          <w:b w:val="0"/>
          <w:bCs w:val="0"/>
          <w:lang w:val="en-GB"/>
        </w:rPr>
        <w:commentReference w:id="484"/>
      </w:r>
      <w:commentRangeEnd w:id="485"/>
      <w:r w:rsidR="002128CD">
        <w:rPr>
          <w:rStyle w:val="CommentReference"/>
          <w:b w:val="0"/>
          <w:bCs w:val="0"/>
        </w:rPr>
        <w:commentReference w:id="485"/>
      </w:r>
      <w:bookmarkEnd w:id="481"/>
      <w:commentRangeEnd w:id="486"/>
      <w:r w:rsidR="00171271">
        <w:rPr>
          <w:rStyle w:val="CommentReference"/>
          <w:b w:val="0"/>
          <w:bCs w:val="0"/>
        </w:rPr>
        <w:commentReference w:id="486"/>
      </w:r>
      <w:commentRangeEnd w:id="487"/>
      <w:r w:rsidR="00F0338B">
        <w:rPr>
          <w:rStyle w:val="CommentReference"/>
          <w:b w:val="0"/>
          <w:bCs w:val="0"/>
        </w:rPr>
        <w:commentReference w:id="487"/>
      </w:r>
    </w:p>
    <w:p w14:paraId="51852F08" w14:textId="2F752C75" w:rsidR="00282925" w:rsidRPr="00A527F0" w:rsidRDefault="00282925" w:rsidP="000D5648">
      <w:pPr>
        <w:spacing w:after="60" w:line="240" w:lineRule="auto"/>
        <w:jc w:val="both"/>
      </w:pPr>
      <w:r w:rsidRPr="00B812CA">
        <w:t xml:space="preserve">A standard legend of general 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AFA77F0" w14:textId="6388805C" w:rsidR="00282925" w:rsidRPr="00F0338B" w:rsidRDefault="00D21916" w:rsidP="00AE2737">
      <w:pPr>
        <w:pStyle w:val="ListParagraph"/>
        <w:numPr>
          <w:ilvl w:val="0"/>
          <w:numId w:val="24"/>
        </w:numPr>
        <w:spacing w:after="60" w:line="240" w:lineRule="auto"/>
        <w:jc w:val="both"/>
        <w:rPr>
          <w:strike/>
          <w:highlight w:val="yellow"/>
        </w:rPr>
      </w:pPr>
      <w:r w:rsidRPr="00F0338B">
        <w:rPr>
          <w:strike/>
          <w:highlight w:val="yellow"/>
        </w:rPr>
        <w:t>U</w:t>
      </w:r>
      <w:r w:rsidR="00282925" w:rsidRPr="00F0338B">
        <w:rPr>
          <w:strike/>
          <w:highlight w:val="yellow"/>
        </w:rPr>
        <w:t>nits for depth</w:t>
      </w:r>
      <w:r w:rsidRPr="00F0338B">
        <w:rPr>
          <w:strike/>
          <w:highlight w:val="yellow"/>
        </w:rPr>
        <w:t>;</w:t>
      </w:r>
      <w:r w:rsidR="00282925" w:rsidRPr="00F0338B">
        <w:rPr>
          <w:strike/>
          <w:highlight w:val="yellow"/>
        </w:rPr>
        <w:t xml:space="preserve"> </w:t>
      </w:r>
    </w:p>
    <w:p w14:paraId="6D88AC52" w14:textId="4A709C2C" w:rsidR="00282925" w:rsidRPr="00F0338B" w:rsidRDefault="00D21916" w:rsidP="00AE2737">
      <w:pPr>
        <w:pStyle w:val="ListParagraph"/>
        <w:numPr>
          <w:ilvl w:val="0"/>
          <w:numId w:val="24"/>
        </w:numPr>
        <w:spacing w:after="60" w:line="240" w:lineRule="auto"/>
        <w:jc w:val="both"/>
        <w:rPr>
          <w:strike/>
          <w:highlight w:val="yellow"/>
        </w:rPr>
      </w:pPr>
      <w:r w:rsidRPr="00F0338B">
        <w:rPr>
          <w:strike/>
          <w:highlight w:val="yellow"/>
        </w:rPr>
        <w:t>U</w:t>
      </w:r>
      <w:r w:rsidR="00282925" w:rsidRPr="00F0338B">
        <w:rPr>
          <w:strike/>
          <w:highlight w:val="yellow"/>
        </w:rPr>
        <w:t>nits for height</w:t>
      </w:r>
      <w:r w:rsidRPr="00F0338B">
        <w:rPr>
          <w:strike/>
          <w:highlight w:val="yellow"/>
        </w:rPr>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171271" w:rsidRDefault="00D21916" w:rsidP="00AE2737">
      <w:pPr>
        <w:pStyle w:val="ListParagraph"/>
        <w:numPr>
          <w:ilvl w:val="0"/>
          <w:numId w:val="24"/>
        </w:numPr>
        <w:spacing w:after="60" w:line="240" w:lineRule="auto"/>
        <w:jc w:val="both"/>
        <w:rPr>
          <w:highlight w:val="yellow"/>
          <w:rPrChange w:id="488" w:author="jonathan pritchard" w:date="2024-10-14T01:33:00Z" w16du:dateUtc="2024-10-14T00:33:00Z">
            <w:rPr/>
          </w:rPrChange>
        </w:rPr>
      </w:pPr>
      <w:commentRangeStart w:id="489"/>
      <w:commentRangeStart w:id="490"/>
      <w:commentRangeStart w:id="491"/>
      <w:r w:rsidRPr="00171271">
        <w:rPr>
          <w:highlight w:val="yellow"/>
          <w:rPrChange w:id="492" w:author="jonathan pritchard" w:date="2024-10-14T01:33:00Z" w16du:dateUtc="2024-10-14T00:33:00Z">
            <w:rPr/>
          </w:rPrChange>
        </w:rPr>
        <w:t>T</w:t>
      </w:r>
      <w:r w:rsidR="00282925" w:rsidRPr="00171271">
        <w:rPr>
          <w:highlight w:val="yellow"/>
          <w:rPrChange w:id="493" w:author="jonathan pritchard" w:date="2024-10-14T01:33:00Z" w16du:dateUtc="2024-10-14T00:33:00Z">
            <w:rPr/>
          </w:rPrChange>
        </w:rPr>
        <w:t>he value of the safety depth if used</w:t>
      </w:r>
      <w:r w:rsidRPr="00171271">
        <w:rPr>
          <w:highlight w:val="yellow"/>
          <w:rPrChange w:id="494" w:author="jonathan pritchard" w:date="2024-10-14T01:33:00Z" w16du:dateUtc="2024-10-14T00:33:00Z">
            <w:rPr/>
          </w:rPrChange>
        </w:rPr>
        <w:t>;</w:t>
      </w:r>
    </w:p>
    <w:p w14:paraId="6D2D259C" w14:textId="004F5EBF" w:rsidR="00282925" w:rsidRDefault="00D21916" w:rsidP="00AE2737">
      <w:pPr>
        <w:pStyle w:val="ListParagraph"/>
        <w:numPr>
          <w:ilvl w:val="0"/>
          <w:numId w:val="24"/>
        </w:numPr>
        <w:spacing w:after="60" w:line="240" w:lineRule="auto"/>
        <w:jc w:val="both"/>
        <w:rPr>
          <w:ins w:id="495" w:author="jonathan pritchard" w:date="2024-10-14T01:33:00Z" w16du:dateUtc="2024-10-14T00:33:00Z"/>
          <w:highlight w:val="yellow"/>
        </w:rPr>
      </w:pPr>
      <w:commentRangeStart w:id="496"/>
      <w:commentRangeStart w:id="497"/>
      <w:r w:rsidRPr="00171271">
        <w:rPr>
          <w:highlight w:val="yellow"/>
          <w:rPrChange w:id="498" w:author="jonathan pritchard" w:date="2024-10-14T01:33:00Z" w16du:dateUtc="2024-10-14T00:33:00Z">
            <w:rPr/>
          </w:rPrChange>
        </w:rPr>
        <w:t>T</w:t>
      </w:r>
      <w:r w:rsidR="00282925" w:rsidRPr="00171271">
        <w:rPr>
          <w:highlight w:val="yellow"/>
          <w:rPrChange w:id="499" w:author="jonathan pritchard" w:date="2024-10-14T01:33:00Z" w16du:dateUtc="2024-10-14T00:33:00Z">
            <w:rPr/>
          </w:rPrChange>
        </w:rPr>
        <w:t>he value of the safety contour selected by the mariner, as well as the value of the safety contour displayed (which may be different from that selected by the mariner)</w:t>
      </w:r>
      <w:r w:rsidRPr="00171271">
        <w:rPr>
          <w:highlight w:val="yellow"/>
          <w:rPrChange w:id="500" w:author="jonathan pritchard" w:date="2024-10-14T01:33:00Z" w16du:dateUtc="2024-10-14T00:33:00Z">
            <w:rPr/>
          </w:rPrChange>
        </w:rPr>
        <w:t>;</w:t>
      </w:r>
      <w:commentRangeEnd w:id="489"/>
      <w:r w:rsidR="008C77AA" w:rsidRPr="00171271">
        <w:rPr>
          <w:rStyle w:val="CommentReference"/>
          <w:highlight w:val="yellow"/>
          <w:lang w:val="en-GB"/>
          <w:rPrChange w:id="501" w:author="jonathan pritchard" w:date="2024-10-14T01:33:00Z" w16du:dateUtc="2024-10-14T00:33:00Z">
            <w:rPr>
              <w:rStyle w:val="CommentReference"/>
              <w:lang w:val="en-GB"/>
            </w:rPr>
          </w:rPrChange>
        </w:rPr>
        <w:commentReference w:id="489"/>
      </w:r>
      <w:commentRangeEnd w:id="490"/>
      <w:r w:rsidR="008C77AA" w:rsidRPr="00171271">
        <w:rPr>
          <w:rStyle w:val="CommentReference"/>
          <w:highlight w:val="yellow"/>
          <w:lang w:val="en-GB"/>
          <w:rPrChange w:id="502" w:author="jonathan pritchard" w:date="2024-10-14T01:33:00Z" w16du:dateUtc="2024-10-14T00:33:00Z">
            <w:rPr>
              <w:rStyle w:val="CommentReference"/>
              <w:lang w:val="en-GB"/>
            </w:rPr>
          </w:rPrChange>
        </w:rPr>
        <w:commentReference w:id="490"/>
      </w:r>
      <w:commentRangeEnd w:id="491"/>
      <w:commentRangeEnd w:id="496"/>
      <w:commentRangeEnd w:id="497"/>
      <w:r w:rsidR="00171271" w:rsidRPr="00171271">
        <w:rPr>
          <w:rStyle w:val="CommentReference"/>
          <w:highlight w:val="yellow"/>
          <w:rPrChange w:id="503" w:author="jonathan pritchard" w:date="2024-10-14T01:33:00Z" w16du:dateUtc="2024-10-14T00:33:00Z">
            <w:rPr>
              <w:rStyle w:val="CommentReference"/>
            </w:rPr>
          </w:rPrChange>
        </w:rPr>
        <w:commentReference w:id="491"/>
      </w:r>
      <w:r w:rsidR="00411E72" w:rsidRPr="00171271">
        <w:rPr>
          <w:rStyle w:val="CommentReference"/>
          <w:highlight w:val="yellow"/>
          <w:rPrChange w:id="504" w:author="jonathan pritchard" w:date="2024-10-14T01:33:00Z" w16du:dateUtc="2024-10-14T00:33:00Z">
            <w:rPr>
              <w:rStyle w:val="CommentReference"/>
            </w:rPr>
          </w:rPrChange>
        </w:rPr>
        <w:commentReference w:id="496"/>
      </w:r>
      <w:r w:rsidR="00171271">
        <w:rPr>
          <w:rStyle w:val="CommentReference"/>
        </w:rPr>
        <w:commentReference w:id="497"/>
      </w:r>
    </w:p>
    <w:p w14:paraId="5E640338" w14:textId="121860C3" w:rsidR="00171271" w:rsidRPr="00171271" w:rsidRDefault="00171271" w:rsidP="00AE2737">
      <w:pPr>
        <w:pStyle w:val="ListParagraph"/>
        <w:numPr>
          <w:ilvl w:val="0"/>
          <w:numId w:val="24"/>
        </w:numPr>
        <w:spacing w:after="60" w:line="240" w:lineRule="auto"/>
        <w:jc w:val="both"/>
        <w:rPr>
          <w:highlight w:val="yellow"/>
          <w:rPrChange w:id="505" w:author="jonathan pritchard" w:date="2024-10-14T01:33:00Z" w16du:dateUtc="2024-10-14T00:33:00Z">
            <w:rPr/>
          </w:rPrChange>
        </w:rPr>
      </w:pPr>
      <w:ins w:id="506" w:author="jonathan pritchard" w:date="2024-10-14T01:33:00Z" w16du:dateUtc="2024-10-14T00:33:00Z">
        <w:r>
          <w:rPr>
            <w:highlight w:val="yellow"/>
          </w:rPr>
          <w:t>Method of Water Level Adjustment (if ena</w:t>
        </w:r>
      </w:ins>
      <w:ins w:id="507" w:author="jonathan pritchard" w:date="2024-10-14T01:34:00Z" w16du:dateUtc="2024-10-14T00:34:00Z">
        <w:r>
          <w:rPr>
            <w:highlight w:val="yellow"/>
          </w:rPr>
          <w:t>bled)</w:t>
        </w:r>
      </w:ins>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4D04033"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ins w:id="508" w:author="jonathan pritchard" w:date="2024-10-14T01:30:00Z" w16du:dateUtc="2024-10-14T00:30:00Z">
        <w:r w:rsidR="00171271">
          <w:t xml:space="preserve"> currently in use</w:t>
        </w:r>
      </w:ins>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33C22144"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0553AC">
        <w:t>C-15.9.1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Note that some of the 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214B3A">
      <w:pPr>
        <w:pStyle w:val="Heading2"/>
      </w:pPr>
      <w:bookmarkStart w:id="509" w:name="_Toc17886928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509"/>
    </w:p>
    <w:p w14:paraId="48C6DDC4" w14:textId="7F00C2B6" w:rsidR="00145602" w:rsidRPr="00A527F0" w:rsidRDefault="00950DDE" w:rsidP="00214B3A">
      <w:pPr>
        <w:pStyle w:val="Heading3"/>
      </w:pPr>
      <w:bookmarkStart w:id="510" w:name="_Toc178869288"/>
      <w:commentRangeStart w:id="511"/>
      <w:commentRangeStart w:id="512"/>
      <w:commentRangeStart w:id="513"/>
      <w:commentRangeStart w:id="514"/>
      <w:commentRangeStart w:id="515"/>
      <w:r w:rsidRPr="00A527F0">
        <w:t>Priority layers</w:t>
      </w:r>
      <w:commentRangeEnd w:id="511"/>
      <w:r w:rsidR="00411E72">
        <w:rPr>
          <w:rStyle w:val="CommentReference"/>
          <w:b w:val="0"/>
          <w:bCs w:val="0"/>
        </w:rPr>
        <w:commentReference w:id="511"/>
      </w:r>
      <w:commentRangeEnd w:id="512"/>
      <w:r w:rsidR="00411E72">
        <w:rPr>
          <w:rStyle w:val="CommentReference"/>
          <w:b w:val="0"/>
          <w:bCs w:val="0"/>
        </w:rPr>
        <w:commentReference w:id="512"/>
      </w:r>
      <w:commentRangeEnd w:id="513"/>
      <w:commentRangeEnd w:id="514"/>
      <w:commentRangeEnd w:id="515"/>
      <w:r w:rsidR="00171271">
        <w:rPr>
          <w:rStyle w:val="CommentReference"/>
          <w:b w:val="0"/>
          <w:bCs w:val="0"/>
        </w:rPr>
        <w:commentReference w:id="513"/>
      </w:r>
      <w:r w:rsidR="002128CD">
        <w:rPr>
          <w:rStyle w:val="CommentReference"/>
          <w:b w:val="0"/>
          <w:bCs w:val="0"/>
        </w:rPr>
        <w:commentReference w:id="514"/>
      </w:r>
      <w:bookmarkEnd w:id="510"/>
      <w:r w:rsidR="00171271">
        <w:rPr>
          <w:rStyle w:val="CommentReference"/>
          <w:b w:val="0"/>
          <w:bCs w:val="0"/>
        </w:rPr>
        <w:commentReference w:id="515"/>
      </w:r>
    </w:p>
    <w:p w14:paraId="46C1AD56" w14:textId="7AA47746"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ins w:id="516" w:author="jonathan pritchard" w:date="2024-10-14T01:37:00Z" w16du:dateUtc="2024-10-14T00:37:00Z">
        <w:r w:rsidR="00171271">
          <w:t>a</w:t>
        </w:r>
      </w:ins>
      <w:ins w:id="517" w:author="jonathan pritchard" w:date="2024-10-14T01:35:00Z" w16du:dateUtc="2024-10-14T00:35:00Z">
        <w:r w:rsidR="00171271">
          <w:t xml:space="preserve">ll </w:t>
        </w:r>
      </w:ins>
      <w:ins w:id="518" w:author="jonathan pritchard" w:date="2024-10-14T01:37:00Z" w16du:dateUtc="2024-10-14T00:37:00Z">
        <w:r w:rsidR="00171271">
          <w:t>o</w:t>
        </w:r>
      </w:ins>
      <w:del w:id="519" w:author="jonathan pritchard" w:date="2024-10-14T01:37:00Z" w16du:dateUtc="2024-10-14T00:37:00Z">
        <w:r w:rsidRPr="00A527F0" w:rsidDel="00171271">
          <w:delText>O</w:delText>
        </w:r>
      </w:del>
      <w:r w:rsidRPr="00A527F0">
        <w:t xml:space="preserve">ther </w:t>
      </w:r>
      <w:ins w:id="520" w:author="jonathan pritchard" w:date="2024-10-14T01:37:00Z" w16du:dateUtc="2024-10-14T00:37:00Z">
        <w:r w:rsidR="00171271">
          <w:t>i</w:t>
        </w:r>
      </w:ins>
      <w:del w:id="521" w:author="jonathan pritchard" w:date="2024-10-14T01:37:00Z" w16du:dateUtc="2024-10-14T00:37:00Z">
        <w:r w:rsidRPr="00A527F0" w:rsidDel="00171271">
          <w:delText>I</w:delText>
        </w:r>
      </w:del>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 xml:space="preserve">priority </w:t>
      </w:r>
      <w:commentRangeStart w:id="522"/>
      <w:r w:rsidRPr="00A527F0">
        <w:t xml:space="preserve">layers </w:t>
      </w:r>
      <w:commentRangeEnd w:id="522"/>
      <w:r w:rsidR="005E1EEA" w:rsidRPr="00A527F0">
        <w:rPr>
          <w:rStyle w:val="CommentReference"/>
          <w:lang w:val="en-GB"/>
        </w:rPr>
        <w:commentReference w:id="522"/>
      </w:r>
      <w:r w:rsidRPr="00A527F0">
        <w:t>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ins w:id="523" w:author="jonathan pritchard" w:date="2024-10-14T01:35:00Z" w16du:dateUtc="2024-10-14T00:35:00Z">
        <w:r w:rsidR="00171271">
          <w:t xml:space="preserve"> </w:t>
        </w:r>
      </w:ins>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commentRangeStart w:id="524"/>
      <w:commentRangeStart w:id="525"/>
      <w:r w:rsidRPr="00A527F0">
        <w:t>Mariner</w:t>
      </w:r>
      <w:ins w:id="526" w:author="jonathan pritchard" w:date="2024-10-14T01:38:00Z" w16du:dateUtc="2024-10-14T00:38:00Z">
        <w:r w:rsidR="005D2986">
          <w:t>’</w:t>
        </w:r>
      </w:ins>
      <w:r w:rsidRPr="00A527F0">
        <w:t xml:space="preserve">s </w:t>
      </w:r>
      <w:commentRangeEnd w:id="524"/>
      <w:r w:rsidR="00411E72">
        <w:rPr>
          <w:rStyle w:val="CommentReference"/>
        </w:rPr>
        <w:commentReference w:id="524"/>
      </w:r>
      <w:commentRangeEnd w:id="525"/>
      <w:r w:rsidR="005D2986">
        <w:rPr>
          <w:rStyle w:val="CommentReference"/>
        </w:rPr>
        <w:commentReference w:id="525"/>
      </w:r>
      <w:r w:rsidRPr="00A527F0">
        <w:t xml:space="preserve">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ins w:id="527" w:author="jonathan pritchard" w:date="2024-10-14T01:38:00Z" w16du:dateUtc="2024-10-14T00:38:00Z">
        <w:r w:rsidR="005D2986">
          <w:t>’</w:t>
        </w:r>
      </w:ins>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528" w:name="_Toc178869289"/>
      <w:commentRangeStart w:id="529"/>
      <w:commentRangeStart w:id="530"/>
      <w:commentRangeStart w:id="531"/>
      <w:r w:rsidRPr="00A527F0">
        <w:t>Radar priority</w:t>
      </w:r>
      <w:commentRangeEnd w:id="529"/>
      <w:r w:rsidR="00411E72">
        <w:rPr>
          <w:rStyle w:val="CommentReference"/>
          <w:b w:val="0"/>
          <w:bCs w:val="0"/>
        </w:rPr>
        <w:commentReference w:id="529"/>
      </w:r>
      <w:commentRangeEnd w:id="530"/>
      <w:r w:rsidR="00411E72">
        <w:rPr>
          <w:rStyle w:val="CommentReference"/>
          <w:b w:val="0"/>
          <w:bCs w:val="0"/>
        </w:rPr>
        <w:commentReference w:id="530"/>
      </w:r>
      <w:bookmarkEnd w:id="528"/>
      <w:commentRangeEnd w:id="531"/>
      <w:r w:rsidR="005D2986">
        <w:rPr>
          <w:rStyle w:val="CommentReference"/>
          <w:b w:val="0"/>
          <w:bCs w:val="0"/>
        </w:rPr>
        <w:commentReference w:id="531"/>
      </w:r>
    </w:p>
    <w:p w14:paraId="20A6E0E4" w14:textId="348A2637" w:rsidR="00F757E9" w:rsidRPr="00B77A92" w:rsidRDefault="00317940" w:rsidP="00143BD1">
      <w:pPr>
        <w:spacing w:after="120" w:line="240" w:lineRule="auto"/>
        <w:jc w:val="both"/>
      </w:pPr>
      <w:r w:rsidRPr="00B77A92">
        <w:t xml:space="preserve">Radar priority for a </w:t>
      </w:r>
      <w:r w:rsidRPr="005D2986">
        <w:rPr>
          <w:highlight w:val="yellow"/>
          <w:rPrChange w:id="532" w:author="jonathan pritchard" w:date="2024-10-14T01:40:00Z" w16du:dateUtc="2024-10-14T00:40:00Z">
            <w:rPr/>
          </w:rPrChange>
        </w:rPr>
        <w:t>given display plane is described</w:t>
      </w:r>
      <w:r w:rsidRPr="00B77A92">
        <w:t xml:space="preserve"> by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r w:rsidRPr="00B77A92">
        <w:rPr>
          <w:i/>
        </w:rPr>
        <w:t>RadarOverlay</w:t>
      </w:r>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214B3A">
      <w:pPr>
        <w:pStyle w:val="Heading2"/>
      </w:pPr>
      <w:bookmarkStart w:id="533" w:name="_Ref49427616"/>
      <w:bookmarkStart w:id="534" w:name="_Toc178869290"/>
      <w:bookmarkStart w:id="535" w:name="_Ref44795999"/>
      <w:commentRangeStart w:id="536"/>
      <w:commentRangeStart w:id="537"/>
      <w:r w:rsidRPr="00453DD3">
        <w:rPr>
          <w:rPrChange w:id="538" w:author="jon pritchard" w:date="2024-11-27T20:57:00Z" w16du:dateUtc="2024-11-27T19:57:00Z">
            <w:rPr>
              <w:highlight w:val="yellow"/>
            </w:rPr>
          </w:rPrChange>
        </w:rPr>
        <w:t>Displaying</w:t>
      </w:r>
      <w:r w:rsidRPr="00453DD3">
        <w:t xml:space="preserve"> </w:t>
      </w:r>
      <w:commentRangeStart w:id="539"/>
      <w:r w:rsidRPr="00453DD3">
        <w:t xml:space="preserve">ECDIS </w:t>
      </w:r>
      <w:commentRangeEnd w:id="539"/>
      <w:r w:rsidR="00D87C55" w:rsidRPr="00453DD3">
        <w:rPr>
          <w:rStyle w:val="CommentReference"/>
          <w:rFonts w:eastAsia="MS Mincho"/>
          <w:b w:val="0"/>
          <w:bCs w:val="0"/>
        </w:rPr>
        <w:commentReference w:id="539"/>
      </w:r>
      <w:r w:rsidRPr="00453DD3">
        <w:t>updates</w:t>
      </w:r>
      <w:bookmarkEnd w:id="533"/>
      <w:bookmarkEnd w:id="534"/>
      <w:commentRangeEnd w:id="536"/>
      <w:r w:rsidR="005D2986" w:rsidRPr="00453DD3">
        <w:rPr>
          <w:rStyle w:val="CommentReference"/>
          <w:rFonts w:eastAsia="MS Mincho"/>
          <w:b w:val="0"/>
          <w:bCs w:val="0"/>
        </w:rPr>
        <w:commentReference w:id="536"/>
      </w:r>
      <w:commentRangeEnd w:id="537"/>
      <w:r w:rsidR="00036FFD" w:rsidRPr="00453DD3">
        <w:rPr>
          <w:rStyle w:val="CommentReference"/>
          <w:rFonts w:eastAsia="MS Mincho"/>
          <w:b w:val="0"/>
          <w:bCs w:val="0"/>
        </w:rPr>
        <w:commentReference w:id="537"/>
      </w:r>
    </w:p>
    <w:p w14:paraId="35DDA46A" w14:textId="412B85E7"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p>
    <w:p w14:paraId="12F938AC" w14:textId="26A2299B" w:rsidR="004C64D4" w:rsidRPr="00453DD3" w:rsidRDefault="00A10D31" w:rsidP="009B0403">
      <w:pPr>
        <w:spacing w:after="120" w:line="240" w:lineRule="auto"/>
        <w:ind w:left="2160" w:hanging="2160"/>
        <w:jc w:val="both"/>
      </w:pPr>
      <w:r w:rsidRPr="00453DD3">
        <w:t>MSC</w:t>
      </w:r>
      <w:r w:rsidR="004C64D4" w:rsidRPr="00453DD3">
        <w:t>.</w:t>
      </w:r>
      <w:r w:rsidR="00F00C10" w:rsidRPr="00453DD3">
        <w:t>530(106)</w:t>
      </w:r>
      <w:r w:rsidR="004C64D4" w:rsidRPr="00453DD3">
        <w:t xml:space="preserve"> </w:t>
      </w:r>
      <w:r w:rsidR="00F00C10" w:rsidRPr="00453DD3">
        <w:t>4.4,</w:t>
      </w:r>
      <w:r w:rsidR="004C64D4" w:rsidRPr="00453DD3">
        <w:tab/>
      </w:r>
      <w:ins w:id="540" w:author="jonathan pritchard" w:date="2024-10-14T01:42:00Z" w16du:dateUtc="2024-10-14T00:42:00Z">
        <w:r w:rsidR="005D2986" w:rsidRPr="00453DD3">
          <w:rPr>
            <w:i/>
            <w:iCs/>
            <w:rPrChange w:id="541" w:author="jon pritchard" w:date="2024-11-27T20:57:00Z" w16du:dateUtc="2024-11-27T19:57:00Z">
              <w:rPr/>
            </w:rPrChange>
          </w:rPr>
          <w:t xml:space="preserve">ECDIS </w:t>
        </w:r>
        <w:r w:rsidR="005D2986" w:rsidRPr="00453DD3">
          <w:t>mu</w:t>
        </w:r>
      </w:ins>
      <w:ins w:id="542" w:author="jonathan pritchard" w:date="2024-10-14T20:50:00Z" w16du:dateUtc="2024-10-14T19:50:00Z">
        <w:r w:rsidR="00764DCF" w:rsidRPr="00453DD3">
          <w:rPr>
            <w:rPrChange w:id="543" w:author="jon pritchard" w:date="2024-11-27T20:57:00Z" w16du:dateUtc="2024-11-27T19:57:00Z">
              <w:rPr>
                <w:highlight w:val="yellow"/>
              </w:rPr>
            </w:rPrChange>
          </w:rPr>
          <w:t>s</w:t>
        </w:r>
      </w:ins>
      <w:ins w:id="544" w:author="jonathan pritchard" w:date="2024-10-14T01:42:00Z" w16du:dateUtc="2024-10-14T00:42:00Z">
        <w:del w:id="545" w:author="jonathan pritchard" w:date="2024-10-14T20:50:00Z" w16du:dateUtc="2024-10-14T19:50:00Z">
          <w:r w:rsidR="005D2986" w:rsidRPr="00453DD3" w:rsidDel="00764DCF">
            <w:delText>a</w:delText>
          </w:r>
        </w:del>
        <w:r w:rsidR="005D2986" w:rsidRPr="00453DD3">
          <w:t>t</w:t>
        </w:r>
        <w:r w:rsidR="005D2986" w:rsidRPr="00453DD3">
          <w:rPr>
            <w:i/>
            <w:iCs/>
            <w:rPrChange w:id="546" w:author="jon pritchard" w:date="2024-11-27T20:57:00Z" w16du:dateUtc="2024-11-27T19:57:00Z">
              <w:rPr/>
            </w:rPrChange>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ins>
      <w:del w:id="547" w:author="jonathan pritchard" w:date="2024-10-14T01:42:00Z" w16du:dateUtc="2024-10-14T00:42:00Z">
        <w:r w:rsidR="004C64D4" w:rsidRPr="00453DD3" w:rsidDel="005D2986">
          <w:delText xml:space="preserve">Automatic and </w:delText>
        </w:r>
        <w:commentRangeStart w:id="548"/>
        <w:r w:rsidR="004C64D4" w:rsidRPr="00453DD3" w:rsidDel="005D2986">
          <w:delText>semi-automatic updates</w:delText>
        </w:r>
        <w:commentRangeEnd w:id="548"/>
        <w:r w:rsidR="00411E72" w:rsidRPr="00453DD3" w:rsidDel="005D2986">
          <w:rPr>
            <w:rStyle w:val="CommentReference"/>
          </w:rPr>
          <w:commentReference w:id="548"/>
        </w:r>
        <w:r w:rsidR="004C64D4" w:rsidRPr="00453DD3" w:rsidDel="005D2986">
          <w:delText xml:space="preserve">: </w:delText>
        </w:r>
        <w:r w:rsidR="009B0403" w:rsidRPr="00453DD3" w:rsidDel="005D2986">
          <w:delText>T</w:delText>
        </w:r>
        <w:r w:rsidR="004C64D4" w:rsidRPr="00453DD3" w:rsidDel="005D2986">
          <w:delText xml:space="preserve">hese </w:delText>
        </w:r>
        <w:r w:rsidR="00D04DD7" w:rsidRPr="00453DD3" w:rsidDel="005D2986">
          <w:rPr>
            <w:rPrChange w:id="549" w:author="jon pritchard" w:date="2024-11-27T20:57:00Z" w16du:dateUtc="2024-11-27T19:57:00Z">
              <w:rPr>
                <w:highlight w:val="yellow"/>
              </w:rPr>
            </w:rPrChange>
          </w:rPr>
          <w:delText xml:space="preserve">must </w:delText>
        </w:r>
        <w:r w:rsidR="004C64D4" w:rsidRPr="00453DD3" w:rsidDel="005D2986">
          <w:delText>be displayed in the same manner as ENC information, using standard colours and symbols.</w:delText>
        </w:r>
      </w:del>
    </w:p>
    <w:p w14:paraId="7DFFE0DE" w14:textId="2D64443C" w:rsidR="004C64D4" w:rsidRPr="00453DD3" w:rsidRDefault="00A10D31" w:rsidP="005D2986">
      <w:pPr>
        <w:spacing w:after="120" w:line="240" w:lineRule="auto"/>
        <w:ind w:left="2160" w:hanging="2160"/>
        <w:jc w:val="both"/>
      </w:pPr>
      <w:r w:rsidRPr="00453DD3">
        <w:t>MSC.</w:t>
      </w:r>
      <w:r w:rsidR="00F00C10" w:rsidRPr="00453DD3">
        <w:t>530(106)</w:t>
      </w:r>
      <w:r w:rsidR="004C64D4" w:rsidRPr="00453DD3">
        <w:t xml:space="preserve"> 4.</w:t>
      </w:r>
      <w:r w:rsidR="00776DD2" w:rsidRPr="00453DD3">
        <w:t>5</w:t>
      </w:r>
      <w:r w:rsidR="004C64D4" w:rsidRPr="00453DD3">
        <w:tab/>
      </w:r>
      <w:ins w:id="550" w:author="jonathan pritchard" w:date="2024-10-14T01:43:00Z" w16du:dateUtc="2024-10-14T00:43:00Z">
        <w:r w:rsidR="005D2986" w:rsidRPr="00453DD3">
          <w:rPr>
            <w:i/>
            <w:iCs/>
            <w:rPrChange w:id="551" w:author="jon pritchard" w:date="2024-11-27T20:57:00Z" w16du:dateUtc="2024-11-27T19:57:00Z">
              <w:rPr/>
            </w:rPrChange>
          </w:rPr>
          <w:t xml:space="preserve">ECDIS </w:t>
        </w:r>
        <w:r w:rsidR="005D2986" w:rsidRPr="00453DD3">
          <w:t>must</w:t>
        </w:r>
        <w:r w:rsidR="005D2986" w:rsidRPr="00453DD3">
          <w:rPr>
            <w:i/>
            <w:iCs/>
            <w:rPrChange w:id="552" w:author="jon pritchard" w:date="2024-11-27T20:57:00Z" w16du:dateUtc="2024-11-27T19:57:00Z">
              <w:rPr/>
            </w:rPrChange>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w:t>
        </w:r>
      </w:ins>
      <w:ins w:id="553" w:author="jonathan pritchard" w:date="2024-10-14T01:45:00Z" w16du:dateUtc="2024-10-14T00:45:00Z">
        <w:r w:rsidR="005D2986" w:rsidRPr="00453DD3">
          <w:t>The requirements for Manual Updates are given in clauses C-12.3.</w:t>
        </w:r>
      </w:ins>
      <w:r w:rsidR="00036FFD" w:rsidRPr="00453DD3">
        <w:rPr>
          <w:rPrChange w:id="554" w:author="jon pritchard" w:date="2024-11-27T20:57:00Z" w16du:dateUtc="2024-11-27T19:57:00Z">
            <w:rPr>
              <w:highlight w:val="yellow"/>
            </w:rPr>
          </w:rPrChange>
        </w:rPr>
        <w:t>1</w:t>
      </w:r>
      <w:ins w:id="555" w:author="jonathan pritchard" w:date="2024-10-14T01:45:00Z" w16du:dateUtc="2024-10-14T00:45:00Z">
        <w:r w:rsidR="005D2986" w:rsidRPr="00453DD3">
          <w:t xml:space="preserve"> and C-15.10.</w:t>
        </w:r>
      </w:ins>
      <w:del w:id="556" w:author="jonathan pritchard" w:date="2024-10-14T01:45:00Z" w16du:dateUtc="2024-10-14T00:45:00Z">
        <w:r w:rsidR="004C64D4" w:rsidRPr="00453DD3" w:rsidDel="005D2986">
          <w:delText>Manual updates</w:delText>
        </w:r>
        <w:r w:rsidR="004A2268" w:rsidRPr="00453DD3" w:rsidDel="005D2986">
          <w:delText xml:space="preserve"> </w:delText>
        </w:r>
        <w:r w:rsidR="005C568A" w:rsidRPr="00453DD3" w:rsidDel="005D2986">
          <w:delText xml:space="preserve">must </w:delText>
        </w:r>
        <w:r w:rsidR="004A2268" w:rsidRPr="00453DD3" w:rsidDel="005D2986">
          <w:delText xml:space="preserve">be distinguished as specified in </w:delText>
        </w:r>
        <w:r w:rsidR="009B0403" w:rsidRPr="00453DD3" w:rsidDel="005D2986">
          <w:delText xml:space="preserve">clause </w:delText>
        </w:r>
      </w:del>
      <w:commentRangeStart w:id="557"/>
      <w:commentRangeStart w:id="558"/>
      <w:del w:id="559" w:author="jonathan pritchard" w:date="2024-10-14T01:43:00Z" w16du:dateUtc="2024-10-14T00:43:00Z">
        <w:r w:rsidR="004A2268" w:rsidRPr="00453DD3" w:rsidDel="005D2986">
          <w:rPr>
            <w:rPrChange w:id="560" w:author="jon pritchard" w:date="2024-11-27T20:57:00Z" w16du:dateUtc="2024-11-27T19:57:00Z">
              <w:rPr>
                <w:highlight w:val="yellow"/>
              </w:rPr>
            </w:rPrChange>
          </w:rPr>
          <w:delText>C</w:delText>
        </w:r>
        <w:commentRangeEnd w:id="557"/>
        <w:r w:rsidR="007F4C50" w:rsidRPr="00453DD3" w:rsidDel="005D2986">
          <w:rPr>
            <w:rStyle w:val="CommentReference"/>
          </w:rPr>
          <w:commentReference w:id="557"/>
        </w:r>
        <w:commentRangeEnd w:id="558"/>
        <w:r w:rsidR="002128CD" w:rsidRPr="00453DD3" w:rsidDel="005D2986">
          <w:rPr>
            <w:rStyle w:val="CommentReference"/>
          </w:rPr>
          <w:commentReference w:id="558"/>
        </w:r>
        <w:r w:rsidR="004A2268" w:rsidRPr="00453DD3" w:rsidDel="005D2986">
          <w:rPr>
            <w:rPrChange w:id="561" w:author="jon pritchard" w:date="2024-11-27T20:57:00Z" w16du:dateUtc="2024-11-27T19:57:00Z">
              <w:rPr>
                <w:highlight w:val="yellow"/>
              </w:rPr>
            </w:rPrChange>
          </w:rPr>
          <w:delText>-14.11</w:delText>
        </w:r>
      </w:del>
      <w:ins w:id="562" w:author="jonathan pritchard" w:date="2024-10-14T01:43:00Z" w16du:dateUtc="2024-10-14T00:43:00Z">
        <w:r w:rsidR="005D2986" w:rsidRPr="00453DD3">
          <w:t>)</w:t>
        </w:r>
      </w:ins>
    </w:p>
    <w:p w14:paraId="5C62A24D" w14:textId="179A60C1" w:rsidR="004C64D4" w:rsidRPr="00B812CA" w:rsidRDefault="00A10D31" w:rsidP="005D2986">
      <w:pPr>
        <w:spacing w:after="120" w:line="240" w:lineRule="auto"/>
        <w:ind w:left="2160" w:hanging="2160"/>
        <w:jc w:val="both"/>
      </w:pPr>
      <w:r w:rsidRPr="00453DD3">
        <w:t>MSC</w:t>
      </w:r>
      <w:r w:rsidR="004C64D4" w:rsidRPr="00453DD3">
        <w:t>.</w:t>
      </w:r>
      <w:r w:rsidR="00F00C10" w:rsidRPr="00453DD3">
        <w:t>530(106)</w:t>
      </w:r>
      <w:r w:rsidR="004C64D4" w:rsidRPr="00453DD3">
        <w:t xml:space="preserve"> 4.</w:t>
      </w:r>
      <w:r w:rsidR="00776DD2" w:rsidRPr="00453DD3">
        <w:t>7</w:t>
      </w:r>
      <w:r w:rsidR="004C64D4" w:rsidRPr="00453DD3">
        <w:tab/>
      </w:r>
      <w:ins w:id="563" w:author="jonathan pritchard" w:date="2024-10-14T01:44:00Z" w16du:dateUtc="2024-10-14T00:44:00Z">
        <w:r w:rsidR="005D2986" w:rsidRPr="00453DD3">
          <w:rPr>
            <w:i/>
            <w:iCs/>
            <w:rPrChange w:id="564" w:author="jon pritchard" w:date="2024-11-27T20:57:00Z" w16du:dateUtc="2024-11-27T19:57:00Z">
              <w:rPr/>
            </w:rPrChange>
          </w:rPr>
          <w:t xml:space="preserve">ECDIS </w:t>
        </w:r>
      </w:ins>
      <w:r w:rsidR="00D87C55" w:rsidRPr="00453DD3">
        <w:rPr>
          <w:rPrChange w:id="565" w:author="jon pritchard" w:date="2024-11-27T20:57:00Z" w16du:dateUtc="2024-11-27T19:57:00Z">
            <w:rPr>
              <w:highlight w:val="yellow"/>
            </w:rPr>
          </w:rPrChange>
        </w:rPr>
        <w:t>must</w:t>
      </w:r>
      <w:commentRangeStart w:id="566"/>
      <w:ins w:id="567" w:author="jonathan pritchard" w:date="2024-10-14T01:44:00Z" w16du:dateUtc="2024-10-14T00:44:00Z">
        <w:r w:rsidR="005D2986" w:rsidRPr="00453DD3">
          <w:rPr>
            <w:i/>
            <w:iCs/>
            <w:rPrChange w:id="568" w:author="jon pritchard" w:date="2024-11-27T20:57:00Z" w16du:dateUtc="2024-11-27T19:57:00Z">
              <w:rPr/>
            </w:rPrChange>
          </w:rPr>
          <w:t xml:space="preserve"> </w:t>
        </w:r>
      </w:ins>
      <w:commentRangeEnd w:id="566"/>
      <w:r w:rsidR="00D87C55" w:rsidRPr="00453DD3">
        <w:rPr>
          <w:rStyle w:val="CommentReference"/>
          <w:i/>
          <w:iCs/>
        </w:rPr>
        <w:commentReference w:id="566"/>
      </w:r>
      <w:ins w:id="569" w:author="jonathan pritchard" w:date="2024-10-14T01:44:00Z" w16du:dateUtc="2024-10-14T00:44:00Z">
        <w:r w:rsidR="005D2986" w:rsidRPr="00453DD3">
          <w:rPr>
            <w:i/>
            <w:iCs/>
            <w:rPrChange w:id="570" w:author="jon pritchard" w:date="2024-11-27T20:57:00Z" w16du:dateUtc="2024-11-27T19:57:00Z">
              <w:rPr/>
            </w:rPrChange>
          </w:rPr>
          <w:t>allow the mariner to display updates in order to review their contents and to ascertain that they have been included in the system database.</w:t>
        </w:r>
      </w:ins>
      <w:ins w:id="571" w:author="jonathan pritchard" w:date="2024-10-14T01:45:00Z" w16du:dateUtc="2024-10-14T00:45:00Z">
        <w:r w:rsidR="005D2986" w:rsidRPr="00453DD3">
          <w:rPr>
            <w:i/>
            <w:iCs/>
            <w:rPrChange w:id="572" w:author="jon pritchard" w:date="2024-11-27T20:57:00Z" w16du:dateUtc="2024-11-27T19:57:00Z">
              <w:rPr/>
            </w:rPrChange>
          </w:rPr>
          <w:t>(</w:t>
        </w:r>
      </w:ins>
      <w:ins w:id="573" w:author="jonathan pritchard" w:date="2024-10-14T01:44:00Z" w16du:dateUtc="2024-10-14T00:44:00Z">
        <w:r w:rsidR="005D2986" w:rsidRPr="00453DD3">
          <w:t>The requirements for displaying updates for review are given in clause C-15.10.2.</w:t>
        </w:r>
      </w:ins>
      <w:ins w:id="574" w:author="jonathan pritchard" w:date="2024-10-14T01:45:00Z" w16du:dateUtc="2024-10-14T00:45:00Z">
        <w:r w:rsidR="005D2986" w:rsidRPr="00453DD3">
          <w:t>)</w:t>
        </w:r>
      </w:ins>
      <w:del w:id="575" w:author="jonathan pritchard" w:date="2024-10-14T01:44:00Z" w16du:dateUtc="2024-10-14T00:44:00Z">
        <w:r w:rsidR="004C64D4" w:rsidRPr="00453DD3" w:rsidDel="005D2986">
          <w:delText xml:space="preserve">The mariner </w:delText>
        </w:r>
        <w:r w:rsidR="005C568A" w:rsidRPr="00453DD3" w:rsidDel="005D2986">
          <w:delText xml:space="preserve">must </w:delText>
        </w:r>
        <w:r w:rsidR="004C64D4" w:rsidRPr="00453DD3" w:rsidDel="005D2986">
          <w:delText xml:space="preserve">be able to display updates for review as described in </w:delText>
        </w:r>
        <w:commentRangeStart w:id="576"/>
        <w:commentRangeStart w:id="577"/>
        <w:r w:rsidR="009B0403" w:rsidRPr="00453DD3" w:rsidDel="005D2986">
          <w:delText xml:space="preserve">clauses </w:delText>
        </w:r>
        <w:r w:rsidR="004C64D4" w:rsidRPr="00453DD3" w:rsidDel="005D2986">
          <w:rPr>
            <w:rPrChange w:id="578" w:author="jon pritchard" w:date="2024-11-27T20:57:00Z" w16du:dateUtc="2024-11-27T19:57:00Z">
              <w:rPr>
                <w:highlight w:val="yellow"/>
              </w:rPr>
            </w:rPrChange>
          </w:rPr>
          <w:fldChar w:fldCharType="begin"/>
        </w:r>
        <w:r w:rsidR="004C64D4" w:rsidRPr="00453DD3" w:rsidDel="005D2986">
          <w:rPr>
            <w:rPrChange w:id="579" w:author="jon pritchard" w:date="2024-11-27T20:57:00Z" w16du:dateUtc="2024-11-27T19:57:00Z">
              <w:rPr>
                <w:highlight w:val="yellow"/>
              </w:rPr>
            </w:rPrChange>
          </w:rPr>
          <w:delInstrText xml:space="preserve"> REF _Ref43155418 \n \h </w:delInstrText>
        </w:r>
        <w:r w:rsidR="009B0403" w:rsidRPr="00453DD3" w:rsidDel="005D2986">
          <w:rPr>
            <w:rPrChange w:id="580" w:author="jon pritchard" w:date="2024-11-27T20:57:00Z" w16du:dateUtc="2024-11-27T19:57:00Z">
              <w:rPr>
                <w:highlight w:val="yellow"/>
              </w:rPr>
            </w:rPrChange>
          </w:rPr>
          <w:delInstrText xml:space="preserve"> \* MERGEFORMAT </w:delInstrText>
        </w:r>
        <w:r w:rsidR="004C64D4" w:rsidRPr="00453DD3" w:rsidDel="005D2986">
          <w:rPr>
            <w:rPrChange w:id="581" w:author="jon pritchard" w:date="2024-11-27T20:57:00Z" w16du:dateUtc="2024-11-27T19:57:00Z">
              <w:rPr>
                <w:highlight w:val="yellow"/>
              </w:rPr>
            </w:rPrChange>
          </w:rPr>
          <w:fldChar w:fldCharType="separate"/>
        </w:r>
        <w:r w:rsidR="00832978" w:rsidRPr="00453DD3" w:rsidDel="005D2986">
          <w:rPr>
            <w:rPrChange w:id="582" w:author="jon pritchard" w:date="2024-11-27T20:57:00Z" w16du:dateUtc="2024-11-27T19:57:00Z">
              <w:rPr>
                <w:highlight w:val="yellow"/>
              </w:rPr>
            </w:rPrChange>
          </w:rPr>
          <w:delText>C-9.7.1</w:delText>
        </w:r>
        <w:r w:rsidR="004C64D4" w:rsidRPr="00453DD3" w:rsidDel="005D2986">
          <w:rPr>
            <w:rPrChange w:id="583" w:author="jon pritchard" w:date="2024-11-27T20:57:00Z" w16du:dateUtc="2024-11-27T19:57:00Z">
              <w:rPr>
                <w:highlight w:val="yellow"/>
              </w:rPr>
            </w:rPrChange>
          </w:rPr>
          <w:fldChar w:fldCharType="end"/>
        </w:r>
        <w:r w:rsidR="004C64D4" w:rsidRPr="00453DD3" w:rsidDel="005D2986">
          <w:rPr>
            <w:rPrChange w:id="584" w:author="jon pritchard" w:date="2024-11-27T20:57:00Z" w16du:dateUtc="2024-11-27T19:57:00Z">
              <w:rPr>
                <w:highlight w:val="yellow"/>
              </w:rPr>
            </w:rPrChange>
          </w:rPr>
          <w:delText xml:space="preserve"> and </w:delText>
        </w:r>
        <w:r w:rsidR="004C64D4" w:rsidRPr="00453DD3" w:rsidDel="005D2986">
          <w:rPr>
            <w:rPrChange w:id="585" w:author="jon pritchard" w:date="2024-11-27T20:57:00Z" w16du:dateUtc="2024-11-27T19:57:00Z">
              <w:rPr>
                <w:highlight w:val="yellow"/>
              </w:rPr>
            </w:rPrChange>
          </w:rPr>
          <w:fldChar w:fldCharType="begin"/>
        </w:r>
        <w:r w:rsidR="004C64D4" w:rsidRPr="00453DD3" w:rsidDel="005D2986">
          <w:rPr>
            <w:rPrChange w:id="586" w:author="jon pritchard" w:date="2024-11-27T20:57:00Z" w16du:dateUtc="2024-11-27T19:57:00Z">
              <w:rPr>
                <w:highlight w:val="yellow"/>
              </w:rPr>
            </w:rPrChange>
          </w:rPr>
          <w:delInstrText xml:space="preserve"> REF _Ref43155422 \n \h </w:delInstrText>
        </w:r>
        <w:r w:rsidR="000F4DF4" w:rsidRPr="00453DD3" w:rsidDel="005D2986">
          <w:rPr>
            <w:rPrChange w:id="587" w:author="jon pritchard" w:date="2024-11-27T20:57:00Z" w16du:dateUtc="2024-11-27T19:57:00Z">
              <w:rPr>
                <w:highlight w:val="yellow"/>
              </w:rPr>
            </w:rPrChange>
          </w:rPr>
          <w:delInstrText xml:space="preserve"> \* MERGEFORMAT </w:delInstrText>
        </w:r>
        <w:r w:rsidR="004C64D4" w:rsidRPr="00453DD3" w:rsidDel="005D2986">
          <w:rPr>
            <w:rPrChange w:id="588" w:author="jon pritchard" w:date="2024-11-27T20:57:00Z" w16du:dateUtc="2024-11-27T19:57:00Z">
              <w:rPr>
                <w:highlight w:val="yellow"/>
              </w:rPr>
            </w:rPrChange>
          </w:rPr>
          <w:fldChar w:fldCharType="separate"/>
        </w:r>
        <w:r w:rsidR="00832978" w:rsidRPr="00453DD3" w:rsidDel="005D2986">
          <w:rPr>
            <w:rPrChange w:id="589" w:author="jon pritchard" w:date="2024-11-27T20:57:00Z" w16du:dateUtc="2024-11-27T19:57:00Z">
              <w:rPr>
                <w:highlight w:val="yellow"/>
              </w:rPr>
            </w:rPrChange>
          </w:rPr>
          <w:delText>C-9.7.2</w:delText>
        </w:r>
        <w:r w:rsidR="004C64D4" w:rsidRPr="00453DD3" w:rsidDel="005D2986">
          <w:rPr>
            <w:rPrChange w:id="590" w:author="jon pritchard" w:date="2024-11-27T20:57:00Z" w16du:dateUtc="2024-11-27T19:57:00Z">
              <w:rPr>
                <w:highlight w:val="yellow"/>
              </w:rPr>
            </w:rPrChange>
          </w:rPr>
          <w:fldChar w:fldCharType="end"/>
        </w:r>
      </w:del>
      <w:r w:rsidR="004C64D4" w:rsidRPr="00453DD3">
        <w:rPr>
          <w:rPrChange w:id="591" w:author="jon pritchard" w:date="2024-11-27T20:57:00Z" w16du:dateUtc="2024-11-27T19:57:00Z">
            <w:rPr>
              <w:highlight w:val="yellow"/>
            </w:rPr>
          </w:rPrChange>
        </w:rPr>
        <w:t>.</w:t>
      </w:r>
      <w:commentRangeEnd w:id="576"/>
      <w:r w:rsidR="002128CD" w:rsidRPr="00453DD3">
        <w:rPr>
          <w:rStyle w:val="CommentReference"/>
        </w:rPr>
        <w:commentReference w:id="576"/>
      </w:r>
      <w:commentRangeEnd w:id="577"/>
      <w:r w:rsidR="004E2D45" w:rsidRPr="00453DD3">
        <w:rPr>
          <w:rStyle w:val="CommentReference"/>
        </w:rPr>
        <w:commentReference w:id="577"/>
      </w:r>
    </w:p>
    <w:p w14:paraId="57605055" w14:textId="14952C17" w:rsidR="004C64D4" w:rsidRPr="00036FFD" w:rsidDel="00453DD3" w:rsidRDefault="004C64D4" w:rsidP="00214B3A">
      <w:pPr>
        <w:pStyle w:val="Heading3"/>
        <w:rPr>
          <w:ins w:id="592" w:author="jonathan pritchard" w:date="2024-10-14T01:54:00Z" w16du:dateUtc="2024-10-14T00:54:00Z"/>
          <w:del w:id="593" w:author="jon pritchard" w:date="2024-11-27T20:57:00Z" w16du:dateUtc="2024-11-27T19:57:00Z"/>
          <w:highlight w:val="yellow"/>
        </w:rPr>
      </w:pPr>
      <w:bookmarkStart w:id="594" w:name="_Ref43155422"/>
      <w:bookmarkStart w:id="595" w:name="_Toc178869291"/>
      <w:del w:id="596" w:author="jon pritchard" w:date="2024-11-27T20:57:00Z" w16du:dateUtc="2024-11-27T19:57:00Z">
        <w:r w:rsidRPr="00036FFD" w:rsidDel="00453DD3">
          <w:rPr>
            <w:highlight w:val="yellow"/>
          </w:rPr>
          <w:delText>Manual updates</w:delText>
        </w:r>
      </w:del>
      <w:bookmarkEnd w:id="594"/>
      <w:bookmarkEnd w:id="595"/>
    </w:p>
    <w:p w14:paraId="665658A9" w14:textId="79E0DCE9" w:rsidR="004E2D45" w:rsidRPr="00036FFD" w:rsidDel="00453DD3" w:rsidRDefault="004E2D45" w:rsidP="004E2D45">
      <w:pPr>
        <w:rPr>
          <w:ins w:id="597" w:author="jonathan pritchard" w:date="2024-10-14T01:54:00Z" w16du:dateUtc="2024-10-14T00:54:00Z"/>
          <w:del w:id="598" w:author="jon pritchard" w:date="2024-11-27T20:57:00Z" w16du:dateUtc="2024-11-27T19:57:00Z"/>
          <w:highlight w:val="yellow"/>
        </w:rPr>
      </w:pPr>
      <w:ins w:id="599" w:author="jonathan pritchard" w:date="2024-10-14T01:54:00Z" w16du:dateUtc="2024-10-14T00:54:00Z">
        <w:del w:id="600" w:author="jon pritchard" w:date="2024-11-27T20:57:00Z" w16du:dateUtc="2024-11-27T19:57:00Z">
          <w:r w:rsidRPr="00036FFD" w:rsidDel="00453DD3">
            <w:rPr>
              <w:highlight w:val="yellow"/>
            </w:rPr>
            <w:delText>It must be possible to be able to make the following manual updates to an ENC:</w:delText>
          </w:r>
        </w:del>
      </w:ins>
    </w:p>
    <w:p w14:paraId="1994326C" w14:textId="709A90F4" w:rsidR="004E2D45" w:rsidRPr="00036FFD" w:rsidDel="00453DD3" w:rsidRDefault="004E2D45">
      <w:pPr>
        <w:pStyle w:val="ListParagraph"/>
        <w:numPr>
          <w:ilvl w:val="0"/>
          <w:numId w:val="156"/>
        </w:numPr>
        <w:rPr>
          <w:ins w:id="601" w:author="jonathan pritchard" w:date="2024-10-14T01:54:00Z" w16du:dateUtc="2024-10-14T00:54:00Z"/>
          <w:del w:id="602" w:author="jon pritchard" w:date="2024-11-27T20:57:00Z" w16du:dateUtc="2024-11-27T19:57:00Z"/>
          <w:highlight w:val="yellow"/>
        </w:rPr>
        <w:pPrChange w:id="603" w:author="jonathan pritchard" w:date="2024-10-14T01:54:00Z" w16du:dateUtc="2024-10-14T00:54:00Z">
          <w:pPr/>
        </w:pPrChange>
      </w:pPr>
      <w:ins w:id="604" w:author="jonathan pritchard" w:date="2024-10-14T01:54:00Z" w16du:dateUtc="2024-10-14T00:54:00Z">
        <w:del w:id="605" w:author="jon pritchard" w:date="2024-11-27T20:57:00Z" w16du:dateUtc="2024-11-27T19:57:00Z">
          <w:r w:rsidRPr="00036FFD" w:rsidDel="00453DD3">
            <w:rPr>
              <w:highlight w:val="yellow"/>
            </w:rPr>
            <w:delText>Add feature</w:delText>
          </w:r>
        </w:del>
      </w:ins>
    </w:p>
    <w:p w14:paraId="655F29B5" w14:textId="4E282568" w:rsidR="004E2D45" w:rsidRPr="00036FFD" w:rsidDel="00453DD3" w:rsidRDefault="004E2D45">
      <w:pPr>
        <w:pStyle w:val="ListParagraph"/>
        <w:numPr>
          <w:ilvl w:val="0"/>
          <w:numId w:val="156"/>
        </w:numPr>
        <w:rPr>
          <w:ins w:id="606" w:author="jonathan pritchard" w:date="2024-10-14T01:54:00Z" w16du:dateUtc="2024-10-14T00:54:00Z"/>
          <w:del w:id="607" w:author="jon pritchard" w:date="2024-11-27T20:57:00Z" w16du:dateUtc="2024-11-27T19:57:00Z"/>
          <w:highlight w:val="yellow"/>
        </w:rPr>
        <w:pPrChange w:id="608" w:author="jonathan pritchard" w:date="2024-10-14T01:54:00Z" w16du:dateUtc="2024-10-14T00:54:00Z">
          <w:pPr/>
        </w:pPrChange>
      </w:pPr>
      <w:ins w:id="609" w:author="jonathan pritchard" w:date="2024-10-14T01:54:00Z" w16du:dateUtc="2024-10-14T00:54:00Z">
        <w:del w:id="610" w:author="jon pritchard" w:date="2024-11-27T20:57:00Z" w16du:dateUtc="2024-11-27T19:57:00Z">
          <w:r w:rsidRPr="00036FFD" w:rsidDel="00453DD3">
            <w:rPr>
              <w:highlight w:val="yellow"/>
            </w:rPr>
            <w:delText>Delete feature</w:delText>
          </w:r>
        </w:del>
      </w:ins>
    </w:p>
    <w:p w14:paraId="15D3874D" w14:textId="49364085" w:rsidR="004E2D45" w:rsidRPr="00036FFD" w:rsidDel="00453DD3" w:rsidRDefault="004E2D45" w:rsidP="004E2D45">
      <w:pPr>
        <w:pStyle w:val="ListParagraph"/>
        <w:numPr>
          <w:ilvl w:val="0"/>
          <w:numId w:val="156"/>
        </w:numPr>
        <w:rPr>
          <w:ins w:id="611" w:author="jonathan pritchard" w:date="2024-10-14T01:58:00Z" w16du:dateUtc="2024-10-14T00:58:00Z"/>
          <w:del w:id="612" w:author="jon pritchard" w:date="2024-11-27T20:57:00Z" w16du:dateUtc="2024-11-27T19:57:00Z"/>
          <w:highlight w:val="yellow"/>
        </w:rPr>
      </w:pPr>
      <w:ins w:id="613" w:author="jonathan pritchard" w:date="2024-10-14T01:54:00Z" w16du:dateUtc="2024-10-14T00:54:00Z">
        <w:del w:id="614" w:author="jon pritchard" w:date="2024-11-27T20:57:00Z" w16du:dateUtc="2024-11-27T19:57:00Z">
          <w:r w:rsidRPr="00036FFD" w:rsidDel="00453DD3">
            <w:rPr>
              <w:highlight w:val="yellow"/>
            </w:rPr>
            <w:delText>Modify feature</w:delText>
          </w:r>
        </w:del>
      </w:ins>
    </w:p>
    <w:p w14:paraId="129F844F" w14:textId="1BF9BE6A" w:rsidR="00AC6B03" w:rsidRPr="00036FFD" w:rsidDel="00453DD3" w:rsidRDefault="00AC6B03">
      <w:pPr>
        <w:rPr>
          <w:del w:id="615" w:author="jon pritchard" w:date="2024-11-27T20:57:00Z" w16du:dateUtc="2024-11-27T19:57:00Z"/>
          <w:highlight w:val="yellow"/>
          <w:rPrChange w:id="616" w:author="jonathan pritchard" w:date="2024-10-14T01:58:00Z" w16du:dateUtc="2024-10-14T00:58:00Z">
            <w:rPr>
              <w:del w:id="617" w:author="jon pritchard" w:date="2024-11-27T20:57:00Z" w16du:dateUtc="2024-11-27T19:57:00Z"/>
            </w:rPr>
          </w:rPrChange>
        </w:rPr>
        <w:pPrChange w:id="618" w:author="jonathan pritchard" w:date="2024-10-14T01:58:00Z" w16du:dateUtc="2024-10-14T00:58:00Z">
          <w:pPr>
            <w:pStyle w:val="Heading3"/>
          </w:pPr>
        </w:pPrChange>
      </w:pPr>
      <w:ins w:id="619" w:author="jonathan pritchard" w:date="2024-10-14T01:58:00Z" w16du:dateUtc="2024-10-14T00:58:00Z">
        <w:del w:id="620" w:author="jon pritchard" w:date="2024-11-27T20:57:00Z" w16du:dateUtc="2024-11-27T19:57:00Z">
          <w:r w:rsidRPr="00036FFD" w:rsidDel="00453DD3">
            <w:rPr>
              <w:highlight w:val="yellow"/>
              <w:rPrChange w:id="621" w:author="jonathan pritchard" w:date="2024-10-14T01:58:00Z" w16du:dateUtc="2024-10-14T00:58:00Z">
                <w:rPr>
                  <w:b w:val="0"/>
                  <w:bCs w:val="0"/>
                </w:rPr>
              </w:rPrChange>
            </w:rPr>
            <w:delText>A manually updated feature must be capable of the same performance in feature selection, response to cursor-picking, etc, as an ENC feature. In addition, it must provide updating information (identification and source of update, when and by whom entered, etc) on cursor picking</w:delText>
          </w:r>
        </w:del>
      </w:ins>
    </w:p>
    <w:p w14:paraId="05CF681F" w14:textId="52263371" w:rsidR="009B0403" w:rsidRPr="00DE19F5" w:rsidDel="00453DD3" w:rsidRDefault="004E2D45" w:rsidP="009B0403">
      <w:pPr>
        <w:spacing w:after="120" w:line="240" w:lineRule="auto"/>
        <w:jc w:val="both"/>
        <w:rPr>
          <w:del w:id="622" w:author="jon pritchard" w:date="2024-11-27T20:57:00Z" w16du:dateUtc="2024-11-27T19:57:00Z"/>
        </w:rPr>
      </w:pPr>
      <w:ins w:id="623" w:author="jonathan pritchard" w:date="2024-10-14T01:53:00Z" w16du:dateUtc="2024-10-14T00:53:00Z">
        <w:del w:id="624" w:author="jon pritchard" w:date="2024-11-27T20:57:00Z" w16du:dateUtc="2024-11-27T19:57:00Z">
          <w:r w:rsidRPr="00036FFD" w:rsidDel="00453DD3">
            <w:rPr>
              <w:highlight w:val="yellow"/>
            </w:rPr>
            <w:delText>M</w:delText>
          </w:r>
        </w:del>
      </w:ins>
      <w:commentRangeStart w:id="625"/>
      <w:commentRangeStart w:id="626"/>
      <w:commentRangeStart w:id="627"/>
      <w:commentRangeStart w:id="628"/>
      <w:del w:id="629" w:author="jon pritchard" w:date="2024-11-27T20:57:00Z" w16du:dateUtc="2024-11-27T19:57:00Z">
        <w:r w:rsidR="004C64D4" w:rsidRPr="00036FFD" w:rsidDel="00453DD3">
          <w:rPr>
            <w:highlight w:val="yellow"/>
          </w:rPr>
          <w:delText xml:space="preserve">The manual updates </w:delText>
        </w:r>
        <w:r w:rsidR="00046A2C" w:rsidRPr="00036FFD" w:rsidDel="00453DD3">
          <w:rPr>
            <w:highlight w:val="yellow"/>
          </w:rPr>
          <w:delText xml:space="preserve">must </w:delText>
        </w:r>
        <w:r w:rsidR="004C64D4" w:rsidRPr="00036FFD" w:rsidDel="00453DD3">
          <w:rPr>
            <w:highlight w:val="yellow"/>
          </w:rPr>
          <w:delText xml:space="preserve">be distinguishable from </w:delText>
        </w:r>
        <w:r w:rsidR="009F2A8E" w:rsidRPr="00036FFD" w:rsidDel="00453DD3">
          <w:rPr>
            <w:highlight w:val="yellow"/>
          </w:rPr>
          <w:delText xml:space="preserve">official </w:delText>
        </w:r>
        <w:r w:rsidR="004C64D4" w:rsidRPr="00036FFD" w:rsidDel="00453DD3">
          <w:rPr>
            <w:highlight w:val="yellow"/>
          </w:rPr>
          <w:delText>information and its official updates</w:delText>
        </w:r>
      </w:del>
      <w:ins w:id="630" w:author="jonathan pritchard" w:date="2024-10-14T01:57:00Z" w16du:dateUtc="2024-10-14T00:57:00Z">
        <w:del w:id="631" w:author="jon pritchard" w:date="2024-11-27T20:57:00Z" w16du:dateUtc="2024-11-27T19:57:00Z">
          <w:r w:rsidR="00AC6B03" w:rsidRPr="00036FFD" w:rsidDel="00453DD3">
            <w:rPr>
              <w:highlight w:val="yellow"/>
            </w:rPr>
            <w:delText xml:space="preserve"> as defined in XX-</w:delText>
          </w:r>
          <w:commentRangeStart w:id="632"/>
          <w:r w:rsidR="00AC6B03" w:rsidRPr="00036FFD" w:rsidDel="00453DD3">
            <w:rPr>
              <w:highlight w:val="yellow"/>
            </w:rPr>
            <w:delText>XXX</w:delText>
          </w:r>
        </w:del>
      </w:ins>
      <w:commentRangeEnd w:id="632"/>
      <w:del w:id="633" w:author="jon pritchard" w:date="2024-11-27T20:57:00Z" w16du:dateUtc="2024-11-27T19:57:00Z">
        <w:r w:rsidR="00036FFD" w:rsidDel="00453DD3">
          <w:rPr>
            <w:rStyle w:val="CommentReference"/>
          </w:rPr>
          <w:commentReference w:id="632"/>
        </w:r>
        <w:r w:rsidR="004C64D4" w:rsidRPr="00036FFD" w:rsidDel="00453DD3">
          <w:rPr>
            <w:highlight w:val="yellow"/>
          </w:rPr>
          <w:delText>.</w:delText>
        </w:r>
        <w:commentRangeEnd w:id="625"/>
        <w:r w:rsidR="00411E72" w:rsidRPr="00036FFD" w:rsidDel="00453DD3">
          <w:rPr>
            <w:rStyle w:val="CommentReference"/>
            <w:highlight w:val="yellow"/>
            <w:rPrChange w:id="634" w:author="jonathan pritchard" w:date="2024-10-14T01:58:00Z" w16du:dateUtc="2024-10-14T00:58:00Z">
              <w:rPr>
                <w:rStyle w:val="CommentReference"/>
              </w:rPr>
            </w:rPrChange>
          </w:rPr>
          <w:commentReference w:id="625"/>
        </w:r>
        <w:commentRangeEnd w:id="626"/>
        <w:r w:rsidR="00411E72" w:rsidRPr="00036FFD" w:rsidDel="00453DD3">
          <w:rPr>
            <w:rStyle w:val="CommentReference"/>
            <w:highlight w:val="yellow"/>
            <w:rPrChange w:id="635" w:author="jonathan pritchard" w:date="2024-10-14T01:58:00Z" w16du:dateUtc="2024-10-14T00:58:00Z">
              <w:rPr>
                <w:rStyle w:val="CommentReference"/>
              </w:rPr>
            </w:rPrChange>
          </w:rPr>
          <w:commentReference w:id="626"/>
        </w:r>
        <w:commentRangeEnd w:id="627"/>
        <w:r w:rsidR="00411E72" w:rsidRPr="00036FFD" w:rsidDel="00453DD3">
          <w:rPr>
            <w:rStyle w:val="CommentReference"/>
            <w:highlight w:val="yellow"/>
            <w:rPrChange w:id="636" w:author="jonathan pritchard" w:date="2024-10-14T01:58:00Z" w16du:dateUtc="2024-10-14T00:58:00Z">
              <w:rPr>
                <w:rStyle w:val="CommentReference"/>
              </w:rPr>
            </w:rPrChange>
          </w:rPr>
          <w:commentReference w:id="627"/>
        </w:r>
        <w:commentRangeEnd w:id="628"/>
        <w:r w:rsidR="00AC6B03" w:rsidRPr="00036FFD" w:rsidDel="00453DD3">
          <w:rPr>
            <w:rStyle w:val="CommentReference"/>
            <w:highlight w:val="yellow"/>
          </w:rPr>
          <w:commentReference w:id="628"/>
        </w:r>
      </w:del>
    </w:p>
    <w:p w14:paraId="4A3A326D" w14:textId="4604F477" w:rsidR="00CE0733" w:rsidRPr="00DE19F5" w:rsidRDefault="00CE0733" w:rsidP="00214B3A">
      <w:pPr>
        <w:pStyle w:val="Heading2"/>
      </w:pPr>
      <w:bookmarkStart w:id="637" w:name="_Ref45240945"/>
      <w:bookmarkStart w:id="638" w:name="_Toc178869292"/>
      <w:r w:rsidRPr="00DE19F5">
        <w:t>Display functions</w:t>
      </w:r>
      <w:bookmarkEnd w:id="535"/>
      <w:bookmarkEnd w:id="637"/>
      <w:bookmarkEnd w:id="638"/>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639" w:name="_Toc46655801"/>
      <w:bookmarkStart w:id="640" w:name="_Toc46659185"/>
      <w:bookmarkStart w:id="641" w:name="_Toc46659364"/>
      <w:bookmarkStart w:id="642" w:name="_Toc47457004"/>
      <w:bookmarkStart w:id="643" w:name="_Toc47574675"/>
      <w:bookmarkStart w:id="644" w:name="_Toc47618735"/>
      <w:bookmarkStart w:id="645" w:name="_Toc47651153"/>
      <w:bookmarkStart w:id="646" w:name="_Toc47708078"/>
      <w:bookmarkStart w:id="647" w:name="_Toc47708340"/>
      <w:bookmarkStart w:id="648" w:name="_Toc47708574"/>
      <w:bookmarkStart w:id="649" w:name="_Toc47711981"/>
      <w:bookmarkStart w:id="650" w:name="_Toc46655802"/>
      <w:bookmarkStart w:id="651" w:name="_Toc46659186"/>
      <w:bookmarkStart w:id="652" w:name="_Toc46659365"/>
      <w:bookmarkStart w:id="653" w:name="_Toc47457005"/>
      <w:bookmarkStart w:id="654" w:name="_Toc47574676"/>
      <w:bookmarkStart w:id="655" w:name="_Toc47618736"/>
      <w:bookmarkStart w:id="656" w:name="_Toc47651154"/>
      <w:bookmarkStart w:id="657" w:name="_Toc47708079"/>
      <w:bookmarkStart w:id="658" w:name="_Toc47708341"/>
      <w:bookmarkStart w:id="659" w:name="_Toc47708575"/>
      <w:bookmarkStart w:id="660" w:name="_Toc47711982"/>
      <w:bookmarkStart w:id="661" w:name="_Toc46655803"/>
      <w:bookmarkStart w:id="662" w:name="_Toc46659187"/>
      <w:bookmarkStart w:id="663" w:name="_Toc46659366"/>
      <w:bookmarkStart w:id="664" w:name="_Toc47457006"/>
      <w:bookmarkStart w:id="665" w:name="_Toc47574677"/>
      <w:bookmarkStart w:id="666" w:name="_Toc47618737"/>
      <w:bookmarkStart w:id="667" w:name="_Toc47651155"/>
      <w:bookmarkStart w:id="668" w:name="_Toc47708080"/>
      <w:bookmarkStart w:id="669" w:name="_Toc47708342"/>
      <w:bookmarkStart w:id="670" w:name="_Toc47708576"/>
      <w:bookmarkStart w:id="671" w:name="_Toc47711983"/>
      <w:bookmarkStart w:id="672" w:name="_Toc178869293"/>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r w:rsidRPr="00B77A92">
        <w:t>General Rules for Symbols and Text</w:t>
      </w:r>
      <w:bookmarkEnd w:id="672"/>
    </w:p>
    <w:p w14:paraId="31594813" w14:textId="77777777" w:rsidR="000002BE" w:rsidRPr="00DE19F5" w:rsidRDefault="000002BE" w:rsidP="00214B3A">
      <w:pPr>
        <w:pStyle w:val="Heading2"/>
      </w:pPr>
      <w:bookmarkStart w:id="673" w:name="_Ref49475956"/>
      <w:bookmarkStart w:id="674" w:name="_Toc178869294"/>
      <w:r w:rsidRPr="00DE19F5">
        <w:t>Symbol Specifications</w:t>
      </w:r>
      <w:bookmarkEnd w:id="673"/>
      <w:bookmarkEnd w:id="674"/>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Del="00453DD3" w:rsidRDefault="000002BE" w:rsidP="003B31CC">
      <w:pPr>
        <w:spacing w:after="120" w:line="240" w:lineRule="auto"/>
        <w:jc w:val="both"/>
        <w:rPr>
          <w:del w:id="675" w:author="jon pritchard" w:date="2024-11-27T20:59:00Z" w16du:dateUtc="2024-11-27T19:59:00Z"/>
        </w:rPr>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214B3A">
      <w:pPr>
        <w:pStyle w:val="Heading2"/>
      </w:pPr>
      <w:bookmarkStart w:id="676" w:name="_Ref49261612"/>
      <w:bookmarkStart w:id="677" w:name="_Toc178869295"/>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676"/>
      <w:bookmarkEnd w:id="677"/>
      <w:r w:rsidR="003B02BE" w:rsidRPr="00DE19F5">
        <w:t xml:space="preserve"> </w:t>
      </w:r>
    </w:p>
    <w:p w14:paraId="1EBBC62A" w14:textId="7C446DD6" w:rsidR="0057617F" w:rsidRPr="00B77A92" w:rsidRDefault="0057617F" w:rsidP="00214B3A">
      <w:pPr>
        <w:pStyle w:val="Heading3"/>
      </w:pPr>
      <w:bookmarkStart w:id="678" w:name="_Toc178869296"/>
      <w:r w:rsidRPr="00B77A92">
        <w:t xml:space="preserve">Introduction </w:t>
      </w:r>
      <w:r w:rsidR="00AA714E" w:rsidRPr="00B77A92">
        <w:t>[I</w:t>
      </w:r>
      <w:r w:rsidRPr="00B77A92">
        <w:t>nformative</w:t>
      </w:r>
      <w:r w:rsidR="00AA714E" w:rsidRPr="00B77A92">
        <w:t>]</w:t>
      </w:r>
      <w:bookmarkEnd w:id="678"/>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679" w:name="_Ref49150167"/>
      <w:bookmarkStart w:id="680" w:name="_Toc178869297"/>
      <w:commentRangeStart w:id="681"/>
      <w:commentRangeStart w:id="682"/>
      <w:r w:rsidRPr="00B77A92">
        <w:t xml:space="preserve">Minimum Requirement </w:t>
      </w:r>
      <w:r w:rsidR="0057617F" w:rsidRPr="00B77A92">
        <w:t>for size and resolution</w:t>
      </w:r>
      <w:bookmarkEnd w:id="679"/>
      <w:r w:rsidR="003B02BE" w:rsidRPr="00B77A92">
        <w:t xml:space="preserve"> </w:t>
      </w:r>
      <w:commentRangeEnd w:id="681"/>
      <w:r w:rsidR="000D1BBD" w:rsidRPr="00DE19F5">
        <w:rPr>
          <w:rStyle w:val="CommentReference"/>
          <w:b w:val="0"/>
          <w:bCs w:val="0"/>
          <w:lang w:val="en-GB"/>
        </w:rPr>
        <w:commentReference w:id="681"/>
      </w:r>
      <w:commentRangeEnd w:id="682"/>
      <w:r w:rsidR="00046A2C" w:rsidRPr="00DE19F5">
        <w:rPr>
          <w:rStyle w:val="CommentReference"/>
          <w:b w:val="0"/>
          <w:bCs w:val="0"/>
          <w:lang w:val="en-GB"/>
        </w:rPr>
        <w:commentReference w:id="682"/>
      </w:r>
      <w:bookmarkEnd w:id="680"/>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7E57D04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del w:id="683" w:author="jonathan pritchard" w:date="2024-10-14T00:49:00Z" w16du:dateUtc="2024-10-13T23:49:00Z">
        <w:r w:rsidRPr="00DE19F5" w:rsidDel="008972A2">
          <w:delText xml:space="preserve"> </w:delText>
        </w:r>
        <w:r w:rsidR="007E041F" w:rsidRPr="00DE19F5" w:rsidDel="008972A2">
          <w:delText xml:space="preserve"> </w:delText>
        </w:r>
      </w:del>
      <w:ins w:id="684" w:author="jonathan pritchard" w:date="2024-10-14T00:49:00Z" w16du:dateUtc="2024-10-13T23:49:00Z">
        <w:r w:rsidR="008972A2">
          <w:t xml:space="preserve"> </w:t>
        </w:r>
      </w:ins>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35784550" w14:textId="52D368AA" w:rsidR="009C7148" w:rsidRPr="00DE19F5" w:rsidRDefault="00BA014B" w:rsidP="009563D7">
      <w:pPr>
        <w:spacing w:after="120" w:line="240" w:lineRule="auto"/>
        <w:jc w:val="both"/>
        <w:rPr>
          <w:strike/>
        </w:rPr>
      </w:pPr>
      <w:r w:rsidRPr="00B812CA">
        <w:rPr>
          <w:i/>
          <w:iCs/>
          <w:highlight w:val="yellow"/>
        </w:rPr>
        <w:t>[refer to Section 20, and requirements to be satisfied, note that PS developers define symbols]</w:t>
      </w:r>
    </w:p>
    <w:p w14:paraId="6C57FEC5" w14:textId="162A4C29" w:rsidR="003B4494" w:rsidRPr="00DE19F5" w:rsidRDefault="003B4494" w:rsidP="00214B3A">
      <w:pPr>
        <w:pStyle w:val="Heading3"/>
      </w:pPr>
      <w:bookmarkStart w:id="685" w:name="_Toc178869298"/>
      <w:r w:rsidRPr="00DE19F5">
        <w:t>Zooming</w:t>
      </w:r>
      <w:bookmarkEnd w:id="685"/>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214B3A">
      <w:pPr>
        <w:pStyle w:val="Heading2"/>
      </w:pPr>
      <w:bookmarkStart w:id="686" w:name="_Toc178869299"/>
      <w:commentRangeStart w:id="687"/>
      <w:commentRangeStart w:id="688"/>
      <w:r w:rsidRPr="00DE19F5">
        <w:t>Common text</w:t>
      </w:r>
      <w:ins w:id="689" w:author="jon pritchard" w:date="2024-11-27T20:59:00Z" w16du:dateUtc="2024-11-27T19:59:00Z">
        <w:r w:rsidR="00453DD3">
          <w:t xml:space="preserve"> and</w:t>
        </w:r>
      </w:ins>
      <w:r w:rsidRPr="00DE19F5">
        <w:t xml:space="preserve"> information</w:t>
      </w:r>
      <w:r w:rsidR="0004119A" w:rsidRPr="00DE19F5">
        <w:t xml:space="preserve"> attributes</w:t>
      </w:r>
      <w:commentRangeEnd w:id="687"/>
      <w:r w:rsidR="000A639D">
        <w:rPr>
          <w:rStyle w:val="CommentReference"/>
          <w:rFonts w:eastAsia="MS Mincho"/>
          <w:b w:val="0"/>
          <w:bCs w:val="0"/>
        </w:rPr>
        <w:commentReference w:id="687"/>
      </w:r>
      <w:bookmarkEnd w:id="686"/>
      <w:commentRangeEnd w:id="688"/>
      <w:r w:rsidR="00AC6B03">
        <w:rPr>
          <w:rStyle w:val="CommentReference"/>
          <w:rFonts w:eastAsia="MS Mincho"/>
          <w:b w:val="0"/>
          <w:bCs w:val="0"/>
        </w:rPr>
        <w:commentReference w:id="688"/>
      </w:r>
    </w:p>
    <w:p w14:paraId="0739365C" w14:textId="07B0F959" w:rsidR="00F747C8" w:rsidRPr="00B77A92" w:rsidDel="00AC6B03" w:rsidRDefault="00F747C8">
      <w:pPr>
        <w:spacing w:after="120" w:line="240" w:lineRule="auto"/>
        <w:jc w:val="both"/>
        <w:rPr>
          <w:del w:id="690" w:author="jonathan pritchard" w:date="2024-10-14T02:05:00Z" w16du:dateUtc="2024-10-14T01:05:00Z"/>
        </w:rPr>
      </w:pPr>
      <w:r w:rsidRPr="00B77A92">
        <w:t xml:space="preserve">Several Product Specifications use </w:t>
      </w:r>
      <w:del w:id="691" w:author="jon pritchard" w:date="2024-11-27T20:58:00Z" w16du:dateUtc="2024-11-27T19:58:00Z">
        <w:r w:rsidRPr="00B77A92" w:rsidDel="00453DD3">
          <w:delText xml:space="preserve">similar </w:delText>
        </w:r>
      </w:del>
      <w:ins w:id="692" w:author="jon pritchard" w:date="2024-11-27T20:58:00Z" w16du:dateUtc="2024-11-27T19:58:00Z">
        <w:r w:rsidR="00453DD3">
          <w:t>common</w:t>
        </w:r>
        <w:r w:rsidR="00453DD3" w:rsidRPr="00B77A92">
          <w:t xml:space="preserve"> </w:t>
        </w:r>
      </w:ins>
      <w:r w:rsidRPr="00B77A92">
        <w:t xml:space="preserve">structures for feature names </w:t>
      </w:r>
      <w:ins w:id="693" w:author="jon pritchard" w:date="2024-11-27T20:58:00Z" w16du:dateUtc="2024-11-27T19:58:00Z">
        <w:r w:rsidR="00453DD3">
          <w:t>(</w:t>
        </w:r>
        <w:r w:rsidR="00453DD3" w:rsidRPr="00453DD3">
          <w:rPr>
            <w:b/>
            <w:bCs/>
            <w:rPrChange w:id="694" w:author="jon pritchard" w:date="2024-11-27T20:58:00Z" w16du:dateUtc="2024-11-27T19:58:00Z">
              <w:rPr/>
            </w:rPrChange>
          </w:rPr>
          <w:t>featureName</w:t>
        </w:r>
        <w:r w:rsidR="00453DD3">
          <w:t>)</w:t>
        </w:r>
      </w:ins>
      <w:r w:rsidRPr="00B77A92">
        <w:t>and information attributes</w:t>
      </w:r>
      <w:ins w:id="695" w:author="jon pritchard" w:date="2024-11-27T20:58:00Z" w16du:dateUtc="2024-11-27T19:58:00Z">
        <w:r w:rsidR="00453DD3">
          <w:t xml:space="preserve"> (</w:t>
        </w:r>
        <w:r w:rsidR="00453DD3" w:rsidRPr="00453DD3">
          <w:rPr>
            <w:b/>
            <w:bCs/>
            <w:rPrChange w:id="696" w:author="jon pritchard" w:date="2024-11-27T20:58:00Z" w16du:dateUtc="2024-11-27T19:58:00Z">
              <w:rPr/>
            </w:rPrChange>
          </w:rPr>
          <w:t>information/text</w:t>
        </w:r>
        <w:r w:rsidR="00453DD3">
          <w:t>)</w:t>
        </w:r>
      </w:ins>
      <w:del w:id="697" w:author="jon pritchard" w:date="2024-11-27T20:58:00Z" w16du:dateUtc="2024-11-27T19:58:00Z">
        <w:r w:rsidRPr="00B77A92" w:rsidDel="00453DD3">
          <w:delText xml:space="preserve">. </w:delText>
        </w:r>
      </w:del>
      <w:del w:id="698" w:author="jonathan pritchard" w:date="2024-10-14T02:05:00Z" w16du:dateUtc="2024-10-14T01:05:00Z">
        <w:r w:rsidRPr="00B77A92" w:rsidDel="00AC6B03">
          <w:delText>The following procedure must be used when displaying the “feature name” attributes.</w:delText>
        </w:r>
      </w:del>
    </w:p>
    <w:p w14:paraId="2D24869A" w14:textId="2A3F382D" w:rsidR="00CB6D5D" w:rsidRPr="00DE19F5" w:rsidDel="00AC6B03" w:rsidRDefault="00CB6D5D">
      <w:pPr>
        <w:spacing w:after="120" w:line="240" w:lineRule="auto"/>
        <w:jc w:val="both"/>
        <w:rPr>
          <w:del w:id="699" w:author="jonathan pritchard" w:date="2024-10-14T02:05:00Z" w16du:dateUtc="2024-10-14T01:05:00Z"/>
          <w:moveFrom w:id="700" w:author="jonathan pritchard" w:date="2024-10-14T02:03:00Z" w16du:dateUtc="2024-10-14T01:03:00Z"/>
          <w:b/>
          <w:bCs/>
        </w:rPr>
      </w:pPr>
      <w:moveFromRangeStart w:id="701" w:author="jonathan pritchard" w:date="2024-10-14T02:03:00Z" w:name="move179763826"/>
      <w:moveFrom w:id="702" w:author="jonathan pritchard" w:date="2024-10-14T02:03:00Z" w16du:dateUtc="2024-10-14T01:03:00Z">
        <w:del w:id="703" w:author="jonathan pritchard" w:date="2024-10-14T02:05:00Z" w16du:dateUtc="2024-10-14T01:05:00Z">
          <w:r w:rsidRPr="00AC6B03" w:rsidDel="00AC6B03">
            <w:rPr>
              <w:highlight w:val="yellow"/>
              <w:rPrChange w:id="704" w:author="jonathan pritchard" w:date="2024-10-14T02:03:00Z" w16du:dateUtc="2024-10-14T01:03:00Z">
                <w:rPr/>
              </w:rPrChange>
            </w:rPr>
            <w:delText>[</w:delText>
          </w:r>
          <w:r w:rsidRPr="00AC6B03" w:rsidDel="00AC6B03">
            <w:rPr>
              <w:b/>
              <w:bCs/>
              <w:highlight w:val="yellow"/>
              <w:rPrChange w:id="705" w:author="jonathan pritchard" w:date="2024-10-14T02:03:00Z" w16du:dateUtc="2024-10-14T01:03:00Z">
                <w:rPr>
                  <w:b/>
                  <w:bCs/>
                </w:rPr>
              </w:rPrChange>
            </w:rPr>
            <w:delText>information attributes]</w:delText>
          </w:r>
        </w:del>
      </w:moveFrom>
    </w:p>
    <w:moveFromRangeEnd w:id="701"/>
    <w:p w14:paraId="20AED040" w14:textId="7522D25A" w:rsidR="00F747C8" w:rsidRPr="00B77A92" w:rsidDel="00453DD3" w:rsidRDefault="00F747C8">
      <w:pPr>
        <w:spacing w:after="120" w:line="240" w:lineRule="auto"/>
        <w:jc w:val="both"/>
        <w:rPr>
          <w:del w:id="706" w:author="jon pritchard" w:date="2024-11-27T20:58:00Z" w16du:dateUtc="2024-11-27T19:58:00Z"/>
        </w:rPr>
        <w:pPrChange w:id="707" w:author="jonathan pritchard" w:date="2024-10-14T02:05:00Z" w16du:dateUtc="2024-10-14T01:05:00Z">
          <w:pPr>
            <w:jc w:val="both"/>
          </w:pPr>
        </w:pPrChange>
      </w:pPr>
      <w:del w:id="708" w:author="jonathan pritchard" w:date="2024-10-14T02:05:00Z" w16du:dateUtc="2024-10-14T01:05:00Z">
        <w:r w:rsidRPr="00B77A92" w:rsidDel="00AC6B03">
          <w:delText>Feature names Attribute “feature name” (featureName) is a complex attribute consisting of the mandatory sub-attribute “name” (the actual name of the feature) and sub-attributes “language” and “name usage”. The sub-attribute “name usage” is an enumeration indicating which indicates</w:delText>
        </w:r>
        <w:commentRangeStart w:id="709"/>
        <w:commentRangeStart w:id="710"/>
        <w:r w:rsidRPr="00B77A92" w:rsidDel="00AC6B03">
          <w:delText xml:space="preserve"> </w:delText>
        </w:r>
        <w:r w:rsidRPr="00DE19F5" w:rsidDel="00AC6B03">
          <w:rPr>
            <w:highlight w:val="yellow"/>
          </w:rPr>
          <w:delText xml:space="preserve">if a name should </w:delText>
        </w:r>
      </w:del>
      <w:del w:id="711" w:author="jonathan pritchard" w:date="2024-10-14T02:01:00Z" w16du:dateUtc="2024-10-14T01:01:00Z">
        <w:r w:rsidRPr="00DE19F5" w:rsidDel="00AC6B03">
          <w:rPr>
            <w:highlight w:val="yellow"/>
          </w:rPr>
          <w:delText xml:space="preserve">not </w:delText>
        </w:r>
      </w:del>
      <w:del w:id="712" w:author="jonathan pritchard" w:date="2024-10-14T02:05:00Z" w16du:dateUtc="2024-10-14T01:05:00Z">
        <w:r w:rsidRPr="00DE19F5" w:rsidDel="00AC6B03">
          <w:rPr>
            <w:highlight w:val="yellow"/>
          </w:rPr>
          <w:delText xml:space="preserve">be </w:delText>
        </w:r>
      </w:del>
      <w:del w:id="713" w:author="jonathan pritchard" w:date="2024-10-14T02:01:00Z" w16du:dateUtc="2024-10-14T01:01:00Z">
        <w:r w:rsidRPr="00DE19F5" w:rsidDel="00AC6B03">
          <w:rPr>
            <w:highlight w:val="yellow"/>
          </w:rPr>
          <w:delText xml:space="preserve">displayed (3), </w:delText>
        </w:r>
      </w:del>
      <w:del w:id="714" w:author="jonathan pritchard" w:date="2024-10-14T02:05:00Z" w16du:dateUtc="2024-10-14T01:05:00Z">
        <w:r w:rsidRPr="00DE19F5" w:rsidDel="00AC6B03">
          <w:rPr>
            <w:highlight w:val="yellow"/>
          </w:rPr>
          <w:delText xml:space="preserve">displayed when </w:delText>
        </w:r>
      </w:del>
      <w:del w:id="715" w:author="jonathan pritchard" w:date="2024-10-14T02:04:00Z" w16du:dateUtc="2024-10-14T01:04:00Z">
        <w:r w:rsidRPr="00DE19F5" w:rsidDel="00AC6B03">
          <w:rPr>
            <w:highlight w:val="yellow"/>
          </w:rPr>
          <w:delText>national</w:delText>
        </w:r>
      </w:del>
      <w:del w:id="716" w:author="jonathan pritchard" w:date="2024-10-14T02:05:00Z" w16du:dateUtc="2024-10-14T01:05:00Z">
        <w:r w:rsidRPr="00DE19F5" w:rsidDel="00AC6B03">
          <w:rPr>
            <w:highlight w:val="yellow"/>
          </w:rPr>
          <w:delText xml:space="preserve"> language is not selected (1), or displayed when </w:delText>
        </w:r>
      </w:del>
      <w:del w:id="717" w:author="jonathan pritchard" w:date="2024-10-14T02:04:00Z" w16du:dateUtc="2024-10-14T01:04:00Z">
        <w:r w:rsidRPr="00DE19F5" w:rsidDel="00AC6B03">
          <w:rPr>
            <w:highlight w:val="yellow"/>
          </w:rPr>
          <w:delText xml:space="preserve">national </w:delText>
        </w:r>
      </w:del>
      <w:del w:id="718" w:author="jonathan pritchard" w:date="2024-10-14T02:05:00Z" w16du:dateUtc="2024-10-14T01:05:00Z">
        <w:r w:rsidRPr="00DE19F5" w:rsidDel="00AC6B03">
          <w:rPr>
            <w:highlight w:val="yellow"/>
          </w:rPr>
          <w:delText>language is selected (2).</w:delText>
        </w:r>
        <w:commentRangeEnd w:id="709"/>
        <w:r w:rsidR="00F62570" w:rsidRPr="00DE19F5" w:rsidDel="00AC6B03">
          <w:rPr>
            <w:rStyle w:val="CommentReference"/>
            <w:lang w:val="en-GB"/>
          </w:rPr>
          <w:commentReference w:id="709"/>
        </w:r>
        <w:commentRangeEnd w:id="710"/>
        <w:r w:rsidR="00AC6B03" w:rsidDel="00AC6B03">
          <w:rPr>
            <w:rStyle w:val="CommentReference"/>
          </w:rPr>
          <w:commentReference w:id="710"/>
        </w:r>
      </w:del>
    </w:p>
    <w:p w14:paraId="7262E771" w14:textId="77777777" w:rsidR="00AC6B03" w:rsidRPr="00AC6B03" w:rsidDel="00AC6B03" w:rsidRDefault="00AC6B03" w:rsidP="00AC6B03">
      <w:pPr>
        <w:spacing w:after="120" w:line="240" w:lineRule="auto"/>
        <w:jc w:val="both"/>
        <w:rPr>
          <w:del w:id="719" w:author="jonathan pritchard" w:date="2024-10-14T02:03:00Z" w16du:dateUtc="2024-10-14T01:03:00Z"/>
          <w:moveTo w:id="720" w:author="jonathan pritchard" w:date="2024-10-14T02:03:00Z" w16du:dateUtc="2024-10-14T01:03:00Z"/>
          <w:b/>
          <w:bCs/>
          <w:i/>
          <w:iCs/>
          <w:rPrChange w:id="721" w:author="jonathan pritchard" w:date="2024-10-14T02:03:00Z" w16du:dateUtc="2024-10-14T01:03:00Z">
            <w:rPr>
              <w:del w:id="722" w:author="jonathan pritchard" w:date="2024-10-14T02:03:00Z" w16du:dateUtc="2024-10-14T01:03:00Z"/>
              <w:moveTo w:id="723" w:author="jonathan pritchard" w:date="2024-10-14T02:03:00Z" w16du:dateUtc="2024-10-14T01:03:00Z"/>
              <w:b/>
              <w:bCs/>
            </w:rPr>
          </w:rPrChange>
        </w:rPr>
      </w:pPr>
      <w:moveToRangeStart w:id="724" w:author="jonathan pritchard" w:date="2024-10-14T02:03:00Z" w:name="move179763826"/>
      <w:moveTo w:id="725" w:author="jonathan pritchard" w:date="2024-10-14T02:03:00Z" w16du:dateUtc="2024-10-14T01:03:00Z">
        <w:del w:id="726" w:author="jon pritchard" w:date="2024-11-27T20:58:00Z" w16du:dateUtc="2024-11-27T19:58:00Z">
          <w:r w:rsidRPr="00AC6B03" w:rsidDel="00453DD3">
            <w:rPr>
              <w:i/>
              <w:iCs/>
              <w:highlight w:val="yellow"/>
              <w:rPrChange w:id="727" w:author="jonathan pritchard" w:date="2024-10-14T02:03:00Z" w16du:dateUtc="2024-10-14T01:03:00Z">
                <w:rPr>
                  <w:highlight w:val="yellow"/>
                </w:rPr>
              </w:rPrChange>
            </w:rPr>
            <w:delText>[</w:delText>
          </w:r>
          <w:r w:rsidRPr="00AC6B03" w:rsidDel="00453DD3">
            <w:rPr>
              <w:b/>
              <w:bCs/>
              <w:i/>
              <w:iCs/>
              <w:highlight w:val="yellow"/>
              <w:rPrChange w:id="728" w:author="jonathan pritchard" w:date="2024-10-14T02:03:00Z" w16du:dateUtc="2024-10-14T01:03:00Z">
                <w:rPr>
                  <w:b/>
                  <w:bCs/>
                  <w:highlight w:val="yellow"/>
                </w:rPr>
              </w:rPrChange>
            </w:rPr>
            <w:delText>information attributes]</w:delText>
          </w:r>
        </w:del>
      </w:moveTo>
    </w:p>
    <w:moveToRangeEnd w:id="724"/>
    <w:p w14:paraId="20F5E552" w14:textId="77777777" w:rsidR="00AC6B03" w:rsidRDefault="00AC6B03">
      <w:pPr>
        <w:spacing w:after="120" w:line="240" w:lineRule="auto"/>
        <w:jc w:val="both"/>
        <w:rPr>
          <w:ins w:id="729" w:author="jonathan pritchard" w:date="2024-10-14T02:03:00Z" w16du:dateUtc="2024-10-14T01:03:00Z"/>
        </w:rPr>
        <w:pPrChange w:id="730" w:author="jonathan pritchard" w:date="2024-10-14T02:03:00Z" w16du:dateUtc="2024-10-14T01:03:00Z">
          <w:pPr>
            <w:jc w:val="both"/>
          </w:pPr>
        </w:pPrChange>
      </w:pP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453DD3">
        <w:rPr>
          <w:b/>
          <w:bCs/>
          <w:rPrChange w:id="731" w:author="jon pritchard" w:date="2024-11-27T20:58:00Z" w16du:dateUtc="2024-11-27T19:58:00Z">
            <w:rPr>
              <w:b/>
              <w:bCs/>
              <w:highlight w:val="yellow"/>
            </w:rPr>
          </w:rPrChange>
        </w:rPr>
        <w:t>National Language (</w:t>
      </w:r>
      <w:r w:rsidRPr="00453DD3">
        <w:rPr>
          <w:rPrChange w:id="732" w:author="jon pritchard" w:date="2024-11-27T20:58:00Z" w16du:dateUtc="2024-11-27T19:58:00Z">
            <w:rPr>
              <w:highlight w:val="yellow"/>
            </w:rPr>
          </w:rPrChange>
        </w:rPr>
        <w:t xml:space="preserve">applies for S-57 ENC </w:t>
      </w:r>
      <w:commentRangeStart w:id="733"/>
      <w:r w:rsidRPr="00453DD3">
        <w:rPr>
          <w:rPrChange w:id="734" w:author="jon pritchard" w:date="2024-11-27T20:58:00Z" w16du:dateUtc="2024-11-27T19:58:00Z">
            <w:rPr>
              <w:highlight w:val="yellow"/>
            </w:rPr>
          </w:rPrChange>
        </w:rPr>
        <w:t>only</w:t>
      </w:r>
      <w:commentRangeEnd w:id="733"/>
      <w:r w:rsidR="000A639D" w:rsidRPr="00453DD3">
        <w:rPr>
          <w:rStyle w:val="CommentReference"/>
        </w:rPr>
        <w:commentReference w:id="733"/>
      </w:r>
      <w:r w:rsidRPr="00453DD3">
        <w:rPr>
          <w:rPrChange w:id="735" w:author="jon pritchard" w:date="2024-11-27T20:58:00Z" w16du:dateUtc="2024-11-27T19:58:00Z">
            <w:rPr>
              <w:highlight w:val="yellow"/>
            </w:rPr>
          </w:rPrChange>
        </w:rPr>
        <w:t>)</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rPr>
          <w:ins w:id="736" w:author="jonathan pritchard" w:date="2024-10-14T02:05:00Z" w16du:dateUtc="2024-10-14T01:05:00Z"/>
        </w:rPr>
      </w:pPr>
      <w:moveToRangeStart w:id="737" w:author="jonathan pritchard" w:date="2024-10-14T02:06:00Z" w:name="move179764006"/>
      <w:moveTo w:id="738" w:author="jonathan pritchard" w:date="2024-10-14T02:06:00Z" w16du:dateUtc="2024-10-14T01:06:00Z">
        <w:r w:rsidRPr="00B77A92">
          <w:t xml:space="preserve">This context parameter contains an ordered list 0 or more preferred language values. </w:t>
        </w:r>
      </w:moveTo>
      <w:moveToRangeEnd w:id="737"/>
      <w:ins w:id="739" w:author="jonathan pritchard" w:date="2024-10-14T02:05:00Z" w16du:dateUtc="2024-10-14T01:05:00Z">
        <w:r w:rsidRPr="00B77A92">
          <w:t>The following procedure must be used when displaying the “feature name” attributes.</w:t>
        </w:r>
      </w:ins>
    </w:p>
    <w:p w14:paraId="2E090B66" w14:textId="0072509B" w:rsidR="00AC6B03" w:rsidRPr="00B77A92" w:rsidRDefault="00AC6B03" w:rsidP="00AC6B03">
      <w:pPr>
        <w:jc w:val="both"/>
        <w:rPr>
          <w:ins w:id="740" w:author="jonathan pritchard" w:date="2024-10-14T02:05:00Z" w16du:dateUtc="2024-10-14T01:05:00Z"/>
        </w:rPr>
      </w:pPr>
      <w:ins w:id="741" w:author="jonathan pritchard" w:date="2024-10-14T02:05:00Z" w16du:dateUtc="2024-10-14T01:05:00Z">
        <w:r w:rsidRPr="00B77A92">
          <w:t>Feature names Attribute “feature name” (featureName) is a complex attribute consisting of the mandatory sub-attribute “name” (the actual name of the feature) and sub-attributes “language” and “name usage”. The sub-attribute “name usage” is an enumeration in</w:t>
        </w:r>
        <w:r w:rsidRPr="00453DD3">
          <w:t>dicating which indicates</w:t>
        </w:r>
        <w:commentRangeStart w:id="742"/>
        <w:commentRangeStart w:id="743"/>
        <w:r w:rsidRPr="00453DD3">
          <w:t xml:space="preserve"> </w:t>
        </w:r>
        <w:r w:rsidRPr="00453DD3">
          <w:rPr>
            <w:rPrChange w:id="744" w:author="jon pritchard" w:date="2024-11-27T21:00:00Z" w16du:dateUtc="2024-11-27T20:00:00Z">
              <w:rPr>
                <w:highlight w:val="yellow"/>
              </w:rPr>
            </w:rPrChange>
          </w:rPr>
          <w:t>if a name should be displayed when preferred language is not selected (1), or may be displayed when preferred language is selected (2).</w:t>
        </w:r>
        <w:commentRangeEnd w:id="742"/>
        <w:r w:rsidRPr="00453DD3">
          <w:rPr>
            <w:rStyle w:val="CommentReference"/>
            <w:lang w:val="en-GB"/>
          </w:rPr>
          <w:commentReference w:id="742"/>
        </w:r>
        <w:commentRangeEnd w:id="743"/>
        <w:r w:rsidRPr="00453DD3">
          <w:rPr>
            <w:rStyle w:val="CommentReference"/>
          </w:rPr>
          <w:commentReference w:id="743"/>
        </w:r>
      </w:ins>
    </w:p>
    <w:p w14:paraId="0AACE72B" w14:textId="26072A5C" w:rsidR="00F747C8" w:rsidRPr="00B77A92" w:rsidRDefault="00AC6B03" w:rsidP="00DE19F5">
      <w:pPr>
        <w:jc w:val="both"/>
      </w:pPr>
      <w:ins w:id="745" w:author="jonathan pritchard" w:date="2024-10-14T02:07:00Z" w16du:dateUtc="2024-10-14T01:07:00Z">
        <w:r>
          <w:t xml:space="preserve">If selected, </w:t>
        </w:r>
      </w:ins>
      <w:moveFromRangeStart w:id="746" w:author="jonathan pritchard" w:date="2024-10-14T02:06:00Z" w:name="move179764006"/>
      <w:moveFrom w:id="747" w:author="jonathan pritchard" w:date="2024-10-14T02:06:00Z" w16du:dateUtc="2024-10-14T01:06:00Z">
        <w:r w:rsidR="00F747C8" w:rsidRPr="00B77A92" w:rsidDel="00AC6B03">
          <w:t xml:space="preserve">This context parameter contains an ordered list </w:t>
        </w:r>
        <w:r w:rsidR="00F7353B" w:rsidRPr="00B77A92" w:rsidDel="00AC6B03">
          <w:t>0 or more</w:t>
        </w:r>
        <w:r w:rsidR="00F747C8" w:rsidRPr="00B77A92" w:rsidDel="00AC6B03">
          <w:t xml:space="preserve"> preferred language values. </w:t>
        </w:r>
      </w:moveFrom>
      <w:moveFromRangeEnd w:id="746"/>
      <w:ins w:id="748" w:author="jonathan pritchard" w:date="2024-10-14T02:07:00Z" w16du:dateUtc="2024-10-14T01:07:00Z">
        <w:r>
          <w:t>f</w:t>
        </w:r>
      </w:ins>
      <w:del w:id="749" w:author="jonathan pritchard" w:date="2024-10-14T02:07:00Z" w16du:dateUtc="2024-10-14T01:07:00Z">
        <w:r w:rsidR="00F747C8" w:rsidRPr="00B77A92" w:rsidDel="00AC6B03">
          <w:delText>F</w:delText>
        </w:r>
      </w:del>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ins w:id="750" w:author="jon pritchard" w:date="2024-11-27T20:59:00Z" w16du:dateUtc="2024-11-27T19:59:00Z">
        <w:r w:rsidR="00453DD3">
          <w:t xml:space="preserve"> following</w:t>
        </w:r>
      </w:ins>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r w:rsidRPr="00B77A92">
        <w:rPr>
          <w:b/>
          <w:bCs/>
        </w:rPr>
        <w:t>s</w:t>
      </w:r>
      <w:r w:rsidR="00F747C8" w:rsidRPr="00DE19F5">
        <w:rPr>
          <w:b/>
          <w:bCs/>
        </w:rPr>
        <w:t>ms</w:t>
      </w:r>
    </w:p>
    <w:p w14:paraId="44E0657D" w14:textId="47F873DE" w:rsidR="00F747C8" w:rsidRPr="00DE19F5" w:rsidRDefault="00F62570" w:rsidP="00DE19F5">
      <w:pPr>
        <w:pStyle w:val="ListParagraph"/>
        <w:numPr>
          <w:ilvl w:val="0"/>
          <w:numId w:val="124"/>
        </w:numPr>
        <w:spacing w:after="0" w:line="240" w:lineRule="auto"/>
        <w:ind w:left="714" w:hanging="357"/>
        <w:rPr>
          <w:b/>
          <w:bCs/>
        </w:rPr>
      </w:pPr>
      <w:r w:rsidRPr="00B77A92">
        <w:rPr>
          <w:b/>
          <w:bCs/>
        </w:rPr>
        <w:t>s</w:t>
      </w:r>
      <w:r w:rsidR="00F747C8" w:rsidRPr="00DE19F5">
        <w:rPr>
          <w:b/>
          <w:bCs/>
        </w:rPr>
        <w:t>mn</w:t>
      </w:r>
    </w:p>
    <w:p w14:paraId="1A041A45" w14:textId="77777777" w:rsidR="00F62570" w:rsidRPr="00B77A92" w:rsidRDefault="00F62570" w:rsidP="00F747C8"/>
    <w:p w14:paraId="6FA24F3D" w14:textId="4C7ABE64" w:rsidR="00F747C8" w:rsidRPr="00B77A92" w:rsidRDefault="00F747C8" w:rsidP="00F747C8">
      <w:r w:rsidRPr="00B77A92">
        <w:t>Then the name Lâu'ŋŋsuõllu is displayed</w:t>
      </w:r>
      <w:ins w:id="751" w:author="jonathan pritchard" w:date="2024-10-14T02:08:00Z" w16du:dateUtc="2024-10-14T01:08:00Z">
        <w:r w:rsidR="00045787">
          <w:t>, because it contains a name with the language “sms”, the highest priority in the language preference list. With no lang</w:t>
        </w:r>
      </w:ins>
      <w:ins w:id="752" w:author="jonathan pritchard" w:date="2024-10-14T02:09:00Z" w16du:dateUtc="2024-10-14T01:09:00Z">
        <w:r w:rsidR="00045787">
          <w:t>uage preference set, the name “</w:t>
        </w:r>
        <w:r w:rsidR="00045787" w:rsidRPr="00045787">
          <w:t>Turvesaaret</w:t>
        </w:r>
        <w:r w:rsidR="00045787">
          <w:t>” must be displayed because it has nameUsage = 1.</w:t>
        </w:r>
      </w:ins>
      <w:del w:id="753" w:author="jonathan pritchard" w:date="2024-10-14T02:08:00Z" w16du:dateUtc="2024-10-14T01:08:00Z">
        <w:r w:rsidRPr="00B77A92" w:rsidDel="00045787">
          <w:delText>.</w:delText>
        </w:r>
      </w:del>
    </w:p>
    <w:p w14:paraId="40C6C767" w14:textId="77777777" w:rsidR="00F747C8" w:rsidRPr="00DE19F5" w:rsidRDefault="00F747C8" w:rsidP="00DE19F5">
      <w:pPr>
        <w:spacing w:after="0" w:line="276" w:lineRule="auto"/>
        <w:rPr>
          <w:rFonts w:ascii="Courier New" w:hAnsi="Courier New" w:cs="Courier New"/>
          <w:b/>
          <w:bCs/>
        </w:rPr>
      </w:pPr>
      <w:r w:rsidRPr="00DE19F5">
        <w:rPr>
          <w:rFonts w:ascii="Courier New" w:hAnsi="Courier New" w:cs="Courier New"/>
          <w:b/>
          <w:bCs/>
        </w:rPr>
        <w:t>IslandGroup</w:t>
      </w:r>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Turvesaaret</w:t>
      </w:r>
    </w:p>
    <w:p w14:paraId="5835FB6F"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smn</w:t>
      </w:r>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Lavŋesuolluuh</w:t>
      </w:r>
    </w:p>
    <w:p w14:paraId="63F7D4D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sms</w:t>
      </w:r>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Lâu'ŋŋsuõllu</w:t>
      </w:r>
    </w:p>
    <w:p w14:paraId="27FE8B64" w14:textId="5F7C5D2A"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754" w:name="_Toc175130157"/>
      <w:bookmarkStart w:id="755" w:name="_Toc175130158"/>
      <w:bookmarkStart w:id="756" w:name="_Toc46655819"/>
      <w:bookmarkStart w:id="757" w:name="_Toc46659203"/>
      <w:bookmarkStart w:id="758" w:name="_Toc46659382"/>
      <w:bookmarkStart w:id="759" w:name="_Toc47457023"/>
      <w:bookmarkStart w:id="760" w:name="_Toc47574699"/>
      <w:bookmarkStart w:id="761" w:name="_Toc47618759"/>
      <w:bookmarkStart w:id="762" w:name="_Toc47651177"/>
      <w:bookmarkStart w:id="763" w:name="_Toc47708102"/>
      <w:bookmarkStart w:id="764" w:name="_Toc47708364"/>
      <w:bookmarkStart w:id="765" w:name="_Toc47708598"/>
      <w:bookmarkStart w:id="766" w:name="_Toc178869300"/>
      <w:bookmarkEnd w:id="754"/>
      <w:bookmarkEnd w:id="755"/>
      <w:bookmarkEnd w:id="756"/>
      <w:bookmarkEnd w:id="757"/>
      <w:bookmarkEnd w:id="758"/>
      <w:bookmarkEnd w:id="759"/>
      <w:bookmarkEnd w:id="760"/>
      <w:bookmarkEnd w:id="761"/>
      <w:bookmarkEnd w:id="762"/>
      <w:bookmarkEnd w:id="763"/>
      <w:bookmarkEnd w:id="764"/>
      <w:bookmarkEnd w:id="765"/>
      <w:commentRangeStart w:id="767"/>
      <w:commentRangeStart w:id="768"/>
      <w:r w:rsidRPr="00DE19F5">
        <w:t>Text</w:t>
      </w:r>
      <w:r w:rsidR="00007DC7" w:rsidRPr="00DE19F5">
        <w:t xml:space="preserve"> and Graphics</w:t>
      </w:r>
      <w:commentRangeEnd w:id="767"/>
      <w:r w:rsidR="009A4F79" w:rsidRPr="00DE19F5">
        <w:rPr>
          <w:rStyle w:val="CommentReference"/>
          <w:rFonts w:eastAsia="MS Mincho"/>
          <w:b w:val="0"/>
          <w:bCs w:val="0"/>
          <w:lang w:val="en-GB"/>
        </w:rPr>
        <w:commentReference w:id="767"/>
      </w:r>
      <w:commentRangeEnd w:id="768"/>
      <w:r w:rsidR="00DE2FFE" w:rsidRPr="00DE19F5">
        <w:rPr>
          <w:rStyle w:val="CommentReference"/>
          <w:rFonts w:eastAsia="MS Mincho"/>
          <w:b w:val="0"/>
          <w:bCs w:val="0"/>
          <w:lang w:val="en-GB"/>
        </w:rPr>
        <w:commentReference w:id="768"/>
      </w:r>
      <w:bookmarkEnd w:id="766"/>
    </w:p>
    <w:p w14:paraId="223F4165" w14:textId="215750E5" w:rsidR="001D7E15" w:rsidRPr="001D7E15" w:rsidRDefault="001D7E15" w:rsidP="00B812CA">
      <w:pPr>
        <w:pStyle w:val="Heading2"/>
      </w:pPr>
      <w:bookmarkStart w:id="769" w:name="_Toc178869301"/>
      <w:r>
        <w:t>Arrangement of viewing group layers.</w:t>
      </w:r>
      <w:bookmarkEnd w:id="769"/>
    </w:p>
    <w:p w14:paraId="22EDEFDA" w14:textId="3E599F37" w:rsidR="001D7E15" w:rsidRDefault="001D7E15" w:rsidP="00B812CA">
      <w:pPr>
        <w:spacing w:after="120" w:line="240" w:lineRule="auto"/>
        <w:jc w:val="both"/>
      </w:pPr>
      <w:bookmarkStart w:id="770" w:name="_Ref44339526"/>
      <w:r w:rsidRPr="00B812CA">
        <w:t>N</w:t>
      </w:r>
      <w:bookmarkEnd w:id="770"/>
      <w:commentRangeStart w:id="771"/>
      <w:r w:rsidRPr="001D7E15">
        <w:rPr>
          <w:b/>
          <w:bCs/>
          <w:i/>
          <w:iCs/>
          <w:highlight w:val="yellow"/>
        </w:rPr>
        <w:t>ew</w:t>
      </w:r>
      <w:r>
        <w:rPr>
          <w:b/>
          <w:bCs/>
          <w:i/>
          <w:iCs/>
          <w:highlight w:val="yellow"/>
        </w:rPr>
        <w:t xml:space="preserve"> Text</w:t>
      </w:r>
      <w:r w:rsidR="008C16DA" w:rsidRPr="00450770">
        <w:rPr>
          <w:b/>
          <w:bCs/>
          <w:i/>
          <w:iCs/>
          <w:highlight w:val="yellow"/>
        </w:rPr>
        <w:t>.</w:t>
      </w:r>
      <w:commentRangeEnd w:id="771"/>
      <w:r>
        <w:rPr>
          <w:rStyle w:val="CommentReference"/>
        </w:rPr>
        <w:commentReference w:id="771"/>
      </w:r>
      <w:r>
        <w:t xml:space="preserve"> Viewing group layers should be grouped together when they are related. The table below shows an example of grouping of “Other text” viewing group</w:t>
      </w:r>
      <w:r w:rsidR="00FD0C9C">
        <w:t xml:space="preserve"> layers</w:t>
      </w:r>
      <w:r>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F01EC1">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F01EC1">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F01EC1">
            <w:pPr>
              <w:keepNext/>
              <w:keepLines/>
              <w:spacing w:before="60" w:after="60"/>
            </w:pPr>
            <w:r w:rsidRPr="00B812CA">
              <w:t>1</w:t>
            </w:r>
          </w:p>
        </w:tc>
        <w:tc>
          <w:tcPr>
            <w:tcW w:w="3909" w:type="dxa"/>
          </w:tcPr>
          <w:p w14:paraId="46A6A658" w14:textId="77777777" w:rsidR="001D7E15" w:rsidRPr="00B812CA" w:rsidRDefault="001D7E15" w:rsidP="00F01EC1">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F01EC1">
            <w:pPr>
              <w:spacing w:before="60" w:after="60"/>
            </w:pPr>
            <w:r w:rsidRPr="00B812CA">
              <w:t>2</w:t>
            </w:r>
          </w:p>
        </w:tc>
        <w:tc>
          <w:tcPr>
            <w:tcW w:w="3909" w:type="dxa"/>
          </w:tcPr>
          <w:p w14:paraId="1231A537" w14:textId="77777777" w:rsidR="001D7E15" w:rsidRPr="00B812CA" w:rsidRDefault="001D7E15" w:rsidP="00F01EC1">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F01EC1">
            <w:pPr>
              <w:spacing w:before="60" w:after="60"/>
            </w:pPr>
            <w:r w:rsidRPr="00B812CA">
              <w:t xml:space="preserve">    2.1</w:t>
            </w:r>
          </w:p>
        </w:tc>
        <w:tc>
          <w:tcPr>
            <w:tcW w:w="3909" w:type="dxa"/>
          </w:tcPr>
          <w:p w14:paraId="0BD0062F" w14:textId="77777777" w:rsidR="001D7E15" w:rsidRPr="00B812CA" w:rsidRDefault="001D7E15" w:rsidP="00F01EC1">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F01EC1">
            <w:pPr>
              <w:spacing w:before="60" w:after="60"/>
            </w:pPr>
            <w:r w:rsidRPr="00B812CA">
              <w:t xml:space="preserve">    2.2</w:t>
            </w:r>
          </w:p>
        </w:tc>
        <w:tc>
          <w:tcPr>
            <w:tcW w:w="3909" w:type="dxa"/>
          </w:tcPr>
          <w:p w14:paraId="0B08EFB9" w14:textId="77777777" w:rsidR="001D7E15" w:rsidRPr="00B812CA" w:rsidRDefault="001D7E15" w:rsidP="00F01EC1">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F01EC1">
            <w:pPr>
              <w:spacing w:before="60" w:after="60"/>
            </w:pPr>
            <w:r w:rsidRPr="00B812CA">
              <w:t xml:space="preserve">    2.3</w:t>
            </w:r>
          </w:p>
        </w:tc>
        <w:tc>
          <w:tcPr>
            <w:tcW w:w="3909" w:type="dxa"/>
          </w:tcPr>
          <w:p w14:paraId="3ED336F0" w14:textId="77777777" w:rsidR="001D7E15" w:rsidRPr="00B812CA" w:rsidRDefault="001D7E15" w:rsidP="00F01EC1">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772" w:name="_Toc175130161"/>
      <w:bookmarkEnd w:id="772"/>
    </w:p>
    <w:p w14:paraId="44CDD629" w14:textId="3D15B5BB" w:rsidR="00AD5025" w:rsidRPr="00450770" w:rsidRDefault="001F310E" w:rsidP="00BE68E8">
      <w:pPr>
        <w:pStyle w:val="Heading1"/>
      </w:pPr>
      <w:bookmarkStart w:id="773" w:name="_Toc175130163"/>
      <w:bookmarkStart w:id="774" w:name="_Toc175130164"/>
      <w:bookmarkStart w:id="775" w:name="_Toc175130165"/>
      <w:bookmarkStart w:id="776" w:name="_Toc175130166"/>
      <w:bookmarkStart w:id="777" w:name="_Toc175130167"/>
      <w:bookmarkStart w:id="778" w:name="_Toc175130168"/>
      <w:bookmarkStart w:id="779" w:name="_Toc175130169"/>
      <w:bookmarkStart w:id="780" w:name="_Toc175130170"/>
      <w:bookmarkStart w:id="781" w:name="_Toc175130171"/>
      <w:bookmarkStart w:id="782" w:name="_Toc175130172"/>
      <w:bookmarkStart w:id="783" w:name="_Toc175130173"/>
      <w:bookmarkStart w:id="784" w:name="_Toc175130174"/>
      <w:bookmarkStart w:id="785" w:name="_Toc175130175"/>
      <w:bookmarkStart w:id="786" w:name="_Toc175130176"/>
      <w:bookmarkStart w:id="787" w:name="_Toc175130177"/>
      <w:bookmarkStart w:id="788" w:name="_Toc175130178"/>
      <w:bookmarkStart w:id="789" w:name="_Toc175130179"/>
      <w:bookmarkStart w:id="790" w:name="_Toc175130194"/>
      <w:bookmarkStart w:id="791" w:name="_Toc175130195"/>
      <w:bookmarkStart w:id="792" w:name="_Toc175130196"/>
      <w:bookmarkStart w:id="793" w:name="_Toc175130197"/>
      <w:bookmarkStart w:id="794" w:name="_Toc99104596"/>
      <w:bookmarkStart w:id="795" w:name="_Toc99105049"/>
      <w:bookmarkStart w:id="796" w:name="_Toc175130198"/>
      <w:bookmarkStart w:id="797" w:name="_Toc175130199"/>
      <w:bookmarkStart w:id="798" w:name="_Toc175130200"/>
      <w:bookmarkStart w:id="799" w:name="_Toc175130201"/>
      <w:bookmarkStart w:id="800" w:name="_Toc175130202"/>
      <w:bookmarkStart w:id="801" w:name="_Toc175130203"/>
      <w:bookmarkStart w:id="802" w:name="_Toc175130204"/>
      <w:bookmarkStart w:id="803" w:name="_Toc17886930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commentRangeStart w:id="804"/>
      <w:r w:rsidRPr="00450770">
        <w:t>Miscellaneous</w:t>
      </w:r>
      <w:r w:rsidR="00EA6515" w:rsidRPr="00450770">
        <w:t xml:space="preserve"> Display Elements</w:t>
      </w:r>
      <w:commentRangeEnd w:id="804"/>
      <w:r w:rsidR="00F553C8" w:rsidRPr="00450770">
        <w:rPr>
          <w:rStyle w:val="CommentReference"/>
          <w:rFonts w:eastAsia="MS Mincho"/>
          <w:b w:val="0"/>
          <w:bCs w:val="0"/>
          <w:lang w:val="en-GB"/>
        </w:rPr>
        <w:commentReference w:id="804"/>
      </w:r>
      <w:bookmarkEnd w:id="803"/>
    </w:p>
    <w:p w14:paraId="50442F36" w14:textId="34576D86"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ins w:id="805" w:author="jonathan pritchard" w:date="2024-10-14T01:38:00Z" w16du:dateUtc="2024-10-14T00:38:00Z">
        <w:r w:rsidR="005D2986">
          <w:t>’</w:t>
        </w:r>
      </w:ins>
      <w:r w:rsidR="008B16DC" w:rsidRPr="00B77A92">
        <w:t>s</w:t>
      </w:r>
      <w:del w:id="806" w:author="jonathan pritchard" w:date="2024-10-14T01:39:00Z" w16du:dateUtc="2024-10-14T00:39:00Z">
        <w:r w:rsidR="008B16DC" w:rsidRPr="00B77A92" w:rsidDel="005D2986">
          <w:delText>’</w:delText>
        </w:r>
      </w:del>
      <w:r w:rsidR="008B16DC" w:rsidRPr="00B77A92">
        <w:t xml:space="preserve"> features, IMO-required elements, and presentation of updates</w:t>
      </w:r>
      <w:r w:rsidR="00F50CA1" w:rsidRPr="00B77A92">
        <w:t xml:space="preserve">. </w:t>
      </w:r>
    </w:p>
    <w:p w14:paraId="04E98E1F" w14:textId="33A51529" w:rsidR="001F310E" w:rsidRPr="00B77A92" w:rsidRDefault="008B16DC" w:rsidP="00916A2A">
      <w:pPr>
        <w:spacing w:after="120" w:line="240" w:lineRule="auto"/>
        <w:jc w:val="both"/>
      </w:pPr>
      <w:r w:rsidRPr="00B77A92">
        <w:t xml:space="preserve">Cursor pick reports and information displays in off-graphic panels are described in </w:t>
      </w:r>
      <w:r w:rsidRPr="00045787">
        <w:rPr>
          <w:highlight w:val="yellow"/>
          <w:rPrChange w:id="807" w:author="jonathan pritchard" w:date="2024-10-14T02:10:00Z" w16du:dateUtc="2024-10-14T01:10:00Z">
            <w:rPr/>
          </w:rPrChange>
        </w:rPr>
        <w:t xml:space="preserve">clause </w:t>
      </w:r>
      <w:commentRangeStart w:id="808"/>
      <w:commentRangeStart w:id="809"/>
      <w:r w:rsidRPr="00045787">
        <w:rPr>
          <w:highlight w:val="yellow"/>
          <w:rPrChange w:id="810" w:author="jonathan pritchard" w:date="2024-10-14T02:10:00Z" w16du:dateUtc="2024-10-14T01:10:00Z">
            <w:rPr/>
          </w:rPrChange>
        </w:rPr>
        <w:fldChar w:fldCharType="begin"/>
      </w:r>
      <w:r w:rsidRPr="00045787">
        <w:rPr>
          <w:highlight w:val="yellow"/>
          <w:rPrChange w:id="811" w:author="jonathan pritchard" w:date="2024-10-14T02:10:00Z" w16du:dateUtc="2024-10-14T01:10:00Z">
            <w:rPr/>
          </w:rPrChange>
        </w:rPr>
        <w:instrText xml:space="preserve"> REF _Ref47470424 \r \h </w:instrText>
      </w:r>
      <w:r w:rsidR="00916A2A" w:rsidRPr="00045787">
        <w:rPr>
          <w:highlight w:val="yellow"/>
          <w:rPrChange w:id="812" w:author="jonathan pritchard" w:date="2024-10-14T02:10:00Z" w16du:dateUtc="2024-10-14T01:10:00Z">
            <w:rPr/>
          </w:rPrChange>
        </w:rPr>
        <w:instrText xml:space="preserve"> \* MERGEFORMAT </w:instrText>
      </w:r>
      <w:r w:rsidRPr="00D3112D">
        <w:rPr>
          <w:highlight w:val="yellow"/>
        </w:rPr>
      </w:r>
      <w:r w:rsidRPr="00045787">
        <w:rPr>
          <w:highlight w:val="yellow"/>
          <w:rPrChange w:id="813" w:author="jonathan pritchard" w:date="2024-10-14T02:10:00Z" w16du:dateUtc="2024-10-14T01:10:00Z">
            <w:rPr/>
          </w:rPrChange>
        </w:rPr>
        <w:fldChar w:fldCharType="separate"/>
      </w:r>
      <w:r w:rsidR="000553AC">
        <w:rPr>
          <w:highlight w:val="yellow"/>
        </w:rPr>
        <w:t>C-18</w:t>
      </w:r>
      <w:r w:rsidRPr="00045787">
        <w:rPr>
          <w:highlight w:val="yellow"/>
          <w:rPrChange w:id="814" w:author="jonathan pritchard" w:date="2024-10-14T02:10:00Z" w16du:dateUtc="2024-10-14T01:10:00Z">
            <w:rPr/>
          </w:rPrChange>
        </w:rPr>
        <w:fldChar w:fldCharType="end"/>
      </w:r>
      <w:commentRangeEnd w:id="808"/>
      <w:r w:rsidR="00411E72" w:rsidRPr="00045787">
        <w:rPr>
          <w:rStyle w:val="CommentReference"/>
          <w:highlight w:val="yellow"/>
          <w:rPrChange w:id="815" w:author="jonathan pritchard" w:date="2024-10-14T02:10:00Z" w16du:dateUtc="2024-10-14T01:10:00Z">
            <w:rPr>
              <w:rStyle w:val="CommentReference"/>
            </w:rPr>
          </w:rPrChange>
        </w:rPr>
        <w:commentReference w:id="808"/>
      </w:r>
      <w:commentRangeEnd w:id="809"/>
      <w:r w:rsidR="00045787">
        <w:rPr>
          <w:rStyle w:val="CommentReference"/>
        </w:rPr>
        <w:commentReference w:id="809"/>
      </w:r>
      <w:r w:rsidRPr="00045787">
        <w:rPr>
          <w:highlight w:val="yellow"/>
          <w:rPrChange w:id="816" w:author="jonathan pritchard" w:date="2024-10-14T02:10:00Z" w16du:dateUtc="2024-10-14T01:10:00Z">
            <w:rPr/>
          </w:rPrChange>
        </w:rPr>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pPr>
        <w:pStyle w:val="Heading2"/>
      </w:pPr>
      <w:bookmarkStart w:id="817" w:name="_Toc178869303"/>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r w:rsidR="002A10D2" w:rsidRPr="00450770">
        <w:t xml:space="preserve"> </w:t>
      </w:r>
      <w:bookmarkEnd w:id="817"/>
    </w:p>
    <w:p w14:paraId="4A2521A0" w14:textId="57892782" w:rsidR="0010683F" w:rsidRPr="00B812CA" w:rsidRDefault="00CF374E" w:rsidP="008F1A27">
      <w:r w:rsidRPr="00B812CA">
        <w:t xml:space="preserve">ENC Features are grouped into DataCoverage features and aggregated into datasets. Each DataCoverage feature contains attributes named </w:t>
      </w:r>
      <w:r w:rsidRPr="008F1A27">
        <w:rPr>
          <w:i/>
          <w:iCs/>
        </w:rPr>
        <w:t>optimumDisplayScale</w:t>
      </w:r>
      <w:r w:rsidRPr="00B812CA">
        <w:t xml:space="preserve">, </w:t>
      </w:r>
      <w:r w:rsidRPr="008F1A27">
        <w:rPr>
          <w:i/>
          <w:iCs/>
        </w:rPr>
        <w:t>minimumDisplayScale</w:t>
      </w:r>
      <w:r w:rsidRPr="00B812CA">
        <w:t xml:space="preserve"> and </w:t>
      </w:r>
      <w:r w:rsidR="008F1A27">
        <w:rPr>
          <w:i/>
          <w:iCs/>
        </w:rPr>
        <w:t>m</w:t>
      </w:r>
      <w:r w:rsidRPr="008F1A27">
        <w:rPr>
          <w:i/>
          <w:iCs/>
        </w:rPr>
        <w:t>aximumDisplayScale</w:t>
      </w:r>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8F1A27" w:rsidRPr="00B812CA">
        <w:rPr>
          <w:highlight w:val="yellow"/>
        </w:rPr>
        <w:fldChar w:fldCharType="begin"/>
      </w:r>
      <w:r w:rsidR="008F1A27" w:rsidRPr="00B812CA">
        <w:rPr>
          <w:highlight w:val="yellow"/>
        </w:rPr>
        <w:instrText xml:space="preserve"> REF _Ref178772775 \r \h  \* MERGEFORMAT </w:instrText>
      </w:r>
      <w:r w:rsidR="008F1A27" w:rsidRPr="00B812CA">
        <w:rPr>
          <w:highlight w:val="yellow"/>
        </w:rPr>
      </w:r>
      <w:r w:rsidR="008F1A27" w:rsidRPr="00B812CA">
        <w:rPr>
          <w:highlight w:val="yellow"/>
        </w:rPr>
        <w:fldChar w:fldCharType="separate"/>
      </w:r>
      <w:r w:rsidR="000553AC">
        <w:rPr>
          <w:highlight w:val="yellow"/>
        </w:rPr>
        <w:t>C-7.5</w:t>
      </w:r>
      <w:r w:rsidR="008F1A27" w:rsidRPr="00B812CA">
        <w:rPr>
          <w:highlight w:val="yellow"/>
        </w:rPr>
        <w:fldChar w:fldCharType="end"/>
      </w:r>
    </w:p>
    <w:p w14:paraId="00620AFF" w14:textId="4436BC53" w:rsidR="002A10D2" w:rsidRPr="00450770" w:rsidRDefault="002A10D2" w:rsidP="00450770">
      <w:pPr>
        <w:pStyle w:val="Heading3"/>
      </w:pPr>
      <w:bookmarkStart w:id="818" w:name="_Toc178869304"/>
      <w:commentRangeStart w:id="819"/>
      <w:commentRangeStart w:id="820"/>
      <w:r w:rsidRPr="00450770">
        <w:t>ENC scale</w:t>
      </w:r>
      <w:commentRangeEnd w:id="819"/>
      <w:r w:rsidR="000A639D">
        <w:rPr>
          <w:rStyle w:val="CommentReference"/>
          <w:b w:val="0"/>
          <w:bCs w:val="0"/>
        </w:rPr>
        <w:commentReference w:id="819"/>
      </w:r>
      <w:bookmarkEnd w:id="818"/>
      <w:commentRangeEnd w:id="820"/>
      <w:r w:rsidR="00045787">
        <w:rPr>
          <w:rStyle w:val="CommentReference"/>
          <w:b w:val="0"/>
          <w:bCs w:val="0"/>
        </w:rPr>
        <w:commentReference w:id="820"/>
      </w:r>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2BAB3D4"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attributes </w:t>
      </w:r>
      <w:r w:rsidRPr="00450770">
        <w:rPr>
          <w:i/>
          <w:iCs/>
        </w:rPr>
        <w:t>minimumdisplayScale</w:t>
      </w:r>
      <w:r w:rsidRPr="00450770">
        <w:t xml:space="preserve">, </w:t>
      </w:r>
      <w:r w:rsidRPr="00450770">
        <w:rPr>
          <w:i/>
          <w:iCs/>
        </w:rPr>
        <w:t>maximumDisplayScale</w:t>
      </w:r>
      <w:r w:rsidRPr="00450770">
        <w:t xml:space="preserve">, </w:t>
      </w:r>
      <w:r w:rsidRPr="00450770">
        <w:rPr>
          <w:i/>
          <w:iCs/>
        </w:rPr>
        <w:t>optimumDisplayScale</w:t>
      </w:r>
      <w:r w:rsidRPr="00450770">
        <w:t>. This may not be the same as the scale of the source data used to compile the ENC.</w:t>
      </w:r>
      <w:r w:rsidR="00B73DF0" w:rsidRPr="00450770">
        <w:t xml:space="preserve"> These values define the range of scales at which ENC coverage may be displayed.</w:t>
      </w:r>
    </w:p>
    <w:p w14:paraId="30DE7B79" w14:textId="3F3C302B" w:rsidR="00403E8B" w:rsidRPr="00450770" w:rsidRDefault="00403E8B" w:rsidP="00403E8B">
      <w:pPr>
        <w:spacing w:after="120" w:line="240" w:lineRule="auto"/>
        <w:jc w:val="both"/>
      </w:pPr>
      <w:r w:rsidRPr="00450770">
        <w:t xml:space="preserve">The values used for the Data Scale attributes </w:t>
      </w:r>
      <w:r w:rsidRPr="00450770">
        <w:rPr>
          <w:i/>
          <w:iCs/>
        </w:rPr>
        <w:t>minimumDisplayScale</w:t>
      </w:r>
      <w:r w:rsidRPr="00450770">
        <w:t xml:space="preserve"> and </w:t>
      </w:r>
      <w:r w:rsidRPr="00450770">
        <w:rPr>
          <w:i/>
          <w:iCs/>
        </w:rPr>
        <w:t>optimumDisplayScale</w:t>
      </w:r>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17412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17412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17412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17412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17412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17412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17412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17412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17412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17412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17412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17412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17412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17412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17412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17412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17412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r w:rsidRPr="00450770">
        <w:rPr>
          <w:i/>
          <w:iCs/>
        </w:rPr>
        <w:t>minimumDisplayScale</w:t>
      </w:r>
      <w:r w:rsidRPr="00450770">
        <w:t xml:space="preserve"> and </w:t>
      </w:r>
      <w:r w:rsidRPr="00450770">
        <w:rPr>
          <w:i/>
          <w:iCs/>
        </w:rPr>
        <w:t>optimumDisplayScale</w:t>
      </w:r>
      <w:r w:rsidRPr="00450770">
        <w:t xml:space="preserve"> values</w:t>
      </w:r>
    </w:p>
    <w:p w14:paraId="4B3D614C" w14:textId="0F83A57A" w:rsidR="00CF374E" w:rsidRPr="00B812CA" w:rsidRDefault="00CF374E" w:rsidP="00450770">
      <w:pPr>
        <w:pStyle w:val="BodyText"/>
        <w:spacing w:before="120" w:after="240"/>
        <w:rPr>
          <w:bCs/>
          <w:iCs/>
        </w:rPr>
      </w:pPr>
      <w:r w:rsidRPr="00045787">
        <w:rPr>
          <w:bCs/>
          <w:iCs/>
          <w:sz w:val="20"/>
          <w:highlight w:val="yellow"/>
          <w:rPrChange w:id="821" w:author="jonathan pritchard" w:date="2024-10-14T02:12:00Z" w16du:dateUtc="2024-10-14T01:12:00Z">
            <w:rPr>
              <w:bCs/>
              <w:iCs/>
              <w:sz w:val="20"/>
            </w:rPr>
          </w:rPrChange>
        </w:rPr>
        <w:t>The ordering</w:t>
      </w:r>
      <w:ins w:id="822" w:author="jonathan pritchard" w:date="2024-10-14T02:12:00Z" w16du:dateUtc="2024-10-14T01:12:00Z">
        <w:r w:rsidR="00045787" w:rsidRPr="00045787">
          <w:rPr>
            <w:bCs/>
            <w:iCs/>
            <w:sz w:val="20"/>
            <w:highlight w:val="yellow"/>
            <w:rPrChange w:id="823" w:author="jonathan pritchard" w:date="2024-10-14T02:12:00Z" w16du:dateUtc="2024-10-14T01:12:00Z">
              <w:rPr>
                <w:bCs/>
                <w:iCs/>
                <w:sz w:val="20"/>
              </w:rPr>
            </w:rPrChange>
          </w:rPr>
          <w:t xml:space="preserve"> and selection</w:t>
        </w:r>
      </w:ins>
      <w:r w:rsidRPr="00045787">
        <w:rPr>
          <w:bCs/>
          <w:iCs/>
          <w:sz w:val="20"/>
          <w:highlight w:val="yellow"/>
          <w:rPrChange w:id="824" w:author="jonathan pritchard" w:date="2024-10-14T02:12:00Z" w16du:dateUtc="2024-10-14T01:12:00Z">
            <w:rPr>
              <w:bCs/>
              <w:iCs/>
              <w:sz w:val="20"/>
            </w:rPr>
          </w:rPrChange>
        </w:rPr>
        <w:t xml:space="preserve"> of </w:t>
      </w:r>
      <w:r w:rsidRPr="00045787">
        <w:rPr>
          <w:b/>
          <w:iCs/>
          <w:sz w:val="20"/>
          <w:highlight w:val="yellow"/>
          <w:rPrChange w:id="825" w:author="jonathan pritchard" w:date="2024-10-14T02:12:00Z" w16du:dateUtc="2024-10-14T01:12:00Z">
            <w:rPr>
              <w:b/>
              <w:iCs/>
              <w:sz w:val="20"/>
            </w:rPr>
          </w:rPrChange>
        </w:rPr>
        <w:t>Data Coverage</w:t>
      </w:r>
      <w:r w:rsidRPr="00045787">
        <w:rPr>
          <w:bCs/>
          <w:iCs/>
          <w:sz w:val="20"/>
          <w:highlight w:val="yellow"/>
          <w:rPrChange w:id="826" w:author="jonathan pritchard" w:date="2024-10-14T02:12:00Z" w16du:dateUtc="2024-10-14T01:12:00Z">
            <w:rPr>
              <w:bCs/>
              <w:iCs/>
              <w:sz w:val="20"/>
            </w:rPr>
          </w:rPrChange>
        </w:rPr>
        <w:t xml:space="preserve"> features by Data Scale, prior to S-101 portrayal is defined fully in Annex </w:t>
      </w:r>
      <w:r w:rsidRPr="00045787">
        <w:rPr>
          <w:bCs/>
          <w:iCs/>
          <w:sz w:val="20"/>
          <w:highlight w:val="yellow"/>
        </w:rPr>
        <w:t>XXX</w:t>
      </w:r>
      <w:r w:rsidRPr="00045787">
        <w:rPr>
          <w:bCs/>
          <w:iCs/>
          <w:sz w:val="20"/>
          <w:highlight w:val="yellow"/>
          <w:rPrChange w:id="827" w:author="jonathan pritchard" w:date="2024-10-14T02:12:00Z" w16du:dateUtc="2024-10-14T01:12:00Z">
            <w:rPr>
              <w:bCs/>
              <w:iCs/>
              <w:sz w:val="20"/>
            </w:rPr>
          </w:rPrChange>
        </w:rPr>
        <w:t xml:space="preserve"> – Data Loading </w:t>
      </w:r>
      <w:r w:rsidR="00CF32A4" w:rsidRPr="00045787">
        <w:rPr>
          <w:bCs/>
          <w:iCs/>
          <w:sz w:val="20"/>
          <w:highlight w:val="yellow"/>
          <w:rPrChange w:id="828" w:author="jonathan pritchard" w:date="2024-10-14T02:12:00Z" w16du:dateUtc="2024-10-14T01:12:00Z">
            <w:rPr>
              <w:bCs/>
              <w:iCs/>
              <w:sz w:val="20"/>
            </w:rPr>
          </w:rPrChange>
        </w:rPr>
        <w:t>and Rendering Algorithms</w:t>
      </w:r>
      <w:r w:rsidR="00931344">
        <w:rPr>
          <w:bCs/>
          <w:iCs/>
          <w:sz w:val="20"/>
        </w:rPr>
        <w:t>.</w:t>
      </w:r>
    </w:p>
    <w:p w14:paraId="4B8E4439" w14:textId="52089920" w:rsidR="002A10D2" w:rsidRPr="00450770" w:rsidRDefault="002A10D2" w:rsidP="00450770">
      <w:pPr>
        <w:pStyle w:val="Heading3"/>
      </w:pPr>
      <w:bookmarkStart w:id="829" w:name="_Toc175130208"/>
      <w:bookmarkStart w:id="830" w:name="_Ref49483442"/>
      <w:bookmarkStart w:id="831" w:name="_Toc178869305"/>
      <w:bookmarkEnd w:id="829"/>
      <w:r w:rsidRPr="00450770">
        <w:t>Overscale</w:t>
      </w:r>
      <w:bookmarkEnd w:id="830"/>
      <w:bookmarkEnd w:id="831"/>
    </w:p>
    <w:p w14:paraId="2BDC2A75" w14:textId="1B467D43" w:rsidR="002A10D2" w:rsidRPr="00450770" w:rsidRDefault="002A10D2" w:rsidP="00916A2A">
      <w:pPr>
        <w:spacing w:after="120" w:line="240" w:lineRule="auto"/>
        <w:jc w:val="both"/>
      </w:pPr>
      <w:r w:rsidRPr="00045787">
        <w:rPr>
          <w:highlight w:val="yellow"/>
          <w:rPrChange w:id="832" w:author="jonathan pritchard" w:date="2024-10-14T02:16:00Z" w16du:dateUtc="2024-10-14T01:16:00Z">
            <w:rPr/>
          </w:rPrChange>
        </w:rPr>
        <w:t xml:space="preserve">Overscale is where the mariner has zoomed larger than the largest </w:t>
      </w:r>
      <w:ins w:id="833" w:author="jonathan pritchard" w:date="2024-10-14T02:16:00Z" w16du:dateUtc="2024-10-14T01:16:00Z">
        <w:r w:rsidR="00045787" w:rsidRPr="00045787">
          <w:rPr>
            <w:i/>
            <w:iCs/>
            <w:highlight w:val="yellow"/>
            <w:rPrChange w:id="834" w:author="jonathan pritchard" w:date="2024-10-14T02:16:00Z" w16du:dateUtc="2024-10-14T01:16:00Z">
              <w:rPr>
                <w:i/>
                <w:iCs/>
              </w:rPr>
            </w:rPrChange>
          </w:rPr>
          <w:t>optimum</w:t>
        </w:r>
      </w:ins>
      <w:del w:id="835" w:author="jonathan pritchard" w:date="2024-10-14T02:16:00Z" w16du:dateUtc="2024-10-14T01:16:00Z">
        <w:r w:rsidRPr="00045787" w:rsidDel="00045787">
          <w:rPr>
            <w:i/>
            <w:iCs/>
            <w:highlight w:val="yellow"/>
            <w:rPrChange w:id="836" w:author="jonathan pritchard" w:date="2024-10-14T02:16:00Z" w16du:dateUtc="2024-10-14T01:16:00Z">
              <w:rPr>
                <w:i/>
                <w:iCs/>
              </w:rPr>
            </w:rPrChange>
          </w:rPr>
          <w:delText>maximum</w:delText>
        </w:r>
      </w:del>
      <w:r w:rsidRPr="00045787">
        <w:rPr>
          <w:i/>
          <w:iCs/>
          <w:highlight w:val="yellow"/>
          <w:rPrChange w:id="837" w:author="jonathan pritchard" w:date="2024-10-14T02:16:00Z" w16du:dateUtc="2024-10-14T01:16:00Z">
            <w:rPr>
              <w:i/>
              <w:iCs/>
            </w:rPr>
          </w:rPrChange>
        </w:rPr>
        <w:t>DisplayScale</w:t>
      </w:r>
      <w:r w:rsidRPr="00045787">
        <w:rPr>
          <w:highlight w:val="yellow"/>
          <w:rPrChange w:id="838" w:author="jonathan pritchard" w:date="2024-10-14T02:16:00Z" w16du:dateUtc="2024-10-14T01:16:00Z">
            <w:rPr/>
          </w:rPrChange>
        </w:rPr>
        <w:t xml:space="preserve"> of the ENC data that is shown in the mariner’s viewing window.</w:t>
      </w:r>
    </w:p>
    <w:p w14:paraId="385585A0" w14:textId="6EE80300" w:rsidR="002A10D2" w:rsidRPr="00450770" w:rsidRDefault="002A10D2" w:rsidP="00024B10">
      <w:pPr>
        <w:pStyle w:val="Heading4"/>
      </w:pPr>
      <w:commentRangeStart w:id="839"/>
      <w:commentRangeStart w:id="840"/>
      <w:commentRangeStart w:id="841"/>
      <w:commentRangeStart w:id="842"/>
      <w:commentRangeStart w:id="843"/>
      <w:commentRangeStart w:id="844"/>
      <w:commentRangeStart w:id="845"/>
      <w:r w:rsidRPr="00450770">
        <w:t>Overscale Indication</w:t>
      </w:r>
      <w:commentRangeEnd w:id="839"/>
      <w:r w:rsidR="00411E72">
        <w:rPr>
          <w:rStyle w:val="CommentReference"/>
          <w:b w:val="0"/>
          <w:bCs w:val="0"/>
        </w:rPr>
        <w:commentReference w:id="839"/>
      </w:r>
      <w:commentRangeEnd w:id="840"/>
      <w:commentRangeEnd w:id="842"/>
      <w:commentRangeEnd w:id="843"/>
      <w:r w:rsidR="00045787">
        <w:rPr>
          <w:rStyle w:val="CommentReference"/>
          <w:b w:val="0"/>
          <w:bCs w:val="0"/>
        </w:rPr>
        <w:commentReference w:id="840"/>
      </w:r>
      <w:commentRangeEnd w:id="841"/>
      <w:r w:rsidR="00045787">
        <w:rPr>
          <w:rStyle w:val="CommentReference"/>
          <w:b w:val="0"/>
          <w:bCs w:val="0"/>
        </w:rPr>
        <w:commentReference w:id="841"/>
      </w:r>
      <w:r w:rsidR="001538F5">
        <w:rPr>
          <w:rStyle w:val="CommentReference"/>
          <w:b w:val="0"/>
          <w:bCs w:val="0"/>
        </w:rPr>
        <w:commentReference w:id="842"/>
      </w:r>
      <w:commentRangeEnd w:id="844"/>
      <w:r w:rsidR="00045787">
        <w:rPr>
          <w:rStyle w:val="CommentReference"/>
          <w:b w:val="0"/>
          <w:bCs w:val="0"/>
        </w:rPr>
        <w:commentReference w:id="843"/>
      </w:r>
      <w:r w:rsidR="000A639D">
        <w:rPr>
          <w:rStyle w:val="CommentReference"/>
          <w:b w:val="0"/>
          <w:bCs w:val="0"/>
        </w:rPr>
        <w:commentReference w:id="844"/>
      </w:r>
      <w:commentRangeEnd w:id="845"/>
      <w:r w:rsidR="00B02B12">
        <w:rPr>
          <w:rStyle w:val="CommentReference"/>
          <w:b w:val="0"/>
          <w:bCs w:val="0"/>
        </w:rPr>
        <w:commentReference w:id="845"/>
      </w:r>
    </w:p>
    <w:p w14:paraId="43F40AAA" w14:textId="5361F03A"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del w:id="846" w:author="jonathan pritchard" w:date="2024-10-14T00:49:00Z" w16du:dateUtc="2024-10-13T23:49:00Z">
        <w:r w:rsidR="0042425D" w:rsidRPr="00450770" w:rsidDel="008972A2">
          <w:delText xml:space="preserve"> </w:delText>
        </w:r>
        <w:r w:rsidRPr="00450770" w:rsidDel="008972A2">
          <w:delText xml:space="preserve"> </w:delText>
        </w:r>
      </w:del>
      <w:ins w:id="847" w:author="jonathan pritchard" w:date="2024-10-14T00:49:00Z" w16du:dateUtc="2024-10-13T23:49:00Z">
        <w:r w:rsidR="008972A2">
          <w:t xml:space="preserve"> </w:t>
        </w:r>
      </w:ins>
      <w:r w:rsidRPr="00450770">
        <w:t xml:space="preserve">A 1 mm error at </w:t>
      </w:r>
      <w:r w:rsidRPr="00D452C2">
        <w:rPr>
          <w:i/>
          <w:iCs/>
          <w:highlight w:val="yellow"/>
        </w:rPr>
        <w:t>maximumDisplayScale</w:t>
      </w:r>
      <w:r w:rsidRPr="00450770">
        <w:t xml:space="preserve"> of 1/20,000</w:t>
      </w:r>
      <w:r w:rsidR="0042425D" w:rsidRPr="00450770">
        <w:t xml:space="preserve"> </w:t>
      </w:r>
      <w:r w:rsidRPr="00450770">
        <w:t>becomes a 1.3 mm error at a display scale of 1/15,000 and a 2 mm error at 1/10,000.</w:t>
      </w:r>
    </w:p>
    <w:p w14:paraId="48C5242F" w14:textId="0D50EA93" w:rsidR="00B73DF0" w:rsidRPr="00450770" w:rsidRDefault="002A10D2" w:rsidP="00916A2A">
      <w:pPr>
        <w:spacing w:after="120" w:line="240" w:lineRule="auto"/>
        <w:jc w:val="both"/>
      </w:pPr>
      <w:r w:rsidRPr="00450770">
        <w:t xml:space="preserve">The overscale factor </w:t>
      </w:r>
      <w:r w:rsidRPr="00F20069">
        <w:rPr>
          <w:rPrChange w:id="848" w:author="jonathan pritchard" w:date="2024-11-25T12:22:00Z" w16du:dateUtc="2024-11-25T12:22:00Z">
            <w:rPr>
              <w:b/>
              <w:bCs/>
            </w:rPr>
          </w:rPrChange>
        </w:rPr>
        <w:t>must</w:t>
      </w:r>
      <w:r w:rsidRPr="00450770">
        <w:t xml:space="preserve"> be calculated as</w:t>
      </w:r>
      <w:r w:rsidR="0042425D" w:rsidRPr="00450770">
        <w:t xml:space="preserve"> </w:t>
      </w:r>
    </w:p>
    <w:p w14:paraId="2DA6716C" w14:textId="43975734" w:rsidR="00B73DF0" w:rsidRPr="00450770" w:rsidRDefault="002A10D2" w:rsidP="00916A2A">
      <w:pPr>
        <w:spacing w:after="120" w:line="240" w:lineRule="auto"/>
        <w:jc w:val="both"/>
      </w:pPr>
      <w:r w:rsidRPr="00450770">
        <w:t xml:space="preserve">[denominator of the </w:t>
      </w:r>
      <w:r w:rsidR="00BB7133" w:rsidRPr="00B812CA">
        <w:rPr>
          <w:i/>
          <w:iCs/>
        </w:rPr>
        <w:t>optimum</w:t>
      </w:r>
      <w:r w:rsidRPr="00BB7133">
        <w:rPr>
          <w:i/>
          <w:iCs/>
        </w:rPr>
        <w:t>DisplayScale</w:t>
      </w:r>
      <w:r w:rsidRPr="00450770">
        <w:t>] / [denominator of the mariner</w:t>
      </w:r>
      <w:ins w:id="849" w:author="jonathan pritchard" w:date="2024-10-14T01:39:00Z" w16du:dateUtc="2024-10-14T00:39:00Z">
        <w:r w:rsidR="005D2986">
          <w:t>’</w:t>
        </w:r>
      </w:ins>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38EF079A" w:rsidR="002A10D2" w:rsidRPr="00BB7133" w:rsidRDefault="00045787" w:rsidP="00916A2A">
      <w:pPr>
        <w:spacing w:after="120" w:line="240" w:lineRule="auto"/>
        <w:jc w:val="both"/>
      </w:pPr>
      <w:ins w:id="850" w:author="jonathan pritchard" w:date="2024-10-14T02:13:00Z" w16du:dateUtc="2024-10-14T01:13:00Z">
        <w:r>
          <w:t>When the overscale factor is &gt; 1 it must</w:t>
        </w:r>
      </w:ins>
      <w:del w:id="851" w:author="jonathan pritchard" w:date="2024-10-14T02:13:00Z" w16du:dateUtc="2024-10-14T01:13:00Z">
        <w:r w:rsidR="002A10D2" w:rsidRPr="00450770" w:rsidDel="00045787">
          <w:delText xml:space="preserve">This </w:delText>
        </w:r>
        <w:r w:rsidR="002A10D2" w:rsidRPr="00450770" w:rsidDel="00045787">
          <w:rPr>
            <w:b/>
            <w:bCs/>
          </w:rPr>
          <w:delText>must</w:delText>
        </w:r>
      </w:del>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60A80224"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t>
      </w:r>
      <w:ins w:id="852" w:author="jonathan pritchard" w:date="2024-11-25T12:23:00Z" w16du:dateUtc="2024-11-25T12:23:00Z">
        <w:r w:rsidR="00F20069">
          <w:t xml:space="preserve">and must be shown </w:t>
        </w:r>
      </w:ins>
      <w:del w:id="853" w:author="jonathan pritchard" w:date="2024-11-25T12:23:00Z" w16du:dateUtc="2024-11-25T12:23:00Z">
        <w:r w:rsidRPr="00BB7133" w:rsidDel="00F20069">
          <w:delText>whenev</w:delText>
        </w:r>
      </w:del>
      <w:ins w:id="854" w:author="jonathan pritchard" w:date="2024-11-25T12:23:00Z" w16du:dateUtc="2024-11-25T12:23:00Z">
        <w:r w:rsidR="00F20069">
          <w:t>whenev</w:t>
        </w:r>
      </w:ins>
      <w:r w:rsidRPr="00BB7133">
        <w:t>er the display scale</w:t>
      </w:r>
      <w:r w:rsidR="00BB7133" w:rsidRPr="00BB7133">
        <w:t xml:space="preserve"> at the </w:t>
      </w:r>
      <w:del w:id="855" w:author="jonathan pritchard" w:date="2024-11-25T12:15:00Z" w16du:dateUtc="2024-11-25T12:15:00Z">
        <w:r w:rsidR="00BB7133" w:rsidRPr="00B02B12" w:rsidDel="00F20069">
          <w:rPr>
            <w:highlight w:val="yellow"/>
          </w:rPr>
          <w:delText>centre of the display</w:delText>
        </w:r>
        <w:r w:rsidR="00B02B12" w:rsidRPr="00B02B12" w:rsidDel="00F20069">
          <w:rPr>
            <w:highlight w:val="yellow"/>
          </w:rPr>
          <w:delText xml:space="preserve">, </w:delText>
        </w:r>
        <w:r w:rsidR="00B02B12" w:rsidDel="00F20069">
          <w:rPr>
            <w:highlight w:val="yellow"/>
          </w:rPr>
          <w:delText xml:space="preserve">or </w:delText>
        </w:r>
      </w:del>
      <w:r w:rsidR="00B02B12">
        <w:rPr>
          <w:highlight w:val="yellow"/>
        </w:rPr>
        <w:t>at the vessel location when the vessel is on screen</w:t>
      </w:r>
      <w:ins w:id="856" w:author="jonathan pritchard" w:date="2024-11-25T12:15:00Z" w16du:dateUtc="2024-11-25T12:15:00Z">
        <w:r w:rsidR="00F20069">
          <w:rPr>
            <w:highlight w:val="yellow"/>
          </w:rPr>
          <w:t>, or at the centre of the s</w:t>
        </w:r>
      </w:ins>
      <w:ins w:id="857" w:author="jonathan pritchard" w:date="2024-11-25T12:16:00Z" w16du:dateUtc="2024-11-25T12:16:00Z">
        <w:r w:rsidR="00F20069">
          <w:rPr>
            <w:highlight w:val="yellow"/>
          </w:rPr>
          <w:t>creen when the vessel position is not on screen</w:t>
        </w:r>
      </w:ins>
      <w:r w:rsidR="00B02B12" w:rsidRPr="00B02B12">
        <w:rPr>
          <w:highlight w:val="yellow"/>
        </w:rPr>
        <w:t>,</w:t>
      </w:r>
      <w:r w:rsidRPr="00BB7133">
        <w:t xml:space="preserve"> exceeds the</w:t>
      </w:r>
      <w:r w:rsidR="00632E3E" w:rsidRPr="00BB7133">
        <w:t xml:space="preserve"> intended viewing</w:t>
      </w:r>
      <w:r w:rsidRPr="00BB7133">
        <w:t xml:space="preserve"> scale</w:t>
      </w:r>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e optimum</w:t>
      </w:r>
      <w:commentRangeStart w:id="858"/>
      <w:r w:rsidR="00632E3E" w:rsidRPr="00BB7133">
        <w:rPr>
          <w:i/>
          <w:iCs/>
        </w:rPr>
        <w:t>DisplayScale</w:t>
      </w:r>
      <w:r w:rsidR="005E5376" w:rsidRPr="00BB7133">
        <w:t xml:space="preserve"> </w:t>
      </w:r>
      <w:commentRangeEnd w:id="858"/>
      <w:r w:rsidR="00CF374E" w:rsidRPr="00BB7133">
        <w:rPr>
          <w:rStyle w:val="CommentReference"/>
          <w:lang w:val="en-GB"/>
        </w:rPr>
        <w:commentReference w:id="858"/>
      </w:r>
      <w:r w:rsidR="005E5376" w:rsidRPr="00BB7133">
        <w:t>attribute.</w:t>
      </w:r>
    </w:p>
    <w:p w14:paraId="015E92D6" w14:textId="634A024E" w:rsidR="002A10D2" w:rsidRPr="00B02B12" w:rsidDel="00F20069" w:rsidRDefault="002A10D2" w:rsidP="00916A2A">
      <w:pPr>
        <w:spacing w:after="120" w:line="240" w:lineRule="auto"/>
        <w:jc w:val="both"/>
        <w:rPr>
          <w:moveFrom w:id="859" w:author="jonathan pritchard" w:date="2024-11-25T12:24:00Z" w16du:dateUtc="2024-11-25T12:24:00Z"/>
        </w:rPr>
      </w:pPr>
      <w:moveFromRangeStart w:id="860" w:author="jonathan pritchard" w:date="2024-11-25T12:24:00Z" w:name="move183429876"/>
      <w:commentRangeStart w:id="861"/>
      <w:commentRangeStart w:id="862"/>
      <w:commentRangeStart w:id="863"/>
      <w:moveFrom w:id="864" w:author="jonathan pritchard" w:date="2024-11-25T12:24:00Z" w16du:dateUtc="2024-11-25T12:24:00Z">
        <w:r w:rsidRPr="00B02B12" w:rsidDel="00F20069">
          <w:rPr>
            <w:highlight w:val="yellow"/>
          </w:rPr>
          <w:t>NOTE</w:t>
        </w:r>
        <w:r w:rsidR="00B02B12" w:rsidDel="00F20069">
          <w:rPr>
            <w:highlight w:val="yellow"/>
          </w:rPr>
          <w:t>:</w:t>
        </w:r>
        <w:r w:rsidRPr="00B02B12" w:rsidDel="00F20069">
          <w:rPr>
            <w:highlight w:val="yellow"/>
          </w:rPr>
          <w:t xml:space="preserve"> </w:t>
        </w:r>
        <w:r w:rsidRPr="00B02B12" w:rsidDel="00F20069">
          <w:rPr>
            <w:highlight w:val="yellow"/>
          </w:rPr>
          <w:tab/>
          <w:t>If the display is compiled from more than one ENC of the same</w:t>
        </w:r>
        <w:r w:rsidR="00BB7133" w:rsidRPr="00B02B12" w:rsidDel="00F20069">
          <w:rPr>
            <w:i/>
            <w:iCs/>
            <w:highlight w:val="yellow"/>
          </w:rPr>
          <w:t xml:space="preserve"> optimum</w:t>
        </w:r>
        <w:r w:rsidRPr="00B02B12" w:rsidDel="00F20069">
          <w:rPr>
            <w:i/>
            <w:iCs/>
            <w:highlight w:val="yellow"/>
          </w:rPr>
          <w:t>DisplayScale</w:t>
        </w:r>
        <w:r w:rsidRPr="00B02B12" w:rsidDel="00F20069">
          <w:rPr>
            <w:highlight w:val="yellow"/>
          </w:rPr>
          <w:t xml:space="preserve">, and if the mariner deliberately chooses to zoom in so that the display scale exceeds the </w:t>
        </w:r>
        <w:r w:rsidR="00B02B12" w:rsidDel="00F20069">
          <w:rPr>
            <w:i/>
            <w:iCs/>
            <w:highlight w:val="yellow"/>
          </w:rPr>
          <w:t>maximum</w:t>
        </w:r>
        <w:r w:rsidRPr="00B02B12" w:rsidDel="00F20069">
          <w:rPr>
            <w:i/>
            <w:iCs/>
            <w:highlight w:val="yellow"/>
          </w:rPr>
          <w:t>DisplayScale</w:t>
        </w:r>
        <w:r w:rsidRPr="00B02B12" w:rsidDel="00F20069">
          <w:rPr>
            <w:highlight w:val="yellow"/>
          </w:rPr>
          <w:t>, then only the "overscale indication" must be shown.</w:t>
        </w:r>
        <w:r w:rsidR="0042425D" w:rsidRPr="00B02B12" w:rsidDel="00F20069">
          <w:rPr>
            <w:highlight w:val="yellow"/>
          </w:rPr>
          <w:t xml:space="preserve"> </w:t>
        </w:r>
        <w:r w:rsidRPr="00B02B12" w:rsidDel="00F20069">
          <w:rPr>
            <w:highlight w:val="yellow"/>
          </w:rPr>
          <w:t xml:space="preserve">The "overscale pattern" </w:t>
        </w:r>
        <w:r w:rsidR="00905FAA" w:rsidRPr="00B02B12" w:rsidDel="00F20069">
          <w:rPr>
            <w:highlight w:val="yellow"/>
          </w:rPr>
          <w:t xml:space="preserve">(area fill </w:t>
        </w:r>
        <w:r w:rsidRPr="00B02B12" w:rsidDel="00F20069">
          <w:rPr>
            <w:highlight w:val="yellow"/>
          </w:rPr>
          <w:t>OVERSC01) must not be shown</w:t>
        </w:r>
        <w:r w:rsidR="00632E3E" w:rsidRPr="00F20069" w:rsidDel="00F20069">
          <w:rPr>
            <w:highlight w:val="yellow"/>
          </w:rPr>
          <w:t>.</w:t>
        </w:r>
        <w:commentRangeEnd w:id="861"/>
        <w:r w:rsidR="00C8687E" w:rsidRPr="00F20069" w:rsidDel="00F20069">
          <w:rPr>
            <w:rStyle w:val="CommentReference"/>
            <w:highlight w:val="yellow"/>
            <w:lang w:val="en-GB"/>
          </w:rPr>
          <w:commentReference w:id="861"/>
        </w:r>
        <w:commentRangeEnd w:id="862"/>
        <w:r w:rsidR="00513917" w:rsidRPr="00F20069" w:rsidDel="00F20069">
          <w:rPr>
            <w:rStyle w:val="CommentReference"/>
            <w:highlight w:val="yellow"/>
          </w:rPr>
          <w:commentReference w:id="862"/>
        </w:r>
        <w:r w:rsidR="00B02B12" w:rsidRPr="00F20069" w:rsidDel="00F20069">
          <w:rPr>
            <w:highlight w:val="yellow"/>
            <w:rPrChange w:id="865" w:author="jonathan pritchard" w:date="2024-11-25T12:17:00Z" w16du:dateUtc="2024-11-25T12:17:00Z">
              <w:rPr/>
            </w:rPrChange>
          </w:rPr>
          <w:t xml:space="preserve"> [Areas used to fill in the screen]</w:t>
        </w:r>
        <w:commentRangeEnd w:id="863"/>
        <w:r w:rsidR="00B02B12" w:rsidRPr="00F20069" w:rsidDel="00F20069">
          <w:rPr>
            <w:rStyle w:val="CommentReference"/>
            <w:highlight w:val="yellow"/>
            <w:rPrChange w:id="866" w:author="jonathan pritchard" w:date="2024-11-25T12:17:00Z" w16du:dateUtc="2024-11-25T12:17:00Z">
              <w:rPr>
                <w:rStyle w:val="CommentReference"/>
              </w:rPr>
            </w:rPrChange>
          </w:rPr>
          <w:commentReference w:id="863"/>
        </w:r>
      </w:moveFrom>
    </w:p>
    <w:p w14:paraId="7392DE27" w14:textId="4D699213" w:rsidR="002A10D2" w:rsidRPr="00450770" w:rsidRDefault="002A10D2" w:rsidP="00C8687E">
      <w:pPr>
        <w:pStyle w:val="Heading3"/>
      </w:pPr>
      <w:bookmarkStart w:id="867" w:name="_Toc178869306"/>
      <w:moveFromRangeEnd w:id="860"/>
      <w:r w:rsidRPr="00450770">
        <w:t>Scale boundary</w:t>
      </w:r>
      <w:bookmarkEnd w:id="867"/>
    </w:p>
    <w:p w14:paraId="64616228" w14:textId="707D8164" w:rsidR="002A10D2" w:rsidRPr="00450770" w:rsidRDefault="002A10D2" w:rsidP="00632E3E">
      <w:pPr>
        <w:spacing w:after="120" w:line="240" w:lineRule="auto"/>
        <w:jc w:val="both"/>
      </w:pPr>
      <w:r w:rsidRPr="00450770">
        <w:t xml:space="preserve">This shows where the </w:t>
      </w:r>
      <w:r w:rsidR="00962051" w:rsidRPr="00450770">
        <w:rPr>
          <w:i/>
          <w:iCs/>
        </w:rPr>
        <w:t>optimum</w:t>
      </w:r>
      <w:r w:rsidRPr="00450770">
        <w:rPr>
          <w:i/>
          <w:iCs/>
        </w:rPr>
        <w:t>DisplayScale</w:t>
      </w:r>
      <w:r w:rsidRPr="00450770">
        <w:t xml:space="preserve"> of the ENC data available changes. The ECDIS should warn the mariner of upcoming ENC scale change. Only the major changes in </w:t>
      </w:r>
      <w:r w:rsidR="00962051" w:rsidRPr="00450770">
        <w:rPr>
          <w:i/>
          <w:iCs/>
        </w:rPr>
        <w:t>optimumDisplayScale</w:t>
      </w:r>
      <w:r w:rsidR="00962051" w:rsidRPr="00450770">
        <w:t xml:space="preserve"> </w:t>
      </w:r>
      <w:r w:rsidRPr="00450770">
        <w:t>resulting from the scale jumping more than three</w:t>
      </w:r>
      <w:r w:rsidR="005E6B56" w:rsidRPr="00450770">
        <w:t xml:space="preserve"> steps in</w:t>
      </w:r>
      <w:r w:rsidRPr="00450770">
        <w:t xml:space="preserve"> </w:t>
      </w:r>
      <w:r w:rsidR="00962051" w:rsidRPr="00450770">
        <w:rPr>
          <w:i/>
          <w:iCs/>
        </w:rPr>
        <w:t>optimumDisplayScale</w:t>
      </w:r>
      <w:r w:rsidR="00962051" w:rsidRPr="00450770">
        <w:t xml:space="preserve"> </w:t>
      </w:r>
      <w:r w:rsidRPr="00450770">
        <w:t>should be shown.</w:t>
      </w:r>
      <w:commentRangeStart w:id="868"/>
      <w:commentRangeStart w:id="869"/>
      <w:r w:rsidR="005E6B56" w:rsidRPr="00450770">
        <w:t xml:space="preserve"> T</w:t>
      </w:r>
      <w:r w:rsidR="005E6B56" w:rsidRPr="00513917">
        <w:rPr>
          <w:highlight w:val="yellow"/>
          <w:rPrChange w:id="870" w:author="jonathan pritchard" w:date="2024-10-14T02:18:00Z" w16du:dateUtc="2024-10-14T01:18:00Z">
            <w:rPr/>
          </w:rPrChange>
        </w:rPr>
        <w:t xml:space="preserve">he steps are </w:t>
      </w:r>
      <w:del w:id="871" w:author="jonathan pritchard" w:date="2024-10-14T02:18:00Z" w16du:dateUtc="2024-10-14T01:18:00Z">
        <w:r w:rsidR="005E6B56" w:rsidRPr="00513917" w:rsidDel="00513917">
          <w:rPr>
            <w:highlight w:val="yellow"/>
            <w:rPrChange w:id="872" w:author="jonathan pritchard" w:date="2024-10-14T02:18:00Z" w16du:dateUtc="2024-10-14T01:18:00Z">
              <w:rPr/>
            </w:rPrChange>
          </w:rPr>
          <w:delText>given in S-101.</w:delText>
        </w:r>
      </w:del>
      <w:ins w:id="873" w:author="jonathan pritchard" w:date="2024-10-14T02:18:00Z" w16du:dateUtc="2024-10-14T01:18:00Z">
        <w:r w:rsidR="00513917">
          <w:rPr>
            <w:highlight w:val="yellow"/>
          </w:rPr>
          <w:t>the defined scale bands in the display Loading and rendering Table 1.</w:t>
        </w:r>
      </w:ins>
      <w:r w:rsidRPr="00513917">
        <w:rPr>
          <w:highlight w:val="yellow"/>
          <w:rPrChange w:id="874" w:author="jonathan pritchard" w:date="2024-10-14T02:18:00Z" w16du:dateUtc="2024-10-14T01:18:00Z">
            <w:rPr/>
          </w:rPrChange>
        </w:rPr>
        <w:t xml:space="preserve"> </w:t>
      </w:r>
      <w:commentRangeEnd w:id="868"/>
      <w:r w:rsidR="00F553C8" w:rsidRPr="00513917">
        <w:rPr>
          <w:rStyle w:val="CommentReference"/>
          <w:highlight w:val="yellow"/>
          <w:lang w:val="en-GB"/>
          <w:rPrChange w:id="875" w:author="jonathan pritchard" w:date="2024-10-14T02:18:00Z" w16du:dateUtc="2024-10-14T01:18:00Z">
            <w:rPr>
              <w:rStyle w:val="CommentReference"/>
              <w:lang w:val="en-GB"/>
            </w:rPr>
          </w:rPrChange>
        </w:rPr>
        <w:commentReference w:id="868"/>
      </w:r>
      <w:commentRangeEnd w:id="869"/>
      <w:r w:rsidR="00962051" w:rsidRPr="00513917">
        <w:rPr>
          <w:rStyle w:val="CommentReference"/>
          <w:highlight w:val="yellow"/>
          <w:lang w:val="en-GB"/>
          <w:rPrChange w:id="876" w:author="jonathan pritchard" w:date="2024-10-14T02:18:00Z" w16du:dateUtc="2024-10-14T01:18:00Z">
            <w:rPr>
              <w:rStyle w:val="CommentReference"/>
              <w:lang w:val="en-GB"/>
            </w:rPr>
          </w:rPrChange>
        </w:rPr>
        <w:commentReference w:id="869"/>
      </w:r>
    </w:p>
    <w:p w14:paraId="06FF94FE" w14:textId="2CE375C7" w:rsidR="002A10D2" w:rsidRPr="00450770" w:rsidRDefault="002A10D2" w:rsidP="00632E3E">
      <w:pPr>
        <w:spacing w:after="120" w:line="240" w:lineRule="auto"/>
        <w:jc w:val="both"/>
      </w:pPr>
      <w:r w:rsidRPr="00450770">
        <w:t xml:space="preserve">The "chart scale boundaries", where the </w:t>
      </w:r>
      <w:r w:rsidR="009A279C" w:rsidRPr="00450770">
        <w:rPr>
          <w:i/>
          <w:iCs/>
        </w:rPr>
        <w:t>optimumDisplayScale</w:t>
      </w:r>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linestyle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7AAA2D0B" w:rsidR="002A10D2" w:rsidRPr="00450770" w:rsidRDefault="002A10D2" w:rsidP="00C8687E">
      <w:pPr>
        <w:pStyle w:val="Heading3"/>
      </w:pPr>
      <w:bookmarkStart w:id="877" w:name="_Toc178869307"/>
      <w:commentRangeStart w:id="878"/>
      <w:commentRangeStart w:id="879"/>
      <w:del w:id="880" w:author="jonathan pritchard" w:date="2024-11-25T12:26:00Z" w16du:dateUtc="2024-11-25T12:26:00Z">
        <w:r w:rsidRPr="00450770" w:rsidDel="004857B7">
          <w:delText>Overscale area at scale boundary</w:delText>
        </w:r>
        <w:commentRangeEnd w:id="878"/>
        <w:r w:rsidR="00BE1192" w:rsidDel="004857B7">
          <w:rPr>
            <w:rStyle w:val="CommentReference"/>
            <w:b w:val="0"/>
            <w:bCs w:val="0"/>
          </w:rPr>
          <w:commentReference w:id="878"/>
        </w:r>
        <w:commentRangeEnd w:id="879"/>
        <w:r w:rsidR="00C85EB1" w:rsidDel="004857B7">
          <w:rPr>
            <w:rStyle w:val="CommentReference"/>
            <w:b w:val="0"/>
            <w:bCs w:val="0"/>
          </w:rPr>
          <w:commentReference w:id="879"/>
        </w:r>
      </w:del>
      <w:bookmarkEnd w:id="877"/>
      <w:ins w:id="881" w:author="jonathan pritchard" w:date="2024-11-25T12:26:00Z" w16du:dateUtc="2024-11-25T12:26:00Z">
        <w:r w:rsidR="004857B7">
          <w:t>Overscale Pattern</w:t>
        </w:r>
      </w:ins>
    </w:p>
    <w:p w14:paraId="778993BB" w14:textId="474972B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8D10ED">
        <w:rPr>
          <w:highlight w:val="yellow"/>
        </w:rPr>
        <w:t>. In order to avoid leaving part</w:t>
      </w:r>
      <w:ins w:id="882" w:author="jonathan pritchard" w:date="2024-11-25T12:17:00Z" w16du:dateUtc="2024-11-25T12:17:00Z">
        <w:r w:rsidR="00F20069">
          <w:rPr>
            <w:highlight w:val="yellow"/>
          </w:rPr>
          <w:t>s</w:t>
        </w:r>
      </w:ins>
      <w:r w:rsidRPr="008D10ED">
        <w:rPr>
          <w:highlight w:val="yellow"/>
        </w:rPr>
        <w:t xml:space="preserve"> of the display blank,</w:t>
      </w:r>
      <w:r w:rsidRPr="00117C0F">
        <w:t xml:space="preserve"> the display </w:t>
      </w:r>
      <w:del w:id="883" w:author="jonathan pritchard" w:date="2024-10-14T02:18:00Z" w16du:dateUtc="2024-10-14T01:18:00Z">
        <w:r w:rsidRPr="00117C0F" w:rsidDel="00513917">
          <w:delText xml:space="preserve">may </w:delText>
        </w:r>
      </w:del>
      <w:ins w:id="884" w:author="jonathan pritchard" w:date="2024-11-25T12:17:00Z" w16du:dateUtc="2024-11-25T12:17:00Z">
        <w:r w:rsidR="00F20069">
          <w:t>may</w:t>
        </w:r>
      </w:ins>
      <w:ins w:id="885" w:author="jonathan pritchard" w:date="2024-10-14T02:18:00Z" w16du:dateUtc="2024-10-14T01:18:00Z">
        <w:r w:rsidR="00513917" w:rsidRPr="00117C0F">
          <w:t xml:space="preserve"> </w:t>
        </w:r>
      </w:ins>
      <w:r w:rsidRPr="00117C0F">
        <w:t>be rendered using data from multiple datasets</w:t>
      </w:r>
      <w:ins w:id="886" w:author="jon pritchard" w:date="2024-11-27T07:49:00Z" w16du:dateUtc="2024-11-27T06:49:00Z">
        <w:r w:rsidR="0017170A">
          <w:t xml:space="preserve"> using the algorithm defined in Section D-1.3</w:t>
        </w:r>
      </w:ins>
      <w:r w:rsidRPr="00117C0F">
        <w:t>.</w:t>
      </w:r>
      <w:r w:rsidRPr="00450770">
        <w:t xml:space="preserve"> These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del w:id="887" w:author="jonathan pritchard" w:date="2024-10-14T02:20:00Z" w16du:dateUtc="2024-10-14T01:20:00Z">
        <w:r w:rsidRPr="00450770" w:rsidDel="00513917">
          <w:delText xml:space="preserve">varying </w:delText>
        </w:r>
      </w:del>
      <w:ins w:id="888" w:author="jonathan pritchard" w:date="2024-10-14T02:20:00Z" w16du:dateUtc="2024-10-14T01:20:00Z">
        <w:r w:rsidR="00513917">
          <w:t>different</w:t>
        </w:r>
        <w:r w:rsidR="00513917" w:rsidRPr="00450770">
          <w:t xml:space="preserve"> </w:t>
        </w:r>
      </w:ins>
      <w:r w:rsidR="009A279C" w:rsidRPr="00450770">
        <w:rPr>
          <w:i/>
          <w:iCs/>
        </w:rPr>
        <w:t>optimumDisplayScale</w:t>
      </w:r>
      <w:r w:rsidRPr="00450770">
        <w:t>.</w:t>
      </w:r>
    </w:p>
    <w:p w14:paraId="08042A4C" w14:textId="70F9D3A0" w:rsidR="00587BD5" w:rsidRDefault="002A10D2" w:rsidP="00632E3E">
      <w:pPr>
        <w:spacing w:after="120" w:line="240" w:lineRule="auto"/>
        <w:jc w:val="both"/>
        <w:rPr>
          <w:ins w:id="889" w:author="jonathan pritchard" w:date="2024-11-25T12:24:00Z" w16du:dateUtc="2024-11-25T12:24:00Z"/>
        </w:rPr>
      </w:pPr>
      <w:commentRangeStart w:id="890"/>
      <w:r w:rsidRPr="00117C0F">
        <w:t xml:space="preserve">The </w:t>
      </w:r>
      <w:r w:rsidR="00546445" w:rsidRPr="00117C0F">
        <w:t xml:space="preserve">area fill </w:t>
      </w:r>
      <w:r w:rsidRPr="00117C0F">
        <w:t xml:space="preserve">OVERSC01 must be used to indicate </w:t>
      </w:r>
      <w:r w:rsidRPr="00117C0F">
        <w:rPr>
          <w:b/>
        </w:rPr>
        <w:t>Data</w:t>
      </w:r>
      <w:r w:rsidR="00735361" w:rsidRPr="00117C0F">
        <w:rPr>
          <w:b/>
        </w:rPr>
        <w:t xml:space="preserve"> </w:t>
      </w:r>
      <w:r w:rsidRPr="00117C0F">
        <w:rPr>
          <w:b/>
        </w:rPr>
        <w:t>Coverage</w:t>
      </w:r>
      <w:r w:rsidRPr="00117C0F">
        <w:t xml:space="preserve"> areas displayed </w:t>
      </w:r>
      <w:commentRangeStart w:id="891"/>
      <w:r w:rsidRPr="00117C0F">
        <w:t>larger</w:t>
      </w:r>
      <w:commentRangeEnd w:id="891"/>
      <w:r w:rsidR="00F553C8" w:rsidRPr="00117C0F">
        <w:rPr>
          <w:rStyle w:val="CommentReference"/>
          <w:lang w:val="en-GB"/>
        </w:rPr>
        <w:commentReference w:id="891"/>
      </w:r>
      <w:r w:rsidRPr="00117C0F">
        <w:t xml:space="preserve"> than the </w:t>
      </w:r>
      <w:del w:id="892" w:author="jonathan pritchard" w:date="2024-11-25T12:26:00Z" w16du:dateUtc="2024-11-25T12:26:00Z">
        <w:r w:rsidR="00BB7133" w:rsidRPr="00117C0F" w:rsidDel="004857B7">
          <w:rPr>
            <w:i/>
            <w:iCs/>
          </w:rPr>
          <w:delText>maximum</w:delText>
        </w:r>
        <w:r w:rsidR="009A279C" w:rsidRPr="00117C0F" w:rsidDel="004857B7">
          <w:rPr>
            <w:i/>
            <w:iCs/>
          </w:rPr>
          <w:delText>DisplayScale</w:delText>
        </w:r>
      </w:del>
      <w:ins w:id="893" w:author="jon pritchard" w:date="2024-11-27T07:49:00Z" w16du:dateUtc="2024-11-27T06:49:00Z">
        <w:r w:rsidR="0017170A">
          <w:rPr>
            <w:i/>
            <w:iCs/>
          </w:rPr>
          <w:t>m</w:t>
        </w:r>
      </w:ins>
      <w:ins w:id="894" w:author="jonathan pritchard" w:date="2024-11-25T12:26:00Z" w16du:dateUtc="2024-11-25T12:26:00Z">
        <w:del w:id="895" w:author="jon pritchard" w:date="2024-11-27T07:49:00Z" w16du:dateUtc="2024-11-27T06:49:00Z">
          <w:r w:rsidR="004857B7" w:rsidDel="0017170A">
            <w:rPr>
              <w:i/>
              <w:iCs/>
            </w:rPr>
            <w:delText>M</w:delText>
          </w:r>
        </w:del>
        <w:r w:rsidR="004857B7">
          <w:rPr>
            <w:i/>
            <w:iCs/>
          </w:rPr>
          <w:t>aximumDisplayScale</w:t>
        </w:r>
        <w:r w:rsidR="004857B7">
          <w:t>,</w:t>
        </w:r>
      </w:ins>
      <w:del w:id="896" w:author="jonathan pritchard" w:date="2024-11-25T12:26:00Z" w16du:dateUtc="2024-11-25T12:26:00Z">
        <w:r w:rsidRPr="00117C0F" w:rsidDel="004857B7">
          <w:delText>;</w:delText>
        </w:r>
      </w:del>
      <w:r w:rsidRPr="00117C0F">
        <w:t xml:space="preserve"> </w:t>
      </w:r>
      <w:ins w:id="897" w:author="jonathan pritchard" w:date="2024-11-25T12:26:00Z" w16du:dateUtc="2024-11-25T12:26:00Z">
        <w:r w:rsidR="004857B7">
          <w:t xml:space="preserve">when </w:t>
        </w:r>
      </w:ins>
      <w:del w:id="898" w:author="jonathan pritchard" w:date="2024-11-25T12:26:00Z" w16du:dateUtc="2024-11-25T12:26:00Z">
        <w:r w:rsidRPr="008D10ED" w:rsidDel="004857B7">
          <w:rPr>
            <w:highlight w:val="yellow"/>
          </w:rPr>
          <w:delText xml:space="preserve">provided that </w:delText>
        </w:r>
      </w:del>
      <w:r w:rsidRPr="008D10ED">
        <w:rPr>
          <w:highlight w:val="yellow"/>
        </w:rPr>
        <w:t xml:space="preserve">the area </w:t>
      </w:r>
      <w:del w:id="899" w:author="jon pritchard" w:date="2024-11-27T07:39:00Z" w16du:dateUtc="2024-11-27T06:39:00Z">
        <w:r w:rsidRPr="008D10ED" w:rsidDel="00587BD5">
          <w:rPr>
            <w:highlight w:val="yellow"/>
          </w:rPr>
          <w:delText xml:space="preserve">was </w:delText>
        </w:r>
      </w:del>
      <w:ins w:id="900" w:author="jon pritchard" w:date="2024-11-27T07:39:00Z" w16du:dateUtc="2024-11-27T06:39:00Z">
        <w:r w:rsidR="00587BD5">
          <w:rPr>
            <w:highlight w:val="yellow"/>
          </w:rPr>
          <w:t>has been</w:t>
        </w:r>
        <w:r w:rsidR="00587BD5" w:rsidRPr="008D10ED">
          <w:rPr>
            <w:highlight w:val="yellow"/>
          </w:rPr>
          <w:t xml:space="preserve"> </w:t>
        </w:r>
      </w:ins>
      <w:ins w:id="901" w:author="jonathan pritchard" w:date="2024-11-25T12:26:00Z" w16du:dateUtc="2024-11-25T12:26:00Z">
        <w:r w:rsidR="004857B7">
          <w:rPr>
            <w:highlight w:val="yellow"/>
          </w:rPr>
          <w:t xml:space="preserve">selected for </w:t>
        </w:r>
      </w:ins>
      <w:r w:rsidRPr="008D10ED">
        <w:rPr>
          <w:highlight w:val="yellow"/>
        </w:rPr>
        <w:t>display</w:t>
      </w:r>
      <w:del w:id="902" w:author="jonathan pritchard" w:date="2024-11-25T12:27:00Z" w16du:dateUtc="2024-11-25T12:27:00Z">
        <w:r w:rsidRPr="008D10ED" w:rsidDel="004857B7">
          <w:rPr>
            <w:highlight w:val="yellow"/>
          </w:rPr>
          <w:delText>ed</w:delText>
        </w:r>
      </w:del>
      <w:r w:rsidRPr="008D10ED">
        <w:rPr>
          <w:highlight w:val="yellow"/>
        </w:rPr>
        <w:t xml:space="preserve"> </w:t>
      </w:r>
      <w:del w:id="903" w:author="jonathan pritchard" w:date="2024-11-25T12:26:00Z" w16du:dateUtc="2024-11-25T12:26:00Z">
        <w:r w:rsidRPr="008D10ED" w:rsidDel="004857B7">
          <w:rPr>
            <w:highlight w:val="yellow"/>
          </w:rPr>
          <w:delText xml:space="preserve">automatically </w:delText>
        </w:r>
      </w:del>
      <w:r w:rsidRPr="008D10ED">
        <w:rPr>
          <w:highlight w:val="yellow"/>
        </w:rPr>
        <w:t>by the ECDIS in order to avoid leaving that portion of the display blank</w:t>
      </w:r>
      <w:ins w:id="904" w:author="jonathan pritchard" w:date="2024-11-29T08:41:00Z" w16du:dateUtc="2024-11-29T08:41:00Z">
        <w:r w:rsidR="00890AB1">
          <w:t xml:space="preserve">. </w:t>
        </w:r>
      </w:ins>
      <w:ins w:id="905" w:author="jon pritchard" w:date="2024-11-27T07:47:00Z" w16du:dateUtc="2024-11-27T06:47:00Z">
        <w:del w:id="906" w:author="jonathan pritchard" w:date="2024-11-29T08:41:00Z" w16du:dateUtc="2024-11-29T08:41:00Z">
          <w:r w:rsidR="00587BD5" w:rsidDel="00890AB1">
            <w:delText>.</w:delText>
          </w:r>
        </w:del>
      </w:ins>
      <w:del w:id="907" w:author="jonathan pritchard" w:date="2024-11-29T08:41:00Z" w16du:dateUtc="2024-11-29T08:41:00Z">
        <w:r w:rsidRPr="006178C3" w:rsidDel="00890AB1">
          <w:rPr>
            <w:b/>
            <w:bCs/>
            <w:rPrChange w:id="908" w:author="jonathan pritchard" w:date="2024-11-29T08:37:00Z" w16du:dateUtc="2024-11-29T08:37:00Z">
              <w:rPr/>
            </w:rPrChange>
          </w:rPr>
          <w:delText>.</w:delText>
        </w:r>
        <w:commentRangeEnd w:id="890"/>
        <w:r w:rsidR="00C85EB1" w:rsidRPr="006178C3" w:rsidDel="00890AB1">
          <w:rPr>
            <w:rStyle w:val="CommentReference"/>
            <w:b/>
            <w:bCs/>
            <w:rPrChange w:id="909" w:author="jonathan pritchard" w:date="2024-11-29T08:37:00Z" w16du:dateUtc="2024-11-29T08:37:00Z">
              <w:rPr>
                <w:rStyle w:val="CommentReference"/>
              </w:rPr>
            </w:rPrChange>
          </w:rPr>
          <w:commentReference w:id="890"/>
        </w:r>
      </w:del>
      <w:ins w:id="910" w:author="jon pritchard" w:date="2024-11-27T07:49:00Z" w16du:dateUtc="2024-11-27T06:49:00Z">
        <w:del w:id="911" w:author="jonathan pritchard" w:date="2024-11-29T08:41:00Z" w16du:dateUtc="2024-11-29T08:41:00Z">
          <w:r w:rsidR="0017170A" w:rsidDel="00890AB1">
            <w:delText xml:space="preserve"> </w:delText>
          </w:r>
        </w:del>
      </w:ins>
      <w:ins w:id="912" w:author="jon pritchard" w:date="2024-11-27T07:48:00Z" w16du:dateUtc="2024-11-27T06:48:00Z">
        <w:r w:rsidR="0017170A">
          <w:t xml:space="preserve">These </w:t>
        </w:r>
      </w:ins>
      <w:ins w:id="913" w:author="jon pritchard" w:date="2024-11-27T07:46:00Z">
        <w:r w:rsidR="00587BD5" w:rsidRPr="00587BD5">
          <w:t>Data</w:t>
        </w:r>
      </w:ins>
      <w:ins w:id="914" w:author="jon pritchard" w:date="2024-11-27T07:47:00Z" w16du:dateUtc="2024-11-27T06:47:00Z">
        <w:r w:rsidR="00587BD5">
          <w:t xml:space="preserve"> </w:t>
        </w:r>
      </w:ins>
      <w:ins w:id="915" w:author="jon pritchard" w:date="2024-11-27T07:46:00Z">
        <w:r w:rsidR="00587BD5" w:rsidRPr="00587BD5">
          <w:t xml:space="preserve">Coverage areas </w:t>
        </w:r>
      </w:ins>
      <w:ins w:id="916" w:author="jon pritchard" w:date="2024-11-27T07:48:00Z" w16du:dateUtc="2024-11-27T06:48:00Z">
        <w:r w:rsidR="0017170A">
          <w:t xml:space="preserve">are those </w:t>
        </w:r>
      </w:ins>
      <w:ins w:id="917" w:author="jon pritchard" w:date="2024-11-27T07:46:00Z">
        <w:r w:rsidR="00587BD5" w:rsidRPr="00587BD5">
          <w:t>selected after stage 3.b in the SelectDataCoverages function, Section D-1.3</w:t>
        </w:r>
      </w:ins>
      <w:ins w:id="918" w:author="jon pritchard" w:date="2024-11-27T07:48:00Z" w16du:dateUtc="2024-11-27T06:48:00Z">
        <w:r w:rsidR="0017170A">
          <w:t>.</w:t>
        </w:r>
      </w:ins>
      <w:ins w:id="919" w:author="jon pritchard" w:date="2024-11-27T07:46:00Z">
        <w:r w:rsidR="00587BD5" w:rsidRPr="00587BD5">
          <w:t xml:space="preserve"> must be displayed with the overscale pattern OVERSCA01 if displayed larger than their </w:t>
        </w:r>
      </w:ins>
      <w:ins w:id="920" w:author="jon pritchard" w:date="2024-11-27T07:49:00Z" w16du:dateUtc="2024-11-27T06:49:00Z">
        <w:r w:rsidR="0017170A">
          <w:t>m</w:t>
        </w:r>
      </w:ins>
      <w:ins w:id="921" w:author="jon pritchard" w:date="2024-11-27T07:46:00Z">
        <w:r w:rsidR="00587BD5" w:rsidRPr="00587BD5">
          <w:t>aximumD</w:t>
        </w:r>
      </w:ins>
      <w:ins w:id="922" w:author="jonathan pritchard" w:date="2024-11-29T08:43:00Z" w16du:dateUtc="2024-11-29T08:43:00Z">
        <w:r w:rsidR="00890AB1">
          <w:t>i</w:t>
        </w:r>
      </w:ins>
      <w:ins w:id="923" w:author="jon pritchard" w:date="2024-11-27T07:46:00Z">
        <w:del w:id="924" w:author="jonathan pritchard" w:date="2024-11-29T08:43:00Z" w16du:dateUtc="2024-11-29T08:43:00Z">
          <w:r w:rsidR="00587BD5" w:rsidRPr="00587BD5" w:rsidDel="00890AB1">
            <w:delText>I</w:delText>
          </w:r>
        </w:del>
        <w:r w:rsidR="00587BD5" w:rsidRPr="00587BD5">
          <w:t>splayScale.</w:t>
        </w:r>
      </w:ins>
    </w:p>
    <w:p w14:paraId="2CF633D6" w14:textId="6A91206E" w:rsidR="00F20069" w:rsidRPr="006178C3" w:rsidDel="00F20069" w:rsidRDefault="00F20069" w:rsidP="00F20069">
      <w:pPr>
        <w:spacing w:after="120" w:line="240" w:lineRule="auto"/>
        <w:jc w:val="both"/>
        <w:rPr>
          <w:del w:id="925" w:author="jonathan pritchard" w:date="2024-11-25T12:24:00Z" w16du:dateUtc="2024-11-25T12:24:00Z"/>
          <w:moveTo w:id="926" w:author="jonathan pritchard" w:date="2024-11-25T12:24:00Z" w16du:dateUtc="2024-11-25T12:24:00Z"/>
          <w:strike/>
          <w:rPrChange w:id="927" w:author="jonathan pritchard" w:date="2024-11-29T08:34:00Z" w16du:dateUtc="2024-11-29T08:34:00Z">
            <w:rPr>
              <w:del w:id="928" w:author="jonathan pritchard" w:date="2024-11-25T12:24:00Z" w16du:dateUtc="2024-11-25T12:24:00Z"/>
              <w:moveTo w:id="929" w:author="jonathan pritchard" w:date="2024-11-25T12:24:00Z" w16du:dateUtc="2024-11-25T12:24:00Z"/>
            </w:rPr>
          </w:rPrChange>
        </w:rPr>
      </w:pPr>
      <w:moveToRangeStart w:id="930" w:author="jonathan pritchard" w:date="2024-11-25T12:24:00Z" w:name="move183429876"/>
      <w:commentRangeStart w:id="931"/>
      <w:commentRangeStart w:id="932"/>
      <w:commentRangeStart w:id="933"/>
      <w:commentRangeStart w:id="934"/>
      <w:moveTo w:id="935" w:author="jonathan pritchard" w:date="2024-11-25T12:24:00Z" w16du:dateUtc="2024-11-25T12:24:00Z">
        <w:r w:rsidRPr="006178C3">
          <w:rPr>
            <w:strike/>
            <w:highlight w:val="yellow"/>
            <w:rPrChange w:id="936" w:author="jonathan pritchard" w:date="2024-11-29T08:34:00Z" w16du:dateUtc="2024-11-29T08:34:00Z">
              <w:rPr>
                <w:highlight w:val="yellow"/>
              </w:rPr>
            </w:rPrChange>
          </w:rPr>
          <w:t xml:space="preserve">NOTE: </w:t>
        </w:r>
        <w:r w:rsidRPr="006178C3">
          <w:rPr>
            <w:strike/>
            <w:highlight w:val="yellow"/>
            <w:rPrChange w:id="937" w:author="jonathan pritchard" w:date="2024-11-29T08:34:00Z" w16du:dateUtc="2024-11-29T08:34:00Z">
              <w:rPr>
                <w:highlight w:val="yellow"/>
              </w:rPr>
            </w:rPrChange>
          </w:rPr>
          <w:tab/>
          <w:t>If the display is compiled from more than one ENC of the same</w:t>
        </w:r>
        <w:r w:rsidRPr="006178C3">
          <w:rPr>
            <w:i/>
            <w:iCs/>
            <w:strike/>
            <w:highlight w:val="yellow"/>
            <w:rPrChange w:id="938" w:author="jonathan pritchard" w:date="2024-11-29T08:34:00Z" w16du:dateUtc="2024-11-29T08:34:00Z">
              <w:rPr>
                <w:i/>
                <w:iCs/>
                <w:highlight w:val="yellow"/>
              </w:rPr>
            </w:rPrChange>
          </w:rPr>
          <w:t xml:space="preserve"> optimumDisplayScale</w:t>
        </w:r>
        <w:r w:rsidRPr="006178C3">
          <w:rPr>
            <w:strike/>
            <w:highlight w:val="yellow"/>
            <w:rPrChange w:id="939" w:author="jonathan pritchard" w:date="2024-11-29T08:34:00Z" w16du:dateUtc="2024-11-29T08:34:00Z">
              <w:rPr>
                <w:highlight w:val="yellow"/>
              </w:rPr>
            </w:rPrChange>
          </w:rPr>
          <w:t xml:space="preserve">, and if the </w:t>
        </w:r>
        <w:r w:rsidRPr="006178C3">
          <w:rPr>
            <w:strike/>
            <w:highlight w:val="yellow"/>
            <w:u w:val="single"/>
            <w:rPrChange w:id="940" w:author="jonathan pritchard" w:date="2024-11-29T08:34:00Z" w16du:dateUtc="2024-11-29T08:34:00Z">
              <w:rPr>
                <w:highlight w:val="yellow"/>
              </w:rPr>
            </w:rPrChange>
          </w:rPr>
          <w:t>mariner deliberately chooses to zoom in so</w:t>
        </w:r>
        <w:r w:rsidRPr="006178C3">
          <w:rPr>
            <w:strike/>
            <w:highlight w:val="yellow"/>
            <w:rPrChange w:id="941" w:author="jonathan pritchard" w:date="2024-11-29T08:34:00Z" w16du:dateUtc="2024-11-29T08:34:00Z">
              <w:rPr>
                <w:highlight w:val="yellow"/>
              </w:rPr>
            </w:rPrChange>
          </w:rPr>
          <w:t xml:space="preserve"> that the display scale exceeds the </w:t>
        </w:r>
        <w:r w:rsidRPr="006178C3">
          <w:rPr>
            <w:i/>
            <w:iCs/>
            <w:strike/>
            <w:highlight w:val="yellow"/>
            <w:rPrChange w:id="942" w:author="jonathan pritchard" w:date="2024-11-29T08:34:00Z" w16du:dateUtc="2024-11-29T08:34:00Z">
              <w:rPr>
                <w:i/>
                <w:iCs/>
                <w:highlight w:val="yellow"/>
              </w:rPr>
            </w:rPrChange>
          </w:rPr>
          <w:t>maximumDisplayScale</w:t>
        </w:r>
        <w:r w:rsidRPr="006178C3">
          <w:rPr>
            <w:strike/>
            <w:highlight w:val="yellow"/>
            <w:rPrChange w:id="943" w:author="jonathan pritchard" w:date="2024-11-29T08:34:00Z" w16du:dateUtc="2024-11-29T08:34:00Z">
              <w:rPr>
                <w:highlight w:val="yellow"/>
              </w:rPr>
            </w:rPrChange>
          </w:rPr>
          <w:t xml:space="preserve">, then only the "overscale indication" must be shown. </w:t>
        </w:r>
      </w:moveTo>
      <w:ins w:id="944" w:author="jonathan pritchard" w:date="2024-11-25T12:25:00Z" w16du:dateUtc="2024-11-25T12:25:00Z">
        <w:r w:rsidR="004857B7" w:rsidRPr="006178C3">
          <w:rPr>
            <w:strike/>
            <w:highlight w:val="yellow"/>
            <w:rPrChange w:id="945" w:author="jonathan pritchard" w:date="2024-11-29T08:34:00Z" w16du:dateUtc="2024-11-29T08:34:00Z">
              <w:rPr>
                <w:highlight w:val="yellow"/>
              </w:rPr>
            </w:rPrChange>
          </w:rPr>
          <w:t xml:space="preserve">In this case </w:t>
        </w:r>
      </w:ins>
      <w:moveTo w:id="946" w:author="jonathan pritchard" w:date="2024-11-25T12:24:00Z" w16du:dateUtc="2024-11-25T12:24:00Z">
        <w:del w:id="947" w:author="jonathan pritchard" w:date="2024-11-25T12:25:00Z" w16du:dateUtc="2024-11-25T12:25:00Z">
          <w:r w:rsidRPr="006178C3" w:rsidDel="004857B7">
            <w:rPr>
              <w:strike/>
              <w:highlight w:val="yellow"/>
              <w:rPrChange w:id="948" w:author="jonathan pritchard" w:date="2024-11-29T08:34:00Z" w16du:dateUtc="2024-11-29T08:34:00Z">
                <w:rPr>
                  <w:highlight w:val="yellow"/>
                </w:rPr>
              </w:rPrChange>
            </w:rPr>
            <w:delText>T</w:delText>
          </w:r>
        </w:del>
      </w:moveTo>
      <w:ins w:id="949" w:author="jonathan pritchard" w:date="2024-11-25T12:25:00Z" w16du:dateUtc="2024-11-25T12:25:00Z">
        <w:r w:rsidR="004857B7" w:rsidRPr="006178C3">
          <w:rPr>
            <w:strike/>
            <w:highlight w:val="yellow"/>
            <w:rPrChange w:id="950" w:author="jonathan pritchard" w:date="2024-11-29T08:34:00Z" w16du:dateUtc="2024-11-29T08:34:00Z">
              <w:rPr>
                <w:highlight w:val="yellow"/>
              </w:rPr>
            </w:rPrChange>
          </w:rPr>
          <w:t>t</w:t>
        </w:r>
      </w:ins>
      <w:moveTo w:id="951" w:author="jonathan pritchard" w:date="2024-11-25T12:24:00Z" w16du:dateUtc="2024-11-25T12:24:00Z">
        <w:r w:rsidRPr="006178C3">
          <w:rPr>
            <w:strike/>
            <w:highlight w:val="yellow"/>
            <w:rPrChange w:id="952" w:author="jonathan pritchard" w:date="2024-11-29T08:34:00Z" w16du:dateUtc="2024-11-29T08:34:00Z">
              <w:rPr>
                <w:highlight w:val="yellow"/>
              </w:rPr>
            </w:rPrChange>
          </w:rPr>
          <w:t>he "overscale pattern" (area fill OVERSC01) must not be sho</w:t>
        </w:r>
      </w:moveTo>
      <w:ins w:id="953" w:author="jonathan pritchard" w:date="2024-11-25T12:25:00Z" w16du:dateUtc="2024-11-25T12:25:00Z">
        <w:r w:rsidR="004857B7" w:rsidRPr="006178C3">
          <w:rPr>
            <w:strike/>
            <w:highlight w:val="yellow"/>
            <w:rPrChange w:id="954" w:author="jonathan pritchard" w:date="2024-11-29T08:34:00Z" w16du:dateUtc="2024-11-29T08:34:00Z">
              <w:rPr>
                <w:highlight w:val="yellow"/>
              </w:rPr>
            </w:rPrChange>
          </w:rPr>
          <w:t>wn.</w:t>
        </w:r>
      </w:ins>
      <w:moveTo w:id="955" w:author="jonathan pritchard" w:date="2024-11-25T12:24:00Z" w16du:dateUtc="2024-11-25T12:24:00Z">
        <w:del w:id="956" w:author="jonathan pritchard" w:date="2024-11-25T12:25:00Z" w16du:dateUtc="2024-11-25T12:25:00Z">
          <w:r w:rsidRPr="006178C3" w:rsidDel="004857B7">
            <w:rPr>
              <w:strike/>
              <w:highlight w:val="yellow"/>
              <w:rPrChange w:id="957" w:author="jonathan pritchard" w:date="2024-11-29T08:34:00Z" w16du:dateUtc="2024-11-29T08:34:00Z">
                <w:rPr>
                  <w:highlight w:val="yellow"/>
                </w:rPr>
              </w:rPrChange>
            </w:rPr>
            <w:delText>wn.</w:delText>
          </w:r>
          <w:commentRangeEnd w:id="931"/>
          <w:r w:rsidRPr="006178C3" w:rsidDel="004857B7">
            <w:rPr>
              <w:rStyle w:val="CommentReference"/>
              <w:strike/>
              <w:highlight w:val="yellow"/>
              <w:lang w:val="en-GB"/>
              <w:rPrChange w:id="958" w:author="jonathan pritchard" w:date="2024-11-29T08:34:00Z" w16du:dateUtc="2024-11-29T08:34:00Z">
                <w:rPr>
                  <w:rStyle w:val="CommentReference"/>
                  <w:highlight w:val="yellow"/>
                  <w:lang w:val="en-GB"/>
                </w:rPr>
              </w:rPrChange>
            </w:rPr>
            <w:commentReference w:id="931"/>
          </w:r>
          <w:commentRangeEnd w:id="932"/>
          <w:r w:rsidRPr="006178C3" w:rsidDel="004857B7">
            <w:rPr>
              <w:rStyle w:val="CommentReference"/>
              <w:strike/>
              <w:highlight w:val="yellow"/>
              <w:rPrChange w:id="959" w:author="jonathan pritchard" w:date="2024-11-29T08:34:00Z" w16du:dateUtc="2024-11-29T08:34:00Z">
                <w:rPr>
                  <w:rStyle w:val="CommentReference"/>
                  <w:highlight w:val="yellow"/>
                </w:rPr>
              </w:rPrChange>
            </w:rPr>
            <w:commentReference w:id="932"/>
          </w:r>
          <w:r w:rsidRPr="006178C3" w:rsidDel="004857B7">
            <w:rPr>
              <w:strike/>
              <w:highlight w:val="yellow"/>
              <w:rPrChange w:id="960" w:author="jonathan pritchard" w:date="2024-11-29T08:34:00Z" w16du:dateUtc="2024-11-29T08:34:00Z">
                <w:rPr>
                  <w:highlight w:val="yellow"/>
                </w:rPr>
              </w:rPrChange>
            </w:rPr>
            <w:delText xml:space="preserve"> [Areas used to fill in the screen]</w:delText>
          </w:r>
          <w:commentRangeEnd w:id="933"/>
          <w:r w:rsidRPr="006178C3" w:rsidDel="004857B7">
            <w:rPr>
              <w:rStyle w:val="CommentReference"/>
              <w:strike/>
              <w:highlight w:val="yellow"/>
              <w:rPrChange w:id="961" w:author="jonathan pritchard" w:date="2024-11-29T08:34:00Z" w16du:dateUtc="2024-11-29T08:34:00Z">
                <w:rPr>
                  <w:rStyle w:val="CommentReference"/>
                  <w:highlight w:val="yellow"/>
                </w:rPr>
              </w:rPrChange>
            </w:rPr>
            <w:commentReference w:id="933"/>
          </w:r>
        </w:del>
      </w:moveTo>
      <w:commentRangeEnd w:id="934"/>
      <w:del w:id="962" w:author="jonathan pritchard" w:date="2024-11-25T12:25:00Z" w16du:dateUtc="2024-11-25T12:25:00Z">
        <w:r w:rsidRPr="006178C3" w:rsidDel="004857B7">
          <w:rPr>
            <w:rStyle w:val="CommentReference"/>
            <w:strike/>
            <w:rPrChange w:id="963" w:author="jonathan pritchard" w:date="2024-11-29T08:34:00Z" w16du:dateUtc="2024-11-29T08:34:00Z">
              <w:rPr>
                <w:rStyle w:val="CommentReference"/>
              </w:rPr>
            </w:rPrChange>
          </w:rPr>
          <w:commentReference w:id="934"/>
        </w:r>
      </w:del>
    </w:p>
    <w:moveToRangeEnd w:id="930"/>
    <w:p w14:paraId="48F578E9" w14:textId="77777777" w:rsidR="00F20069" w:rsidRPr="006178C3" w:rsidRDefault="00F20069" w:rsidP="00632E3E">
      <w:pPr>
        <w:spacing w:after="120" w:line="240" w:lineRule="auto"/>
        <w:jc w:val="both"/>
        <w:rPr>
          <w:strike/>
          <w:rPrChange w:id="964" w:author="jonathan pritchard" w:date="2024-11-29T08:34:00Z" w16du:dateUtc="2024-11-29T08:34:00Z">
            <w:rPr/>
          </w:rPrChange>
        </w:rPr>
      </w:pPr>
    </w:p>
    <w:p w14:paraId="25C442C8" w14:textId="7E051D94" w:rsidR="00587BD5" w:rsidRPr="006178C3" w:rsidRDefault="002A10D2" w:rsidP="00632E3E">
      <w:pPr>
        <w:spacing w:after="120" w:line="240" w:lineRule="auto"/>
        <w:jc w:val="both"/>
        <w:rPr>
          <w:strike/>
          <w:rPrChange w:id="965" w:author="jonathan pritchard" w:date="2024-11-29T08:34:00Z" w16du:dateUtc="2024-11-29T08:34:00Z">
            <w:rPr/>
          </w:rPrChange>
        </w:rPr>
      </w:pPr>
      <w:r w:rsidRPr="006178C3">
        <w:rPr>
          <w:strike/>
          <w:highlight w:val="yellow"/>
          <w:rPrChange w:id="966" w:author="jonathan pritchard" w:date="2024-11-29T08:34:00Z" w16du:dateUtc="2024-11-29T08:34:00Z">
            <w:rPr>
              <w:highlight w:val="yellow"/>
            </w:rPr>
          </w:rPrChange>
        </w:rPr>
        <w:t>NOTE</w:t>
      </w:r>
      <w:r w:rsidR="002F2E1D" w:rsidRPr="006178C3">
        <w:rPr>
          <w:strike/>
          <w:highlight w:val="yellow"/>
          <w:rPrChange w:id="967" w:author="jonathan pritchard" w:date="2024-11-29T08:34:00Z" w16du:dateUtc="2024-11-29T08:34:00Z">
            <w:rPr>
              <w:highlight w:val="yellow"/>
            </w:rPr>
          </w:rPrChange>
        </w:rPr>
        <w:t xml:space="preserve">: </w:t>
      </w:r>
      <w:r w:rsidRPr="006178C3">
        <w:rPr>
          <w:strike/>
          <w:highlight w:val="yellow"/>
          <w:rPrChange w:id="968" w:author="jonathan pritchard" w:date="2024-11-29T08:34:00Z" w16du:dateUtc="2024-11-29T08:34:00Z">
            <w:rPr>
              <w:highlight w:val="yellow"/>
            </w:rPr>
          </w:rPrChange>
        </w:rPr>
        <w:t xml:space="preserve">This </w:t>
      </w:r>
      <w:r w:rsidR="00D13AAB" w:rsidRPr="006178C3">
        <w:rPr>
          <w:strike/>
          <w:highlight w:val="yellow"/>
          <w:rPrChange w:id="969" w:author="jonathan pritchard" w:date="2024-11-29T08:34:00Z" w16du:dateUtc="2024-11-29T08:34:00Z">
            <w:rPr>
              <w:highlight w:val="yellow"/>
            </w:rPr>
          </w:rPrChange>
        </w:rPr>
        <w:t xml:space="preserve">rule </w:t>
      </w:r>
      <w:r w:rsidRPr="006178C3">
        <w:rPr>
          <w:strike/>
          <w:highlight w:val="yellow"/>
          <w:rPrChange w:id="970" w:author="jonathan pritchard" w:date="2024-11-29T08:34:00Z" w16du:dateUtc="2024-11-29T08:34:00Z">
            <w:rPr>
              <w:highlight w:val="yellow"/>
            </w:rPr>
          </w:rPrChange>
        </w:rPr>
        <w:t xml:space="preserve">applies only to the automatic overscaling performed by the ECDIS in matching ENCs </w:t>
      </w:r>
      <w:r w:rsidR="00117C0F" w:rsidRPr="006178C3">
        <w:rPr>
          <w:strike/>
          <w:highlight w:val="yellow"/>
          <w:rPrChange w:id="971" w:author="jonathan pritchard" w:date="2024-11-29T08:34:00Z" w16du:dateUtc="2024-11-29T08:34:00Z">
            <w:rPr>
              <w:highlight w:val="yellow"/>
            </w:rPr>
          </w:rPrChange>
        </w:rPr>
        <w:t>with</w:t>
      </w:r>
      <w:r w:rsidRPr="006178C3">
        <w:rPr>
          <w:strike/>
          <w:highlight w:val="yellow"/>
          <w:rPrChange w:id="972" w:author="jonathan pritchard" w:date="2024-11-29T08:34:00Z" w16du:dateUtc="2024-11-29T08:34:00Z">
            <w:rPr>
              <w:highlight w:val="yellow"/>
            </w:rPr>
          </w:rPrChange>
        </w:rPr>
        <w:t xml:space="preserve"> different </w:t>
      </w:r>
      <w:commentRangeStart w:id="973"/>
      <w:r w:rsidR="009A279C" w:rsidRPr="006178C3">
        <w:rPr>
          <w:i/>
          <w:iCs/>
          <w:strike/>
          <w:highlight w:val="yellow"/>
          <w:rPrChange w:id="974" w:author="jonathan pritchard" w:date="2024-11-29T08:34:00Z" w16du:dateUtc="2024-11-29T08:34:00Z">
            <w:rPr>
              <w:i/>
              <w:iCs/>
              <w:highlight w:val="yellow"/>
            </w:rPr>
          </w:rPrChange>
        </w:rPr>
        <w:t>optimumDisplayScale</w:t>
      </w:r>
      <w:commentRangeEnd w:id="973"/>
      <w:r w:rsidR="00117C0F" w:rsidRPr="006178C3">
        <w:rPr>
          <w:rStyle w:val="CommentReference"/>
          <w:strike/>
          <w:highlight w:val="yellow"/>
          <w:rPrChange w:id="975" w:author="jonathan pritchard" w:date="2024-11-29T08:34:00Z" w16du:dateUtc="2024-11-29T08:34:00Z">
            <w:rPr>
              <w:rStyle w:val="CommentReference"/>
              <w:highlight w:val="yellow"/>
            </w:rPr>
          </w:rPrChange>
        </w:rPr>
        <w:commentReference w:id="973"/>
      </w:r>
      <w:r w:rsidRPr="006178C3">
        <w:rPr>
          <w:strike/>
          <w:highlight w:val="yellow"/>
          <w:rPrChange w:id="976" w:author="jonathan pritchard" w:date="2024-11-29T08:34:00Z" w16du:dateUtc="2024-11-29T08:34:00Z">
            <w:rPr>
              <w:highlight w:val="yellow"/>
            </w:rPr>
          </w:rPrChange>
        </w:rPr>
        <w:t xml:space="preserve">. It should not be applied to an overscale display deliberately requested by the mariner, which </w:t>
      </w:r>
      <w:del w:id="977" w:author="jonathan pritchard" w:date="2024-10-14T02:24:00Z" w16du:dateUtc="2024-10-14T01:24:00Z">
        <w:r w:rsidRPr="006178C3" w:rsidDel="00513917">
          <w:rPr>
            <w:strike/>
            <w:highlight w:val="yellow"/>
            <w:rPrChange w:id="978" w:author="jonathan pritchard" w:date="2024-11-29T08:34:00Z" w16du:dateUtc="2024-11-29T08:34:00Z">
              <w:rPr>
                <w:highlight w:val="yellow"/>
              </w:rPr>
            </w:rPrChange>
          </w:rPr>
          <w:delText xml:space="preserve">should </w:delText>
        </w:r>
        <w:r w:rsidR="00117C0F" w:rsidRPr="006178C3" w:rsidDel="00513917">
          <w:rPr>
            <w:strike/>
            <w:highlight w:val="yellow"/>
            <w:rPrChange w:id="979" w:author="jonathan pritchard" w:date="2024-11-29T08:34:00Z" w16du:dateUtc="2024-11-29T08:34:00Z">
              <w:rPr>
                <w:highlight w:val="yellow"/>
              </w:rPr>
            </w:rPrChange>
          </w:rPr>
          <w:delText xml:space="preserve">only </w:delText>
        </w:r>
      </w:del>
      <w:ins w:id="980" w:author="jonathan pritchard" w:date="2024-10-14T02:24:00Z" w16du:dateUtc="2024-10-14T01:24:00Z">
        <w:r w:rsidR="00513917" w:rsidRPr="006178C3">
          <w:rPr>
            <w:strike/>
            <w:highlight w:val="yellow"/>
            <w:rPrChange w:id="981" w:author="jonathan pritchard" w:date="2024-11-29T08:34:00Z" w16du:dateUtc="2024-11-29T08:34:00Z">
              <w:rPr>
                <w:highlight w:val="yellow"/>
              </w:rPr>
            </w:rPrChange>
          </w:rPr>
          <w:t xml:space="preserve">will </w:t>
        </w:r>
      </w:ins>
      <w:ins w:id="982" w:author="jonathan pritchard" w:date="2024-11-25T12:19:00Z" w16du:dateUtc="2024-11-25T12:19:00Z">
        <w:r w:rsidR="00F20069" w:rsidRPr="006178C3">
          <w:rPr>
            <w:strike/>
            <w:highlight w:val="yellow"/>
            <w:rPrChange w:id="983" w:author="jonathan pritchard" w:date="2024-11-29T08:34:00Z" w16du:dateUtc="2024-11-29T08:34:00Z">
              <w:rPr>
                <w:highlight w:val="yellow"/>
              </w:rPr>
            </w:rPrChange>
          </w:rPr>
          <w:t xml:space="preserve">only </w:t>
        </w:r>
      </w:ins>
      <w:r w:rsidRPr="006178C3">
        <w:rPr>
          <w:strike/>
          <w:highlight w:val="yellow"/>
          <w:rPrChange w:id="984" w:author="jonathan pritchard" w:date="2024-11-29T08:34:00Z" w16du:dateUtc="2024-11-29T08:34:00Z">
            <w:rPr>
              <w:highlight w:val="yellow"/>
            </w:rPr>
          </w:rPrChange>
        </w:rPr>
        <w:t xml:space="preserve">trigger the overscale indication required by IMO Performance Standard </w:t>
      </w:r>
      <w:r w:rsidR="00D13AAB" w:rsidRPr="006178C3">
        <w:rPr>
          <w:strike/>
          <w:highlight w:val="yellow"/>
          <w:rPrChange w:id="985" w:author="jonathan pritchard" w:date="2024-11-29T08:34:00Z" w16du:dateUtc="2024-11-29T08:34:00Z">
            <w:rPr>
              <w:highlight w:val="yellow"/>
            </w:rPr>
          </w:rPrChange>
        </w:rPr>
        <w:t xml:space="preserve">MSC 530(106) </w:t>
      </w:r>
      <w:r w:rsidRPr="006178C3">
        <w:rPr>
          <w:strike/>
          <w:highlight w:val="yellow"/>
          <w:rPrChange w:id="986" w:author="jonathan pritchard" w:date="2024-11-29T08:34:00Z" w16du:dateUtc="2024-11-29T08:34:00Z">
            <w:rPr>
              <w:highlight w:val="yellow"/>
            </w:rPr>
          </w:rPrChange>
        </w:rPr>
        <w:t>section 6.1.1.</w:t>
      </w:r>
    </w:p>
    <w:p w14:paraId="1DF9F2C0" w14:textId="15F240D2" w:rsidR="002A10D2" w:rsidRPr="00450770" w:rsidRDefault="0017170A" w:rsidP="00632E3E">
      <w:pPr>
        <w:spacing w:after="120" w:line="240" w:lineRule="auto"/>
        <w:jc w:val="both"/>
      </w:pPr>
      <w:ins w:id="987" w:author="jon pritchard" w:date="2024-11-27T07:50:00Z" w16du:dateUtc="2024-11-27T06:50:00Z">
        <w:r>
          <w:t xml:space="preserve">For example, </w:t>
        </w:r>
      </w:ins>
      <w:r w:rsidR="002A10D2" w:rsidRPr="00450770">
        <w:t>A</w:t>
      </w:r>
      <w:ins w:id="988" w:author="jon pritchard" w:date="2024-11-27T07:50:00Z" w16du:dateUtc="2024-11-27T06:50:00Z">
        <w:r>
          <w:t xml:space="preserve">n </w:t>
        </w:r>
      </w:ins>
      <w:del w:id="989" w:author="jon pritchard" w:date="2024-11-27T07:50:00Z" w16du:dateUtc="2024-11-27T06:50:00Z">
        <w:r w:rsidR="002A10D2" w:rsidRPr="00450770" w:rsidDel="0017170A">
          <w:delText xml:space="preserve"> different </w:delText>
        </w:r>
      </w:del>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2A3EC659" w:rsidR="002A10D2" w:rsidRPr="006178C3" w:rsidRDefault="002A10D2" w:rsidP="00632E3E">
      <w:pPr>
        <w:spacing w:after="120" w:line="240" w:lineRule="auto"/>
        <w:jc w:val="both"/>
        <w:rPr>
          <w:strike/>
          <w:rPrChange w:id="990" w:author="jonathan pritchard" w:date="2024-11-29T08:37:00Z" w16du:dateUtc="2024-11-29T08:37:00Z">
            <w:rPr/>
          </w:rPrChange>
        </w:rPr>
      </w:pPr>
      <w:r w:rsidRPr="006178C3">
        <w:rPr>
          <w:strike/>
          <w:rPrChange w:id="991" w:author="jonathan pritchard" w:date="2024-11-29T08:37:00Z" w16du:dateUtc="2024-11-29T08:37:00Z">
            <w:rPr/>
          </w:rPrChange>
        </w:rPr>
        <w:t xml:space="preserve">In addition to drawing the scale boundaries, the "grossly overscale" part of the display </w:t>
      </w:r>
      <w:r w:rsidR="00214374" w:rsidRPr="006178C3">
        <w:rPr>
          <w:strike/>
          <w:rPrChange w:id="992" w:author="jonathan pritchard" w:date="2024-11-29T08:37:00Z" w16du:dateUtc="2024-11-29T08:37:00Z">
            <w:rPr/>
          </w:rPrChange>
        </w:rPr>
        <w:t xml:space="preserve">must </w:t>
      </w:r>
      <w:r w:rsidRPr="006178C3">
        <w:rPr>
          <w:strike/>
          <w:rPrChange w:id="993" w:author="jonathan pritchard" w:date="2024-11-29T08:37:00Z" w16du:dateUtc="2024-11-29T08:37:00Z">
            <w:rPr/>
          </w:rPrChange>
        </w:rPr>
        <w:t xml:space="preserve">be identified with </w:t>
      </w:r>
      <w:r w:rsidR="00546445" w:rsidRPr="006178C3">
        <w:rPr>
          <w:strike/>
          <w:rPrChange w:id="994" w:author="jonathan pritchard" w:date="2024-11-29T08:37:00Z" w16du:dateUtc="2024-11-29T08:37:00Z">
            <w:rPr/>
          </w:rPrChange>
        </w:rPr>
        <w:t xml:space="preserve">area fill </w:t>
      </w:r>
      <w:r w:rsidRPr="006178C3">
        <w:rPr>
          <w:strike/>
          <w:rPrChange w:id="995" w:author="jonathan pritchard" w:date="2024-11-29T08:37:00Z" w16du:dateUtc="2024-11-29T08:37:00Z">
            <w:rPr/>
          </w:rPrChange>
        </w:rPr>
        <w:t>OVERSC01, as illustrated</w:t>
      </w:r>
      <w:r w:rsidR="00735361" w:rsidRPr="006178C3">
        <w:rPr>
          <w:strike/>
          <w:rPrChange w:id="996" w:author="jonathan pritchard" w:date="2024-11-29T08:37:00Z" w16du:dateUtc="2024-11-29T08:37:00Z">
            <w:rPr/>
          </w:rPrChange>
        </w:rPr>
        <w:t xml:space="preserve"> in Figure C-1</w:t>
      </w:r>
      <w:r w:rsidRPr="006178C3">
        <w:rPr>
          <w:strike/>
          <w:rPrChange w:id="997" w:author="jonathan pritchard" w:date="2024-11-29T08:37:00Z" w16du:dateUtc="2024-11-29T08:37:00Z">
            <w:rPr/>
          </w:rPrChange>
        </w:rPr>
        <w:t>.</w:t>
      </w:r>
      <w:r w:rsidR="0042425D" w:rsidRPr="006178C3">
        <w:rPr>
          <w:strike/>
          <w:rPrChange w:id="998" w:author="jonathan pritchard" w:date="2024-11-29T08:37:00Z" w16du:dateUtc="2024-11-29T08:37:00Z">
            <w:rPr/>
          </w:rPrChange>
        </w:rPr>
        <w:t xml:space="preserve"> </w:t>
      </w:r>
    </w:p>
    <w:p w14:paraId="2C38D67B" w14:textId="3CA32A6A" w:rsidR="00117C0F" w:rsidRPr="00513917" w:rsidRDefault="00F553C8" w:rsidP="00117C0F">
      <w:pPr>
        <w:keepNext/>
        <w:spacing w:line="240" w:lineRule="auto"/>
        <w:jc w:val="center"/>
        <w:rPr>
          <w:highlight w:val="yellow"/>
          <w:rPrChange w:id="999" w:author="jonathan pritchard" w:date="2024-10-14T02:24:00Z" w16du:dateUtc="2024-10-14T01:24:00Z">
            <w:rPr/>
          </w:rPrChange>
        </w:rPr>
      </w:pPr>
      <w:commentRangeStart w:id="1000"/>
      <w:commentRangeStart w:id="1001"/>
      <w:commentRangeStart w:id="1002"/>
      <w:commentRangeStart w:id="1003"/>
      <w:commentRangeEnd w:id="1000"/>
      <w:r w:rsidRPr="00513917">
        <w:rPr>
          <w:rStyle w:val="CommentReference"/>
          <w:highlight w:val="yellow"/>
          <w:lang w:val="en-GB"/>
          <w:rPrChange w:id="1004" w:author="jonathan pritchard" w:date="2024-10-14T02:24:00Z" w16du:dateUtc="2024-10-14T01:24:00Z">
            <w:rPr>
              <w:rStyle w:val="CommentReference"/>
              <w:lang w:val="en-GB"/>
            </w:rPr>
          </w:rPrChange>
        </w:rPr>
        <w:commentReference w:id="1000"/>
      </w:r>
      <w:commentRangeEnd w:id="1001"/>
      <w:r w:rsidR="00214374" w:rsidRPr="00513917">
        <w:rPr>
          <w:rStyle w:val="CommentReference"/>
          <w:highlight w:val="yellow"/>
          <w:lang w:val="en-GB"/>
          <w:rPrChange w:id="1005" w:author="jonathan pritchard" w:date="2024-10-14T02:24:00Z" w16du:dateUtc="2024-10-14T01:24:00Z">
            <w:rPr>
              <w:rStyle w:val="CommentReference"/>
              <w:lang w:val="en-GB"/>
            </w:rPr>
          </w:rPrChange>
        </w:rPr>
        <w:commentReference w:id="1001"/>
      </w:r>
      <w:commentRangeEnd w:id="1002"/>
      <w:r w:rsidR="00BB7133" w:rsidRPr="00513917">
        <w:rPr>
          <w:rStyle w:val="CommentReference"/>
          <w:highlight w:val="yellow"/>
          <w:rPrChange w:id="1006" w:author="jonathan pritchard" w:date="2024-10-14T02:24:00Z" w16du:dateUtc="2024-10-14T01:24:00Z">
            <w:rPr>
              <w:rStyle w:val="CommentReference"/>
            </w:rPr>
          </w:rPrChange>
        </w:rPr>
        <w:commentReference w:id="1002"/>
      </w:r>
      <w:bookmarkStart w:id="1007" w:name="_Ref45642442"/>
      <w:commentRangeEnd w:id="1003"/>
      <w:r w:rsidR="00513917">
        <w:rPr>
          <w:rStyle w:val="CommentReference"/>
        </w:rPr>
        <w:commentReference w:id="1003"/>
      </w:r>
      <w:r w:rsidR="00117C0F" w:rsidRPr="00513917">
        <w:rPr>
          <w:noProof/>
          <w:highlight w:val="yellow"/>
          <w:rPrChange w:id="1008" w:author="jonathan pritchard" w:date="2024-10-14T02:24:00Z" w16du:dateUtc="2024-10-14T01:24:00Z">
            <w:rPr>
              <w:noProof/>
            </w:rPr>
          </w:rPrChange>
        </w:rPr>
        <w:drawing>
          <wp:inline distT="0" distB="0" distL="0" distR="0" wp14:anchorId="19D73171" wp14:editId="3B276DA6">
            <wp:extent cx="3943350" cy="2622550"/>
            <wp:effectExtent l="0" t="0" r="0" b="0"/>
            <wp:docPr id="1322408009"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8009" name="Picture 1" descr="A graph of a large sca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2622550"/>
                    </a:xfrm>
                    <a:prstGeom prst="rect">
                      <a:avLst/>
                    </a:prstGeom>
                    <a:noFill/>
                    <a:ln>
                      <a:noFill/>
                    </a:ln>
                  </pic:spPr>
                </pic:pic>
              </a:graphicData>
            </a:graphic>
          </wp:inline>
        </w:drawing>
      </w:r>
    </w:p>
    <w:p w14:paraId="2DA84ACE" w14:textId="3F7FBB0C" w:rsidR="00735361" w:rsidRPr="002C3AE5" w:rsidRDefault="00ED0269" w:rsidP="00735361">
      <w:pPr>
        <w:pStyle w:val="Caption"/>
        <w:spacing w:after="120" w:line="240" w:lineRule="auto"/>
        <w:jc w:val="center"/>
      </w:pPr>
      <w:commentRangeStart w:id="1009"/>
      <w:commentRangeStart w:id="1010"/>
      <w:r w:rsidRPr="002C3AE5">
        <w:t xml:space="preserve">Figure </w:t>
      </w:r>
      <w:r w:rsidR="00735361" w:rsidRPr="002C3AE5">
        <w:t>C-</w:t>
      </w:r>
      <w:r w:rsidRPr="00680774">
        <w:fldChar w:fldCharType="begin"/>
      </w:r>
      <w:r w:rsidRPr="002C3AE5">
        <w:instrText xml:space="preserve"> SEQ Figure \* ARABIC </w:instrText>
      </w:r>
      <w:r w:rsidRPr="00680774">
        <w:fldChar w:fldCharType="separate"/>
      </w:r>
      <w:r w:rsidR="00CC4796">
        <w:rPr>
          <w:noProof/>
        </w:rPr>
        <w:t>1</w:t>
      </w:r>
      <w:r w:rsidRPr="00680774">
        <w:fldChar w:fldCharType="end"/>
      </w:r>
      <w:bookmarkEnd w:id="1007"/>
      <w:r w:rsidRPr="002C3AE5">
        <w:t xml:space="preserve"> - Illustration of overscale display</w:t>
      </w:r>
      <w:commentRangeEnd w:id="1009"/>
      <w:r w:rsidR="000A639D" w:rsidRPr="002C3AE5">
        <w:rPr>
          <w:rStyle w:val="CommentReference"/>
          <w:b w:val="0"/>
        </w:rPr>
        <w:commentReference w:id="1009"/>
      </w:r>
      <w:commentRangeEnd w:id="1010"/>
      <w:r w:rsidR="00513917" w:rsidRPr="002C3AE5">
        <w:rPr>
          <w:rStyle w:val="CommentReference"/>
          <w:b w:val="0"/>
        </w:rPr>
        <w:commentReference w:id="1010"/>
      </w:r>
      <w:ins w:id="1011" w:author="jonathan pritchard" w:date="2024-11-29T08:50:00Z" w16du:dateUtc="2024-11-29T08:50:00Z">
        <w:r w:rsidR="00B4032B">
          <w:t xml:space="preserve"> [max/opt scales,  + MSVS]</w:t>
        </w:r>
      </w:ins>
    </w:p>
    <w:p w14:paraId="480C389F" w14:textId="0AE27F8B" w:rsidR="008D10ED" w:rsidRPr="002C3AE5" w:rsidRDefault="008D10ED" w:rsidP="00AA1762">
      <w:pPr>
        <w:spacing w:after="120" w:line="240" w:lineRule="auto"/>
        <w:jc w:val="both"/>
      </w:pPr>
      <w:commentRangeStart w:id="1012"/>
      <w:r w:rsidRPr="002C3AE5">
        <w:t>In</w:t>
      </w:r>
      <w:commentRangeEnd w:id="1012"/>
      <w:r w:rsidRPr="002C3AE5">
        <w:rPr>
          <w:rStyle w:val="CommentReference"/>
        </w:rPr>
        <w:commentReference w:id="1012"/>
      </w:r>
      <w:r w:rsidRPr="002C3AE5">
        <w:t xml:space="preserve"> this context, "grossly enlarged" and "grossly overscale" should be taken to mean that the display scale is enlarged/overscale with respect to the </w:t>
      </w:r>
      <w:r w:rsidRPr="002C3AE5">
        <w:rPr>
          <w:i/>
          <w:iCs/>
        </w:rPr>
        <w:t>maximumDisplayScale</w:t>
      </w:r>
      <w:r w:rsidRPr="002C3AE5">
        <w:t xml:space="preserve">. For example, at the left edge of  the display scale of 1/12,500 is larger than the </w:t>
      </w:r>
      <w:r w:rsidRPr="002C3AE5">
        <w:rPr>
          <w:i/>
          <w:iCs/>
        </w:rPr>
        <w:t>maximumDisplayScale</w:t>
      </w:r>
      <w:r w:rsidRPr="002C3AE5">
        <w:t xml:space="preserve"> of 1/50,000, and so the overscale pattern is required.</w:t>
      </w:r>
    </w:p>
    <w:p w14:paraId="0A578FEC" w14:textId="4D58CC9A" w:rsidR="00A36BF3" w:rsidRPr="002C3AE5" w:rsidRDefault="002A10D2" w:rsidP="00AA1762">
      <w:pPr>
        <w:spacing w:after="120" w:line="240" w:lineRule="auto"/>
        <w:jc w:val="both"/>
        <w:rPr>
          <w:ins w:id="1013" w:author="jonathan pritchard" w:date="2024-10-14T02:29:00Z" w16du:dateUtc="2024-10-14T01:29:00Z"/>
        </w:rPr>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ins w:id="1014" w:author="jonathan pritchard" w:date="2024-11-25T12:15:00Z" w16du:dateUtc="2024-11-25T12:15:00Z">
        <w:r w:rsidR="00F20069">
          <w:t xml:space="preserve"> only</w:t>
        </w:r>
      </w:ins>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del w:id="1015" w:author="jonathan pritchard" w:date="2024-10-14T00:49:00Z" w16du:dateUtc="2024-10-13T23:49:00Z">
        <w:r w:rsidRPr="002C3AE5" w:rsidDel="008972A2">
          <w:delText xml:space="preserve">.  </w:delText>
        </w:r>
      </w:del>
      <w:ins w:id="1016" w:author="jonathan pritchard" w:date="2024-10-14T00:49:00Z" w16du:dateUtc="2024-10-13T23:49:00Z">
        <w:r w:rsidR="008972A2" w:rsidRPr="002C3AE5">
          <w:t xml:space="preserve"> </w:t>
        </w:r>
      </w:ins>
    </w:p>
    <w:p w14:paraId="485851D7" w14:textId="552BBF52" w:rsidR="002A10D2" w:rsidRPr="00BA4562" w:rsidRDefault="002A10D2" w:rsidP="00AA1762">
      <w:pPr>
        <w:spacing w:after="120" w:line="240" w:lineRule="auto"/>
        <w:jc w:val="both"/>
        <w:rPr>
          <w:b/>
          <w:bCs/>
        </w:rPr>
      </w:pPr>
      <w:commentRangeStart w:id="1017"/>
      <w:commentRangeStart w:id="1018"/>
      <w:r w:rsidRPr="00BA4562">
        <w:rPr>
          <w:b/>
          <w:bCs/>
        </w:rPr>
        <w:t xml:space="preserve">For example if the display scale </w:t>
      </w:r>
      <w:ins w:id="1019" w:author="jonathan pritchard" w:date="2024-10-14T02:27:00Z" w16du:dateUtc="2024-10-14T01:27:00Z">
        <w:r w:rsidR="00513917" w:rsidRPr="00BA4562">
          <w:rPr>
            <w:b/>
            <w:bCs/>
          </w:rPr>
          <w:t>(MSVS) 1:3,500 is selected,</w:t>
        </w:r>
      </w:ins>
      <w:del w:id="1020" w:author="jonathan pritchard" w:date="2024-10-14T02:27:00Z" w16du:dateUtc="2024-10-14T01:27:00Z">
        <w:r w:rsidRPr="00BA4562" w:rsidDel="00513917">
          <w:rPr>
            <w:b/>
            <w:bCs/>
          </w:rPr>
          <w:delText>of the situation in the data coverage diagram was 1/3,500</w:delText>
        </w:r>
      </w:del>
      <w:r w:rsidRPr="00BA4562">
        <w:rPr>
          <w:b/>
          <w:bCs/>
        </w:rPr>
        <w:t xml:space="preserve"> the area of </w:t>
      </w:r>
      <w:r w:rsidR="009A279C" w:rsidRPr="00BA4562">
        <w:rPr>
          <w:b/>
          <w:bCs/>
          <w:i/>
          <w:iCs/>
        </w:rPr>
        <w:t>optimum</w:t>
      </w:r>
      <w:r w:rsidR="00117C0F" w:rsidRPr="00BA4562">
        <w:rPr>
          <w:b/>
          <w:bCs/>
          <w:i/>
          <w:iCs/>
        </w:rPr>
        <w:t>D</w:t>
      </w:r>
      <w:r w:rsidR="009A279C" w:rsidRPr="00BA4562">
        <w:rPr>
          <w:b/>
          <w:bCs/>
          <w:i/>
          <w:iCs/>
        </w:rPr>
        <w:t>isplay</w:t>
      </w:r>
      <w:r w:rsidR="00117C0F" w:rsidRPr="00BA4562">
        <w:rPr>
          <w:b/>
          <w:bCs/>
          <w:i/>
          <w:iCs/>
        </w:rPr>
        <w:t>S</w:t>
      </w:r>
      <w:r w:rsidR="009A279C" w:rsidRPr="00BA4562">
        <w:rPr>
          <w:b/>
          <w:bCs/>
          <w:i/>
          <w:iCs/>
        </w:rPr>
        <w:t>cale</w:t>
      </w:r>
      <w:r w:rsidR="009A279C" w:rsidRPr="00BA4562" w:rsidDel="009A279C">
        <w:rPr>
          <w:b/>
          <w:bCs/>
        </w:rPr>
        <w:t xml:space="preserve"> </w:t>
      </w:r>
      <w:r w:rsidRPr="00BA4562">
        <w:rPr>
          <w:b/>
          <w:bCs/>
        </w:rPr>
        <w:t>1</w:t>
      </w:r>
      <w:ins w:id="1021" w:author="jonathan pritchard" w:date="2024-10-14T02:27:00Z" w16du:dateUtc="2024-10-14T01:27:00Z">
        <w:r w:rsidR="00513917" w:rsidRPr="00BA4562">
          <w:rPr>
            <w:b/>
            <w:bCs/>
          </w:rPr>
          <w:t>:</w:t>
        </w:r>
      </w:ins>
      <w:del w:id="1022" w:author="jonathan pritchard" w:date="2024-10-14T02:27:00Z" w16du:dateUtc="2024-10-14T01:27:00Z">
        <w:r w:rsidRPr="00BA4562" w:rsidDel="00513917">
          <w:rPr>
            <w:b/>
            <w:bCs/>
          </w:rPr>
          <w:delText>/</w:delText>
        </w:r>
      </w:del>
      <w:r w:rsidRPr="00BA4562">
        <w:rPr>
          <w:b/>
          <w:bCs/>
        </w:rPr>
        <w:t>12,500 would have an overscale indication of X 3.6 but would have no OVERSC01</w:t>
      </w:r>
      <w:r w:rsidR="00214FE6" w:rsidRPr="00BA4562">
        <w:rPr>
          <w:b/>
          <w:bCs/>
        </w:rPr>
        <w:t xml:space="preserve"> area fill</w:t>
      </w:r>
      <w:r w:rsidRPr="00BA4562">
        <w:rPr>
          <w:b/>
          <w:bCs/>
        </w:rPr>
        <w:t>.</w:t>
      </w:r>
      <w:commentRangeEnd w:id="1017"/>
      <w:r w:rsidR="000A639D" w:rsidRPr="00BA4562">
        <w:rPr>
          <w:rStyle w:val="CommentReference"/>
          <w:b/>
          <w:bCs/>
        </w:rPr>
        <w:commentReference w:id="1017"/>
      </w:r>
      <w:commentRangeEnd w:id="1018"/>
      <w:r w:rsidR="00A36BF3" w:rsidRPr="00BA4562">
        <w:rPr>
          <w:rStyle w:val="CommentReference"/>
          <w:b/>
          <w:bCs/>
        </w:rPr>
        <w:commentReference w:id="1018"/>
      </w:r>
    </w:p>
    <w:p w14:paraId="72BD321A" w14:textId="2C827F5A" w:rsidR="002A10D2" w:rsidRPr="00450770" w:rsidRDefault="002A10D2" w:rsidP="00C8687E">
      <w:pPr>
        <w:pStyle w:val="Heading3"/>
      </w:pPr>
      <w:bookmarkStart w:id="1023" w:name="_Ref49483424"/>
      <w:bookmarkStart w:id="1024" w:name="_Toc178869308"/>
      <w:commentRangeStart w:id="1025"/>
      <w:commentRangeStart w:id="1026"/>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1023"/>
      <w:commentRangeEnd w:id="1025"/>
      <w:r w:rsidR="0039600D">
        <w:rPr>
          <w:rStyle w:val="CommentReference"/>
          <w:b w:val="0"/>
          <w:bCs w:val="0"/>
        </w:rPr>
        <w:commentReference w:id="1025"/>
      </w:r>
      <w:bookmarkEnd w:id="1024"/>
      <w:commentRangeEnd w:id="1026"/>
      <w:r w:rsidR="002C3AE5">
        <w:rPr>
          <w:rStyle w:val="CommentReference"/>
          <w:b w:val="0"/>
          <w:bCs w:val="0"/>
        </w:rPr>
        <w:commentReference w:id="1026"/>
      </w:r>
    </w:p>
    <w:p w14:paraId="5F37F44C" w14:textId="6BF648FA" w:rsidR="002A10D2" w:rsidDel="00A36BF3" w:rsidRDefault="002A10D2" w:rsidP="00AA1762">
      <w:pPr>
        <w:spacing w:after="120" w:line="240" w:lineRule="auto"/>
        <w:jc w:val="both"/>
        <w:rPr>
          <w:del w:id="1027" w:author="jonathan pritchard" w:date="2024-10-14T02:31:00Z" w16du:dateUtc="2024-10-14T01:31:00Z"/>
        </w:rPr>
      </w:pPr>
      <w:commentRangeStart w:id="1028"/>
      <w:commentRangeStart w:id="1029"/>
      <w:r w:rsidRPr="002C3AE5">
        <w:rPr>
          <w:highlight w:val="yellow"/>
        </w:rPr>
        <w:t>As the mariner</w:t>
      </w:r>
      <w:r w:rsidR="00FD24F2" w:rsidRPr="002C3AE5">
        <w:rPr>
          <w:highlight w:val="yellow"/>
        </w:rPr>
        <w:t>’</w:t>
      </w:r>
      <w:r w:rsidRPr="002C3AE5">
        <w:rPr>
          <w:highlight w:val="yellow"/>
        </w:rPr>
        <w:t xml:space="preserve">s display window moves and begins to cover an ENC that is of a larger </w:t>
      </w:r>
      <w:r w:rsidR="009A279C" w:rsidRPr="002C3AE5">
        <w:rPr>
          <w:i/>
          <w:iCs/>
          <w:highlight w:val="yellow"/>
        </w:rPr>
        <w:t>optimumDisplayScale</w:t>
      </w:r>
      <w:r w:rsidRPr="002C3AE5">
        <w:rPr>
          <w:highlight w:val="yellow"/>
        </w:rPr>
        <w:t>, the ECDIS must indicate</w:t>
      </w:r>
      <w:ins w:id="1030" w:author="jonathan pritchard" w:date="2024-10-14T02:30:00Z" w16du:dateUtc="2024-10-14T01:30:00Z">
        <w:r w:rsidR="00A36BF3" w:rsidRPr="002C3AE5">
          <w:rPr>
            <w:highlight w:val="yellow"/>
          </w:rPr>
          <w:t xml:space="preserve"> when the ship’s position enters the larger scale ENC, as required </w:t>
        </w:r>
      </w:ins>
      <w:ins w:id="1031" w:author="jonathan pritchard" w:date="2024-10-14T02:31:00Z" w16du:dateUtc="2024-10-14T01:31:00Z">
        <w:r w:rsidR="00A36BF3" w:rsidRPr="002C3AE5">
          <w:rPr>
            <w:highlight w:val="yellow"/>
          </w:rPr>
          <w:t>by MSC.530(106) 6.1.2.</w:t>
        </w:r>
      </w:ins>
      <w:del w:id="1032" w:author="jonathan pritchard" w:date="2024-10-14T02:31:00Z" w16du:dateUtc="2024-10-14T01:31:00Z">
        <w:r w:rsidRPr="002C3AE5" w:rsidDel="00A36BF3">
          <w:rPr>
            <w:highlight w:val="yellow"/>
          </w:rPr>
          <w:delText xml:space="preserve"> that larger scale data will shortly become available, as required by IMO P</w:delText>
        </w:r>
        <w:r w:rsidR="00D42A93" w:rsidRPr="002C3AE5" w:rsidDel="00A36BF3">
          <w:rPr>
            <w:highlight w:val="yellow"/>
          </w:rPr>
          <w:delText>erformance Standards</w:delText>
        </w:r>
        <w:r w:rsidRPr="002C3AE5" w:rsidDel="00A36BF3">
          <w:rPr>
            <w:highlight w:val="yellow"/>
          </w:rPr>
          <w:delText>.</w:delText>
        </w:r>
        <w:commentRangeEnd w:id="1028"/>
        <w:r w:rsidR="000A639D" w:rsidRPr="002C3AE5" w:rsidDel="00A36BF3">
          <w:rPr>
            <w:rStyle w:val="CommentReference"/>
            <w:highlight w:val="yellow"/>
          </w:rPr>
          <w:commentReference w:id="1028"/>
        </w:r>
      </w:del>
      <w:commentRangeEnd w:id="1029"/>
      <w:r w:rsidR="00A36BF3" w:rsidRPr="002C3AE5">
        <w:rPr>
          <w:rStyle w:val="CommentReference"/>
          <w:highlight w:val="yellow"/>
        </w:rPr>
        <w:commentReference w:id="1029"/>
      </w:r>
    </w:p>
    <w:p w14:paraId="5AFF2DFD" w14:textId="77777777" w:rsidR="00A36BF3" w:rsidRPr="00450770" w:rsidRDefault="00A36BF3" w:rsidP="00AA1762">
      <w:pPr>
        <w:spacing w:after="120" w:line="240" w:lineRule="auto"/>
        <w:jc w:val="both"/>
        <w:rPr>
          <w:ins w:id="1033" w:author="jonathan pritchard" w:date="2024-10-14T02:31:00Z" w16du:dateUtc="2024-10-14T01:31:00Z"/>
        </w:rPr>
      </w:pP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C8687E">
      <w:pPr>
        <w:pStyle w:val="Heading2"/>
      </w:pPr>
      <w:bookmarkStart w:id="1034" w:name="_Ref49376543"/>
      <w:bookmarkStart w:id="1035" w:name="_Toc178869309"/>
      <w:r w:rsidRPr="00450770">
        <w:t>Graphical indexes</w:t>
      </w:r>
      <w:bookmarkEnd w:id="1034"/>
      <w:bookmarkEnd w:id="1035"/>
    </w:p>
    <w:p w14:paraId="704627B5" w14:textId="1C88F51F" w:rsidR="00910895" w:rsidRPr="00450770" w:rsidRDefault="002A10D2" w:rsidP="00C8687E">
      <w:pPr>
        <w:pStyle w:val="Heading3"/>
      </w:pPr>
      <w:bookmarkStart w:id="1036" w:name="_Ref45727559"/>
      <w:bookmarkStart w:id="1037" w:name="_Toc178869310"/>
      <w:commentRangeStart w:id="1038"/>
      <w:commentRangeStart w:id="1039"/>
      <w:commentRangeStart w:id="1040"/>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1036"/>
      <w:commentRangeEnd w:id="1038"/>
      <w:r w:rsidR="0039600D">
        <w:rPr>
          <w:rStyle w:val="CommentReference"/>
          <w:b w:val="0"/>
          <w:bCs w:val="0"/>
        </w:rPr>
        <w:commentReference w:id="1038"/>
      </w:r>
      <w:bookmarkEnd w:id="1037"/>
      <w:commentRangeEnd w:id="1039"/>
      <w:r w:rsidR="00A36BF3">
        <w:rPr>
          <w:rStyle w:val="CommentReference"/>
          <w:b w:val="0"/>
          <w:bCs w:val="0"/>
        </w:rPr>
        <w:commentReference w:id="1039"/>
      </w:r>
      <w:commentRangeEnd w:id="1040"/>
      <w:r w:rsidR="00A36BF3">
        <w:rPr>
          <w:rStyle w:val="CommentReference"/>
          <w:b w:val="0"/>
          <w:bCs w:val="0"/>
        </w:rPr>
        <w:commentReference w:id="1040"/>
      </w:r>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Pr="00B77A92"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58B07EC9" w14:textId="3E6F071E" w:rsidR="00A36BF3" w:rsidRDefault="00A4022E" w:rsidP="00A36BF3">
      <w:pPr>
        <w:pStyle w:val="ListParagraph"/>
        <w:numPr>
          <w:ilvl w:val="0"/>
          <w:numId w:val="157"/>
        </w:numPr>
        <w:spacing w:after="120" w:line="240" w:lineRule="auto"/>
        <w:jc w:val="both"/>
        <w:rPr>
          <w:ins w:id="1041" w:author="jonathan pritchard" w:date="2024-10-14T02:36:00Z" w16du:dateUtc="2024-10-14T01:36:00Z"/>
        </w:rPr>
      </w:pPr>
      <w:ins w:id="1042" w:author="jonathan pritchard" w:date="2024-10-14T03:27:00Z" w16du:dateUtc="2024-10-14T02:27:00Z">
        <w:r>
          <w:fldChar w:fldCharType="begin"/>
        </w:r>
        <w:r>
          <w:instrText xml:space="preserve"> REF _Ref179768848 \r \h </w:instrText>
        </w:r>
      </w:ins>
      <w:r>
        <w:fldChar w:fldCharType="separate"/>
      </w:r>
      <w:r w:rsidR="000553AC">
        <w:t>C-12.1.1</w:t>
      </w:r>
      <w:ins w:id="1043" w:author="jonathan pritchard" w:date="2024-10-14T03:27:00Z" w16du:dateUtc="2024-10-14T02:27:00Z">
        <w:r>
          <w:fldChar w:fldCharType="end"/>
        </w:r>
      </w:ins>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77777777" w:rsidR="00A36BF3" w:rsidRDefault="00A2747F" w:rsidP="00A36BF3">
      <w:pPr>
        <w:pStyle w:val="ListParagraph"/>
        <w:numPr>
          <w:ilvl w:val="0"/>
          <w:numId w:val="157"/>
        </w:numPr>
        <w:spacing w:after="120" w:line="240" w:lineRule="auto"/>
        <w:jc w:val="both"/>
        <w:rPr>
          <w:ins w:id="1044" w:author="jonathan pritchard" w:date="2024-10-14T02:36:00Z" w16du:dateUtc="2024-10-14T01:36:00Z"/>
        </w:rPr>
      </w:pPr>
      <w:del w:id="1045" w:author="jonathan pritchard" w:date="2024-10-14T02:36:00Z" w16du:dateUtc="2024-10-14T01:36:00Z">
        <w:r w:rsidRPr="00B77A92" w:rsidDel="00A36BF3">
          <w:delText xml:space="preserve">, </w:delText>
        </w:r>
      </w:del>
      <w:ins w:id="1046" w:author="jonathan pritchard" w:date="2024-10-14T02:36:00Z" w16du:dateUtc="2024-10-14T01:36:00Z">
        <w:r w:rsidR="00A36BF3">
          <w:t>I</w:t>
        </w:r>
      </w:ins>
      <w:del w:id="1047" w:author="jonathan pritchard" w:date="2024-10-14T02:36:00Z" w16du:dateUtc="2024-10-14T01:36:00Z">
        <w:r w:rsidR="00D66CA5" w:rsidRPr="00B77A92" w:rsidDel="00A36BF3">
          <w:delText>i</w:delText>
        </w:r>
      </w:del>
      <w:r w:rsidR="00D66CA5" w:rsidRPr="00B77A92">
        <w:t xml:space="preserve">nstalled </w:t>
      </w:r>
      <w:r w:rsidR="00C46349" w:rsidRPr="00450770">
        <w:t xml:space="preserve">S-128 </w:t>
      </w:r>
      <w:r w:rsidR="00D66CA5" w:rsidRPr="00450770">
        <w:t>datasets</w:t>
      </w:r>
      <w:del w:id="1048" w:author="jonathan pritchard" w:date="2024-10-14T02:36:00Z" w16du:dateUtc="2024-10-14T01:36:00Z">
        <w:r w:rsidR="00D66CA5" w:rsidRPr="00450770" w:rsidDel="00A36BF3">
          <w:delText xml:space="preserve"> </w:delText>
        </w:r>
        <w:r w:rsidRPr="00B77A92" w:rsidDel="00A36BF3">
          <w:delText xml:space="preserve">or compilations derived from such </w:delText>
        </w:r>
        <w:r w:rsidR="007B6A6F" w:rsidRPr="00B77A92" w:rsidDel="00A36BF3">
          <w:delText>E</w:delText>
        </w:r>
        <w:r w:rsidRPr="00B77A92" w:rsidDel="00A36BF3">
          <w:delText xml:space="preserve">xchange </w:delText>
        </w:r>
        <w:r w:rsidR="007B6A6F" w:rsidRPr="00B77A92" w:rsidDel="00A36BF3">
          <w:delText>C</w:delText>
        </w:r>
        <w:r w:rsidRPr="00B77A92" w:rsidDel="00A36BF3">
          <w:delText>atalogue files,</w:delText>
        </w:r>
      </w:del>
    </w:p>
    <w:p w14:paraId="4D22DF47" w14:textId="27F647DB" w:rsidR="00C46349" w:rsidRPr="00450770" w:rsidDel="00A36BF3" w:rsidRDefault="00A2747F" w:rsidP="00A36BF3">
      <w:pPr>
        <w:spacing w:after="120" w:line="240" w:lineRule="auto"/>
        <w:jc w:val="both"/>
        <w:rPr>
          <w:del w:id="1049" w:author="jonathan pritchard" w:date="2024-10-14T02:37:00Z" w16du:dateUtc="2024-10-14T01:37:00Z"/>
        </w:rPr>
      </w:pPr>
      <w:del w:id="1050" w:author="jonathan pritchard" w:date="2024-10-14T02:36:00Z" w16du:dateUtc="2024-10-14T01:36:00Z">
        <w:r w:rsidRPr="00B77A92" w:rsidDel="00A36BF3">
          <w:delText xml:space="preserve"> </w:delText>
        </w:r>
      </w:del>
      <w:ins w:id="1051" w:author="jonathan pritchard" w:date="2024-10-14T02:37:00Z" w16du:dateUtc="2024-10-14T01:37:00Z">
        <w:r w:rsidR="00A36BF3">
          <w:t>m</w:t>
        </w:r>
      </w:ins>
      <w:del w:id="1052" w:author="jonathan pritchard" w:date="2024-10-14T02:36:00Z" w16du:dateUtc="2024-10-14T01:36:00Z">
        <w:r w:rsidR="00AF6AD6" w:rsidRPr="00B77A92" w:rsidDel="00A36BF3">
          <w:delText>m</w:delText>
        </w:r>
      </w:del>
      <w:r w:rsidR="00AF6AD6" w:rsidRPr="00B77A92">
        <w:t>ay</w:t>
      </w:r>
      <w:del w:id="1053" w:author="jonathan pritchard" w:date="2024-10-14T02:37:00Z" w16du:dateUtc="2024-10-14T01:37:00Z">
        <w:r w:rsidR="00AF6AD6" w:rsidRPr="00B77A92" w:rsidDel="00A36BF3">
          <w:delText xml:space="preserve"> </w:delText>
        </w:r>
        <w:r w:rsidR="00D66CA5" w:rsidRPr="00450770" w:rsidDel="00A36BF3">
          <w:delText>also</w:delText>
        </w:r>
      </w:del>
      <w:r w:rsidR="00D66CA5" w:rsidRPr="00450770">
        <w:t xml:space="preserve"> </w:t>
      </w:r>
      <w:r w:rsidRPr="00B77A92">
        <w:t>be used</w:t>
      </w:r>
      <w:r w:rsidR="00F65057" w:rsidRPr="00B812CA">
        <w:t xml:space="preserve"> </w:t>
      </w:r>
      <w:ins w:id="1054" w:author="jonathan pritchard" w:date="2024-10-14T02:37:00Z" w16du:dateUtc="2024-10-14T01:37:00Z">
        <w:r w:rsidR="00A36BF3">
          <w:t xml:space="preserve">to generate ENC graphical index </w:t>
        </w:r>
      </w:ins>
      <w:r w:rsidR="00D66CA5" w:rsidRPr="00B812CA">
        <w:t xml:space="preserve">as long as the graphical index </w:t>
      </w:r>
      <w:r w:rsidR="00F65057" w:rsidRPr="00B812CA">
        <w:t>distinguish</w:t>
      </w:r>
      <w:r w:rsidR="00D66CA5" w:rsidRPr="00B812CA">
        <w:t>es them</w:t>
      </w:r>
      <w:r w:rsidR="00F65057" w:rsidRPr="00B812CA">
        <w:t xml:space="preserve"> from </w:t>
      </w:r>
      <w:ins w:id="1055" w:author="jonathan pritchard" w:date="2024-10-14T02:37:00Z" w16du:dateUtc="2024-10-14T01:37:00Z">
        <w:r w:rsidR="00A36BF3">
          <w:t xml:space="preserve">the </w:t>
        </w:r>
      </w:ins>
      <w:r w:rsidR="00F65057" w:rsidRPr="00B812CA">
        <w:t>data</w:t>
      </w:r>
      <w:r w:rsidR="00D66CA5" w:rsidRPr="00B812CA">
        <w:t>sets</w:t>
      </w:r>
      <w:r w:rsidR="00F65057" w:rsidRPr="00B812CA">
        <w:t xml:space="preserve"> installed on the system</w:t>
      </w:r>
      <w:r w:rsidR="00D66CA5" w:rsidRPr="00B812CA">
        <w:t>.</w:t>
      </w:r>
      <w:ins w:id="1056" w:author="jonathan pritchard" w:date="2024-10-14T02:37:00Z" w16du:dateUtc="2024-10-14T01:37:00Z">
        <w:r w:rsidR="00A36BF3">
          <w:t xml:space="preserve"> </w:t>
        </w:r>
      </w:ins>
    </w:p>
    <w:p w14:paraId="1D072915" w14:textId="1E563473" w:rsidR="003937A2" w:rsidRDefault="003937A2">
      <w:pPr>
        <w:spacing w:after="120" w:line="240" w:lineRule="auto"/>
        <w:jc w:val="both"/>
        <w:rPr>
          <w:ins w:id="1057" w:author="jonathan pritchard" w:date="2024-10-14T02:32:00Z" w16du:dateUtc="2024-10-14T01:32:00Z"/>
        </w:rPr>
        <w:pPrChange w:id="1058" w:author="jonathan pritchard" w:date="2024-10-14T02:37:00Z" w16du:dateUtc="2024-10-14T01:37:00Z">
          <w:pPr>
            <w:spacing w:after="120" w:line="240" w:lineRule="auto"/>
          </w:pPr>
        </w:pPrChange>
      </w:pPr>
      <w:r w:rsidRPr="00450770">
        <w:t xml:space="preserve">The description of dataset extents in </w:t>
      </w:r>
      <w:ins w:id="1059" w:author="jonathan pritchard" w:date="2024-10-14T02:32:00Z" w16du:dateUtc="2024-10-14T01:32:00Z">
        <w:r w:rsidR="00A36BF3">
          <w:t xml:space="preserve">S-101 </w:t>
        </w:r>
      </w:ins>
      <w:r w:rsidRPr="00450770">
        <w:t xml:space="preserve">ENC discovery metadata in exchange catalogue files uses a fixed format, described in Appendix </w:t>
      </w:r>
      <w:r w:rsidR="00EC17AE" w:rsidRPr="00450770">
        <w:rPr>
          <w:highlight w:val="yellow"/>
        </w:rPr>
        <w:t>C-8</w:t>
      </w:r>
      <w:r w:rsidRPr="00450770">
        <w:rPr>
          <w:highlight w:val="yellow"/>
        </w:rPr>
        <w:t>.</w:t>
      </w:r>
    </w:p>
    <w:p w14:paraId="7B7C4C8E" w14:textId="6394BF5B" w:rsidR="00A36BF3" w:rsidRPr="00450770" w:rsidRDefault="00A36BF3">
      <w:pPr>
        <w:spacing w:after="120" w:line="240" w:lineRule="auto"/>
      </w:pPr>
      <w:ins w:id="1060" w:author="jonathan pritchard" w:date="2024-10-14T02:32:00Z" w16du:dateUtc="2024-10-14T01:32:00Z">
        <w:r w:rsidRPr="00A36BF3">
          <w:rPr>
            <w:highlight w:val="yellow"/>
            <w:rPrChange w:id="1061" w:author="jonathan pritchard" w:date="2024-10-14T02:33:00Z" w16du:dateUtc="2024-10-14T01:33:00Z">
              <w:rPr/>
            </w:rPrChange>
          </w:rPr>
          <w:t>It must be possible to ind</w:t>
        </w:r>
      </w:ins>
      <w:ins w:id="1062" w:author="jonathan pritchard" w:date="2024-10-14T02:33:00Z" w16du:dateUtc="2024-10-14T01:33:00Z">
        <w:r w:rsidRPr="00A36BF3">
          <w:rPr>
            <w:highlight w:val="yellow"/>
            <w:rPrChange w:id="1063" w:author="jonathan pritchard" w:date="2024-10-14T02:33:00Z" w16du:dateUtc="2024-10-14T01:33:00Z">
              <w:rPr/>
            </w:rPrChange>
          </w:rPr>
          <w:t>ividually select the display of installed S-57 and S-101 ENCs in the graphical index. The display of each data product must be differentiated.</w:t>
        </w:r>
      </w:ins>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rPr>
          <w:ins w:id="1064" w:author="jonathan pritchard" w:date="2024-10-14T03:21:00Z" w16du:dateUtc="2024-10-14T02:21:00Z"/>
        </w:rPr>
      </w:pPr>
      <w:bookmarkStart w:id="1065" w:name="_Ref45727563"/>
      <w:bookmarkStart w:id="1066" w:name="_Toc178869311"/>
      <w:commentRangeStart w:id="1067"/>
      <w:commentRangeStart w:id="1068"/>
      <w:commentRangeStart w:id="1069"/>
      <w:r w:rsidRPr="00450770">
        <w:t>Graphical indexes of other S-100 products</w:t>
      </w:r>
      <w:bookmarkEnd w:id="1065"/>
      <w:commentRangeEnd w:id="1067"/>
      <w:r w:rsidR="0039600D">
        <w:rPr>
          <w:rStyle w:val="CommentReference"/>
          <w:b w:val="0"/>
          <w:bCs w:val="0"/>
        </w:rPr>
        <w:commentReference w:id="1067"/>
      </w:r>
      <w:bookmarkEnd w:id="1066"/>
      <w:commentRangeEnd w:id="1068"/>
      <w:r w:rsidR="00A4022E">
        <w:rPr>
          <w:rStyle w:val="CommentReference"/>
          <w:b w:val="0"/>
          <w:bCs w:val="0"/>
        </w:rPr>
        <w:commentReference w:id="1068"/>
      </w:r>
      <w:commentRangeEnd w:id="1069"/>
      <w:r w:rsidR="00A4022E">
        <w:rPr>
          <w:rStyle w:val="CommentReference"/>
          <w:b w:val="0"/>
          <w:bCs w:val="0"/>
        </w:rPr>
        <w:commentReference w:id="1069"/>
      </w:r>
    </w:p>
    <w:p w14:paraId="6F2EBA4D" w14:textId="38F5707A" w:rsidR="00A4022E" w:rsidRPr="00A4022E" w:rsidDel="00A4022E" w:rsidRDefault="00A4022E">
      <w:pPr>
        <w:rPr>
          <w:del w:id="1070" w:author="jonathan pritchard" w:date="2024-10-14T03:22:00Z" w16du:dateUtc="2024-10-14T02:22:00Z"/>
          <w:highlight w:val="yellow"/>
          <w:rPrChange w:id="1071" w:author="jonathan pritchard" w:date="2024-10-14T03:23:00Z" w16du:dateUtc="2024-10-14T02:23:00Z">
            <w:rPr>
              <w:del w:id="1072" w:author="jonathan pritchard" w:date="2024-10-14T03:22:00Z" w16du:dateUtc="2024-10-14T02:22:00Z"/>
            </w:rPr>
          </w:rPrChange>
        </w:rPr>
        <w:pPrChange w:id="1073" w:author="jonathan pritchard" w:date="2024-10-14T03:21:00Z" w16du:dateUtc="2024-10-14T02:21:00Z">
          <w:pPr>
            <w:pStyle w:val="Heading3"/>
          </w:pPr>
        </w:pPrChange>
      </w:pPr>
      <w:ins w:id="1074" w:author="jonathan pritchard" w:date="2024-10-14T03:21:00Z" w16du:dateUtc="2024-10-14T02:21:00Z">
        <w:r w:rsidRPr="00A4022E">
          <w:rPr>
            <w:highlight w:val="yellow"/>
            <w:rPrChange w:id="1075" w:author="jonathan pritchard" w:date="2024-10-14T03:23:00Z" w16du:dateUtc="2024-10-14T02:23:00Z">
              <w:rPr>
                <w:b w:val="0"/>
                <w:bCs w:val="0"/>
              </w:rPr>
            </w:rPrChange>
          </w:rPr>
          <w:t>The ECDIS must additionally implement a capability for d</w:t>
        </w:r>
      </w:ins>
      <w:ins w:id="1076" w:author="jonathan pritchard" w:date="2024-10-14T03:22:00Z" w16du:dateUtc="2024-10-14T02:22:00Z">
        <w:r w:rsidRPr="00A4022E">
          <w:rPr>
            <w:highlight w:val="yellow"/>
            <w:rPrChange w:id="1077" w:author="jonathan pritchard" w:date="2024-10-14T03:23:00Z" w16du:dateUtc="2024-10-14T02:23:00Z">
              <w:rPr>
                <w:b w:val="0"/>
                <w:bCs w:val="0"/>
              </w:rPr>
            </w:rPrChange>
          </w:rPr>
          <w:t xml:space="preserve">isplaying graphical indexes of S-102 and S-104 data products, and </w:t>
        </w:r>
      </w:ins>
    </w:p>
    <w:p w14:paraId="68FD5F3A" w14:textId="4C82E21E" w:rsidR="00377E3F" w:rsidRPr="00450770" w:rsidRDefault="00AF63FF">
      <w:pPr>
        <w:rPr>
          <w:strike/>
        </w:rPr>
        <w:pPrChange w:id="1078" w:author="jonathan pritchard" w:date="2024-10-14T03:22:00Z" w16du:dateUtc="2024-10-14T02:22:00Z">
          <w:pPr>
            <w:spacing w:after="120" w:line="240" w:lineRule="auto"/>
            <w:jc w:val="both"/>
          </w:pPr>
        </w:pPrChange>
      </w:pPr>
      <w:commentRangeStart w:id="1079"/>
      <w:del w:id="1080" w:author="jonathan pritchard" w:date="2024-10-14T03:22:00Z" w16du:dateUtc="2024-10-14T02:22:00Z">
        <w:r w:rsidRPr="00A4022E" w:rsidDel="00A4022E">
          <w:rPr>
            <w:highlight w:val="yellow"/>
            <w:rPrChange w:id="1081" w:author="jonathan pritchard" w:date="2024-10-14T03:23:00Z" w16du:dateUtc="2024-10-14T02:23:00Z">
              <w:rPr/>
            </w:rPrChange>
          </w:rPr>
          <w:delText xml:space="preserve">The system </w:delText>
        </w:r>
      </w:del>
      <w:r w:rsidRPr="00A4022E">
        <w:rPr>
          <w:highlight w:val="yellow"/>
          <w:rPrChange w:id="1082" w:author="jonathan pritchard" w:date="2024-10-14T03:23:00Z" w16du:dateUtc="2024-10-14T02:23:00Z">
            <w:rPr/>
          </w:rPrChange>
        </w:rPr>
        <w:t>may implement a</w:t>
      </w:r>
      <w:del w:id="1083" w:author="jonathan pritchard" w:date="2024-10-14T03:22:00Z" w16du:dateUtc="2024-10-14T02:22:00Z">
        <w:r w:rsidRPr="00A4022E" w:rsidDel="00A4022E">
          <w:rPr>
            <w:highlight w:val="yellow"/>
            <w:rPrChange w:id="1084" w:author="jonathan pritchard" w:date="2024-10-14T03:23:00Z" w16du:dateUtc="2024-10-14T02:23:00Z">
              <w:rPr/>
            </w:rPrChange>
          </w:rPr>
          <w:delText xml:space="preserve"> capability for displaying</w:delText>
        </w:r>
      </w:del>
      <w:r w:rsidRPr="00A4022E">
        <w:rPr>
          <w:highlight w:val="yellow"/>
          <w:rPrChange w:id="1085" w:author="jonathan pritchard" w:date="2024-10-14T03:23:00Z" w16du:dateUtc="2024-10-14T02:23:00Z">
            <w:rPr/>
          </w:rPrChange>
        </w:rPr>
        <w:t xml:space="preserve"> graphical index</w:t>
      </w:r>
      <w:del w:id="1086" w:author="jonathan pritchard" w:date="2024-10-14T03:22:00Z" w16du:dateUtc="2024-10-14T02:22:00Z">
        <w:r w:rsidRPr="00A4022E" w:rsidDel="00A4022E">
          <w:rPr>
            <w:highlight w:val="yellow"/>
            <w:rPrChange w:id="1087" w:author="jonathan pritchard" w:date="2024-10-14T03:23:00Z" w16du:dateUtc="2024-10-14T02:23:00Z">
              <w:rPr/>
            </w:rPrChange>
          </w:rPr>
          <w:delText>es</w:delText>
        </w:r>
      </w:del>
      <w:r w:rsidRPr="00A4022E">
        <w:rPr>
          <w:highlight w:val="yellow"/>
          <w:rPrChange w:id="1088" w:author="jonathan pritchard" w:date="2024-10-14T03:23:00Z" w16du:dateUtc="2024-10-14T02:23:00Z">
            <w:rPr/>
          </w:rPrChange>
        </w:rPr>
        <w:t xml:space="preserve"> of </w:t>
      </w:r>
      <w:ins w:id="1089" w:author="jonathan pritchard" w:date="2024-10-14T03:22:00Z" w16du:dateUtc="2024-10-14T02:22:00Z">
        <w:r w:rsidR="00A4022E" w:rsidRPr="00A4022E">
          <w:rPr>
            <w:highlight w:val="yellow"/>
            <w:rPrChange w:id="1090" w:author="jonathan pritchard" w:date="2024-10-14T03:23:00Z" w16du:dateUtc="2024-10-14T02:23:00Z">
              <w:rPr/>
            </w:rPrChange>
          </w:rPr>
          <w:t xml:space="preserve">other </w:t>
        </w:r>
      </w:ins>
      <w:r w:rsidRPr="00A4022E">
        <w:rPr>
          <w:highlight w:val="yellow"/>
          <w:rPrChange w:id="1091" w:author="jonathan pritchard" w:date="2024-10-14T03:23:00Z" w16du:dateUtc="2024-10-14T02:23:00Z">
            <w:rPr/>
          </w:rPrChange>
        </w:rPr>
        <w:t>non-ENC data products</w:t>
      </w:r>
      <w:commentRangeEnd w:id="1079"/>
      <w:r w:rsidR="000A639D" w:rsidRPr="00A4022E">
        <w:rPr>
          <w:rStyle w:val="CommentReference"/>
          <w:highlight w:val="yellow"/>
          <w:rPrChange w:id="1092" w:author="jonathan pritchard" w:date="2024-10-14T03:23:00Z" w16du:dateUtc="2024-10-14T02:23:00Z">
            <w:rPr>
              <w:rStyle w:val="CommentReference"/>
            </w:rPr>
          </w:rPrChange>
        </w:rPr>
        <w:commentReference w:id="1079"/>
      </w:r>
    </w:p>
    <w:p w14:paraId="12298C92" w14:textId="0F9C3BAF" w:rsidR="00A4022E" w:rsidRDefault="00377E3F" w:rsidP="007B6A6F">
      <w:pPr>
        <w:spacing w:after="120" w:line="240" w:lineRule="auto"/>
        <w:jc w:val="both"/>
        <w:rPr>
          <w:ins w:id="1093" w:author="jonathan pritchard" w:date="2024-10-14T03:23:00Z" w16du:dateUtc="2024-10-14T02:23:00Z"/>
        </w:rPr>
      </w:pPr>
      <w:r w:rsidRPr="00A4022E">
        <w:rPr>
          <w:highlight w:val="yellow"/>
          <w:rPrChange w:id="1094" w:author="jonathan pritchard" w:date="2024-10-14T03:24:00Z" w16du:dateUtc="2024-10-14T02:24:00Z">
            <w:rPr/>
          </w:rPrChange>
        </w:rPr>
        <w:t>If the system displays graphical indexes for different products simultaneously</w:t>
      </w:r>
      <w:ins w:id="1095" w:author="jonathan pritchard" w:date="2024-10-14T03:23:00Z" w16du:dateUtc="2024-10-14T02:23:00Z">
        <w:r w:rsidR="00A4022E" w:rsidRPr="00A4022E">
          <w:rPr>
            <w:highlight w:val="yellow"/>
            <w:rPrChange w:id="1096" w:author="jonathan pritchard" w:date="2024-10-14T03:24:00Z" w16du:dateUtc="2024-10-14T02:24:00Z">
              <w:rPr/>
            </w:rPrChange>
          </w:rPr>
          <w:t xml:space="preserve"> it must be possible to individually select the display of each supported data product. T</w:t>
        </w:r>
      </w:ins>
      <w:ins w:id="1097" w:author="jonathan pritchard" w:date="2024-10-14T03:24:00Z" w16du:dateUtc="2024-10-14T02:24:00Z">
        <w:r w:rsidR="00A4022E" w:rsidRPr="00A4022E">
          <w:rPr>
            <w:highlight w:val="yellow"/>
            <w:rPrChange w:id="1098" w:author="jonathan pritchard" w:date="2024-10-14T03:24:00Z" w16du:dateUtc="2024-10-14T02:24:00Z">
              <w:rPr/>
            </w:rPrChange>
          </w:rPr>
          <w:t>he display of each supported dat product shall be graphically differentiated.</w:t>
        </w:r>
      </w:ins>
      <w:del w:id="1099" w:author="jonathan pritchard" w:date="2024-10-14T03:23:00Z" w16du:dateUtc="2024-10-14T02:23:00Z">
        <w:r w:rsidRPr="00A4022E" w:rsidDel="00A4022E">
          <w:rPr>
            <w:highlight w:val="yellow"/>
            <w:rPrChange w:id="1100" w:author="jonathan pritchard" w:date="2024-10-14T03:24:00Z" w16du:dateUtc="2024-10-14T02:24:00Z">
              <w:rPr/>
            </w:rPrChange>
          </w:rPr>
          <w:delText>,</w:delText>
        </w:r>
      </w:del>
    </w:p>
    <w:p w14:paraId="1196DA07" w14:textId="4BAFC90A" w:rsidR="00377E3F" w:rsidRPr="00B77A92" w:rsidDel="00A4022E" w:rsidRDefault="00377E3F" w:rsidP="007B6A6F">
      <w:pPr>
        <w:spacing w:after="120" w:line="240" w:lineRule="auto"/>
        <w:jc w:val="both"/>
        <w:rPr>
          <w:del w:id="1101" w:author="jonathan pritchard" w:date="2024-10-14T03:24:00Z" w16du:dateUtc="2024-10-14T02:24:00Z"/>
        </w:rPr>
      </w:pPr>
      <w:del w:id="1102" w:author="jonathan pritchard" w:date="2024-10-14T03:24:00Z" w16du:dateUtc="2024-10-14T02:24:00Z">
        <w:r w:rsidRPr="00B77A92" w:rsidDel="00A4022E">
          <w:delText xml:space="preserve"> the indexes should be distinguishable. For example, dataset extent boundaries in the graphical index may be designed so that the dataset boundaries for one product do not hide the dataset</w:delText>
        </w:r>
        <w:r w:rsidR="007B6A6F" w:rsidRPr="00B77A92" w:rsidDel="00A4022E">
          <w:delText xml:space="preserve"> extents of another product; or</w:delText>
        </w:r>
        <w:r w:rsidRPr="00B77A92" w:rsidDel="00A4022E">
          <w:delText xml:space="preserve"> the system may provide a means of emphasizing the extents for a product selected by the mariner.</w:delText>
        </w:r>
      </w:del>
    </w:p>
    <w:p w14:paraId="22856E97" w14:textId="6B27E20D" w:rsidR="00910006" w:rsidRPr="00B77A92" w:rsidRDefault="00910006" w:rsidP="00226D98">
      <w:pPr>
        <w:pStyle w:val="Heading2"/>
      </w:pPr>
      <w:bookmarkStart w:id="1103" w:name="_Toc175130216"/>
      <w:bookmarkStart w:id="1104" w:name="_Toc175130217"/>
      <w:bookmarkStart w:id="1105" w:name="_Toc178869312"/>
      <w:bookmarkEnd w:id="1103"/>
      <w:bookmarkEnd w:id="1104"/>
      <w:r w:rsidRPr="00B77A92">
        <w:t>Limits of data</w:t>
      </w:r>
      <w:bookmarkEnd w:id="1105"/>
    </w:p>
    <w:p w14:paraId="1971E9CE" w14:textId="0B2AE818" w:rsidR="00115385" w:rsidRPr="00450770" w:rsidRDefault="007B18E6" w:rsidP="00115385">
      <w:pPr>
        <w:pStyle w:val="Heading3"/>
      </w:pPr>
      <w:bookmarkStart w:id="1106" w:name="_Ref45730411"/>
      <w:bookmarkStart w:id="1107" w:name="_Toc178869313"/>
      <w:r w:rsidRPr="00450770">
        <w:t xml:space="preserve">ENC </w:t>
      </w:r>
      <w:r w:rsidR="00115385" w:rsidRPr="00450770">
        <w:t>No data areas</w:t>
      </w:r>
      <w:bookmarkEnd w:id="1106"/>
      <w:bookmarkEnd w:id="1107"/>
    </w:p>
    <w:p w14:paraId="7C79065A" w14:textId="2BD46F45" w:rsidR="006577E0" w:rsidRPr="00450770" w:rsidRDefault="006577E0" w:rsidP="00115385">
      <w:pPr>
        <w:spacing w:after="120" w:line="240" w:lineRule="auto"/>
        <w:jc w:val="both"/>
      </w:pPr>
      <w:r w:rsidRPr="00450770">
        <w:t xml:space="preserve">The ECDIS must fill any areas in which there is no installed ENC coverage using area pattern NODATA03, using colour token NODTA. These areas are defined as no data areas. </w:t>
      </w:r>
    </w:p>
    <w:p w14:paraId="5EE7E8E2" w14:textId="34BE0B8F" w:rsidR="00115385" w:rsidRPr="00450770" w:rsidRDefault="006577E0" w:rsidP="00115385">
      <w:pPr>
        <w:spacing w:after="120" w:line="240" w:lineRule="auto"/>
        <w:jc w:val="both"/>
      </w:pPr>
      <w:r w:rsidRPr="00FB5B93">
        <w:rPr>
          <w:highlight w:val="yellow"/>
          <w:rPrChange w:id="1108" w:author="jonathan pritchard" w:date="2024-10-14T04:31:00Z" w16du:dateUtc="2024-10-14T03:31:00Z">
            <w:rPr/>
          </w:rPrChange>
        </w:rPr>
        <w:t>The</w:t>
      </w:r>
      <w:r w:rsidR="00115385" w:rsidRPr="00FB5B93">
        <w:rPr>
          <w:highlight w:val="yellow"/>
          <w:rPrChange w:id="1109" w:author="jonathan pritchard" w:date="2024-10-14T04:31:00Z" w16du:dateUtc="2024-10-14T03:31:00Z">
            <w:rPr/>
          </w:rPrChange>
        </w:rPr>
        <w:t xml:space="preserve"> indication </w:t>
      </w:r>
      <w:commentRangeStart w:id="1110"/>
      <w:commentRangeStart w:id="1111"/>
      <w:commentRangeStart w:id="1112"/>
      <w:r w:rsidR="00115385" w:rsidRPr="00FB5B93">
        <w:rPr>
          <w:b/>
          <w:bCs/>
          <w:highlight w:val="yellow"/>
          <w:rPrChange w:id="1113" w:author="jonathan pritchard" w:date="2024-10-14T04:31:00Z" w16du:dateUtc="2024-10-14T03:31:00Z">
            <w:rPr>
              <w:b/>
              <w:bCs/>
            </w:rPr>
          </w:rPrChange>
        </w:rPr>
        <w:t>"</w:t>
      </w:r>
      <w:r w:rsidR="00115385" w:rsidRPr="00FB5B93">
        <w:rPr>
          <w:b/>
          <w:bCs/>
          <w:i/>
          <w:iCs/>
          <w:highlight w:val="yellow"/>
          <w:rPrChange w:id="1114" w:author="jonathan pritchard" w:date="2024-10-14T04:31:00Z" w16du:dateUtc="2024-10-14T03:31:00Z">
            <w:rPr>
              <w:b/>
              <w:bCs/>
              <w:i/>
              <w:iCs/>
            </w:rPr>
          </w:rPrChange>
        </w:rPr>
        <w:t xml:space="preserve">refer to </w:t>
      </w:r>
      <w:r w:rsidRPr="00FB5B93">
        <w:rPr>
          <w:b/>
          <w:bCs/>
          <w:i/>
          <w:iCs/>
          <w:highlight w:val="yellow"/>
          <w:rPrChange w:id="1115" w:author="jonathan pritchard" w:date="2024-10-14T04:31:00Z" w16du:dateUtc="2024-10-14T03:31:00Z">
            <w:rPr>
              <w:b/>
              <w:bCs/>
              <w:i/>
              <w:iCs/>
            </w:rPr>
          </w:rPrChange>
        </w:rPr>
        <w:t>an</w:t>
      </w:r>
      <w:r w:rsidR="001A3949" w:rsidRPr="00FB5B93">
        <w:rPr>
          <w:b/>
          <w:bCs/>
          <w:i/>
          <w:iCs/>
          <w:highlight w:val="yellow"/>
          <w:rPrChange w:id="1116" w:author="jonathan pritchard" w:date="2024-10-14T04:31:00Z" w16du:dateUtc="2024-10-14T03:31:00Z">
            <w:rPr>
              <w:b/>
              <w:bCs/>
              <w:i/>
              <w:iCs/>
            </w:rPr>
          </w:rPrChange>
        </w:rPr>
        <w:t xml:space="preserve"> (the)</w:t>
      </w:r>
      <w:r w:rsidR="00115385" w:rsidRPr="00FB5B93">
        <w:rPr>
          <w:b/>
          <w:bCs/>
          <w:i/>
          <w:iCs/>
          <w:highlight w:val="yellow"/>
          <w:rPrChange w:id="1117" w:author="jonathan pritchard" w:date="2024-10-14T04:31:00Z" w16du:dateUtc="2024-10-14T03:31:00Z">
            <w:rPr>
              <w:b/>
              <w:bCs/>
              <w:i/>
              <w:iCs/>
            </w:rPr>
          </w:rPrChange>
        </w:rPr>
        <w:t xml:space="preserve"> official chart</w:t>
      </w:r>
      <w:r w:rsidR="00115385" w:rsidRPr="00FB5B93">
        <w:rPr>
          <w:highlight w:val="yellow"/>
          <w:rPrChange w:id="1118" w:author="jonathan pritchard" w:date="2024-10-14T04:31:00Z" w16du:dateUtc="2024-10-14T03:31:00Z">
            <w:rPr/>
          </w:rPrChange>
        </w:rPr>
        <w:t xml:space="preserve">" </w:t>
      </w:r>
      <w:commentRangeEnd w:id="1110"/>
      <w:r w:rsidR="00194893" w:rsidRPr="00FB5B93">
        <w:rPr>
          <w:rStyle w:val="CommentReference"/>
          <w:highlight w:val="yellow"/>
          <w:lang w:val="en-GB"/>
          <w:rPrChange w:id="1119" w:author="jonathan pritchard" w:date="2024-10-14T04:31:00Z" w16du:dateUtc="2024-10-14T03:31:00Z">
            <w:rPr>
              <w:rStyle w:val="CommentReference"/>
              <w:lang w:val="en-GB"/>
            </w:rPr>
          </w:rPrChange>
        </w:rPr>
        <w:commentReference w:id="1110"/>
      </w:r>
      <w:commentRangeEnd w:id="1111"/>
      <w:r w:rsidR="001A3949" w:rsidRPr="00FB5B93">
        <w:rPr>
          <w:rStyle w:val="CommentReference"/>
          <w:highlight w:val="yellow"/>
          <w:lang w:val="en-GB"/>
          <w:rPrChange w:id="1120" w:author="jonathan pritchard" w:date="2024-10-14T04:31:00Z" w16du:dateUtc="2024-10-14T03:31:00Z">
            <w:rPr>
              <w:rStyle w:val="CommentReference"/>
              <w:lang w:val="en-GB"/>
            </w:rPr>
          </w:rPrChange>
        </w:rPr>
        <w:commentReference w:id="1111"/>
      </w:r>
      <w:commentRangeEnd w:id="1112"/>
      <w:r w:rsidR="00FB5B93" w:rsidRPr="00FB5B93">
        <w:rPr>
          <w:rStyle w:val="CommentReference"/>
          <w:highlight w:val="yellow"/>
          <w:rPrChange w:id="1121" w:author="jonathan pritchard" w:date="2024-10-14T04:31:00Z" w16du:dateUtc="2024-10-14T03:31:00Z">
            <w:rPr>
              <w:rStyle w:val="CommentReference"/>
            </w:rPr>
          </w:rPrChange>
        </w:rPr>
        <w:commentReference w:id="1112"/>
      </w:r>
      <w:r w:rsidRPr="00FB5B93">
        <w:rPr>
          <w:highlight w:val="yellow"/>
          <w:rPrChange w:id="1122" w:author="jonathan pritchard" w:date="2024-10-14T04:31:00Z" w16du:dateUtc="2024-10-14T03:31:00Z">
            <w:rPr/>
          </w:rPrChange>
        </w:rPr>
        <w:t>must be shown</w:t>
      </w:r>
      <w:r w:rsidR="00115385" w:rsidRPr="00FB5B93">
        <w:rPr>
          <w:highlight w:val="yellow"/>
          <w:rPrChange w:id="1123" w:author="jonathan pritchard" w:date="2024-10-14T04:31:00Z" w16du:dateUtc="2024-10-14T03:31:00Z">
            <w:rPr/>
          </w:rPrChange>
        </w:rPr>
        <w:t xml:space="preserve"> if the display includes</w:t>
      </w:r>
      <w:r w:rsidRPr="00FB5B93">
        <w:rPr>
          <w:highlight w:val="yellow"/>
          <w:rPrChange w:id="1124" w:author="jonathan pritchard" w:date="2024-10-14T04:31:00Z" w16du:dateUtc="2024-10-14T03:31:00Z">
            <w:rPr/>
          </w:rPrChange>
        </w:rPr>
        <w:t xml:space="preserve"> areas in which there are</w:t>
      </w:r>
      <w:r w:rsidR="00115385" w:rsidRPr="00FB5B93">
        <w:rPr>
          <w:highlight w:val="yellow"/>
          <w:rPrChange w:id="1125" w:author="jonathan pritchard" w:date="2024-10-14T04:31:00Z" w16du:dateUtc="2024-10-14T03:31:00Z">
            <w:rPr/>
          </w:rPrChange>
        </w:rPr>
        <w:t xml:space="preserve"> waters </w:t>
      </w:r>
      <w:r w:rsidRPr="00FB5B93">
        <w:rPr>
          <w:highlight w:val="yellow"/>
          <w:rPrChange w:id="1126" w:author="jonathan pritchard" w:date="2024-10-14T04:31:00Z" w16du:dateUtc="2024-10-14T03:31:00Z">
            <w:rPr/>
          </w:rPrChange>
        </w:rPr>
        <w:t>with</w:t>
      </w:r>
      <w:r w:rsidR="00115385" w:rsidRPr="00FB5B93">
        <w:rPr>
          <w:highlight w:val="yellow"/>
          <w:rPrChange w:id="1127" w:author="jonathan pritchard" w:date="2024-10-14T04:31:00Z" w16du:dateUtc="2024-10-14T03:31:00Z">
            <w:rPr/>
          </w:rPrChange>
        </w:rPr>
        <w:t xml:space="preserve"> no ENCs </w:t>
      </w:r>
      <w:r w:rsidRPr="00FB5B93">
        <w:rPr>
          <w:highlight w:val="yellow"/>
          <w:rPrChange w:id="1128" w:author="jonathan pritchard" w:date="2024-10-14T04:31:00Z" w16du:dateUtc="2024-10-14T03:31:00Z">
            <w:rPr/>
          </w:rPrChange>
        </w:rPr>
        <w:t>installed</w:t>
      </w:r>
      <w:r w:rsidR="001A3949" w:rsidRPr="00FB5B93">
        <w:rPr>
          <w:highlight w:val="yellow"/>
          <w:rPrChange w:id="1129" w:author="jonathan pritchard" w:date="2024-10-14T04:31:00Z" w16du:dateUtc="2024-10-14T03:31:00Z">
            <w:rPr/>
          </w:rPrChange>
        </w:rPr>
        <w:t xml:space="preserve"> </w:t>
      </w:r>
      <w:r w:rsidR="001A3949" w:rsidRPr="00FB5B93">
        <w:rPr>
          <w:i/>
          <w:iCs/>
          <w:highlight w:val="yellow"/>
        </w:rPr>
        <w:t>(harmonise with S-52 (“exists”))</w:t>
      </w:r>
      <w:r w:rsidR="00115385" w:rsidRPr="00FB5B93">
        <w:rPr>
          <w:i/>
          <w:iCs/>
          <w:highlight w:val="yellow"/>
        </w:rPr>
        <w:t>.</w:t>
      </w:r>
    </w:p>
    <w:p w14:paraId="40BB63AA" w14:textId="39A41DEB" w:rsidR="00115385" w:rsidRPr="00450770" w:rsidRDefault="00115385" w:rsidP="00115385">
      <w:pPr>
        <w:spacing w:after="120" w:line="240" w:lineRule="auto"/>
        <w:jc w:val="both"/>
      </w:pPr>
      <w:r w:rsidRPr="00B812CA">
        <w:t xml:space="preserve">An indication that the mariner must refer to the official chart </w:t>
      </w:r>
      <w:r w:rsidR="006577E0" w:rsidRPr="00B812CA">
        <w:t>must also</w:t>
      </w:r>
      <w:r w:rsidRPr="00B812CA">
        <w:t xml:space="preserve"> be given whenever line style NONHODAT appears on the display, or whenever the display is comprised of other than ENC </w:t>
      </w:r>
      <w:commentRangeStart w:id="1130"/>
      <w:r w:rsidRPr="00B812CA">
        <w:t>data</w:t>
      </w:r>
      <w:commentRangeEnd w:id="1130"/>
      <w:r w:rsidRPr="00450770">
        <w:rPr>
          <w:rStyle w:val="CommentReference"/>
          <w:lang w:val="en-GB"/>
        </w:rPr>
        <w:commentReference w:id="1130"/>
      </w:r>
      <w:r w:rsidR="006577E0" w:rsidRPr="00450770">
        <w:t xml:space="preserve"> </w:t>
      </w:r>
      <w:ins w:id="1131" w:author="jonathan pritchard" w:date="2024-10-14T03:26:00Z" w16du:dateUtc="2024-10-14T02:26:00Z">
        <w:r w:rsidR="00A4022E">
          <w:t>as specified by Section</w:t>
        </w:r>
      </w:ins>
      <w:ins w:id="1132" w:author="jonathan pritchard" w:date="2024-10-14T03:27:00Z" w16du:dateUtc="2024-10-14T02:27:00Z">
        <w:r w:rsidR="00A4022E">
          <w:t xml:space="preserve"> </w:t>
        </w:r>
        <w:r w:rsidR="00A4022E">
          <w:fldChar w:fldCharType="begin"/>
        </w:r>
        <w:r w:rsidR="00A4022E">
          <w:instrText xml:space="preserve"> REF _Ref179768848 \r \h </w:instrText>
        </w:r>
      </w:ins>
      <w:r w:rsidR="00A4022E">
        <w:fldChar w:fldCharType="separate"/>
      </w:r>
      <w:r w:rsidR="000553AC">
        <w:t>C-12.1.1</w:t>
      </w:r>
      <w:ins w:id="1133" w:author="jonathan pritchard" w:date="2024-10-14T03:27:00Z" w16du:dateUtc="2024-10-14T02:27:00Z">
        <w:r w:rsidR="00A4022E">
          <w:fldChar w:fldCharType="end"/>
        </w:r>
      </w:ins>
      <w:del w:id="1134" w:author="jonathan pritchard" w:date="2024-10-14T03:28:00Z" w16du:dateUtc="2024-10-14T02:28:00Z">
        <w:r w:rsidR="006577E0" w:rsidRPr="00450770" w:rsidDel="00A4022E">
          <w:delText>[</w:delText>
        </w:r>
        <w:commentRangeStart w:id="1135"/>
        <w:commentRangeStart w:id="1136"/>
        <w:r w:rsidR="006577E0" w:rsidRPr="00450770" w:rsidDel="00A4022E">
          <w:rPr>
            <w:i/>
            <w:iCs/>
          </w:rPr>
          <w:delText>ref non official data section</w:delText>
        </w:r>
        <w:r w:rsidR="00AB2742" w:rsidRPr="00450770" w:rsidDel="00A4022E">
          <w:rPr>
            <w:i/>
            <w:iCs/>
          </w:rPr>
          <w:delText xml:space="preserve"> (next section)</w:delText>
        </w:r>
        <w:r w:rsidR="006577E0" w:rsidRPr="00450770" w:rsidDel="00A4022E">
          <w:delText>]</w:delText>
        </w:r>
      </w:del>
      <w:r w:rsidRPr="00450770">
        <w:t>.</w:t>
      </w:r>
      <w:commentRangeEnd w:id="1135"/>
      <w:r w:rsidR="000A639D">
        <w:rPr>
          <w:rStyle w:val="CommentReference"/>
        </w:rPr>
        <w:commentReference w:id="1135"/>
      </w:r>
      <w:commentRangeEnd w:id="1136"/>
      <w:r w:rsidR="00A4022E">
        <w:rPr>
          <w:rStyle w:val="CommentReference"/>
        </w:rPr>
        <w:commentReference w:id="1136"/>
      </w:r>
    </w:p>
    <w:p w14:paraId="4DC1DFAF" w14:textId="1F5A0E07" w:rsidR="002A10D2" w:rsidRPr="00FB5B93" w:rsidRDefault="002A10D2" w:rsidP="00226D98">
      <w:pPr>
        <w:pStyle w:val="Heading3"/>
        <w:rPr>
          <w:highlight w:val="yellow"/>
          <w:rPrChange w:id="1137" w:author="jonathan pritchard" w:date="2024-10-14T04:32:00Z" w16du:dateUtc="2024-10-14T03:32:00Z">
            <w:rPr/>
          </w:rPrChange>
        </w:rPr>
      </w:pPr>
      <w:bookmarkStart w:id="1138" w:name="_Toc178869314"/>
      <w:r w:rsidRPr="00FB5B93">
        <w:rPr>
          <w:highlight w:val="yellow"/>
          <w:rPrChange w:id="1139" w:author="jonathan pritchard" w:date="2024-10-14T04:32:00Z" w16du:dateUtc="2024-10-14T03:32:00Z">
            <w:rPr/>
          </w:rPrChange>
        </w:rPr>
        <w:t xml:space="preserve">Limit of HO </w:t>
      </w:r>
      <w:r w:rsidR="004B305C" w:rsidRPr="00FB5B93">
        <w:rPr>
          <w:highlight w:val="yellow"/>
          <w:rPrChange w:id="1140" w:author="jonathan pritchard" w:date="2024-10-14T04:32:00Z" w16du:dateUtc="2024-10-14T03:32:00Z">
            <w:rPr/>
          </w:rPrChange>
        </w:rPr>
        <w:t xml:space="preserve">S-101 </w:t>
      </w:r>
      <w:r w:rsidRPr="00FB5B93">
        <w:rPr>
          <w:highlight w:val="yellow"/>
          <w:rPrChange w:id="1141" w:author="jonathan pritchard" w:date="2024-10-14T04:32:00Z" w16du:dateUtc="2024-10-14T03:32:00Z">
            <w:rPr/>
          </w:rPrChange>
        </w:rPr>
        <w:t>data</w:t>
      </w:r>
      <w:r w:rsidR="004B305C" w:rsidRPr="00FB5B93">
        <w:rPr>
          <w:highlight w:val="yellow"/>
          <w:rPrChange w:id="1142" w:author="jonathan pritchard" w:date="2024-10-14T04:32:00Z" w16du:dateUtc="2024-10-14T03:32:00Z">
            <w:rPr/>
          </w:rPrChange>
        </w:rPr>
        <w:t xml:space="preserve"> and data from non-HO sources</w:t>
      </w:r>
      <w:r w:rsidR="00C1640C" w:rsidRPr="00FB5B93">
        <w:rPr>
          <w:highlight w:val="yellow"/>
          <w:rPrChange w:id="1143" w:author="jonathan pritchard" w:date="2024-10-14T04:32:00Z" w16du:dateUtc="2024-10-14T03:32:00Z">
            <w:rPr/>
          </w:rPrChange>
        </w:rPr>
        <w:t xml:space="preserve"> [could apply to all products]</w:t>
      </w:r>
      <w:bookmarkEnd w:id="1138"/>
    </w:p>
    <w:p w14:paraId="21AF0B2D" w14:textId="2D1E123D" w:rsidR="002A10D2" w:rsidRPr="00FB5B93" w:rsidRDefault="002A10D2" w:rsidP="0008472D">
      <w:pPr>
        <w:spacing w:after="120" w:line="240" w:lineRule="auto"/>
        <w:jc w:val="both"/>
        <w:rPr>
          <w:highlight w:val="yellow"/>
          <w:rPrChange w:id="1144" w:author="jonathan pritchard" w:date="2024-10-14T04:32:00Z" w16du:dateUtc="2024-10-14T03:32:00Z">
            <w:rPr/>
          </w:rPrChange>
        </w:rPr>
      </w:pPr>
      <w:r w:rsidRPr="00FB5B93">
        <w:rPr>
          <w:highlight w:val="yellow"/>
          <w:rPrChange w:id="1145" w:author="jonathan pritchard" w:date="2024-10-14T04:32:00Z" w16du:dateUtc="2024-10-14T03:32:00Z">
            <w:rPr/>
          </w:rPrChange>
        </w:rPr>
        <w:t xml:space="preserve">The </w:t>
      </w:r>
      <w:r w:rsidR="009F52AF" w:rsidRPr="00FB5B93">
        <w:rPr>
          <w:highlight w:val="yellow"/>
          <w:rPrChange w:id="1146" w:author="jonathan pritchard" w:date="2024-10-14T04:32:00Z" w16du:dateUtc="2024-10-14T03:32:00Z">
            <w:rPr/>
          </w:rPrChange>
        </w:rPr>
        <w:t>limit</w:t>
      </w:r>
      <w:r w:rsidRPr="00FB5B93">
        <w:rPr>
          <w:highlight w:val="yellow"/>
          <w:rPrChange w:id="1147" w:author="jonathan pritchard" w:date="2024-10-14T04:32:00Z" w16du:dateUtc="2024-10-14T03:32:00Z">
            <w:rPr/>
          </w:rPrChange>
        </w:rPr>
        <w:t xml:space="preserve"> of HO </w:t>
      </w:r>
      <w:r w:rsidR="004B305C" w:rsidRPr="00FB5B93">
        <w:rPr>
          <w:highlight w:val="yellow"/>
          <w:rPrChange w:id="1148" w:author="jonathan pritchard" w:date="2024-10-14T04:32:00Z" w16du:dateUtc="2024-10-14T03:32:00Z">
            <w:rPr/>
          </w:rPrChange>
        </w:rPr>
        <w:t>S-101</w:t>
      </w:r>
      <w:r w:rsidRPr="00FB5B93">
        <w:rPr>
          <w:highlight w:val="yellow"/>
          <w:rPrChange w:id="1149" w:author="jonathan pritchard" w:date="2024-10-14T04:32:00Z" w16du:dateUtc="2024-10-14T03:32:00Z">
            <w:rPr/>
          </w:rPrChange>
        </w:rPr>
        <w:t xml:space="preserve"> data on th</w:t>
      </w:r>
      <w:r w:rsidR="00FA3CC0" w:rsidRPr="00FB5B93">
        <w:rPr>
          <w:highlight w:val="yellow"/>
          <w:rPrChange w:id="1150" w:author="jonathan pritchard" w:date="2024-10-14T04:32:00Z" w16du:dateUtc="2024-10-14T03:32:00Z">
            <w:rPr/>
          </w:rPrChange>
        </w:rPr>
        <w:t>e</w:t>
      </w:r>
      <w:r w:rsidRPr="00FB5B93">
        <w:rPr>
          <w:highlight w:val="yellow"/>
          <w:rPrChange w:id="1151" w:author="jonathan pritchard" w:date="2024-10-14T04:32:00Z" w16du:dateUtc="2024-10-14T03:32:00Z">
            <w:rPr/>
          </w:rPrChange>
        </w:rPr>
        <w:t xml:space="preserve"> graphical index defines the limit of HO ENC coverage.</w:t>
      </w:r>
      <w:r w:rsidR="008F1A27" w:rsidRPr="00FB5B93">
        <w:rPr>
          <w:highlight w:val="yellow"/>
          <w:rPrChange w:id="1152" w:author="jonathan pritchard" w:date="2024-10-14T04:32:00Z" w16du:dateUtc="2024-10-14T03:32:00Z">
            <w:rPr/>
          </w:rPrChange>
        </w:rPr>
        <w:t xml:space="preserve"> The definition of HO data as opposed to HO data is contained in </w:t>
      </w:r>
      <w:r w:rsidR="008F1A27" w:rsidRPr="00FB5B93">
        <w:rPr>
          <w:highlight w:val="yellow"/>
          <w:rPrChange w:id="1153" w:author="jonathan pritchard" w:date="2024-10-14T04:32:00Z" w16du:dateUtc="2024-10-14T03:32:00Z">
            <w:rPr/>
          </w:rPrChange>
        </w:rPr>
        <w:fldChar w:fldCharType="begin"/>
      </w:r>
      <w:r w:rsidR="008F1A27" w:rsidRPr="00FB5B93">
        <w:rPr>
          <w:highlight w:val="yellow"/>
          <w:rPrChange w:id="1154" w:author="jonathan pritchard" w:date="2024-10-14T04:32:00Z" w16du:dateUtc="2024-10-14T03:32:00Z">
            <w:rPr/>
          </w:rPrChange>
        </w:rPr>
        <w:instrText xml:space="preserve"> REF _Ref178773055 \r \h </w:instrText>
      </w:r>
      <w:r w:rsidR="00FB5B93">
        <w:rPr>
          <w:highlight w:val="yellow"/>
        </w:rPr>
        <w:instrText xml:space="preserve"> \* MERGEFORMAT </w:instrText>
      </w:r>
      <w:r w:rsidR="008F1A27" w:rsidRPr="00D3112D">
        <w:rPr>
          <w:highlight w:val="yellow"/>
        </w:rPr>
      </w:r>
      <w:r w:rsidR="008F1A27" w:rsidRPr="00FB5B93">
        <w:rPr>
          <w:highlight w:val="yellow"/>
          <w:rPrChange w:id="1155" w:author="jonathan pritchard" w:date="2024-10-14T04:32:00Z" w16du:dateUtc="2024-10-14T03:32:00Z">
            <w:rPr/>
          </w:rPrChange>
        </w:rPr>
        <w:fldChar w:fldCharType="separate"/>
      </w:r>
      <w:r w:rsidR="000553AC">
        <w:rPr>
          <w:highlight w:val="yellow"/>
        </w:rPr>
        <w:t>C-12.1.1</w:t>
      </w:r>
      <w:r w:rsidR="008F1A27" w:rsidRPr="00FB5B93">
        <w:rPr>
          <w:highlight w:val="yellow"/>
          <w:rPrChange w:id="1156" w:author="jonathan pritchard" w:date="2024-10-14T04:32:00Z" w16du:dateUtc="2024-10-14T03:32:00Z">
            <w:rPr/>
          </w:rPrChange>
        </w:rPr>
        <w:fldChar w:fldCharType="end"/>
      </w:r>
      <w:r w:rsidRPr="00FB5B93">
        <w:rPr>
          <w:highlight w:val="yellow"/>
          <w:rPrChange w:id="1157" w:author="jonathan pritchard" w:date="2024-10-14T04:32:00Z" w16du:dateUtc="2024-10-14T03:32:00Z">
            <w:rPr/>
          </w:rPrChange>
        </w:rPr>
        <w:t xml:space="preserve"> </w:t>
      </w:r>
    </w:p>
    <w:p w14:paraId="39AD5C80" w14:textId="40965CD9" w:rsidR="002A10D2" w:rsidRPr="00FB5B93" w:rsidRDefault="002A10D2" w:rsidP="0008472D">
      <w:pPr>
        <w:spacing w:after="120" w:line="240" w:lineRule="auto"/>
        <w:jc w:val="both"/>
        <w:rPr>
          <w:highlight w:val="yellow"/>
          <w:rPrChange w:id="1158" w:author="jonathan pritchard" w:date="2024-10-14T04:32:00Z" w16du:dateUtc="2024-10-14T03:32:00Z">
            <w:rPr/>
          </w:rPrChange>
        </w:rPr>
      </w:pPr>
      <w:r w:rsidRPr="00FB5B93">
        <w:rPr>
          <w:highlight w:val="yellow"/>
          <w:rPrChange w:id="1159" w:author="jonathan pritchard" w:date="2024-10-14T04:32:00Z" w16du:dateUtc="2024-10-14T03:32:00Z">
            <w:rPr/>
          </w:rPrChange>
        </w:rPr>
        <w:t>The appearance of the “No data” colour (</w:t>
      </w:r>
      <w:r w:rsidR="0021340E" w:rsidRPr="00FB5B93">
        <w:rPr>
          <w:highlight w:val="yellow"/>
          <w:rPrChange w:id="1160" w:author="jonathan pritchard" w:date="2024-10-14T04:32:00Z" w16du:dateUtc="2024-10-14T03:32:00Z">
            <w:rPr/>
          </w:rPrChange>
        </w:rPr>
        <w:t xml:space="preserve">colour token </w:t>
      </w:r>
      <w:r w:rsidRPr="00FB5B93">
        <w:rPr>
          <w:highlight w:val="yellow"/>
          <w:rPrChange w:id="1161" w:author="jonathan pritchard" w:date="2024-10-14T04:32:00Z" w16du:dateUtc="2024-10-14T03:32:00Z">
            <w:rPr/>
          </w:rPrChange>
        </w:rPr>
        <w:t xml:space="preserve">NODTA) and  NODATA03 </w:t>
      </w:r>
      <w:r w:rsidR="0021340E" w:rsidRPr="00FB5B93">
        <w:rPr>
          <w:highlight w:val="yellow"/>
          <w:rPrChange w:id="1162" w:author="jonathan pritchard" w:date="2024-10-14T04:32:00Z" w16du:dateUtc="2024-10-14T03:32:00Z">
            <w:rPr/>
          </w:rPrChange>
        </w:rPr>
        <w:t xml:space="preserve">area fill </w:t>
      </w:r>
      <w:r w:rsidR="00FA5784" w:rsidRPr="00FB5B93">
        <w:rPr>
          <w:highlight w:val="yellow"/>
          <w:rPrChange w:id="1163" w:author="jonathan pritchard" w:date="2024-10-14T04:32:00Z" w16du:dateUtc="2024-10-14T03:32:00Z">
            <w:rPr/>
          </w:rPrChange>
        </w:rPr>
        <w:t xml:space="preserve">(see </w:t>
      </w:r>
      <w:r w:rsidR="00705A00" w:rsidRPr="00FB5B93">
        <w:rPr>
          <w:highlight w:val="yellow"/>
          <w:rPrChange w:id="1164" w:author="jonathan pritchard" w:date="2024-10-14T04:32:00Z" w16du:dateUtc="2024-10-14T03:32:00Z">
            <w:rPr/>
          </w:rPrChange>
        </w:rPr>
        <w:fldChar w:fldCharType="begin"/>
      </w:r>
      <w:r w:rsidR="00705A00" w:rsidRPr="00FB5B93">
        <w:rPr>
          <w:highlight w:val="yellow"/>
          <w:rPrChange w:id="1165" w:author="jonathan pritchard" w:date="2024-10-14T04:32:00Z" w16du:dateUtc="2024-10-14T03:32:00Z">
            <w:rPr/>
          </w:rPrChange>
        </w:rPr>
        <w:instrText xml:space="preserve"> REF _Ref45730411 \r \h </w:instrText>
      </w:r>
      <w:r w:rsidR="0008472D" w:rsidRPr="00FB5B93">
        <w:rPr>
          <w:highlight w:val="yellow"/>
          <w:rPrChange w:id="1166" w:author="jonathan pritchard" w:date="2024-10-14T04:32:00Z" w16du:dateUtc="2024-10-14T03:32:00Z">
            <w:rPr/>
          </w:rPrChange>
        </w:rPr>
        <w:instrText xml:space="preserve"> \* MERGEFORMAT </w:instrText>
      </w:r>
      <w:r w:rsidR="00705A00" w:rsidRPr="00D3112D">
        <w:rPr>
          <w:highlight w:val="yellow"/>
        </w:rPr>
      </w:r>
      <w:r w:rsidR="00705A00" w:rsidRPr="00FB5B93">
        <w:rPr>
          <w:highlight w:val="yellow"/>
          <w:rPrChange w:id="1167" w:author="jonathan pritchard" w:date="2024-10-14T04:32:00Z" w16du:dateUtc="2024-10-14T03:32:00Z">
            <w:rPr/>
          </w:rPrChange>
        </w:rPr>
        <w:fldChar w:fldCharType="separate"/>
      </w:r>
      <w:r w:rsidR="000553AC">
        <w:rPr>
          <w:highlight w:val="yellow"/>
        </w:rPr>
        <w:t>C-15.3.1</w:t>
      </w:r>
      <w:r w:rsidR="00705A00" w:rsidRPr="00FB5B93">
        <w:rPr>
          <w:highlight w:val="yellow"/>
          <w:rPrChange w:id="1168" w:author="jonathan pritchard" w:date="2024-10-14T04:32:00Z" w16du:dateUtc="2024-10-14T03:32:00Z">
            <w:rPr/>
          </w:rPrChange>
        </w:rPr>
        <w:fldChar w:fldCharType="end"/>
      </w:r>
      <w:r w:rsidR="00FA5784" w:rsidRPr="00FB5B93">
        <w:rPr>
          <w:highlight w:val="yellow"/>
          <w:rPrChange w:id="1169" w:author="jonathan pritchard" w:date="2024-10-14T04:32:00Z" w16du:dateUtc="2024-10-14T03:32:00Z">
            <w:rPr/>
          </w:rPrChange>
        </w:rPr>
        <w:t xml:space="preserve">) </w:t>
      </w:r>
      <w:r w:rsidRPr="00FB5B93">
        <w:rPr>
          <w:highlight w:val="yellow"/>
          <w:rPrChange w:id="1170" w:author="jonathan pritchard" w:date="2024-10-14T04:32:00Z" w16du:dateUtc="2024-10-14T03:32:00Z">
            <w:rPr/>
          </w:rPrChange>
        </w:rPr>
        <w:t xml:space="preserve">will indicate the end of </w:t>
      </w:r>
      <w:r w:rsidR="00CB20FE" w:rsidRPr="00FB5B93">
        <w:rPr>
          <w:highlight w:val="yellow"/>
          <w:rPrChange w:id="1171" w:author="jonathan pritchard" w:date="2024-10-14T04:32:00Z" w16du:dateUtc="2024-10-14T03:32:00Z">
            <w:rPr/>
          </w:rPrChange>
        </w:rPr>
        <w:t xml:space="preserve">HO </w:t>
      </w:r>
      <w:r w:rsidRPr="00FB5B93">
        <w:rPr>
          <w:highlight w:val="yellow"/>
          <w:rPrChange w:id="1172" w:author="jonathan pritchard" w:date="2024-10-14T04:32:00Z" w16du:dateUtc="2024-10-14T03:32:00Z">
            <w:rPr/>
          </w:rPrChange>
        </w:rPr>
        <w:t>data.</w:t>
      </w:r>
    </w:p>
    <w:p w14:paraId="590867A2" w14:textId="4FB3A26F" w:rsidR="002A10D2" w:rsidRPr="00FB5B93" w:rsidRDefault="002A10D2" w:rsidP="0008472D">
      <w:pPr>
        <w:spacing w:after="120" w:line="240" w:lineRule="auto"/>
        <w:jc w:val="both"/>
        <w:rPr>
          <w:highlight w:val="yellow"/>
          <w:rPrChange w:id="1173" w:author="jonathan pritchard" w:date="2024-10-14T04:32:00Z" w16du:dateUtc="2024-10-14T03:32:00Z">
            <w:rPr/>
          </w:rPrChange>
        </w:rPr>
      </w:pPr>
      <w:r w:rsidRPr="00FB5B93">
        <w:rPr>
          <w:highlight w:val="yellow"/>
          <w:rPrChange w:id="1174" w:author="jonathan pritchard" w:date="2024-10-14T04:32:00Z" w16du:dateUtc="2024-10-14T03:32:00Z">
            <w:rPr/>
          </w:rPrChange>
        </w:rPr>
        <w:t xml:space="preserve">If non-HO </w:t>
      </w:r>
      <w:r w:rsidR="00775DDD" w:rsidRPr="00FB5B93">
        <w:rPr>
          <w:highlight w:val="yellow"/>
          <w:rPrChange w:id="1175" w:author="jonathan pritchard" w:date="2024-10-14T04:32:00Z" w16du:dateUtc="2024-10-14T03:32:00Z">
            <w:rPr/>
          </w:rPrChange>
        </w:rPr>
        <w:t xml:space="preserve">chart </w:t>
      </w:r>
      <w:r w:rsidRPr="00FB5B93">
        <w:rPr>
          <w:highlight w:val="yellow"/>
          <w:rPrChange w:id="1176" w:author="jonathan pritchard" w:date="2024-10-14T04:32:00Z" w16du:dateUtc="2024-10-14T03:32:00Z">
            <w:rPr/>
          </w:rPrChange>
        </w:rPr>
        <w:t xml:space="preserve">data is shown on the ECDIS display, its boundary </w:t>
      </w:r>
      <w:r w:rsidR="002C3002" w:rsidRPr="00FB5B93">
        <w:rPr>
          <w:highlight w:val="yellow"/>
          <w:rPrChange w:id="1177" w:author="jonathan pritchard" w:date="2024-10-14T04:32:00Z" w16du:dateUtc="2024-10-14T03:32:00Z">
            <w:rPr/>
          </w:rPrChange>
        </w:rPr>
        <w:t xml:space="preserve">must </w:t>
      </w:r>
      <w:r w:rsidRPr="00FB5B93">
        <w:rPr>
          <w:highlight w:val="yellow"/>
          <w:rPrChange w:id="1178" w:author="jonathan pritchard" w:date="2024-10-14T04:32:00Z" w16du:dateUtc="2024-10-14T03:32:00Z">
            <w:rPr/>
          </w:rPrChange>
        </w:rPr>
        <w:t xml:space="preserve">be </w:t>
      </w:r>
      <w:r w:rsidR="00CB20FE" w:rsidRPr="00FB5B93">
        <w:rPr>
          <w:highlight w:val="yellow"/>
          <w:rPrChange w:id="1179" w:author="jonathan pritchard" w:date="2024-10-14T04:32:00Z" w16du:dateUtc="2024-10-14T03:32:00Z">
            <w:rPr/>
          </w:rPrChange>
        </w:rPr>
        <w:t>demarcated</w:t>
      </w:r>
      <w:r w:rsidRPr="00FB5B93">
        <w:rPr>
          <w:highlight w:val="yellow"/>
          <w:rPrChange w:id="1180" w:author="jonathan pritchard" w:date="2024-10-14T04:32:00Z" w16du:dateUtc="2024-10-14T03:32:00Z">
            <w:rPr/>
          </w:rPrChange>
        </w:rPr>
        <w:t xml:space="preserve"> by the line</w:t>
      </w:r>
      <w:r w:rsidR="0021340E" w:rsidRPr="00FB5B93">
        <w:rPr>
          <w:highlight w:val="yellow"/>
          <w:rPrChange w:id="1181" w:author="jonathan pritchard" w:date="2024-10-14T04:32:00Z" w16du:dateUtc="2024-10-14T03:32:00Z">
            <w:rPr/>
          </w:rPrChange>
        </w:rPr>
        <w:t xml:space="preserve"> </w:t>
      </w:r>
      <w:r w:rsidRPr="00FB5B93">
        <w:rPr>
          <w:highlight w:val="yellow"/>
          <w:rPrChange w:id="1182" w:author="jonathan pritchard" w:date="2024-10-14T04:32:00Z" w16du:dateUtc="2024-10-14T03:32:00Z">
            <w:rPr/>
          </w:rPrChange>
        </w:rPr>
        <w:t>style NONHODAT. Note that the NONHODAT</w:t>
      </w:r>
      <w:r w:rsidR="00926B94" w:rsidRPr="00FB5B93">
        <w:rPr>
          <w:highlight w:val="yellow"/>
          <w:rPrChange w:id="1183" w:author="jonathan pritchard" w:date="2024-10-14T04:32:00Z" w16du:dateUtc="2024-10-14T03:32:00Z">
            <w:rPr/>
          </w:rPrChange>
        </w:rPr>
        <w:t xml:space="preserve"> line style</w:t>
      </w:r>
      <w:r w:rsidRPr="00FB5B93">
        <w:rPr>
          <w:highlight w:val="yellow"/>
          <w:rPrChange w:id="1184" w:author="jonathan pritchard" w:date="2024-10-14T04:32:00Z" w16du:dateUtc="2024-10-14T03:32:00Z">
            <w:rPr/>
          </w:rPrChange>
        </w:rPr>
        <w:t xml:space="preserve"> is a “one-sided” line and the boundary of the non-HO data must be drawn according to S-101 rules to ensure that the diagonal stroke of the line is on the non-HO data side of the line.</w:t>
      </w:r>
      <w:r w:rsidR="00CB20FE" w:rsidRPr="00FB5B93">
        <w:rPr>
          <w:highlight w:val="yellow"/>
          <w:rPrChange w:id="1185" w:author="jonathan pritchard" w:date="2024-10-14T04:32:00Z" w16du:dateUtc="2024-10-14T03:32:00Z">
            <w:rPr/>
          </w:rPrChange>
        </w:rPr>
        <w:t xml:space="preserve"> </w:t>
      </w:r>
      <w:r w:rsidRPr="00FB5B93">
        <w:rPr>
          <w:highlight w:val="yellow"/>
          <w:rPrChange w:id="1186" w:author="jonathan pritchard" w:date="2024-10-14T04:32:00Z" w16du:dateUtc="2024-10-14T03:32:00Z">
            <w:rPr/>
          </w:rPrChange>
        </w:rPr>
        <w:t xml:space="preserve">The non-HO data boundary </w:t>
      </w:r>
      <w:r w:rsidR="00926B94" w:rsidRPr="00FB5B93">
        <w:rPr>
          <w:highlight w:val="yellow"/>
          <w:rPrChange w:id="1187" w:author="jonathan pritchard" w:date="2024-10-14T04:32:00Z" w16du:dateUtc="2024-10-14T03:32:00Z">
            <w:rPr/>
          </w:rPrChange>
        </w:rPr>
        <w:t xml:space="preserve">indicated by the </w:t>
      </w:r>
      <w:r w:rsidRPr="00FB5B93">
        <w:rPr>
          <w:highlight w:val="yellow"/>
          <w:rPrChange w:id="1188" w:author="jonathan pritchard" w:date="2024-10-14T04:32:00Z" w16du:dateUtc="2024-10-14T03:32:00Z">
            <w:rPr/>
          </w:rPrChange>
        </w:rPr>
        <w:t>NONHODAT</w:t>
      </w:r>
      <w:r w:rsidR="00926B94" w:rsidRPr="00FB5B93">
        <w:rPr>
          <w:highlight w:val="yellow"/>
          <w:rPrChange w:id="1189" w:author="jonathan pritchard" w:date="2024-10-14T04:32:00Z" w16du:dateUtc="2024-10-14T03:32:00Z">
            <w:rPr/>
          </w:rPrChange>
        </w:rPr>
        <w:t xml:space="preserve"> line style</w:t>
      </w:r>
      <w:r w:rsidRPr="00FB5B93">
        <w:rPr>
          <w:highlight w:val="yellow"/>
          <w:rPrChange w:id="1190" w:author="jonathan pritchard" w:date="2024-10-14T04:32:00Z" w16du:dateUtc="2024-10-14T03:32:00Z">
            <w:rPr/>
          </w:rPrChange>
        </w:rPr>
        <w:t xml:space="preserve"> serves to separate ENC data from non-HO chart information.</w:t>
      </w:r>
    </w:p>
    <w:p w14:paraId="613CADD2" w14:textId="1D183A88" w:rsidR="00E90EC5" w:rsidRDefault="00E90EC5" w:rsidP="00793CB3">
      <w:pPr>
        <w:pStyle w:val="Heading3"/>
        <w:rPr>
          <w:ins w:id="1191" w:author="jonathan pritchard" w:date="2024-10-14T04:33:00Z" w16du:dateUtc="2024-10-14T03:33:00Z"/>
          <w:highlight w:val="yellow"/>
        </w:rPr>
      </w:pPr>
      <w:bookmarkStart w:id="1192" w:name="_Toc178869315"/>
      <w:commentRangeStart w:id="1193"/>
      <w:commentRangeStart w:id="1194"/>
      <w:commentRangeStart w:id="1195"/>
      <w:commentRangeStart w:id="1196"/>
      <w:commentRangeStart w:id="1197"/>
      <w:r w:rsidRPr="00FB5B93">
        <w:rPr>
          <w:highlight w:val="yellow"/>
          <w:rPrChange w:id="1198" w:author="jonathan pritchard" w:date="2024-10-14T04:32:00Z" w16du:dateUtc="2024-10-14T03:32:00Z">
            <w:rPr/>
          </w:rPrChange>
        </w:rPr>
        <w:t>Limits of other S-100 product data</w:t>
      </w:r>
      <w:commentRangeEnd w:id="1193"/>
      <w:r w:rsidR="0083785C" w:rsidRPr="00FB5B93">
        <w:rPr>
          <w:rStyle w:val="CommentReference"/>
          <w:b w:val="0"/>
          <w:bCs w:val="0"/>
          <w:highlight w:val="yellow"/>
          <w:lang w:val="en-GB"/>
          <w:rPrChange w:id="1199" w:author="jonathan pritchard" w:date="2024-10-14T04:32:00Z" w16du:dateUtc="2024-10-14T03:32:00Z">
            <w:rPr>
              <w:rStyle w:val="CommentReference"/>
              <w:b w:val="0"/>
              <w:bCs w:val="0"/>
              <w:lang w:val="en-GB"/>
            </w:rPr>
          </w:rPrChange>
        </w:rPr>
        <w:commentReference w:id="1193"/>
      </w:r>
      <w:commentRangeEnd w:id="1194"/>
      <w:r w:rsidR="00C1640C" w:rsidRPr="00FB5B93">
        <w:rPr>
          <w:rStyle w:val="CommentReference"/>
          <w:b w:val="0"/>
          <w:bCs w:val="0"/>
          <w:highlight w:val="yellow"/>
          <w:lang w:val="en-GB"/>
          <w:rPrChange w:id="1200" w:author="jonathan pritchard" w:date="2024-10-14T04:32:00Z" w16du:dateUtc="2024-10-14T03:32:00Z">
            <w:rPr>
              <w:rStyle w:val="CommentReference"/>
              <w:b w:val="0"/>
              <w:bCs w:val="0"/>
              <w:lang w:val="en-GB"/>
            </w:rPr>
          </w:rPrChange>
        </w:rPr>
        <w:commentReference w:id="1194"/>
      </w:r>
      <w:commentRangeEnd w:id="1195"/>
      <w:commentRangeEnd w:id="1196"/>
      <w:r w:rsidR="00FB5B93">
        <w:rPr>
          <w:rStyle w:val="CommentReference"/>
          <w:b w:val="0"/>
          <w:bCs w:val="0"/>
        </w:rPr>
        <w:commentReference w:id="1195"/>
      </w:r>
      <w:r w:rsidR="0039600D" w:rsidRPr="00FB5B93">
        <w:rPr>
          <w:rStyle w:val="CommentReference"/>
          <w:b w:val="0"/>
          <w:bCs w:val="0"/>
          <w:highlight w:val="yellow"/>
          <w:rPrChange w:id="1201" w:author="jonathan pritchard" w:date="2024-10-14T04:32:00Z" w16du:dateUtc="2024-10-14T03:32:00Z">
            <w:rPr>
              <w:rStyle w:val="CommentReference"/>
              <w:b w:val="0"/>
              <w:bCs w:val="0"/>
            </w:rPr>
          </w:rPrChange>
        </w:rPr>
        <w:commentReference w:id="1196"/>
      </w:r>
      <w:bookmarkEnd w:id="1192"/>
      <w:commentRangeEnd w:id="1197"/>
      <w:r w:rsidR="00FB5B93">
        <w:rPr>
          <w:rStyle w:val="CommentReference"/>
          <w:b w:val="0"/>
          <w:bCs w:val="0"/>
        </w:rPr>
        <w:commentReference w:id="1197"/>
      </w:r>
    </w:p>
    <w:p w14:paraId="2FC95972" w14:textId="77777777" w:rsidR="00FB5B93" w:rsidRDefault="00FB5B93">
      <w:pPr>
        <w:jc w:val="both"/>
        <w:rPr>
          <w:ins w:id="1202" w:author="jonathan pritchard" w:date="2024-10-14T04:34:00Z" w16du:dateUtc="2024-10-14T03:34:00Z"/>
        </w:rPr>
        <w:pPrChange w:id="1203" w:author="jonathan pritchard" w:date="2024-10-14T04:35:00Z" w16du:dateUtc="2024-10-14T03:35:00Z">
          <w:pPr/>
        </w:pPrChange>
      </w:pPr>
      <w:ins w:id="1204" w:author="jonathan pritchard" w:date="2024-10-14T04:34:00Z" w16du:dateUtc="2024-10-14T03:34:00Z">
        <w:r>
          <w:t>The ‘no data’ and ‘</w:t>
        </w:r>
        <w:commentRangeStart w:id="1205"/>
        <w:r>
          <w:t xml:space="preserve">non-HO data’ requirements </w:t>
        </w:r>
      </w:ins>
      <w:commentRangeEnd w:id="1205"/>
      <w:ins w:id="1206" w:author="jonathan pritchard" w:date="2024-10-14T04:38:00Z" w16du:dateUtc="2024-10-14T03:38:00Z">
        <w:r>
          <w:rPr>
            <w:rStyle w:val="CommentReference"/>
          </w:rPr>
          <w:commentReference w:id="1205"/>
        </w:r>
      </w:ins>
      <w:ins w:id="1207" w:author="jonathan pritchard" w:date="2024-10-14T04:34:00Z" w16du:dateUtc="2024-10-14T03:34:00Z">
        <w:r>
          <w:t>for S-57 and S-101 ENCs are described in C-15.3.1 and C-15.3.2 respectively.</w:t>
        </w:r>
      </w:ins>
    </w:p>
    <w:p w14:paraId="5A79247B" w14:textId="77777777" w:rsidR="00FB5B93" w:rsidRDefault="00FB5B93">
      <w:pPr>
        <w:jc w:val="both"/>
        <w:rPr>
          <w:ins w:id="1208" w:author="jonathan pritchard" w:date="2024-10-14T04:34:00Z" w16du:dateUtc="2024-10-14T03:34:00Z"/>
        </w:rPr>
        <w:pPrChange w:id="1209" w:author="jonathan pritchard" w:date="2024-10-14T04:35:00Z" w16du:dateUtc="2024-10-14T03:35:00Z">
          <w:pPr/>
        </w:pPrChange>
      </w:pPr>
      <w:ins w:id="1210" w:author="jonathan pritchard" w:date="2024-10-14T04:34:00Z" w16du:dateUtc="2024-10-14T03:34:00Z">
        <w:r>
          <w:t>For all other supported data products, it must be possible for the mariner to be able to individually select for display the “no data” areas and “non-HO data” boundaries. The display for each supported data product must be graphically differentiated.</w:t>
        </w:r>
      </w:ins>
    </w:p>
    <w:p w14:paraId="528E9580" w14:textId="74797A1E" w:rsidR="00FB5B93" w:rsidRPr="00FB5B93" w:rsidRDefault="00FB5B93">
      <w:pPr>
        <w:jc w:val="both"/>
        <w:rPr>
          <w:highlight w:val="yellow"/>
          <w:rPrChange w:id="1211" w:author="jonathan pritchard" w:date="2024-10-14T04:33:00Z" w16du:dateUtc="2024-10-14T03:33:00Z">
            <w:rPr/>
          </w:rPrChange>
        </w:rPr>
        <w:pPrChange w:id="1212" w:author="jonathan pritchard" w:date="2024-10-14T04:35:00Z" w16du:dateUtc="2024-10-14T03:35:00Z">
          <w:pPr>
            <w:pStyle w:val="Heading3"/>
          </w:pPr>
        </w:pPrChange>
      </w:pPr>
      <w:ins w:id="1213" w:author="jonathan pritchard" w:date="2024-10-14T04:34:00Z" w16du:dateUtc="2024-10-14T03:34:00Z">
        <w:r>
          <w:t>For gridded data, the no-data area limits do not need to demarcate areas within the grid extent which are covered by fill values.</w:t>
        </w:r>
      </w:ins>
    </w:p>
    <w:p w14:paraId="458A3D49" w14:textId="05BEE911" w:rsidR="00E90EC5" w:rsidRPr="00450770" w:rsidDel="00FB5B93" w:rsidRDefault="00E90EC5">
      <w:pPr>
        <w:spacing w:after="120" w:line="240" w:lineRule="auto"/>
        <w:jc w:val="both"/>
        <w:rPr>
          <w:del w:id="1214" w:author="jonathan pritchard" w:date="2024-10-14T04:34:00Z" w16du:dateUtc="2024-10-14T03:34:00Z"/>
        </w:rPr>
      </w:pPr>
      <w:del w:id="1215" w:author="jonathan pritchard" w:date="2024-10-14T04:34:00Z" w16du:dateUtc="2024-10-14T03:34:00Z">
        <w:r w:rsidRPr="00FB5B93" w:rsidDel="00FB5B93">
          <w:rPr>
            <w:highlight w:val="yellow"/>
            <w:rPrChange w:id="1216" w:author="jonathan pritchard" w:date="2024-10-14T04:32:00Z" w16du:dateUtc="2024-10-14T03:32:00Z">
              <w:rPr/>
            </w:rPrChange>
          </w:rPr>
          <w:delText>To reduce screen clutter</w:delText>
        </w:r>
        <w:commentRangeStart w:id="1217"/>
        <w:r w:rsidRPr="00FB5B93" w:rsidDel="00FB5B93">
          <w:rPr>
            <w:highlight w:val="yellow"/>
            <w:rPrChange w:id="1218" w:author="jonathan pritchard" w:date="2024-10-14T04:32:00Z" w16du:dateUtc="2024-10-14T03:32:00Z">
              <w:rPr/>
            </w:rPrChange>
          </w:rPr>
          <w:delText xml:space="preserve">, “no data” areas and “non-HO data” boundaries </w:delText>
        </w:r>
        <w:commentRangeEnd w:id="1217"/>
        <w:r w:rsidR="000A639D" w:rsidRPr="00FB5B93" w:rsidDel="00FB5B93">
          <w:rPr>
            <w:rStyle w:val="CommentReference"/>
            <w:highlight w:val="yellow"/>
            <w:rPrChange w:id="1219" w:author="jonathan pritchard" w:date="2024-10-14T04:32:00Z" w16du:dateUtc="2024-10-14T03:32:00Z">
              <w:rPr>
                <w:rStyle w:val="CommentReference"/>
              </w:rPr>
            </w:rPrChange>
          </w:rPr>
          <w:commentReference w:id="1217"/>
        </w:r>
        <w:r w:rsidRPr="00FB5B93" w:rsidDel="00FB5B93">
          <w:rPr>
            <w:highlight w:val="yellow"/>
            <w:rPrChange w:id="1220" w:author="jonathan pritchard" w:date="2024-10-14T04:32:00Z" w16du:dateUtc="2024-10-14T03:32:00Z">
              <w:rPr/>
            </w:rPrChange>
          </w:rPr>
          <w:delText xml:space="preserve">for products other than </w:delText>
        </w:r>
        <w:r w:rsidR="005465C0" w:rsidRPr="00FB5B93" w:rsidDel="00FB5B93">
          <w:rPr>
            <w:highlight w:val="yellow"/>
            <w:rPrChange w:id="1221" w:author="jonathan pritchard" w:date="2024-10-14T04:32:00Z" w16du:dateUtc="2024-10-14T03:32:00Z">
              <w:rPr/>
            </w:rPrChange>
          </w:rPr>
          <w:delText xml:space="preserve">S-101 and S-57 </w:delText>
        </w:r>
        <w:r w:rsidRPr="00FB5B93" w:rsidDel="00FB5B93">
          <w:rPr>
            <w:highlight w:val="yellow"/>
            <w:rPrChange w:id="1222" w:author="jonathan pritchard" w:date="2024-10-14T04:32:00Z" w16du:dateUtc="2024-10-14T03:32:00Z">
              <w:rPr/>
            </w:rPrChange>
          </w:rPr>
          <w:delText xml:space="preserve">ENCs </w:delText>
        </w:r>
        <w:commentRangeStart w:id="1223"/>
        <w:r w:rsidR="00A605B3" w:rsidRPr="00FB5B93" w:rsidDel="00FB5B93">
          <w:rPr>
            <w:highlight w:val="yellow"/>
            <w:rPrChange w:id="1224" w:author="jonathan pritchard" w:date="2024-10-14T04:32:00Z" w16du:dateUtc="2024-10-14T03:32:00Z">
              <w:rPr/>
            </w:rPrChange>
          </w:rPr>
          <w:delText xml:space="preserve">should </w:delText>
        </w:r>
        <w:commentRangeEnd w:id="1223"/>
        <w:r w:rsidR="0083785C" w:rsidRPr="00FB5B93" w:rsidDel="00FB5B93">
          <w:rPr>
            <w:rStyle w:val="CommentReference"/>
            <w:highlight w:val="yellow"/>
            <w:lang w:val="en-GB"/>
            <w:rPrChange w:id="1225" w:author="jonathan pritchard" w:date="2024-10-14T04:32:00Z" w16du:dateUtc="2024-10-14T03:32:00Z">
              <w:rPr>
                <w:rStyle w:val="CommentReference"/>
                <w:lang w:val="en-GB"/>
              </w:rPr>
            </w:rPrChange>
          </w:rPr>
          <w:commentReference w:id="1223"/>
        </w:r>
        <w:r w:rsidR="00A605B3" w:rsidRPr="00FB5B93" w:rsidDel="00FB5B93">
          <w:rPr>
            <w:highlight w:val="yellow"/>
            <w:rPrChange w:id="1226" w:author="jonathan pritchard" w:date="2024-10-14T04:32:00Z" w16du:dateUtc="2024-10-14T03:32:00Z">
              <w:rPr/>
            </w:rPrChange>
          </w:rPr>
          <w:delText>be</w:delText>
        </w:r>
        <w:r w:rsidRPr="00FB5B93" w:rsidDel="00FB5B93">
          <w:rPr>
            <w:highlight w:val="yellow"/>
            <w:rPrChange w:id="1227" w:author="jonathan pritchard" w:date="2024-10-14T04:32:00Z" w16du:dateUtc="2024-10-14T03:32:00Z">
              <w:rPr/>
            </w:rPrChange>
          </w:rPr>
          <w:delText xml:space="preserve"> depicted only when specifically called up by the mariner </w:delText>
        </w:r>
        <w:r w:rsidR="00A605B3" w:rsidRPr="00FB5B93" w:rsidDel="00FB5B93">
          <w:rPr>
            <w:highlight w:val="yellow"/>
            <w:rPrChange w:id="1228" w:author="jonathan pritchard" w:date="2024-10-14T04:32:00Z" w16du:dateUtc="2024-10-14T03:32:00Z">
              <w:rPr/>
            </w:rPrChange>
          </w:rPr>
          <w:delText>for a product</w:delText>
        </w:r>
        <w:r w:rsidR="005465C0" w:rsidRPr="00FB5B93" w:rsidDel="00FB5B93">
          <w:rPr>
            <w:highlight w:val="yellow"/>
            <w:rPrChange w:id="1229" w:author="jonathan pritchard" w:date="2024-10-14T04:32:00Z" w16du:dateUtc="2024-10-14T03:32:00Z">
              <w:rPr/>
            </w:rPrChange>
          </w:rPr>
          <w:delText>,</w:delText>
        </w:r>
        <w:r w:rsidR="00A605B3" w:rsidRPr="00FB5B93" w:rsidDel="00FB5B93">
          <w:rPr>
            <w:highlight w:val="yellow"/>
            <w:rPrChange w:id="1230" w:author="jonathan pritchard" w:date="2024-10-14T04:32:00Z" w16du:dateUtc="2024-10-14T03:32:00Z">
              <w:rPr/>
            </w:rPrChange>
          </w:rPr>
          <w:delText xml:space="preserve"> </w:delText>
        </w:r>
        <w:r w:rsidRPr="00FB5B93" w:rsidDel="00FB5B93">
          <w:rPr>
            <w:highlight w:val="yellow"/>
            <w:rPrChange w:id="1231" w:author="jonathan pritchard" w:date="2024-10-14T04:32:00Z" w16du:dateUtc="2024-10-14T03:32:00Z">
              <w:rPr/>
            </w:rPrChange>
          </w:rPr>
          <w:delText xml:space="preserve">and then only </w:delText>
        </w:r>
        <w:r w:rsidR="00A605B3" w:rsidRPr="00FB5B93" w:rsidDel="00FB5B93">
          <w:rPr>
            <w:highlight w:val="yellow"/>
            <w:rPrChange w:id="1232" w:author="jonathan pritchard" w:date="2024-10-14T04:32:00Z" w16du:dateUtc="2024-10-14T03:32:00Z">
              <w:rPr/>
            </w:rPrChange>
          </w:rPr>
          <w:delText>if</w:delText>
        </w:r>
        <w:r w:rsidRPr="00FB5B93" w:rsidDel="00FB5B93">
          <w:rPr>
            <w:highlight w:val="yellow"/>
            <w:rPrChange w:id="1233" w:author="jonathan pritchard" w:date="2024-10-14T04:32:00Z" w16du:dateUtc="2024-10-14T03:32:00Z">
              <w:rPr/>
            </w:rPrChange>
          </w:rPr>
          <w:delText xml:space="preserve"> </w:delText>
        </w:r>
        <w:r w:rsidR="00A605B3" w:rsidRPr="00FB5B93" w:rsidDel="00FB5B93">
          <w:rPr>
            <w:highlight w:val="yellow"/>
            <w:rPrChange w:id="1234" w:author="jonathan pritchard" w:date="2024-10-14T04:32:00Z" w16du:dateUtc="2024-10-14T03:32:00Z">
              <w:rPr/>
            </w:rPrChange>
          </w:rPr>
          <w:delText xml:space="preserve">the </w:delText>
        </w:r>
        <w:r w:rsidRPr="00FB5B93" w:rsidDel="00FB5B93">
          <w:rPr>
            <w:highlight w:val="yellow"/>
            <w:rPrChange w:id="1235" w:author="jonathan pritchard" w:date="2024-10-14T04:32:00Z" w16du:dateUtc="2024-10-14T03:32:00Z">
              <w:rPr/>
            </w:rPrChange>
          </w:rPr>
          <w:delText>product</w:delText>
        </w:r>
        <w:r w:rsidR="00A605B3" w:rsidRPr="00FB5B93" w:rsidDel="00FB5B93">
          <w:rPr>
            <w:highlight w:val="yellow"/>
            <w:rPrChange w:id="1236" w:author="jonathan pritchard" w:date="2024-10-14T04:32:00Z" w16du:dateUtc="2024-10-14T03:32:00Z">
              <w:rPr/>
            </w:rPrChange>
          </w:rPr>
          <w:delText xml:space="preserve"> is</w:delText>
        </w:r>
        <w:r w:rsidRPr="00FB5B93" w:rsidDel="00FB5B93">
          <w:rPr>
            <w:highlight w:val="yellow"/>
            <w:rPrChange w:id="1237" w:author="jonathan pritchard" w:date="2024-10-14T04:32:00Z" w16du:dateUtc="2024-10-14T03:32:00Z">
              <w:rPr/>
            </w:rPrChange>
          </w:rPr>
          <w:delText xml:space="preserve"> actually displayed on the screen. The</w:delText>
        </w:r>
        <w:r w:rsidR="00C1640C" w:rsidRPr="00FB5B93" w:rsidDel="00FB5B93">
          <w:rPr>
            <w:highlight w:val="yellow"/>
            <w:rPrChange w:id="1238" w:author="jonathan pritchard" w:date="2024-10-14T04:32:00Z" w16du:dateUtc="2024-10-14T03:32:00Z">
              <w:rPr/>
            </w:rPrChange>
          </w:rPr>
          <w:delText xml:space="preserve"> </w:delText>
        </w:r>
        <w:r w:rsidR="00C1640C" w:rsidRPr="00FB5B93" w:rsidDel="00FB5B93">
          <w:rPr>
            <w:i/>
            <w:iCs/>
            <w:highlight w:val="yellow"/>
            <w:rPrChange w:id="1239" w:author="jonathan pritchard" w:date="2024-10-14T04:32:00Z" w16du:dateUtc="2024-10-14T03:32:00Z">
              <w:rPr>
                <w:i/>
                <w:iCs/>
              </w:rPr>
            </w:rPrChange>
          </w:rPr>
          <w:delText>chosen</w:delText>
        </w:r>
        <w:r w:rsidRPr="00FB5B93" w:rsidDel="00FB5B93">
          <w:rPr>
            <w:highlight w:val="yellow"/>
            <w:rPrChange w:id="1240" w:author="jonathan pritchard" w:date="2024-10-14T04:32:00Z" w16du:dateUtc="2024-10-14T03:32:00Z">
              <w:rPr/>
            </w:rPrChange>
          </w:rPr>
          <w:delText xml:space="preserve"> </w:delText>
        </w:r>
        <w:r w:rsidR="00A605B3" w:rsidRPr="00FB5B93" w:rsidDel="00FB5B93">
          <w:rPr>
            <w:highlight w:val="yellow"/>
            <w:rPrChange w:id="1241" w:author="jonathan pritchard" w:date="2024-10-14T04:32:00Z" w16du:dateUtc="2024-10-14T03:32:00Z">
              <w:rPr/>
            </w:rPrChange>
          </w:rPr>
          <w:delText xml:space="preserve">fill patterns and boundaries should indicate the product to which they apply, for example by mentioning the product in a corner or embedded in the line as for the graphical indexes (see </w:delText>
        </w:r>
        <w:r w:rsidR="00A605B3" w:rsidRPr="00FB5B93" w:rsidDel="00FB5B93">
          <w:rPr>
            <w:highlight w:val="yellow"/>
            <w:rPrChange w:id="1242" w:author="jonathan pritchard" w:date="2024-10-14T04:32:00Z" w16du:dateUtc="2024-10-14T03:32:00Z">
              <w:rPr/>
            </w:rPrChange>
          </w:rPr>
          <w:fldChar w:fldCharType="begin"/>
        </w:r>
        <w:r w:rsidR="00A605B3" w:rsidRPr="00FB5B93" w:rsidDel="00FB5B93">
          <w:rPr>
            <w:highlight w:val="yellow"/>
            <w:rPrChange w:id="1243" w:author="jonathan pritchard" w:date="2024-10-14T04:32:00Z" w16du:dateUtc="2024-10-14T03:32:00Z">
              <w:rPr/>
            </w:rPrChange>
          </w:rPr>
          <w:delInstrText xml:space="preserve"> REF _Ref45727559 \r \h </w:delInstrText>
        </w:r>
        <w:r w:rsidR="0008472D" w:rsidRPr="00FB5B93" w:rsidDel="00FB5B93">
          <w:rPr>
            <w:highlight w:val="yellow"/>
            <w:rPrChange w:id="1244" w:author="jonathan pritchard" w:date="2024-10-14T04:32:00Z" w16du:dateUtc="2024-10-14T03:32:00Z">
              <w:rPr/>
            </w:rPrChange>
          </w:rPr>
          <w:delInstrText xml:space="preserve"> \* MERGEFORMAT </w:delInstrText>
        </w:r>
        <w:r w:rsidR="00A605B3" w:rsidRPr="00D3112D" w:rsidDel="00FB5B93">
          <w:rPr>
            <w:highlight w:val="yellow"/>
          </w:rPr>
        </w:r>
        <w:r w:rsidR="00A605B3" w:rsidRPr="00FB5B93" w:rsidDel="00FB5B93">
          <w:rPr>
            <w:highlight w:val="yellow"/>
            <w:rPrChange w:id="1245" w:author="jonathan pritchard" w:date="2024-10-14T04:32:00Z" w16du:dateUtc="2024-10-14T03:32:00Z">
              <w:rPr/>
            </w:rPrChange>
          </w:rPr>
          <w:fldChar w:fldCharType="separate"/>
        </w:r>
        <w:r w:rsidR="00832978" w:rsidRPr="00FB5B93" w:rsidDel="00FB5B93">
          <w:rPr>
            <w:highlight w:val="yellow"/>
            <w:rPrChange w:id="1246" w:author="jonathan pritchard" w:date="2024-10-14T04:32:00Z" w16du:dateUtc="2024-10-14T03:32:00Z">
              <w:rPr/>
            </w:rPrChange>
          </w:rPr>
          <w:delText>C-12.2.1</w:delText>
        </w:r>
        <w:r w:rsidR="00A605B3" w:rsidRPr="00FB5B93" w:rsidDel="00FB5B93">
          <w:rPr>
            <w:highlight w:val="yellow"/>
            <w:rPrChange w:id="1247" w:author="jonathan pritchard" w:date="2024-10-14T04:32:00Z" w16du:dateUtc="2024-10-14T03:32:00Z">
              <w:rPr/>
            </w:rPrChange>
          </w:rPr>
          <w:fldChar w:fldCharType="end"/>
        </w:r>
        <w:r w:rsidR="00A605B3" w:rsidRPr="00FB5B93" w:rsidDel="00FB5B93">
          <w:rPr>
            <w:highlight w:val="yellow"/>
            <w:rPrChange w:id="1248" w:author="jonathan pritchard" w:date="2024-10-14T04:32:00Z" w16du:dateUtc="2024-10-14T03:32:00Z">
              <w:rPr/>
            </w:rPrChange>
          </w:rPr>
          <w:delText xml:space="preserve"> and </w:delText>
        </w:r>
        <w:r w:rsidR="00A605B3" w:rsidRPr="00FB5B93" w:rsidDel="00FB5B93">
          <w:rPr>
            <w:highlight w:val="yellow"/>
            <w:rPrChange w:id="1249" w:author="jonathan pritchard" w:date="2024-10-14T04:32:00Z" w16du:dateUtc="2024-10-14T03:32:00Z">
              <w:rPr/>
            </w:rPrChange>
          </w:rPr>
          <w:fldChar w:fldCharType="begin"/>
        </w:r>
        <w:r w:rsidR="00A605B3" w:rsidRPr="00FB5B93" w:rsidDel="00FB5B93">
          <w:rPr>
            <w:highlight w:val="yellow"/>
            <w:rPrChange w:id="1250" w:author="jonathan pritchard" w:date="2024-10-14T04:32:00Z" w16du:dateUtc="2024-10-14T03:32:00Z">
              <w:rPr/>
            </w:rPrChange>
          </w:rPr>
          <w:delInstrText xml:space="preserve"> REF _Ref45727563 \r \h </w:delInstrText>
        </w:r>
        <w:r w:rsidR="0008472D" w:rsidRPr="00FB5B93" w:rsidDel="00FB5B93">
          <w:rPr>
            <w:highlight w:val="yellow"/>
            <w:rPrChange w:id="1251" w:author="jonathan pritchard" w:date="2024-10-14T04:32:00Z" w16du:dateUtc="2024-10-14T03:32:00Z">
              <w:rPr/>
            </w:rPrChange>
          </w:rPr>
          <w:delInstrText xml:space="preserve"> \* MERGEFORMAT </w:delInstrText>
        </w:r>
        <w:r w:rsidR="00A605B3" w:rsidRPr="00D3112D" w:rsidDel="00FB5B93">
          <w:rPr>
            <w:highlight w:val="yellow"/>
          </w:rPr>
        </w:r>
        <w:r w:rsidR="00A605B3" w:rsidRPr="00FB5B93" w:rsidDel="00FB5B93">
          <w:rPr>
            <w:highlight w:val="yellow"/>
            <w:rPrChange w:id="1252" w:author="jonathan pritchard" w:date="2024-10-14T04:32:00Z" w16du:dateUtc="2024-10-14T03:32:00Z">
              <w:rPr/>
            </w:rPrChange>
          </w:rPr>
          <w:fldChar w:fldCharType="separate"/>
        </w:r>
        <w:r w:rsidR="00832978" w:rsidRPr="00FB5B93" w:rsidDel="00FB5B93">
          <w:rPr>
            <w:highlight w:val="yellow"/>
            <w:rPrChange w:id="1253" w:author="jonathan pritchard" w:date="2024-10-14T04:32:00Z" w16du:dateUtc="2024-10-14T03:32:00Z">
              <w:rPr/>
            </w:rPrChange>
          </w:rPr>
          <w:delText>C-12.2.2</w:delText>
        </w:r>
        <w:r w:rsidR="00A605B3" w:rsidRPr="00FB5B93" w:rsidDel="00FB5B93">
          <w:rPr>
            <w:highlight w:val="yellow"/>
            <w:rPrChange w:id="1254" w:author="jonathan pritchard" w:date="2024-10-14T04:32:00Z" w16du:dateUtc="2024-10-14T03:32:00Z">
              <w:rPr/>
            </w:rPrChange>
          </w:rPr>
          <w:fldChar w:fldCharType="end"/>
        </w:r>
        <w:r w:rsidR="00A605B3" w:rsidRPr="00FB5B93" w:rsidDel="00FB5B93">
          <w:rPr>
            <w:highlight w:val="yellow"/>
            <w:rPrChange w:id="1255" w:author="jonathan pritchard" w:date="2024-10-14T04:32:00Z" w16du:dateUtc="2024-10-14T03:32:00Z">
              <w:rPr/>
            </w:rPrChange>
          </w:rPr>
          <w:delText>).</w:delText>
        </w:r>
      </w:del>
    </w:p>
    <w:p w14:paraId="41E6D3B9" w14:textId="008EB9DA" w:rsidR="008325BE" w:rsidRPr="00450770" w:rsidDel="00FB5B93" w:rsidRDefault="008325BE">
      <w:pPr>
        <w:spacing w:after="120" w:line="240" w:lineRule="auto"/>
        <w:jc w:val="both"/>
        <w:rPr>
          <w:del w:id="1256" w:author="jonathan pritchard" w:date="2024-10-14T04:34:00Z" w16du:dateUtc="2024-10-14T03:34:00Z"/>
        </w:rPr>
      </w:pPr>
      <w:del w:id="1257" w:author="jonathan pritchard" w:date="2024-10-14T04:34:00Z" w16du:dateUtc="2024-10-14T03:34:00Z">
        <w:r w:rsidRPr="00450770" w:rsidDel="00FB5B93">
          <w:delText xml:space="preserve">For gridded data, the no-data area limits do not need to demarcate areas within the grid extent which are covered by fill values. </w:delText>
        </w:r>
      </w:del>
    </w:p>
    <w:p w14:paraId="0F46582D" w14:textId="1BDEAB0A" w:rsidR="008325BE" w:rsidRPr="00450770" w:rsidDel="00FB5B93" w:rsidRDefault="008325BE">
      <w:pPr>
        <w:spacing w:after="120" w:line="240" w:lineRule="auto"/>
        <w:jc w:val="both"/>
        <w:rPr>
          <w:del w:id="1258" w:author="jonathan pritchard" w:date="2024-10-14T04:35:00Z" w16du:dateUtc="2024-10-14T03:35:00Z"/>
          <w:b/>
          <w:bCs/>
        </w:rPr>
      </w:pPr>
      <w:del w:id="1259" w:author="jonathan pritchard" w:date="2024-10-14T04:35:00Z" w16du:dateUtc="2024-10-14T03:35:00Z">
        <w:r w:rsidRPr="00450770" w:rsidDel="00FB5B93">
          <w:rPr>
            <w:b/>
            <w:bCs/>
          </w:rPr>
          <w:delText>Implementing the depiction of limits for data other than S-101</w:delText>
        </w:r>
        <w:r w:rsidR="005465C0" w:rsidRPr="00450770" w:rsidDel="00FB5B93">
          <w:rPr>
            <w:b/>
            <w:bCs/>
          </w:rPr>
          <w:delText xml:space="preserve"> and S-57</w:delText>
        </w:r>
        <w:r w:rsidRPr="00450770" w:rsidDel="00FB5B93">
          <w:rPr>
            <w:b/>
            <w:bCs/>
          </w:rPr>
          <w:delText xml:space="preserve"> </w:delText>
        </w:r>
        <w:r w:rsidR="005465C0" w:rsidRPr="00450770" w:rsidDel="00FB5B93">
          <w:rPr>
            <w:b/>
            <w:bCs/>
          </w:rPr>
          <w:delText xml:space="preserve">ENCs </w:delText>
        </w:r>
        <w:r w:rsidRPr="00450770" w:rsidDel="00FB5B93">
          <w:rPr>
            <w:b/>
            <w:bCs/>
          </w:rPr>
          <w:delText>is optional.</w:delText>
        </w:r>
      </w:del>
    </w:p>
    <w:p w14:paraId="09E4BDDA" w14:textId="2E0BEAC6" w:rsidR="008325BE" w:rsidRPr="00450770" w:rsidDel="00FB5B93" w:rsidRDefault="008325BE" w:rsidP="00FB5B93">
      <w:pPr>
        <w:spacing w:after="120" w:line="240" w:lineRule="auto"/>
        <w:jc w:val="both"/>
        <w:rPr>
          <w:del w:id="1260" w:author="jonathan pritchard" w:date="2024-10-14T04:36:00Z" w16du:dateUtc="2024-10-14T03:36:00Z"/>
        </w:rPr>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del w:id="1261" w:author="jonathan pritchard" w:date="2024-10-14T04:35:00Z" w16du:dateUtc="2024-10-14T03:35:00Z">
        <w:r w:rsidR="00D6305C" w:rsidRPr="00450770" w:rsidDel="00FB5B93">
          <w:delText xml:space="preserve">recommended </w:delText>
        </w:r>
      </w:del>
      <w:ins w:id="1262" w:author="jonathan pritchard" w:date="2024-10-14T04:35:00Z" w16du:dateUtc="2024-10-14T03:35:00Z">
        <w:r w:rsidR="00FB5B93">
          <w:t>required</w:t>
        </w:r>
        <w:r w:rsidR="00FB5B93" w:rsidRPr="00450770">
          <w:t xml:space="preserve"> </w:t>
        </w:r>
      </w:ins>
      <w:r w:rsidR="00D6305C" w:rsidRPr="00450770">
        <w:t xml:space="preserve">for the convenience of the mariner - either this clause should be implemented for all </w:t>
      </w:r>
      <w:commentRangeStart w:id="1263"/>
      <w:commentRangeStart w:id="1264"/>
      <w:r w:rsidR="00D6305C" w:rsidRPr="00450770">
        <w:t>the</w:t>
      </w:r>
      <w:commentRangeEnd w:id="1263"/>
      <w:r w:rsidR="000A639D">
        <w:rPr>
          <w:rStyle w:val="CommentReference"/>
        </w:rPr>
        <w:commentReference w:id="1263"/>
      </w:r>
      <w:commentRangeEnd w:id="1264"/>
      <w:r w:rsidR="00FB5B93">
        <w:rPr>
          <w:rStyle w:val="CommentReference"/>
        </w:rPr>
        <w:commentReference w:id="1264"/>
      </w:r>
      <w:r w:rsidR="00D6305C" w:rsidRPr="00450770">
        <w:t xml:space="preserv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450770">
      <w:pPr>
        <w:pStyle w:val="Heading2"/>
      </w:pPr>
      <w:bookmarkStart w:id="1265" w:name="_Ref98335407"/>
      <w:bookmarkStart w:id="1266" w:name="_Toc178869316"/>
      <w:r w:rsidRPr="00450770">
        <w:t>Special ECDIS chart symbols to identify unsafe depths</w:t>
      </w:r>
      <w:bookmarkEnd w:id="1265"/>
      <w:bookmarkEnd w:id="1266"/>
    </w:p>
    <w:p w14:paraId="14A536DC" w14:textId="288D0163" w:rsidR="002A10D2" w:rsidRPr="00450770" w:rsidRDefault="002A10D2" w:rsidP="00A72FA4">
      <w:pPr>
        <w:spacing w:after="120" w:line="240" w:lineRule="auto"/>
        <w:jc w:val="both"/>
      </w:pPr>
      <w:r w:rsidRPr="00450770">
        <w:t xml:space="preserve">The ECDIS </w:t>
      </w:r>
      <w:commentRangeStart w:id="1267"/>
      <w:commentRangeStart w:id="1268"/>
      <w:r w:rsidRPr="00450770">
        <w:t xml:space="preserve">highlights four features </w:t>
      </w:r>
      <w:commentRangeEnd w:id="1267"/>
      <w:r w:rsidR="000A639D">
        <w:rPr>
          <w:rStyle w:val="CommentReference"/>
        </w:rPr>
        <w:commentReference w:id="1267"/>
      </w:r>
      <w:commentRangeEnd w:id="1268"/>
      <w:r w:rsidR="00FB5B93">
        <w:rPr>
          <w:rStyle w:val="CommentReference"/>
        </w:rPr>
        <w:commentReference w:id="1268"/>
      </w:r>
      <w:r w:rsidRPr="00450770">
        <w:t>that are important for safe navigation. These are the safety contour, depth shades, the safety depth and isolated dangers</w:t>
      </w:r>
      <w:ins w:id="1269" w:author="jonathan pritchard" w:date="2024-10-14T04:38:00Z" w16du:dateUtc="2024-10-14T03:38:00Z">
        <w:r w:rsidR="00FB5B93">
          <w:t>. Dep</w:t>
        </w:r>
      </w:ins>
      <w:ins w:id="1270" w:author="jonathan pritchard" w:date="2024-10-14T04:39:00Z" w16du:dateUtc="2024-10-14T03:39:00Z">
        <w:r w:rsidR="00FB5B93">
          <w:t xml:space="preserve">th sahdes, safety depth and isolated dangers are implemented in the portrayal catalogue. </w:t>
        </w:r>
      </w:ins>
    </w:p>
    <w:p w14:paraId="21364CD9" w14:textId="7BC1E763" w:rsidR="002A10D2" w:rsidRPr="00450770" w:rsidRDefault="002A10D2" w:rsidP="00793CB3">
      <w:pPr>
        <w:pStyle w:val="Heading3"/>
      </w:pPr>
      <w:bookmarkStart w:id="1271" w:name="_Ref49484089"/>
      <w:bookmarkStart w:id="1272" w:name="_Toc178869317"/>
      <w:commentRangeStart w:id="1273"/>
      <w:r w:rsidRPr="00450770">
        <w:t>Safety Contour</w:t>
      </w:r>
      <w:bookmarkEnd w:id="1271"/>
      <w:bookmarkEnd w:id="1272"/>
      <w:commentRangeEnd w:id="1273"/>
      <w:r w:rsidR="00224FDE">
        <w:rPr>
          <w:rStyle w:val="CommentReference"/>
          <w:b w:val="0"/>
          <w:bCs w:val="0"/>
        </w:rPr>
        <w:commentReference w:id="1273"/>
      </w:r>
    </w:p>
    <w:p w14:paraId="3B2ED9C7" w14:textId="3D0E8F6C" w:rsidR="002A10D2" w:rsidRPr="00450770" w:rsidRDefault="002A10D2" w:rsidP="00A72FA4">
      <w:pPr>
        <w:spacing w:after="120" w:line="240" w:lineRule="auto"/>
        <w:jc w:val="both"/>
      </w:pPr>
      <w:r w:rsidRPr="00450770">
        <w:t>The own-ship safety contour</w:t>
      </w:r>
      <w:del w:id="1274" w:author="jonathan pritchard" w:date="2024-10-14T04:40:00Z" w16du:dateUtc="2024-10-14T03:40:00Z">
        <w:r w:rsidRPr="00450770" w:rsidDel="00224FDE">
          <w:delText xml:space="preserve">, </w:delText>
        </w:r>
        <w:commentRangeStart w:id="1275"/>
        <w:r w:rsidRPr="00450770" w:rsidDel="00224FDE">
          <w:delText xml:space="preserve">selected by the mariner from among the contours in the </w:delText>
        </w:r>
        <w:r w:rsidR="00071364" w:rsidRPr="00450770" w:rsidDel="00224FDE">
          <w:delText>System Database</w:delText>
        </w:r>
        <w:r w:rsidRPr="00450770" w:rsidDel="00224FDE">
          <w:delText>,</w:delText>
        </w:r>
      </w:del>
      <w:commentRangeEnd w:id="1275"/>
      <w:r w:rsidR="0039600D">
        <w:rPr>
          <w:rStyle w:val="CommentReference"/>
        </w:rPr>
        <w:commentReference w:id="1275"/>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445CC3EB" w14:textId="0C3060BB" w:rsidR="002A10D2"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24FDE">
        <w:rPr>
          <w:rPrChange w:id="1276" w:author="jonathan pritchard" w:date="2024-10-14T04:42:00Z" w16du:dateUtc="2024-10-14T03:42:00Z">
            <w:rPr>
              <w:highlight w:val="yellow"/>
            </w:rPr>
          </w:rPrChange>
        </w:rPr>
        <w:t>default</w:t>
      </w:r>
      <w:r w:rsidRPr="00224FDE">
        <w:t xml:space="preserve"> to</w:t>
      </w:r>
      <w:r w:rsidRPr="00450770">
        <w:t xml:space="preserve"> 30 m</w:t>
      </w:r>
      <w:r w:rsidR="00235BEA" w:rsidRPr="00450770">
        <w:t>etres</w:t>
      </w:r>
      <w:r w:rsidRPr="00450770">
        <w:t>.</w:t>
      </w:r>
    </w:p>
    <w:p w14:paraId="6429ACDA" w14:textId="77777777" w:rsidR="00235BEA" w:rsidRPr="00450770" w:rsidRDefault="00235BEA" w:rsidP="00A72FA4">
      <w:pPr>
        <w:spacing w:after="120" w:line="240" w:lineRule="auto"/>
        <w:jc w:val="both"/>
      </w:pPr>
    </w:p>
    <w:p w14:paraId="1BDA255C" w14:textId="21B384B4" w:rsidR="002A10D2" w:rsidRPr="00450770" w:rsidRDefault="002A10D2" w:rsidP="00793CB3">
      <w:pPr>
        <w:pStyle w:val="Heading2"/>
      </w:pPr>
      <w:bookmarkStart w:id="1277" w:name="_Toc178869318"/>
      <w:r w:rsidRPr="00450770">
        <w:t>Other ECDIS symbols and their use</w:t>
      </w:r>
      <w:bookmarkEnd w:id="1277"/>
    </w:p>
    <w:p w14:paraId="0C277B55" w14:textId="1E5A3FBF" w:rsidR="000C4FCD" w:rsidRPr="00450770" w:rsidRDefault="000C4FCD" w:rsidP="00EC44E4">
      <w:pPr>
        <w:pStyle w:val="Heading2"/>
      </w:pPr>
      <w:bookmarkStart w:id="1278" w:name="_Toc178784384"/>
      <w:bookmarkStart w:id="1279" w:name="_Toc178784385"/>
      <w:bookmarkStart w:id="1280" w:name="_Toc178784386"/>
      <w:bookmarkStart w:id="1281" w:name="_Toc178784387"/>
      <w:bookmarkStart w:id="1282" w:name="_Toc178784388"/>
      <w:bookmarkStart w:id="1283" w:name="_Toc178784389"/>
      <w:bookmarkStart w:id="1284" w:name="_Toc178784390"/>
      <w:bookmarkStart w:id="1285" w:name="_Toc178784391"/>
      <w:bookmarkStart w:id="1286" w:name="_Toc175130228"/>
      <w:bookmarkStart w:id="1287" w:name="_Toc175130229"/>
      <w:bookmarkStart w:id="1288" w:name="_Toc175130230"/>
      <w:bookmarkStart w:id="1289" w:name="_Toc175130231"/>
      <w:bookmarkStart w:id="1290" w:name="_Toc175130232"/>
      <w:bookmarkStart w:id="1291" w:name="_Toc175130233"/>
      <w:bookmarkStart w:id="1292" w:name="_Ref49471603"/>
      <w:bookmarkStart w:id="1293" w:name="_Toc178869319"/>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r w:rsidRPr="00450770">
        <w:t>Date-dependent features</w:t>
      </w:r>
      <w:bookmarkEnd w:id="1292"/>
      <w:bookmarkEnd w:id="1293"/>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r w:rsidRPr="00B77A92">
        <w:rPr>
          <w:i/>
          <w:iCs/>
        </w:rPr>
        <w:t>periodicDateRange</w:t>
      </w:r>
      <w:r w:rsidRPr="00B77A92">
        <w:t xml:space="preserve"> with the sub attributes </w:t>
      </w:r>
      <w:r w:rsidRPr="00B77A92">
        <w:rPr>
          <w:i/>
          <w:iCs/>
        </w:rPr>
        <w:t>dateStart</w:t>
      </w:r>
      <w:r w:rsidRPr="00B77A92">
        <w:t xml:space="preserve"> and </w:t>
      </w:r>
      <w:r w:rsidRPr="00B77A92">
        <w:rPr>
          <w:i/>
          <w:iCs/>
        </w:rPr>
        <w:t>dateEnd</w:t>
      </w:r>
      <w:r w:rsidRPr="00B77A92">
        <w:t xml:space="preserve"> to indicate the periodic nature of the feature. Other features, such as traffic separation schemes, use the complex attribute </w:t>
      </w:r>
      <w:r w:rsidRPr="00B77A92">
        <w:rPr>
          <w:i/>
          <w:iCs/>
        </w:rPr>
        <w:t>fixedDateRange</w:t>
      </w:r>
      <w:r w:rsidRPr="00B77A92">
        <w:t xml:space="preserve"> with the sub attributes </w:t>
      </w:r>
      <w:r w:rsidRPr="00B77A92">
        <w:rPr>
          <w:i/>
          <w:iCs/>
        </w:rPr>
        <w:t>dateStart</w:t>
      </w:r>
      <w:r w:rsidRPr="00B77A92">
        <w:t xml:space="preserve"> and </w:t>
      </w:r>
      <w:r w:rsidRPr="00B77A92">
        <w:rPr>
          <w:i/>
          <w:iCs/>
        </w:rPr>
        <w:t>dateEnd</w:t>
      </w:r>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EC44E4">
      <w:pPr>
        <w:pStyle w:val="Heading3"/>
      </w:pPr>
      <w:bookmarkStart w:id="1294" w:name="_Toc178869320"/>
      <w:r w:rsidRPr="00B77A92">
        <w:t>Display of date-dependent features by mariner-selected date</w:t>
      </w:r>
      <w:bookmarkEnd w:id="1294"/>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r w:rsidR="00004400" w:rsidRPr="00B77A92">
        <w:rPr>
          <w:i/>
          <w:iCs/>
        </w:rPr>
        <w:t>dateStart</w:t>
      </w:r>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1295" w:name="_Toc175130236"/>
      <w:bookmarkStart w:id="1296" w:name="_Toc175130237"/>
      <w:bookmarkStart w:id="1297" w:name="_Ref49481796"/>
      <w:bookmarkStart w:id="1298" w:name="_Toc178869321"/>
      <w:bookmarkEnd w:id="1295"/>
      <w:bookmarkEnd w:id="1296"/>
      <w:r w:rsidRPr="00B77A92">
        <w:t>Indication of date adjustment</w:t>
      </w:r>
      <w:bookmarkEnd w:id="1297"/>
      <w:bookmarkEnd w:id="1298"/>
    </w:p>
    <w:p w14:paraId="074C39D6" w14:textId="3AF6FCD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1299"/>
      <w:commentRangeStart w:id="1300"/>
      <w:r w:rsidR="009C5D16" w:rsidRPr="00224FDE">
        <w:rPr>
          <w:strike/>
          <w:highlight w:val="yellow"/>
          <w:rPrChange w:id="1301" w:author="jonathan pritchard" w:date="2024-10-14T04:43:00Z" w16du:dateUtc="2024-10-14T03:43:00Z">
            <w:rPr/>
          </w:rPrChange>
        </w:rPr>
        <w:t xml:space="preserve">The format of the date </w:t>
      </w:r>
      <w:r w:rsidR="00004400" w:rsidRPr="00224FDE">
        <w:rPr>
          <w:strike/>
          <w:highlight w:val="yellow"/>
          <w:rPrChange w:id="1302" w:author="jonathan pritchard" w:date="2024-10-14T04:43:00Z" w16du:dateUtc="2024-10-14T03:43:00Z">
            <w:rPr/>
          </w:rPrChange>
        </w:rPr>
        <w:t xml:space="preserve">must </w:t>
      </w:r>
      <w:r w:rsidR="009C5D16" w:rsidRPr="00224FDE">
        <w:rPr>
          <w:strike/>
          <w:highlight w:val="yellow"/>
          <w:rPrChange w:id="1303" w:author="jonathan pritchard" w:date="2024-10-14T04:43:00Z" w16du:dateUtc="2024-10-14T03:43:00Z">
            <w:rPr/>
          </w:rPrChange>
        </w:rPr>
        <w:t>be</w:t>
      </w:r>
      <w:r w:rsidR="00DD4813" w:rsidRPr="00224FDE">
        <w:rPr>
          <w:strike/>
          <w:highlight w:val="yellow"/>
          <w:rPrChange w:id="1304" w:author="jonathan pritchard" w:date="2024-10-14T04:43:00Z" w16du:dateUtc="2024-10-14T03:43:00Z">
            <w:rPr/>
          </w:rPrChange>
        </w:rPr>
        <w:t>: dd mmm yyyy = Day, Month, Year</w:t>
      </w:r>
      <w:r w:rsidR="00651368" w:rsidRPr="00224FDE">
        <w:rPr>
          <w:strike/>
          <w:highlight w:val="yellow"/>
          <w:rPrChange w:id="1305" w:author="jonathan pritchard" w:date="2024-10-14T04:43:00Z" w16du:dateUtc="2024-10-14T03:43:00Z">
            <w:rPr/>
          </w:rPrChange>
        </w:rPr>
        <w:t>; for</w:t>
      </w:r>
      <w:r w:rsidR="009C5D16" w:rsidRPr="00224FDE">
        <w:rPr>
          <w:strike/>
          <w:highlight w:val="yellow"/>
          <w:rPrChange w:id="1306" w:author="jonathan pritchard" w:date="2024-10-14T04:43:00Z" w16du:dateUtc="2024-10-14T03:43:00Z">
            <w:rPr/>
          </w:rPrChange>
        </w:rPr>
        <w:t xml:space="preserve"> </w:t>
      </w:r>
      <w:r w:rsidR="00651368" w:rsidRPr="00224FDE">
        <w:rPr>
          <w:strike/>
          <w:highlight w:val="yellow"/>
          <w:rPrChange w:id="1307" w:author="jonathan pritchard" w:date="2024-10-14T04:43:00Z" w16du:dateUtc="2024-10-14T03:43:00Z">
            <w:rPr/>
          </w:rPrChange>
        </w:rPr>
        <w:t>example, 28</w:t>
      </w:r>
      <w:r w:rsidR="00DD4813" w:rsidRPr="00224FDE">
        <w:rPr>
          <w:strike/>
          <w:highlight w:val="yellow"/>
          <w:rPrChange w:id="1308" w:author="jonathan pritchard" w:date="2024-10-14T04:43:00Z" w16du:dateUtc="2024-10-14T03:43:00Z">
            <w:rPr/>
          </w:rPrChange>
        </w:rPr>
        <w:t xml:space="preserve"> Jan 2014</w:t>
      </w:r>
      <w:r w:rsidR="009C5D16" w:rsidRPr="00B77A92">
        <w:t>.</w:t>
      </w:r>
      <w:commentRangeEnd w:id="1299"/>
      <w:r w:rsidR="0039600D">
        <w:rPr>
          <w:rStyle w:val="CommentReference"/>
        </w:rPr>
        <w:commentReference w:id="1299"/>
      </w:r>
      <w:commentRangeEnd w:id="1300"/>
      <w:r w:rsidR="00224FDE">
        <w:rPr>
          <w:rStyle w:val="CommentReference"/>
        </w:rPr>
        <w:commentReference w:id="1300"/>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Display Not Real Time – Display is based on date dd mmm yyyy</w:t>
      </w:r>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Display Not Real Time – Display is based on viewing date range from dd mmm yyyy to dd mmm yyyy</w:t>
      </w:r>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EC44E4">
      <w:pPr>
        <w:pStyle w:val="Heading2"/>
        <w:rPr>
          <w:strike/>
        </w:rPr>
      </w:pPr>
      <w:bookmarkStart w:id="1309" w:name="_Toc178869322"/>
      <w:r w:rsidRPr="00450770">
        <w:t>Decluttering the screen</w:t>
      </w:r>
      <w:bookmarkEnd w:id="1309"/>
    </w:p>
    <w:p w14:paraId="2899302E" w14:textId="66AE531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r w:rsidRPr="00B77A92">
        <w:rPr>
          <w:i/>
          <w:iCs/>
        </w:rPr>
        <w:t>scaleMinimum</w:t>
      </w:r>
      <w:r w:rsidRPr="00B77A92">
        <w:t xml:space="preserve"> to specify the smallest display scale at which they </w:t>
      </w:r>
      <w:r w:rsidR="00004400" w:rsidRPr="00B77A92">
        <w:t>to be portrayed</w:t>
      </w:r>
      <w:r w:rsidRPr="00B77A92">
        <w:t xml:space="preserve">. At display scales smaller than </w:t>
      </w:r>
      <w:r w:rsidRPr="00B77A92">
        <w:rPr>
          <w:i/>
          <w:iCs/>
        </w:rPr>
        <w:t>scaleMinimum</w:t>
      </w:r>
      <w:r w:rsidRPr="00B77A92">
        <w:t xml:space="preserve"> the </w:t>
      </w:r>
      <w:r w:rsidR="00004400" w:rsidRPr="00B77A92">
        <w:t xml:space="preserve">drawing instructions output from the portrayal engine </w:t>
      </w:r>
      <w:r w:rsidR="00450770">
        <w:t>must not be</w:t>
      </w:r>
      <w:r w:rsidR="00004400" w:rsidRPr="00B77A92">
        <w:t xml:space="preserve"> drawn</w:t>
      </w:r>
      <w:del w:id="1310" w:author="jonathan pritchard" w:date="2024-10-14T00:49:00Z" w16du:dateUtc="2024-10-13T23:49:00Z">
        <w:r w:rsidRPr="00B77A92" w:rsidDel="008972A2">
          <w:delText>.</w:delText>
        </w:r>
        <w:r w:rsidR="00004400" w:rsidRPr="00B77A92" w:rsidDel="008972A2">
          <w:delText xml:space="preserve"> </w:delText>
        </w:r>
        <w:r w:rsidRPr="00B77A92" w:rsidDel="008972A2">
          <w:delText xml:space="preserve"> </w:delText>
        </w:r>
      </w:del>
      <w:ins w:id="1311" w:author="jonathan pritchard" w:date="2024-10-14T00:49:00Z" w16du:dateUtc="2024-10-13T23:49:00Z">
        <w:r w:rsidR="008972A2">
          <w:t xml:space="preserve"> </w:t>
        </w:r>
      </w:ins>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r w:rsidRPr="00B77A92">
        <w:rPr>
          <w:i/>
          <w:iCs/>
        </w:rPr>
        <w:t>scaleMinimum</w:t>
      </w:r>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EC44E4">
      <w:pPr>
        <w:pStyle w:val="Heading2"/>
      </w:pPr>
      <w:bookmarkStart w:id="1312" w:name="_Toc178869323"/>
      <w:r w:rsidRPr="00450770">
        <w:t>IMO presentation elements</w:t>
      </w:r>
      <w:bookmarkEnd w:id="1312"/>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1313" w:name="_Ref49482141"/>
      <w:bookmarkStart w:id="1314" w:name="_Toc178869324"/>
      <w:r w:rsidRPr="00450770">
        <w:t xml:space="preserve">Scale bar </w:t>
      </w:r>
      <w:r w:rsidR="006455DA" w:rsidRPr="00450770">
        <w:t>and</w:t>
      </w:r>
      <w:r w:rsidRPr="00450770">
        <w:t xml:space="preserve"> latitude scale</w:t>
      </w:r>
      <w:bookmarkEnd w:id="1313"/>
      <w:bookmarkEnd w:id="1314"/>
    </w:p>
    <w:p w14:paraId="5655115B" w14:textId="67FB481A" w:rsidR="00A9027F" w:rsidRPr="00450770" w:rsidRDefault="00A9027F" w:rsidP="00737C53">
      <w:pPr>
        <w:spacing w:after="60" w:line="240" w:lineRule="auto"/>
        <w:jc w:val="both"/>
      </w:pPr>
      <w:bookmarkStart w:id="1315" w:name="_Hlk47653421"/>
      <w:r w:rsidRPr="00450770">
        <w:t xml:space="preserve">The IMO </w:t>
      </w:r>
      <w:r w:rsidR="001F7977" w:rsidRPr="00450770">
        <w:t>Performance Standards</w:t>
      </w:r>
      <w:r w:rsidRPr="00450770">
        <w:t xml:space="preserve"> require an indication of scale and range as part of the Display Base.</w:t>
      </w:r>
      <w:bookmarkEnd w:id="1315"/>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70E25CA3"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 xml:space="preserve">for </w:t>
      </w:r>
      <w:commentRangeStart w:id="1316"/>
      <w:r w:rsidR="00A9027F" w:rsidRPr="00450770">
        <w:t>display</w:t>
      </w:r>
      <w:commentRangeEnd w:id="1316"/>
      <w:r w:rsidR="009C2EC8" w:rsidRPr="00450770">
        <w:rPr>
          <w:rStyle w:val="CommentReference"/>
          <w:lang w:val="en-GB"/>
        </w:rPr>
        <w:commentReference w:id="1316"/>
      </w:r>
      <w:r w:rsidR="00A9027F" w:rsidRPr="00450770">
        <w:t xml:space="preserve"> </w:t>
      </w:r>
      <w:commentRangeStart w:id="1317"/>
      <w:commentRangeStart w:id="1318"/>
      <w:r w:rsidR="00A9027F" w:rsidRPr="00450770">
        <w:t>scales larger than 1/</w:t>
      </w:r>
      <w:ins w:id="1319" w:author="jonathan pritchard" w:date="2024-10-14T04:46:00Z" w16du:dateUtc="2024-10-14T03:46:00Z">
        <w:r w:rsidR="00224FDE">
          <w:t>8</w:t>
        </w:r>
      </w:ins>
      <w:del w:id="1320" w:author="jonathan pritchard" w:date="2024-10-14T04:46:00Z" w16du:dateUtc="2024-10-14T03:46:00Z">
        <w:r w:rsidR="00A9027F" w:rsidRPr="00450770" w:rsidDel="00224FDE">
          <w:delText>9</w:delText>
        </w:r>
      </w:del>
      <w:r w:rsidR="00A9027F" w:rsidRPr="00450770">
        <w:t xml:space="preserve">0,000: always </w:t>
      </w:r>
      <w:commentRangeEnd w:id="1317"/>
      <w:r w:rsidR="000A639D">
        <w:rPr>
          <w:rStyle w:val="CommentReference"/>
        </w:rPr>
        <w:commentReference w:id="1317"/>
      </w:r>
      <w:commentRangeEnd w:id="1318"/>
      <w:r w:rsidR="00224FDE">
        <w:rPr>
          <w:rStyle w:val="CommentReference"/>
        </w:rPr>
        <w:commentReference w:id="1318"/>
      </w:r>
      <w:r w:rsidR="00A9027F" w:rsidRPr="00450770">
        <w:t>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0D8AE59"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ins w:id="1321" w:author="jonathan pritchard" w:date="2024-10-14T04:46:00Z" w16du:dateUtc="2024-10-14T03:46:00Z">
        <w:r w:rsidR="00224FDE">
          <w:t>8</w:t>
        </w:r>
      </w:ins>
      <w:del w:id="1322" w:author="jonathan pritchard" w:date="2024-10-14T04:46:00Z" w16du:dateUtc="2024-10-14T03:46:00Z">
        <w:r w:rsidR="00A9027F" w:rsidRPr="00450770" w:rsidDel="00224FDE">
          <w:delText>9</w:delText>
        </w:r>
      </w:del>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1323"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1E7EA95E" w:rsidR="00B67B2D" w:rsidRPr="00450770" w:rsidRDefault="00B67B2D" w:rsidP="00F42179">
            <w:pPr>
              <w:spacing w:before="60" w:after="60"/>
            </w:pPr>
            <w:r w:rsidRPr="00450770">
              <w:t>1:</w:t>
            </w:r>
            <w:ins w:id="1324" w:author="jonathan pritchard" w:date="2024-10-14T04:46:00Z" w16du:dateUtc="2024-10-14T03:46:00Z">
              <w:r w:rsidR="00224FDE">
                <w:t>7</w:t>
              </w:r>
            </w:ins>
            <w:del w:id="1325" w:author="jonathan pritchard" w:date="2024-10-14T04:46:00Z" w16du:dateUtc="2024-10-14T03:46:00Z">
              <w:r w:rsidRPr="00450770" w:rsidDel="00224FDE">
                <w:delText>8</w:delText>
              </w:r>
            </w:del>
            <w:r w:rsidRPr="00450770">
              <w:t>9999 and larger scale</w:t>
            </w:r>
          </w:p>
        </w:tc>
        <w:tc>
          <w:tcPr>
            <w:tcW w:w="1020" w:type="pct"/>
            <w:vAlign w:val="center"/>
          </w:tcPr>
          <w:p w14:paraId="78BDE6FD" w14:textId="77777777" w:rsidR="00B67B2D" w:rsidRPr="00450770" w:rsidRDefault="00B67B2D" w:rsidP="00F42179">
            <w:pPr>
              <w:spacing w:before="60" w:after="60"/>
              <w:jc w:val="center"/>
            </w:pPr>
            <w:r w:rsidRPr="00450770">
              <w:t>SCALEB10</w:t>
            </w:r>
          </w:p>
        </w:tc>
        <w:tc>
          <w:tcPr>
            <w:tcW w:w="673" w:type="pct"/>
            <w:vMerge w:val="restart"/>
            <w:vAlign w:val="center"/>
          </w:tcPr>
          <w:p w14:paraId="28535E0A" w14:textId="77777777" w:rsidR="00B67B2D" w:rsidRPr="00450770" w:rsidRDefault="00B67B2D" w:rsidP="00F42179">
            <w:pPr>
              <w:spacing w:before="60" w:after="60"/>
              <w:jc w:val="center"/>
            </w:pPr>
            <w:r w:rsidRPr="00450770">
              <w:rPr>
                <w:highlight w:val="yellow"/>
              </w:rPr>
              <w:t>90</w:t>
            </w:r>
          </w:p>
        </w:tc>
        <w:tc>
          <w:tcPr>
            <w:tcW w:w="851" w:type="pct"/>
            <w:vMerge w:val="restart"/>
            <w:vAlign w:val="center"/>
          </w:tcPr>
          <w:p w14:paraId="214B6F4A" w14:textId="23ABCEB4" w:rsidR="00B67B2D" w:rsidRPr="00450770" w:rsidRDefault="002D13C2" w:rsidP="00F42179">
            <w:pPr>
              <w:spacing w:before="60" w:after="60"/>
              <w:jc w:val="center"/>
            </w:pPr>
            <w:r w:rsidRPr="00450770">
              <w:t>OverRadar</w:t>
            </w:r>
          </w:p>
        </w:tc>
        <w:tc>
          <w:tcPr>
            <w:tcW w:w="831" w:type="pct"/>
            <w:vMerge w:val="restart"/>
            <w:vAlign w:val="center"/>
          </w:tcPr>
          <w:p w14:paraId="65F93290" w14:textId="5541701F" w:rsidR="00B67B2D" w:rsidRPr="00450770" w:rsidRDefault="00B67B2D" w:rsidP="00F42179">
            <w:pPr>
              <w:spacing w:before="60" w:after="60"/>
              <w:jc w:val="center"/>
            </w:pPr>
            <w:r w:rsidRPr="00450770">
              <w:t xml:space="preserve">Display </w:t>
            </w:r>
            <w:r w:rsidR="00F42179" w:rsidRPr="00450770">
              <w:t>B</w:t>
            </w:r>
            <w:r w:rsidRPr="00450770">
              <w:t>ase</w:t>
            </w:r>
          </w:p>
        </w:tc>
        <w:tc>
          <w:tcPr>
            <w:tcW w:w="674" w:type="pct"/>
            <w:vMerge w:val="restart"/>
            <w:vAlign w:val="center"/>
          </w:tcPr>
          <w:p w14:paraId="24159F7F" w14:textId="77777777" w:rsidR="00B67B2D" w:rsidRPr="00450770" w:rsidRDefault="00B67B2D" w:rsidP="00F42179">
            <w:pPr>
              <w:spacing w:before="60" w:after="60"/>
              <w:jc w:val="center"/>
            </w:pPr>
            <w:r w:rsidRPr="00450770">
              <w:t>11030</w:t>
            </w:r>
          </w:p>
        </w:tc>
      </w:tr>
      <w:bookmarkEnd w:id="1323"/>
      <w:tr w:rsidR="00B67B2D" w:rsidRPr="00B77A92" w14:paraId="12859820" w14:textId="26BDB0B5" w:rsidTr="00F42179">
        <w:trPr>
          <w:cantSplit/>
          <w:jc w:val="center"/>
        </w:trPr>
        <w:tc>
          <w:tcPr>
            <w:tcW w:w="951" w:type="pct"/>
          </w:tcPr>
          <w:p w14:paraId="1B2B57C8" w14:textId="66A9DB04" w:rsidR="00B67B2D" w:rsidRPr="00450770" w:rsidRDefault="00B67B2D" w:rsidP="004E61EE">
            <w:r w:rsidRPr="00450770">
              <w:t>1:</w:t>
            </w:r>
            <w:ins w:id="1326" w:author="jonathan pritchard" w:date="2024-10-14T04:46:00Z" w16du:dateUtc="2024-10-14T03:46:00Z">
              <w:r w:rsidR="00224FDE">
                <w:t>8</w:t>
              </w:r>
            </w:ins>
            <w:del w:id="1327" w:author="jonathan pritchard" w:date="2024-10-14T04:46:00Z" w16du:dateUtc="2024-10-14T03:46:00Z">
              <w:r w:rsidRPr="00450770" w:rsidDel="00224FDE">
                <w:delText>9</w:delText>
              </w:r>
            </w:del>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1328" w:name="_Ref46837498"/>
      <w:bookmarkStart w:id="1329"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1328"/>
      <w:r w:rsidRPr="00B77A92">
        <w:t xml:space="preserve"> - Scale bar presentation</w:t>
      </w:r>
      <w:bookmarkEnd w:id="1329"/>
      <w:r w:rsidR="007B2046" w:rsidRPr="00B77A92">
        <w:t xml:space="preserve"> parameters</w:t>
      </w:r>
    </w:p>
    <w:p w14:paraId="3485200B" w14:textId="2D8FEEB6"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ins w:id="1330" w:author="jonathan pritchard" w:date="2024-10-14T04:47:00Z" w16du:dateUtc="2024-10-14T03:47:00Z">
        <w:r w:rsidR="00224FDE">
          <w:t>8</w:t>
        </w:r>
      </w:ins>
      <w:del w:id="1331" w:author="jonathan pritchard" w:date="2024-10-14T04:47:00Z" w16du:dateUtc="2024-10-14T03:47:00Z">
        <w:r w:rsidR="001F7977" w:rsidRPr="00450770" w:rsidDel="00224FDE">
          <w:delText>9</w:delText>
        </w:r>
      </w:del>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7870D360" w:rsidR="001F7977" w:rsidRPr="00450770" w:rsidRDefault="00FA2769" w:rsidP="00F42179">
      <w:pPr>
        <w:spacing w:after="120" w:line="240" w:lineRule="auto"/>
        <w:jc w:val="both"/>
      </w:pPr>
      <w:r w:rsidRPr="00450770">
        <w:t xml:space="preserve">EXAMPLE 2: </w:t>
      </w:r>
      <w:r w:rsidR="001F7977" w:rsidRPr="00450770">
        <w:t>For display scales of 1/</w:t>
      </w:r>
      <w:ins w:id="1332" w:author="jonathan pritchard" w:date="2024-10-14T04:47:00Z" w16du:dateUtc="2024-10-14T03:47:00Z">
        <w:r w:rsidR="00224FDE">
          <w:t>8</w:t>
        </w:r>
      </w:ins>
      <w:del w:id="1333" w:author="jonathan pritchard" w:date="2024-10-14T04:47:00Z" w16du:dateUtc="2024-10-14T03:47:00Z">
        <w:r w:rsidR="001F7977" w:rsidRPr="00450770" w:rsidDel="00224FDE">
          <w:delText>9</w:delText>
        </w:r>
      </w:del>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1334"/>
      <w:commentRangeStart w:id="1335"/>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1336"/>
      <w:r w:rsidRPr="00450770">
        <w:t xml:space="preserve">shall indicate the scale either at own ship location or at the centre of the displayed area. In such case a permanent indication “at own ship” or “at centre” shall be close to the scale bar or latitude scale. </w:t>
      </w:r>
      <w:commentRangeEnd w:id="1336"/>
      <w:r w:rsidR="002D13C2" w:rsidRPr="00450770">
        <w:rPr>
          <w:rStyle w:val="CommentReference"/>
          <w:i w:val="0"/>
          <w:iCs w:val="0"/>
          <w:color w:val="auto"/>
          <w:lang w:val="en-GB"/>
        </w:rPr>
        <w:commentReference w:id="1336"/>
      </w:r>
      <w:r w:rsidRPr="00450770">
        <w:t>[IEC 61174:2015].</w:t>
      </w:r>
      <w:commentRangeEnd w:id="1334"/>
      <w:r w:rsidR="009C2EC8" w:rsidRPr="00450770">
        <w:rPr>
          <w:rStyle w:val="CommentReference"/>
          <w:i w:val="0"/>
          <w:iCs w:val="0"/>
          <w:color w:val="auto"/>
          <w:lang w:val="en-GB"/>
        </w:rPr>
        <w:commentReference w:id="1334"/>
      </w:r>
      <w:commentRangeEnd w:id="1335"/>
      <w:r w:rsidR="00D32B71" w:rsidRPr="00450770">
        <w:rPr>
          <w:rStyle w:val="CommentReference"/>
          <w:i w:val="0"/>
          <w:iCs w:val="0"/>
          <w:color w:val="auto"/>
          <w:lang w:val="en-GB"/>
        </w:rPr>
        <w:commentReference w:id="1335"/>
      </w:r>
    </w:p>
    <w:p w14:paraId="3F5D3C69" w14:textId="77777777" w:rsidR="00A9027F" w:rsidRPr="00450770" w:rsidRDefault="00A9027F" w:rsidP="00EC44E4">
      <w:pPr>
        <w:pStyle w:val="Heading3"/>
      </w:pPr>
      <w:bookmarkStart w:id="1337" w:name="_Ref49482026"/>
      <w:bookmarkStart w:id="1338" w:name="_Toc178869325"/>
      <w:r w:rsidRPr="00450770">
        <w:t>North arrow</w:t>
      </w:r>
      <w:bookmarkEnd w:id="1337"/>
      <w:bookmarkEnd w:id="1338"/>
    </w:p>
    <w:p w14:paraId="5100DC40" w14:textId="43A83005" w:rsidR="00004400" w:rsidRPr="00B812CA" w:rsidRDefault="00224FDE" w:rsidP="00F42179">
      <w:pPr>
        <w:spacing w:after="120" w:line="240" w:lineRule="auto"/>
        <w:jc w:val="both"/>
      </w:pPr>
      <w:ins w:id="1339" w:author="jonathan pritchard" w:date="2024-10-14T04:49:00Z" w16du:dateUtc="2024-10-14T03:49:00Z">
        <w:r>
          <w:t>A</w:t>
        </w:r>
      </w:ins>
      <w:commentRangeStart w:id="1340"/>
      <w:del w:id="1341" w:author="jonathan pritchard" w:date="2024-10-14T04:49:00Z" w16du:dateUtc="2024-10-14T03:49:00Z">
        <w:r w:rsidR="00A9027F" w:rsidRPr="00450770" w:rsidDel="00224FDE">
          <w:delText xml:space="preserve">The IMO </w:delText>
        </w:r>
        <w:r w:rsidR="00166F64" w:rsidRPr="00450770" w:rsidDel="00224FDE">
          <w:delText>Performance Standard</w:delText>
        </w:r>
        <w:r w:rsidR="00A9027F" w:rsidRPr="00450770" w:rsidDel="00224FDE">
          <w:delText xml:space="preserve"> </w:delText>
        </w:r>
        <w:commentRangeStart w:id="1342"/>
        <w:r w:rsidR="00A9027F" w:rsidRPr="00450770" w:rsidDel="00224FDE">
          <w:delText xml:space="preserve">requires </w:delText>
        </w:r>
        <w:commentRangeEnd w:id="1342"/>
        <w:r w:rsidR="002D13C2" w:rsidRPr="00B812CA" w:rsidDel="00224FDE">
          <w:rPr>
            <w:rStyle w:val="CommentReference"/>
            <w:lang w:val="en-GB"/>
          </w:rPr>
          <w:commentReference w:id="1342"/>
        </w:r>
      </w:del>
      <w:del w:id="1343" w:author="jonathan pritchard" w:date="2024-10-14T04:48:00Z" w16du:dateUtc="2024-10-14T03:48:00Z">
        <w:r w:rsidR="00A9027F" w:rsidRPr="00B812CA" w:rsidDel="00224FDE">
          <w:delText>a</w:delText>
        </w:r>
      </w:del>
      <w:r w:rsidR="00A9027F" w:rsidRPr="00B812CA">
        <w:t xml:space="preserve"> north arrow </w:t>
      </w:r>
      <w:ins w:id="1344" w:author="jonathan pritchard" w:date="2024-10-14T04:48:00Z" w16du:dateUtc="2024-10-14T03:48:00Z">
        <w:r>
          <w:t xml:space="preserve">must be provided </w:t>
        </w:r>
      </w:ins>
      <w:r w:rsidR="00A9027F" w:rsidRPr="00B812CA">
        <w:t>as part of the Display Base</w:t>
      </w:r>
      <w:ins w:id="1345" w:author="jonathan pritchard" w:date="2024-10-14T04:48:00Z" w16du:dateUtc="2024-10-14T03:48:00Z">
        <w:r>
          <w:t xml:space="preserve"> according to </w:t>
        </w:r>
      </w:ins>
      <w:ins w:id="1346" w:author="jonathan pritchard" w:date="2024-10-14T04:49:00Z" w16du:dateUtc="2024-10-14T03:49:00Z">
        <w:r>
          <w:t>the IMO Performance Standard</w:t>
        </w:r>
      </w:ins>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commentRangeEnd w:id="1340"/>
      <w:r w:rsidR="009C2EC8" w:rsidRPr="00B812CA">
        <w:rPr>
          <w:rStyle w:val="CommentReference"/>
          <w:lang w:val="en-GB"/>
        </w:rPr>
        <w:commentReference w:id="1340"/>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commentRangeStart w:id="1347"/>
      <w:commentRangeStart w:id="1348"/>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commentRangeEnd w:id="1347"/>
      <w:r w:rsidR="00A6043D" w:rsidRPr="00450770">
        <w:rPr>
          <w:rStyle w:val="CommentReference"/>
          <w:lang w:val="en-GB"/>
        </w:rPr>
        <w:commentReference w:id="1347"/>
      </w:r>
      <w:commentRangeEnd w:id="1348"/>
      <w:r w:rsidR="004E69AF" w:rsidRPr="00450770">
        <w:rPr>
          <w:rStyle w:val="CommentReference"/>
          <w:lang w:val="en-GB"/>
        </w:rPr>
        <w:commentReference w:id="1348"/>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456948">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456948">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456948">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456948">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456948">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450770" w:rsidRDefault="004E69AF" w:rsidP="00456948">
            <w:pPr>
              <w:spacing w:before="60" w:after="60"/>
              <w:jc w:val="center"/>
            </w:pPr>
            <w:r w:rsidRPr="00450770">
              <w:t>NORTHAR1</w:t>
            </w:r>
          </w:p>
        </w:tc>
        <w:tc>
          <w:tcPr>
            <w:tcW w:w="831" w:type="pct"/>
            <w:vAlign w:val="center"/>
          </w:tcPr>
          <w:p w14:paraId="1E1388CA" w14:textId="77777777" w:rsidR="004E69AF" w:rsidRPr="00450770" w:rsidRDefault="004E69AF" w:rsidP="00456948">
            <w:pPr>
              <w:spacing w:before="60" w:after="60"/>
              <w:jc w:val="center"/>
            </w:pPr>
            <w:r w:rsidRPr="00450770">
              <w:rPr>
                <w:highlight w:val="yellow"/>
              </w:rPr>
              <w:t>90</w:t>
            </w:r>
          </w:p>
        </w:tc>
        <w:tc>
          <w:tcPr>
            <w:tcW w:w="1051" w:type="pct"/>
            <w:vAlign w:val="center"/>
          </w:tcPr>
          <w:p w14:paraId="6E738186" w14:textId="77777777" w:rsidR="004E69AF" w:rsidRPr="00450770" w:rsidRDefault="004E69AF" w:rsidP="00456948">
            <w:pPr>
              <w:spacing w:before="60" w:after="60"/>
              <w:jc w:val="center"/>
            </w:pPr>
            <w:r w:rsidRPr="00450770">
              <w:t>OverRadar</w:t>
            </w:r>
          </w:p>
        </w:tc>
        <w:tc>
          <w:tcPr>
            <w:tcW w:w="1026" w:type="pct"/>
            <w:vAlign w:val="center"/>
          </w:tcPr>
          <w:p w14:paraId="603CF135" w14:textId="77777777" w:rsidR="004E69AF" w:rsidRPr="00450770" w:rsidRDefault="004E69AF" w:rsidP="00456948">
            <w:pPr>
              <w:spacing w:before="60" w:after="60"/>
              <w:jc w:val="center"/>
            </w:pPr>
            <w:r w:rsidRPr="00450770">
              <w:t>Display Base</w:t>
            </w:r>
          </w:p>
        </w:tc>
        <w:tc>
          <w:tcPr>
            <w:tcW w:w="832" w:type="pct"/>
            <w:vAlign w:val="center"/>
          </w:tcPr>
          <w:p w14:paraId="1CFE5E17" w14:textId="77777777" w:rsidR="004E69AF" w:rsidRPr="00450770" w:rsidRDefault="004E69AF" w:rsidP="00456948">
            <w:pPr>
              <w:spacing w:before="60" w:after="60"/>
              <w:jc w:val="center"/>
            </w:pPr>
            <w:r w:rsidRPr="00450770">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1349" w:name="_Toc178869326"/>
      <w:r w:rsidRPr="00B77A92">
        <w:t>Graticule</w:t>
      </w:r>
      <w:bookmarkEnd w:id="1349"/>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1350" w:name="_Toc178869327"/>
      <w:r w:rsidRPr="00B77A92">
        <w:t>Display mode</w:t>
      </w:r>
      <w:bookmarkEnd w:id="1350"/>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1351" w:name="_Toc178869328"/>
      <w:r w:rsidRPr="00B77A92">
        <w:t>Black level adjustment symbol</w:t>
      </w:r>
      <w:bookmarkEnd w:id="1351"/>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1352" w:name="_Toc175130246"/>
      <w:bookmarkStart w:id="1353" w:name="_Ref49340745"/>
      <w:bookmarkStart w:id="1354" w:name="_Toc178869329"/>
      <w:bookmarkEnd w:id="1352"/>
      <w:commentRangeStart w:id="1355"/>
      <w:commentRangeStart w:id="1356"/>
      <w:r w:rsidRPr="00B77A92">
        <w:t>Detection and notification of navigational hazards</w:t>
      </w:r>
      <w:bookmarkEnd w:id="1353"/>
      <w:commentRangeEnd w:id="1355"/>
      <w:r w:rsidR="00CA426D" w:rsidRPr="00450770">
        <w:rPr>
          <w:rStyle w:val="CommentReference"/>
          <w:b w:val="0"/>
          <w:bCs w:val="0"/>
          <w:lang w:val="en-GB"/>
        </w:rPr>
        <w:commentReference w:id="1355"/>
      </w:r>
      <w:commentRangeEnd w:id="1356"/>
      <w:r w:rsidR="00962757" w:rsidRPr="00450770">
        <w:rPr>
          <w:rStyle w:val="CommentReference"/>
          <w:b w:val="0"/>
          <w:bCs w:val="0"/>
          <w:lang w:val="en-GB"/>
        </w:rPr>
        <w:commentReference w:id="1356"/>
      </w:r>
      <w:bookmarkEnd w:id="1354"/>
    </w:p>
    <w:p w14:paraId="632FEAE1" w14:textId="63ABEDB5"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xml:space="preserve">, </w:t>
      </w:r>
      <w:commentRangeStart w:id="1357"/>
      <w:commentRangeStart w:id="1358"/>
      <w:r w:rsidR="009D43C5" w:rsidRPr="00B77A92">
        <w:t>clause 11.3.</w:t>
      </w:r>
      <w:ins w:id="1359" w:author="jonathan pritchard" w:date="2024-10-14T04:50:00Z" w16du:dateUtc="2024-10-14T03:50:00Z">
        <w:r w:rsidR="00224FDE">
          <w:t>7</w:t>
        </w:r>
      </w:ins>
      <w:del w:id="1360" w:author="jonathan pritchard" w:date="2024-10-14T04:50:00Z" w16du:dateUtc="2024-10-14T03:50:00Z">
        <w:r w:rsidR="009D43C5" w:rsidRPr="00B77A92" w:rsidDel="00224FDE">
          <w:delText>5</w:delText>
        </w:r>
      </w:del>
      <w:r w:rsidR="009D43C5" w:rsidRPr="00B77A92">
        <w:t xml:space="preserve"> Route </w:t>
      </w:r>
      <w:commentRangeEnd w:id="1357"/>
      <w:r w:rsidR="000A639D">
        <w:rPr>
          <w:rStyle w:val="CommentReference"/>
        </w:rPr>
        <w:commentReference w:id="1357"/>
      </w:r>
      <w:commentRangeEnd w:id="1358"/>
      <w:r w:rsidR="00224FDE">
        <w:rPr>
          <w:rStyle w:val="CommentReference"/>
        </w:rPr>
        <w:commentReference w:id="1358"/>
      </w:r>
      <w:r w:rsidR="009D43C5" w:rsidRPr="00B77A92">
        <w:t>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114860" w:rsidRDefault="000F7EC7">
      <w:pPr>
        <w:spacing w:after="120" w:line="240" w:lineRule="auto"/>
        <w:ind w:left="851"/>
        <w:jc w:val="both"/>
        <w:rPr>
          <w:i/>
          <w:iCs/>
          <w:rPrChange w:id="1361" w:author="jonathan pritchard" w:date="2024-10-14T04:50:00Z" w16du:dateUtc="2024-10-14T03:50:00Z">
            <w:rPr/>
          </w:rPrChange>
        </w:rPr>
        <w:pPrChange w:id="1362" w:author="jonathan pritchard" w:date="2024-10-14T04:50:00Z" w16du:dateUtc="2024-10-14T03:50:00Z">
          <w:pPr>
            <w:spacing w:after="120" w:line="240" w:lineRule="auto"/>
            <w:jc w:val="both"/>
          </w:pPr>
        </w:pPrChange>
      </w:pPr>
      <w:commentRangeStart w:id="1363"/>
      <w:commentRangeStart w:id="1364"/>
      <w:commentRangeStart w:id="1365"/>
      <w:r w:rsidRPr="00114860">
        <w:rPr>
          <w:i/>
          <w:iCs/>
          <w:rPrChange w:id="1366" w:author="jonathan pritchard" w:date="2024-10-14T04:50:00Z" w16du:dateUtc="2024-10-14T03:50:00Z">
            <w:rPr/>
          </w:rPrChange>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114860">
        <w:rPr>
          <w:i/>
          <w:iCs/>
          <w:rPrChange w:id="1367" w:author="jonathan pritchard" w:date="2024-10-14T04:50:00Z" w16du:dateUtc="2024-10-14T03:50:00Z">
            <w:rPr/>
          </w:rPrChange>
        </w:rPr>
        <w:t xml:space="preserve">. </w:t>
      </w:r>
      <w:r w:rsidR="00730D49" w:rsidRPr="00114860">
        <w:rPr>
          <w:i/>
          <w:iCs/>
          <w:rPrChange w:id="1368" w:author="jonathan pritchard" w:date="2024-10-14T04:50:00Z" w16du:dateUtc="2024-10-14T03:50:00Z">
            <w:rPr/>
          </w:rPrChange>
        </w:rPr>
        <w:t xml:space="preserve">The ECDIS </w:t>
      </w:r>
      <w:r w:rsidR="00B15F52" w:rsidRPr="00114860">
        <w:rPr>
          <w:i/>
          <w:iCs/>
          <w:rPrChange w:id="1369" w:author="jonathan pritchard" w:date="2024-10-14T04:50:00Z" w16du:dateUtc="2024-10-14T03:50:00Z">
            <w:rPr/>
          </w:rPrChange>
        </w:rPr>
        <w:t>must</w:t>
      </w:r>
      <w:r w:rsidR="002C4C4D" w:rsidRPr="00114860">
        <w:rPr>
          <w:i/>
          <w:iCs/>
          <w:rPrChange w:id="1370" w:author="jonathan pritchard" w:date="2024-10-14T04:50:00Z" w16du:dateUtc="2024-10-14T03:50:00Z">
            <w:rPr/>
          </w:rPrChange>
        </w:rPr>
        <w:t xml:space="preserve"> </w:t>
      </w:r>
      <w:r w:rsidR="00730D49" w:rsidRPr="00114860">
        <w:rPr>
          <w:i/>
          <w:iCs/>
          <w:rPrChange w:id="1371" w:author="jonathan pritchard" w:date="2024-10-14T04:50:00Z" w16du:dateUtc="2024-10-14T03:50:00Z">
            <w:rPr/>
          </w:rPrChange>
        </w:rPr>
        <w:t xml:space="preserve">implement support for the </w:t>
      </w:r>
      <w:r w:rsidR="009D43C5" w:rsidRPr="00114860">
        <w:rPr>
          <w:i/>
          <w:iCs/>
          <w:rPrChange w:id="1372" w:author="jonathan pritchard" w:date="2024-10-14T04:50:00Z" w16du:dateUtc="2024-10-14T03:50:00Z">
            <w:rPr/>
          </w:rPrChange>
        </w:rPr>
        <w:t>A</w:t>
      </w:r>
      <w:r w:rsidR="00730D49" w:rsidRPr="00114860">
        <w:rPr>
          <w:i/>
          <w:iCs/>
          <w:rPrChange w:id="1373" w:author="jonathan pritchard" w:date="2024-10-14T04:50:00Z" w16du:dateUtc="2024-10-14T03:50:00Z">
            <w:rPr/>
          </w:rPrChange>
        </w:rPr>
        <w:t xml:space="preserve">lert and </w:t>
      </w:r>
      <w:r w:rsidR="009D43C5" w:rsidRPr="00114860">
        <w:rPr>
          <w:i/>
          <w:iCs/>
          <w:rPrChange w:id="1374" w:author="jonathan pritchard" w:date="2024-10-14T04:50:00Z" w16du:dateUtc="2024-10-14T03:50:00Z">
            <w:rPr/>
          </w:rPrChange>
        </w:rPr>
        <w:t>I</w:t>
      </w:r>
      <w:r w:rsidR="00730D49" w:rsidRPr="00114860">
        <w:rPr>
          <w:i/>
          <w:iCs/>
          <w:rPrChange w:id="1375" w:author="jonathan pritchard" w:date="2024-10-14T04:50:00Z" w16du:dateUtc="2024-10-14T03:50:00Z">
            <w:rPr/>
          </w:rPrChange>
        </w:rPr>
        <w:t xml:space="preserve">ndications </w:t>
      </w:r>
      <w:r w:rsidR="009D43C5" w:rsidRPr="00114860">
        <w:rPr>
          <w:i/>
          <w:iCs/>
          <w:rPrChange w:id="1376" w:author="jonathan pritchard" w:date="2024-10-14T04:50:00Z" w16du:dateUtc="2024-10-14T03:50:00Z">
            <w:rPr/>
          </w:rPrChange>
        </w:rPr>
        <w:t>Catalogue</w:t>
      </w:r>
      <w:r w:rsidR="00730D49" w:rsidRPr="00114860">
        <w:rPr>
          <w:i/>
          <w:iCs/>
          <w:rPrChange w:id="1377" w:author="jonathan pritchard" w:date="2024-10-14T04:50:00Z" w16du:dateUtc="2024-10-14T03:50:00Z">
            <w:rPr/>
          </w:rPrChange>
        </w:rPr>
        <w:t xml:space="preserve"> which may be provided within each product</w:t>
      </w:r>
      <w:r w:rsidR="009D43C5" w:rsidRPr="00114860">
        <w:rPr>
          <w:i/>
          <w:iCs/>
          <w:rPrChange w:id="1378" w:author="jonathan pritchard" w:date="2024-10-14T04:50:00Z" w16du:dateUtc="2024-10-14T03:50:00Z">
            <w:rPr/>
          </w:rPrChange>
        </w:rPr>
        <w:t>’</w:t>
      </w:r>
      <w:r w:rsidR="00730D49" w:rsidRPr="00114860">
        <w:rPr>
          <w:i/>
          <w:iCs/>
          <w:rPrChange w:id="1379" w:author="jonathan pritchard" w:date="2024-10-14T04:50:00Z" w16du:dateUtc="2024-10-14T03:50:00Z">
            <w:rPr/>
          </w:rPrChange>
        </w:rPr>
        <w:t xml:space="preserve">s </w:t>
      </w:r>
      <w:r w:rsidR="009D43C5" w:rsidRPr="00114860">
        <w:rPr>
          <w:i/>
          <w:iCs/>
          <w:rPrChange w:id="1380" w:author="jonathan pritchard" w:date="2024-10-14T04:50:00Z" w16du:dateUtc="2024-10-14T03:50:00Z">
            <w:rPr/>
          </w:rPrChange>
        </w:rPr>
        <w:t>P</w:t>
      </w:r>
      <w:r w:rsidR="00730D49" w:rsidRPr="00114860">
        <w:rPr>
          <w:i/>
          <w:iCs/>
          <w:rPrChange w:id="1381" w:author="jonathan pritchard" w:date="2024-10-14T04:50:00Z" w16du:dateUtc="2024-10-14T03:50:00Z">
            <w:rPr/>
          </w:rPrChange>
        </w:rPr>
        <w:t xml:space="preserve">ortrayal </w:t>
      </w:r>
      <w:r w:rsidR="009D43C5" w:rsidRPr="00114860">
        <w:rPr>
          <w:i/>
          <w:iCs/>
          <w:rPrChange w:id="1382" w:author="jonathan pritchard" w:date="2024-10-14T04:50:00Z" w16du:dateUtc="2024-10-14T03:50:00Z">
            <w:rPr/>
          </w:rPrChange>
        </w:rPr>
        <w:t>C</w:t>
      </w:r>
      <w:r w:rsidR="00730D49" w:rsidRPr="00114860">
        <w:rPr>
          <w:i/>
          <w:iCs/>
          <w:rPrChange w:id="1383" w:author="jonathan pritchard" w:date="2024-10-14T04:50:00Z" w16du:dateUtc="2024-10-14T03:50:00Z">
            <w:rPr/>
          </w:rPrChange>
        </w:rPr>
        <w:t xml:space="preserve">atalogue. </w:t>
      </w:r>
      <w:commentRangeEnd w:id="1363"/>
      <w:r w:rsidR="000A639D" w:rsidRPr="00114860">
        <w:rPr>
          <w:rStyle w:val="CommentReference"/>
          <w:i/>
          <w:iCs/>
          <w:rPrChange w:id="1384" w:author="jonathan pritchard" w:date="2024-10-14T04:50:00Z" w16du:dateUtc="2024-10-14T03:50:00Z">
            <w:rPr>
              <w:rStyle w:val="CommentReference"/>
            </w:rPr>
          </w:rPrChange>
        </w:rPr>
        <w:commentReference w:id="1363"/>
      </w:r>
      <w:commentRangeEnd w:id="1364"/>
      <w:r w:rsidR="00114860">
        <w:rPr>
          <w:rStyle w:val="CommentReference"/>
        </w:rPr>
        <w:commentReference w:id="1364"/>
      </w:r>
      <w:commentRangeEnd w:id="1365"/>
      <w:r w:rsidR="00114860">
        <w:rPr>
          <w:rStyle w:val="CommentReference"/>
        </w:rPr>
        <w:commentReference w:id="1365"/>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5F9FA022" w14:textId="3FFEA3A0" w:rsidR="008B56E2" w:rsidRPr="00450770" w:rsidRDefault="008B56E2" w:rsidP="009D43C5">
      <w:pPr>
        <w:spacing w:after="120" w:line="240" w:lineRule="auto"/>
        <w:jc w:val="both"/>
        <w:rPr>
          <w:b/>
          <w:bCs/>
        </w:rPr>
      </w:pPr>
      <w:r w:rsidRPr="00114860">
        <w:rPr>
          <w:highlight w:val="yellow"/>
          <w:rPrChange w:id="1385" w:author="jonathan pritchard" w:date="2024-10-14T04:51:00Z" w16du:dateUtc="2024-10-14T03:51:00Z">
            <w:rPr/>
          </w:rPrChange>
        </w:rPr>
        <w:t>[</w:t>
      </w:r>
      <w:r w:rsidRPr="00114860">
        <w:rPr>
          <w:b/>
          <w:bCs/>
          <w:highlight w:val="yellow"/>
          <w:rPrChange w:id="1386" w:author="jonathan pritchard" w:date="2024-10-14T04:51:00Z" w16du:dateUtc="2024-10-14T03:51:00Z">
            <w:rPr>
              <w:b/>
              <w:bCs/>
            </w:rPr>
          </w:rPrChange>
        </w:rPr>
        <w:t>harmonise with next section – portrayal name]</w:t>
      </w:r>
    </w:p>
    <w:p w14:paraId="091DB1DC" w14:textId="213B5173"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Figure C-</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6">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606F0EF4" w:rsidR="0099680D" w:rsidRPr="00B77A92" w:rsidRDefault="004640A7" w:rsidP="009D43C5">
      <w:pPr>
        <w:pStyle w:val="Caption"/>
        <w:spacing w:after="120" w:line="240" w:lineRule="auto"/>
        <w:jc w:val="center"/>
      </w:pPr>
      <w:bookmarkStart w:id="1387" w:name="_Ref47321487"/>
      <w:bookmarkStart w:id="1388" w:name="_Ref47321483"/>
      <w:r w:rsidRPr="00B77A92">
        <w:t xml:space="preserve">Figure </w:t>
      </w:r>
      <w:r w:rsidR="009D43C5" w:rsidRPr="00B77A92">
        <w:t>C-</w:t>
      </w:r>
      <w:r w:rsidRPr="00B77A92">
        <w:fldChar w:fldCharType="begin"/>
      </w:r>
      <w:r w:rsidRPr="00B77A92">
        <w:instrText xml:space="preserve"> SEQ Figure \* ARABIC </w:instrText>
      </w:r>
      <w:r w:rsidRPr="00B77A92">
        <w:fldChar w:fldCharType="separate"/>
      </w:r>
      <w:r w:rsidR="00CC4796">
        <w:rPr>
          <w:noProof/>
        </w:rPr>
        <w:t>2</w:t>
      </w:r>
      <w:r w:rsidRPr="00B77A92">
        <w:fldChar w:fldCharType="end"/>
      </w:r>
      <w:bookmarkEnd w:id="1387"/>
      <w:r w:rsidRPr="00B77A92">
        <w:t xml:space="preserve"> - Example</w:t>
      </w:r>
      <w:r w:rsidR="00A96A31" w:rsidRPr="00B77A92">
        <w:t>s</w:t>
      </w:r>
      <w:r w:rsidRPr="00B77A92">
        <w:t xml:space="preserve"> of indication highlight</w:t>
      </w:r>
      <w:bookmarkEnd w:id="1388"/>
      <w:r w:rsidR="00A96A31" w:rsidRPr="00B77A92">
        <w:t>s</w:t>
      </w:r>
    </w:p>
    <w:p w14:paraId="7E1E8BE4" w14:textId="77777777" w:rsidR="002C4C4D" w:rsidRPr="00B77A92" w:rsidRDefault="002C4C4D" w:rsidP="002C4C4D"/>
    <w:p w14:paraId="25E5E6F6" w14:textId="77777777" w:rsidR="002C4C4D" w:rsidRPr="00B77A92" w:rsidRDefault="002C4C4D" w:rsidP="002C4C4D"/>
    <w:p w14:paraId="6BE855FC" w14:textId="77777777" w:rsidR="002C4C4D" w:rsidRPr="00B77A92" w:rsidRDefault="002C4C4D" w:rsidP="00EC44E4"/>
    <w:p w14:paraId="7310711E" w14:textId="08EFB574" w:rsidR="001275B6" w:rsidRPr="00B77A92" w:rsidRDefault="001275B6" w:rsidP="00EC44E4">
      <w:pPr>
        <w:pStyle w:val="Heading3"/>
      </w:pPr>
      <w:bookmarkStart w:id="1389" w:name="_Ref49340750"/>
      <w:bookmarkStart w:id="1390" w:name="_Toc178869330"/>
      <w:r w:rsidRPr="00B77A92">
        <w:t>Detection of areas for which special conditions exist</w:t>
      </w:r>
      <w:bookmarkEnd w:id="1389"/>
      <w:bookmarkEnd w:id="1390"/>
    </w:p>
    <w:p w14:paraId="5ACECE2E" w14:textId="54891060"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w:t>
      </w:r>
      <w:commentRangeStart w:id="1391"/>
      <w:commentRangeStart w:id="1392"/>
      <w:r w:rsidRPr="00B77A92">
        <w:t>clause 11.3.</w:t>
      </w:r>
      <w:ins w:id="1393" w:author="jonathan pritchard" w:date="2024-10-14T04:52:00Z" w16du:dateUtc="2024-10-14T03:52:00Z">
        <w:r w:rsidR="00114860">
          <w:t>7</w:t>
        </w:r>
      </w:ins>
      <w:del w:id="1394" w:author="jonathan pritchard" w:date="2024-10-14T04:52:00Z" w16du:dateUtc="2024-10-14T03:52:00Z">
        <w:r w:rsidRPr="00B77A92" w:rsidDel="00114860">
          <w:delText>5</w:delText>
        </w:r>
      </w:del>
      <w:r w:rsidRPr="00B77A92">
        <w:t xml:space="preserve"> </w:t>
      </w:r>
      <w:commentRangeEnd w:id="1391"/>
      <w:r w:rsidR="000A639D">
        <w:rPr>
          <w:rStyle w:val="CommentReference"/>
        </w:rPr>
        <w:commentReference w:id="1391"/>
      </w:r>
      <w:commentRangeEnd w:id="1392"/>
      <w:r w:rsidR="00114860">
        <w:rPr>
          <w:rStyle w:val="CommentReference"/>
        </w:rPr>
        <w:commentReference w:id="1392"/>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1395" w:name="_Toc178869331"/>
      <w:r w:rsidRPr="00B77A92">
        <w:t>Definition</w:t>
      </w:r>
      <w:r w:rsidR="001275B6" w:rsidRPr="00B77A92">
        <w:t xml:space="preserve"> of safety contour</w:t>
      </w:r>
      <w:bookmarkEnd w:id="1395"/>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1396" w:name="_Ref49340754"/>
      <w:bookmarkStart w:id="1397" w:name="_Toc178869332"/>
      <w:r w:rsidRPr="00B77A92">
        <w:t>Detection of safety contour</w:t>
      </w:r>
      <w:bookmarkEnd w:id="1396"/>
      <w:bookmarkEnd w:id="1397"/>
    </w:p>
    <w:p w14:paraId="2C8092B5" w14:textId="10D21A18"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w:t>
      </w:r>
      <w:commentRangeStart w:id="1398"/>
      <w:commentRangeStart w:id="1399"/>
      <w:r w:rsidRPr="00B77A92">
        <w:t>clause 11.3.</w:t>
      </w:r>
      <w:ins w:id="1400" w:author="jonathan pritchard" w:date="2024-10-14T04:53:00Z" w16du:dateUtc="2024-10-14T03:53:00Z">
        <w:r w:rsidR="00114860">
          <w:t>6</w:t>
        </w:r>
      </w:ins>
      <w:del w:id="1401" w:author="jonathan pritchard" w:date="2024-10-14T04:53:00Z" w16du:dateUtc="2024-10-14T03:53:00Z">
        <w:r w:rsidRPr="00B77A92" w:rsidDel="00114860">
          <w:delText>4</w:delText>
        </w:r>
      </w:del>
      <w:r w:rsidRPr="00B77A92">
        <w:t xml:space="preserve"> Route </w:t>
      </w:r>
      <w:commentRangeEnd w:id="1398"/>
      <w:r w:rsidR="000A639D">
        <w:rPr>
          <w:rStyle w:val="CommentReference"/>
        </w:rPr>
        <w:commentReference w:id="1398"/>
      </w:r>
      <w:commentRangeEnd w:id="1399"/>
      <w:r w:rsidR="00114860">
        <w:rPr>
          <w:rStyle w:val="CommentReference"/>
        </w:rPr>
        <w:commentReference w:id="1399"/>
      </w:r>
      <w:r w:rsidRPr="00B77A92">
        <w:t>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095E1FB3" w14:textId="53B2B0EA" w:rsidR="0042577E" w:rsidRPr="00114860" w:rsidRDefault="0042577E" w:rsidP="00EC44E4">
      <w:pPr>
        <w:spacing w:after="120" w:line="240" w:lineRule="auto"/>
        <w:ind w:left="709"/>
        <w:jc w:val="both"/>
        <w:rPr>
          <w:i/>
          <w:iCs/>
          <w:rPrChange w:id="1402" w:author="jonathan pritchard" w:date="2024-10-14T04:56:00Z" w16du:dateUtc="2024-10-14T03:56:00Z">
            <w:rPr/>
          </w:rPrChange>
        </w:rPr>
      </w:pPr>
      <w:commentRangeStart w:id="1403"/>
      <w:r w:rsidRPr="00114860">
        <w:rPr>
          <w:i/>
          <w:iCs/>
          <w:rPrChange w:id="1404" w:author="jonathan pritchard" w:date="2024-10-14T04:56:00Z" w16du:dateUtc="2024-10-14T03:56:00Z">
            <w:rPr/>
          </w:rPrChange>
        </w:rPr>
        <w:t>A graphical indication should be given if the current or the next leg of the selected route passes closer than a user-specified distance from the safety contour.</w:t>
      </w:r>
      <w:commentRangeEnd w:id="1403"/>
      <w:r w:rsidR="00114860">
        <w:rPr>
          <w:rStyle w:val="CommentReference"/>
        </w:rPr>
        <w:commentReference w:id="1403"/>
      </w:r>
    </w:p>
    <w:p w14:paraId="7AC037E6" w14:textId="77777777" w:rsidR="00114860" w:rsidRDefault="00114860" w:rsidP="00DA5A6F">
      <w:pPr>
        <w:spacing w:after="120" w:line="240" w:lineRule="auto"/>
        <w:jc w:val="both"/>
        <w:rPr>
          <w:ins w:id="1405" w:author="jonathan pritchard" w:date="2024-10-14T04:56:00Z" w16du:dateUtc="2024-10-14T03:56:00Z"/>
        </w:rPr>
      </w:pPr>
    </w:p>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commentRangeStart w:id="1406"/>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commentRangeEnd w:id="1406"/>
      <w:r w:rsidR="001D7E15">
        <w:rPr>
          <w:rStyle w:val="CommentReference"/>
        </w:rPr>
        <w:commentReference w:id="1406"/>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7">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C34D627" w:rsidR="001F0B6C" w:rsidRPr="00B77A92" w:rsidRDefault="001F0B6C" w:rsidP="009C3086">
      <w:pPr>
        <w:pStyle w:val="Caption"/>
        <w:spacing w:after="120" w:line="240" w:lineRule="auto"/>
        <w:jc w:val="center"/>
      </w:pPr>
      <w:bookmarkStart w:id="1407"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CC4796">
        <w:rPr>
          <w:noProof/>
        </w:rPr>
        <w:t>3</w:t>
      </w:r>
      <w:r w:rsidRPr="00B77A92">
        <w:fldChar w:fldCharType="end"/>
      </w:r>
      <w:bookmarkEnd w:id="1407"/>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1408" w:name="_Toc178869333"/>
      <w:commentRangeStart w:id="1409"/>
      <w:r w:rsidRPr="00733813">
        <w:t xml:space="preserve">Indications related to ENC accuracy </w:t>
      </w:r>
      <w:commentRangeEnd w:id="1409"/>
      <w:r>
        <w:rPr>
          <w:rStyle w:val="CommentReference"/>
          <w:b w:val="0"/>
          <w:bCs w:val="0"/>
        </w:rPr>
        <w:commentReference w:id="1409"/>
      </w:r>
      <w:bookmarkEnd w:id="1408"/>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r w:rsidRPr="00155ADB">
        <w:rPr>
          <w:i/>
          <w:iCs/>
        </w:rPr>
        <w:t>zoneOfConfidence</w:t>
      </w:r>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3BE9C8F3" w:rsidR="009A3284" w:rsidRDefault="009A3284" w:rsidP="009A3284">
      <w:pPr>
        <w:spacing w:after="0" w:line="240" w:lineRule="auto"/>
        <w:jc w:val="both"/>
      </w:pPr>
      <w:r>
        <w:t xml:space="preserve">When the ECDIS is using S-101 without any S-102 depth substitution or S-104 depth adjustment the S-101 QualityOfBathymetricData feature contains a zoneOfConfidence complex attribute. This provides either a </w:t>
      </w:r>
      <w:r w:rsidRPr="00155ADB">
        <w:rPr>
          <w:i/>
          <w:iCs/>
        </w:rPr>
        <w:t>horizontalPositionUncertainty</w:t>
      </w:r>
      <w:r>
        <w:t xml:space="preserve"> sub-attribute</w:t>
      </w:r>
      <w:del w:id="1410" w:author="jonathan pritchard" w:date="2024-10-14T00:49:00Z" w16du:dateUtc="2024-10-13T23:49:00Z">
        <w:r w:rsidDel="008972A2">
          <w:delText xml:space="preserve">.  </w:delText>
        </w:r>
      </w:del>
      <w:ins w:id="1411" w:author="jonathan pritchard" w:date="2024-10-14T00:49:00Z" w16du:dateUtc="2024-10-13T23:49:00Z">
        <w:r w:rsidR="008972A2">
          <w:t xml:space="preserve"> </w:t>
        </w:r>
      </w:ins>
      <w:r>
        <w:t xml:space="preserve">If no </w:t>
      </w:r>
      <w:r w:rsidRPr="0097518F">
        <w:rPr>
          <w:i/>
          <w:iCs/>
        </w:rPr>
        <w:t>horizontalPositionUncertainty</w:t>
      </w:r>
      <w:r>
        <w:t xml:space="preserve">  value is available then the amount of extension must be taken from the sub-attribute </w:t>
      </w:r>
      <w:r w:rsidRPr="00155ADB">
        <w:rPr>
          <w:i/>
          <w:iCs/>
        </w:rPr>
        <w:t>categoryOfZoneOfConfidence</w:t>
      </w:r>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F01EC1">
        <w:trPr>
          <w:jc w:val="center"/>
        </w:trPr>
        <w:tc>
          <w:tcPr>
            <w:tcW w:w="3556" w:type="dxa"/>
          </w:tcPr>
          <w:p w14:paraId="66DD4EDC" w14:textId="77777777" w:rsidR="009A3284" w:rsidRPr="00155ADB" w:rsidRDefault="009A3284" w:rsidP="00F01EC1">
            <w:pPr>
              <w:rPr>
                <w:b/>
                <w:bCs/>
                <w:i/>
                <w:iCs/>
              </w:rPr>
            </w:pPr>
            <w:r w:rsidRPr="00155ADB">
              <w:rPr>
                <w:b/>
                <w:bCs/>
                <w:i/>
                <w:iCs/>
              </w:rPr>
              <w:t xml:space="preserve">categoryOfZoneOfConfidence value. </w:t>
            </w:r>
          </w:p>
        </w:tc>
        <w:tc>
          <w:tcPr>
            <w:tcW w:w="2268" w:type="dxa"/>
          </w:tcPr>
          <w:p w14:paraId="53273DA4" w14:textId="77777777" w:rsidR="009A3284" w:rsidRPr="00206CEB" w:rsidRDefault="009A3284" w:rsidP="00F01EC1">
            <w:pPr>
              <w:rPr>
                <w:b/>
                <w:bCs/>
              </w:rPr>
            </w:pPr>
            <w:r w:rsidRPr="00206CEB">
              <w:rPr>
                <w:b/>
                <w:bCs/>
              </w:rPr>
              <w:t xml:space="preserve">Positional Accuracy </w:t>
            </w:r>
          </w:p>
        </w:tc>
      </w:tr>
      <w:tr w:rsidR="009A3284" w14:paraId="75A0E1A4" w14:textId="77777777" w:rsidTr="00F01EC1">
        <w:trPr>
          <w:jc w:val="center"/>
        </w:trPr>
        <w:tc>
          <w:tcPr>
            <w:tcW w:w="3556" w:type="dxa"/>
          </w:tcPr>
          <w:p w14:paraId="49BB840D" w14:textId="77777777" w:rsidR="009A3284" w:rsidRDefault="009A3284" w:rsidP="00F01EC1">
            <w:r>
              <w:t>A1</w:t>
            </w:r>
          </w:p>
        </w:tc>
        <w:tc>
          <w:tcPr>
            <w:tcW w:w="2268" w:type="dxa"/>
          </w:tcPr>
          <w:p w14:paraId="39C5D59E" w14:textId="77777777" w:rsidR="009A3284" w:rsidRDefault="009A3284" w:rsidP="00F01EC1">
            <w:r>
              <w:t>5m</w:t>
            </w:r>
          </w:p>
        </w:tc>
      </w:tr>
      <w:tr w:rsidR="009A3284" w14:paraId="7BD29AB0" w14:textId="77777777" w:rsidTr="00F01EC1">
        <w:trPr>
          <w:jc w:val="center"/>
        </w:trPr>
        <w:tc>
          <w:tcPr>
            <w:tcW w:w="3556" w:type="dxa"/>
          </w:tcPr>
          <w:p w14:paraId="37FD4937" w14:textId="77777777" w:rsidR="009A3284" w:rsidRDefault="009A3284" w:rsidP="00F01EC1">
            <w:r>
              <w:t>A2</w:t>
            </w:r>
          </w:p>
        </w:tc>
        <w:tc>
          <w:tcPr>
            <w:tcW w:w="2268" w:type="dxa"/>
          </w:tcPr>
          <w:p w14:paraId="0AEE878B" w14:textId="77777777" w:rsidR="009A3284" w:rsidRDefault="009A3284" w:rsidP="00F01EC1">
            <w:r>
              <w:t>20m</w:t>
            </w:r>
          </w:p>
        </w:tc>
      </w:tr>
      <w:tr w:rsidR="009A3284" w14:paraId="670EC738" w14:textId="77777777" w:rsidTr="00F01EC1">
        <w:trPr>
          <w:jc w:val="center"/>
        </w:trPr>
        <w:tc>
          <w:tcPr>
            <w:tcW w:w="3556" w:type="dxa"/>
          </w:tcPr>
          <w:p w14:paraId="59853ECF" w14:textId="77777777" w:rsidR="009A3284" w:rsidRDefault="009A3284" w:rsidP="00F01EC1">
            <w:r>
              <w:t>B</w:t>
            </w:r>
          </w:p>
        </w:tc>
        <w:tc>
          <w:tcPr>
            <w:tcW w:w="2268" w:type="dxa"/>
          </w:tcPr>
          <w:p w14:paraId="67C76230" w14:textId="77777777" w:rsidR="009A3284" w:rsidRDefault="009A3284" w:rsidP="00F01EC1">
            <w:r>
              <w:t>50m</w:t>
            </w:r>
          </w:p>
        </w:tc>
      </w:tr>
      <w:tr w:rsidR="009A3284" w14:paraId="2E24D9D7" w14:textId="77777777" w:rsidTr="00F01EC1">
        <w:trPr>
          <w:jc w:val="center"/>
        </w:trPr>
        <w:tc>
          <w:tcPr>
            <w:tcW w:w="3556" w:type="dxa"/>
          </w:tcPr>
          <w:p w14:paraId="3CFD8BE1" w14:textId="77777777" w:rsidR="009A3284" w:rsidRDefault="009A3284" w:rsidP="00F01EC1">
            <w:r>
              <w:t>C</w:t>
            </w:r>
          </w:p>
        </w:tc>
        <w:tc>
          <w:tcPr>
            <w:tcW w:w="2268" w:type="dxa"/>
          </w:tcPr>
          <w:p w14:paraId="65EC1D17" w14:textId="77777777" w:rsidR="009A3284" w:rsidRDefault="009A3284" w:rsidP="00F01EC1">
            <w:r>
              <w:t>500m</w:t>
            </w:r>
          </w:p>
        </w:tc>
      </w:tr>
      <w:tr w:rsidR="009A3284" w14:paraId="6025E226" w14:textId="77777777" w:rsidTr="00F01EC1">
        <w:trPr>
          <w:jc w:val="center"/>
        </w:trPr>
        <w:tc>
          <w:tcPr>
            <w:tcW w:w="3556" w:type="dxa"/>
          </w:tcPr>
          <w:p w14:paraId="56C5E8D1" w14:textId="77777777" w:rsidR="009A3284" w:rsidRDefault="009A3284" w:rsidP="00F01EC1">
            <w:r>
              <w:t>D</w:t>
            </w:r>
          </w:p>
        </w:tc>
        <w:tc>
          <w:tcPr>
            <w:tcW w:w="2268" w:type="dxa"/>
          </w:tcPr>
          <w:p w14:paraId="0181805B" w14:textId="77777777" w:rsidR="009A3284" w:rsidRDefault="009A3284" w:rsidP="00F01EC1">
            <w:r w:rsidRPr="000C41C9">
              <w:t>500m</w:t>
            </w:r>
          </w:p>
        </w:tc>
      </w:tr>
      <w:tr w:rsidR="009A3284" w14:paraId="065CCFEC" w14:textId="77777777" w:rsidTr="00F01EC1">
        <w:trPr>
          <w:jc w:val="center"/>
        </w:trPr>
        <w:tc>
          <w:tcPr>
            <w:tcW w:w="3556" w:type="dxa"/>
          </w:tcPr>
          <w:p w14:paraId="2861A366" w14:textId="77777777" w:rsidR="009A3284" w:rsidRDefault="009A3284" w:rsidP="00F01EC1">
            <w:r>
              <w:t>U</w:t>
            </w:r>
          </w:p>
        </w:tc>
        <w:tc>
          <w:tcPr>
            <w:tcW w:w="2268" w:type="dxa"/>
          </w:tcPr>
          <w:p w14:paraId="44C64BF5" w14:textId="77777777" w:rsidR="009A3284" w:rsidRDefault="009A3284" w:rsidP="00F01EC1">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r w:rsidRPr="00155ADB">
        <w:rPr>
          <w:i/>
          <w:iCs/>
        </w:rPr>
        <w:t>zoneOfConfidence.horizontalPositionUncertainty.uncertaintyFixed  in</w:t>
      </w:r>
      <w:r>
        <w:t xml:space="preserve"> the </w:t>
      </w:r>
      <w:r w:rsidRPr="00184ABE">
        <w:t>QualityOfBathymetryCoverage</w:t>
      </w:r>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9A3284">
      <w:pPr>
        <w:spacing w:after="0" w:line="240" w:lineRule="auto"/>
        <w:jc w:val="both"/>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9A3284">
      <w:pPr>
        <w:spacing w:after="0" w:line="240" w:lineRule="auto"/>
        <w:jc w:val="both"/>
      </w:pPr>
    </w:p>
    <w:p w14:paraId="403CA111" w14:textId="77777777" w:rsidR="009A3284" w:rsidRDefault="009A3284" w:rsidP="009A3284">
      <w:pPr>
        <w:spacing w:after="0" w:line="240" w:lineRule="auto"/>
        <w:jc w:val="both"/>
      </w:pPr>
      <w:r>
        <w:t xml:space="preserve">For example, when the ECDIS is using S-101 only, if the value of “closer than user specified distance is 100 m and if the value of </w:t>
      </w:r>
      <w:r w:rsidRPr="00A51B43">
        <w:rPr>
          <w:i/>
          <w:iCs/>
        </w:rPr>
        <w:t>categoryOfZoneOfConfidence</w:t>
      </w:r>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r w:rsidRPr="00155ADB">
        <w:rPr>
          <w:b/>
          <w:bCs/>
          <w:i/>
          <w:iCs/>
        </w:rPr>
        <w:t>categoryOfZoneOfConfidence</w:t>
      </w:r>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QualityOfBathymetricData features with different  </w:t>
      </w:r>
      <w:r w:rsidRPr="0097518F">
        <w:rPr>
          <w:i/>
          <w:iCs/>
        </w:rPr>
        <w:t>categoryOfZoneOfConfidence</w:t>
      </w:r>
      <w:r>
        <w:t xml:space="preserve">  values underlay the check area, then the value of extension changes at the point where the original non-extended check area crosses the boundary of the QualityOfBathymetricData areas with different </w:t>
      </w:r>
      <w:r w:rsidRPr="0097518F">
        <w:rPr>
          <w:i/>
          <w:iCs/>
        </w:rPr>
        <w:t>categoryOfZoneOfConfidence</w:t>
      </w:r>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r w:rsidRPr="00155ADB">
        <w:rPr>
          <w:b/>
          <w:bCs/>
        </w:rPr>
        <w:t xml:space="preserve">QualityOfBathymetricData </w:t>
      </w:r>
      <w:r w:rsidRPr="00155ADB">
        <w:rPr>
          <w:rFonts w:eastAsia="Calibri" w:cs="Arial"/>
          <w:b/>
          <w:bCs/>
          <w:lang w:eastAsia="fr-FR"/>
        </w:rPr>
        <w:t xml:space="preserve">areas with different values of </w:t>
      </w:r>
      <w:r w:rsidRPr="00155ADB">
        <w:rPr>
          <w:b/>
          <w:bCs/>
          <w:i/>
          <w:iCs/>
        </w:rPr>
        <w:t>categoryOfZoneOfConfidence</w:t>
      </w:r>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1412" w:name="_Ref88060090"/>
      <w:bookmarkStart w:id="1413" w:name="_Toc178869334"/>
      <w:commentRangeStart w:id="1414"/>
      <w:commentRangeStart w:id="1415"/>
      <w:r w:rsidRPr="00B77A92">
        <w:t>User Selected Safety Contour</w:t>
      </w:r>
      <w:bookmarkEnd w:id="1412"/>
      <w:r w:rsidR="007D1C60" w:rsidRPr="00B77A92">
        <w:t xml:space="preserve"> and Water Level Adjustment.</w:t>
      </w:r>
      <w:commentRangeEnd w:id="1414"/>
      <w:r w:rsidR="000A639D">
        <w:rPr>
          <w:rStyle w:val="CommentReference"/>
          <w:b w:val="0"/>
          <w:bCs w:val="0"/>
        </w:rPr>
        <w:commentReference w:id="1414"/>
      </w:r>
      <w:bookmarkEnd w:id="1413"/>
      <w:commentRangeEnd w:id="1415"/>
      <w:r w:rsidR="00114860">
        <w:rPr>
          <w:rStyle w:val="CommentReference"/>
          <w:b w:val="0"/>
          <w:bCs w:val="0"/>
        </w:rPr>
        <w:commentReference w:id="1415"/>
      </w:r>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04D2BA0" w:rsidR="00927EBE" w:rsidRDefault="007D1C60" w:rsidP="009C3086">
      <w:pPr>
        <w:spacing w:after="120" w:line="240" w:lineRule="auto"/>
        <w:jc w:val="both"/>
        <w:rPr>
          <w:ins w:id="1416" w:author="jonathan pritchard" w:date="2024-10-14T04:54:00Z" w16du:dateUtc="2024-10-14T03:54:00Z"/>
        </w:rPr>
      </w:pPr>
      <w:r w:rsidRPr="00B77A92">
        <w:t>Appendix C-4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ins w:id="1417" w:author="jonathan pritchard" w:date="2024-10-14T04:54:00Z" w16du:dateUtc="2024-10-14T03:54:00Z">
        <w:r w:rsidRPr="00114860">
          <w:rPr>
            <w:highlight w:val="yellow"/>
            <w:rPrChange w:id="1418" w:author="jonathan pritchard" w:date="2024-10-14T04:54:00Z" w16du:dateUtc="2024-10-14T03:54:00Z">
              <w:rPr/>
            </w:rPrChange>
          </w:rPr>
          <w:t>The ECDIS must support User Selected Safety Contour and Water Level Adjustment features.</w:t>
        </w:r>
      </w:ins>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450770">
      <w:pPr>
        <w:pStyle w:val="Heading2"/>
        <w:rPr>
          <w:strike/>
        </w:rPr>
      </w:pPr>
      <w:bookmarkStart w:id="1419" w:name="_Toc178869335"/>
      <w:r>
        <w:t>Other</w:t>
      </w:r>
      <w:r w:rsidR="00286BF8" w:rsidRPr="00B77A92">
        <w:t xml:space="preserve"> specified display features</w:t>
      </w:r>
      <w:bookmarkStart w:id="1420" w:name="_Toc175130256"/>
      <w:bookmarkStart w:id="1421" w:name="_Toc175130257"/>
      <w:bookmarkStart w:id="1422" w:name="_Toc175130258"/>
      <w:bookmarkStart w:id="1423" w:name="_Toc175130259"/>
      <w:bookmarkStart w:id="1424" w:name="_Toc175130260"/>
      <w:bookmarkStart w:id="1425" w:name="_Toc175130261"/>
      <w:bookmarkStart w:id="1426" w:name="_Toc175130262"/>
      <w:bookmarkEnd w:id="1419"/>
      <w:bookmarkEnd w:id="1420"/>
      <w:bookmarkEnd w:id="1421"/>
      <w:bookmarkEnd w:id="1422"/>
      <w:bookmarkEnd w:id="1423"/>
      <w:bookmarkEnd w:id="1424"/>
      <w:bookmarkEnd w:id="1425"/>
      <w:bookmarkEnd w:id="1426"/>
      <w:r w:rsidR="001A432B" w:rsidRPr="00450770">
        <w:rPr>
          <w:strike/>
        </w:rPr>
        <w:t xml:space="preserve"> </w:t>
      </w:r>
    </w:p>
    <w:p w14:paraId="597986F9" w14:textId="1955B290" w:rsidR="008042A0" w:rsidRPr="00450770" w:rsidRDefault="008042A0" w:rsidP="00EC44E4">
      <w:pPr>
        <w:pStyle w:val="Heading3"/>
      </w:pPr>
      <w:bookmarkStart w:id="1427" w:name="_Ref48912766"/>
      <w:bookmarkStart w:id="1428" w:name="_Toc178869336"/>
      <w:commentRangeStart w:id="1429"/>
      <w:commentRangeStart w:id="1430"/>
      <w:r w:rsidRPr="00450770">
        <w:t>ECDIS Legend</w:t>
      </w:r>
      <w:bookmarkEnd w:id="1427"/>
      <w:commentRangeEnd w:id="1429"/>
      <w:r w:rsidR="0039600D">
        <w:rPr>
          <w:rStyle w:val="CommentReference"/>
          <w:b w:val="0"/>
          <w:bCs w:val="0"/>
        </w:rPr>
        <w:commentReference w:id="1429"/>
      </w:r>
      <w:bookmarkEnd w:id="1428"/>
      <w:commentRangeEnd w:id="1430"/>
      <w:r w:rsidR="00114860">
        <w:rPr>
          <w:rStyle w:val="CommentReference"/>
          <w:b w:val="0"/>
          <w:bCs w:val="0"/>
        </w:rPr>
        <w:commentReference w:id="1430"/>
      </w:r>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491571CE"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Table C-</w:t>
      </w:r>
      <w:r w:rsidR="000553AC">
        <w:t>3</w:t>
      </w:r>
      <w:r w:rsidRPr="00B77A92">
        <w:fldChar w:fldCharType="end"/>
      </w:r>
      <w:r w:rsidRPr="00B77A92">
        <w:t xml:space="preserve"> </w:t>
      </w:r>
      <w:r w:rsidR="00AA63B2" w:rsidRPr="00B77A92">
        <w:t xml:space="preserve">indicates </w:t>
      </w:r>
      <w:r w:rsidR="00AA63B2" w:rsidRPr="00114860">
        <w:rPr>
          <w:highlight w:val="yellow"/>
          <w:rPrChange w:id="1431" w:author="jonathan pritchard" w:date="2024-10-14T04:59:00Z" w16du:dateUtc="2024-10-14T03:59:00Z">
            <w:rPr/>
          </w:rPrChange>
        </w:rPr>
        <w:t>which ENC data</w:t>
      </w:r>
      <w:r w:rsidR="00AA63B2" w:rsidRPr="00B77A92">
        <w:t xml:space="preserve"> elements </w:t>
      </w:r>
      <w:r w:rsidR="00A14827" w:rsidRPr="00B77A92">
        <w:t xml:space="preserve">must </w:t>
      </w:r>
      <w:r w:rsidR="00AA63B2" w:rsidRPr="00B77A92">
        <w:t xml:space="preserve">be </w:t>
      </w:r>
      <w:commentRangeStart w:id="1432"/>
      <w:r w:rsidR="00AA63B2" w:rsidRPr="00B77A92">
        <w:t>used</w:t>
      </w:r>
      <w:commentRangeEnd w:id="1432"/>
      <w:r w:rsidR="00905BC7">
        <w:rPr>
          <w:rStyle w:val="CommentReference"/>
        </w:rPr>
        <w:commentReference w:id="1432"/>
      </w:r>
      <w:r w:rsidR="00AA63B2" w:rsidRPr="00B77A92">
        <w:t>.</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commentRangeStart w:id="1433"/>
            <w:r w:rsidRPr="00B77A92">
              <w:t>Units for height</w:t>
            </w:r>
          </w:p>
        </w:tc>
        <w:tc>
          <w:tcPr>
            <w:tcW w:w="5730" w:type="dxa"/>
          </w:tcPr>
          <w:p w14:paraId="6CE40F1E" w14:textId="77777777" w:rsidR="007B5B9A" w:rsidRPr="00B77A92" w:rsidRDefault="007B5B9A" w:rsidP="000A67D1">
            <w:pPr>
              <w:spacing w:before="60" w:after="60"/>
            </w:pPr>
            <w:commentRangeStart w:id="1434"/>
            <w:r w:rsidRPr="00B77A92">
              <w:t>AXUM subfield in the CSAX field</w:t>
            </w:r>
            <w:commentRangeEnd w:id="1434"/>
            <w:r w:rsidR="00D3352A" w:rsidRPr="00450770">
              <w:rPr>
                <w:rStyle w:val="CommentReference"/>
                <w:lang w:val="en-GB"/>
              </w:rPr>
              <w:commentReference w:id="1434"/>
            </w:r>
            <w:commentRangeEnd w:id="1433"/>
            <w:r w:rsidR="00A14827" w:rsidRPr="00450770">
              <w:rPr>
                <w:rStyle w:val="CommentReference"/>
                <w:lang w:val="en-GB"/>
              </w:rPr>
              <w:commentReference w:id="1433"/>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r w:rsidRPr="00B77A92">
              <w:t xml:space="preserve">zoneOfConfidence.categoryOfZoneOfConfidence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commentRangeStart w:id="1435"/>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commentRangeEnd w:id="1435"/>
            <w:r w:rsidR="00D3352A" w:rsidRPr="00450770">
              <w:rPr>
                <w:rStyle w:val="CommentReference"/>
                <w:lang w:val="en-GB"/>
              </w:rPr>
              <w:commentReference w:id="1435"/>
            </w:r>
          </w:p>
          <w:p w14:paraId="3AD9B1BF" w14:textId="1AF10CD9" w:rsidR="00426D8A" w:rsidRPr="00B77A92" w:rsidRDefault="00426D8A" w:rsidP="00426D8A">
            <w:pPr>
              <w:pStyle w:val="ListParagraph"/>
              <w:spacing w:before="60" w:after="60"/>
            </w:pPr>
            <w:commentRangeStart w:id="1436"/>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commentRangeEnd w:id="1436"/>
            <w:r w:rsidR="00D3352A" w:rsidRPr="00450770">
              <w:rPr>
                <w:rStyle w:val="CommentReference"/>
                <w:lang w:val="en-GB"/>
              </w:rPr>
              <w:commentReference w:id="1436"/>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r w:rsidR="00C0542A" w:rsidRPr="00B77A92">
              <w:rPr>
                <w:i/>
                <w:iCs/>
              </w:rPr>
              <w:t>horizontalPositionUncertainty</w:t>
            </w:r>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and b) </w:t>
            </w:r>
            <w:r w:rsidR="00D3352A" w:rsidRPr="0084747D">
              <w:rPr>
                <w:highlight w:val="yellow"/>
              </w:rPr>
              <w:t xml:space="preserve">must </w:t>
            </w:r>
            <w:r w:rsidR="004B2A18" w:rsidRPr="0084747D">
              <w:rPr>
                <w:highlight w:val="yellow"/>
              </w:rPr>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r w:rsidR="007B5B9A" w:rsidRPr="00B77A92">
              <w:rPr>
                <w:i/>
                <w:iCs/>
              </w:rPr>
              <w:t>verticalDatum</w:t>
            </w:r>
            <w:r w:rsidR="007B5B9A" w:rsidRPr="00B77A92">
              <w:t xml:space="preserve"> attribute of the </w:t>
            </w:r>
            <w:r w:rsidR="007B5B9A" w:rsidRPr="00B77A92">
              <w:rPr>
                <w:b/>
                <w:bCs/>
              </w:rPr>
              <w:t>SoundingDatum</w:t>
            </w:r>
            <w:r w:rsidR="007B5B9A" w:rsidRPr="00B77A92">
              <w:t xml:space="preserve"> feature and </w:t>
            </w:r>
            <w:r w:rsidR="007B5B9A" w:rsidRPr="00B77A92">
              <w:rPr>
                <w:b/>
                <w:bCs/>
              </w:rPr>
              <w:t>VerticalDatum</w:t>
            </w:r>
            <w:r w:rsidR="00D3352A" w:rsidRPr="00B77A92">
              <w:rPr>
                <w:b/>
                <w:bCs/>
              </w:rPr>
              <w:t>OfData</w:t>
            </w:r>
            <w:r w:rsidR="007B5B9A" w:rsidRPr="00B77A92">
              <w:t xml:space="preserve"> feature when available.</w:t>
            </w:r>
          </w:p>
          <w:p w14:paraId="02353BF3" w14:textId="69EB81F0" w:rsidR="00066F3D" w:rsidRPr="00B77A92" w:rsidRDefault="00066F3D" w:rsidP="000A67D1">
            <w:pPr>
              <w:spacing w:before="60" w:after="60"/>
            </w:pPr>
            <w:r w:rsidRPr="00B77A92">
              <w:t>(</w:t>
            </w:r>
            <w:r w:rsidRPr="00B77A92">
              <w:rPr>
                <w:i/>
                <w:iCs/>
              </w:rPr>
              <w:t>verticalDatum</w:t>
            </w:r>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 xml:space="preserve">y Mariner. </w:t>
            </w:r>
            <w:commentRangeStart w:id="1437"/>
            <w:r w:rsidR="004B2A18" w:rsidRPr="00B77A92">
              <w:t xml:space="preserve">Default </w:t>
            </w:r>
            <w:commentRangeEnd w:id="1437"/>
            <w:r w:rsidR="0007289C" w:rsidRPr="00450770">
              <w:rPr>
                <w:rStyle w:val="CommentReference"/>
                <w:lang w:val="en-GB"/>
              </w:rPr>
              <w:commentReference w:id="1437"/>
            </w:r>
            <w:r w:rsidR="004B2A18" w:rsidRPr="00B77A92">
              <w:t>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r w:rsidRPr="00B77A92">
              <w:rPr>
                <w:b/>
                <w:bCs/>
              </w:rPr>
              <w:t>MagneticVariation</w:t>
            </w:r>
            <w:r w:rsidRPr="00B77A92">
              <w:t xml:space="preserve"> (MAGVAR) feature, attributes:</w:t>
            </w:r>
          </w:p>
          <w:p w14:paraId="3AF3FDF5" w14:textId="2C95D330" w:rsidR="004E0F3F" w:rsidRPr="00B77A92" w:rsidRDefault="007B5B9A" w:rsidP="000A67D1">
            <w:pPr>
              <w:spacing w:before="60" w:after="60"/>
            </w:pPr>
            <w:r w:rsidRPr="00B77A92">
              <w:rPr>
                <w:i/>
                <w:iCs/>
              </w:rPr>
              <w:t>referenceYearForMagneticVariation</w:t>
            </w:r>
            <w:r w:rsidR="004E0F3F" w:rsidRPr="00B77A92">
              <w:rPr>
                <w:i/>
                <w:iCs/>
              </w:rPr>
              <w:t xml:space="preserve"> (RYRMGV)</w:t>
            </w:r>
            <w:r w:rsidRPr="00B77A92">
              <w:t>,</w:t>
            </w:r>
          </w:p>
          <w:p w14:paraId="04035B00" w14:textId="77777777" w:rsidR="004E0F3F" w:rsidRPr="00B77A92" w:rsidRDefault="007B5B9A" w:rsidP="000A67D1">
            <w:pPr>
              <w:spacing w:before="60" w:after="60"/>
            </w:pPr>
            <w:r w:rsidRPr="00B77A92">
              <w:rPr>
                <w:i/>
                <w:iCs/>
              </w:rPr>
              <w:t>valueofAnnualChangeInMagneticVariation</w:t>
            </w:r>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r w:rsidR="007B5B9A" w:rsidRPr="00B77A92">
              <w:rPr>
                <w:i/>
                <w:iCs/>
              </w:rPr>
              <w:t>valueOfMagneticVariation</w:t>
            </w:r>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commentRangeStart w:id="1438"/>
            <w:commentRangeStart w:id="1439"/>
            <w:commentRangeEnd w:id="1438"/>
            <w:r w:rsidR="00905BC7">
              <w:rPr>
                <w:rStyle w:val="CommentReference"/>
              </w:rPr>
              <w:commentReference w:id="1438"/>
            </w:r>
            <w:commentRangeEnd w:id="1439"/>
            <w:r w:rsidR="00114860">
              <w:rPr>
                <w:rStyle w:val="CommentReference"/>
              </w:rPr>
              <w:commentReference w:id="1439"/>
            </w:r>
            <w:r w:rsidRPr="00B77A92">
              <w:t xml:space="preserve">be appropriate to the scale </w:t>
            </w:r>
            <w:r w:rsidR="004B2A18" w:rsidRPr="00B77A92">
              <w:t>and latitude of the data in use</w:t>
            </w:r>
          </w:p>
        </w:tc>
      </w:tr>
    </w:tbl>
    <w:p w14:paraId="206BFB80" w14:textId="7EC6D154" w:rsidR="00AA63B2" w:rsidRPr="00B77A92" w:rsidRDefault="005D62A2" w:rsidP="004B2A18">
      <w:pPr>
        <w:pStyle w:val="Caption"/>
        <w:spacing w:after="120" w:line="240" w:lineRule="auto"/>
        <w:jc w:val="center"/>
      </w:pPr>
      <w:bookmarkStart w:id="1440" w:name="_Ref47362462"/>
      <w:r w:rsidRPr="00B77A92">
        <w:t xml:space="preserve">Table </w:t>
      </w:r>
      <w:r w:rsidR="004B2A18" w:rsidRPr="00B77A92">
        <w:t>C-</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1440"/>
      <w:r w:rsidRPr="00B77A92">
        <w:t xml:space="preserve"> - Legend elements</w:t>
      </w:r>
    </w:p>
    <w:p w14:paraId="23891564" w14:textId="61D8D837" w:rsidR="00AA63B2" w:rsidRPr="00B77A92" w:rsidRDefault="005D62A2" w:rsidP="004B2A18">
      <w:pPr>
        <w:spacing w:after="120" w:line="240" w:lineRule="auto"/>
        <w:jc w:val="both"/>
      </w:pPr>
      <w:commentRangeStart w:id="1441"/>
      <w:commentRangeStart w:id="1442"/>
      <w:r w:rsidRPr="00B77A92">
        <w:t xml:space="preserve">The list above is the minimum that </w:t>
      </w:r>
      <w:del w:id="1443" w:author="jonathan pritchard" w:date="2024-10-14T04:59:00Z" w16du:dateUtc="2024-10-14T03:59:00Z">
        <w:r w:rsidRPr="00B77A92" w:rsidDel="00114860">
          <w:delText xml:space="preserve">should </w:delText>
        </w:r>
      </w:del>
      <w:ins w:id="1444" w:author="jonathan pritchard" w:date="2024-10-14T04:59:00Z" w16du:dateUtc="2024-10-14T03:59:00Z">
        <w:r w:rsidR="00114860">
          <w:t>must</w:t>
        </w:r>
        <w:r w:rsidR="00114860" w:rsidRPr="00B77A92">
          <w:t xml:space="preserve"> </w:t>
        </w:r>
      </w:ins>
      <w:r w:rsidRPr="00B77A92">
        <w:t>be available, but the complete list need not always be shown. Individual items may be picked by the mariner for display for a period; examples are magnetic variation, data quality for depths, etc.</w:t>
      </w:r>
      <w:commentRangeEnd w:id="1441"/>
      <w:r w:rsidR="00905BC7">
        <w:rPr>
          <w:rStyle w:val="CommentReference"/>
        </w:rPr>
        <w:commentReference w:id="1441"/>
      </w:r>
      <w:commentRangeEnd w:id="1442"/>
      <w:r w:rsidR="00114860">
        <w:rPr>
          <w:rStyle w:val="CommentReference"/>
        </w:rPr>
        <w:commentReference w:id="1442"/>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453DD3">
      <w:pPr>
        <w:pStyle w:val="Heading2"/>
      </w:pPr>
      <w:bookmarkStart w:id="1445" w:name="_Ref49473397"/>
      <w:bookmarkStart w:id="1446" w:name="_Toc178869337"/>
      <w:commentRangeStart w:id="1447"/>
      <w:commentRangeStart w:id="1448"/>
      <w:r w:rsidRPr="00036FFD">
        <w:rPr>
          <w:highlight w:val="yellow"/>
        </w:rPr>
        <w:t>Displaying</w:t>
      </w:r>
      <w:r w:rsidRPr="00B77A92">
        <w:t xml:space="preserve"> manual and automatic updates and added information</w:t>
      </w:r>
      <w:bookmarkEnd w:id="1445"/>
      <w:commentRangeEnd w:id="1447"/>
      <w:r w:rsidR="00BE1192">
        <w:rPr>
          <w:rStyle w:val="CommentReference"/>
          <w:rFonts w:eastAsia="MS Mincho"/>
          <w:b w:val="0"/>
          <w:bCs w:val="0"/>
        </w:rPr>
        <w:commentReference w:id="1447"/>
      </w:r>
      <w:bookmarkEnd w:id="1446"/>
      <w:commentRangeEnd w:id="1448"/>
      <w:r w:rsidR="006668B5">
        <w:rPr>
          <w:rStyle w:val="CommentReference"/>
          <w:rFonts w:eastAsia="MS Mincho"/>
          <w:b w:val="0"/>
          <w:bCs w:val="0"/>
        </w:rPr>
        <w:commentReference w:id="1448"/>
      </w:r>
    </w:p>
    <w:p w14:paraId="0E293B91" w14:textId="0A49DCF6" w:rsidR="00453DD3" w:rsidRPr="00453DD3" w:rsidRDefault="00627DB2" w:rsidP="00453DD3">
      <w:pPr>
        <w:pStyle w:val="Heading3"/>
        <w:rPr>
          <w:ins w:id="1449" w:author="jon pritchard" w:date="2024-11-27T20:55:00Z" w16du:dateUtc="2024-11-27T19:55:00Z"/>
          <w:rPrChange w:id="1450" w:author="jon pritchard" w:date="2024-11-27T20:56:00Z" w16du:dateUtc="2024-11-27T19:56:00Z">
            <w:rPr>
              <w:ins w:id="1451" w:author="jon pritchard" w:date="2024-11-27T20:55:00Z" w16du:dateUtc="2024-11-27T19:55:00Z"/>
              <w:highlight w:val="yellow"/>
            </w:rPr>
          </w:rPrChange>
        </w:rPr>
      </w:pPr>
      <w:bookmarkStart w:id="1452" w:name="_Ref49426513"/>
      <w:bookmarkStart w:id="1453" w:name="_Toc178869338"/>
      <w:commentRangeStart w:id="1454"/>
      <w:commentRangeStart w:id="1455"/>
      <w:del w:id="1456" w:author="jon pritchard" w:date="2024-11-27T20:55:00Z" w16du:dateUtc="2024-11-27T19:55:00Z">
        <w:r w:rsidRPr="00453DD3" w:rsidDel="00453DD3">
          <w:delText>Manual update</w:delText>
        </w:r>
        <w:bookmarkEnd w:id="1452"/>
        <w:commentRangeEnd w:id="1454"/>
        <w:r w:rsidR="00E27B73" w:rsidRPr="00453DD3" w:rsidDel="00453DD3">
          <w:rPr>
            <w:rStyle w:val="CommentReference"/>
            <w:b w:val="0"/>
            <w:bCs w:val="0"/>
            <w:lang w:val="en-GB"/>
          </w:rPr>
          <w:commentReference w:id="1454"/>
        </w:r>
        <w:commentRangeEnd w:id="1455"/>
        <w:r w:rsidR="003C66D0" w:rsidRPr="00453DD3" w:rsidDel="00453DD3">
          <w:rPr>
            <w:rStyle w:val="CommentReference"/>
            <w:b w:val="0"/>
            <w:bCs w:val="0"/>
          </w:rPr>
          <w:commentReference w:id="1455"/>
        </w:r>
      </w:del>
      <w:bookmarkEnd w:id="1453"/>
      <w:ins w:id="1457" w:author="jon pritchard" w:date="2024-11-27T20:55:00Z" w16du:dateUtc="2024-11-27T19:55:00Z">
        <w:r w:rsidR="00453DD3" w:rsidRPr="00453DD3">
          <w:rPr>
            <w:rPrChange w:id="1458" w:author="jon pritchard" w:date="2024-11-27T20:56:00Z" w16du:dateUtc="2024-11-27T19:56:00Z">
              <w:rPr>
                <w:highlight w:val="yellow"/>
              </w:rPr>
            </w:rPrChange>
          </w:rPr>
          <w:t>Manual updates</w:t>
        </w:r>
      </w:ins>
    </w:p>
    <w:p w14:paraId="5EDEDF9F" w14:textId="77777777" w:rsidR="00453DD3" w:rsidRPr="00453DD3" w:rsidRDefault="00453DD3" w:rsidP="00453DD3">
      <w:pPr>
        <w:rPr>
          <w:ins w:id="1459" w:author="jon pritchard" w:date="2024-11-27T20:55:00Z" w16du:dateUtc="2024-11-27T19:55:00Z"/>
          <w:rPrChange w:id="1460" w:author="jon pritchard" w:date="2024-11-27T20:56:00Z" w16du:dateUtc="2024-11-27T19:56:00Z">
            <w:rPr>
              <w:ins w:id="1461" w:author="jon pritchard" w:date="2024-11-27T20:55:00Z" w16du:dateUtc="2024-11-27T19:55:00Z"/>
              <w:highlight w:val="yellow"/>
            </w:rPr>
          </w:rPrChange>
        </w:rPr>
      </w:pPr>
      <w:ins w:id="1462" w:author="jon pritchard" w:date="2024-11-27T20:55:00Z" w16du:dateUtc="2024-11-27T19:55:00Z">
        <w:r w:rsidRPr="00453DD3">
          <w:rPr>
            <w:rPrChange w:id="1463" w:author="jon pritchard" w:date="2024-11-27T20:56:00Z" w16du:dateUtc="2024-11-27T19:56:00Z">
              <w:rPr>
                <w:highlight w:val="yellow"/>
              </w:rPr>
            </w:rPrChange>
          </w:rPr>
          <w:t>It must be possible to be able to make the following manual updates to an ENC:</w:t>
        </w:r>
      </w:ins>
    </w:p>
    <w:p w14:paraId="2735CE93" w14:textId="77777777" w:rsidR="00453DD3" w:rsidRPr="00453DD3" w:rsidRDefault="00453DD3">
      <w:pPr>
        <w:pStyle w:val="ListParagraph"/>
        <w:numPr>
          <w:ilvl w:val="0"/>
          <w:numId w:val="159"/>
        </w:numPr>
        <w:rPr>
          <w:ins w:id="1464" w:author="jon pritchard" w:date="2024-11-27T20:55:00Z" w16du:dateUtc="2024-11-27T19:55:00Z"/>
          <w:rPrChange w:id="1465" w:author="jon pritchard" w:date="2024-11-27T20:56:00Z" w16du:dateUtc="2024-11-27T19:56:00Z">
            <w:rPr>
              <w:ins w:id="1466" w:author="jon pritchard" w:date="2024-11-27T20:55:00Z" w16du:dateUtc="2024-11-27T19:55:00Z"/>
              <w:highlight w:val="yellow"/>
            </w:rPr>
          </w:rPrChange>
        </w:rPr>
        <w:pPrChange w:id="1467" w:author="jon pritchard" w:date="2024-11-27T20:56:00Z" w16du:dateUtc="2024-11-27T19:56:00Z">
          <w:pPr>
            <w:pStyle w:val="ListParagraph"/>
            <w:numPr>
              <w:numId w:val="156"/>
            </w:numPr>
            <w:ind w:left="1440" w:hanging="720"/>
          </w:pPr>
        </w:pPrChange>
      </w:pPr>
      <w:ins w:id="1468" w:author="jon pritchard" w:date="2024-11-27T20:55:00Z" w16du:dateUtc="2024-11-27T19:55:00Z">
        <w:r w:rsidRPr="00453DD3">
          <w:rPr>
            <w:rPrChange w:id="1469" w:author="jon pritchard" w:date="2024-11-27T20:56:00Z" w16du:dateUtc="2024-11-27T19:56:00Z">
              <w:rPr>
                <w:highlight w:val="yellow"/>
              </w:rPr>
            </w:rPrChange>
          </w:rPr>
          <w:t>Add feature</w:t>
        </w:r>
      </w:ins>
    </w:p>
    <w:p w14:paraId="5642A1E3" w14:textId="77777777" w:rsidR="00453DD3" w:rsidRPr="00453DD3" w:rsidRDefault="00453DD3">
      <w:pPr>
        <w:pStyle w:val="ListParagraph"/>
        <w:numPr>
          <w:ilvl w:val="0"/>
          <w:numId w:val="159"/>
        </w:numPr>
        <w:rPr>
          <w:ins w:id="1470" w:author="jon pritchard" w:date="2024-11-27T20:55:00Z" w16du:dateUtc="2024-11-27T19:55:00Z"/>
          <w:rPrChange w:id="1471" w:author="jon pritchard" w:date="2024-11-27T20:56:00Z" w16du:dateUtc="2024-11-27T19:56:00Z">
            <w:rPr>
              <w:ins w:id="1472" w:author="jon pritchard" w:date="2024-11-27T20:55:00Z" w16du:dateUtc="2024-11-27T19:55:00Z"/>
              <w:highlight w:val="yellow"/>
            </w:rPr>
          </w:rPrChange>
        </w:rPr>
        <w:pPrChange w:id="1473" w:author="jon pritchard" w:date="2024-11-27T20:56:00Z" w16du:dateUtc="2024-11-27T19:56:00Z">
          <w:pPr>
            <w:pStyle w:val="ListParagraph"/>
            <w:numPr>
              <w:numId w:val="156"/>
            </w:numPr>
            <w:ind w:left="1440" w:hanging="720"/>
          </w:pPr>
        </w:pPrChange>
      </w:pPr>
      <w:ins w:id="1474" w:author="jon pritchard" w:date="2024-11-27T20:55:00Z" w16du:dateUtc="2024-11-27T19:55:00Z">
        <w:r w:rsidRPr="00453DD3">
          <w:rPr>
            <w:rPrChange w:id="1475" w:author="jon pritchard" w:date="2024-11-27T20:56:00Z" w16du:dateUtc="2024-11-27T19:56:00Z">
              <w:rPr>
                <w:highlight w:val="yellow"/>
              </w:rPr>
            </w:rPrChange>
          </w:rPr>
          <w:t>Delete feature</w:t>
        </w:r>
      </w:ins>
    </w:p>
    <w:p w14:paraId="55495C0D" w14:textId="77777777" w:rsidR="00453DD3" w:rsidRPr="00453DD3" w:rsidRDefault="00453DD3">
      <w:pPr>
        <w:pStyle w:val="ListParagraph"/>
        <w:numPr>
          <w:ilvl w:val="0"/>
          <w:numId w:val="159"/>
        </w:numPr>
        <w:rPr>
          <w:ins w:id="1476" w:author="jon pritchard" w:date="2024-11-27T20:55:00Z" w16du:dateUtc="2024-11-27T19:55:00Z"/>
          <w:rPrChange w:id="1477" w:author="jon pritchard" w:date="2024-11-27T20:56:00Z" w16du:dateUtc="2024-11-27T19:56:00Z">
            <w:rPr>
              <w:ins w:id="1478" w:author="jon pritchard" w:date="2024-11-27T20:55:00Z" w16du:dateUtc="2024-11-27T19:55:00Z"/>
              <w:highlight w:val="yellow"/>
            </w:rPr>
          </w:rPrChange>
        </w:rPr>
        <w:pPrChange w:id="1479" w:author="jon pritchard" w:date="2024-11-27T20:56:00Z" w16du:dateUtc="2024-11-27T19:56:00Z">
          <w:pPr>
            <w:pStyle w:val="ListParagraph"/>
            <w:numPr>
              <w:numId w:val="156"/>
            </w:numPr>
            <w:ind w:left="1440" w:hanging="720"/>
          </w:pPr>
        </w:pPrChange>
      </w:pPr>
      <w:ins w:id="1480" w:author="jon pritchard" w:date="2024-11-27T20:55:00Z" w16du:dateUtc="2024-11-27T19:55:00Z">
        <w:r w:rsidRPr="00453DD3">
          <w:rPr>
            <w:rPrChange w:id="1481" w:author="jon pritchard" w:date="2024-11-27T20:56:00Z" w16du:dateUtc="2024-11-27T19:56:00Z">
              <w:rPr>
                <w:highlight w:val="yellow"/>
              </w:rPr>
            </w:rPrChange>
          </w:rPr>
          <w:t>Modify feature</w:t>
        </w:r>
      </w:ins>
    </w:p>
    <w:p w14:paraId="7A5D4FB6" w14:textId="77777777" w:rsidR="00453DD3" w:rsidRPr="00453DD3" w:rsidRDefault="00453DD3" w:rsidP="00453DD3">
      <w:pPr>
        <w:rPr>
          <w:ins w:id="1482" w:author="jon pritchard" w:date="2024-11-27T20:55:00Z" w16du:dateUtc="2024-11-27T19:55:00Z"/>
          <w:rPrChange w:id="1483" w:author="jon pritchard" w:date="2024-11-27T20:56:00Z" w16du:dateUtc="2024-11-27T19:56:00Z">
            <w:rPr>
              <w:ins w:id="1484" w:author="jon pritchard" w:date="2024-11-27T20:55:00Z" w16du:dateUtc="2024-11-27T19:55:00Z"/>
              <w:highlight w:val="yellow"/>
            </w:rPr>
          </w:rPrChange>
        </w:rPr>
      </w:pPr>
      <w:ins w:id="1485" w:author="jon pritchard" w:date="2024-11-27T20:55:00Z" w16du:dateUtc="2024-11-27T19:55:00Z">
        <w:r w:rsidRPr="00453DD3">
          <w:rPr>
            <w:rPrChange w:id="1486" w:author="jon pritchard" w:date="2024-11-27T20:56:00Z" w16du:dateUtc="2024-11-27T19:56:00Z">
              <w:rPr>
                <w:highlight w:val="yellow"/>
              </w:rPr>
            </w:rPrChange>
          </w:rPr>
          <w:t>A manually updated feature must be capable of the same performance in feature selection, response to cursor-picking, etc, as an ENC feature. In addition, it must provide updating information (identification and source of update, when and by whom entered, etc) on cursor picking</w:t>
        </w:r>
      </w:ins>
    </w:p>
    <w:p w14:paraId="37F5316F" w14:textId="71358EC5" w:rsidR="00453DD3" w:rsidRPr="00453DD3" w:rsidRDefault="00453DD3">
      <w:pPr>
        <w:spacing w:after="120" w:line="240" w:lineRule="auto"/>
        <w:jc w:val="both"/>
        <w:pPrChange w:id="1487" w:author="jon pritchard" w:date="2024-11-27T20:56:00Z" w16du:dateUtc="2024-11-27T19:56:00Z">
          <w:pPr>
            <w:pStyle w:val="Heading3"/>
          </w:pPr>
        </w:pPrChange>
      </w:pPr>
      <w:ins w:id="1488" w:author="jon pritchard" w:date="2024-11-27T20:55:00Z" w16du:dateUtc="2024-11-27T19:55:00Z">
        <w:r w:rsidRPr="00453DD3">
          <w:rPr>
            <w:rPrChange w:id="1489" w:author="jon pritchard" w:date="2024-11-27T20:56:00Z" w16du:dateUtc="2024-11-27T19:56:00Z">
              <w:rPr>
                <w:highlight w:val="yellow"/>
              </w:rPr>
            </w:rPrChange>
          </w:rPr>
          <w:t>M</w:t>
        </w:r>
        <w:commentRangeStart w:id="1490"/>
        <w:commentRangeStart w:id="1491"/>
        <w:commentRangeStart w:id="1492"/>
        <w:commentRangeStart w:id="1493"/>
        <w:r w:rsidRPr="00453DD3">
          <w:rPr>
            <w:rPrChange w:id="1494" w:author="jon pritchard" w:date="2024-11-27T20:56:00Z" w16du:dateUtc="2024-11-27T19:56:00Z">
              <w:rPr>
                <w:highlight w:val="yellow"/>
              </w:rPr>
            </w:rPrChange>
          </w:rPr>
          <w:t>anual updates must be distinguishable from official information and its official updates as defined in XX-</w:t>
        </w:r>
        <w:commentRangeStart w:id="1495"/>
        <w:r w:rsidRPr="00453DD3">
          <w:rPr>
            <w:rPrChange w:id="1496" w:author="jon pritchard" w:date="2024-11-27T20:56:00Z" w16du:dateUtc="2024-11-27T19:56:00Z">
              <w:rPr>
                <w:highlight w:val="yellow"/>
              </w:rPr>
            </w:rPrChange>
          </w:rPr>
          <w:t>XXX</w:t>
        </w:r>
        <w:commentRangeEnd w:id="1495"/>
        <w:r w:rsidRPr="00453DD3">
          <w:rPr>
            <w:rStyle w:val="CommentReference"/>
          </w:rPr>
          <w:commentReference w:id="1495"/>
        </w:r>
        <w:r w:rsidRPr="00453DD3">
          <w:rPr>
            <w:rPrChange w:id="1497" w:author="jon pritchard" w:date="2024-11-27T20:56:00Z" w16du:dateUtc="2024-11-27T19:56:00Z">
              <w:rPr>
                <w:highlight w:val="yellow"/>
              </w:rPr>
            </w:rPrChange>
          </w:rPr>
          <w:t>.</w:t>
        </w:r>
        <w:commentRangeEnd w:id="1490"/>
        <w:r w:rsidRPr="00453DD3">
          <w:rPr>
            <w:rStyle w:val="CommentReference"/>
            <w:rPrChange w:id="1498" w:author="jon pritchard" w:date="2024-11-27T20:56:00Z" w16du:dateUtc="2024-11-27T19:56:00Z">
              <w:rPr>
                <w:rStyle w:val="CommentReference"/>
                <w:highlight w:val="yellow"/>
              </w:rPr>
            </w:rPrChange>
          </w:rPr>
          <w:commentReference w:id="1490"/>
        </w:r>
        <w:commentRangeEnd w:id="1491"/>
        <w:r w:rsidRPr="00453DD3">
          <w:rPr>
            <w:rStyle w:val="CommentReference"/>
            <w:rPrChange w:id="1499" w:author="jon pritchard" w:date="2024-11-27T20:56:00Z" w16du:dateUtc="2024-11-27T19:56:00Z">
              <w:rPr>
                <w:rStyle w:val="CommentReference"/>
                <w:highlight w:val="yellow"/>
              </w:rPr>
            </w:rPrChange>
          </w:rPr>
          <w:commentReference w:id="1491"/>
        </w:r>
        <w:commentRangeEnd w:id="1492"/>
        <w:r w:rsidRPr="00453DD3">
          <w:rPr>
            <w:rStyle w:val="CommentReference"/>
            <w:rPrChange w:id="1500" w:author="jon pritchard" w:date="2024-11-27T20:56:00Z" w16du:dateUtc="2024-11-27T19:56:00Z">
              <w:rPr>
                <w:rStyle w:val="CommentReference"/>
                <w:highlight w:val="yellow"/>
              </w:rPr>
            </w:rPrChange>
          </w:rPr>
          <w:commentReference w:id="1492"/>
        </w:r>
        <w:commentRangeEnd w:id="1493"/>
        <w:r w:rsidRPr="00453DD3">
          <w:rPr>
            <w:rStyle w:val="CommentReference"/>
            <w:rPrChange w:id="1501" w:author="jon pritchard" w:date="2024-11-27T20:56:00Z" w16du:dateUtc="2024-11-27T19:56:00Z">
              <w:rPr>
                <w:rStyle w:val="CommentReference"/>
                <w:highlight w:val="yellow"/>
              </w:rPr>
            </w:rPrChange>
          </w:rPr>
          <w:commentReference w:id="1493"/>
        </w:r>
      </w:ins>
    </w:p>
    <w:p w14:paraId="053B52D8" w14:textId="42126216" w:rsidR="00523124" w:rsidRPr="00450770" w:rsidRDefault="00523124" w:rsidP="00B812CA">
      <w:pPr>
        <w:pStyle w:val="Heading4"/>
      </w:pPr>
      <w:commentRangeStart w:id="1502"/>
      <w:commentRangeStart w:id="1503"/>
      <w:r w:rsidRPr="00450770">
        <w:t>Mariners Caution Notes</w:t>
      </w:r>
      <w:commentRangeEnd w:id="1502"/>
      <w:r>
        <w:rPr>
          <w:rStyle w:val="CommentReference"/>
          <w:b w:val="0"/>
          <w:bCs w:val="0"/>
        </w:rPr>
        <w:commentReference w:id="1502"/>
      </w:r>
      <w:commentRangeEnd w:id="1503"/>
      <w:r w:rsidR="006668B5">
        <w:rPr>
          <w:rStyle w:val="CommentReference"/>
          <w:b w:val="0"/>
          <w:bCs w:val="0"/>
        </w:rPr>
        <w:commentReference w:id="1503"/>
      </w:r>
    </w:p>
    <w:p w14:paraId="59F18049" w14:textId="2839DC68" w:rsidR="006668B5" w:rsidRDefault="006668B5" w:rsidP="00523124">
      <w:pPr>
        <w:rPr>
          <w:ins w:id="1504" w:author="jonathan pritchard" w:date="2024-10-14T05:02:00Z" w16du:dateUtc="2024-10-14T04:02:00Z"/>
        </w:rPr>
      </w:pPr>
      <w:ins w:id="1505" w:author="jonathan pritchard" w:date="2024-10-14T05:02:00Z" w16du:dateUtc="2024-10-14T04:02:00Z">
        <w:r w:rsidRPr="006668B5">
          <w:t>Mariner’s Caution Notes and a Mariner’s Information Notes must be presented according to IEC 61174 or IEC 62288, as applicable [and available].</w:t>
        </w:r>
      </w:ins>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0E5DC91" w14:textId="3D77CD4F" w:rsidR="00523124" w:rsidRPr="0058587E" w:rsidRDefault="00523124" w:rsidP="00B812CA">
      <w:pPr>
        <w:pStyle w:val="Heading4"/>
        <w:rPr>
          <w:highlight w:val="yellow"/>
        </w:rPr>
      </w:pPr>
      <w:r w:rsidRPr="0058587E">
        <w:rPr>
          <w:highlight w:val="yellow"/>
        </w:rPr>
        <w:t xml:space="preserve">Manual </w:t>
      </w:r>
      <w:commentRangeStart w:id="1506"/>
      <w:r w:rsidRPr="0058587E">
        <w:rPr>
          <w:highlight w:val="yellow"/>
        </w:rPr>
        <w:t xml:space="preserve">chart </w:t>
      </w:r>
      <w:commentRangeEnd w:id="1506"/>
      <w:r w:rsidR="0084747D" w:rsidRPr="0058587E">
        <w:rPr>
          <w:rStyle w:val="CommentReference"/>
          <w:b w:val="0"/>
          <w:bCs w:val="0"/>
          <w:highlight w:val="yellow"/>
        </w:rPr>
        <w:commentReference w:id="1506"/>
      </w:r>
      <w:del w:id="1507" w:author="jonathan pritchard" w:date="2024-10-14T05:02:00Z" w16du:dateUtc="2024-10-14T04:02:00Z">
        <w:r w:rsidRPr="0058587E" w:rsidDel="006668B5">
          <w:rPr>
            <w:highlight w:val="yellow"/>
          </w:rPr>
          <w:delText>correction</w:delText>
        </w:r>
      </w:del>
      <w:ins w:id="1508" w:author="jonathan pritchard" w:date="2024-10-14T05:02:00Z" w16du:dateUtc="2024-10-14T04:02:00Z">
        <w:r w:rsidR="006668B5" w:rsidRPr="0058587E">
          <w:rPr>
            <w:highlight w:val="yellow"/>
          </w:rPr>
          <w:t>updates</w:t>
        </w:r>
      </w:ins>
    </w:p>
    <w:p w14:paraId="4D4B8D1A" w14:textId="0F490945" w:rsidR="00523124" w:rsidRPr="00C01EFB" w:rsidRDefault="006668B5" w:rsidP="00523124">
      <w:pPr>
        <w:spacing w:after="120" w:line="240" w:lineRule="auto"/>
        <w:jc w:val="both"/>
      </w:pPr>
      <w:commentRangeStart w:id="1509"/>
      <w:ins w:id="1510" w:author="jonathan pritchard" w:date="2024-10-14T05:04:00Z" w16du:dateUtc="2024-10-14T04:04:00Z">
        <w:r w:rsidRPr="0058587E">
          <w:rPr>
            <w:highlight w:val="yellow"/>
          </w:rPr>
          <w:t>Manual chart updates, which are subject to human error, must be distinguished from updates applied automatically</w:t>
        </w:r>
      </w:ins>
      <w:ins w:id="1511" w:author="jonathan pritchard" w:date="2024-10-14T05:05:00Z" w16du:dateUtc="2024-10-14T04:05:00Z">
        <w:r w:rsidRPr="0058587E">
          <w:rPr>
            <w:highlight w:val="yellow"/>
          </w:rPr>
          <w:t xml:space="preserve">. </w:t>
        </w:r>
      </w:ins>
      <w:r w:rsidR="00523124" w:rsidRPr="0058587E">
        <w:rPr>
          <w:highlight w:val="yellow"/>
        </w:rPr>
        <w:t xml:space="preserve">A selection of standardised symbols must be made available for preparing hand-entered chart corrections. </w:t>
      </w:r>
      <w:del w:id="1512" w:author="jonathan pritchard" w:date="2024-10-14T05:05:00Z" w16du:dateUtc="2024-10-14T04:05:00Z">
        <w:r w:rsidR="00523124" w:rsidRPr="0058587E" w:rsidDel="006668B5">
          <w:rPr>
            <w:highlight w:val="yellow"/>
          </w:rPr>
          <w:delText xml:space="preserve">These are distinguishable from updates entered automatically. </w:delText>
        </w:r>
      </w:del>
      <w:r w:rsidR="00523124" w:rsidRPr="0058587E">
        <w:rPr>
          <w:highlight w:val="yellow"/>
        </w:rPr>
        <w:t xml:space="preserve">The original chart features must not be removed or altered. A description and list of all symbols reserved for manual </w:t>
      </w:r>
      <w:ins w:id="1513" w:author="jonathan pritchard" w:date="2024-10-14T05:05:00Z" w16du:dateUtc="2024-10-14T04:05:00Z">
        <w:r w:rsidRPr="0058587E">
          <w:rPr>
            <w:highlight w:val="yellow"/>
          </w:rPr>
          <w:t xml:space="preserve">chart </w:t>
        </w:r>
      </w:ins>
      <w:r w:rsidR="00523124" w:rsidRPr="0058587E">
        <w:rPr>
          <w:highlight w:val="yellow"/>
        </w:rPr>
        <w:t>updates is contained in Appendix C-1</w:t>
      </w:r>
      <w:commentRangeEnd w:id="1509"/>
      <w:r w:rsidRPr="0058587E">
        <w:rPr>
          <w:rStyle w:val="CommentReference"/>
          <w:highlight w:val="yellow"/>
        </w:rPr>
        <w:commentReference w:id="1509"/>
      </w:r>
    </w:p>
    <w:p w14:paraId="667103E5" w14:textId="77777777" w:rsidR="00523124" w:rsidRPr="006668B5" w:rsidRDefault="00523124" w:rsidP="00B812CA">
      <w:pPr>
        <w:pStyle w:val="Heading4"/>
        <w:rPr>
          <w:strike/>
          <w:rPrChange w:id="1514" w:author="jonathan pritchard" w:date="2024-10-14T05:03:00Z" w16du:dateUtc="2024-10-14T04:03:00Z">
            <w:rPr/>
          </w:rPrChange>
        </w:rPr>
      </w:pPr>
      <w:commentRangeStart w:id="1515"/>
      <w:commentRangeStart w:id="1516"/>
      <w:commentRangeStart w:id="1517"/>
      <w:r w:rsidRPr="006668B5">
        <w:rPr>
          <w:strike/>
          <w:rPrChange w:id="1518" w:author="jonathan pritchard" w:date="2024-10-14T05:03:00Z" w16du:dateUtc="2024-10-14T04:03:00Z">
            <w:rPr/>
          </w:rPrChange>
        </w:rPr>
        <w:t>Manual corrections to non-ENC S-100 products</w:t>
      </w:r>
      <w:commentRangeEnd w:id="1515"/>
      <w:r w:rsidRPr="006668B5">
        <w:rPr>
          <w:rStyle w:val="CommentReference"/>
          <w:b w:val="0"/>
          <w:bCs w:val="0"/>
          <w:strike/>
          <w:rPrChange w:id="1519" w:author="jonathan pritchard" w:date="2024-10-14T05:03:00Z" w16du:dateUtc="2024-10-14T04:03:00Z">
            <w:rPr>
              <w:rStyle w:val="CommentReference"/>
              <w:b w:val="0"/>
              <w:bCs w:val="0"/>
            </w:rPr>
          </w:rPrChange>
        </w:rPr>
        <w:commentReference w:id="1515"/>
      </w:r>
      <w:commentRangeEnd w:id="1516"/>
      <w:r w:rsidR="006668B5">
        <w:rPr>
          <w:rStyle w:val="CommentReference"/>
          <w:b w:val="0"/>
          <w:bCs w:val="0"/>
        </w:rPr>
        <w:commentReference w:id="1516"/>
      </w:r>
    </w:p>
    <w:p w14:paraId="176B03AB" w14:textId="36B1CA9B" w:rsidR="003C66D0" w:rsidRPr="006668B5" w:rsidRDefault="00523124" w:rsidP="00AC37F7">
      <w:pPr>
        <w:spacing w:after="120" w:line="240" w:lineRule="auto"/>
        <w:jc w:val="both"/>
        <w:rPr>
          <w:strike/>
          <w:rPrChange w:id="1520" w:author="jonathan pritchard" w:date="2024-10-14T05:03:00Z" w16du:dateUtc="2024-10-14T04:03:00Z">
            <w:rPr/>
          </w:rPrChange>
        </w:rPr>
      </w:pPr>
      <w:r w:rsidRPr="006668B5">
        <w:rPr>
          <w:strike/>
          <w:rPrChange w:id="1521" w:author="jonathan pritchard" w:date="2024-10-14T05:03:00Z" w16du:dateUtc="2024-10-14T04:03:00Z">
            <w:rPr/>
          </w:rPrChange>
        </w:rPr>
        <w:t>Manual corrections to other S-100 products are entered in the same way as manual chart corrections. They are not visually distinguished from manual chart corrections. However, for portrayal purposes they are treated as part of the appropriate product data rather than the S-101 data and are displayed or removed from the display along with the appropriate viewing groups from the relevant S-100 product.</w:t>
      </w:r>
      <w:commentRangeEnd w:id="1517"/>
      <w:r w:rsidRPr="006668B5">
        <w:rPr>
          <w:rStyle w:val="CommentReference"/>
          <w:strike/>
          <w:lang w:val="en-GB"/>
          <w:rPrChange w:id="1522" w:author="jonathan pritchard" w:date="2024-10-14T05:03:00Z" w16du:dateUtc="2024-10-14T04:03:00Z">
            <w:rPr>
              <w:rStyle w:val="CommentReference"/>
              <w:lang w:val="en-GB"/>
            </w:rPr>
          </w:rPrChange>
        </w:rPr>
        <w:commentReference w:id="1517"/>
      </w:r>
    </w:p>
    <w:p w14:paraId="4AB76D16" w14:textId="0FAF5EEC" w:rsidR="00A0054D" w:rsidRDefault="00A0054D" w:rsidP="00EC44E4">
      <w:pPr>
        <w:pStyle w:val="Heading3"/>
        <w:rPr>
          <w:ins w:id="1523" w:author="jonathan pritchard" w:date="2024-10-14T05:26:00Z" w16du:dateUtc="2024-10-14T04:26:00Z"/>
        </w:rPr>
      </w:pPr>
      <w:bookmarkStart w:id="1524" w:name="_Ref49450116"/>
      <w:bookmarkStart w:id="1525" w:name="_Toc178869339"/>
      <w:ins w:id="1526" w:author="jonathan pritchard" w:date="2024-10-14T05:26:00Z" w16du:dateUtc="2024-10-14T04:26:00Z">
        <w:r>
          <w:t>Automatic Updates</w:t>
        </w:r>
      </w:ins>
      <w:commentRangeStart w:id="1527"/>
      <w:commentRangeStart w:id="1528"/>
      <w:del w:id="1529" w:author="jonathan pritchard" w:date="2024-10-14T05:27:00Z" w16du:dateUtc="2024-10-14T04:27:00Z">
        <w:r w:rsidR="000A049F" w:rsidRPr="00B77A92" w:rsidDel="00A0054D">
          <w:delText>I</w:delText>
        </w:r>
      </w:del>
    </w:p>
    <w:p w14:paraId="11C6FA9E" w14:textId="5EB100EA" w:rsidR="00A0054D" w:rsidRPr="00A0054D" w:rsidRDefault="00A0054D">
      <w:pPr>
        <w:spacing w:after="120" w:line="240" w:lineRule="auto"/>
        <w:jc w:val="both"/>
        <w:rPr>
          <w:ins w:id="1530" w:author="jonathan pritchard" w:date="2024-10-14T05:26:00Z" w16du:dateUtc="2024-10-14T04:26:00Z"/>
        </w:rPr>
        <w:pPrChange w:id="1531" w:author="jonathan pritchard" w:date="2024-10-14T05:28:00Z" w16du:dateUtc="2024-10-14T04:28:00Z">
          <w:pPr>
            <w:pStyle w:val="Heading3"/>
          </w:pPr>
        </w:pPrChange>
      </w:pPr>
      <w:commentRangeStart w:id="1532"/>
      <w:commentRangeStart w:id="1533"/>
      <w:commentRangeStart w:id="1534"/>
      <w:ins w:id="1535" w:author="jonathan pritchard" w:date="2024-10-14T05:26:00Z" w16du:dateUtc="2024-10-14T04:26:00Z">
        <w:r w:rsidRPr="00036FFD">
          <w:rPr>
            <w:strike/>
          </w:rPr>
          <w:t>Updates to S-100 products must comply with the applicable Product Specification</w:t>
        </w:r>
        <w:commentRangeEnd w:id="1532"/>
        <w:r w:rsidRPr="00036FFD">
          <w:rPr>
            <w:rStyle w:val="CommentReference"/>
            <w:strike/>
            <w:lang w:val="en-GB"/>
          </w:rPr>
          <w:commentReference w:id="1532"/>
        </w:r>
      </w:ins>
      <w:commentRangeEnd w:id="1533"/>
      <w:ins w:id="1536" w:author="jonathan pritchard" w:date="2024-10-14T05:28:00Z" w16du:dateUtc="2024-10-14T04:28:00Z">
        <w:r w:rsidRPr="00036FFD">
          <w:rPr>
            <w:rStyle w:val="CommentReference"/>
            <w:strike/>
          </w:rPr>
          <w:commentReference w:id="1533"/>
        </w:r>
      </w:ins>
      <w:ins w:id="1537" w:author="jonathan pritchard" w:date="2024-10-14T05:26:00Z" w16du:dateUtc="2024-10-14T04:26:00Z">
        <w:r w:rsidRPr="00036FFD">
          <w:rPr>
            <w:strike/>
          </w:rPr>
          <w:t>.</w:t>
        </w:r>
        <w:r w:rsidRPr="00B77A92">
          <w:t xml:space="preserve"> </w:t>
        </w:r>
        <w:commentRangeStart w:id="1538"/>
        <w:r w:rsidRPr="00B77A92">
          <w:t xml:space="preserve">Only ISO8211 and GML encoded data can support updates, as described in </w:t>
        </w:r>
      </w:ins>
      <w:ins w:id="1539" w:author="jon pritchard" w:date="2024-11-27T20:55:00Z" w16du:dateUtc="2024-11-27T19:55:00Z">
        <w:r w:rsidR="00453DD3">
          <w:t xml:space="preserve">S-100 </w:t>
        </w:r>
      </w:ins>
      <w:ins w:id="1540" w:author="jonathan pritchard" w:date="2024-10-14T05:26:00Z" w16du:dateUtc="2024-10-14T04:26:00Z">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commentRangeEnd w:id="1538"/>
        <w:r w:rsidRPr="00B812CA">
          <w:rPr>
            <w:rStyle w:val="CommentReference"/>
            <w:lang w:val="en-GB"/>
          </w:rPr>
          <w:commentReference w:id="1538"/>
        </w:r>
        <w:r w:rsidRPr="000740C7">
          <w:fldChar w:fldCharType="begin"/>
        </w:r>
        <w:r w:rsidRPr="000740C7">
          <w:instrText xml:space="preserve"> REF _Ref158105624 \h </w:instrText>
        </w:r>
        <w:r>
          <w:instrText xml:space="preserve"> \* MERGEFORMAT </w:instrText>
        </w:r>
      </w:ins>
      <w:ins w:id="1541" w:author="jonathan pritchard" w:date="2024-10-14T05:26:00Z" w16du:dateUtc="2024-10-14T04:26:00Z">
        <w:r w:rsidRPr="000740C7">
          <w:fldChar w:fldCharType="separate"/>
        </w:r>
      </w:ins>
      <w:r w:rsidR="000553AC" w:rsidRPr="00A527F0">
        <w:t>Appendix C-3 - ECDIS Update Status Reports</w:t>
      </w:r>
      <w:ins w:id="1542" w:author="jonathan pritchard" w:date="2024-10-14T05:26:00Z" w16du:dateUtc="2024-10-14T04:26:00Z">
        <w:r w:rsidRPr="000740C7">
          <w:fldChar w:fldCharType="end"/>
        </w:r>
        <w:r w:rsidRPr="00B77A92">
          <w:t xml:space="preserve">. </w:t>
        </w:r>
        <w:commentRangeEnd w:id="1534"/>
        <w:r>
          <w:rPr>
            <w:rStyle w:val="CommentReference"/>
          </w:rPr>
          <w:commentReference w:id="1534"/>
        </w:r>
      </w:ins>
    </w:p>
    <w:p w14:paraId="56384CDA" w14:textId="444FC121" w:rsidR="000A049F" w:rsidRPr="00B77A92" w:rsidRDefault="00A0054D">
      <w:pPr>
        <w:pStyle w:val="Heading4"/>
        <w:pPrChange w:id="1543" w:author="jonathan pritchard" w:date="2024-10-14T05:27:00Z" w16du:dateUtc="2024-10-14T04:27:00Z">
          <w:pPr>
            <w:pStyle w:val="Heading3"/>
          </w:pPr>
        </w:pPrChange>
      </w:pPr>
      <w:ins w:id="1544" w:author="jonathan pritchard" w:date="2024-10-14T05:27:00Z" w16du:dateUtc="2024-10-14T04:27:00Z">
        <w:r>
          <w:t>I</w:t>
        </w:r>
      </w:ins>
      <w:r w:rsidR="000A049F" w:rsidRPr="00B77A92">
        <w:t>dentifying automatic chart corrections on demand</w:t>
      </w:r>
      <w:bookmarkEnd w:id="1524"/>
      <w:commentRangeEnd w:id="1527"/>
      <w:r w:rsidR="0039600D">
        <w:rPr>
          <w:rStyle w:val="CommentReference"/>
          <w:b w:val="0"/>
          <w:bCs w:val="0"/>
        </w:rPr>
        <w:commentReference w:id="1527"/>
      </w:r>
      <w:bookmarkEnd w:id="1525"/>
      <w:commentRangeEnd w:id="1528"/>
      <w:r w:rsidR="006668B5">
        <w:rPr>
          <w:rStyle w:val="CommentReference"/>
          <w:b w:val="0"/>
          <w:bCs w:val="0"/>
        </w:rPr>
        <w:commentReference w:id="1528"/>
      </w:r>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3C4B57BE" w14:textId="60D853DA" w:rsidR="00D75B3A" w:rsidRDefault="00BD50FC" w:rsidP="002516D0">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355AB89E" w14:textId="77777777" w:rsidR="004F141B" w:rsidRPr="00B77A92" w:rsidRDefault="004F141B" w:rsidP="002516D0">
      <w:pPr>
        <w:spacing w:after="120" w:line="240" w:lineRule="auto"/>
        <w:jc w:val="both"/>
      </w:pPr>
    </w:p>
    <w:p w14:paraId="6BDF796F" w14:textId="03DAD845" w:rsidR="0048551B" w:rsidRPr="00B77A92" w:rsidRDefault="0048551B" w:rsidP="00A14827">
      <w:pPr>
        <w:spacing w:after="120" w:line="240" w:lineRule="auto"/>
        <w:jc w:val="center"/>
        <w:rPr>
          <w:b/>
          <w:bCs/>
          <w:i/>
          <w:iCs/>
        </w:rPr>
      </w:pPr>
      <w:r w:rsidRPr="00450770">
        <w:rPr>
          <w:b/>
          <w:bCs/>
          <w:i/>
          <w:iCs/>
          <w:highlight w:val="yellow"/>
        </w:rPr>
        <w:t>[missing a table for presentation parameters for</w:t>
      </w:r>
      <w:r w:rsidRPr="00B77A92">
        <w:rPr>
          <w:b/>
          <w:bCs/>
          <w:i/>
          <w:iCs/>
          <w:highlight w:val="yellow"/>
        </w:rPr>
        <w:t xml:space="preserve"> drawing instructions</w:t>
      </w:r>
      <w:r w:rsidR="00A14827" w:rsidRPr="00B77A92">
        <w:rPr>
          <w:b/>
          <w:bCs/>
          <w:i/>
          <w:iCs/>
          <w:highlight w:val="yellow"/>
        </w:rPr>
        <w:t>, adapt this one?</w:t>
      </w:r>
      <w:r w:rsidRPr="00450770">
        <w:rPr>
          <w:b/>
          <w:bCs/>
          <w:i/>
          <w:iCs/>
          <w:highlight w:val="yellow"/>
        </w:rPr>
        <w:t>]</w:t>
      </w:r>
    </w:p>
    <w:tbl>
      <w:tblPr>
        <w:tblStyle w:val="TableGrid"/>
        <w:tblW w:w="4988" w:type="pct"/>
        <w:jc w:val="center"/>
        <w:tblCellMar>
          <w:left w:w="115" w:type="dxa"/>
          <w:right w:w="115" w:type="dxa"/>
        </w:tblCellMar>
        <w:tblLook w:val="04A0" w:firstRow="1" w:lastRow="0" w:firstColumn="1" w:lastColumn="0" w:noHBand="0" w:noVBand="1"/>
      </w:tblPr>
      <w:tblGrid>
        <w:gridCol w:w="1482"/>
        <w:gridCol w:w="2073"/>
        <w:gridCol w:w="1717"/>
        <w:gridCol w:w="2011"/>
        <w:gridCol w:w="1791"/>
      </w:tblGrid>
      <w:tr w:rsidR="00A14827" w:rsidRPr="00B77A92" w14:paraId="5DBD645C" w14:textId="77777777" w:rsidTr="00450770">
        <w:trPr>
          <w:cantSplit/>
          <w:tblHeader/>
          <w:jc w:val="center"/>
        </w:trPr>
        <w:tc>
          <w:tcPr>
            <w:tcW w:w="817" w:type="pct"/>
            <w:shd w:val="clear" w:color="auto" w:fill="D9D9D9" w:themeFill="background1" w:themeFillShade="D9"/>
            <w:vAlign w:val="center"/>
          </w:tcPr>
          <w:p w14:paraId="1E61E874" w14:textId="77777777" w:rsidR="00A14827" w:rsidRPr="00450770" w:rsidRDefault="00A14827" w:rsidP="00456948">
            <w:pPr>
              <w:spacing w:before="60" w:after="60"/>
              <w:jc w:val="center"/>
              <w:rPr>
                <w:b/>
                <w:bCs/>
              </w:rPr>
            </w:pPr>
            <w:r w:rsidRPr="00450770">
              <w:rPr>
                <w:b/>
                <w:bCs/>
              </w:rPr>
              <w:t>Symbol</w:t>
            </w:r>
          </w:p>
        </w:tc>
        <w:tc>
          <w:tcPr>
            <w:tcW w:w="1142" w:type="pct"/>
            <w:shd w:val="clear" w:color="auto" w:fill="D9D9D9" w:themeFill="background1" w:themeFillShade="D9"/>
            <w:vAlign w:val="center"/>
          </w:tcPr>
          <w:p w14:paraId="2D1F778B" w14:textId="77777777" w:rsidR="00A14827" w:rsidRPr="00450770" w:rsidRDefault="00A14827" w:rsidP="00456948">
            <w:pPr>
              <w:spacing w:before="60" w:after="60"/>
              <w:jc w:val="center"/>
              <w:rPr>
                <w:b/>
                <w:bCs/>
              </w:rPr>
            </w:pPr>
            <w:r w:rsidRPr="00450770">
              <w:rPr>
                <w:b/>
                <w:bCs/>
              </w:rPr>
              <w:t>Drawing priority</w:t>
            </w:r>
          </w:p>
        </w:tc>
        <w:tc>
          <w:tcPr>
            <w:tcW w:w="946" w:type="pct"/>
            <w:shd w:val="clear" w:color="auto" w:fill="D9D9D9" w:themeFill="background1" w:themeFillShade="D9"/>
            <w:vAlign w:val="center"/>
          </w:tcPr>
          <w:p w14:paraId="2B39DB53" w14:textId="77777777" w:rsidR="00A14827" w:rsidRPr="00450770" w:rsidRDefault="00A14827" w:rsidP="00456948">
            <w:pPr>
              <w:spacing w:before="60" w:after="60"/>
              <w:jc w:val="center"/>
              <w:rPr>
                <w:b/>
                <w:bCs/>
              </w:rPr>
            </w:pPr>
            <w:r w:rsidRPr="00450770">
              <w:rPr>
                <w:b/>
                <w:bCs/>
              </w:rPr>
              <w:t>Display plane</w:t>
            </w:r>
          </w:p>
        </w:tc>
        <w:tc>
          <w:tcPr>
            <w:tcW w:w="1108" w:type="pct"/>
            <w:shd w:val="clear" w:color="auto" w:fill="D9D9D9" w:themeFill="background1" w:themeFillShade="D9"/>
            <w:vAlign w:val="center"/>
          </w:tcPr>
          <w:p w14:paraId="659FD219" w14:textId="77777777" w:rsidR="00A14827" w:rsidRPr="00450770" w:rsidRDefault="00A14827" w:rsidP="00456948">
            <w:pPr>
              <w:spacing w:before="60" w:after="60"/>
              <w:jc w:val="center"/>
              <w:rPr>
                <w:b/>
                <w:bCs/>
              </w:rPr>
            </w:pPr>
            <w:r w:rsidRPr="00450770">
              <w:rPr>
                <w:b/>
                <w:bCs/>
              </w:rPr>
              <w:t>Display category</w:t>
            </w:r>
          </w:p>
        </w:tc>
        <w:tc>
          <w:tcPr>
            <w:tcW w:w="987" w:type="pct"/>
            <w:shd w:val="clear" w:color="auto" w:fill="D9D9D9" w:themeFill="background1" w:themeFillShade="D9"/>
            <w:vAlign w:val="center"/>
          </w:tcPr>
          <w:p w14:paraId="3F4BE5D8" w14:textId="77777777" w:rsidR="00A14827" w:rsidRPr="00450770" w:rsidRDefault="00A14827" w:rsidP="00456948">
            <w:pPr>
              <w:spacing w:before="60" w:after="60"/>
              <w:jc w:val="center"/>
              <w:rPr>
                <w:b/>
                <w:bCs/>
              </w:rPr>
            </w:pPr>
            <w:r w:rsidRPr="00450770">
              <w:rPr>
                <w:b/>
                <w:bCs/>
              </w:rPr>
              <w:t>Viewing group</w:t>
            </w:r>
          </w:p>
        </w:tc>
      </w:tr>
      <w:tr w:rsidR="00A14827" w:rsidRPr="00B77A92" w14:paraId="0420CA8D" w14:textId="77777777" w:rsidTr="00450770">
        <w:trPr>
          <w:cantSplit/>
          <w:jc w:val="center"/>
        </w:trPr>
        <w:tc>
          <w:tcPr>
            <w:tcW w:w="817" w:type="pct"/>
            <w:vAlign w:val="center"/>
          </w:tcPr>
          <w:p w14:paraId="45C015E8" w14:textId="5EC8655C" w:rsidR="00A14827" w:rsidRPr="00450770" w:rsidRDefault="00A14827" w:rsidP="00456948">
            <w:pPr>
              <w:spacing w:before="60" w:after="60"/>
              <w:jc w:val="center"/>
            </w:pPr>
            <w:r w:rsidRPr="00B77A92">
              <w:t>CHRVID01</w:t>
            </w:r>
          </w:p>
        </w:tc>
        <w:tc>
          <w:tcPr>
            <w:tcW w:w="1142" w:type="pct"/>
            <w:vAlign w:val="center"/>
          </w:tcPr>
          <w:p w14:paraId="7515421D" w14:textId="397DFDF5" w:rsidR="00A14827" w:rsidRPr="00450770" w:rsidRDefault="00A14827" w:rsidP="00456948">
            <w:pPr>
              <w:spacing w:before="60" w:after="60"/>
              <w:jc w:val="center"/>
              <w:rPr>
                <w:highlight w:val="yellow"/>
              </w:rPr>
            </w:pPr>
            <w:r w:rsidRPr="00450770">
              <w:rPr>
                <w:highlight w:val="yellow"/>
              </w:rPr>
              <w:t>XX</w:t>
            </w:r>
          </w:p>
        </w:tc>
        <w:tc>
          <w:tcPr>
            <w:tcW w:w="946" w:type="pct"/>
            <w:vAlign w:val="center"/>
          </w:tcPr>
          <w:p w14:paraId="4B9654C3" w14:textId="77777777" w:rsidR="00A14827" w:rsidRPr="00450770" w:rsidRDefault="00A14827" w:rsidP="00456948">
            <w:pPr>
              <w:spacing w:before="60" w:after="60"/>
              <w:jc w:val="center"/>
              <w:rPr>
                <w:highlight w:val="yellow"/>
              </w:rPr>
            </w:pPr>
            <w:r w:rsidRPr="00450770">
              <w:rPr>
                <w:highlight w:val="yellow"/>
              </w:rPr>
              <w:t>OverRadar</w:t>
            </w:r>
          </w:p>
        </w:tc>
        <w:tc>
          <w:tcPr>
            <w:tcW w:w="1108" w:type="pct"/>
            <w:vAlign w:val="center"/>
          </w:tcPr>
          <w:p w14:paraId="613E8AFD" w14:textId="77777777" w:rsidR="00A14827" w:rsidRPr="00450770" w:rsidRDefault="00A14827" w:rsidP="00456948">
            <w:pPr>
              <w:spacing w:before="60" w:after="60"/>
              <w:jc w:val="center"/>
              <w:rPr>
                <w:highlight w:val="yellow"/>
              </w:rPr>
            </w:pPr>
            <w:r w:rsidRPr="00450770">
              <w:rPr>
                <w:highlight w:val="yellow"/>
              </w:rPr>
              <w:t>Display Base</w:t>
            </w:r>
          </w:p>
        </w:tc>
        <w:tc>
          <w:tcPr>
            <w:tcW w:w="987" w:type="pct"/>
            <w:vAlign w:val="center"/>
          </w:tcPr>
          <w:p w14:paraId="3766F70F" w14:textId="44EE3EBF" w:rsidR="00A14827" w:rsidRPr="00450770" w:rsidRDefault="00A14827" w:rsidP="00456948">
            <w:pPr>
              <w:spacing w:before="60" w:after="60"/>
              <w:jc w:val="center"/>
              <w:rPr>
                <w:highlight w:val="yellow"/>
              </w:rPr>
            </w:pPr>
            <w:r w:rsidRPr="00450770">
              <w:rPr>
                <w:highlight w:val="yellow"/>
              </w:rPr>
              <w:t>XXXXXX</w:t>
            </w:r>
          </w:p>
        </w:tc>
      </w:tr>
    </w:tbl>
    <w:p w14:paraId="7AC55B84" w14:textId="6921E859" w:rsidR="00A14827" w:rsidRPr="00B77A92" w:rsidRDefault="00A14827" w:rsidP="00A14827">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4</w:t>
      </w:r>
      <w:r w:rsidR="0045426C">
        <w:fldChar w:fldCharType="end"/>
      </w:r>
      <w:r w:rsidRPr="00B77A92">
        <w:t xml:space="preserve"> – Automatic Chart Corrections</w:t>
      </w:r>
    </w:p>
    <w:p w14:paraId="2E1F9237" w14:textId="77777777" w:rsidR="00A14827" w:rsidRPr="00450770" w:rsidRDefault="00A14827" w:rsidP="00B812CA"/>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091F6379" w:rsidR="00557E2E" w:rsidRPr="00B77A92" w:rsidDel="006668B5" w:rsidRDefault="00557E2E" w:rsidP="00024B10">
      <w:pPr>
        <w:pStyle w:val="Heading4"/>
        <w:rPr>
          <w:del w:id="1545" w:author="jonathan pritchard" w:date="2024-10-14T05:06:00Z" w16du:dateUtc="2024-10-14T04:06:00Z"/>
        </w:rPr>
      </w:pPr>
      <w:del w:id="1546" w:author="jonathan pritchard" w:date="2024-10-14T05:06:00Z" w16du:dateUtc="2024-10-14T04:06:00Z">
        <w:r w:rsidRPr="00B77A92" w:rsidDel="006668B5">
          <w:delText>Moved Feature</w:delText>
        </w:r>
        <w:r w:rsidR="00B9218D" w:rsidRPr="00B77A92" w:rsidDel="006668B5">
          <w:delText xml:space="preserve"> (automatic)</w:delText>
        </w:r>
      </w:del>
    </w:p>
    <w:p w14:paraId="736A98FB" w14:textId="395A6AA3" w:rsidR="00557E2E" w:rsidRPr="00B77A92" w:rsidDel="006668B5" w:rsidRDefault="00557E2E" w:rsidP="00737541">
      <w:pPr>
        <w:spacing w:after="120" w:line="240" w:lineRule="auto"/>
        <w:jc w:val="both"/>
        <w:rPr>
          <w:del w:id="1547" w:author="jonathan pritchard" w:date="2024-10-14T05:06:00Z" w16du:dateUtc="2024-10-14T04:06:00Z"/>
        </w:rPr>
      </w:pPr>
      <w:del w:id="1548" w:author="jonathan pritchard" w:date="2024-10-14T05:06:00Z" w16du:dateUtc="2024-10-14T04:06:00Z">
        <w:r w:rsidRPr="00B77A92" w:rsidDel="006668B5">
          <w:delText>As for deleted feature, followed by added feature.</w:delText>
        </w:r>
      </w:del>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4F141B">
      <w:pPr>
        <w:pStyle w:val="Heading4"/>
      </w:pPr>
      <w:bookmarkStart w:id="1549" w:name="_Ref49450002"/>
      <w:r w:rsidRPr="00C01EFB">
        <w:t>Update Information</w:t>
      </w:r>
    </w:p>
    <w:p w14:paraId="3A0CEB46" w14:textId="77777777" w:rsidR="004F141B" w:rsidRPr="00C01EFB" w:rsidRDefault="004F141B" w:rsidP="004F141B">
      <w:pPr>
        <w:spacing w:after="120" w:line="240" w:lineRule="auto"/>
        <w:jc w:val="both"/>
      </w:pPr>
      <w:commentRangeStart w:id="1550"/>
      <w:commentRangeStart w:id="1551"/>
      <w:commentRangeStart w:id="1552"/>
      <w:r w:rsidRPr="00C01EFB">
        <w:t xml:space="preserve">The S-101 Feature Catalogue also provides encoders with an </w:t>
      </w:r>
      <w:r w:rsidRPr="00C01EFB">
        <w:rPr>
          <w:b/>
          <w:bCs/>
        </w:rPr>
        <w:t>Update Information</w:t>
      </w:r>
      <w:r w:rsidRPr="00C01EFB">
        <w:t xml:space="preserve"> feature that is used to represent a change to the information shown.</w:t>
      </w:r>
    </w:p>
    <w:p w14:paraId="59003F24" w14:textId="2828CB68" w:rsidR="004F141B" w:rsidRPr="00B812CA" w:rsidRDefault="004F141B" w:rsidP="00B812CA">
      <w:pPr>
        <w:spacing w:after="120" w:line="240" w:lineRule="auto"/>
        <w:rPr>
          <w:i/>
          <w:iCs/>
        </w:rPr>
      </w:pPr>
      <w:r w:rsidRPr="00B812CA">
        <w:rPr>
          <w:highlight w:val="yellow"/>
        </w:rPr>
        <w:t xml:space="preserve">The intention of the </w:t>
      </w:r>
      <w:r w:rsidRPr="00B812CA">
        <w:rPr>
          <w:b/>
          <w:bCs/>
          <w:highlight w:val="yellow"/>
        </w:rPr>
        <w:t>Update Information</w:t>
      </w:r>
      <w:r w:rsidRPr="00B812CA">
        <w:rPr>
          <w:highlight w:val="yellow"/>
        </w:rPr>
        <w:t xml:space="preserve"> feature is to show the extent of changes contained in either updates or new editions of S-101 datasets. This is separate to the highlighting mechanism described in clause [XXX] and is optionally included by data producers in ENCs</w:t>
      </w:r>
      <w:r w:rsidRPr="00C01EFB">
        <w:rPr>
          <w:i/>
          <w:iCs/>
          <w:highlight w:val="yellow"/>
        </w:rPr>
        <w:t>.</w:t>
      </w:r>
    </w:p>
    <w:p w14:paraId="1CAAA5C9" w14:textId="64FD0045" w:rsidR="004F141B" w:rsidRPr="00C01EFB" w:rsidRDefault="004F141B" w:rsidP="004F141B">
      <w:pPr>
        <w:spacing w:after="120" w:line="240" w:lineRule="auto"/>
        <w:jc w:val="both"/>
      </w:pPr>
      <w:r w:rsidRPr="00C01EFB">
        <w:t xml:space="preserve">EXAMPLE:  The ENC update contains updates to various features that adjoined the feature that was actually updated. In this case, the producer will use an </w:t>
      </w:r>
      <w:r w:rsidRPr="00C01EFB">
        <w:rPr>
          <w:b/>
          <w:bCs/>
        </w:rPr>
        <w:t>Update Information</w:t>
      </w:r>
      <w:r w:rsidRPr="00C01EFB">
        <w:t xml:space="preserve"> feature to indicate the actual feature that was affected and a brief description of the changes.</w:t>
      </w:r>
      <w:commentRangeEnd w:id="1550"/>
      <w:r w:rsidRPr="00DE19F5">
        <w:rPr>
          <w:rStyle w:val="CommentReference"/>
          <w:lang w:val="en-GB"/>
        </w:rPr>
        <w:commentReference w:id="1550"/>
      </w:r>
      <w:commentRangeEnd w:id="1551"/>
      <w:r w:rsidRPr="00DE19F5">
        <w:rPr>
          <w:rStyle w:val="CommentReference"/>
          <w:lang w:val="en-GB"/>
        </w:rPr>
        <w:commentReference w:id="1551"/>
      </w:r>
      <w:commentRangeEnd w:id="1552"/>
      <w:r w:rsidRPr="00DE19F5">
        <w:rPr>
          <w:rStyle w:val="CommentReference"/>
          <w:lang w:val="en-GB"/>
        </w:rPr>
        <w:commentReference w:id="1552"/>
      </w:r>
    </w:p>
    <w:p w14:paraId="72669A1A" w14:textId="77777777" w:rsidR="004F141B" w:rsidRPr="00450770" w:rsidRDefault="004F141B" w:rsidP="004F141B">
      <w:pPr>
        <w:jc w:val="center"/>
        <w:rPr>
          <w:i/>
          <w:iCs/>
        </w:rPr>
      </w:pPr>
      <w:r w:rsidRPr="00C01EFB">
        <w:rPr>
          <w:b/>
          <w:bCs/>
          <w:i/>
          <w:iCs/>
          <w:highlight w:val="yellow"/>
        </w:rPr>
        <w:t>[Should there be a requirement to switch between the two methods of visualising updates, or turn them on/off independently of each other]</w:t>
      </w:r>
    </w:p>
    <w:p w14:paraId="6D81B45B" w14:textId="77777777" w:rsidR="004F141B" w:rsidRPr="00CB12CB" w:rsidRDefault="004F141B" w:rsidP="004F141B">
      <w:pPr>
        <w:pStyle w:val="Heading3"/>
        <w:rPr>
          <w:highlight w:val="yellow"/>
        </w:rPr>
      </w:pPr>
      <w:bookmarkStart w:id="1553" w:name="_Toc178784413"/>
      <w:bookmarkStart w:id="1554" w:name="_Toc178784414"/>
      <w:bookmarkStart w:id="1555" w:name="_Toc178784415"/>
      <w:bookmarkStart w:id="1556" w:name="_Toc178784416"/>
      <w:bookmarkStart w:id="1557" w:name="_Toc178784417"/>
      <w:bookmarkStart w:id="1558" w:name="_Toc178784418"/>
      <w:bookmarkStart w:id="1559" w:name="_Toc178784419"/>
      <w:bookmarkStart w:id="1560" w:name="_Toc178784420"/>
      <w:bookmarkStart w:id="1561" w:name="_Toc178784421"/>
      <w:bookmarkStart w:id="1562" w:name="_Toc178784422"/>
      <w:bookmarkStart w:id="1563" w:name="_Toc178784423"/>
      <w:bookmarkStart w:id="1564" w:name="_Toc175130268"/>
      <w:bookmarkStart w:id="1565" w:name="_Toc175130291"/>
      <w:bookmarkStart w:id="1566" w:name="_Toc178869340"/>
      <w:bookmarkEnd w:id="1549"/>
      <w:bookmarkEnd w:id="1553"/>
      <w:bookmarkEnd w:id="1554"/>
      <w:bookmarkEnd w:id="1555"/>
      <w:bookmarkEnd w:id="1556"/>
      <w:bookmarkEnd w:id="1557"/>
      <w:bookmarkEnd w:id="1558"/>
      <w:bookmarkEnd w:id="1559"/>
      <w:bookmarkEnd w:id="1560"/>
      <w:bookmarkEnd w:id="1561"/>
      <w:bookmarkEnd w:id="1562"/>
      <w:bookmarkEnd w:id="1563"/>
      <w:bookmarkEnd w:id="1564"/>
      <w:bookmarkEnd w:id="1565"/>
      <w:r w:rsidRPr="00CB12CB">
        <w:rPr>
          <w:highlight w:val="yellow"/>
        </w:rPr>
        <w:t>Non-HO (Non-ENC) Chart Information</w:t>
      </w:r>
      <w:bookmarkEnd w:id="1566"/>
    </w:p>
    <w:p w14:paraId="2B984CD0" w14:textId="6C17EBD1" w:rsidR="00BD50FC" w:rsidRPr="00CB12CB" w:rsidRDefault="004F141B" w:rsidP="0092126F">
      <w:pPr>
        <w:spacing w:after="60" w:line="240" w:lineRule="auto"/>
        <w:jc w:val="both"/>
        <w:rPr>
          <w:highlight w:val="yellow"/>
        </w:rPr>
      </w:pPr>
      <w:commentRangeStart w:id="1567"/>
      <w:commentRangeStart w:id="1568"/>
      <w:r w:rsidRPr="00CB12CB">
        <w:rPr>
          <w:highlight w:val="yellow"/>
        </w:rPr>
        <w:t>N</w:t>
      </w:r>
      <w:r w:rsidR="00BD50FC" w:rsidRPr="00CB12CB">
        <w:rPr>
          <w:highlight w:val="yellow"/>
        </w:rPr>
        <w:t>on-</w:t>
      </w:r>
      <w:r w:rsidR="00814DD0" w:rsidRPr="00CB12CB">
        <w:rPr>
          <w:highlight w:val="yellow"/>
        </w:rPr>
        <w:t xml:space="preserve">official </w:t>
      </w:r>
      <w:r w:rsidR="00BD50FC" w:rsidRPr="00CB12CB">
        <w:rPr>
          <w:highlight w:val="yellow"/>
        </w:rPr>
        <w:t xml:space="preserve">data added to existing </w:t>
      </w:r>
      <w:r w:rsidR="00814DD0" w:rsidRPr="00CB12CB">
        <w:rPr>
          <w:highlight w:val="yellow"/>
        </w:rPr>
        <w:t>official ENC</w:t>
      </w:r>
      <w:r w:rsidR="00BD50FC" w:rsidRPr="00CB12CB">
        <w:rPr>
          <w:highlight w:val="yellow"/>
        </w:rPr>
        <w:t xml:space="preserve"> data to augment the chart information </w:t>
      </w:r>
      <w:r w:rsidRPr="00CB12CB">
        <w:rPr>
          <w:highlight w:val="yellow"/>
        </w:rPr>
        <w:t xml:space="preserve">must </w:t>
      </w:r>
      <w:r w:rsidR="00BD50FC" w:rsidRPr="00CB12CB">
        <w:rPr>
          <w:highlight w:val="yellow"/>
        </w:rPr>
        <w:t xml:space="preserve">be distinguished from the </w:t>
      </w:r>
      <w:r w:rsidR="00814DD0" w:rsidRPr="00CB12CB">
        <w:rPr>
          <w:highlight w:val="yellow"/>
        </w:rPr>
        <w:t>official</w:t>
      </w:r>
      <w:r w:rsidR="00BD50FC" w:rsidRPr="00CB12CB">
        <w:rPr>
          <w:highlight w:val="yellow"/>
        </w:rPr>
        <w:t xml:space="preserve"> information as follows:</w:t>
      </w:r>
    </w:p>
    <w:p w14:paraId="0CC78349" w14:textId="3DF12124" w:rsidR="00BD50FC" w:rsidRPr="00CB12CB" w:rsidRDefault="00BD50FC" w:rsidP="0092126F">
      <w:pPr>
        <w:spacing w:after="60" w:line="240" w:lineRule="auto"/>
        <w:ind w:left="2160" w:hanging="1440"/>
        <w:jc w:val="both"/>
        <w:rPr>
          <w:highlight w:val="yellow"/>
        </w:rPr>
      </w:pPr>
      <w:r w:rsidRPr="00CB12CB">
        <w:rPr>
          <w:highlight w:val="yellow"/>
        </w:rPr>
        <w:t>Point feature:</w:t>
      </w:r>
      <w:r w:rsidRPr="00CB12CB">
        <w:rPr>
          <w:highlight w:val="yellow"/>
        </w:rPr>
        <w:tab/>
      </w:r>
      <w:r w:rsidR="0092126F" w:rsidRPr="00CB12CB">
        <w:rPr>
          <w:highlight w:val="yellow"/>
        </w:rPr>
        <w:t>S</w:t>
      </w:r>
      <w:r w:rsidRPr="00CB12CB">
        <w:rPr>
          <w:highlight w:val="yellow"/>
        </w:rPr>
        <w:t xml:space="preserve">uperimpose </w:t>
      </w:r>
      <w:r w:rsidR="00CD5542" w:rsidRPr="00CB12CB">
        <w:rPr>
          <w:highlight w:val="yellow"/>
        </w:rPr>
        <w:t xml:space="preserve">symbol </w:t>
      </w:r>
      <w:r w:rsidR="00814DD0" w:rsidRPr="00CB12CB">
        <w:rPr>
          <w:highlight w:val="yellow"/>
        </w:rPr>
        <w:t>CHCRID01</w:t>
      </w:r>
      <w:r w:rsidR="0092126F" w:rsidRPr="00CB12CB">
        <w:rPr>
          <w:highlight w:val="yellow"/>
        </w:rPr>
        <w:t>.</w:t>
      </w:r>
    </w:p>
    <w:p w14:paraId="5D043214" w14:textId="0AFDABBD" w:rsidR="00BD50FC" w:rsidRPr="00CB12CB" w:rsidRDefault="00F42EC6" w:rsidP="0092126F">
      <w:pPr>
        <w:spacing w:after="60" w:line="240" w:lineRule="auto"/>
        <w:ind w:left="2160" w:hanging="1440"/>
        <w:jc w:val="both"/>
        <w:rPr>
          <w:highlight w:val="yellow"/>
        </w:rPr>
      </w:pPr>
      <w:r w:rsidRPr="00CB12CB">
        <w:rPr>
          <w:highlight w:val="yellow"/>
        </w:rPr>
        <w:t xml:space="preserve">Curve </w:t>
      </w:r>
      <w:r w:rsidR="00BD50FC" w:rsidRPr="00CB12CB">
        <w:rPr>
          <w:highlight w:val="yellow"/>
        </w:rPr>
        <w:t>feature:</w:t>
      </w:r>
      <w:r w:rsidR="00BD50FC" w:rsidRPr="00CB12CB">
        <w:rPr>
          <w:highlight w:val="yellow"/>
        </w:rPr>
        <w:tab/>
      </w:r>
      <w:r w:rsidR="0092126F" w:rsidRPr="00CB12CB">
        <w:rPr>
          <w:highlight w:val="yellow"/>
        </w:rPr>
        <w:t>O</w:t>
      </w:r>
      <w:r w:rsidR="00BD50FC" w:rsidRPr="00CB12CB">
        <w:rPr>
          <w:highlight w:val="yellow"/>
        </w:rPr>
        <w:t xml:space="preserve">verwrite with line </w:t>
      </w:r>
      <w:r w:rsidR="00CD5542" w:rsidRPr="00CB12CB">
        <w:rPr>
          <w:highlight w:val="yellow"/>
        </w:rPr>
        <w:t xml:space="preserve">style </w:t>
      </w:r>
      <w:r w:rsidR="00814DD0" w:rsidRPr="00CB12CB">
        <w:rPr>
          <w:highlight w:val="yellow"/>
        </w:rPr>
        <w:t>CHCRID01</w:t>
      </w:r>
      <w:r w:rsidR="0092126F" w:rsidRPr="00CB12CB">
        <w:rPr>
          <w:highlight w:val="yellow"/>
        </w:rPr>
        <w:t>.</w:t>
      </w:r>
    </w:p>
    <w:p w14:paraId="3A3AE91A" w14:textId="4EDB300E" w:rsidR="00BD50FC" w:rsidRPr="00CB12CB" w:rsidRDefault="00F42EC6" w:rsidP="0092126F">
      <w:pPr>
        <w:spacing w:after="120" w:line="240" w:lineRule="auto"/>
        <w:ind w:left="2160" w:hanging="1440"/>
        <w:jc w:val="both"/>
        <w:rPr>
          <w:highlight w:val="yellow"/>
        </w:rPr>
      </w:pPr>
      <w:r w:rsidRPr="00CB12CB">
        <w:rPr>
          <w:highlight w:val="yellow"/>
        </w:rPr>
        <w:t xml:space="preserve">Surface </w:t>
      </w:r>
      <w:r w:rsidR="00BD50FC" w:rsidRPr="00CB12CB">
        <w:rPr>
          <w:highlight w:val="yellow"/>
        </w:rPr>
        <w:t>feature:</w:t>
      </w:r>
      <w:r w:rsidR="00BD50FC" w:rsidRPr="00CB12CB">
        <w:rPr>
          <w:highlight w:val="yellow"/>
        </w:rPr>
        <w:tab/>
      </w:r>
      <w:r w:rsidR="0092126F" w:rsidRPr="00CB12CB">
        <w:rPr>
          <w:highlight w:val="yellow"/>
        </w:rPr>
        <w:t>O</w:t>
      </w:r>
      <w:r w:rsidR="00BD50FC" w:rsidRPr="00CB12CB">
        <w:rPr>
          <w:highlight w:val="yellow"/>
        </w:rPr>
        <w:t xml:space="preserve">verwrite area boundary with line </w:t>
      </w:r>
      <w:r w:rsidR="00CD5542" w:rsidRPr="00CB12CB">
        <w:rPr>
          <w:highlight w:val="yellow"/>
        </w:rPr>
        <w:t xml:space="preserve">style </w:t>
      </w:r>
      <w:r w:rsidR="00814DD0" w:rsidRPr="00CB12CB">
        <w:rPr>
          <w:highlight w:val="yellow"/>
        </w:rPr>
        <w:t>CHCRID01</w:t>
      </w:r>
      <w:r w:rsidR="00BD50FC" w:rsidRPr="00CB12CB">
        <w:rPr>
          <w:highlight w:val="yellow"/>
        </w:rPr>
        <w:t xml:space="preserve"> and superimpose </w:t>
      </w:r>
      <w:r w:rsidR="00CD5542" w:rsidRPr="00CB12CB">
        <w:rPr>
          <w:highlight w:val="yellow"/>
        </w:rPr>
        <w:t xml:space="preserve">symbol </w:t>
      </w:r>
      <w:r w:rsidR="00814DD0" w:rsidRPr="00CB12CB">
        <w:rPr>
          <w:highlight w:val="yellow"/>
        </w:rPr>
        <w:t>CHCRID01</w:t>
      </w:r>
      <w:r w:rsidR="00BD50FC" w:rsidRPr="00CB12CB">
        <w:rPr>
          <w:highlight w:val="yellow"/>
        </w:rPr>
        <w:t xml:space="preserve"> on any centred symbol.</w:t>
      </w:r>
    </w:p>
    <w:p w14:paraId="7720F4F8" w14:textId="70D20719" w:rsidR="00BD50FC" w:rsidRPr="00CB12CB" w:rsidRDefault="00BD50FC" w:rsidP="0092126F">
      <w:pPr>
        <w:spacing w:after="120" w:line="240" w:lineRule="auto"/>
        <w:jc w:val="both"/>
        <w:rPr>
          <w:highlight w:val="yellow"/>
        </w:rPr>
      </w:pPr>
      <w:r w:rsidRPr="00CB12CB">
        <w:rPr>
          <w:highlight w:val="yellow"/>
        </w:rPr>
        <w:t>Non-</w:t>
      </w:r>
      <w:r w:rsidR="00814DD0" w:rsidRPr="00CB12CB">
        <w:rPr>
          <w:highlight w:val="yellow"/>
        </w:rPr>
        <w:t xml:space="preserve">official </w:t>
      </w:r>
      <w:r w:rsidRPr="00CB12CB">
        <w:rPr>
          <w:highlight w:val="yellow"/>
        </w:rPr>
        <w:t>data should be distinguished from manually updated chart information, which uses the same identifiers, by cursor picking.</w:t>
      </w:r>
    </w:p>
    <w:p w14:paraId="5501B461" w14:textId="4467311C" w:rsidR="00BD50FC" w:rsidRPr="00CB12CB" w:rsidRDefault="00BD50FC" w:rsidP="0092126F">
      <w:pPr>
        <w:spacing w:after="120" w:line="240" w:lineRule="auto"/>
        <w:jc w:val="both"/>
        <w:rPr>
          <w:highlight w:val="yellow"/>
        </w:rPr>
      </w:pPr>
      <w:r w:rsidRPr="00CB12CB">
        <w:rPr>
          <w:highlight w:val="yellow"/>
        </w:rPr>
        <w:t>Non-</w:t>
      </w:r>
      <w:r w:rsidR="00814DD0" w:rsidRPr="00CB12CB">
        <w:rPr>
          <w:highlight w:val="yellow"/>
        </w:rPr>
        <w:t xml:space="preserve">official </w:t>
      </w:r>
      <w:r w:rsidRPr="00CB12CB">
        <w:rPr>
          <w:highlight w:val="yellow"/>
        </w:rPr>
        <w:t xml:space="preserve">chart information may be updated by any systematic procedure. A record of updates should be maintained. </w:t>
      </w:r>
    </w:p>
    <w:p w14:paraId="2DCC8E1D" w14:textId="45D3CFB8" w:rsidR="00627DB2" w:rsidRPr="00CB12CB" w:rsidRDefault="00BD50FC" w:rsidP="0092126F">
      <w:pPr>
        <w:spacing w:after="120" w:line="240" w:lineRule="auto"/>
        <w:jc w:val="both"/>
        <w:rPr>
          <w:highlight w:val="yellow"/>
        </w:rPr>
      </w:pPr>
      <w:r w:rsidRPr="00CB12CB">
        <w:rPr>
          <w:highlight w:val="yellow"/>
        </w:rPr>
        <w:t xml:space="preserve">The </w:t>
      </w:r>
      <w:r w:rsidR="00EE3831" w:rsidRPr="00CB12CB">
        <w:rPr>
          <w:highlight w:val="yellow"/>
        </w:rPr>
        <w:t>m</w:t>
      </w:r>
      <w:r w:rsidRPr="00CB12CB">
        <w:rPr>
          <w:highlight w:val="yellow"/>
        </w:rPr>
        <w:t>ariner should be able to remove all non-</w:t>
      </w:r>
      <w:r w:rsidR="00814DD0" w:rsidRPr="00CB12CB">
        <w:rPr>
          <w:highlight w:val="yellow"/>
        </w:rPr>
        <w:t xml:space="preserve">official </w:t>
      </w:r>
      <w:r w:rsidRPr="00CB12CB">
        <w:rPr>
          <w:highlight w:val="yellow"/>
        </w:rPr>
        <w:t>chart information if the need should arise.</w:t>
      </w:r>
    </w:p>
    <w:p w14:paraId="61C4ACDD" w14:textId="4E8D6FDE" w:rsidR="00FE2291" w:rsidRPr="00CB12CB" w:rsidRDefault="00FE2291" w:rsidP="00A13F5A">
      <w:pPr>
        <w:pStyle w:val="Heading3"/>
        <w:rPr>
          <w:highlight w:val="yellow"/>
        </w:rPr>
      </w:pPr>
      <w:bookmarkStart w:id="1569" w:name="_Ref49450019"/>
      <w:bookmarkStart w:id="1570" w:name="_Toc178869341"/>
      <w:r w:rsidRPr="00CB12CB">
        <w:rPr>
          <w:highlight w:val="yellow"/>
        </w:rPr>
        <w:t>Other non-</w:t>
      </w:r>
      <w:r w:rsidR="00D1047F" w:rsidRPr="00CB12CB">
        <w:rPr>
          <w:highlight w:val="yellow"/>
        </w:rPr>
        <w:t xml:space="preserve">official </w:t>
      </w:r>
      <w:r w:rsidRPr="00CB12CB">
        <w:rPr>
          <w:highlight w:val="yellow"/>
        </w:rPr>
        <w:t>data</w:t>
      </w:r>
      <w:bookmarkEnd w:id="1569"/>
      <w:bookmarkEnd w:id="1570"/>
    </w:p>
    <w:p w14:paraId="17BF6404" w14:textId="5445EAC2" w:rsidR="00FE2291" w:rsidRPr="00CB12CB" w:rsidRDefault="00FE2291" w:rsidP="0092126F">
      <w:pPr>
        <w:spacing w:after="120" w:line="240" w:lineRule="auto"/>
        <w:jc w:val="both"/>
        <w:rPr>
          <w:highlight w:val="yellow"/>
        </w:rPr>
      </w:pPr>
      <w:r w:rsidRPr="00CB12CB">
        <w:rPr>
          <w:highlight w:val="yellow"/>
        </w:rPr>
        <w:t>Non-</w:t>
      </w:r>
      <w:r w:rsidR="00D1047F" w:rsidRPr="00CB12CB">
        <w:rPr>
          <w:highlight w:val="yellow"/>
        </w:rPr>
        <w:t xml:space="preserve">official </w:t>
      </w:r>
      <w:r w:rsidRPr="00CB12CB">
        <w:rPr>
          <w:highlight w:val="yellow"/>
        </w:rPr>
        <w:t xml:space="preserve">data must be distinguished from manually updated chart information, which uses the same identifiers, </w:t>
      </w:r>
      <w:r w:rsidRPr="00CB12CB">
        <w:rPr>
          <w:b/>
          <w:bCs/>
          <w:highlight w:val="yellow"/>
        </w:rPr>
        <w:t>by cursor picking</w:t>
      </w:r>
      <w:r w:rsidRPr="00CB12CB">
        <w:rPr>
          <w:highlight w:val="yellow"/>
        </w:rPr>
        <w:t>.</w:t>
      </w:r>
    </w:p>
    <w:p w14:paraId="246CAA4C" w14:textId="3B51CE6F" w:rsidR="00FE2291" w:rsidRPr="00CB12CB" w:rsidRDefault="00FE2291" w:rsidP="0092126F">
      <w:pPr>
        <w:spacing w:after="120" w:line="240" w:lineRule="auto"/>
        <w:jc w:val="both"/>
        <w:rPr>
          <w:highlight w:val="yellow"/>
        </w:rPr>
      </w:pPr>
      <w:r w:rsidRPr="00CB12CB">
        <w:rPr>
          <w:highlight w:val="yellow"/>
        </w:rPr>
        <w:t xml:space="preserve">See </w:t>
      </w:r>
      <w:commentRangeStart w:id="1571"/>
      <w:commentRangeStart w:id="1572"/>
      <w:r w:rsidR="007273DB" w:rsidRPr="00CB12CB">
        <w:rPr>
          <w:highlight w:val="yellow"/>
        </w:rPr>
        <w:t xml:space="preserve">clause </w:t>
      </w:r>
      <w:r w:rsidR="007273DB" w:rsidRPr="00CB12CB">
        <w:rPr>
          <w:highlight w:val="yellow"/>
          <w:rPrChange w:id="1573" w:author="jonathan pritchard" w:date="2024-10-14T05:08:00Z" w16du:dateUtc="2024-10-14T04:08:00Z">
            <w:rPr/>
          </w:rPrChange>
        </w:rPr>
        <w:fldChar w:fldCharType="begin"/>
      </w:r>
      <w:r w:rsidR="007273DB" w:rsidRPr="00CB12CB">
        <w:rPr>
          <w:highlight w:val="yellow"/>
          <w:rPrChange w:id="1574" w:author="jonathan pritchard" w:date="2024-10-14T05:08:00Z" w16du:dateUtc="2024-10-14T04:08:00Z">
            <w:rPr/>
          </w:rPrChange>
        </w:rPr>
        <w:instrText xml:space="preserve"> REF _Ref49449562 \r \h </w:instrText>
      </w:r>
      <w:r w:rsidR="0092126F" w:rsidRPr="00CB12CB">
        <w:rPr>
          <w:highlight w:val="yellow"/>
          <w:rPrChange w:id="1575" w:author="jonathan pritchard" w:date="2024-10-14T05:08:00Z" w16du:dateUtc="2024-10-14T04:08:00Z">
            <w:rPr/>
          </w:rPrChange>
        </w:rPr>
        <w:instrText xml:space="preserve"> \* MERGEFORMAT </w:instrText>
      </w:r>
      <w:r w:rsidR="007273DB" w:rsidRPr="00D3112D">
        <w:rPr>
          <w:highlight w:val="yellow"/>
        </w:rPr>
      </w:r>
      <w:r w:rsidR="007273DB" w:rsidRPr="00CB12CB">
        <w:rPr>
          <w:highlight w:val="yellow"/>
          <w:rPrChange w:id="1576" w:author="jonathan pritchard" w:date="2024-10-14T05:08:00Z" w16du:dateUtc="2024-10-14T04:08:00Z">
            <w:rPr/>
          </w:rPrChange>
        </w:rPr>
        <w:fldChar w:fldCharType="separate"/>
      </w:r>
      <w:r w:rsidR="000553AC" w:rsidRPr="00CB12CB">
        <w:rPr>
          <w:b/>
          <w:bCs/>
          <w:highlight w:val="yellow"/>
          <w:lang w:val="en-US"/>
        </w:rPr>
        <w:t>Error! Reference source not found.</w:t>
      </w:r>
      <w:r w:rsidR="007273DB" w:rsidRPr="00CB12CB">
        <w:rPr>
          <w:highlight w:val="yellow"/>
          <w:rPrChange w:id="1577" w:author="jonathan pritchard" w:date="2024-10-14T05:08:00Z" w16du:dateUtc="2024-10-14T04:08:00Z">
            <w:rPr/>
          </w:rPrChange>
        </w:rPr>
        <w:fldChar w:fldCharType="end"/>
      </w:r>
      <w:r w:rsidRPr="00CB12CB">
        <w:rPr>
          <w:highlight w:val="yellow"/>
        </w:rPr>
        <w:t xml:space="preserve"> for </w:t>
      </w:r>
      <w:commentRangeEnd w:id="1571"/>
      <w:r w:rsidR="00905BC7" w:rsidRPr="00CB12CB">
        <w:rPr>
          <w:rStyle w:val="CommentReference"/>
          <w:highlight w:val="yellow"/>
        </w:rPr>
        <w:commentReference w:id="1571"/>
      </w:r>
      <w:commentRangeEnd w:id="1572"/>
      <w:r w:rsidR="006668B5" w:rsidRPr="00CB12CB">
        <w:rPr>
          <w:rStyle w:val="CommentReference"/>
          <w:highlight w:val="yellow"/>
        </w:rPr>
        <w:commentReference w:id="1572"/>
      </w:r>
      <w:r w:rsidRPr="00CB12CB">
        <w:rPr>
          <w:highlight w:val="yellow"/>
        </w:rPr>
        <w:t>information on how to symbolize other cases of non-HO data appearing on the ECDIS display.</w:t>
      </w:r>
    </w:p>
    <w:p w14:paraId="77CDEBF7" w14:textId="10479382" w:rsidR="00FE2291" w:rsidRPr="00CB12CB" w:rsidRDefault="00FE2291" w:rsidP="0092126F">
      <w:pPr>
        <w:spacing w:after="120" w:line="240" w:lineRule="auto"/>
        <w:jc w:val="both"/>
        <w:rPr>
          <w:highlight w:val="yellow"/>
        </w:rPr>
      </w:pPr>
      <w:r w:rsidRPr="00CB12CB">
        <w:rPr>
          <w:highlight w:val="yellow"/>
        </w:rPr>
        <w:t>Non-</w:t>
      </w:r>
      <w:r w:rsidR="00D1047F" w:rsidRPr="00CB12CB">
        <w:rPr>
          <w:highlight w:val="yellow"/>
        </w:rPr>
        <w:t xml:space="preserve">official </w:t>
      </w:r>
      <w:r w:rsidRPr="00CB12CB">
        <w:rPr>
          <w:highlight w:val="yellow"/>
        </w:rPr>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CB12CB">
        <w:rPr>
          <w:highlight w:val="yellow"/>
        </w:rPr>
        <w:t>The Mariner must be able to remove all non-HO chart information if the need should arise.</w:t>
      </w:r>
      <w:commentRangeEnd w:id="1567"/>
      <w:r w:rsidR="0048551B" w:rsidRPr="00CB12CB">
        <w:rPr>
          <w:rStyle w:val="CommentReference"/>
          <w:highlight w:val="yellow"/>
          <w:lang w:val="en-GB"/>
        </w:rPr>
        <w:commentReference w:id="1567"/>
      </w:r>
      <w:commentRangeEnd w:id="1568"/>
      <w:r w:rsidR="00654651" w:rsidRPr="00CB12CB">
        <w:rPr>
          <w:rStyle w:val="CommentReference"/>
          <w:highlight w:val="yellow"/>
          <w:lang w:val="en-GB"/>
        </w:rPr>
        <w:commentReference w:id="1568"/>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452C2">
      <w:pPr>
        <w:pStyle w:val="Heading2"/>
      </w:pPr>
      <w:bookmarkStart w:id="1578" w:name="_Toc175130295"/>
      <w:bookmarkStart w:id="1579" w:name="_Toc175130296"/>
      <w:bookmarkStart w:id="1580" w:name="_Toc175130297"/>
      <w:bookmarkStart w:id="1581" w:name="_Toc175130298"/>
      <w:bookmarkStart w:id="1582" w:name="_Toc175130299"/>
      <w:bookmarkStart w:id="1583" w:name="_Toc178869342"/>
      <w:bookmarkEnd w:id="1578"/>
      <w:bookmarkEnd w:id="1579"/>
      <w:bookmarkEnd w:id="1580"/>
      <w:bookmarkEnd w:id="1581"/>
      <w:bookmarkEnd w:id="1582"/>
      <w:commentRangeStart w:id="1584"/>
      <w:r w:rsidRPr="00B77A92">
        <w:t>Display and Management of Navigational Warnings</w:t>
      </w:r>
      <w:bookmarkEnd w:id="1583"/>
      <w:commentRangeEnd w:id="1584"/>
      <w:r w:rsidR="00D452C2">
        <w:rPr>
          <w:rStyle w:val="CommentReference"/>
          <w:rFonts w:eastAsia="MS Mincho"/>
          <w:b w:val="0"/>
          <w:bCs w:val="0"/>
        </w:rPr>
        <w:commentReference w:id="1584"/>
      </w:r>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585" w:name="_Toc178869343"/>
      <w:commentRangeStart w:id="1586"/>
      <w:commentRangeStart w:id="1587"/>
      <w:r w:rsidRPr="00B77A92">
        <w:t xml:space="preserve">Additional Portrayal requirements of the Graphical User Interface </w:t>
      </w:r>
      <w:commentRangeEnd w:id="1586"/>
      <w:r w:rsidR="00A2570C">
        <w:rPr>
          <w:rStyle w:val="CommentReference"/>
          <w:b w:val="0"/>
          <w:bCs w:val="0"/>
        </w:rPr>
        <w:commentReference w:id="1586"/>
      </w:r>
      <w:bookmarkEnd w:id="1585"/>
      <w:commentRangeEnd w:id="1587"/>
      <w:r w:rsidR="006668B5">
        <w:rPr>
          <w:rStyle w:val="CommentReference"/>
          <w:b w:val="0"/>
          <w:bCs w:val="0"/>
        </w:rPr>
        <w:commentReference w:id="1587"/>
      </w:r>
    </w:p>
    <w:p w14:paraId="27E30459" w14:textId="6AEA2669" w:rsidR="00A13F5A" w:rsidRPr="00B77A92"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minimum, provide functionality for;</w:t>
      </w:r>
    </w:p>
    <w:p w14:paraId="4B2A8839" w14:textId="3D9ACDA7" w:rsidR="00A13F5A" w:rsidRPr="00B77A92" w:rsidRDefault="00A13F5A" w:rsidP="00A13F5A">
      <w:pPr>
        <w:pStyle w:val="ListParagraph"/>
        <w:numPr>
          <w:ilvl w:val="0"/>
          <w:numId w:val="118"/>
        </w:numPr>
        <w:spacing w:after="152" w:line="247" w:lineRule="auto"/>
        <w:ind w:right="533"/>
        <w:contextualSpacing/>
        <w:jc w:val="both"/>
      </w:pPr>
      <w:r w:rsidRPr="00B77A92">
        <w:t xml:space="preserve">The user must be able to tag individual messages according to the filtering requirements in section </w:t>
      </w:r>
      <w:r w:rsidRPr="00450770">
        <w:rPr>
          <w:highlight w:val="yellow"/>
        </w:rPr>
        <w:t>12.</w:t>
      </w:r>
      <w:r w:rsidR="00654651" w:rsidRPr="00B77A92">
        <w:rPr>
          <w:highlight w:val="yellow"/>
        </w:rPr>
        <w:t>3</w:t>
      </w:r>
      <w:r w:rsidRPr="00450770">
        <w:rPr>
          <w:highlight w:val="yellow"/>
        </w:rPr>
        <w:t>.</w:t>
      </w:r>
      <w:r w:rsidRPr="00B77A92">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B77A92"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displayed or 24 hours have passed. This indication may be suppressed if the NAVWARN message does not meet filtering criteria set by the mariner (see </w:t>
      </w:r>
      <w:r w:rsidRPr="00C233DF">
        <w:rPr>
          <w:highlight w:val="yellow"/>
        </w:rPr>
        <w:t>12.</w:t>
      </w:r>
      <w:r w:rsidR="00654651" w:rsidRPr="00C233DF">
        <w:rPr>
          <w:highlight w:val="yellow"/>
        </w:rPr>
        <w:t>3</w:t>
      </w:r>
      <w:r w:rsidRPr="00B77A92">
        <w:t xml:space="preserve">). </w:t>
      </w:r>
    </w:p>
    <w:p w14:paraId="3057F4D4" w14:textId="41AF850A" w:rsidR="00A13F5A" w:rsidRPr="00EB71E2" w:rsidRDefault="00A13F5A" w:rsidP="00A13F5A">
      <w:pPr>
        <w:pStyle w:val="ListParagraph"/>
        <w:numPr>
          <w:ilvl w:val="0"/>
          <w:numId w:val="118"/>
        </w:numPr>
        <w:spacing w:after="152" w:line="247" w:lineRule="auto"/>
        <w:ind w:right="533"/>
        <w:contextualSpacing/>
        <w:jc w:val="both"/>
        <w:rPr>
          <w:highlight w:val="yellow"/>
          <w:rPrChange w:id="1588" w:author="jonathan pritchard" w:date="2024-10-14T05:10:00Z" w16du:dateUtc="2024-10-14T04:10:00Z">
            <w:rPr/>
          </w:rPrChange>
        </w:rPr>
      </w:pPr>
      <w:r w:rsidRPr="00EB71E2">
        <w:rPr>
          <w:highlight w:val="yellow"/>
          <w:rPrChange w:id="1589" w:author="jonathan pritchard" w:date="2024-10-14T05:10:00Z" w16du:dateUtc="2024-10-14T04:10:00Z">
            <w:rPr/>
          </w:rPrChange>
        </w:rPr>
        <w:t xml:space="preserve">Means </w:t>
      </w:r>
      <w:r w:rsidR="00B15F52" w:rsidRPr="00EB71E2">
        <w:rPr>
          <w:highlight w:val="yellow"/>
          <w:rPrChange w:id="1590" w:author="jonathan pritchard" w:date="2024-10-14T05:10:00Z" w16du:dateUtc="2024-10-14T04:10:00Z">
            <w:rPr/>
          </w:rPrChange>
        </w:rPr>
        <w:t>must</w:t>
      </w:r>
      <w:r w:rsidRPr="00EB71E2">
        <w:rPr>
          <w:highlight w:val="yellow"/>
          <w:rPrChange w:id="1591" w:author="jonathan pritchard" w:date="2024-10-14T05:10:00Z" w16du:dateUtc="2024-10-14T04:10:00Z">
            <w:rPr/>
          </w:rPrChange>
        </w:rPr>
        <w:t xml:space="preserve"> be provided for the operator to enter criteria for filtering of indication of new NAVWARN messages based on time and maximum distance from own ship, monitored route or planned route (see 12.</w:t>
      </w:r>
      <w:r w:rsidR="00654651" w:rsidRPr="00EB71E2">
        <w:rPr>
          <w:highlight w:val="yellow"/>
          <w:rPrChange w:id="1592" w:author="jonathan pritchard" w:date="2024-10-14T05:10:00Z" w16du:dateUtc="2024-10-14T04:10:00Z">
            <w:rPr/>
          </w:rPrChange>
        </w:rPr>
        <w:t>3</w:t>
      </w:r>
      <w:r w:rsidRPr="00EB71E2">
        <w:rPr>
          <w:highlight w:val="yellow"/>
          <w:rPrChange w:id="1593" w:author="jonathan pritchard" w:date="2024-10-14T05:10:00Z" w16du:dateUtc="2024-10-14T04:10:00Z">
            <w:rPr/>
          </w:rPrChange>
        </w:rPr>
        <w:t xml:space="preserve">). Default setting must be no filtering. </w:t>
      </w:r>
    </w:p>
    <w:p w14:paraId="39583DFD"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Details of the filtering options that have been enabled by user must be readily available for inspection and modification. </w:t>
      </w:r>
    </w:p>
    <w:p w14:paraId="094EDCA5" w14:textId="1FEF8FE9" w:rsidR="00A13F5A" w:rsidRPr="00B77A92" w:rsidRDefault="00A13F5A" w:rsidP="00A13F5A">
      <w:pPr>
        <w:pStyle w:val="ListParagraph"/>
        <w:numPr>
          <w:ilvl w:val="0"/>
          <w:numId w:val="118"/>
        </w:numPr>
        <w:spacing w:after="152" w:line="247" w:lineRule="auto"/>
        <w:ind w:right="533"/>
        <w:contextualSpacing/>
        <w:jc w:val="both"/>
      </w:pPr>
      <w:r w:rsidRPr="00B77A92">
        <w:t xml:space="preserve">Means </w:t>
      </w:r>
      <w:r w:rsidR="00B15F52" w:rsidRPr="00B77A92">
        <w:t>must</w:t>
      </w:r>
      <w:r w:rsidRPr="00B77A92">
        <w:t xml:space="preserve"> be provided to view the most recent message, past messages, and to view messages associated with selection of NAVWARN symbols in the graphical display area. </w:t>
      </w:r>
    </w:p>
    <w:p w14:paraId="31734F3A"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Listing of all NAVWARN must include means for viewing an abbreviated view of any </w:t>
      </w:r>
      <w:r w:rsidRPr="00B77A92">
        <w:rPr>
          <w:b/>
        </w:rPr>
        <w:t>NAVWARNPart</w:t>
      </w:r>
      <w:r w:rsidRPr="00B77A92">
        <w:t xml:space="preserve">, </w:t>
      </w:r>
      <w:r w:rsidRPr="00B77A92">
        <w:rPr>
          <w:b/>
        </w:rPr>
        <w:t>warningInformation</w:t>
      </w:r>
      <w:r w:rsidRPr="00B77A92">
        <w:t xml:space="preserve"> attributes present. </w:t>
      </w:r>
    </w:p>
    <w:p w14:paraId="05A4A900" w14:textId="77777777" w:rsidR="00A13F5A" w:rsidRPr="00B77A92" w:rsidRDefault="00A13F5A" w:rsidP="00A13F5A">
      <w:pPr>
        <w:rPr>
          <w:b/>
          <w:bCs/>
          <w:i/>
          <w:iCs/>
        </w:rPr>
      </w:pPr>
      <w:r w:rsidRPr="00C233DF">
        <w:rPr>
          <w:b/>
          <w:bCs/>
          <w:i/>
          <w:iCs/>
          <w:highlight w:val="yellow"/>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1594" w:name="_Toc178869344"/>
      <w:commentRangeStart w:id="1595"/>
      <w:commentRangeStart w:id="1596"/>
      <w:r w:rsidRPr="00B77A92">
        <w:t xml:space="preserve">Filtering Navigational Warning information </w:t>
      </w:r>
      <w:commentRangeEnd w:id="1595"/>
      <w:r w:rsidR="00A2570C">
        <w:rPr>
          <w:rStyle w:val="CommentReference"/>
          <w:b w:val="0"/>
          <w:bCs w:val="0"/>
        </w:rPr>
        <w:commentReference w:id="1595"/>
      </w:r>
      <w:bookmarkEnd w:id="1594"/>
      <w:commentRangeEnd w:id="1596"/>
      <w:r w:rsidR="00EB71E2">
        <w:rPr>
          <w:rStyle w:val="CommentReference"/>
          <w:b w:val="0"/>
          <w:bCs w:val="0"/>
        </w:rPr>
        <w:commentReference w:id="1596"/>
      </w:r>
    </w:p>
    <w:p w14:paraId="61EFF71D" w14:textId="71B6BAFA" w:rsidR="00A13F5A" w:rsidDel="00EB71E2" w:rsidRDefault="00EB71E2" w:rsidP="00450770">
      <w:pPr>
        <w:jc w:val="both"/>
        <w:rPr>
          <w:del w:id="1597" w:author="jonathan pritchard" w:date="2024-10-14T05:12:00Z" w16du:dateUtc="2024-10-14T04:12:00Z"/>
        </w:rPr>
      </w:pPr>
      <w:ins w:id="1598" w:author="jonathan pritchard" w:date="2024-10-14T05:12:00Z" w16du:dateUtc="2024-10-14T04:12:00Z">
        <w:r>
          <w:t xml:space="preserve">The mariner must be able to select the graphical display of </w:t>
        </w:r>
        <w:r w:rsidRPr="00611964">
          <w:t>S-124 navigat</w:t>
        </w:r>
        <w:r>
          <w:t>ional warning (NAVWARN) dataset on or off.</w:t>
        </w:r>
      </w:ins>
      <w:del w:id="1599" w:author="jonathan pritchard" w:date="2024-10-14T05:12:00Z" w16du:dateUtc="2024-10-14T04:12:00Z">
        <w:r w:rsidR="00A13F5A" w:rsidRPr="00B77A92" w:rsidDel="00EB71E2">
          <w:delText>S-124 navigational warning</w:delText>
        </w:r>
        <w:r w:rsidR="002B693D" w:rsidRPr="00B77A92" w:rsidDel="00EB71E2">
          <w:delText xml:space="preserve"> (NAVWARN)</w:delText>
        </w:r>
        <w:r w:rsidR="00A13F5A" w:rsidRPr="00B77A92" w:rsidDel="00EB71E2">
          <w:delText xml:space="preserve"> datasets are intended for use in S-100 ECDIS as elements of an “always on” layer</w:delText>
        </w:r>
        <w:r w:rsidR="004C7DC0" w:rsidDel="00EB71E2">
          <w:delText>.</w:delText>
        </w:r>
      </w:del>
    </w:p>
    <w:p w14:paraId="7A59E45A" w14:textId="1498BB10" w:rsidR="00EB71E2" w:rsidRPr="00B77A92" w:rsidRDefault="00EB71E2" w:rsidP="00450770">
      <w:pPr>
        <w:jc w:val="both"/>
        <w:rPr>
          <w:ins w:id="1600" w:author="jonathan pritchard" w:date="2024-10-14T05:12:00Z" w16du:dateUtc="2024-10-14T04:12:00Z"/>
        </w:rPr>
      </w:pPr>
      <w:ins w:id="1601" w:author="jonathan pritchard" w:date="2024-10-14T05:12:00Z" w16du:dateUtc="2024-10-14T04:12:00Z">
        <w:r>
          <w:t xml:space="preserve"> </w:t>
        </w:r>
      </w:ins>
    </w:p>
    <w:p w14:paraId="4DE7F1DF" w14:textId="001860CD" w:rsidR="00A13F5A" w:rsidDel="00EB71E2" w:rsidRDefault="00EB71E2" w:rsidP="00450770">
      <w:pPr>
        <w:jc w:val="both"/>
        <w:rPr>
          <w:del w:id="1602" w:author="jonathan pritchard" w:date="2024-10-14T05:12:00Z" w16du:dateUtc="2024-10-14T04:12:00Z"/>
        </w:rPr>
      </w:pPr>
      <w:ins w:id="1603" w:author="jonathan pritchard" w:date="2024-10-14T05:12:00Z" w16du:dateUtc="2024-10-14T04:12:00Z">
        <w:r>
          <w:t>To ensure only relevant information is displayed, and to ensure an uncluttered screen, the mariner must be able to filter the NAVWARNs as follows</w:t>
        </w:r>
        <w:r w:rsidRPr="00B77A92" w:rsidDel="00EB71E2">
          <w:t xml:space="preserve"> </w:t>
        </w:r>
      </w:ins>
      <w:del w:id="1604" w:author="jonathan pritchard" w:date="2024-10-14T05:12:00Z" w16du:dateUtc="2024-10-14T04:12:00Z">
        <w:r w:rsidR="00A13F5A" w:rsidRPr="00B77A92" w:rsidDel="00EB71E2">
          <w:delText xml:space="preserve">There is a risk of clutter and it is therefore necessary to include filtering functionality for the user, to aid the removal of non-relevant information from the portrayal. </w:delText>
        </w:r>
      </w:del>
    </w:p>
    <w:p w14:paraId="2EBF67E8" w14:textId="77777777" w:rsidR="00EB71E2" w:rsidRPr="00B77A92" w:rsidRDefault="00EB71E2" w:rsidP="00450770">
      <w:pPr>
        <w:jc w:val="both"/>
        <w:rPr>
          <w:ins w:id="1605" w:author="jonathan pritchard" w:date="2024-10-14T05:12:00Z" w16du:dateUtc="2024-10-14T04:12:00Z"/>
        </w:rPr>
      </w:pPr>
    </w:p>
    <w:p w14:paraId="5636C5C9" w14:textId="3F62E948" w:rsidR="00A13F5A" w:rsidRPr="00B77A92" w:rsidDel="00EB71E2" w:rsidRDefault="00A13F5A" w:rsidP="00450770">
      <w:pPr>
        <w:jc w:val="both"/>
        <w:rPr>
          <w:del w:id="1606" w:author="jonathan pritchard" w:date="2024-10-14T05:13:00Z" w16du:dateUtc="2024-10-14T04:13:00Z"/>
        </w:rPr>
      </w:pPr>
      <w:del w:id="1607" w:author="jonathan pritchard" w:date="2024-10-14T05:13:00Z" w16du:dateUtc="2024-10-14T04:13:00Z">
        <w:r w:rsidRPr="00B77A92" w:rsidDel="00EB71E2">
          <w:delText xml:space="preserve">NOTE: Even though the full extent of a navigational warning may not portrayed, it must still be available and discoverable in a list of NAVWARNs that can be recalled by user action at any time.  </w:delText>
        </w:r>
      </w:del>
      <w:ins w:id="1608" w:author="jonathan pritchard" w:date="2024-10-14T00:49:00Z" w16du:dateUtc="2024-10-13T23:49:00Z">
        <w:del w:id="1609" w:author="jonathan pritchard" w:date="2024-10-14T05:13:00Z" w16du:dateUtc="2024-10-14T04:13:00Z">
          <w:r w:rsidR="008972A2" w:rsidDel="00EB71E2">
            <w:delText xml:space="preserve"> </w:delText>
          </w:r>
        </w:del>
      </w:ins>
    </w:p>
    <w:p w14:paraId="0E4E9EB1" w14:textId="2C0FB282" w:rsidR="00A13F5A" w:rsidRPr="00B77A92" w:rsidDel="00EB71E2" w:rsidRDefault="00A13F5A" w:rsidP="00450770">
      <w:pPr>
        <w:jc w:val="both"/>
        <w:rPr>
          <w:del w:id="1610" w:author="jonathan pritchard" w:date="2024-10-14T05:13:00Z" w16du:dateUtc="2024-10-14T04:13:00Z"/>
        </w:rPr>
      </w:pPr>
      <w:del w:id="1611" w:author="jonathan pritchard" w:date="2024-10-14T05:13:00Z" w16du:dateUtc="2024-10-14T04:13:00Z">
        <w:r w:rsidRPr="00B77A92" w:rsidDel="00EB71E2">
          <w:delText xml:space="preserve">User systems </w:delText>
        </w:r>
        <w:r w:rsidR="002B693D" w:rsidRPr="00B77A92" w:rsidDel="00EB71E2">
          <w:delText>must</w:delText>
        </w:r>
        <w:r w:rsidRPr="00B77A92" w:rsidDel="00EB71E2">
          <w:delText xml:space="preserve"> therefore provide filtering mechanisms for the Navigational Warning information.  </w:delText>
        </w:r>
      </w:del>
      <w:ins w:id="1612" w:author="jonathan pritchard" w:date="2024-10-14T00:49:00Z" w16du:dateUtc="2024-10-13T23:49:00Z">
        <w:del w:id="1613" w:author="jonathan pritchard" w:date="2024-10-14T05:13:00Z" w16du:dateUtc="2024-10-14T04:13:00Z">
          <w:r w:rsidR="008972A2" w:rsidDel="00EB71E2">
            <w:delText xml:space="preserve"> </w:delText>
          </w:r>
        </w:del>
      </w:ins>
      <w:del w:id="1614" w:author="jonathan pritchard" w:date="2024-10-14T05:13:00Z" w16du:dateUtc="2024-10-14T04:13:00Z">
        <w:r w:rsidRPr="00B77A92" w:rsidDel="00EB71E2">
          <w:delText xml:space="preserve"> </w:delText>
        </w:r>
      </w:del>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pPr>
        <w:rPr>
          <w:ins w:id="1615" w:author="jonathan pritchard" w:date="2024-10-14T05:13:00Z" w16du:dateUtc="2024-10-14T04:13:00Z"/>
        </w:rPr>
      </w:pPr>
      <w:r w:rsidRPr="00B77A92">
        <w:t xml:space="preserve">On chart should be the default classification for all NAVWARNs. </w:t>
      </w:r>
    </w:p>
    <w:p w14:paraId="07EE8A3A" w14:textId="39BF815D" w:rsidR="00EB71E2" w:rsidRPr="00B77A92" w:rsidRDefault="00EB71E2">
      <w:pPr>
        <w:jc w:val="both"/>
        <w:pPrChange w:id="1616" w:author="jonathan pritchard" w:date="2024-10-14T05:13:00Z" w16du:dateUtc="2024-10-14T04:13:00Z">
          <w:pPr/>
        </w:pPrChange>
      </w:pPr>
      <w:ins w:id="1617" w:author="jonathan pritchard" w:date="2024-10-14T05:13:00Z" w16du:dateUtc="2024-10-14T04:13:00Z">
        <w:r w:rsidRPr="00B77A92">
          <w:t>NOTE: Even though the full extent of a navigational warning may not portrayed, it must still be available and discoverable in a list of NAVWARNs that can be recalled by user action at any time</w:t>
        </w:r>
        <w:r>
          <w:t xml:space="preserve"> </w:t>
        </w:r>
      </w:ins>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w:t>
      </w:r>
      <w:commentRangeStart w:id="1618"/>
      <w:r w:rsidRPr="00B77A92">
        <w:t xml:space="preserve">the route. </w:t>
      </w:r>
      <w:commentRangeEnd w:id="1618"/>
      <w:r w:rsidR="003D789C">
        <w:rPr>
          <w:rStyle w:val="CommentReference"/>
        </w:rPr>
        <w:commentReference w:id="1618"/>
      </w:r>
    </w:p>
    <w:p w14:paraId="0C49C5D6" w14:textId="77777777" w:rsidR="00A13F5A" w:rsidRPr="00B77A92" w:rsidRDefault="00A13F5A" w:rsidP="00A13F5A">
      <w:commentRangeStart w:id="1619"/>
      <w:r w:rsidRPr="00B77A92">
        <w:rPr>
          <w:b/>
          <w:bCs/>
        </w:rPr>
        <w:t>Example 1:</w:t>
      </w:r>
      <w:r w:rsidRPr="00B77A92">
        <w:t xml:space="preserve"> A self-cancelling dataset :</w:t>
      </w:r>
      <w:commentRangeEnd w:id="1619"/>
      <w:r w:rsidR="00C233DF">
        <w:rPr>
          <w:rStyle w:val="CommentReference"/>
        </w:rPr>
        <w:commentReference w:id="1619"/>
      </w:r>
    </w:p>
    <w:p w14:paraId="0537510D" w14:textId="77777777" w:rsidR="00A13F5A" w:rsidRPr="00B77A92" w:rsidRDefault="00A13F5A" w:rsidP="00A13F5A">
      <w:pPr>
        <w:rPr>
          <w:b/>
          <w:bCs/>
        </w:rPr>
      </w:pPr>
      <w:r w:rsidRPr="00B77A92">
        <w:rPr>
          <w:b/>
          <w:bCs/>
        </w:rPr>
        <w:t xml:space="preserve">NAVWARNPreamble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publicationTime</w:t>
      </w:r>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NAVWARNPart fixedDateRange</w:t>
      </w:r>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4476149E" w:rsidR="00A13F5A" w:rsidRPr="00B77A92" w:rsidRDefault="00A13F5A" w:rsidP="00A13F5A">
      <w:commentRangeStart w:id="1620"/>
      <w:r w:rsidRPr="003D789C">
        <w:rPr>
          <w:highlight w:val="yellow"/>
        </w:rPr>
        <w:t xml:space="preserve">Note: It </w:t>
      </w:r>
      <w:r w:rsidR="003D789C">
        <w:rPr>
          <w:highlight w:val="yellow"/>
        </w:rPr>
        <w:t xml:space="preserve">must </w:t>
      </w:r>
      <w:r w:rsidRPr="003D789C">
        <w:rPr>
          <w:highlight w:val="yellow"/>
        </w:rPr>
        <w:t>be possible for user to recall cancelled messages for review purposes.</w:t>
      </w:r>
      <w:del w:id="1621" w:author="jonathan pritchard" w:date="2024-10-11T15:38:00Z">
        <w:r w:rsidRPr="00B77A92" w:rsidDel="003D789C">
          <w:delText xml:space="preserve"> </w:delText>
        </w:r>
      </w:del>
      <w:commentRangeEnd w:id="1620"/>
      <w:r w:rsidR="003D789C">
        <w:rPr>
          <w:rStyle w:val="CommentReference"/>
        </w:rPr>
        <w:commentReference w:id="1620"/>
      </w:r>
    </w:p>
    <w:p w14:paraId="25718646" w14:textId="0E087CC1" w:rsidR="00A13F5A" w:rsidRPr="00B77A92" w:rsidRDefault="00A13F5A" w:rsidP="00A13F5A">
      <w:r w:rsidRPr="00B77A92">
        <w:rPr>
          <w:b/>
          <w:bCs/>
        </w:rPr>
        <w:t>Example 2:</w:t>
      </w:r>
      <w:r w:rsidRPr="00B77A92">
        <w:t xml:space="preserve"> </w:t>
      </w:r>
      <w:commentRangeStart w:id="1622"/>
      <w:r w:rsidRPr="00B77A92">
        <w:t xml:space="preserve">Any dangers that are in waters too shallow for the ship get classified as off chart warnings, </w:t>
      </w:r>
      <w:r w:rsidRPr="003D789C">
        <w:rPr>
          <w:i/>
          <w:iCs/>
          <w:rPrChange w:id="1623" w:author="jonathan pritchard" w:date="2024-10-11T15:37:00Z">
            <w:rPr/>
          </w:rPrChange>
        </w:rPr>
        <w:t xml:space="preserve">but </w:t>
      </w:r>
      <w:r w:rsidR="003D789C" w:rsidRPr="003D789C">
        <w:rPr>
          <w:i/>
          <w:iCs/>
          <w:rPrChange w:id="1624" w:author="jonathan pritchard" w:date="2024-10-11T15:37:00Z">
            <w:rPr/>
          </w:rPrChange>
        </w:rPr>
        <w:t>must be</w:t>
      </w:r>
      <w:r w:rsidRPr="003D789C">
        <w:rPr>
          <w:i/>
          <w:iCs/>
          <w:rPrChange w:id="1625" w:author="jonathan pritchard" w:date="2024-10-11T15:37:00Z">
            <w:rPr/>
          </w:rPrChange>
        </w:rPr>
        <w:t xml:space="preserve"> discoverable</w:t>
      </w:r>
      <w:r w:rsidRPr="00B77A92">
        <w:t xml:space="preserve"> in the on demand listing of active NAVWARNs.</w:t>
      </w:r>
      <w:commentRangeEnd w:id="1622"/>
      <w:r w:rsidR="003D789C">
        <w:rPr>
          <w:rStyle w:val="CommentReference"/>
        </w:rPr>
        <w:commentReference w:id="1622"/>
      </w:r>
    </w:p>
    <w:p w14:paraId="0F38DF0F" w14:textId="63665C1F" w:rsidR="00A13F5A" w:rsidRPr="00B77A92" w:rsidRDefault="00A13F5A" w:rsidP="00A13F5A">
      <w:pPr>
        <w:pStyle w:val="Heading3"/>
      </w:pPr>
      <w:bookmarkStart w:id="1626" w:name="_Toc178869345"/>
      <w:r w:rsidRPr="00B77A92">
        <w:t>Cancelled datasets</w:t>
      </w:r>
      <w:bookmarkEnd w:id="1626"/>
      <w:r w:rsidRPr="00B77A92">
        <w:t xml:space="preserve"> </w:t>
      </w:r>
    </w:p>
    <w:p w14:paraId="13D1FBB3" w14:textId="3ADF28DC" w:rsidR="00A13F5A" w:rsidRPr="00B77A92" w:rsidRDefault="00A13F5A" w:rsidP="00B812CA">
      <w:pPr>
        <w:jc w:val="both"/>
      </w:pPr>
      <w:commentRangeStart w:id="1627"/>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del w:id="1628" w:author="jonathan pritchard" w:date="2024-10-11T15:37:00Z">
        <w:r w:rsidRPr="00B77A92" w:rsidDel="003D789C">
          <w:delText xml:space="preserve"> </w:delText>
        </w:r>
      </w:del>
      <w:commentRangeEnd w:id="1627"/>
      <w:r w:rsidR="003D789C">
        <w:rPr>
          <w:rStyle w:val="CommentReference"/>
        </w:rPr>
        <w:commentReference w:id="1627"/>
      </w:r>
    </w:p>
    <w:p w14:paraId="79B1ACCF" w14:textId="0108E720" w:rsidR="00A13F5A" w:rsidRPr="00B77A92" w:rsidRDefault="00A13F5A" w:rsidP="00A13F5A">
      <w:pPr>
        <w:pStyle w:val="Heading3"/>
      </w:pPr>
      <w:bookmarkStart w:id="1629" w:name="_Toc178869346"/>
      <w:r w:rsidRPr="00B77A92">
        <w:t>Portrayal of feature classes</w:t>
      </w:r>
      <w:bookmarkEnd w:id="1629"/>
      <w:r w:rsidRPr="00B77A92">
        <w:t xml:space="preserve"> </w:t>
      </w:r>
    </w:p>
    <w:p w14:paraId="303F768A" w14:textId="0D055EAF" w:rsidR="00A13F5A" w:rsidRPr="00B77A92" w:rsidRDefault="00A13F5A" w:rsidP="00A13F5A">
      <w:r w:rsidRPr="00B77A92">
        <w:t xml:space="preserve">The </w:t>
      </w:r>
      <w:r w:rsidRPr="00B77A92">
        <w:rPr>
          <w:b/>
        </w:rPr>
        <w:t>NAVWARNAreaAffected</w:t>
      </w:r>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ins w:id="1630" w:author="jonathan pritchard" w:date="2024-10-11T15:43:00Z">
        <w:r w:rsidR="003D789C">
          <w:t>x</w:t>
        </w:r>
      </w:ins>
    </w:p>
    <w:p w14:paraId="5105DEAB" w14:textId="0BF5D5BA" w:rsidR="00A13F5A" w:rsidRPr="00B77A92" w:rsidRDefault="00A13F5A" w:rsidP="00B812CA">
      <w:r w:rsidRPr="00B77A92">
        <w:t xml:space="preserve">When a </w:t>
      </w:r>
      <w:r w:rsidRPr="00B77A92">
        <w:rPr>
          <w:b/>
        </w:rPr>
        <w:t>NAVWARNPart</w:t>
      </w:r>
      <w:r w:rsidRPr="00B77A92">
        <w:t xml:space="preserve"> is not portrayed, such as when user selections mark it not to be visualized, any associated </w:t>
      </w:r>
      <w:r w:rsidRPr="00B77A92">
        <w:rPr>
          <w:b/>
        </w:rPr>
        <w:t>TextPlacement</w:t>
      </w:r>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631" w:name="_Toc178869347"/>
      <w:commentRangeStart w:id="1632"/>
      <w:commentRangeStart w:id="1633"/>
      <w:r w:rsidRPr="00B812CA">
        <w:t>Coverage</w:t>
      </w:r>
      <w:r w:rsidR="00795CE2" w:rsidRPr="00B812CA">
        <w:t>s</w:t>
      </w:r>
      <w:r w:rsidR="0082087D" w:rsidRPr="00B812CA">
        <w:t xml:space="preserve"> and Time Series</w:t>
      </w:r>
      <w:commentRangeEnd w:id="1632"/>
      <w:r w:rsidR="006B59AA" w:rsidRPr="00B812CA">
        <w:rPr>
          <w:rStyle w:val="CommentReference"/>
          <w:rFonts w:eastAsia="MS Mincho"/>
          <w:b w:val="0"/>
          <w:bCs w:val="0"/>
          <w:lang w:val="en-GB"/>
        </w:rPr>
        <w:commentReference w:id="1632"/>
      </w:r>
      <w:commentRangeEnd w:id="1633"/>
      <w:r w:rsidR="00866B30" w:rsidRPr="00B812CA">
        <w:rPr>
          <w:rStyle w:val="CommentReference"/>
          <w:rFonts w:eastAsia="MS Mincho"/>
          <w:b w:val="0"/>
          <w:bCs w:val="0"/>
          <w:lang w:val="en-GB"/>
        </w:rPr>
        <w:commentReference w:id="1633"/>
      </w:r>
      <w:r w:rsidR="000B3A59">
        <w:t xml:space="preserve"> for Gridded Data (S-102, S-104 and S-111)</w:t>
      </w:r>
      <w:bookmarkEnd w:id="1631"/>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commentRangeStart w:id="1634"/>
      <w:commentRangeStart w:id="1635"/>
      <w:commentRangeStart w:id="1636"/>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commentRangeEnd w:id="1634"/>
      <w:r w:rsidR="000B3A59">
        <w:rPr>
          <w:rStyle w:val="CommentReference"/>
        </w:rPr>
        <w:commentReference w:id="1634"/>
      </w:r>
      <w:commentRangeEnd w:id="1635"/>
      <w:r w:rsidR="000B3A59">
        <w:rPr>
          <w:rStyle w:val="CommentReference"/>
        </w:rPr>
        <w:commentReference w:id="1635"/>
      </w:r>
      <w:commentRangeEnd w:id="1636"/>
      <w:r w:rsidR="00010CEC">
        <w:rPr>
          <w:rStyle w:val="CommentReference"/>
        </w:rPr>
        <w:commentReference w:id="1636"/>
      </w:r>
    </w:p>
    <w:p w14:paraId="58D5FB5F" w14:textId="2D4A8522" w:rsidR="000B3A59" w:rsidRPr="00B812CA" w:rsidRDefault="000B3A59" w:rsidP="00B812CA">
      <w:pPr>
        <w:spacing w:after="120" w:line="240" w:lineRule="auto"/>
        <w:jc w:val="both"/>
      </w:pPr>
      <w:r w:rsidRPr="00B812CA">
        <w:rPr>
          <w:highlight w:val="yellow"/>
        </w:rPr>
        <w:t xml:space="preserve">ECDIS </w:t>
      </w:r>
      <w:r>
        <w:rPr>
          <w:highlight w:val="yellow"/>
        </w:rPr>
        <w:t>must</w:t>
      </w:r>
      <w:r w:rsidRPr="00B812CA">
        <w:rPr>
          <w:highlight w:val="yellow"/>
        </w:rPr>
        <w:t xml:space="preserve"> support </w:t>
      </w:r>
      <w:r>
        <w:rPr>
          <w:highlight w:val="yellow"/>
        </w:rPr>
        <w:t>(</w:t>
      </w:r>
      <w:r w:rsidRPr="00B812CA">
        <w:rPr>
          <w:b/>
          <w:bCs/>
          <w:i/>
          <w:iCs/>
          <w:highlight w:val="yellow"/>
        </w:rPr>
        <w:t xml:space="preserve">RM to supply what is in product specifications) </w:t>
      </w:r>
      <w:r w:rsidRPr="00B812CA">
        <w:rPr>
          <w:highlight w:val="yellow"/>
        </w:rPr>
        <w:t>-</w:t>
      </w:r>
      <w:r>
        <w:t xml:space="preserve"> </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A13F5A">
      <w:pPr>
        <w:pStyle w:val="Heading2"/>
      </w:pPr>
      <w:bookmarkStart w:id="1637" w:name="_Toc178784432"/>
      <w:bookmarkStart w:id="1638" w:name="_Toc178784433"/>
      <w:bookmarkStart w:id="1639" w:name="_Toc178784434"/>
      <w:bookmarkStart w:id="1640" w:name="_Toc178784435"/>
      <w:bookmarkStart w:id="1641" w:name="_Toc178784436"/>
      <w:bookmarkStart w:id="1642" w:name="_Toc178784437"/>
      <w:bookmarkStart w:id="1643" w:name="_Toc178784438"/>
      <w:bookmarkStart w:id="1644" w:name="_Toc178784439"/>
      <w:bookmarkStart w:id="1645" w:name="_Toc178784440"/>
      <w:bookmarkStart w:id="1646" w:name="_Toc178784455"/>
      <w:bookmarkStart w:id="1647" w:name="_Toc178784456"/>
      <w:bookmarkStart w:id="1648" w:name="_Toc178784457"/>
      <w:bookmarkStart w:id="1649" w:name="_Toc178784458"/>
      <w:bookmarkStart w:id="1650" w:name="_Toc178784459"/>
      <w:bookmarkStart w:id="1651" w:name="_Toc178784460"/>
      <w:bookmarkStart w:id="1652" w:name="_Toc178784461"/>
      <w:bookmarkStart w:id="1653" w:name="_Toc178784462"/>
      <w:bookmarkStart w:id="1654" w:name="_Toc178784463"/>
      <w:bookmarkStart w:id="1655" w:name="_Toc178784464"/>
      <w:bookmarkStart w:id="1656" w:name="_Toc178784465"/>
      <w:bookmarkStart w:id="1657" w:name="_Toc178784466"/>
      <w:bookmarkStart w:id="1658" w:name="_Toc178784467"/>
      <w:bookmarkStart w:id="1659" w:name="_Toc178784468"/>
      <w:bookmarkStart w:id="1660" w:name="_Toc178784469"/>
      <w:bookmarkStart w:id="1661" w:name="_Toc98339923"/>
      <w:bookmarkStart w:id="1662" w:name="_Toc98340299"/>
      <w:bookmarkStart w:id="1663" w:name="_Toc99104668"/>
      <w:bookmarkStart w:id="1664" w:name="_Toc99105110"/>
      <w:bookmarkStart w:id="1665" w:name="_Toc178869348"/>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commentRangeStart w:id="1666"/>
      <w:commentRangeStart w:id="1667"/>
      <w:commentRangeStart w:id="1668"/>
      <w:commentRangeStart w:id="1669"/>
      <w:commentRangeStart w:id="1670"/>
      <w:r w:rsidRPr="00B812CA">
        <w:t>Thinning</w:t>
      </w:r>
      <w:commentRangeEnd w:id="1666"/>
      <w:r w:rsidR="00501A8C" w:rsidRPr="00B812CA">
        <w:rPr>
          <w:rStyle w:val="CommentReference"/>
          <w:rFonts w:eastAsia="MS Mincho"/>
          <w:b w:val="0"/>
          <w:bCs w:val="0"/>
          <w:lang w:val="en-GB"/>
        </w:rPr>
        <w:commentReference w:id="1666"/>
      </w:r>
      <w:commentRangeEnd w:id="1667"/>
      <w:r w:rsidR="0007289C" w:rsidRPr="00B812CA">
        <w:rPr>
          <w:rStyle w:val="CommentReference"/>
          <w:rFonts w:eastAsia="MS Mincho"/>
          <w:b w:val="0"/>
          <w:bCs w:val="0"/>
          <w:lang w:val="en-GB"/>
        </w:rPr>
        <w:commentReference w:id="1667"/>
      </w:r>
      <w:commentRangeEnd w:id="1668"/>
      <w:r w:rsidR="00F87269" w:rsidRPr="00B812CA">
        <w:rPr>
          <w:rStyle w:val="CommentReference"/>
          <w:rFonts w:eastAsia="MS Mincho"/>
          <w:b w:val="0"/>
          <w:bCs w:val="0"/>
          <w:lang w:val="en-GB"/>
        </w:rPr>
        <w:commentReference w:id="1668"/>
      </w:r>
      <w:commentRangeEnd w:id="1669"/>
      <w:r w:rsidR="009217CC">
        <w:rPr>
          <w:rStyle w:val="CommentReference"/>
          <w:rFonts w:eastAsia="MS Mincho"/>
          <w:b w:val="0"/>
          <w:bCs w:val="0"/>
        </w:rPr>
        <w:commentReference w:id="1669"/>
      </w:r>
      <w:commentRangeEnd w:id="1670"/>
      <w:r w:rsidR="009217CC">
        <w:rPr>
          <w:rStyle w:val="CommentReference"/>
          <w:rFonts w:eastAsia="MS Mincho"/>
          <w:b w:val="0"/>
          <w:bCs w:val="0"/>
        </w:rPr>
        <w:commentReference w:id="1670"/>
      </w:r>
      <w:bookmarkEnd w:id="1665"/>
    </w:p>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commentRangeStart w:id="1671"/>
      <w:commentRangeStart w:id="1672"/>
      <w:commentRangeStart w:id="1673"/>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363F7196"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E85AE1" w:rsidRPr="00B812CA">
        <w:rPr>
          <w:highlight w:val="yellow"/>
        </w:rPr>
        <w:t>XX</w:t>
      </w:r>
      <w:r w:rsidR="00E85AE1" w:rsidRPr="00B812CA">
        <w:t xml:space="preserve"> </w:t>
      </w:r>
      <w:r w:rsidRPr="00B812CA">
        <w:t>or other algorithms of their own devising.</w:t>
      </w:r>
      <w:commentRangeEnd w:id="1671"/>
      <w:r w:rsidR="00905BC7">
        <w:rPr>
          <w:rStyle w:val="CommentReference"/>
        </w:rPr>
        <w:commentReference w:id="1671"/>
      </w:r>
      <w:commentRangeEnd w:id="1672"/>
      <w:r w:rsidR="009217CC">
        <w:rPr>
          <w:rStyle w:val="CommentReference"/>
        </w:rPr>
        <w:commentReference w:id="1672"/>
      </w:r>
      <w:commentRangeEnd w:id="1673"/>
      <w:r w:rsidR="00290775">
        <w:rPr>
          <w:rStyle w:val="CommentReference"/>
        </w:rPr>
        <w:commentReference w:id="1673"/>
      </w:r>
    </w:p>
    <w:p w14:paraId="48C400F9" w14:textId="370304EA" w:rsidR="00335D32" w:rsidRDefault="00335D32" w:rsidP="001A67BD">
      <w:pPr>
        <w:spacing w:after="120" w:line="240" w:lineRule="auto"/>
        <w:jc w:val="both"/>
      </w:pPr>
      <w:commentRangeStart w:id="1674"/>
      <w:r w:rsidRPr="00E85AE1">
        <w:t xml:space="preserve">S-100 </w:t>
      </w:r>
      <w:r w:rsidR="00010CEC" w:rsidRPr="00B812CA">
        <w:t>supports</w:t>
      </w:r>
      <w:r w:rsidRPr="00E85AE1">
        <w:t xml:space="preserve"> thinning via the common point rule (list alternatives</w:t>
      </w:r>
      <w:commentRangeEnd w:id="1674"/>
      <w:r w:rsidR="00290775" w:rsidRPr="00E85AE1">
        <w:rPr>
          <w:rStyle w:val="CommentReference"/>
        </w:rPr>
        <w:commentReference w:id="1674"/>
      </w:r>
      <w:r w:rsidRPr="00E85AE1">
        <w:t xml:space="preserve">). </w:t>
      </w:r>
      <w:r>
        <w:t>Separate algorithms may be provided within the product specifications.</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E56FE">
      <w:pPr>
        <w:pStyle w:val="Heading2"/>
      </w:pPr>
      <w:bookmarkStart w:id="1675" w:name="_Ref49451543"/>
      <w:bookmarkStart w:id="1676" w:name="_Ref49451559"/>
      <w:bookmarkStart w:id="1677" w:name="_Toc178869349"/>
      <w:commentRangeStart w:id="1678"/>
      <w:commentRangeStart w:id="1679"/>
      <w:r w:rsidRPr="00B812CA">
        <w:t>Temporal variation</w:t>
      </w:r>
      <w:bookmarkEnd w:id="1675"/>
      <w:bookmarkEnd w:id="1676"/>
      <w:commentRangeEnd w:id="1678"/>
      <w:r w:rsidR="00BE1192">
        <w:rPr>
          <w:rStyle w:val="CommentReference"/>
          <w:rFonts w:eastAsia="MS Mincho"/>
          <w:b w:val="0"/>
          <w:bCs w:val="0"/>
        </w:rPr>
        <w:commentReference w:id="1678"/>
      </w:r>
      <w:commentRangeEnd w:id="1679"/>
      <w:r w:rsidR="0036349A">
        <w:rPr>
          <w:rStyle w:val="CommentReference"/>
          <w:rFonts w:eastAsia="MS Mincho"/>
          <w:b w:val="0"/>
          <w:bCs w:val="0"/>
        </w:rPr>
        <w:commentReference w:id="1679"/>
      </w:r>
      <w:bookmarkEnd w:id="1677"/>
    </w:p>
    <w:p w14:paraId="47075A25" w14:textId="4D4ABFC5" w:rsidR="003F1FEF" w:rsidRPr="00B812CA" w:rsidRDefault="003F1FEF" w:rsidP="00203BD0">
      <w:pPr>
        <w:spacing w:after="120" w:line="240" w:lineRule="auto"/>
        <w:jc w:val="both"/>
      </w:pPr>
      <w:r w:rsidRPr="00B812CA">
        <w:t xml:space="preserve">The metadata variables related to time are </w:t>
      </w:r>
      <w:r w:rsidRPr="00B812CA">
        <w:rPr>
          <w:i/>
          <w:iCs/>
        </w:rPr>
        <w:t>dateTimeOfFirstRecord</w:t>
      </w:r>
      <w:r w:rsidRPr="00B812CA">
        <w:t xml:space="preserve">, </w:t>
      </w:r>
      <w:r w:rsidRPr="00B812CA">
        <w:rPr>
          <w:i/>
          <w:iCs/>
        </w:rPr>
        <w:t>dateTimeOfLastRecord</w:t>
      </w:r>
      <w:r w:rsidRPr="00B812CA">
        <w:t xml:space="preserve">, </w:t>
      </w:r>
      <w:r w:rsidRPr="00B812CA">
        <w:rPr>
          <w:i/>
          <w:iCs/>
        </w:rPr>
        <w:t>timeRecordInterval</w:t>
      </w:r>
      <w:r w:rsidRPr="00B812CA">
        <w:t xml:space="preserve">, </w:t>
      </w:r>
      <w:r w:rsidRPr="00B812CA">
        <w:rPr>
          <w:i/>
          <w:iCs/>
        </w:rPr>
        <w:t>numberOfTimes</w:t>
      </w:r>
      <w:r w:rsidR="00957791" w:rsidRPr="00B812CA">
        <w:rPr>
          <w:i/>
          <w:iCs/>
        </w:rPr>
        <w:t xml:space="preserve">, timeIntervalIndex, timePoint, startDateTime, </w:t>
      </w:r>
      <w:r w:rsidR="00957791" w:rsidRPr="00B812CA">
        <w:t>and</w:t>
      </w:r>
      <w:r w:rsidR="00957791" w:rsidRPr="00B812CA">
        <w:rPr>
          <w:i/>
          <w:iCs/>
        </w:rPr>
        <w:t xml:space="preserve"> endDateTime</w:t>
      </w:r>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r w:rsidR="00957791" w:rsidRPr="00B812CA">
        <w:rPr>
          <w:i/>
          <w:iCs/>
        </w:rPr>
        <w:t>timePoint</w:t>
      </w:r>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commentRangeStart w:id="1680"/>
      <w:commentRangeStart w:id="1681"/>
      <w:commentRangeStart w:id="1682"/>
      <w:r w:rsidR="0036349A" w:rsidRPr="00E85AE1">
        <w:t>must be</w:t>
      </w:r>
      <w:r w:rsidR="0036349A" w:rsidRPr="00B812CA">
        <w:t xml:space="preserve"> </w:t>
      </w:r>
      <w:commentRangeEnd w:id="1680"/>
      <w:r w:rsidR="001938A1" w:rsidRPr="00E85AE1">
        <w:rPr>
          <w:rStyle w:val="CommentReference"/>
        </w:rPr>
        <w:commentReference w:id="1680"/>
      </w:r>
      <w:commentRangeEnd w:id="1681"/>
      <w:r w:rsidR="001938A1" w:rsidRPr="00E85AE1">
        <w:rPr>
          <w:rStyle w:val="CommentReference"/>
        </w:rPr>
        <w:commentReference w:id="1681"/>
      </w:r>
      <w:commentRangeEnd w:id="1682"/>
      <w:r w:rsidR="0036349A" w:rsidRPr="00E85AE1">
        <w:rPr>
          <w:rStyle w:val="CommentReference"/>
        </w:rPr>
        <w:commentReference w:id="1682"/>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r w:rsidRPr="00B812CA">
        <w:rPr>
          <w:i/>
          <w:iCs/>
        </w:rPr>
        <w:t>timeRecordInterval</w:t>
      </w:r>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r w:rsidR="000560A4" w:rsidRPr="00B812CA">
        <w:rPr>
          <w:i/>
          <w:iCs/>
        </w:rPr>
        <w:t>startDateTime,</w:t>
      </w:r>
      <w:r w:rsidR="000560A4" w:rsidRPr="00B812CA">
        <w:t xml:space="preserve"> </w:t>
      </w:r>
      <w:r w:rsidR="000560A4" w:rsidRPr="00B812CA">
        <w:rPr>
          <w:i/>
          <w:iCs/>
        </w:rPr>
        <w:t>endDateTime]</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r w:rsidR="000560A4" w:rsidRPr="00B812CA">
        <w:rPr>
          <w:i/>
          <w:iCs/>
        </w:rPr>
        <w:t>startDateTime</w:t>
      </w:r>
      <w:r w:rsidR="000560A4" w:rsidRPr="00B812CA">
        <w:t xml:space="preserve">, </w:t>
      </w:r>
      <w:r w:rsidR="000560A4" w:rsidRPr="00B812CA">
        <w:rPr>
          <w:i/>
          <w:iCs/>
        </w:rPr>
        <w:t>endDateTime</w:t>
      </w:r>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r w:rsidR="000560A4" w:rsidRPr="00B812CA">
        <w:rPr>
          <w:i/>
          <w:iCs/>
        </w:rPr>
        <w:t>endDateTime</w:t>
      </w:r>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r w:rsidRPr="00B812CA">
        <w:rPr>
          <w:i/>
          <w:iCs/>
        </w:rPr>
        <w:t>timeRecordInterval</w:t>
      </w:r>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commentRangeStart w:id="1683"/>
      <w:commentRangeStart w:id="1684"/>
      <w:r w:rsidRPr="00B812CA">
        <w:t>should</w:t>
      </w:r>
      <w:r w:rsidR="008D4877" w:rsidRPr="00B812CA">
        <w:t xml:space="preserve"> </w:t>
      </w:r>
      <w:commentRangeEnd w:id="1683"/>
      <w:r w:rsidR="00290775">
        <w:rPr>
          <w:rStyle w:val="CommentReference"/>
        </w:rPr>
        <w:commentReference w:id="1683"/>
      </w:r>
      <w:commentRangeEnd w:id="1684"/>
      <w:r w:rsidR="00073E85">
        <w:rPr>
          <w:rStyle w:val="CommentReference"/>
        </w:rPr>
        <w:commentReference w:id="1684"/>
      </w:r>
      <w:r w:rsidR="008D4877" w:rsidRPr="00B812CA">
        <w:t xml:space="preserve">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1819A0A6" w14:textId="6AACCC10" w:rsidR="00B462E1" w:rsidRPr="00B77A92" w:rsidRDefault="00FD648E" w:rsidP="00BE68E8">
      <w:pPr>
        <w:pStyle w:val="Heading1"/>
      </w:pPr>
      <w:bookmarkStart w:id="1685" w:name="_Toc175130314"/>
      <w:bookmarkStart w:id="1686" w:name="_Toc178784472"/>
      <w:bookmarkStart w:id="1687" w:name="_Toc175130315"/>
      <w:bookmarkStart w:id="1688" w:name="_Toc178784473"/>
      <w:bookmarkStart w:id="1689" w:name="_Toc175130316"/>
      <w:bookmarkStart w:id="1690" w:name="_Toc178784474"/>
      <w:bookmarkStart w:id="1691" w:name="_Toc175130317"/>
      <w:bookmarkStart w:id="1692" w:name="_Toc178784475"/>
      <w:bookmarkStart w:id="1693" w:name="_Toc175130318"/>
      <w:bookmarkStart w:id="1694" w:name="_Toc178784476"/>
      <w:bookmarkStart w:id="1695" w:name="_Toc178869350"/>
      <w:bookmarkEnd w:id="1685"/>
      <w:bookmarkEnd w:id="1686"/>
      <w:bookmarkEnd w:id="1687"/>
      <w:bookmarkEnd w:id="1688"/>
      <w:bookmarkEnd w:id="1689"/>
      <w:bookmarkEnd w:id="1690"/>
      <w:bookmarkEnd w:id="1691"/>
      <w:bookmarkEnd w:id="1692"/>
      <w:bookmarkEnd w:id="1693"/>
      <w:bookmarkEnd w:id="1694"/>
      <w:r w:rsidRPr="00B77A92">
        <w:t>Colours</w:t>
      </w:r>
      <w:bookmarkEnd w:id="1695"/>
    </w:p>
    <w:p w14:paraId="70BEC009" w14:textId="77777777" w:rsidR="00E00824" w:rsidRPr="00B812CA" w:rsidRDefault="00E00824" w:rsidP="00E00824">
      <w:pPr>
        <w:spacing w:after="120" w:line="240" w:lineRule="auto"/>
        <w:jc w:val="both"/>
      </w:pPr>
      <w:bookmarkStart w:id="1696" w:name="_Ref47571511"/>
      <w:bookmarkStart w:id="1697" w:name="_Ref47571525"/>
      <w:bookmarkStart w:id="1698" w:name="_Ref47571532"/>
    </w:p>
    <w:p w14:paraId="22B74343" w14:textId="19FA06AD" w:rsidR="00046CD2" w:rsidRPr="00B812CA" w:rsidRDefault="004B6C6C" w:rsidP="00DE56FE">
      <w:pPr>
        <w:pStyle w:val="Heading2"/>
      </w:pPr>
      <w:bookmarkStart w:id="1699" w:name="_Toc178869351"/>
      <w:r w:rsidRPr="00B812CA">
        <w:t>C</w:t>
      </w:r>
      <w:commentRangeStart w:id="1700"/>
      <w:commentRangeStart w:id="1701"/>
      <w:r w:rsidR="00046CD2" w:rsidRPr="00B812CA">
        <w:t xml:space="preserve">olour </w:t>
      </w:r>
      <w:r w:rsidR="00F31F5D" w:rsidRPr="00B812CA">
        <w:t>palettes</w:t>
      </w:r>
      <w:bookmarkEnd w:id="1696"/>
      <w:bookmarkEnd w:id="1697"/>
      <w:bookmarkEnd w:id="1698"/>
      <w:commentRangeEnd w:id="1700"/>
      <w:r w:rsidRPr="00B812CA">
        <w:t xml:space="preserve"> implemented by the portrayal catalogue</w:t>
      </w:r>
      <w:r w:rsidR="00BB0BEC" w:rsidRPr="00B812CA">
        <w:rPr>
          <w:rStyle w:val="CommentReference"/>
          <w:rFonts w:eastAsia="MS Mincho"/>
          <w:b w:val="0"/>
          <w:bCs w:val="0"/>
          <w:lang w:val="en-GB"/>
        </w:rPr>
        <w:commentReference w:id="1700"/>
      </w:r>
      <w:commentRangeEnd w:id="1701"/>
      <w:r w:rsidR="00501A8C" w:rsidRPr="00B812CA">
        <w:rPr>
          <w:rStyle w:val="CommentReference"/>
          <w:rFonts w:eastAsia="MS Mincho"/>
          <w:b w:val="0"/>
          <w:bCs w:val="0"/>
          <w:lang w:val="en-GB"/>
        </w:rPr>
        <w:commentReference w:id="1701"/>
      </w:r>
      <w:bookmarkEnd w:id="1699"/>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702" w:name="_Toc38829558"/>
      <w:bookmarkStart w:id="1703" w:name="_Toc38830061"/>
      <w:bookmarkStart w:id="1704" w:name="_Toc38936224"/>
      <w:bookmarkEnd w:id="1702"/>
      <w:bookmarkEnd w:id="1703"/>
      <w:bookmarkEnd w:id="1704"/>
    </w:p>
    <w:p w14:paraId="583774C1" w14:textId="3CACC31F" w:rsidR="000A5F45" w:rsidRPr="00B812CA" w:rsidRDefault="00843133" w:rsidP="00BE68E8">
      <w:pPr>
        <w:pStyle w:val="Heading1"/>
      </w:pPr>
      <w:bookmarkStart w:id="1705" w:name="_Toc38829561"/>
      <w:bookmarkStart w:id="1706" w:name="_Toc38830064"/>
      <w:bookmarkStart w:id="1707" w:name="_Toc38936227"/>
      <w:bookmarkStart w:id="1708" w:name="_Toc40990418"/>
      <w:bookmarkStart w:id="1709" w:name="_Toc41235029"/>
      <w:bookmarkStart w:id="1710" w:name="_Toc41235073"/>
      <w:bookmarkStart w:id="1711" w:name="_Toc42694845"/>
      <w:bookmarkStart w:id="1712" w:name="_Toc42708806"/>
      <w:bookmarkStart w:id="1713" w:name="_Toc38829562"/>
      <w:bookmarkStart w:id="1714" w:name="_Toc38830065"/>
      <w:bookmarkStart w:id="1715" w:name="_Toc38936228"/>
      <w:bookmarkStart w:id="1716" w:name="_Toc40990419"/>
      <w:bookmarkStart w:id="1717" w:name="_Toc41235030"/>
      <w:bookmarkStart w:id="1718" w:name="_Toc41235074"/>
      <w:bookmarkStart w:id="1719" w:name="_Toc42694846"/>
      <w:bookmarkStart w:id="1720" w:name="_Toc42708807"/>
      <w:bookmarkStart w:id="1721" w:name="_Toc38829563"/>
      <w:bookmarkStart w:id="1722" w:name="_Toc38830066"/>
      <w:bookmarkStart w:id="1723" w:name="_Toc38936229"/>
      <w:bookmarkStart w:id="1724" w:name="_Toc40990420"/>
      <w:bookmarkStart w:id="1725" w:name="_Toc41235031"/>
      <w:bookmarkStart w:id="1726" w:name="_Toc41235075"/>
      <w:bookmarkStart w:id="1727" w:name="_Toc42694847"/>
      <w:bookmarkStart w:id="1728" w:name="_Toc42708808"/>
      <w:bookmarkStart w:id="1729" w:name="_Toc38829564"/>
      <w:bookmarkStart w:id="1730" w:name="_Toc38830067"/>
      <w:bookmarkStart w:id="1731" w:name="_Toc38936230"/>
      <w:bookmarkStart w:id="1732" w:name="_Toc40990421"/>
      <w:bookmarkStart w:id="1733" w:name="_Toc41235032"/>
      <w:bookmarkStart w:id="1734" w:name="_Toc41235076"/>
      <w:bookmarkStart w:id="1735" w:name="_Toc42694848"/>
      <w:bookmarkStart w:id="1736" w:name="_Toc42708809"/>
      <w:bookmarkStart w:id="1737" w:name="_Toc38829565"/>
      <w:bookmarkStart w:id="1738" w:name="_Toc38830068"/>
      <w:bookmarkStart w:id="1739" w:name="_Toc38936231"/>
      <w:bookmarkStart w:id="1740" w:name="_Toc40990422"/>
      <w:bookmarkStart w:id="1741" w:name="_Toc41235033"/>
      <w:bookmarkStart w:id="1742" w:name="_Toc41235077"/>
      <w:bookmarkStart w:id="1743" w:name="_Toc42694849"/>
      <w:bookmarkStart w:id="1744" w:name="_Toc42708810"/>
      <w:bookmarkStart w:id="1745" w:name="_Ref47470424"/>
      <w:bookmarkStart w:id="1746" w:name="_Toc178869352"/>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r w:rsidRPr="00B812CA">
        <w:t>Cursor Pick Reports and Displays in Interface Panels</w:t>
      </w:r>
      <w:bookmarkEnd w:id="1745"/>
      <w:bookmarkEnd w:id="1746"/>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E673D5">
      <w:pPr>
        <w:pStyle w:val="Heading2"/>
      </w:pPr>
      <w:bookmarkStart w:id="1747" w:name="_Toc178869353"/>
      <w:commentRangeStart w:id="1748"/>
      <w:commentRangeStart w:id="1749"/>
      <w:commentRangeStart w:id="1750"/>
      <w:r w:rsidRPr="00B77A92">
        <w:t>Curso</w:t>
      </w:r>
      <w:r w:rsidR="00AB7E34" w:rsidRPr="00B77A92">
        <w:t>r pick r</w:t>
      </w:r>
      <w:r w:rsidRPr="00B77A92">
        <w:t>ules</w:t>
      </w:r>
      <w:commentRangeEnd w:id="1748"/>
      <w:r w:rsidR="00B224C2" w:rsidRPr="00B812CA">
        <w:rPr>
          <w:rStyle w:val="CommentReference"/>
          <w:rFonts w:eastAsia="MS Mincho"/>
          <w:b w:val="0"/>
          <w:bCs w:val="0"/>
          <w:lang w:val="en-GB"/>
        </w:rPr>
        <w:commentReference w:id="1748"/>
      </w:r>
      <w:commentRangeEnd w:id="1749"/>
      <w:r w:rsidR="00905BC7">
        <w:rPr>
          <w:rStyle w:val="CommentReference"/>
          <w:rFonts w:eastAsia="MS Mincho"/>
          <w:b w:val="0"/>
          <w:bCs w:val="0"/>
        </w:rPr>
        <w:commentReference w:id="1749"/>
      </w:r>
      <w:bookmarkEnd w:id="1747"/>
      <w:commentRangeEnd w:id="1750"/>
      <w:r w:rsidR="00EB71E2">
        <w:rPr>
          <w:rStyle w:val="CommentReference"/>
          <w:rFonts w:eastAsia="MS Mincho"/>
          <w:b w:val="0"/>
          <w:bCs w:val="0"/>
        </w:rPr>
        <w:commentReference w:id="1750"/>
      </w:r>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48881B36"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ins w:id="1751" w:author="jon pritchard" w:date="2024-11-27T21:14:00Z" w16du:dateUtc="2024-11-27T20:14:00Z">
        <w:r w:rsidR="00453DD3">
          <w:t xml:space="preserve"> – user language preferences are described in clause </w:t>
        </w:r>
        <w:r w:rsidR="00453DD3" w:rsidRPr="00453DD3">
          <w:rPr>
            <w:highlight w:val="yellow"/>
            <w:rPrChange w:id="1752" w:author="jon pritchard" w:date="2024-11-27T21:14:00Z" w16du:dateUtc="2024-11-27T20:14:00Z">
              <w:rPr/>
            </w:rPrChange>
          </w:rPr>
          <w:t>XXX</w:t>
        </w:r>
      </w:ins>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r w:rsidRPr="00E85AE1">
        <w:rPr>
          <w:i/>
          <w:iCs/>
        </w:rPr>
        <w:t>featureName</w:t>
      </w:r>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100F78">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6C338DF9"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visibility </w:t>
      </w:r>
      <w:commentRangeStart w:id="1753"/>
      <w:commentRangeStart w:id="1754"/>
      <w:r w:rsidRPr="00B812CA">
        <w:rPr>
          <w:highlight w:val="yellow"/>
        </w:rPr>
        <w:t>(</w:t>
      </w:r>
      <w:r w:rsidR="00101C16" w:rsidRPr="00B812CA">
        <w:rPr>
          <w:highlight w:val="yellow"/>
        </w:rPr>
        <w:t>C-15.3</w:t>
      </w:r>
      <w:r w:rsidRPr="00B812CA">
        <w:rPr>
          <w:highlight w:val="yellow"/>
        </w:rPr>
        <w:t xml:space="preserve">) </w:t>
      </w:r>
      <w:commentRangeEnd w:id="1753"/>
      <w:r w:rsidR="00905BC7" w:rsidRPr="00B812CA">
        <w:rPr>
          <w:rStyle w:val="CommentReference"/>
          <w:highlight w:val="yellow"/>
        </w:rPr>
        <w:commentReference w:id="1753"/>
      </w:r>
      <w:commentRangeEnd w:id="1754"/>
      <w:r w:rsidR="00EB71E2">
        <w:rPr>
          <w:rStyle w:val="CommentReference"/>
        </w:rPr>
        <w:commentReference w:id="1754"/>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r w:rsidRPr="00B812CA">
        <w:rPr>
          <w:i/>
          <w:iCs/>
        </w:rPr>
        <w:t>interoperabilityIdentifier</w:t>
      </w:r>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CF32A4">
      <w:pPr>
        <w:pStyle w:val="Heading2"/>
      </w:pPr>
      <w:bookmarkStart w:id="1755" w:name="_Toc178869354"/>
      <w:r w:rsidRPr="00DE19F5">
        <w:t>Abbreviations</w:t>
      </w:r>
      <w:bookmarkEnd w:id="1755"/>
      <w:r w:rsidRPr="00DE19F5">
        <w:t xml:space="preserve"> </w:t>
      </w:r>
    </w:p>
    <w:p w14:paraId="58F68415" w14:textId="77777777" w:rsidR="00CF32A4" w:rsidRPr="00DE19F5" w:rsidRDefault="00CF32A4" w:rsidP="00CF32A4">
      <w:pPr>
        <w:pStyle w:val="Heading3"/>
      </w:pPr>
      <w:bookmarkStart w:id="1756" w:name="_Toc178869355"/>
      <w:r w:rsidRPr="00DE19F5">
        <w:t>Text abbreviations [Informative]</w:t>
      </w:r>
      <w:bookmarkEnd w:id="1756"/>
    </w:p>
    <w:p w14:paraId="04360DD9" w14:textId="5DB37019" w:rsidR="00CF32A4" w:rsidRPr="00DE19F5" w:rsidRDefault="00CF32A4" w:rsidP="00CF32A4">
      <w:pPr>
        <w:spacing w:after="120" w:line="240" w:lineRule="auto"/>
        <w:jc w:val="both"/>
      </w:pPr>
      <w:r w:rsidRPr="00DE19F5">
        <w:t xml:space="preserve">The abbreviations in </w:t>
      </w:r>
      <w:r w:rsidRPr="00DE19F5">
        <w:fldChar w:fldCharType="begin"/>
      </w:r>
      <w:r w:rsidRPr="00DE19F5">
        <w:instrText xml:space="preserve"> REF _Ref44425187 \h  \* MERGEFORMAT </w:instrText>
      </w:r>
      <w:r w:rsidRPr="00DE19F5">
        <w:fldChar w:fldCharType="separate"/>
      </w:r>
      <w:r w:rsidR="000553AC">
        <w:rPr>
          <w:b/>
          <w:bCs/>
          <w:lang w:val="en-US"/>
        </w:rPr>
        <w:t>Error! Reference source not found.</w:t>
      </w:r>
      <w:r w:rsidRPr="00DE19F5">
        <w:fldChar w:fldCharType="end"/>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F01EC1">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F01EC1">
            <w:pPr>
              <w:jc w:val="center"/>
              <w:rPr>
                <w:b/>
                <w:bCs/>
              </w:rPr>
            </w:pPr>
            <w:r w:rsidRPr="00DE19F5">
              <w:rPr>
                <w:b/>
                <w:bCs/>
              </w:rPr>
              <w:t>Abbreviations</w:t>
            </w:r>
          </w:p>
        </w:tc>
      </w:tr>
      <w:tr w:rsidR="00CF32A4" w:rsidRPr="00B77A92" w14:paraId="44C98555" w14:textId="77777777" w:rsidTr="00F01EC1">
        <w:trPr>
          <w:cantSplit/>
          <w:tblHeader/>
          <w:jc w:val="center"/>
        </w:trPr>
        <w:tc>
          <w:tcPr>
            <w:tcW w:w="3595" w:type="dxa"/>
            <w:shd w:val="clear" w:color="auto" w:fill="D9D9D9" w:themeFill="background1" w:themeFillShade="D9"/>
          </w:tcPr>
          <w:p w14:paraId="4D7D7D8D" w14:textId="77777777" w:rsidR="00CF32A4" w:rsidRPr="00DE19F5" w:rsidRDefault="00CF32A4" w:rsidP="00F01EC1">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F01EC1">
            <w:pPr>
              <w:rPr>
                <w:b/>
                <w:bCs/>
              </w:rPr>
            </w:pPr>
            <w:r w:rsidRPr="00DE19F5">
              <w:rPr>
                <w:b/>
                <w:bCs/>
              </w:rPr>
              <w:t>Suffixes</w:t>
            </w:r>
          </w:p>
        </w:tc>
      </w:tr>
      <w:tr w:rsidR="00CF32A4" w:rsidRPr="00B77A92" w14:paraId="11375AC0" w14:textId="77777777" w:rsidTr="00F01EC1">
        <w:trPr>
          <w:cantSplit/>
          <w:jc w:val="center"/>
        </w:trPr>
        <w:tc>
          <w:tcPr>
            <w:tcW w:w="3595" w:type="dxa"/>
          </w:tcPr>
          <w:p w14:paraId="020CF330" w14:textId="77777777" w:rsidR="00CF32A4" w:rsidRPr="00DE19F5" w:rsidRDefault="00CF32A4" w:rsidP="00F01EC1">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F01EC1">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F01EC1">
            <w:pPr>
              <w:keepNext/>
              <w:tabs>
                <w:tab w:val="left" w:pos="690"/>
                <w:tab w:val="left" w:pos="960"/>
              </w:tabs>
              <w:ind w:left="960" w:hanging="960"/>
            </w:pPr>
            <w:r w:rsidRPr="00DE19F5">
              <w:t xml:space="preserve">clr </w:t>
            </w:r>
            <w:r w:rsidRPr="00DE19F5">
              <w:tab/>
              <w:t>=</w:t>
            </w:r>
            <w:r w:rsidRPr="00DE19F5">
              <w:tab/>
              <w:t>overhead clearance</w:t>
            </w:r>
          </w:p>
          <w:p w14:paraId="0AB98839" w14:textId="77777777" w:rsidR="00CF32A4" w:rsidRPr="00DE19F5" w:rsidRDefault="00CF32A4" w:rsidP="00F01EC1">
            <w:pPr>
              <w:keepNext/>
              <w:tabs>
                <w:tab w:val="left" w:pos="690"/>
                <w:tab w:val="left" w:pos="960"/>
              </w:tabs>
              <w:ind w:left="960" w:hanging="960"/>
            </w:pPr>
            <w:r w:rsidRPr="00DE19F5">
              <w:t>clr cl</w:t>
            </w:r>
            <w:r w:rsidRPr="00DE19F5">
              <w:tab/>
              <w:t>=</w:t>
            </w:r>
            <w:r w:rsidRPr="00DE19F5">
              <w:tab/>
              <w:t>clearance closed</w:t>
            </w:r>
          </w:p>
          <w:p w14:paraId="0AABB3AC" w14:textId="77777777" w:rsidR="00CF32A4" w:rsidRPr="00DE19F5" w:rsidRDefault="00CF32A4" w:rsidP="00F01EC1">
            <w:pPr>
              <w:keepNext/>
              <w:tabs>
                <w:tab w:val="left" w:pos="690"/>
                <w:tab w:val="left" w:pos="960"/>
              </w:tabs>
              <w:ind w:left="960" w:hanging="960"/>
            </w:pPr>
            <w:r w:rsidRPr="00DE19F5">
              <w:t xml:space="preserve">clr op </w:t>
            </w:r>
            <w:r w:rsidRPr="00DE19F5">
              <w:tab/>
              <w:t>=</w:t>
            </w:r>
            <w:r w:rsidRPr="00DE19F5">
              <w:tab/>
              <w:t>clearance open</w:t>
            </w:r>
          </w:p>
          <w:p w14:paraId="78189377" w14:textId="77777777" w:rsidR="00CF32A4" w:rsidRPr="00DE19F5" w:rsidRDefault="00CF32A4" w:rsidP="00F01EC1">
            <w:pPr>
              <w:keepNext/>
              <w:tabs>
                <w:tab w:val="left" w:pos="690"/>
                <w:tab w:val="left" w:pos="960"/>
              </w:tabs>
              <w:ind w:left="960" w:hanging="960"/>
            </w:pPr>
            <w:r w:rsidRPr="00DE19F5">
              <w:t xml:space="preserve">sf clr </w:t>
            </w:r>
            <w:r w:rsidRPr="00DE19F5">
              <w:tab/>
              <w:t>=</w:t>
            </w:r>
            <w:r w:rsidRPr="00DE19F5">
              <w:tab/>
              <w:t>safe clearance</w:t>
            </w:r>
          </w:p>
          <w:p w14:paraId="61DE2F18" w14:textId="77777777" w:rsidR="00CF32A4" w:rsidRPr="00DE19F5" w:rsidRDefault="00CF32A4" w:rsidP="00F01EC1">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F01EC1">
            <w:pPr>
              <w:keepNext/>
              <w:tabs>
                <w:tab w:val="left" w:pos="690"/>
                <w:tab w:val="left" w:pos="960"/>
              </w:tabs>
              <w:ind w:left="960" w:hanging="960"/>
            </w:pPr>
            <w:r w:rsidRPr="00DE19F5">
              <w:t xml:space="preserve">Plt </w:t>
            </w:r>
            <w:r w:rsidRPr="00DE19F5">
              <w:tab/>
              <w:t>=</w:t>
            </w:r>
            <w:r w:rsidRPr="00DE19F5">
              <w:tab/>
              <w:t>pilot</w:t>
            </w:r>
          </w:p>
          <w:p w14:paraId="54CE325C" w14:textId="77777777" w:rsidR="00CF32A4" w:rsidRPr="00DE19F5" w:rsidRDefault="00CF32A4" w:rsidP="00F01EC1">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F01EC1">
            <w:pPr>
              <w:keepNext/>
              <w:tabs>
                <w:tab w:val="left" w:pos="690"/>
                <w:tab w:val="left" w:pos="960"/>
              </w:tabs>
              <w:ind w:left="960" w:hanging="960"/>
            </w:pPr>
            <w:r w:rsidRPr="00DE19F5">
              <w:t xml:space="preserve">LtV </w:t>
            </w:r>
            <w:r w:rsidRPr="00DE19F5">
              <w:tab/>
              <w:t>=</w:t>
            </w:r>
            <w:r w:rsidRPr="00DE19F5">
              <w:tab/>
              <w:t>light vessel</w:t>
            </w:r>
          </w:p>
          <w:p w14:paraId="05EADED8" w14:textId="77777777" w:rsidR="00CF32A4" w:rsidRPr="00F01EC1" w:rsidRDefault="00CF32A4" w:rsidP="00F01EC1">
            <w:pPr>
              <w:keepNext/>
              <w:tabs>
                <w:tab w:val="left" w:pos="690"/>
                <w:tab w:val="left" w:pos="960"/>
              </w:tabs>
              <w:ind w:left="960" w:hanging="960"/>
            </w:pPr>
            <w:r w:rsidRPr="00DE19F5">
              <w:t xml:space="preserve">varn </w:t>
            </w:r>
            <w:r w:rsidRPr="00F01EC1">
              <w:tab/>
              <w:t>=</w:t>
            </w:r>
            <w:r w:rsidRPr="00F01EC1">
              <w:tab/>
              <w:t>magnetic variation</w:t>
            </w:r>
          </w:p>
          <w:p w14:paraId="1E73BDCB" w14:textId="77777777" w:rsidR="00CF32A4" w:rsidRPr="00F01EC1" w:rsidRDefault="00CF32A4" w:rsidP="00F01EC1">
            <w:pPr>
              <w:keepNext/>
              <w:tabs>
                <w:tab w:val="left" w:pos="690"/>
                <w:tab w:val="left" w:pos="960"/>
              </w:tabs>
              <w:ind w:left="960" w:hanging="960"/>
            </w:pPr>
            <w:r w:rsidRPr="00F01EC1">
              <w:t xml:space="preserve">ch </w:t>
            </w:r>
            <w:r w:rsidRPr="00F01EC1">
              <w:tab/>
              <w:t>=</w:t>
            </w:r>
            <w:r w:rsidRPr="00F01EC1">
              <w:tab/>
              <w:t>communication channel</w:t>
            </w:r>
          </w:p>
          <w:p w14:paraId="5944C67F" w14:textId="77777777" w:rsidR="00CF32A4" w:rsidRPr="00F01EC1" w:rsidRDefault="00CF32A4" w:rsidP="00F01EC1">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F01EC1">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F01EC1">
            <w:pPr>
              <w:keepNext/>
            </w:pPr>
            <w:r w:rsidRPr="00F01EC1">
              <w:t xml:space="preserve">kn </w:t>
            </w:r>
            <w:r w:rsidRPr="00F01EC1">
              <w:tab/>
              <w:t>= knots (INT1)</w:t>
            </w:r>
          </w:p>
          <w:p w14:paraId="3811780D" w14:textId="77777777" w:rsidR="00CF32A4" w:rsidRPr="00F01EC1" w:rsidRDefault="00CF32A4" w:rsidP="00F01EC1">
            <w:pPr>
              <w:keepNext/>
            </w:pPr>
            <w:r w:rsidRPr="00F01EC1">
              <w:t>deg</w:t>
            </w:r>
            <w:r w:rsidRPr="00F01EC1">
              <w:tab/>
              <w:t>= degrees</w:t>
            </w:r>
          </w:p>
        </w:tc>
      </w:tr>
    </w:tbl>
    <w:p w14:paraId="13A12AEE" w14:textId="035C3664" w:rsidR="00CF32A4" w:rsidRPr="00450770" w:rsidRDefault="00CF32A4" w:rsidP="00CF32A4">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1757" w:name="_Toc178784481"/>
      <w:bookmarkStart w:id="1758" w:name="_Toc178784482"/>
      <w:bookmarkStart w:id="1759" w:name="_Toc178784483"/>
      <w:bookmarkStart w:id="1760" w:name="_Toc178869356"/>
      <w:bookmarkEnd w:id="1757"/>
      <w:bookmarkEnd w:id="1758"/>
      <w:bookmarkEnd w:id="1759"/>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1760"/>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E673D5">
      <w:pPr>
        <w:pStyle w:val="Heading2"/>
      </w:pPr>
      <w:bookmarkStart w:id="1761" w:name="_Toc178869357"/>
      <w:r w:rsidRPr="00EA3A73">
        <w:t>Visibility of feature attributes.</w:t>
      </w:r>
      <w:bookmarkEnd w:id="1761"/>
    </w:p>
    <w:p w14:paraId="1CDFCB69" w14:textId="226E43C3" w:rsidR="007C15E6" w:rsidRPr="00B77A92" w:rsidRDefault="007C15E6" w:rsidP="00E673D5">
      <w:pPr>
        <w:pStyle w:val="Heading3"/>
      </w:pPr>
      <w:bookmarkStart w:id="1762" w:name="_Toc178784486"/>
      <w:bookmarkStart w:id="1763" w:name="_Toc178869358"/>
      <w:bookmarkEnd w:id="1762"/>
      <w:r w:rsidRPr="00B77A92">
        <w:t xml:space="preserve">Sorting </w:t>
      </w:r>
      <w:r w:rsidR="009674CE" w:rsidRPr="00B77A92">
        <w:t>o</w:t>
      </w:r>
      <w:r w:rsidR="00EE7A2C" w:rsidRPr="00B77A92">
        <w:t>rder</w:t>
      </w:r>
      <w:r w:rsidR="009674CE" w:rsidRPr="00B77A92">
        <w:t xml:space="preserve"> of results</w:t>
      </w:r>
      <w:bookmarkEnd w:id="1763"/>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commentRangeStart w:id="1764"/>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commentRangeEnd w:id="1764"/>
      <w:r w:rsidR="007455CF">
        <w:rPr>
          <w:rStyle w:val="CommentReference"/>
        </w:rPr>
        <w:commentReference w:id="1764"/>
      </w:r>
    </w:p>
    <w:p w14:paraId="063D9ECD" w14:textId="3AFFEDDC" w:rsidR="007C15E6" w:rsidRPr="00B77A92" w:rsidRDefault="007C15E6" w:rsidP="00E673D5">
      <w:pPr>
        <w:pStyle w:val="Heading3"/>
      </w:pPr>
      <w:bookmarkStart w:id="1765" w:name="_Toc178784488"/>
      <w:bookmarkStart w:id="1766" w:name="_Ref47277288"/>
      <w:bookmarkStart w:id="1767" w:name="_Ref47298226"/>
      <w:bookmarkStart w:id="1768" w:name="_Toc178869359"/>
      <w:bookmarkEnd w:id="1765"/>
      <w:r w:rsidRPr="00B77A92">
        <w:t xml:space="preserve">Hover-over </w:t>
      </w:r>
      <w:r w:rsidR="009674CE" w:rsidRPr="00B77A92">
        <w:t>f</w:t>
      </w:r>
      <w:r w:rsidRPr="00B77A92">
        <w:t>unction</w:t>
      </w:r>
      <w:bookmarkEnd w:id="1766"/>
      <w:bookmarkEnd w:id="1767"/>
      <w:bookmarkEnd w:id="1768"/>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E673D5">
      <w:pPr>
        <w:pStyle w:val="Heading2"/>
      </w:pPr>
      <w:bookmarkStart w:id="1769" w:name="_Toc178869360"/>
      <w:commentRangeStart w:id="1770"/>
      <w:commentRangeStart w:id="1771"/>
      <w:commentRangeStart w:id="1772"/>
      <w:commentRangeStart w:id="1773"/>
      <w:commentRangeStart w:id="1774"/>
      <w:r w:rsidRPr="00B77A92">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commentRangeEnd w:id="1770"/>
      <w:r w:rsidR="00E673D5" w:rsidRPr="00B812CA">
        <w:rPr>
          <w:rStyle w:val="CommentReference"/>
          <w:rFonts w:eastAsia="MS Mincho"/>
          <w:b w:val="0"/>
          <w:bCs w:val="0"/>
          <w:lang w:val="en-GB"/>
        </w:rPr>
        <w:commentReference w:id="1770"/>
      </w:r>
      <w:commentRangeEnd w:id="1771"/>
      <w:r w:rsidR="0007289C" w:rsidRPr="00B812CA">
        <w:rPr>
          <w:rStyle w:val="CommentReference"/>
          <w:rFonts w:eastAsia="MS Mincho"/>
          <w:b w:val="0"/>
          <w:bCs w:val="0"/>
          <w:lang w:val="en-GB"/>
        </w:rPr>
        <w:commentReference w:id="1771"/>
      </w:r>
      <w:commentRangeEnd w:id="1772"/>
      <w:r w:rsidR="00D574D5" w:rsidRPr="00B812CA">
        <w:rPr>
          <w:rStyle w:val="CommentReference"/>
          <w:rFonts w:eastAsia="MS Mincho"/>
          <w:b w:val="0"/>
          <w:bCs w:val="0"/>
          <w:lang w:val="en-GB"/>
        </w:rPr>
        <w:commentReference w:id="1772"/>
      </w:r>
      <w:commentRangeEnd w:id="1773"/>
      <w:r w:rsidR="00171A98" w:rsidRPr="00B812CA">
        <w:rPr>
          <w:rStyle w:val="CommentReference"/>
          <w:rFonts w:eastAsia="MS Mincho"/>
          <w:b w:val="0"/>
          <w:bCs w:val="0"/>
          <w:lang w:val="en-GB"/>
        </w:rPr>
        <w:commentReference w:id="1773"/>
      </w:r>
      <w:commentRangeEnd w:id="1774"/>
      <w:r w:rsidR="005A72AB">
        <w:rPr>
          <w:rStyle w:val="CommentReference"/>
          <w:rFonts w:eastAsia="MS Mincho"/>
          <w:b w:val="0"/>
          <w:bCs w:val="0"/>
        </w:rPr>
        <w:commentReference w:id="1774"/>
      </w:r>
      <w:bookmarkEnd w:id="1769"/>
    </w:p>
    <w:p w14:paraId="086561FC" w14:textId="159F8DCB" w:rsidR="00101C16"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1C713FFF" w14:textId="77777777" w:rsidR="000553AC" w:rsidRDefault="005E3EB6" w:rsidP="00764DCF">
      <w:pPr>
        <w:spacing w:after="120" w:line="240" w:lineRule="auto"/>
        <w:jc w:val="both"/>
        <w:rPr>
          <w:ins w:id="1775" w:author="jonathan pritchard" w:date="2024-10-14T20:58:00Z" w16du:dateUtc="2024-10-14T19:58:00Z"/>
        </w:rPr>
      </w:pPr>
      <w:r w:rsidRPr="00B77A92">
        <w:fldChar w:fldCharType="begin"/>
      </w:r>
      <w:r w:rsidRPr="00B77A92">
        <w:instrText xml:space="preserve"> REF _Ref46758820 \h </w:instrText>
      </w:r>
      <w:r w:rsidR="00A05AE2" w:rsidRPr="00B77A92">
        <w:instrText xml:space="preserve"> \* MERGEFORMAT </w:instrText>
      </w:r>
      <w:r w:rsidRPr="00B77A92">
        <w:fldChar w:fldCharType="separate"/>
      </w:r>
      <w:ins w:id="1776" w:author="jonathan pritchard" w:date="2024-10-14T20:58:00Z" w16du:dateUtc="2024-10-14T19:58:00Z">
        <w:r w:rsidR="000553AC" w:rsidRPr="00B77A92">
          <w:t xml:space="preserve"> below shows how a </w:t>
        </w:r>
        <w:r w:rsidR="000553AC" w:rsidRPr="00B77A92">
          <w:rPr>
            <w:b/>
          </w:rPr>
          <w:t>Tidal Stream Panel Data</w:t>
        </w:r>
        <w:r w:rsidR="000553AC" w:rsidRPr="00B77A92">
          <w:t xml:space="preserve"> feature and its attributes are used in the ECDIS display. Complex attributes are in italics and encoded values are in blue text.</w:t>
        </w:r>
      </w:ins>
    </w:p>
    <w:p w14:paraId="3FB0DE1F" w14:textId="77777777" w:rsidR="000553AC" w:rsidRDefault="000553AC" w:rsidP="00764DCF">
      <w:pPr>
        <w:rPr>
          <w:ins w:id="1777" w:author="jonathan pritchard" w:date="2024-10-14T20:57:00Z" w16du:dateUtc="2024-10-14T19:57:00Z"/>
        </w:rPr>
      </w:pPr>
    </w:p>
    <w:tbl>
      <w:tblPr>
        <w:tblW w:w="7880" w:type="dxa"/>
        <w:jc w:val="center"/>
        <w:tblLook w:val="04A0" w:firstRow="1" w:lastRow="0" w:firstColumn="1" w:lastColumn="0" w:noHBand="0" w:noVBand="1"/>
        <w:tblPrChange w:id="1778"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1779">
          <w:tblGrid>
            <w:gridCol w:w="1295"/>
            <w:gridCol w:w="784"/>
            <w:gridCol w:w="2409"/>
            <w:gridCol w:w="1660"/>
            <w:gridCol w:w="1732"/>
          </w:tblGrid>
        </w:tblGridChange>
      </w:tblGrid>
      <w:tr w:rsidR="000553AC" w:rsidRPr="00764DCF" w14:paraId="4126E6D3" w14:textId="77777777" w:rsidTr="00764DCF">
        <w:trPr>
          <w:trHeight w:val="292"/>
          <w:jc w:val="center"/>
          <w:ins w:id="1780" w:author="jonathan pritchard" w:date="2024-10-14T20:57:00Z"/>
          <w:trPrChange w:id="1781"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1782"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7F4625D9" w14:textId="77777777" w:rsidR="000553AC" w:rsidRPr="00764DCF" w:rsidRDefault="000553AC" w:rsidP="00764DCF">
            <w:pPr>
              <w:spacing w:after="0" w:line="240" w:lineRule="auto"/>
              <w:rPr>
                <w:ins w:id="1783" w:author="jonathan pritchard" w:date="2024-10-14T20:57:00Z" w16du:dateUtc="2024-10-14T19:57:00Z"/>
                <w:rFonts w:ascii="Aptos Narrow" w:eastAsia="Times New Roman" w:hAnsi="Aptos Narrow"/>
                <w:color w:val="000000"/>
                <w:sz w:val="22"/>
                <w:szCs w:val="22"/>
                <w:lang w:eastAsia="en-GB"/>
              </w:rPr>
            </w:pPr>
            <w:ins w:id="1784"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0553AC" w:rsidRPr="00764DCF" w14:paraId="240E789E" w14:textId="77777777" w:rsidTr="00764DCF">
        <w:trPr>
          <w:trHeight w:val="652"/>
          <w:jc w:val="center"/>
          <w:ins w:id="1785" w:author="jonathan pritchard" w:date="2024-10-14T20:57:00Z"/>
          <w:trPrChange w:id="1786"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1787"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0C720333" w14:textId="77777777" w:rsidR="000553AC" w:rsidRPr="00764DCF" w:rsidRDefault="000553AC" w:rsidP="00764DCF">
            <w:pPr>
              <w:spacing w:after="0" w:line="240" w:lineRule="auto"/>
              <w:rPr>
                <w:ins w:id="1788" w:author="jonathan pritchard" w:date="2024-10-14T20:57:00Z" w16du:dateUtc="2024-10-14T19:57:00Z"/>
                <w:rFonts w:ascii="Aptos Narrow" w:eastAsia="Times New Roman" w:hAnsi="Aptos Narrow"/>
                <w:color w:val="000000"/>
                <w:sz w:val="22"/>
                <w:szCs w:val="22"/>
                <w:lang w:eastAsia="en-GB"/>
              </w:rPr>
            </w:pPr>
            <w:ins w:id="1789"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1790"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0CF16724" w14:textId="77777777" w:rsidR="000553AC" w:rsidRPr="00764DCF" w:rsidRDefault="000553AC" w:rsidP="00764DCF">
            <w:pPr>
              <w:spacing w:after="0" w:line="240" w:lineRule="auto"/>
              <w:jc w:val="center"/>
              <w:rPr>
                <w:ins w:id="1791" w:author="jonathan pritchard" w:date="2024-10-14T20:57:00Z" w16du:dateUtc="2024-10-14T19:57:00Z"/>
                <w:rFonts w:ascii="Aptos Narrow" w:eastAsia="Times New Roman" w:hAnsi="Aptos Narrow"/>
                <w:color w:val="000000"/>
                <w:sz w:val="22"/>
                <w:szCs w:val="22"/>
                <w:lang w:eastAsia="en-GB"/>
              </w:rPr>
            </w:pPr>
            <w:ins w:id="1792"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0553AC" w:rsidRPr="00764DCF" w14:paraId="4B11AA90" w14:textId="77777777" w:rsidTr="00764DCF">
        <w:trPr>
          <w:trHeight w:val="292"/>
          <w:jc w:val="center"/>
          <w:ins w:id="1793" w:author="jonathan pritchard" w:date="2024-10-14T20:57:00Z"/>
          <w:trPrChange w:id="1794"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1795"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5A360323" w14:textId="77777777" w:rsidR="000553AC" w:rsidRPr="00764DCF" w:rsidRDefault="000553AC" w:rsidP="00764DCF">
            <w:pPr>
              <w:spacing w:after="0" w:line="240" w:lineRule="auto"/>
              <w:rPr>
                <w:ins w:id="1796" w:author="jonathan pritchard" w:date="2024-10-14T20:57:00Z" w16du:dateUtc="2024-10-14T19:57:00Z"/>
                <w:rFonts w:ascii="Aptos Narrow" w:eastAsia="Times New Roman" w:hAnsi="Aptos Narrow"/>
                <w:color w:val="000000"/>
                <w:sz w:val="22"/>
                <w:szCs w:val="22"/>
                <w:lang w:eastAsia="en-GB"/>
              </w:rPr>
            </w:pPr>
            <w:ins w:id="179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1798"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65234954" w14:textId="77777777" w:rsidR="000553AC" w:rsidRPr="00764DCF" w:rsidRDefault="000553AC" w:rsidP="00764DCF">
            <w:pPr>
              <w:spacing w:after="0" w:line="240" w:lineRule="auto"/>
              <w:rPr>
                <w:ins w:id="1799" w:author="jonathan pritchard" w:date="2024-10-14T20:57:00Z" w16du:dateUtc="2024-10-14T19:57:00Z"/>
                <w:rFonts w:ascii="Aptos Narrow" w:eastAsia="Times New Roman" w:hAnsi="Aptos Narrow"/>
                <w:color w:val="000000"/>
                <w:sz w:val="22"/>
                <w:szCs w:val="22"/>
                <w:lang w:eastAsia="en-GB"/>
              </w:rPr>
            </w:pPr>
            <w:ins w:id="1800"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180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15C0FFC6" w14:textId="77777777" w:rsidR="000553AC" w:rsidRPr="00764DCF" w:rsidRDefault="000553AC" w:rsidP="00764DCF">
            <w:pPr>
              <w:spacing w:after="0" w:line="240" w:lineRule="auto"/>
              <w:rPr>
                <w:ins w:id="1802" w:author="jonathan pritchard" w:date="2024-10-14T20:57:00Z" w16du:dateUtc="2024-10-14T19:57:00Z"/>
                <w:rFonts w:ascii="Aptos Narrow" w:eastAsia="Times New Roman" w:hAnsi="Aptos Narrow"/>
                <w:color w:val="000000"/>
                <w:sz w:val="22"/>
                <w:szCs w:val="22"/>
                <w:lang w:eastAsia="en-GB"/>
              </w:rPr>
            </w:pPr>
            <w:ins w:id="1803"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180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82103C2" w14:textId="77777777" w:rsidR="000553AC" w:rsidRPr="00764DCF" w:rsidRDefault="000553AC" w:rsidP="00764DCF">
            <w:pPr>
              <w:spacing w:after="0" w:line="240" w:lineRule="auto"/>
              <w:rPr>
                <w:ins w:id="1805" w:author="jonathan pritchard" w:date="2024-10-14T20:57:00Z" w16du:dateUtc="2024-10-14T19:57:00Z"/>
                <w:rFonts w:ascii="Aptos Narrow" w:eastAsia="Times New Roman" w:hAnsi="Aptos Narrow"/>
                <w:color w:val="000000"/>
                <w:sz w:val="22"/>
                <w:szCs w:val="22"/>
                <w:lang w:eastAsia="en-GB"/>
              </w:rPr>
            </w:pPr>
            <w:ins w:id="1806"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180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599DF21" w14:textId="77777777" w:rsidR="000553AC" w:rsidRPr="00764DCF" w:rsidRDefault="000553AC" w:rsidP="00764DCF">
            <w:pPr>
              <w:spacing w:after="0" w:line="240" w:lineRule="auto"/>
              <w:rPr>
                <w:ins w:id="1808" w:author="jonathan pritchard" w:date="2024-10-14T20:57:00Z" w16du:dateUtc="2024-10-14T19:57:00Z"/>
                <w:rFonts w:ascii="Aptos Narrow" w:eastAsia="Times New Roman" w:hAnsi="Aptos Narrow"/>
                <w:color w:val="000000"/>
                <w:sz w:val="22"/>
                <w:szCs w:val="22"/>
                <w:lang w:eastAsia="en-GB"/>
              </w:rPr>
            </w:pPr>
            <w:ins w:id="1809"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0553AC" w:rsidRPr="00764DCF" w14:paraId="2CD18065" w14:textId="77777777" w:rsidTr="00764DCF">
        <w:trPr>
          <w:trHeight w:val="292"/>
          <w:jc w:val="center"/>
          <w:ins w:id="1810" w:author="jonathan pritchard" w:date="2024-10-14T20:57:00Z"/>
          <w:trPrChange w:id="1811"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1812"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FC92B47" w14:textId="77777777" w:rsidR="000553AC" w:rsidRPr="00764DCF" w:rsidRDefault="000553AC" w:rsidP="00764DCF">
            <w:pPr>
              <w:spacing w:after="0" w:line="240" w:lineRule="auto"/>
              <w:rPr>
                <w:ins w:id="1813"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1814"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638E423F" w14:textId="77777777" w:rsidR="000553AC" w:rsidRPr="00764DCF" w:rsidRDefault="000553AC" w:rsidP="00764DCF">
            <w:pPr>
              <w:spacing w:after="0" w:line="240" w:lineRule="auto"/>
              <w:rPr>
                <w:ins w:id="1815"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181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39043AD" w14:textId="77777777" w:rsidR="000553AC" w:rsidRPr="00764DCF" w:rsidRDefault="000553AC" w:rsidP="00764DCF">
            <w:pPr>
              <w:spacing w:after="0" w:line="240" w:lineRule="auto"/>
              <w:rPr>
                <w:ins w:id="1817" w:author="jonathan pritchard" w:date="2024-10-14T20:57:00Z" w16du:dateUtc="2024-10-14T19:57:00Z"/>
                <w:rFonts w:ascii="Aptos Narrow" w:eastAsia="Times New Roman" w:hAnsi="Aptos Narrow"/>
                <w:i/>
                <w:iCs/>
                <w:color w:val="000000"/>
                <w:sz w:val="22"/>
                <w:szCs w:val="22"/>
                <w:lang w:eastAsia="en-GB"/>
              </w:rPr>
            </w:pPr>
            <w:ins w:id="1818"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181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081270E" w14:textId="77777777" w:rsidR="000553AC" w:rsidRPr="00764DCF" w:rsidRDefault="000553AC" w:rsidP="00764DCF">
            <w:pPr>
              <w:spacing w:after="0" w:line="240" w:lineRule="auto"/>
              <w:jc w:val="center"/>
              <w:rPr>
                <w:ins w:id="1820" w:author="jonathan pritchard" w:date="2024-10-14T20:57:00Z" w16du:dateUtc="2024-10-14T19:57:00Z"/>
                <w:rFonts w:ascii="Aptos Narrow" w:eastAsia="Times New Roman" w:hAnsi="Aptos Narrow"/>
                <w:i/>
                <w:iCs/>
                <w:color w:val="000000"/>
                <w:sz w:val="22"/>
                <w:szCs w:val="22"/>
                <w:lang w:eastAsia="en-GB"/>
              </w:rPr>
            </w:pPr>
            <w:ins w:id="1821"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182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C40A71" w14:textId="77777777" w:rsidR="000553AC" w:rsidRPr="00764DCF" w:rsidRDefault="000553AC" w:rsidP="00764DCF">
            <w:pPr>
              <w:spacing w:after="0" w:line="240" w:lineRule="auto"/>
              <w:rPr>
                <w:ins w:id="1823" w:author="jonathan pritchard" w:date="2024-10-14T20:57:00Z" w16du:dateUtc="2024-10-14T19:57:00Z"/>
                <w:rFonts w:ascii="Aptos Narrow" w:eastAsia="Times New Roman" w:hAnsi="Aptos Narrow"/>
                <w:i/>
                <w:iCs/>
                <w:color w:val="000000"/>
                <w:sz w:val="22"/>
                <w:szCs w:val="22"/>
                <w:lang w:eastAsia="en-GB"/>
              </w:rPr>
            </w:pPr>
            <w:ins w:id="1824"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0553AC" w:rsidRPr="00764DCF" w14:paraId="561D8EBB" w14:textId="77777777" w:rsidTr="00764DCF">
        <w:trPr>
          <w:trHeight w:val="292"/>
          <w:jc w:val="center"/>
          <w:ins w:id="1825" w:author="jonathan pritchard" w:date="2024-10-14T20:57:00Z"/>
          <w:trPrChange w:id="1826"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1827"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7C377961" w14:textId="77777777" w:rsidR="000553AC" w:rsidRPr="00764DCF" w:rsidRDefault="000553AC" w:rsidP="00764DCF">
            <w:pPr>
              <w:spacing w:after="0" w:line="240" w:lineRule="auto"/>
              <w:jc w:val="center"/>
              <w:rPr>
                <w:ins w:id="1828" w:author="jonathan pritchard" w:date="2024-10-14T20:57:00Z" w16du:dateUtc="2024-10-14T19:57:00Z"/>
                <w:rFonts w:ascii="Aptos Narrow" w:eastAsia="Times New Roman" w:hAnsi="Aptos Narrow"/>
                <w:b/>
                <w:bCs/>
                <w:color w:val="000000"/>
                <w:sz w:val="22"/>
                <w:szCs w:val="22"/>
                <w:lang w:eastAsia="en-GB"/>
              </w:rPr>
            </w:pPr>
            <w:ins w:id="1829"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3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77388482" w14:textId="77777777" w:rsidR="000553AC" w:rsidRPr="00764DCF" w:rsidRDefault="000553AC" w:rsidP="00764DCF">
            <w:pPr>
              <w:spacing w:after="0" w:line="240" w:lineRule="auto"/>
              <w:jc w:val="center"/>
              <w:rPr>
                <w:ins w:id="1831" w:author="jonathan pritchard" w:date="2024-10-14T20:57:00Z" w16du:dateUtc="2024-10-14T19:57:00Z"/>
                <w:rFonts w:ascii="Aptos Narrow" w:eastAsia="Times New Roman" w:hAnsi="Aptos Narrow"/>
                <w:i/>
                <w:iCs/>
                <w:color w:val="000000"/>
                <w:sz w:val="22"/>
                <w:szCs w:val="22"/>
                <w:lang w:eastAsia="en-GB"/>
              </w:rPr>
            </w:pPr>
            <w:ins w:id="1832"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183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E405C3F" w14:textId="77777777" w:rsidR="000553AC" w:rsidRPr="00764DCF" w:rsidRDefault="000553AC" w:rsidP="00764DCF">
            <w:pPr>
              <w:spacing w:after="0" w:line="240" w:lineRule="auto"/>
              <w:rPr>
                <w:ins w:id="1834" w:author="jonathan pritchard" w:date="2024-10-14T20:57:00Z" w16du:dateUtc="2024-10-14T19:57:00Z"/>
                <w:rFonts w:ascii="Aptos Narrow" w:eastAsia="Times New Roman" w:hAnsi="Aptos Narrow"/>
                <w:color w:val="000000"/>
                <w:sz w:val="22"/>
                <w:szCs w:val="22"/>
                <w:lang w:eastAsia="en-GB"/>
              </w:rPr>
            </w:pPr>
            <w:ins w:id="183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3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1FC1D1" w14:textId="77777777" w:rsidR="000553AC" w:rsidRPr="00764DCF" w:rsidRDefault="000553AC" w:rsidP="00764DCF">
            <w:pPr>
              <w:spacing w:after="0" w:line="240" w:lineRule="auto"/>
              <w:rPr>
                <w:ins w:id="1837" w:author="jonathan pritchard" w:date="2024-10-14T20:57:00Z" w16du:dateUtc="2024-10-14T19:57:00Z"/>
                <w:rFonts w:ascii="Aptos Narrow" w:eastAsia="Times New Roman" w:hAnsi="Aptos Narrow"/>
                <w:color w:val="000000"/>
                <w:sz w:val="22"/>
                <w:szCs w:val="22"/>
                <w:lang w:eastAsia="en-GB"/>
              </w:rPr>
            </w:pPr>
            <w:ins w:id="183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3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B5B3C1A" w14:textId="77777777" w:rsidR="000553AC" w:rsidRPr="00764DCF" w:rsidRDefault="000553AC" w:rsidP="00764DCF">
            <w:pPr>
              <w:spacing w:after="0" w:line="240" w:lineRule="auto"/>
              <w:rPr>
                <w:ins w:id="1840" w:author="jonathan pritchard" w:date="2024-10-14T20:57:00Z" w16du:dateUtc="2024-10-14T19:57:00Z"/>
                <w:rFonts w:ascii="Aptos Narrow" w:eastAsia="Times New Roman" w:hAnsi="Aptos Narrow"/>
                <w:color w:val="000000"/>
                <w:sz w:val="22"/>
                <w:szCs w:val="22"/>
                <w:lang w:eastAsia="en-GB"/>
              </w:rPr>
            </w:pPr>
            <w:ins w:id="1841"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19154D43" w14:textId="77777777" w:rsidTr="00764DCF">
        <w:trPr>
          <w:trHeight w:val="292"/>
          <w:jc w:val="center"/>
          <w:ins w:id="1842" w:author="jonathan pritchard" w:date="2024-10-14T20:57:00Z"/>
          <w:trPrChange w:id="1843"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44"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46F97B3E" w14:textId="77777777" w:rsidR="000553AC" w:rsidRPr="00764DCF" w:rsidRDefault="000553AC" w:rsidP="00764DCF">
            <w:pPr>
              <w:spacing w:after="0" w:line="240" w:lineRule="auto"/>
              <w:rPr>
                <w:ins w:id="184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4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BF9D529" w14:textId="77777777" w:rsidR="000553AC" w:rsidRPr="00764DCF" w:rsidRDefault="000553AC" w:rsidP="00764DCF">
            <w:pPr>
              <w:spacing w:after="0" w:line="240" w:lineRule="auto"/>
              <w:jc w:val="center"/>
              <w:rPr>
                <w:ins w:id="1847" w:author="jonathan pritchard" w:date="2024-10-14T20:57:00Z" w16du:dateUtc="2024-10-14T19:57:00Z"/>
                <w:rFonts w:ascii="Aptos Narrow" w:eastAsia="Times New Roman" w:hAnsi="Aptos Narrow"/>
                <w:i/>
                <w:iCs/>
                <w:color w:val="000000"/>
                <w:sz w:val="22"/>
                <w:szCs w:val="22"/>
                <w:lang w:eastAsia="en-GB"/>
              </w:rPr>
            </w:pPr>
            <w:ins w:id="1848"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184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A73655A" w14:textId="77777777" w:rsidR="000553AC" w:rsidRPr="00764DCF" w:rsidRDefault="000553AC" w:rsidP="00764DCF">
            <w:pPr>
              <w:spacing w:after="0" w:line="240" w:lineRule="auto"/>
              <w:rPr>
                <w:ins w:id="1850" w:author="jonathan pritchard" w:date="2024-10-14T20:57:00Z" w16du:dateUtc="2024-10-14T19:57:00Z"/>
                <w:rFonts w:ascii="Aptos Narrow" w:eastAsia="Times New Roman" w:hAnsi="Aptos Narrow"/>
                <w:color w:val="000000"/>
                <w:sz w:val="22"/>
                <w:szCs w:val="22"/>
                <w:lang w:eastAsia="en-GB"/>
              </w:rPr>
            </w:pPr>
            <w:ins w:id="185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5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804176B" w14:textId="77777777" w:rsidR="000553AC" w:rsidRPr="00764DCF" w:rsidRDefault="000553AC" w:rsidP="00764DCF">
            <w:pPr>
              <w:spacing w:after="0" w:line="240" w:lineRule="auto"/>
              <w:rPr>
                <w:ins w:id="1853" w:author="jonathan pritchard" w:date="2024-10-14T20:57:00Z" w16du:dateUtc="2024-10-14T19:57:00Z"/>
                <w:rFonts w:ascii="Aptos Narrow" w:eastAsia="Times New Roman" w:hAnsi="Aptos Narrow"/>
                <w:color w:val="000000"/>
                <w:sz w:val="22"/>
                <w:szCs w:val="22"/>
                <w:lang w:eastAsia="en-GB"/>
              </w:rPr>
            </w:pPr>
            <w:ins w:id="185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5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0034907" w14:textId="77777777" w:rsidR="000553AC" w:rsidRPr="00764DCF" w:rsidRDefault="000553AC" w:rsidP="00764DCF">
            <w:pPr>
              <w:spacing w:after="0" w:line="240" w:lineRule="auto"/>
              <w:rPr>
                <w:ins w:id="1856" w:author="jonathan pritchard" w:date="2024-10-14T20:57:00Z" w16du:dateUtc="2024-10-14T19:57:00Z"/>
                <w:rFonts w:ascii="Aptos Narrow" w:eastAsia="Times New Roman" w:hAnsi="Aptos Narrow"/>
                <w:color w:val="000000"/>
                <w:sz w:val="22"/>
                <w:szCs w:val="22"/>
                <w:lang w:eastAsia="en-GB"/>
              </w:rPr>
            </w:pPr>
            <w:ins w:id="1857"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6C65613" w14:textId="77777777" w:rsidTr="00764DCF">
        <w:trPr>
          <w:trHeight w:val="292"/>
          <w:jc w:val="center"/>
          <w:ins w:id="1858" w:author="jonathan pritchard" w:date="2024-10-14T20:57:00Z"/>
          <w:trPrChange w:id="1859"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60"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6141D443" w14:textId="77777777" w:rsidR="000553AC" w:rsidRPr="00764DCF" w:rsidRDefault="000553AC" w:rsidP="00764DCF">
            <w:pPr>
              <w:spacing w:after="0" w:line="240" w:lineRule="auto"/>
              <w:rPr>
                <w:ins w:id="186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6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578FC99" w14:textId="77777777" w:rsidR="000553AC" w:rsidRPr="00764DCF" w:rsidRDefault="000553AC" w:rsidP="00764DCF">
            <w:pPr>
              <w:spacing w:after="0" w:line="240" w:lineRule="auto"/>
              <w:jc w:val="center"/>
              <w:rPr>
                <w:ins w:id="1863" w:author="jonathan pritchard" w:date="2024-10-14T20:57:00Z" w16du:dateUtc="2024-10-14T19:57:00Z"/>
                <w:rFonts w:ascii="Aptos Narrow" w:eastAsia="Times New Roman" w:hAnsi="Aptos Narrow"/>
                <w:i/>
                <w:iCs/>
                <w:color w:val="000000"/>
                <w:sz w:val="22"/>
                <w:szCs w:val="22"/>
                <w:lang w:eastAsia="en-GB"/>
              </w:rPr>
            </w:pPr>
            <w:ins w:id="1864"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186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D7F4B1A" w14:textId="77777777" w:rsidR="000553AC" w:rsidRPr="00764DCF" w:rsidRDefault="000553AC" w:rsidP="00764DCF">
            <w:pPr>
              <w:spacing w:after="0" w:line="240" w:lineRule="auto"/>
              <w:rPr>
                <w:ins w:id="1866" w:author="jonathan pritchard" w:date="2024-10-14T20:57:00Z" w16du:dateUtc="2024-10-14T19:57:00Z"/>
                <w:rFonts w:ascii="Aptos Narrow" w:eastAsia="Times New Roman" w:hAnsi="Aptos Narrow"/>
                <w:color w:val="000000"/>
                <w:sz w:val="22"/>
                <w:szCs w:val="22"/>
                <w:lang w:eastAsia="en-GB"/>
              </w:rPr>
            </w:pPr>
            <w:ins w:id="186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6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7711644" w14:textId="77777777" w:rsidR="000553AC" w:rsidRPr="00764DCF" w:rsidRDefault="000553AC" w:rsidP="00764DCF">
            <w:pPr>
              <w:spacing w:after="0" w:line="240" w:lineRule="auto"/>
              <w:rPr>
                <w:ins w:id="1869" w:author="jonathan pritchard" w:date="2024-10-14T20:57:00Z" w16du:dateUtc="2024-10-14T19:57:00Z"/>
                <w:rFonts w:ascii="Aptos Narrow" w:eastAsia="Times New Roman" w:hAnsi="Aptos Narrow"/>
                <w:color w:val="000000"/>
                <w:sz w:val="22"/>
                <w:szCs w:val="22"/>
                <w:lang w:eastAsia="en-GB"/>
              </w:rPr>
            </w:pPr>
            <w:ins w:id="187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7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86FDEE1" w14:textId="77777777" w:rsidR="000553AC" w:rsidRPr="00764DCF" w:rsidRDefault="000553AC" w:rsidP="00764DCF">
            <w:pPr>
              <w:spacing w:after="0" w:line="240" w:lineRule="auto"/>
              <w:rPr>
                <w:ins w:id="1872" w:author="jonathan pritchard" w:date="2024-10-14T20:57:00Z" w16du:dateUtc="2024-10-14T19:57:00Z"/>
                <w:rFonts w:ascii="Aptos Narrow" w:eastAsia="Times New Roman" w:hAnsi="Aptos Narrow"/>
                <w:color w:val="000000"/>
                <w:sz w:val="22"/>
                <w:szCs w:val="22"/>
                <w:lang w:eastAsia="en-GB"/>
              </w:rPr>
            </w:pPr>
            <w:ins w:id="1873"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03DF44F" w14:textId="77777777" w:rsidTr="00764DCF">
        <w:trPr>
          <w:trHeight w:val="292"/>
          <w:jc w:val="center"/>
          <w:ins w:id="1874" w:author="jonathan pritchard" w:date="2024-10-14T20:57:00Z"/>
          <w:trPrChange w:id="1875"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76"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21E0E5CE" w14:textId="77777777" w:rsidR="000553AC" w:rsidRPr="00764DCF" w:rsidRDefault="000553AC" w:rsidP="00764DCF">
            <w:pPr>
              <w:spacing w:after="0" w:line="240" w:lineRule="auto"/>
              <w:rPr>
                <w:ins w:id="187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7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BDCCD94" w14:textId="77777777" w:rsidR="000553AC" w:rsidRPr="00764DCF" w:rsidRDefault="000553AC" w:rsidP="00764DCF">
            <w:pPr>
              <w:spacing w:after="0" w:line="240" w:lineRule="auto"/>
              <w:jc w:val="center"/>
              <w:rPr>
                <w:ins w:id="1879" w:author="jonathan pritchard" w:date="2024-10-14T20:57:00Z" w16du:dateUtc="2024-10-14T19:57:00Z"/>
                <w:rFonts w:ascii="Aptos Narrow" w:eastAsia="Times New Roman" w:hAnsi="Aptos Narrow"/>
                <w:i/>
                <w:iCs/>
                <w:color w:val="000000"/>
                <w:sz w:val="22"/>
                <w:szCs w:val="22"/>
                <w:lang w:eastAsia="en-GB"/>
              </w:rPr>
            </w:pPr>
            <w:ins w:id="1880"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188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0C77404" w14:textId="77777777" w:rsidR="000553AC" w:rsidRPr="00764DCF" w:rsidRDefault="000553AC" w:rsidP="00764DCF">
            <w:pPr>
              <w:spacing w:after="0" w:line="240" w:lineRule="auto"/>
              <w:rPr>
                <w:ins w:id="1882" w:author="jonathan pritchard" w:date="2024-10-14T20:57:00Z" w16du:dateUtc="2024-10-14T19:57:00Z"/>
                <w:rFonts w:ascii="Aptos Narrow" w:eastAsia="Times New Roman" w:hAnsi="Aptos Narrow"/>
                <w:color w:val="000000"/>
                <w:sz w:val="22"/>
                <w:szCs w:val="22"/>
                <w:lang w:eastAsia="en-GB"/>
              </w:rPr>
            </w:pPr>
            <w:ins w:id="188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8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EBAA1B5" w14:textId="77777777" w:rsidR="000553AC" w:rsidRPr="00764DCF" w:rsidRDefault="000553AC" w:rsidP="00764DCF">
            <w:pPr>
              <w:spacing w:after="0" w:line="240" w:lineRule="auto"/>
              <w:rPr>
                <w:ins w:id="1885" w:author="jonathan pritchard" w:date="2024-10-14T20:57:00Z" w16du:dateUtc="2024-10-14T19:57:00Z"/>
                <w:rFonts w:ascii="Aptos Narrow" w:eastAsia="Times New Roman" w:hAnsi="Aptos Narrow"/>
                <w:color w:val="000000"/>
                <w:sz w:val="22"/>
                <w:szCs w:val="22"/>
                <w:lang w:eastAsia="en-GB"/>
              </w:rPr>
            </w:pPr>
            <w:ins w:id="188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8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8DA7817" w14:textId="77777777" w:rsidR="000553AC" w:rsidRPr="00764DCF" w:rsidRDefault="000553AC" w:rsidP="00764DCF">
            <w:pPr>
              <w:spacing w:after="0" w:line="240" w:lineRule="auto"/>
              <w:rPr>
                <w:ins w:id="1888" w:author="jonathan pritchard" w:date="2024-10-14T20:57:00Z" w16du:dateUtc="2024-10-14T19:57:00Z"/>
                <w:rFonts w:ascii="Aptos Narrow" w:eastAsia="Times New Roman" w:hAnsi="Aptos Narrow"/>
                <w:color w:val="000000"/>
                <w:sz w:val="22"/>
                <w:szCs w:val="22"/>
                <w:lang w:eastAsia="en-GB"/>
              </w:rPr>
            </w:pPr>
            <w:ins w:id="1889"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38EA7945" w14:textId="77777777" w:rsidTr="00764DCF">
        <w:trPr>
          <w:trHeight w:val="292"/>
          <w:jc w:val="center"/>
          <w:ins w:id="1890" w:author="jonathan pritchard" w:date="2024-10-14T20:57:00Z"/>
          <w:trPrChange w:id="1891"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92"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63D22807" w14:textId="77777777" w:rsidR="000553AC" w:rsidRPr="00764DCF" w:rsidRDefault="000553AC" w:rsidP="00764DCF">
            <w:pPr>
              <w:spacing w:after="0" w:line="240" w:lineRule="auto"/>
              <w:rPr>
                <w:ins w:id="189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9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5690A1" w14:textId="77777777" w:rsidR="000553AC" w:rsidRPr="00764DCF" w:rsidRDefault="000553AC" w:rsidP="00764DCF">
            <w:pPr>
              <w:spacing w:after="0" w:line="240" w:lineRule="auto"/>
              <w:jc w:val="center"/>
              <w:rPr>
                <w:ins w:id="1895" w:author="jonathan pritchard" w:date="2024-10-14T20:57:00Z" w16du:dateUtc="2024-10-14T19:57:00Z"/>
                <w:rFonts w:ascii="Aptos Narrow" w:eastAsia="Times New Roman" w:hAnsi="Aptos Narrow"/>
                <w:i/>
                <w:iCs/>
                <w:color w:val="000000"/>
                <w:sz w:val="22"/>
                <w:szCs w:val="22"/>
                <w:lang w:eastAsia="en-GB"/>
              </w:rPr>
            </w:pPr>
            <w:ins w:id="1896"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189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3F72A8E" w14:textId="77777777" w:rsidR="000553AC" w:rsidRPr="00764DCF" w:rsidRDefault="000553AC" w:rsidP="00764DCF">
            <w:pPr>
              <w:spacing w:after="0" w:line="240" w:lineRule="auto"/>
              <w:rPr>
                <w:ins w:id="1898" w:author="jonathan pritchard" w:date="2024-10-14T20:57:00Z" w16du:dateUtc="2024-10-14T19:57:00Z"/>
                <w:rFonts w:ascii="Aptos Narrow" w:eastAsia="Times New Roman" w:hAnsi="Aptos Narrow"/>
                <w:color w:val="000000"/>
                <w:sz w:val="22"/>
                <w:szCs w:val="22"/>
                <w:lang w:eastAsia="en-GB"/>
              </w:rPr>
            </w:pPr>
            <w:ins w:id="189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0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C288106" w14:textId="77777777" w:rsidR="000553AC" w:rsidRPr="00764DCF" w:rsidRDefault="000553AC" w:rsidP="00764DCF">
            <w:pPr>
              <w:spacing w:after="0" w:line="240" w:lineRule="auto"/>
              <w:rPr>
                <w:ins w:id="1901" w:author="jonathan pritchard" w:date="2024-10-14T20:57:00Z" w16du:dateUtc="2024-10-14T19:57:00Z"/>
                <w:rFonts w:ascii="Aptos Narrow" w:eastAsia="Times New Roman" w:hAnsi="Aptos Narrow"/>
                <w:color w:val="000000"/>
                <w:sz w:val="22"/>
                <w:szCs w:val="22"/>
                <w:lang w:eastAsia="en-GB"/>
              </w:rPr>
            </w:pPr>
            <w:ins w:id="190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0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8EA8B2F" w14:textId="77777777" w:rsidR="000553AC" w:rsidRPr="00764DCF" w:rsidRDefault="000553AC" w:rsidP="00764DCF">
            <w:pPr>
              <w:spacing w:after="0" w:line="240" w:lineRule="auto"/>
              <w:rPr>
                <w:ins w:id="1904" w:author="jonathan pritchard" w:date="2024-10-14T20:57:00Z" w16du:dateUtc="2024-10-14T19:57:00Z"/>
                <w:rFonts w:ascii="Aptos Narrow" w:eastAsia="Times New Roman" w:hAnsi="Aptos Narrow"/>
                <w:color w:val="000000"/>
                <w:sz w:val="22"/>
                <w:szCs w:val="22"/>
                <w:lang w:eastAsia="en-GB"/>
              </w:rPr>
            </w:pPr>
            <w:ins w:id="1905"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0D74003" w14:textId="77777777" w:rsidTr="00764DCF">
        <w:trPr>
          <w:trHeight w:val="292"/>
          <w:jc w:val="center"/>
          <w:ins w:id="1906" w:author="jonathan pritchard" w:date="2024-10-14T20:57:00Z"/>
          <w:trPrChange w:id="1907"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908"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163B14D3" w14:textId="77777777" w:rsidR="000553AC" w:rsidRPr="00764DCF" w:rsidRDefault="000553AC" w:rsidP="00764DCF">
            <w:pPr>
              <w:spacing w:after="0" w:line="240" w:lineRule="auto"/>
              <w:rPr>
                <w:ins w:id="190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1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739AA470" w14:textId="77777777" w:rsidR="000553AC" w:rsidRPr="00764DCF" w:rsidRDefault="000553AC" w:rsidP="00764DCF">
            <w:pPr>
              <w:spacing w:after="0" w:line="240" w:lineRule="auto"/>
              <w:jc w:val="center"/>
              <w:rPr>
                <w:ins w:id="1911" w:author="jonathan pritchard" w:date="2024-10-14T20:57:00Z" w16du:dateUtc="2024-10-14T19:57:00Z"/>
                <w:rFonts w:ascii="Aptos Narrow" w:eastAsia="Times New Roman" w:hAnsi="Aptos Narrow"/>
                <w:i/>
                <w:iCs/>
                <w:color w:val="000000"/>
                <w:sz w:val="22"/>
                <w:szCs w:val="22"/>
                <w:lang w:eastAsia="en-GB"/>
              </w:rPr>
            </w:pPr>
            <w:ins w:id="1912"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191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EA348F6" w14:textId="77777777" w:rsidR="000553AC" w:rsidRPr="00764DCF" w:rsidRDefault="000553AC" w:rsidP="00764DCF">
            <w:pPr>
              <w:spacing w:after="0" w:line="240" w:lineRule="auto"/>
              <w:rPr>
                <w:ins w:id="1914" w:author="jonathan pritchard" w:date="2024-10-14T20:57:00Z" w16du:dateUtc="2024-10-14T19:57:00Z"/>
                <w:rFonts w:ascii="Aptos Narrow" w:eastAsia="Times New Roman" w:hAnsi="Aptos Narrow"/>
                <w:color w:val="000000"/>
                <w:sz w:val="22"/>
                <w:szCs w:val="22"/>
                <w:lang w:eastAsia="en-GB"/>
              </w:rPr>
            </w:pPr>
            <w:ins w:id="191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1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932CAFA" w14:textId="77777777" w:rsidR="000553AC" w:rsidRPr="00764DCF" w:rsidRDefault="000553AC" w:rsidP="00764DCF">
            <w:pPr>
              <w:spacing w:after="0" w:line="240" w:lineRule="auto"/>
              <w:rPr>
                <w:ins w:id="1917" w:author="jonathan pritchard" w:date="2024-10-14T20:57:00Z" w16du:dateUtc="2024-10-14T19:57:00Z"/>
                <w:rFonts w:ascii="Aptos Narrow" w:eastAsia="Times New Roman" w:hAnsi="Aptos Narrow"/>
                <w:color w:val="000000"/>
                <w:sz w:val="22"/>
                <w:szCs w:val="22"/>
                <w:lang w:eastAsia="en-GB"/>
              </w:rPr>
            </w:pPr>
            <w:ins w:id="191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1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CA1A8D9" w14:textId="77777777" w:rsidR="000553AC" w:rsidRPr="00764DCF" w:rsidRDefault="000553AC" w:rsidP="00764DCF">
            <w:pPr>
              <w:spacing w:after="0" w:line="240" w:lineRule="auto"/>
              <w:rPr>
                <w:ins w:id="1920" w:author="jonathan pritchard" w:date="2024-10-14T20:57:00Z" w16du:dateUtc="2024-10-14T19:57:00Z"/>
                <w:rFonts w:ascii="Aptos Narrow" w:eastAsia="Times New Roman" w:hAnsi="Aptos Narrow"/>
                <w:color w:val="000000"/>
                <w:sz w:val="22"/>
                <w:szCs w:val="22"/>
                <w:lang w:eastAsia="en-GB"/>
              </w:rPr>
            </w:pPr>
            <w:ins w:id="1921"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E6C6E72" w14:textId="77777777" w:rsidTr="00764DCF">
        <w:trPr>
          <w:trHeight w:val="292"/>
          <w:jc w:val="center"/>
          <w:ins w:id="1922" w:author="jonathan pritchard" w:date="2024-10-14T20:57:00Z"/>
          <w:trPrChange w:id="1923"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1924"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5CBF68E3" w14:textId="77777777" w:rsidR="000553AC" w:rsidRPr="00764DCF" w:rsidRDefault="000553AC" w:rsidP="00764DCF">
            <w:pPr>
              <w:spacing w:after="0" w:line="240" w:lineRule="auto"/>
              <w:jc w:val="center"/>
              <w:rPr>
                <w:ins w:id="1925" w:author="jonathan pritchard" w:date="2024-10-14T20:57:00Z" w16du:dateUtc="2024-10-14T19:57:00Z"/>
                <w:rFonts w:ascii="Aptos Narrow" w:eastAsia="Times New Roman" w:hAnsi="Aptos Narrow"/>
                <w:i/>
                <w:iCs/>
                <w:color w:val="000000"/>
                <w:sz w:val="22"/>
                <w:szCs w:val="22"/>
                <w:lang w:eastAsia="en-GB"/>
              </w:rPr>
            </w:pPr>
            <w:ins w:id="1926" w:author="jonathan pritchard" w:date="2024-10-14T20:57:00Z" w16du:dateUtc="2024-10-14T19:57:00Z">
              <w:r w:rsidRPr="00764DCF">
                <w:rPr>
                  <w:rFonts w:ascii="Aptos Narrow" w:eastAsia="Times New Roman" w:hAnsi="Aptos Narrow"/>
                  <w:i/>
                  <w:iCs/>
                  <w:color w:val="000000"/>
                  <w:sz w:val="22"/>
                  <w:szCs w:val="22"/>
                  <w:lang w:eastAsia="en-GB"/>
                </w:rPr>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2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627B657" w14:textId="77777777" w:rsidR="000553AC" w:rsidRPr="00764DCF" w:rsidRDefault="000553AC" w:rsidP="00764DCF">
            <w:pPr>
              <w:spacing w:after="0" w:line="240" w:lineRule="auto"/>
              <w:jc w:val="center"/>
              <w:rPr>
                <w:ins w:id="1928" w:author="jonathan pritchard" w:date="2024-10-14T20:57:00Z" w16du:dateUtc="2024-10-14T19:57:00Z"/>
                <w:rFonts w:ascii="Aptos Narrow" w:eastAsia="Times New Roman" w:hAnsi="Aptos Narrow"/>
                <w:i/>
                <w:iCs/>
                <w:color w:val="000000"/>
                <w:sz w:val="22"/>
                <w:szCs w:val="22"/>
                <w:lang w:eastAsia="en-GB"/>
              </w:rPr>
            </w:pPr>
            <w:ins w:id="1929"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193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C8AFFCC" w14:textId="77777777" w:rsidR="000553AC" w:rsidRPr="00764DCF" w:rsidRDefault="000553AC" w:rsidP="00764DCF">
            <w:pPr>
              <w:spacing w:after="0" w:line="240" w:lineRule="auto"/>
              <w:rPr>
                <w:ins w:id="1931" w:author="jonathan pritchard" w:date="2024-10-14T20:57:00Z" w16du:dateUtc="2024-10-14T19:57:00Z"/>
                <w:rFonts w:ascii="Aptos Narrow" w:eastAsia="Times New Roman" w:hAnsi="Aptos Narrow"/>
                <w:color w:val="000000"/>
                <w:sz w:val="22"/>
                <w:szCs w:val="22"/>
                <w:lang w:eastAsia="en-GB"/>
              </w:rPr>
            </w:pPr>
            <w:ins w:id="193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3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B8406EE" w14:textId="77777777" w:rsidR="000553AC" w:rsidRPr="00764DCF" w:rsidRDefault="000553AC" w:rsidP="00764DCF">
            <w:pPr>
              <w:spacing w:after="0" w:line="240" w:lineRule="auto"/>
              <w:rPr>
                <w:ins w:id="1934" w:author="jonathan pritchard" w:date="2024-10-14T20:57:00Z" w16du:dateUtc="2024-10-14T19:57:00Z"/>
                <w:rFonts w:ascii="Aptos Narrow" w:eastAsia="Times New Roman" w:hAnsi="Aptos Narrow"/>
                <w:color w:val="000000"/>
                <w:sz w:val="22"/>
                <w:szCs w:val="22"/>
                <w:lang w:eastAsia="en-GB"/>
              </w:rPr>
            </w:pPr>
            <w:ins w:id="193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3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30ABFCA" w14:textId="77777777" w:rsidR="000553AC" w:rsidRPr="00764DCF" w:rsidRDefault="000553AC" w:rsidP="00764DCF">
            <w:pPr>
              <w:spacing w:after="0" w:line="240" w:lineRule="auto"/>
              <w:rPr>
                <w:ins w:id="1937" w:author="jonathan pritchard" w:date="2024-10-14T20:57:00Z" w16du:dateUtc="2024-10-14T19:57:00Z"/>
                <w:rFonts w:ascii="Aptos Narrow" w:eastAsia="Times New Roman" w:hAnsi="Aptos Narrow"/>
                <w:color w:val="000000"/>
                <w:sz w:val="22"/>
                <w:szCs w:val="22"/>
                <w:lang w:eastAsia="en-GB"/>
              </w:rPr>
            </w:pPr>
            <w:ins w:id="1938"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67BD3750" w14:textId="77777777" w:rsidTr="00764DCF">
        <w:trPr>
          <w:trHeight w:val="292"/>
          <w:jc w:val="center"/>
          <w:ins w:id="1939" w:author="jonathan pritchard" w:date="2024-10-14T20:57:00Z"/>
          <w:trPrChange w:id="1940"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1941"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70D5B885" w14:textId="77777777" w:rsidR="000553AC" w:rsidRPr="00764DCF" w:rsidRDefault="000553AC" w:rsidP="00764DCF">
            <w:pPr>
              <w:spacing w:after="0" w:line="240" w:lineRule="auto"/>
              <w:jc w:val="center"/>
              <w:rPr>
                <w:ins w:id="1942" w:author="jonathan pritchard" w:date="2024-10-14T20:57:00Z" w16du:dateUtc="2024-10-14T19:57:00Z"/>
                <w:rFonts w:ascii="Aptos Narrow" w:eastAsia="Times New Roman" w:hAnsi="Aptos Narrow"/>
                <w:b/>
                <w:bCs/>
                <w:color w:val="000000"/>
                <w:sz w:val="22"/>
                <w:szCs w:val="22"/>
                <w:lang w:eastAsia="en-GB"/>
              </w:rPr>
            </w:pPr>
            <w:ins w:id="1943"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4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214AD7E" w14:textId="77777777" w:rsidR="000553AC" w:rsidRPr="00764DCF" w:rsidRDefault="000553AC" w:rsidP="00764DCF">
            <w:pPr>
              <w:spacing w:after="0" w:line="240" w:lineRule="auto"/>
              <w:jc w:val="center"/>
              <w:rPr>
                <w:ins w:id="1945" w:author="jonathan pritchard" w:date="2024-10-14T20:57:00Z" w16du:dateUtc="2024-10-14T19:57:00Z"/>
                <w:rFonts w:ascii="Aptos Narrow" w:eastAsia="Times New Roman" w:hAnsi="Aptos Narrow"/>
                <w:i/>
                <w:iCs/>
                <w:color w:val="000000"/>
                <w:sz w:val="22"/>
                <w:szCs w:val="22"/>
                <w:lang w:eastAsia="en-GB"/>
              </w:rPr>
            </w:pPr>
            <w:ins w:id="1946"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194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E509941" w14:textId="77777777" w:rsidR="000553AC" w:rsidRPr="00764DCF" w:rsidRDefault="000553AC" w:rsidP="00764DCF">
            <w:pPr>
              <w:spacing w:after="0" w:line="240" w:lineRule="auto"/>
              <w:rPr>
                <w:ins w:id="1948" w:author="jonathan pritchard" w:date="2024-10-14T20:57:00Z" w16du:dateUtc="2024-10-14T19:57:00Z"/>
                <w:rFonts w:ascii="Aptos Narrow" w:eastAsia="Times New Roman" w:hAnsi="Aptos Narrow"/>
                <w:color w:val="000000"/>
                <w:sz w:val="22"/>
                <w:szCs w:val="22"/>
                <w:lang w:eastAsia="en-GB"/>
              </w:rPr>
            </w:pPr>
            <w:ins w:id="194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5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751454B0" w14:textId="77777777" w:rsidR="000553AC" w:rsidRPr="00764DCF" w:rsidRDefault="000553AC" w:rsidP="00764DCF">
            <w:pPr>
              <w:spacing w:after="0" w:line="240" w:lineRule="auto"/>
              <w:rPr>
                <w:ins w:id="1951" w:author="jonathan pritchard" w:date="2024-10-14T20:57:00Z" w16du:dateUtc="2024-10-14T19:57:00Z"/>
                <w:rFonts w:ascii="Aptos Narrow" w:eastAsia="Times New Roman" w:hAnsi="Aptos Narrow"/>
                <w:color w:val="000000"/>
                <w:sz w:val="22"/>
                <w:szCs w:val="22"/>
                <w:lang w:eastAsia="en-GB"/>
              </w:rPr>
            </w:pPr>
            <w:ins w:id="195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5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801CA5E" w14:textId="77777777" w:rsidR="000553AC" w:rsidRPr="00764DCF" w:rsidRDefault="000553AC" w:rsidP="00764DCF">
            <w:pPr>
              <w:spacing w:after="0" w:line="240" w:lineRule="auto"/>
              <w:rPr>
                <w:ins w:id="1954" w:author="jonathan pritchard" w:date="2024-10-14T20:57:00Z" w16du:dateUtc="2024-10-14T19:57:00Z"/>
                <w:rFonts w:ascii="Aptos Narrow" w:eastAsia="Times New Roman" w:hAnsi="Aptos Narrow"/>
                <w:color w:val="000000"/>
                <w:sz w:val="22"/>
                <w:szCs w:val="22"/>
                <w:lang w:eastAsia="en-GB"/>
              </w:rPr>
            </w:pPr>
            <w:ins w:id="1955"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B8362F8" w14:textId="77777777" w:rsidTr="00764DCF">
        <w:trPr>
          <w:trHeight w:val="292"/>
          <w:jc w:val="center"/>
          <w:ins w:id="1956" w:author="jonathan pritchard" w:date="2024-10-14T20:57:00Z"/>
          <w:trPrChange w:id="1957"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958"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60FFD69F" w14:textId="77777777" w:rsidR="000553AC" w:rsidRPr="00764DCF" w:rsidRDefault="000553AC" w:rsidP="00764DCF">
            <w:pPr>
              <w:spacing w:after="0" w:line="240" w:lineRule="auto"/>
              <w:rPr>
                <w:ins w:id="195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6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1D97471" w14:textId="77777777" w:rsidR="000553AC" w:rsidRPr="00764DCF" w:rsidRDefault="000553AC" w:rsidP="00764DCF">
            <w:pPr>
              <w:spacing w:after="0" w:line="240" w:lineRule="auto"/>
              <w:jc w:val="center"/>
              <w:rPr>
                <w:ins w:id="1961" w:author="jonathan pritchard" w:date="2024-10-14T20:57:00Z" w16du:dateUtc="2024-10-14T19:57:00Z"/>
                <w:rFonts w:ascii="Aptos Narrow" w:eastAsia="Times New Roman" w:hAnsi="Aptos Narrow"/>
                <w:i/>
                <w:iCs/>
                <w:color w:val="000000"/>
                <w:sz w:val="22"/>
                <w:szCs w:val="22"/>
                <w:lang w:eastAsia="en-GB"/>
              </w:rPr>
            </w:pPr>
            <w:ins w:id="1962"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196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1E54F55C" w14:textId="77777777" w:rsidR="000553AC" w:rsidRPr="00764DCF" w:rsidRDefault="000553AC" w:rsidP="00764DCF">
            <w:pPr>
              <w:spacing w:after="0" w:line="240" w:lineRule="auto"/>
              <w:rPr>
                <w:ins w:id="1964" w:author="jonathan pritchard" w:date="2024-10-14T20:57:00Z" w16du:dateUtc="2024-10-14T19:57:00Z"/>
                <w:rFonts w:ascii="Aptos Narrow" w:eastAsia="Times New Roman" w:hAnsi="Aptos Narrow"/>
                <w:color w:val="000000"/>
                <w:sz w:val="22"/>
                <w:szCs w:val="22"/>
                <w:lang w:eastAsia="en-GB"/>
              </w:rPr>
            </w:pPr>
            <w:ins w:id="196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6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C5589E3" w14:textId="77777777" w:rsidR="000553AC" w:rsidRPr="00764DCF" w:rsidRDefault="000553AC" w:rsidP="00764DCF">
            <w:pPr>
              <w:spacing w:after="0" w:line="240" w:lineRule="auto"/>
              <w:rPr>
                <w:ins w:id="1967" w:author="jonathan pritchard" w:date="2024-10-14T20:57:00Z" w16du:dateUtc="2024-10-14T19:57:00Z"/>
                <w:rFonts w:ascii="Aptos Narrow" w:eastAsia="Times New Roman" w:hAnsi="Aptos Narrow"/>
                <w:color w:val="000000"/>
                <w:sz w:val="22"/>
                <w:szCs w:val="22"/>
                <w:lang w:eastAsia="en-GB"/>
              </w:rPr>
            </w:pPr>
            <w:ins w:id="196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6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979D89" w14:textId="77777777" w:rsidR="000553AC" w:rsidRPr="00764DCF" w:rsidRDefault="000553AC" w:rsidP="00764DCF">
            <w:pPr>
              <w:spacing w:after="0" w:line="240" w:lineRule="auto"/>
              <w:rPr>
                <w:ins w:id="1970" w:author="jonathan pritchard" w:date="2024-10-14T20:57:00Z" w16du:dateUtc="2024-10-14T19:57:00Z"/>
                <w:rFonts w:ascii="Aptos Narrow" w:eastAsia="Times New Roman" w:hAnsi="Aptos Narrow"/>
                <w:color w:val="000000"/>
                <w:sz w:val="22"/>
                <w:szCs w:val="22"/>
                <w:lang w:eastAsia="en-GB"/>
              </w:rPr>
            </w:pPr>
            <w:ins w:id="1971"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5B0EA1B9" w14:textId="77777777" w:rsidTr="00764DCF">
        <w:trPr>
          <w:trHeight w:val="292"/>
          <w:jc w:val="center"/>
          <w:ins w:id="1972" w:author="jonathan pritchard" w:date="2024-10-14T20:57:00Z"/>
          <w:trPrChange w:id="1973"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974"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6A788188" w14:textId="77777777" w:rsidR="000553AC" w:rsidRPr="00764DCF" w:rsidRDefault="000553AC" w:rsidP="00764DCF">
            <w:pPr>
              <w:spacing w:after="0" w:line="240" w:lineRule="auto"/>
              <w:rPr>
                <w:ins w:id="197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7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C0E3C83" w14:textId="77777777" w:rsidR="000553AC" w:rsidRPr="00764DCF" w:rsidRDefault="000553AC" w:rsidP="00764DCF">
            <w:pPr>
              <w:spacing w:after="0" w:line="240" w:lineRule="auto"/>
              <w:jc w:val="center"/>
              <w:rPr>
                <w:ins w:id="1977" w:author="jonathan pritchard" w:date="2024-10-14T20:57:00Z" w16du:dateUtc="2024-10-14T19:57:00Z"/>
                <w:rFonts w:ascii="Aptos Narrow" w:eastAsia="Times New Roman" w:hAnsi="Aptos Narrow"/>
                <w:i/>
                <w:iCs/>
                <w:color w:val="000000"/>
                <w:sz w:val="22"/>
                <w:szCs w:val="22"/>
                <w:lang w:eastAsia="en-GB"/>
              </w:rPr>
            </w:pPr>
            <w:ins w:id="1978"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197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9343BF7" w14:textId="77777777" w:rsidR="000553AC" w:rsidRPr="00764DCF" w:rsidRDefault="000553AC" w:rsidP="00764DCF">
            <w:pPr>
              <w:spacing w:after="0" w:line="240" w:lineRule="auto"/>
              <w:rPr>
                <w:ins w:id="1980" w:author="jonathan pritchard" w:date="2024-10-14T20:57:00Z" w16du:dateUtc="2024-10-14T19:57:00Z"/>
                <w:rFonts w:ascii="Aptos Narrow" w:eastAsia="Times New Roman" w:hAnsi="Aptos Narrow"/>
                <w:color w:val="000000"/>
                <w:sz w:val="22"/>
                <w:szCs w:val="22"/>
                <w:lang w:eastAsia="en-GB"/>
              </w:rPr>
            </w:pPr>
            <w:ins w:id="198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8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3ED4C6C" w14:textId="77777777" w:rsidR="000553AC" w:rsidRPr="00764DCF" w:rsidRDefault="000553AC" w:rsidP="00764DCF">
            <w:pPr>
              <w:spacing w:after="0" w:line="240" w:lineRule="auto"/>
              <w:rPr>
                <w:ins w:id="1983" w:author="jonathan pritchard" w:date="2024-10-14T20:57:00Z" w16du:dateUtc="2024-10-14T19:57:00Z"/>
                <w:rFonts w:ascii="Aptos Narrow" w:eastAsia="Times New Roman" w:hAnsi="Aptos Narrow"/>
                <w:color w:val="000000"/>
                <w:sz w:val="22"/>
                <w:szCs w:val="22"/>
                <w:lang w:eastAsia="en-GB"/>
              </w:rPr>
            </w:pPr>
            <w:ins w:id="198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8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1998EF8" w14:textId="77777777" w:rsidR="000553AC" w:rsidRPr="00764DCF" w:rsidRDefault="000553AC" w:rsidP="00764DCF">
            <w:pPr>
              <w:spacing w:after="0" w:line="240" w:lineRule="auto"/>
              <w:rPr>
                <w:ins w:id="1986" w:author="jonathan pritchard" w:date="2024-10-14T20:57:00Z" w16du:dateUtc="2024-10-14T19:57:00Z"/>
                <w:rFonts w:ascii="Aptos Narrow" w:eastAsia="Times New Roman" w:hAnsi="Aptos Narrow"/>
                <w:color w:val="000000"/>
                <w:sz w:val="22"/>
                <w:szCs w:val="22"/>
                <w:lang w:eastAsia="en-GB"/>
              </w:rPr>
            </w:pPr>
            <w:ins w:id="1987"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5AEE3085" w14:textId="77777777" w:rsidTr="00764DCF">
        <w:trPr>
          <w:trHeight w:val="292"/>
          <w:jc w:val="center"/>
          <w:ins w:id="1988" w:author="jonathan pritchard" w:date="2024-10-14T20:57:00Z"/>
          <w:trPrChange w:id="1989"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990"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5B5F2A0B" w14:textId="77777777" w:rsidR="000553AC" w:rsidRPr="00764DCF" w:rsidRDefault="000553AC" w:rsidP="00764DCF">
            <w:pPr>
              <w:spacing w:after="0" w:line="240" w:lineRule="auto"/>
              <w:rPr>
                <w:ins w:id="199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9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CDCE127" w14:textId="77777777" w:rsidR="000553AC" w:rsidRPr="00764DCF" w:rsidRDefault="000553AC" w:rsidP="00764DCF">
            <w:pPr>
              <w:spacing w:after="0" w:line="240" w:lineRule="auto"/>
              <w:jc w:val="center"/>
              <w:rPr>
                <w:ins w:id="1993" w:author="jonathan pritchard" w:date="2024-10-14T20:57:00Z" w16du:dateUtc="2024-10-14T19:57:00Z"/>
                <w:rFonts w:ascii="Aptos Narrow" w:eastAsia="Times New Roman" w:hAnsi="Aptos Narrow"/>
                <w:i/>
                <w:iCs/>
                <w:color w:val="000000"/>
                <w:sz w:val="22"/>
                <w:szCs w:val="22"/>
                <w:lang w:eastAsia="en-GB"/>
              </w:rPr>
            </w:pPr>
            <w:ins w:id="1994"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199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0B68A5A" w14:textId="77777777" w:rsidR="000553AC" w:rsidRPr="00764DCF" w:rsidRDefault="000553AC" w:rsidP="00764DCF">
            <w:pPr>
              <w:spacing w:after="0" w:line="240" w:lineRule="auto"/>
              <w:rPr>
                <w:ins w:id="1996" w:author="jonathan pritchard" w:date="2024-10-14T20:57:00Z" w16du:dateUtc="2024-10-14T19:57:00Z"/>
                <w:rFonts w:ascii="Aptos Narrow" w:eastAsia="Times New Roman" w:hAnsi="Aptos Narrow"/>
                <w:color w:val="000000"/>
                <w:sz w:val="22"/>
                <w:szCs w:val="22"/>
                <w:lang w:eastAsia="en-GB"/>
              </w:rPr>
            </w:pPr>
            <w:ins w:id="199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9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5E6A232" w14:textId="77777777" w:rsidR="000553AC" w:rsidRPr="00764DCF" w:rsidRDefault="000553AC" w:rsidP="00764DCF">
            <w:pPr>
              <w:spacing w:after="0" w:line="240" w:lineRule="auto"/>
              <w:rPr>
                <w:ins w:id="1999" w:author="jonathan pritchard" w:date="2024-10-14T20:57:00Z" w16du:dateUtc="2024-10-14T19:57:00Z"/>
                <w:rFonts w:ascii="Aptos Narrow" w:eastAsia="Times New Roman" w:hAnsi="Aptos Narrow"/>
                <w:color w:val="000000"/>
                <w:sz w:val="22"/>
                <w:szCs w:val="22"/>
                <w:lang w:eastAsia="en-GB"/>
              </w:rPr>
            </w:pPr>
            <w:ins w:id="200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0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BE9299D" w14:textId="77777777" w:rsidR="000553AC" w:rsidRPr="00764DCF" w:rsidRDefault="000553AC" w:rsidP="00764DCF">
            <w:pPr>
              <w:spacing w:after="0" w:line="240" w:lineRule="auto"/>
              <w:rPr>
                <w:ins w:id="2002" w:author="jonathan pritchard" w:date="2024-10-14T20:57:00Z" w16du:dateUtc="2024-10-14T19:57:00Z"/>
                <w:rFonts w:ascii="Aptos Narrow" w:eastAsia="Times New Roman" w:hAnsi="Aptos Narrow"/>
                <w:color w:val="000000"/>
                <w:sz w:val="22"/>
                <w:szCs w:val="22"/>
                <w:lang w:eastAsia="en-GB"/>
              </w:rPr>
            </w:pPr>
            <w:ins w:id="2003"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6D23EF19" w14:textId="77777777" w:rsidTr="00764DCF">
        <w:trPr>
          <w:trHeight w:val="292"/>
          <w:jc w:val="center"/>
          <w:ins w:id="2004" w:author="jonathan pritchard" w:date="2024-10-14T20:57:00Z"/>
          <w:trPrChange w:id="2005"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006"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EC838E7" w14:textId="77777777" w:rsidR="000553AC" w:rsidRPr="00764DCF" w:rsidRDefault="000553AC" w:rsidP="00764DCF">
            <w:pPr>
              <w:spacing w:after="0" w:line="240" w:lineRule="auto"/>
              <w:rPr>
                <w:ins w:id="200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0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23BE6E8" w14:textId="77777777" w:rsidR="000553AC" w:rsidRPr="00764DCF" w:rsidRDefault="000553AC" w:rsidP="00764DCF">
            <w:pPr>
              <w:spacing w:after="0" w:line="240" w:lineRule="auto"/>
              <w:jc w:val="center"/>
              <w:rPr>
                <w:ins w:id="2009" w:author="jonathan pritchard" w:date="2024-10-14T20:57:00Z" w16du:dateUtc="2024-10-14T19:57:00Z"/>
                <w:rFonts w:ascii="Aptos Narrow" w:eastAsia="Times New Roman" w:hAnsi="Aptos Narrow"/>
                <w:i/>
                <w:iCs/>
                <w:color w:val="000000"/>
                <w:sz w:val="22"/>
                <w:szCs w:val="22"/>
                <w:lang w:eastAsia="en-GB"/>
              </w:rPr>
            </w:pPr>
            <w:ins w:id="2010"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201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F164F30" w14:textId="77777777" w:rsidR="000553AC" w:rsidRPr="00764DCF" w:rsidRDefault="000553AC" w:rsidP="00764DCF">
            <w:pPr>
              <w:spacing w:after="0" w:line="240" w:lineRule="auto"/>
              <w:rPr>
                <w:ins w:id="2012" w:author="jonathan pritchard" w:date="2024-10-14T20:57:00Z" w16du:dateUtc="2024-10-14T19:57:00Z"/>
                <w:rFonts w:ascii="Aptos Narrow" w:eastAsia="Times New Roman" w:hAnsi="Aptos Narrow"/>
                <w:color w:val="000000"/>
                <w:sz w:val="22"/>
                <w:szCs w:val="22"/>
                <w:lang w:eastAsia="en-GB"/>
              </w:rPr>
            </w:pPr>
            <w:ins w:id="201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1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5E8B66A" w14:textId="77777777" w:rsidR="000553AC" w:rsidRPr="00764DCF" w:rsidRDefault="000553AC" w:rsidP="00764DCF">
            <w:pPr>
              <w:spacing w:after="0" w:line="240" w:lineRule="auto"/>
              <w:rPr>
                <w:ins w:id="2015" w:author="jonathan pritchard" w:date="2024-10-14T20:57:00Z" w16du:dateUtc="2024-10-14T19:57:00Z"/>
                <w:rFonts w:ascii="Aptos Narrow" w:eastAsia="Times New Roman" w:hAnsi="Aptos Narrow"/>
                <w:color w:val="000000"/>
                <w:sz w:val="22"/>
                <w:szCs w:val="22"/>
                <w:lang w:eastAsia="en-GB"/>
              </w:rPr>
            </w:pPr>
            <w:ins w:id="201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1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BAAA90B" w14:textId="77777777" w:rsidR="000553AC" w:rsidRPr="00764DCF" w:rsidRDefault="000553AC" w:rsidP="00764DCF">
            <w:pPr>
              <w:spacing w:after="0" w:line="240" w:lineRule="auto"/>
              <w:rPr>
                <w:ins w:id="2018" w:author="jonathan pritchard" w:date="2024-10-14T20:57:00Z" w16du:dateUtc="2024-10-14T19:57:00Z"/>
                <w:rFonts w:ascii="Aptos Narrow" w:eastAsia="Times New Roman" w:hAnsi="Aptos Narrow"/>
                <w:color w:val="000000"/>
                <w:sz w:val="22"/>
                <w:szCs w:val="22"/>
                <w:lang w:eastAsia="en-GB"/>
              </w:rPr>
            </w:pPr>
            <w:ins w:id="2019"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ABBA154" w14:textId="77777777" w:rsidTr="00764DCF">
        <w:trPr>
          <w:trHeight w:val="300"/>
          <w:jc w:val="center"/>
          <w:ins w:id="2020" w:author="jonathan pritchard" w:date="2024-10-14T20:57:00Z"/>
          <w:trPrChange w:id="2021"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2022"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169885B3" w14:textId="77777777" w:rsidR="000553AC" w:rsidRPr="00764DCF" w:rsidRDefault="000553AC" w:rsidP="00764DCF">
            <w:pPr>
              <w:spacing w:after="0" w:line="240" w:lineRule="auto"/>
              <w:rPr>
                <w:ins w:id="202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2024"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744DE1FD" w14:textId="77777777" w:rsidR="000553AC" w:rsidRPr="00764DCF" w:rsidRDefault="000553AC" w:rsidP="00764DCF">
            <w:pPr>
              <w:spacing w:after="0" w:line="240" w:lineRule="auto"/>
              <w:jc w:val="center"/>
              <w:rPr>
                <w:ins w:id="2025" w:author="jonathan pritchard" w:date="2024-10-14T20:57:00Z" w16du:dateUtc="2024-10-14T19:57:00Z"/>
                <w:rFonts w:ascii="Aptos Narrow" w:eastAsia="Times New Roman" w:hAnsi="Aptos Narrow"/>
                <w:i/>
                <w:iCs/>
                <w:color w:val="000000"/>
                <w:sz w:val="22"/>
                <w:szCs w:val="22"/>
                <w:lang w:eastAsia="en-GB"/>
              </w:rPr>
            </w:pPr>
            <w:ins w:id="2026"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2027"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AE3AF6D" w14:textId="77777777" w:rsidR="000553AC" w:rsidRPr="00764DCF" w:rsidRDefault="000553AC" w:rsidP="00764DCF">
            <w:pPr>
              <w:spacing w:after="0" w:line="240" w:lineRule="auto"/>
              <w:rPr>
                <w:ins w:id="2028" w:author="jonathan pritchard" w:date="2024-10-14T20:57:00Z" w16du:dateUtc="2024-10-14T19:57:00Z"/>
                <w:rFonts w:ascii="Aptos Narrow" w:eastAsia="Times New Roman" w:hAnsi="Aptos Narrow"/>
                <w:color w:val="000000"/>
                <w:sz w:val="22"/>
                <w:szCs w:val="22"/>
                <w:lang w:eastAsia="en-GB"/>
              </w:rPr>
            </w:pPr>
            <w:ins w:id="202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2030"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3BCDE701" w14:textId="77777777" w:rsidR="000553AC" w:rsidRPr="00764DCF" w:rsidRDefault="000553AC" w:rsidP="00764DCF">
            <w:pPr>
              <w:spacing w:after="0" w:line="240" w:lineRule="auto"/>
              <w:rPr>
                <w:ins w:id="2031" w:author="jonathan pritchard" w:date="2024-10-14T20:57:00Z" w16du:dateUtc="2024-10-14T19:57:00Z"/>
                <w:rFonts w:ascii="Aptos Narrow" w:eastAsia="Times New Roman" w:hAnsi="Aptos Narrow"/>
                <w:color w:val="000000"/>
                <w:sz w:val="22"/>
                <w:szCs w:val="22"/>
                <w:lang w:eastAsia="en-GB"/>
              </w:rPr>
            </w:pPr>
            <w:ins w:id="203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2033"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6523D552" w14:textId="77777777" w:rsidR="000553AC" w:rsidRPr="00764DCF" w:rsidRDefault="000553AC" w:rsidP="00764DCF">
            <w:pPr>
              <w:spacing w:after="0" w:line="240" w:lineRule="auto"/>
              <w:rPr>
                <w:ins w:id="2034" w:author="jonathan pritchard" w:date="2024-10-14T20:57:00Z" w16du:dateUtc="2024-10-14T19:57:00Z"/>
                <w:rFonts w:ascii="Aptos Narrow" w:eastAsia="Times New Roman" w:hAnsi="Aptos Narrow"/>
                <w:color w:val="000000"/>
                <w:sz w:val="22"/>
                <w:szCs w:val="22"/>
                <w:lang w:eastAsia="en-GB"/>
              </w:rPr>
            </w:pPr>
            <w:ins w:id="2035"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7B28D4A0" w14:textId="77777777" w:rsidR="000553AC" w:rsidRPr="00764DCF" w:rsidRDefault="000553AC">
      <w:pPr>
        <w:rPr>
          <w:ins w:id="2036" w:author="jonathan pritchard" w:date="2024-10-14T20:56:00Z" w16du:dateUtc="2024-10-14T19:56:00Z"/>
        </w:rPr>
        <w:pPrChange w:id="2037" w:author="jonathan pritchard" w:date="2024-10-14T20:57:00Z" w16du:dateUtc="2024-10-14T19:57:00Z">
          <w:pPr>
            <w:pStyle w:val="Caption"/>
            <w:spacing w:after="120" w:line="240" w:lineRule="auto"/>
            <w:jc w:val="center"/>
          </w:pPr>
        </w:pPrChange>
      </w:pPr>
    </w:p>
    <w:p w14:paraId="6EBFC2D9" w14:textId="77539867" w:rsidR="00C64961" w:rsidRPr="00B77A92" w:rsidRDefault="000553AC" w:rsidP="00A05AE2">
      <w:pPr>
        <w:spacing w:after="120" w:line="240" w:lineRule="auto"/>
        <w:jc w:val="both"/>
      </w:pPr>
      <w:r w:rsidRPr="00B77A92">
        <w:t>Table C-</w:t>
      </w:r>
      <w:r>
        <w:rPr>
          <w:noProof/>
        </w:rPr>
        <w:t>6</w:t>
      </w:r>
      <w:r w:rsidR="005E3EB6" w:rsidRPr="00B77A92">
        <w:fldChar w:fldCharType="end"/>
      </w:r>
      <w:r w:rsidR="007C15E6" w:rsidRPr="00B77A92">
        <w:t xml:space="preserve"> </w:t>
      </w:r>
      <w:r w:rsidR="005E3EB6" w:rsidRPr="00B77A92">
        <w:t xml:space="preserve">shows </w:t>
      </w:r>
      <w:r w:rsidR="007C15E6" w:rsidRPr="00B77A92">
        <w:t xml:space="preserve">the template that </w:t>
      </w:r>
      <w:r w:rsidR="00C64961" w:rsidRPr="00B77A92">
        <w:t xml:space="preserve">must </w:t>
      </w:r>
      <w:r w:rsidR="007C15E6" w:rsidRPr="00B77A92">
        <w:t>be used for displaying the values</w:t>
      </w:r>
      <w:r w:rsidR="00C64961" w:rsidRPr="00B77A92">
        <w:t xml:space="preserve">, encoded in the </w:t>
      </w:r>
      <w:r w:rsidR="00C64961" w:rsidRPr="00B77A92">
        <w:rPr>
          <w:b/>
          <w:bCs/>
        </w:rPr>
        <w:t>Tidal Stream Panel Data</w:t>
      </w:r>
      <w:r w:rsidR="00C64961" w:rsidRPr="00B77A92">
        <w:t xml:space="preserve"> S-101 feature.</w:t>
      </w:r>
      <w:r w:rsidR="00D23458" w:rsidRPr="00B77A92">
        <w:t xml:space="preserve"> </w:t>
      </w:r>
    </w:p>
    <w:p w14:paraId="750AC442" w14:textId="012D2C28" w:rsidR="006162E4" w:rsidRPr="00B812CA" w:rsidRDefault="006162E4" w:rsidP="00B812CA">
      <w:pPr>
        <w:pStyle w:val="ListParagraph"/>
        <w:numPr>
          <w:ilvl w:val="0"/>
          <w:numId w:val="129"/>
        </w:numPr>
        <w:spacing w:after="120" w:line="240" w:lineRule="auto"/>
        <w:jc w:val="both"/>
        <w:rPr>
          <w:highlight w:val="yellow"/>
        </w:rPr>
      </w:pPr>
      <w:r w:rsidRPr="00B812CA">
        <w:rPr>
          <w:highlight w:val="yellow"/>
        </w:rPr>
        <w:t>What happens if you have multiple reference tides or multiple instances of data.</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62"/>
        <w:gridCol w:w="2381"/>
      </w:tblGrid>
      <w:tr w:rsidR="006D3D53" w:rsidRPr="00B77A92" w:rsidDel="00764DCF" w14:paraId="0218A204" w14:textId="16FA3C21" w:rsidTr="00764DCF">
        <w:trPr>
          <w:cantSplit/>
          <w:jc w:val="center"/>
          <w:del w:id="2038" w:author="jonathan pritchard" w:date="2024-10-14T20:57:00Z"/>
        </w:trPr>
        <w:tc>
          <w:tcPr>
            <w:tcW w:w="7338" w:type="dxa"/>
            <w:gridSpan w:val="4"/>
          </w:tcPr>
          <w:p w14:paraId="7DD57C90" w14:textId="437913D2" w:rsidR="006D3D53" w:rsidRPr="00B77A92" w:rsidDel="00764DCF" w:rsidRDefault="006D3D53" w:rsidP="004E61EE">
            <w:pPr>
              <w:rPr>
                <w:del w:id="2039" w:author="jonathan pritchard" w:date="2024-10-14T20:57:00Z" w16du:dateUtc="2024-10-14T19:57:00Z"/>
              </w:rPr>
            </w:pPr>
            <w:del w:id="2040" w:author="jonathan pritchard" w:date="2024-10-14T20:57:00Z" w16du:dateUtc="2024-10-14T19:57:00Z">
              <w:r w:rsidRPr="00B77A92" w:rsidDel="00764DCF">
                <w:delText>Tidal Station:</w:delText>
              </w:r>
              <w:r w:rsidR="00B65AE3" w:rsidRPr="00B77A92" w:rsidDel="00764DCF">
                <w:delText xml:space="preserve"> (</w:delText>
              </w:r>
              <w:r w:rsidR="00B65AE3" w:rsidRPr="00B77A92" w:rsidDel="00764DCF">
                <w:rPr>
                  <w:i/>
                </w:rPr>
                <w:delText>station name</w:delText>
              </w:r>
              <w:r w:rsidR="00B65AE3" w:rsidRPr="00B77A92" w:rsidDel="00764DCF">
                <w:delText>)</w:delText>
              </w:r>
            </w:del>
          </w:p>
        </w:tc>
      </w:tr>
      <w:tr w:rsidR="00642BE2" w:rsidRPr="00B77A92" w:rsidDel="00764DCF" w14:paraId="61081BD9" w14:textId="6BD1A95A" w:rsidTr="00764DCF">
        <w:trPr>
          <w:cantSplit/>
          <w:jc w:val="center"/>
          <w:del w:id="2041" w:author="jonathan pritchard" w:date="2024-10-14T20:57:00Z"/>
        </w:trPr>
        <w:tc>
          <w:tcPr>
            <w:tcW w:w="2486" w:type="dxa"/>
            <w:gridSpan w:val="2"/>
          </w:tcPr>
          <w:p w14:paraId="4C92972C" w14:textId="18E1737D" w:rsidR="00642BE2" w:rsidRPr="00B77A92" w:rsidDel="00764DCF" w:rsidRDefault="00642BE2" w:rsidP="004E61EE">
            <w:pPr>
              <w:rPr>
                <w:del w:id="2042" w:author="jonathan pritchard" w:date="2024-10-14T20:57:00Z" w16du:dateUtc="2024-10-14T19:57:00Z"/>
              </w:rPr>
            </w:pPr>
            <w:del w:id="2043" w:author="jonathan pritchard" w:date="2024-10-14T20:57:00Z" w16du:dateUtc="2024-10-14T19:57:00Z">
              <w:r w:rsidRPr="00B77A92" w:rsidDel="00764DCF">
                <w:delText>Tidal Station Identifier:</w:delText>
              </w:r>
              <w:r w:rsidR="00B65AE3" w:rsidRPr="00B77A92" w:rsidDel="00764DCF">
                <w:delText xml:space="preserve"> (</w:delText>
              </w:r>
              <w:r w:rsidR="00B65AE3" w:rsidRPr="00B77A92" w:rsidDel="00764DCF">
                <w:rPr>
                  <w:i/>
                </w:rPr>
                <w:delText xml:space="preserve">station </w:delText>
              </w:r>
              <w:r w:rsidR="00B51EC9" w:rsidRPr="00B77A92" w:rsidDel="00764DCF">
                <w:rPr>
                  <w:i/>
                </w:rPr>
                <w:delText>identifier</w:delText>
              </w:r>
              <w:r w:rsidR="00B65AE3" w:rsidRPr="00B77A92" w:rsidDel="00764DCF">
                <w:delText>)</w:delText>
              </w:r>
            </w:del>
          </w:p>
        </w:tc>
        <w:tc>
          <w:tcPr>
            <w:tcW w:w="4852" w:type="dxa"/>
            <w:gridSpan w:val="2"/>
          </w:tcPr>
          <w:p w14:paraId="7CD3B65D" w14:textId="1C18506A" w:rsidR="00642BE2" w:rsidRPr="00B77A92" w:rsidDel="00764DCF" w:rsidRDefault="00642BE2" w:rsidP="004E61EE">
            <w:pPr>
              <w:rPr>
                <w:del w:id="2044" w:author="jonathan pritchard" w:date="2024-10-14T20:57:00Z" w16du:dateUtc="2024-10-14T19:57:00Z"/>
              </w:rPr>
            </w:pPr>
            <w:del w:id="2045" w:author="jonathan pritchard" w:date="2024-10-14T20:57:00Z" w16du:dateUtc="2024-10-14T19:57:00Z">
              <w:r w:rsidRPr="00B77A92" w:rsidDel="00764DCF">
                <w:delText xml:space="preserve">Data From: </w:delText>
              </w:r>
              <w:r w:rsidR="00B65AE3" w:rsidRPr="00B77A92" w:rsidDel="00764DCF">
                <w:delText>(</w:delText>
              </w:r>
              <w:r w:rsidR="00B65AE3" w:rsidRPr="00B77A92" w:rsidDel="00764DCF">
                <w:rPr>
                  <w:i/>
                </w:rPr>
                <w:delText>data product, from dataset metadata</w:delText>
              </w:r>
              <w:r w:rsidR="00B65AE3" w:rsidRPr="00B77A92" w:rsidDel="00764DCF">
                <w:delText>)</w:delText>
              </w:r>
            </w:del>
          </w:p>
        </w:tc>
      </w:tr>
      <w:tr w:rsidR="00FC3079" w:rsidRPr="00B77A92" w:rsidDel="00764DCF" w14:paraId="2CF30DEC" w14:textId="2EE5C25F" w:rsidTr="00764DCF">
        <w:trPr>
          <w:cantSplit/>
          <w:trHeight w:val="194"/>
          <w:jc w:val="center"/>
          <w:del w:id="2046" w:author="jonathan pritchard" w:date="2024-10-14T20:57:00Z"/>
        </w:trPr>
        <w:tc>
          <w:tcPr>
            <w:tcW w:w="0" w:type="auto"/>
            <w:vMerge w:val="restart"/>
          </w:tcPr>
          <w:p w14:paraId="0F213CA9" w14:textId="655AE066" w:rsidR="00FC3079" w:rsidRPr="00B77A92" w:rsidDel="00764DCF" w:rsidRDefault="00FC3079" w:rsidP="004E61EE">
            <w:pPr>
              <w:rPr>
                <w:del w:id="2047" w:author="jonathan pritchard" w:date="2024-10-14T20:57:00Z" w16du:dateUtc="2024-10-14T19:57:00Z"/>
              </w:rPr>
            </w:pPr>
          </w:p>
        </w:tc>
        <w:tc>
          <w:tcPr>
            <w:tcW w:w="0" w:type="auto"/>
            <w:vMerge w:val="restart"/>
          </w:tcPr>
          <w:p w14:paraId="0920D74B" w14:textId="6A5F88E3" w:rsidR="00FC3079" w:rsidRPr="00B77A92" w:rsidDel="00764DCF" w:rsidRDefault="00FC3079" w:rsidP="004E61EE">
            <w:pPr>
              <w:rPr>
                <w:del w:id="2048" w:author="jonathan pritchard" w:date="2024-10-14T20:57:00Z" w16du:dateUtc="2024-10-14T19:57:00Z"/>
              </w:rPr>
            </w:pPr>
            <w:del w:id="2049" w:author="jonathan pritchard" w:date="2024-10-14T20:57:00Z" w16du:dateUtc="2024-10-14T19:57:00Z">
              <w:r w:rsidRPr="00B77A92" w:rsidDel="00764DCF">
                <w:delText>Hours</w:delText>
              </w:r>
            </w:del>
          </w:p>
        </w:tc>
        <w:tc>
          <w:tcPr>
            <w:tcW w:w="2515" w:type="dxa"/>
            <w:vMerge w:val="restart"/>
          </w:tcPr>
          <w:p w14:paraId="4BF01F0E" w14:textId="6E135284" w:rsidR="00FC3079" w:rsidRPr="00B77A92" w:rsidDel="00764DCF" w:rsidRDefault="00FC3079" w:rsidP="004E61EE">
            <w:pPr>
              <w:rPr>
                <w:del w:id="2050" w:author="jonathan pritchard" w:date="2024-10-14T20:57:00Z" w16du:dateUtc="2024-10-14T19:57:00Z"/>
              </w:rPr>
            </w:pPr>
            <w:del w:id="2051" w:author="jonathan pritchard" w:date="2024-10-14T20:57:00Z" w16du:dateUtc="2024-10-14T19:57:00Z">
              <w:r w:rsidRPr="00B77A92" w:rsidDel="00764DCF">
                <w:delText>Direction of stream (degrees)</w:delText>
              </w:r>
            </w:del>
          </w:p>
        </w:tc>
        <w:tc>
          <w:tcPr>
            <w:tcW w:w="2337" w:type="dxa"/>
          </w:tcPr>
          <w:p w14:paraId="55E42883" w14:textId="76517AED" w:rsidR="00FC3079" w:rsidRPr="00B77A92" w:rsidDel="00764DCF" w:rsidRDefault="00FC3079" w:rsidP="004E61EE">
            <w:pPr>
              <w:rPr>
                <w:del w:id="2052" w:author="jonathan pritchard" w:date="2024-10-14T20:57:00Z" w16du:dateUtc="2024-10-14T19:57:00Z"/>
              </w:rPr>
            </w:pPr>
            <w:del w:id="2053" w:author="jonathan pritchard" w:date="2024-10-14T20:57:00Z" w16du:dateUtc="2024-10-14T19:57:00Z">
              <w:r w:rsidRPr="00B77A92" w:rsidDel="00764DCF">
                <w:delText>Rates (knots)</w:delText>
              </w:r>
            </w:del>
          </w:p>
        </w:tc>
      </w:tr>
      <w:tr w:rsidR="002F5294" w:rsidRPr="00B77A92" w:rsidDel="00764DCF" w14:paraId="5F6B916A" w14:textId="1339388C" w:rsidTr="00764DCF">
        <w:trPr>
          <w:cantSplit/>
          <w:trHeight w:val="194"/>
          <w:jc w:val="center"/>
          <w:del w:id="2054" w:author="jonathan pritchard" w:date="2024-10-14T20:57:00Z"/>
        </w:trPr>
        <w:tc>
          <w:tcPr>
            <w:tcW w:w="0" w:type="auto"/>
            <w:vMerge/>
          </w:tcPr>
          <w:p w14:paraId="20D15026" w14:textId="3F5E7C1F" w:rsidR="002F5294" w:rsidRPr="00B77A92" w:rsidDel="00764DCF" w:rsidRDefault="002F5294" w:rsidP="004E61EE">
            <w:pPr>
              <w:rPr>
                <w:del w:id="2055" w:author="jonathan pritchard" w:date="2024-10-14T20:57:00Z" w16du:dateUtc="2024-10-14T19:57:00Z"/>
              </w:rPr>
            </w:pPr>
          </w:p>
        </w:tc>
        <w:tc>
          <w:tcPr>
            <w:tcW w:w="0" w:type="auto"/>
            <w:vMerge/>
          </w:tcPr>
          <w:p w14:paraId="18FC8B3D" w14:textId="26CC8149" w:rsidR="002F5294" w:rsidRPr="00B77A92" w:rsidDel="00764DCF" w:rsidRDefault="002F5294" w:rsidP="004E61EE">
            <w:pPr>
              <w:rPr>
                <w:del w:id="2056" w:author="jonathan pritchard" w:date="2024-10-14T20:57:00Z" w16du:dateUtc="2024-10-14T19:57:00Z"/>
              </w:rPr>
            </w:pPr>
          </w:p>
        </w:tc>
        <w:tc>
          <w:tcPr>
            <w:tcW w:w="2515" w:type="dxa"/>
            <w:vMerge/>
          </w:tcPr>
          <w:p w14:paraId="2B7656F0" w14:textId="0E88A710" w:rsidR="002F5294" w:rsidRPr="00B77A92" w:rsidDel="00764DCF" w:rsidRDefault="002F5294" w:rsidP="004E61EE">
            <w:pPr>
              <w:rPr>
                <w:del w:id="2057" w:author="jonathan pritchard" w:date="2024-10-14T20:57:00Z" w16du:dateUtc="2024-10-14T19:57:00Z"/>
              </w:rPr>
            </w:pPr>
          </w:p>
        </w:tc>
        <w:tc>
          <w:tcPr>
            <w:tcW w:w="2337" w:type="dxa"/>
          </w:tcPr>
          <w:p w14:paraId="75F1FC5E" w14:textId="2B7DC69D" w:rsidR="002F5294" w:rsidRPr="00B77A92" w:rsidDel="00764DCF" w:rsidRDefault="002F5294" w:rsidP="002F5294">
            <w:pPr>
              <w:jc w:val="center"/>
              <w:rPr>
                <w:del w:id="2058" w:author="jonathan pritchard" w:date="2024-10-14T20:57:00Z" w16du:dateUtc="2024-10-14T19:57:00Z"/>
              </w:rPr>
            </w:pPr>
            <w:del w:id="2059" w:author="jonathan pritchard" w:date="2024-10-14T20:57:00Z" w16du:dateUtc="2024-10-14T19:57:00Z">
              <w:r w:rsidRPr="00B77A92" w:rsidDel="00764DCF">
                <w:delText>springs</w:delText>
              </w:r>
            </w:del>
          </w:p>
        </w:tc>
      </w:tr>
      <w:tr w:rsidR="002F5294" w:rsidRPr="00B77A92" w:rsidDel="00764DCF" w14:paraId="4B8B80BE" w14:textId="748C9842" w:rsidTr="00764DCF">
        <w:trPr>
          <w:cantSplit/>
          <w:jc w:val="center"/>
          <w:del w:id="2060" w:author="jonathan pritchard" w:date="2024-10-14T20:57:00Z"/>
        </w:trPr>
        <w:tc>
          <w:tcPr>
            <w:tcW w:w="0" w:type="auto"/>
            <w:vMerge w:val="restart"/>
            <w:vAlign w:val="center"/>
          </w:tcPr>
          <w:p w14:paraId="0369D288" w14:textId="153B1F97" w:rsidR="002F5294" w:rsidRPr="00B77A92" w:rsidDel="00764DCF" w:rsidRDefault="002F5294" w:rsidP="004E61EE">
            <w:pPr>
              <w:jc w:val="center"/>
              <w:rPr>
                <w:del w:id="2061" w:author="jonathan pritchard" w:date="2024-10-14T20:57:00Z" w16du:dateUtc="2024-10-14T19:57:00Z"/>
              </w:rPr>
            </w:pPr>
            <w:del w:id="2062" w:author="jonathan pritchard" w:date="2024-10-14T20:57:00Z" w16du:dateUtc="2024-10-14T19:57:00Z">
              <w:r w:rsidRPr="00B77A92" w:rsidDel="00764DCF">
                <w:delText>Before</w:delText>
              </w:r>
            </w:del>
          </w:p>
        </w:tc>
        <w:tc>
          <w:tcPr>
            <w:tcW w:w="0" w:type="auto"/>
          </w:tcPr>
          <w:p w14:paraId="0DBE5CF0" w14:textId="18379755" w:rsidR="002F5294" w:rsidRPr="00B77A92" w:rsidDel="00764DCF" w:rsidRDefault="002F5294" w:rsidP="004E61EE">
            <w:pPr>
              <w:rPr>
                <w:del w:id="2063" w:author="jonathan pritchard" w:date="2024-10-14T20:57:00Z" w16du:dateUtc="2024-10-14T19:57:00Z"/>
              </w:rPr>
            </w:pPr>
            <w:del w:id="2064" w:author="jonathan pritchard" w:date="2024-10-14T20:57:00Z" w16du:dateUtc="2024-10-14T19:57:00Z">
              <w:r w:rsidRPr="00B77A92" w:rsidDel="00764DCF">
                <w:delText>-6</w:delText>
              </w:r>
            </w:del>
          </w:p>
        </w:tc>
        <w:tc>
          <w:tcPr>
            <w:tcW w:w="2515" w:type="dxa"/>
          </w:tcPr>
          <w:p w14:paraId="5B001922" w14:textId="27B5698D" w:rsidR="002F5294" w:rsidRPr="00B77A92" w:rsidDel="00764DCF" w:rsidRDefault="002F5294" w:rsidP="004E61EE">
            <w:pPr>
              <w:rPr>
                <w:del w:id="2065" w:author="jonathan pritchard" w:date="2024-10-14T20:57:00Z" w16du:dateUtc="2024-10-14T19:57:00Z"/>
              </w:rPr>
            </w:pPr>
          </w:p>
        </w:tc>
        <w:tc>
          <w:tcPr>
            <w:tcW w:w="2337" w:type="dxa"/>
          </w:tcPr>
          <w:p w14:paraId="2DD1252A" w14:textId="759F1F9C" w:rsidR="002F5294" w:rsidRPr="00B77A92" w:rsidDel="00764DCF" w:rsidRDefault="002F5294" w:rsidP="004E61EE">
            <w:pPr>
              <w:rPr>
                <w:del w:id="2066" w:author="jonathan pritchard" w:date="2024-10-14T20:57:00Z" w16du:dateUtc="2024-10-14T19:57:00Z"/>
              </w:rPr>
            </w:pPr>
          </w:p>
        </w:tc>
      </w:tr>
      <w:tr w:rsidR="002F5294" w:rsidRPr="00B77A92" w:rsidDel="00764DCF" w14:paraId="13F5C9D1" w14:textId="7B89F915" w:rsidTr="00764DCF">
        <w:trPr>
          <w:cantSplit/>
          <w:jc w:val="center"/>
          <w:del w:id="2067" w:author="jonathan pritchard" w:date="2024-10-14T20:57:00Z"/>
        </w:trPr>
        <w:tc>
          <w:tcPr>
            <w:tcW w:w="0" w:type="auto"/>
            <w:vMerge/>
          </w:tcPr>
          <w:p w14:paraId="41D6D39D" w14:textId="50BA0E17" w:rsidR="002F5294" w:rsidRPr="00B77A92" w:rsidDel="00764DCF" w:rsidRDefault="002F5294" w:rsidP="004E61EE">
            <w:pPr>
              <w:rPr>
                <w:del w:id="2068" w:author="jonathan pritchard" w:date="2024-10-14T20:57:00Z" w16du:dateUtc="2024-10-14T19:57:00Z"/>
              </w:rPr>
            </w:pPr>
          </w:p>
        </w:tc>
        <w:tc>
          <w:tcPr>
            <w:tcW w:w="0" w:type="auto"/>
          </w:tcPr>
          <w:p w14:paraId="6980F8A9" w14:textId="0CBB7AC6" w:rsidR="002F5294" w:rsidRPr="00B77A92" w:rsidDel="00764DCF" w:rsidRDefault="002F5294" w:rsidP="004E61EE">
            <w:pPr>
              <w:rPr>
                <w:del w:id="2069" w:author="jonathan pritchard" w:date="2024-10-14T20:57:00Z" w16du:dateUtc="2024-10-14T19:57:00Z"/>
              </w:rPr>
            </w:pPr>
            <w:del w:id="2070" w:author="jonathan pritchard" w:date="2024-10-14T20:57:00Z" w16du:dateUtc="2024-10-14T19:57:00Z">
              <w:r w:rsidRPr="00B77A92" w:rsidDel="00764DCF">
                <w:delText>-5</w:delText>
              </w:r>
            </w:del>
          </w:p>
        </w:tc>
        <w:tc>
          <w:tcPr>
            <w:tcW w:w="2515" w:type="dxa"/>
          </w:tcPr>
          <w:p w14:paraId="13D0684E" w14:textId="0F61BF6C" w:rsidR="002F5294" w:rsidRPr="00B77A92" w:rsidDel="00764DCF" w:rsidRDefault="002F5294" w:rsidP="004E61EE">
            <w:pPr>
              <w:rPr>
                <w:del w:id="2071" w:author="jonathan pritchard" w:date="2024-10-14T20:57:00Z" w16du:dateUtc="2024-10-14T19:57:00Z"/>
              </w:rPr>
            </w:pPr>
          </w:p>
        </w:tc>
        <w:tc>
          <w:tcPr>
            <w:tcW w:w="2337" w:type="dxa"/>
          </w:tcPr>
          <w:p w14:paraId="3D3E23F2" w14:textId="33F93C45" w:rsidR="002F5294" w:rsidRPr="00B77A92" w:rsidDel="00764DCF" w:rsidRDefault="002F5294" w:rsidP="004E61EE">
            <w:pPr>
              <w:rPr>
                <w:del w:id="2072" w:author="jonathan pritchard" w:date="2024-10-14T20:57:00Z" w16du:dateUtc="2024-10-14T19:57:00Z"/>
              </w:rPr>
            </w:pPr>
          </w:p>
        </w:tc>
      </w:tr>
      <w:tr w:rsidR="002F5294" w:rsidRPr="00B77A92" w:rsidDel="00764DCF" w14:paraId="320B7F57" w14:textId="64BBBD85" w:rsidTr="00764DCF">
        <w:trPr>
          <w:cantSplit/>
          <w:jc w:val="center"/>
          <w:del w:id="2073" w:author="jonathan pritchard" w:date="2024-10-14T20:57:00Z"/>
        </w:trPr>
        <w:tc>
          <w:tcPr>
            <w:tcW w:w="0" w:type="auto"/>
            <w:vMerge/>
          </w:tcPr>
          <w:p w14:paraId="574C14AA" w14:textId="7725888C" w:rsidR="002F5294" w:rsidRPr="00B77A92" w:rsidDel="00764DCF" w:rsidRDefault="002F5294" w:rsidP="004E61EE">
            <w:pPr>
              <w:rPr>
                <w:del w:id="2074" w:author="jonathan pritchard" w:date="2024-10-14T20:57:00Z" w16du:dateUtc="2024-10-14T19:57:00Z"/>
              </w:rPr>
            </w:pPr>
          </w:p>
        </w:tc>
        <w:tc>
          <w:tcPr>
            <w:tcW w:w="0" w:type="auto"/>
          </w:tcPr>
          <w:p w14:paraId="1CC1B160" w14:textId="75F44EAE" w:rsidR="002F5294" w:rsidRPr="00B77A92" w:rsidDel="00764DCF" w:rsidRDefault="002F5294" w:rsidP="004E61EE">
            <w:pPr>
              <w:rPr>
                <w:del w:id="2075" w:author="jonathan pritchard" w:date="2024-10-14T20:57:00Z" w16du:dateUtc="2024-10-14T19:57:00Z"/>
              </w:rPr>
            </w:pPr>
            <w:del w:id="2076" w:author="jonathan pritchard" w:date="2024-10-14T20:57:00Z" w16du:dateUtc="2024-10-14T19:57:00Z">
              <w:r w:rsidRPr="00B77A92" w:rsidDel="00764DCF">
                <w:delText>-4</w:delText>
              </w:r>
            </w:del>
          </w:p>
        </w:tc>
        <w:tc>
          <w:tcPr>
            <w:tcW w:w="2515" w:type="dxa"/>
          </w:tcPr>
          <w:p w14:paraId="4DBE6DC4" w14:textId="387B51BD" w:rsidR="002F5294" w:rsidRPr="00B77A92" w:rsidDel="00764DCF" w:rsidRDefault="002F5294" w:rsidP="004E61EE">
            <w:pPr>
              <w:rPr>
                <w:del w:id="2077" w:author="jonathan pritchard" w:date="2024-10-14T20:57:00Z" w16du:dateUtc="2024-10-14T19:57:00Z"/>
              </w:rPr>
            </w:pPr>
          </w:p>
        </w:tc>
        <w:tc>
          <w:tcPr>
            <w:tcW w:w="2337" w:type="dxa"/>
          </w:tcPr>
          <w:p w14:paraId="1D85D365" w14:textId="6DFB821E" w:rsidR="002F5294" w:rsidRPr="00B77A92" w:rsidDel="00764DCF" w:rsidRDefault="002F5294" w:rsidP="004E61EE">
            <w:pPr>
              <w:rPr>
                <w:del w:id="2078" w:author="jonathan pritchard" w:date="2024-10-14T20:57:00Z" w16du:dateUtc="2024-10-14T19:57:00Z"/>
              </w:rPr>
            </w:pPr>
          </w:p>
        </w:tc>
      </w:tr>
      <w:tr w:rsidR="002F5294" w:rsidRPr="00B77A92" w:rsidDel="00764DCF" w14:paraId="3046D1E2" w14:textId="2194844C" w:rsidTr="00764DCF">
        <w:trPr>
          <w:cantSplit/>
          <w:jc w:val="center"/>
          <w:del w:id="2079" w:author="jonathan pritchard" w:date="2024-10-14T20:57:00Z"/>
        </w:trPr>
        <w:tc>
          <w:tcPr>
            <w:tcW w:w="0" w:type="auto"/>
            <w:vMerge/>
          </w:tcPr>
          <w:p w14:paraId="7E21088A" w14:textId="116284A4" w:rsidR="002F5294" w:rsidRPr="00B77A92" w:rsidDel="00764DCF" w:rsidRDefault="002F5294" w:rsidP="004E61EE">
            <w:pPr>
              <w:rPr>
                <w:del w:id="2080" w:author="jonathan pritchard" w:date="2024-10-14T20:57:00Z" w16du:dateUtc="2024-10-14T19:57:00Z"/>
              </w:rPr>
            </w:pPr>
          </w:p>
        </w:tc>
        <w:tc>
          <w:tcPr>
            <w:tcW w:w="0" w:type="auto"/>
          </w:tcPr>
          <w:p w14:paraId="54519177" w14:textId="0B873B95" w:rsidR="002F5294" w:rsidRPr="00B77A92" w:rsidDel="00764DCF" w:rsidRDefault="002F5294" w:rsidP="004E61EE">
            <w:pPr>
              <w:rPr>
                <w:del w:id="2081" w:author="jonathan pritchard" w:date="2024-10-14T20:57:00Z" w16du:dateUtc="2024-10-14T19:57:00Z"/>
              </w:rPr>
            </w:pPr>
            <w:del w:id="2082" w:author="jonathan pritchard" w:date="2024-10-14T20:57:00Z" w16du:dateUtc="2024-10-14T19:57:00Z">
              <w:r w:rsidRPr="00B77A92" w:rsidDel="00764DCF">
                <w:delText>-3</w:delText>
              </w:r>
            </w:del>
          </w:p>
        </w:tc>
        <w:tc>
          <w:tcPr>
            <w:tcW w:w="2515" w:type="dxa"/>
          </w:tcPr>
          <w:p w14:paraId="58465B78" w14:textId="5E0578DA" w:rsidR="002F5294" w:rsidRPr="00B77A92" w:rsidDel="00764DCF" w:rsidRDefault="002F5294" w:rsidP="004E61EE">
            <w:pPr>
              <w:rPr>
                <w:del w:id="2083" w:author="jonathan pritchard" w:date="2024-10-14T20:57:00Z" w16du:dateUtc="2024-10-14T19:57:00Z"/>
              </w:rPr>
            </w:pPr>
          </w:p>
        </w:tc>
        <w:tc>
          <w:tcPr>
            <w:tcW w:w="2337" w:type="dxa"/>
          </w:tcPr>
          <w:p w14:paraId="1E2FF13F" w14:textId="12FA261B" w:rsidR="002F5294" w:rsidRPr="00B77A92" w:rsidDel="00764DCF" w:rsidRDefault="002F5294" w:rsidP="004E61EE">
            <w:pPr>
              <w:rPr>
                <w:del w:id="2084" w:author="jonathan pritchard" w:date="2024-10-14T20:57:00Z" w16du:dateUtc="2024-10-14T19:57:00Z"/>
              </w:rPr>
            </w:pPr>
          </w:p>
        </w:tc>
      </w:tr>
      <w:tr w:rsidR="002F5294" w:rsidRPr="00B77A92" w:rsidDel="00764DCF" w14:paraId="60A1E17F" w14:textId="2C5300D1" w:rsidTr="00764DCF">
        <w:trPr>
          <w:cantSplit/>
          <w:jc w:val="center"/>
          <w:del w:id="2085" w:author="jonathan pritchard" w:date="2024-10-14T20:57:00Z"/>
        </w:trPr>
        <w:tc>
          <w:tcPr>
            <w:tcW w:w="0" w:type="auto"/>
            <w:vMerge/>
          </w:tcPr>
          <w:p w14:paraId="27EE9655" w14:textId="59A40AB6" w:rsidR="002F5294" w:rsidRPr="00B77A92" w:rsidDel="00764DCF" w:rsidRDefault="002F5294" w:rsidP="004E61EE">
            <w:pPr>
              <w:rPr>
                <w:del w:id="2086" w:author="jonathan pritchard" w:date="2024-10-14T20:57:00Z" w16du:dateUtc="2024-10-14T19:57:00Z"/>
              </w:rPr>
            </w:pPr>
          </w:p>
        </w:tc>
        <w:tc>
          <w:tcPr>
            <w:tcW w:w="0" w:type="auto"/>
          </w:tcPr>
          <w:p w14:paraId="0709FC72" w14:textId="053BBD51" w:rsidR="002F5294" w:rsidRPr="00B77A92" w:rsidDel="00764DCF" w:rsidRDefault="002F5294" w:rsidP="004E61EE">
            <w:pPr>
              <w:rPr>
                <w:del w:id="2087" w:author="jonathan pritchard" w:date="2024-10-14T20:57:00Z" w16du:dateUtc="2024-10-14T19:57:00Z"/>
              </w:rPr>
            </w:pPr>
            <w:del w:id="2088" w:author="jonathan pritchard" w:date="2024-10-14T20:57:00Z" w16du:dateUtc="2024-10-14T19:57:00Z">
              <w:r w:rsidRPr="00B77A92" w:rsidDel="00764DCF">
                <w:delText>-2</w:delText>
              </w:r>
            </w:del>
          </w:p>
        </w:tc>
        <w:tc>
          <w:tcPr>
            <w:tcW w:w="2515" w:type="dxa"/>
          </w:tcPr>
          <w:p w14:paraId="2526526B" w14:textId="5FDA6DB1" w:rsidR="002F5294" w:rsidRPr="00B77A92" w:rsidDel="00764DCF" w:rsidRDefault="002F5294" w:rsidP="004E61EE">
            <w:pPr>
              <w:rPr>
                <w:del w:id="2089" w:author="jonathan pritchard" w:date="2024-10-14T20:57:00Z" w16du:dateUtc="2024-10-14T19:57:00Z"/>
              </w:rPr>
            </w:pPr>
          </w:p>
        </w:tc>
        <w:tc>
          <w:tcPr>
            <w:tcW w:w="2337" w:type="dxa"/>
          </w:tcPr>
          <w:p w14:paraId="4A34A4C4" w14:textId="59AF1204" w:rsidR="002F5294" w:rsidRPr="00B77A92" w:rsidDel="00764DCF" w:rsidRDefault="002F5294" w:rsidP="004E61EE">
            <w:pPr>
              <w:rPr>
                <w:del w:id="2090" w:author="jonathan pritchard" w:date="2024-10-14T20:57:00Z" w16du:dateUtc="2024-10-14T19:57:00Z"/>
              </w:rPr>
            </w:pPr>
          </w:p>
        </w:tc>
      </w:tr>
      <w:tr w:rsidR="002F5294" w:rsidRPr="00B77A92" w:rsidDel="00764DCF" w14:paraId="03451585" w14:textId="56F3D031" w:rsidTr="00764DCF">
        <w:trPr>
          <w:cantSplit/>
          <w:jc w:val="center"/>
          <w:del w:id="2091" w:author="jonathan pritchard" w:date="2024-10-14T20:57:00Z"/>
        </w:trPr>
        <w:tc>
          <w:tcPr>
            <w:tcW w:w="0" w:type="auto"/>
            <w:vMerge/>
          </w:tcPr>
          <w:p w14:paraId="3D54AD5D" w14:textId="075311D8" w:rsidR="002F5294" w:rsidRPr="00B77A92" w:rsidDel="00764DCF" w:rsidRDefault="002F5294" w:rsidP="004E61EE">
            <w:pPr>
              <w:rPr>
                <w:del w:id="2092" w:author="jonathan pritchard" w:date="2024-10-14T20:57:00Z" w16du:dateUtc="2024-10-14T19:57:00Z"/>
              </w:rPr>
            </w:pPr>
          </w:p>
        </w:tc>
        <w:tc>
          <w:tcPr>
            <w:tcW w:w="0" w:type="auto"/>
          </w:tcPr>
          <w:p w14:paraId="748B95A9" w14:textId="18E03CA0" w:rsidR="002F5294" w:rsidRPr="00B77A92" w:rsidDel="00764DCF" w:rsidRDefault="002F5294" w:rsidP="004E61EE">
            <w:pPr>
              <w:rPr>
                <w:del w:id="2093" w:author="jonathan pritchard" w:date="2024-10-14T20:57:00Z" w16du:dateUtc="2024-10-14T19:57:00Z"/>
              </w:rPr>
            </w:pPr>
            <w:del w:id="2094" w:author="jonathan pritchard" w:date="2024-10-14T20:57:00Z" w16du:dateUtc="2024-10-14T19:57:00Z">
              <w:r w:rsidRPr="00B77A92" w:rsidDel="00764DCF">
                <w:delText>-1</w:delText>
              </w:r>
            </w:del>
          </w:p>
        </w:tc>
        <w:tc>
          <w:tcPr>
            <w:tcW w:w="2515" w:type="dxa"/>
          </w:tcPr>
          <w:p w14:paraId="29F95C2C" w14:textId="6D827F98" w:rsidR="002F5294" w:rsidRPr="00B77A92" w:rsidDel="00764DCF" w:rsidRDefault="002F5294" w:rsidP="004E61EE">
            <w:pPr>
              <w:rPr>
                <w:del w:id="2095" w:author="jonathan pritchard" w:date="2024-10-14T20:57:00Z" w16du:dateUtc="2024-10-14T19:57:00Z"/>
              </w:rPr>
            </w:pPr>
          </w:p>
        </w:tc>
        <w:tc>
          <w:tcPr>
            <w:tcW w:w="2337" w:type="dxa"/>
          </w:tcPr>
          <w:p w14:paraId="5E51CD7D" w14:textId="4265D045" w:rsidR="002F5294" w:rsidRPr="00B77A92" w:rsidDel="00764DCF" w:rsidRDefault="002F5294" w:rsidP="004E61EE">
            <w:pPr>
              <w:rPr>
                <w:del w:id="2096" w:author="jonathan pritchard" w:date="2024-10-14T20:57:00Z" w16du:dateUtc="2024-10-14T19:57:00Z"/>
              </w:rPr>
            </w:pPr>
          </w:p>
        </w:tc>
      </w:tr>
      <w:tr w:rsidR="002F5294" w:rsidRPr="00B77A92" w:rsidDel="00764DCF" w14:paraId="29A8AF63" w14:textId="15DD3CC7" w:rsidTr="00764DCF">
        <w:trPr>
          <w:cantSplit/>
          <w:jc w:val="center"/>
          <w:del w:id="2097" w:author="jonathan pritchard" w:date="2024-10-14T20:57:00Z"/>
        </w:trPr>
        <w:tc>
          <w:tcPr>
            <w:tcW w:w="0" w:type="auto"/>
          </w:tcPr>
          <w:p w14:paraId="0C575261" w14:textId="6286BB92" w:rsidR="002F5294" w:rsidRPr="00B77A92" w:rsidDel="00764DCF" w:rsidRDefault="002F5294" w:rsidP="004E61EE">
            <w:pPr>
              <w:rPr>
                <w:del w:id="2098" w:author="jonathan pritchard" w:date="2024-10-14T20:57:00Z" w16du:dateUtc="2024-10-14T19:57:00Z"/>
              </w:rPr>
            </w:pPr>
            <w:del w:id="2099" w:author="jonathan pritchard" w:date="2024-10-14T20:57:00Z" w16du:dateUtc="2024-10-14T19:57:00Z">
              <w:r w:rsidRPr="00B77A92" w:rsidDel="00764DCF">
                <w:delText>(</w:delText>
              </w:r>
              <w:r w:rsidRPr="00B77A92" w:rsidDel="00764DCF">
                <w:rPr>
                  <w:i/>
                </w:rPr>
                <w:delText>reference tide</w:delText>
              </w:r>
              <w:r w:rsidRPr="00B77A92" w:rsidDel="00764DCF">
                <w:delText>)</w:delText>
              </w:r>
            </w:del>
          </w:p>
        </w:tc>
        <w:tc>
          <w:tcPr>
            <w:tcW w:w="0" w:type="auto"/>
          </w:tcPr>
          <w:p w14:paraId="0D001C86" w14:textId="65D6ACB9" w:rsidR="002F5294" w:rsidRPr="00B77A92" w:rsidDel="00764DCF" w:rsidRDefault="002F5294" w:rsidP="004E61EE">
            <w:pPr>
              <w:rPr>
                <w:del w:id="2100" w:author="jonathan pritchard" w:date="2024-10-14T20:57:00Z" w16du:dateUtc="2024-10-14T19:57:00Z"/>
              </w:rPr>
            </w:pPr>
            <w:del w:id="2101" w:author="jonathan pritchard" w:date="2024-10-14T20:57:00Z" w16du:dateUtc="2024-10-14T19:57:00Z">
              <w:r w:rsidRPr="00B77A92" w:rsidDel="00764DCF">
                <w:delText xml:space="preserve"> 0 </w:delText>
              </w:r>
            </w:del>
          </w:p>
        </w:tc>
        <w:tc>
          <w:tcPr>
            <w:tcW w:w="2515" w:type="dxa"/>
          </w:tcPr>
          <w:p w14:paraId="5852FD83" w14:textId="77AD297E" w:rsidR="002F5294" w:rsidRPr="00B77A92" w:rsidDel="00764DCF" w:rsidRDefault="002F5294" w:rsidP="004E61EE">
            <w:pPr>
              <w:rPr>
                <w:del w:id="2102" w:author="jonathan pritchard" w:date="2024-10-14T20:57:00Z" w16du:dateUtc="2024-10-14T19:57:00Z"/>
              </w:rPr>
            </w:pPr>
          </w:p>
        </w:tc>
        <w:tc>
          <w:tcPr>
            <w:tcW w:w="2337" w:type="dxa"/>
          </w:tcPr>
          <w:p w14:paraId="02D4680F" w14:textId="491DC361" w:rsidR="002F5294" w:rsidRPr="00B77A92" w:rsidDel="00764DCF" w:rsidRDefault="002F5294" w:rsidP="004E61EE">
            <w:pPr>
              <w:rPr>
                <w:del w:id="2103" w:author="jonathan pritchard" w:date="2024-10-14T20:57:00Z" w16du:dateUtc="2024-10-14T19:57:00Z"/>
              </w:rPr>
            </w:pPr>
          </w:p>
        </w:tc>
      </w:tr>
      <w:tr w:rsidR="002F5294" w:rsidRPr="00B77A92" w:rsidDel="00764DCF" w14:paraId="78ECFD12" w14:textId="4DCAD227" w:rsidTr="00764DCF">
        <w:trPr>
          <w:cantSplit/>
          <w:jc w:val="center"/>
          <w:del w:id="2104" w:author="jonathan pritchard" w:date="2024-10-14T20:57:00Z"/>
        </w:trPr>
        <w:tc>
          <w:tcPr>
            <w:tcW w:w="0" w:type="auto"/>
            <w:vMerge w:val="restart"/>
            <w:vAlign w:val="center"/>
          </w:tcPr>
          <w:p w14:paraId="475D3BB0" w14:textId="63715E48" w:rsidR="002F5294" w:rsidRPr="00B77A92" w:rsidDel="00764DCF" w:rsidRDefault="002F5294" w:rsidP="004E61EE">
            <w:pPr>
              <w:jc w:val="center"/>
              <w:rPr>
                <w:del w:id="2105" w:author="jonathan pritchard" w:date="2024-10-14T20:57:00Z" w16du:dateUtc="2024-10-14T19:57:00Z"/>
              </w:rPr>
            </w:pPr>
            <w:del w:id="2106" w:author="jonathan pritchard" w:date="2024-10-14T20:57:00Z" w16du:dateUtc="2024-10-14T19:57:00Z">
              <w:r w:rsidRPr="00B77A92" w:rsidDel="00764DCF">
                <w:delText>After</w:delText>
              </w:r>
            </w:del>
          </w:p>
        </w:tc>
        <w:tc>
          <w:tcPr>
            <w:tcW w:w="0" w:type="auto"/>
          </w:tcPr>
          <w:p w14:paraId="5EC7ADCC" w14:textId="0F3ACEA5" w:rsidR="002F5294" w:rsidRPr="00B77A92" w:rsidDel="00764DCF" w:rsidRDefault="002F5294" w:rsidP="004E61EE">
            <w:pPr>
              <w:rPr>
                <w:del w:id="2107" w:author="jonathan pritchard" w:date="2024-10-14T20:57:00Z" w16du:dateUtc="2024-10-14T19:57:00Z"/>
              </w:rPr>
            </w:pPr>
            <w:del w:id="2108" w:author="jonathan pritchard" w:date="2024-10-14T20:57:00Z" w16du:dateUtc="2024-10-14T19:57:00Z">
              <w:r w:rsidRPr="00B77A92" w:rsidDel="00764DCF">
                <w:delText>+1</w:delText>
              </w:r>
            </w:del>
          </w:p>
        </w:tc>
        <w:tc>
          <w:tcPr>
            <w:tcW w:w="2515" w:type="dxa"/>
          </w:tcPr>
          <w:p w14:paraId="2D63434D" w14:textId="5E16454A" w:rsidR="002F5294" w:rsidRPr="00B77A92" w:rsidDel="00764DCF" w:rsidRDefault="002F5294" w:rsidP="004E61EE">
            <w:pPr>
              <w:rPr>
                <w:del w:id="2109" w:author="jonathan pritchard" w:date="2024-10-14T20:57:00Z" w16du:dateUtc="2024-10-14T19:57:00Z"/>
              </w:rPr>
            </w:pPr>
          </w:p>
        </w:tc>
        <w:tc>
          <w:tcPr>
            <w:tcW w:w="2337" w:type="dxa"/>
          </w:tcPr>
          <w:p w14:paraId="5419B2CB" w14:textId="176D0E50" w:rsidR="002F5294" w:rsidRPr="00B77A92" w:rsidDel="00764DCF" w:rsidRDefault="002F5294" w:rsidP="004E61EE">
            <w:pPr>
              <w:rPr>
                <w:del w:id="2110" w:author="jonathan pritchard" w:date="2024-10-14T20:57:00Z" w16du:dateUtc="2024-10-14T19:57:00Z"/>
              </w:rPr>
            </w:pPr>
          </w:p>
        </w:tc>
      </w:tr>
      <w:tr w:rsidR="002F5294" w:rsidRPr="00B77A92" w:rsidDel="00764DCF" w14:paraId="2D21562E" w14:textId="1D999D43" w:rsidTr="00764DCF">
        <w:trPr>
          <w:cantSplit/>
          <w:jc w:val="center"/>
          <w:del w:id="2111" w:author="jonathan pritchard" w:date="2024-10-14T20:57:00Z"/>
        </w:trPr>
        <w:tc>
          <w:tcPr>
            <w:tcW w:w="0" w:type="auto"/>
            <w:vMerge/>
          </w:tcPr>
          <w:p w14:paraId="36B587E3" w14:textId="78ECF9C2" w:rsidR="002F5294" w:rsidRPr="00B77A92" w:rsidDel="00764DCF" w:rsidRDefault="002F5294" w:rsidP="004E61EE">
            <w:pPr>
              <w:rPr>
                <w:del w:id="2112" w:author="jonathan pritchard" w:date="2024-10-14T20:57:00Z" w16du:dateUtc="2024-10-14T19:57:00Z"/>
              </w:rPr>
            </w:pPr>
          </w:p>
        </w:tc>
        <w:tc>
          <w:tcPr>
            <w:tcW w:w="0" w:type="auto"/>
          </w:tcPr>
          <w:p w14:paraId="6D2ADC1D" w14:textId="36366E47" w:rsidR="002F5294" w:rsidRPr="00B77A92" w:rsidDel="00764DCF" w:rsidRDefault="002F5294" w:rsidP="004E61EE">
            <w:pPr>
              <w:rPr>
                <w:del w:id="2113" w:author="jonathan pritchard" w:date="2024-10-14T20:57:00Z" w16du:dateUtc="2024-10-14T19:57:00Z"/>
              </w:rPr>
            </w:pPr>
            <w:del w:id="2114" w:author="jonathan pritchard" w:date="2024-10-14T20:57:00Z" w16du:dateUtc="2024-10-14T19:57:00Z">
              <w:r w:rsidRPr="00B77A92" w:rsidDel="00764DCF">
                <w:delText>+2</w:delText>
              </w:r>
            </w:del>
          </w:p>
        </w:tc>
        <w:tc>
          <w:tcPr>
            <w:tcW w:w="2515" w:type="dxa"/>
          </w:tcPr>
          <w:p w14:paraId="204B3DC5" w14:textId="61317BB9" w:rsidR="002F5294" w:rsidRPr="00B77A92" w:rsidDel="00764DCF" w:rsidRDefault="002F5294" w:rsidP="004E61EE">
            <w:pPr>
              <w:rPr>
                <w:del w:id="2115" w:author="jonathan pritchard" w:date="2024-10-14T20:57:00Z" w16du:dateUtc="2024-10-14T19:57:00Z"/>
              </w:rPr>
            </w:pPr>
          </w:p>
        </w:tc>
        <w:tc>
          <w:tcPr>
            <w:tcW w:w="2337" w:type="dxa"/>
          </w:tcPr>
          <w:p w14:paraId="018D8483" w14:textId="4264518E" w:rsidR="002F5294" w:rsidRPr="00B77A92" w:rsidDel="00764DCF" w:rsidRDefault="002F5294" w:rsidP="004E61EE">
            <w:pPr>
              <w:rPr>
                <w:del w:id="2116" w:author="jonathan pritchard" w:date="2024-10-14T20:57:00Z" w16du:dateUtc="2024-10-14T19:57:00Z"/>
              </w:rPr>
            </w:pPr>
          </w:p>
        </w:tc>
      </w:tr>
      <w:tr w:rsidR="002F5294" w:rsidRPr="00B77A92" w:rsidDel="00764DCF" w14:paraId="00B01E72" w14:textId="034A9B78" w:rsidTr="00764DCF">
        <w:trPr>
          <w:cantSplit/>
          <w:jc w:val="center"/>
          <w:del w:id="2117" w:author="jonathan pritchard" w:date="2024-10-14T20:57:00Z"/>
        </w:trPr>
        <w:tc>
          <w:tcPr>
            <w:tcW w:w="0" w:type="auto"/>
            <w:vMerge/>
          </w:tcPr>
          <w:p w14:paraId="72F3EC37" w14:textId="2932E3AA" w:rsidR="002F5294" w:rsidRPr="00B77A92" w:rsidDel="00764DCF" w:rsidRDefault="002F5294" w:rsidP="004E61EE">
            <w:pPr>
              <w:rPr>
                <w:del w:id="2118" w:author="jonathan pritchard" w:date="2024-10-14T20:57:00Z" w16du:dateUtc="2024-10-14T19:57:00Z"/>
              </w:rPr>
            </w:pPr>
          </w:p>
        </w:tc>
        <w:tc>
          <w:tcPr>
            <w:tcW w:w="0" w:type="auto"/>
          </w:tcPr>
          <w:p w14:paraId="12B9E698" w14:textId="2054BFCF" w:rsidR="002F5294" w:rsidRPr="00B77A92" w:rsidDel="00764DCF" w:rsidRDefault="002F5294" w:rsidP="004E61EE">
            <w:pPr>
              <w:rPr>
                <w:del w:id="2119" w:author="jonathan pritchard" w:date="2024-10-14T20:57:00Z" w16du:dateUtc="2024-10-14T19:57:00Z"/>
              </w:rPr>
            </w:pPr>
            <w:del w:id="2120" w:author="jonathan pritchard" w:date="2024-10-14T20:57:00Z" w16du:dateUtc="2024-10-14T19:57:00Z">
              <w:r w:rsidRPr="00B77A92" w:rsidDel="00764DCF">
                <w:delText>+3</w:delText>
              </w:r>
            </w:del>
          </w:p>
        </w:tc>
        <w:tc>
          <w:tcPr>
            <w:tcW w:w="2515" w:type="dxa"/>
          </w:tcPr>
          <w:p w14:paraId="00D0009B" w14:textId="6E4F33E0" w:rsidR="002F5294" w:rsidRPr="00B77A92" w:rsidDel="00764DCF" w:rsidRDefault="002F5294" w:rsidP="004E61EE">
            <w:pPr>
              <w:rPr>
                <w:del w:id="2121" w:author="jonathan pritchard" w:date="2024-10-14T20:57:00Z" w16du:dateUtc="2024-10-14T19:57:00Z"/>
              </w:rPr>
            </w:pPr>
          </w:p>
        </w:tc>
        <w:tc>
          <w:tcPr>
            <w:tcW w:w="2337" w:type="dxa"/>
          </w:tcPr>
          <w:p w14:paraId="46B3F44E" w14:textId="6F8603BF" w:rsidR="002F5294" w:rsidRPr="00B77A92" w:rsidDel="00764DCF" w:rsidRDefault="002F5294" w:rsidP="004E61EE">
            <w:pPr>
              <w:rPr>
                <w:del w:id="2122" w:author="jonathan pritchard" w:date="2024-10-14T20:57:00Z" w16du:dateUtc="2024-10-14T19:57:00Z"/>
              </w:rPr>
            </w:pPr>
          </w:p>
        </w:tc>
      </w:tr>
      <w:tr w:rsidR="002F5294" w:rsidRPr="00B77A92" w:rsidDel="00764DCF" w14:paraId="1A8F48EF" w14:textId="1DB71A79" w:rsidTr="00764DCF">
        <w:trPr>
          <w:cantSplit/>
          <w:jc w:val="center"/>
          <w:del w:id="2123" w:author="jonathan pritchard" w:date="2024-10-14T20:57:00Z"/>
        </w:trPr>
        <w:tc>
          <w:tcPr>
            <w:tcW w:w="0" w:type="auto"/>
            <w:vMerge/>
          </w:tcPr>
          <w:p w14:paraId="7F8CACA3" w14:textId="603AFF6B" w:rsidR="002F5294" w:rsidRPr="00B77A92" w:rsidDel="00764DCF" w:rsidRDefault="002F5294" w:rsidP="004E61EE">
            <w:pPr>
              <w:rPr>
                <w:del w:id="2124" w:author="jonathan pritchard" w:date="2024-10-14T20:57:00Z" w16du:dateUtc="2024-10-14T19:57:00Z"/>
              </w:rPr>
            </w:pPr>
          </w:p>
        </w:tc>
        <w:tc>
          <w:tcPr>
            <w:tcW w:w="0" w:type="auto"/>
          </w:tcPr>
          <w:p w14:paraId="52C7F661" w14:textId="526587E2" w:rsidR="002F5294" w:rsidRPr="00B77A92" w:rsidDel="00764DCF" w:rsidRDefault="002F5294" w:rsidP="004E61EE">
            <w:pPr>
              <w:rPr>
                <w:del w:id="2125" w:author="jonathan pritchard" w:date="2024-10-14T20:57:00Z" w16du:dateUtc="2024-10-14T19:57:00Z"/>
              </w:rPr>
            </w:pPr>
            <w:del w:id="2126" w:author="jonathan pritchard" w:date="2024-10-14T20:57:00Z" w16du:dateUtc="2024-10-14T19:57:00Z">
              <w:r w:rsidRPr="00B77A92" w:rsidDel="00764DCF">
                <w:delText>+4</w:delText>
              </w:r>
            </w:del>
          </w:p>
        </w:tc>
        <w:tc>
          <w:tcPr>
            <w:tcW w:w="2515" w:type="dxa"/>
          </w:tcPr>
          <w:p w14:paraId="5C43D4B5" w14:textId="1C1ADC0B" w:rsidR="002F5294" w:rsidRPr="00B77A92" w:rsidDel="00764DCF" w:rsidRDefault="002F5294" w:rsidP="004E61EE">
            <w:pPr>
              <w:rPr>
                <w:del w:id="2127" w:author="jonathan pritchard" w:date="2024-10-14T20:57:00Z" w16du:dateUtc="2024-10-14T19:57:00Z"/>
              </w:rPr>
            </w:pPr>
          </w:p>
        </w:tc>
        <w:tc>
          <w:tcPr>
            <w:tcW w:w="2337" w:type="dxa"/>
          </w:tcPr>
          <w:p w14:paraId="31440C0E" w14:textId="4D785DE6" w:rsidR="002F5294" w:rsidRPr="00B77A92" w:rsidDel="00764DCF" w:rsidRDefault="002F5294" w:rsidP="004E61EE">
            <w:pPr>
              <w:rPr>
                <w:del w:id="2128" w:author="jonathan pritchard" w:date="2024-10-14T20:57:00Z" w16du:dateUtc="2024-10-14T19:57:00Z"/>
              </w:rPr>
            </w:pPr>
          </w:p>
        </w:tc>
      </w:tr>
      <w:tr w:rsidR="002F5294" w:rsidRPr="00B77A92" w:rsidDel="00764DCF" w14:paraId="641F29F9" w14:textId="3550B35D" w:rsidTr="00764DCF">
        <w:trPr>
          <w:cantSplit/>
          <w:jc w:val="center"/>
          <w:del w:id="2129" w:author="jonathan pritchard" w:date="2024-10-14T20:57:00Z"/>
        </w:trPr>
        <w:tc>
          <w:tcPr>
            <w:tcW w:w="0" w:type="auto"/>
            <w:vMerge/>
          </w:tcPr>
          <w:p w14:paraId="05EDB61F" w14:textId="147F463D" w:rsidR="002F5294" w:rsidRPr="00B77A92" w:rsidDel="00764DCF" w:rsidRDefault="002F5294" w:rsidP="004E61EE">
            <w:pPr>
              <w:rPr>
                <w:del w:id="2130" w:author="jonathan pritchard" w:date="2024-10-14T20:57:00Z" w16du:dateUtc="2024-10-14T19:57:00Z"/>
              </w:rPr>
            </w:pPr>
          </w:p>
        </w:tc>
        <w:tc>
          <w:tcPr>
            <w:tcW w:w="0" w:type="auto"/>
          </w:tcPr>
          <w:p w14:paraId="0B7066B5" w14:textId="71B64110" w:rsidR="002F5294" w:rsidRPr="00B77A92" w:rsidDel="00764DCF" w:rsidRDefault="002F5294" w:rsidP="004E61EE">
            <w:pPr>
              <w:rPr>
                <w:del w:id="2131" w:author="jonathan pritchard" w:date="2024-10-14T20:57:00Z" w16du:dateUtc="2024-10-14T19:57:00Z"/>
              </w:rPr>
            </w:pPr>
            <w:del w:id="2132" w:author="jonathan pritchard" w:date="2024-10-14T20:57:00Z" w16du:dateUtc="2024-10-14T19:57:00Z">
              <w:r w:rsidRPr="00B77A92" w:rsidDel="00764DCF">
                <w:delText>+5</w:delText>
              </w:r>
            </w:del>
          </w:p>
        </w:tc>
        <w:tc>
          <w:tcPr>
            <w:tcW w:w="2515" w:type="dxa"/>
          </w:tcPr>
          <w:p w14:paraId="7220DE01" w14:textId="77EAF7C6" w:rsidR="002F5294" w:rsidRPr="00B77A92" w:rsidDel="00764DCF" w:rsidRDefault="002F5294" w:rsidP="004E61EE">
            <w:pPr>
              <w:rPr>
                <w:del w:id="2133" w:author="jonathan pritchard" w:date="2024-10-14T20:57:00Z" w16du:dateUtc="2024-10-14T19:57:00Z"/>
              </w:rPr>
            </w:pPr>
          </w:p>
        </w:tc>
        <w:tc>
          <w:tcPr>
            <w:tcW w:w="2337" w:type="dxa"/>
          </w:tcPr>
          <w:p w14:paraId="71F1CBAA" w14:textId="0C30559A" w:rsidR="002F5294" w:rsidRPr="00B77A92" w:rsidDel="00764DCF" w:rsidRDefault="002F5294" w:rsidP="004E61EE">
            <w:pPr>
              <w:rPr>
                <w:del w:id="2134" w:author="jonathan pritchard" w:date="2024-10-14T20:57:00Z" w16du:dateUtc="2024-10-14T19:57:00Z"/>
              </w:rPr>
            </w:pPr>
          </w:p>
        </w:tc>
      </w:tr>
      <w:tr w:rsidR="002F5294" w:rsidRPr="00B77A92" w:rsidDel="00764DCF" w14:paraId="2008EAD4" w14:textId="12B7C339" w:rsidTr="00764DCF">
        <w:trPr>
          <w:cantSplit/>
          <w:jc w:val="center"/>
          <w:del w:id="2135" w:author="jonathan pritchard" w:date="2024-10-14T20:57:00Z"/>
        </w:trPr>
        <w:tc>
          <w:tcPr>
            <w:tcW w:w="0" w:type="auto"/>
            <w:vMerge/>
          </w:tcPr>
          <w:p w14:paraId="1A9A20FB" w14:textId="73FDB606" w:rsidR="002F5294" w:rsidRPr="00B77A92" w:rsidDel="00764DCF" w:rsidRDefault="002F5294" w:rsidP="004E61EE">
            <w:pPr>
              <w:rPr>
                <w:del w:id="2136" w:author="jonathan pritchard" w:date="2024-10-14T20:57:00Z" w16du:dateUtc="2024-10-14T19:57:00Z"/>
              </w:rPr>
            </w:pPr>
          </w:p>
        </w:tc>
        <w:tc>
          <w:tcPr>
            <w:tcW w:w="0" w:type="auto"/>
          </w:tcPr>
          <w:p w14:paraId="25F009C3" w14:textId="673CE9B5" w:rsidR="002F5294" w:rsidRPr="00B77A92" w:rsidDel="00764DCF" w:rsidRDefault="002F5294" w:rsidP="004E61EE">
            <w:pPr>
              <w:rPr>
                <w:del w:id="2137" w:author="jonathan pritchard" w:date="2024-10-14T20:57:00Z" w16du:dateUtc="2024-10-14T19:57:00Z"/>
              </w:rPr>
            </w:pPr>
            <w:del w:id="2138" w:author="jonathan pritchard" w:date="2024-10-14T20:57:00Z" w16du:dateUtc="2024-10-14T19:57:00Z">
              <w:r w:rsidRPr="00B77A92" w:rsidDel="00764DCF">
                <w:delText>+6</w:delText>
              </w:r>
            </w:del>
          </w:p>
        </w:tc>
        <w:tc>
          <w:tcPr>
            <w:tcW w:w="2515" w:type="dxa"/>
          </w:tcPr>
          <w:p w14:paraId="04B349BF" w14:textId="26DEA364" w:rsidR="002F5294" w:rsidRPr="00B77A92" w:rsidDel="00764DCF" w:rsidRDefault="002F5294" w:rsidP="004E61EE">
            <w:pPr>
              <w:rPr>
                <w:del w:id="2139" w:author="jonathan pritchard" w:date="2024-10-14T20:57:00Z" w16du:dateUtc="2024-10-14T19:57:00Z"/>
              </w:rPr>
            </w:pPr>
          </w:p>
        </w:tc>
        <w:tc>
          <w:tcPr>
            <w:tcW w:w="2337" w:type="dxa"/>
          </w:tcPr>
          <w:p w14:paraId="6D20D7EF" w14:textId="462EF69D" w:rsidR="002F5294" w:rsidRPr="00B77A92" w:rsidDel="00764DCF" w:rsidRDefault="002F5294" w:rsidP="004E61EE">
            <w:pPr>
              <w:keepNext/>
              <w:rPr>
                <w:del w:id="2140" w:author="jonathan pritchard" w:date="2024-10-14T20:57:00Z" w16du:dateUtc="2024-10-14T19:57:00Z"/>
              </w:rPr>
            </w:pPr>
          </w:p>
        </w:tc>
      </w:tr>
    </w:tbl>
    <w:bookmarkStart w:id="2141" w:name="_Ref46758820"/>
    <w:moveToRangeStart w:id="2142" w:author="jonathan pritchard" w:date="2024-10-14T20:58:00Z" w:name="move179831897"/>
    <w:p w14:paraId="55A0F19C" w14:textId="78617110" w:rsidR="00764DCF" w:rsidRDefault="00764DCF" w:rsidP="00764DCF">
      <w:pPr>
        <w:spacing w:after="120" w:line="240" w:lineRule="auto"/>
        <w:jc w:val="both"/>
        <w:rPr>
          <w:moveTo w:id="2143" w:author="jonathan pritchard" w:date="2024-10-14T20:58:00Z" w16du:dateUtc="2024-10-14T19:58:00Z"/>
        </w:rPr>
      </w:pPr>
      <w:moveTo w:id="2144" w:author="jonathan pritchard" w:date="2024-10-14T20:58:00Z" w16du:dateUtc="2024-10-14T19:58:00Z">
        <w:r w:rsidRPr="00B77A92">
          <w:fldChar w:fldCharType="begin"/>
        </w:r>
        <w:r w:rsidRPr="00B77A92">
          <w:instrText xml:space="preserve"> REF _Ref46758217 \h  \* MERGEFORMAT </w:instrText>
        </w:r>
      </w:moveTo>
      <w:moveTo w:id="2145" w:author="jonathan pritchard" w:date="2024-10-14T20:58:00Z" w16du:dateUtc="2024-10-14T19:58:00Z">
        <w:r w:rsidRPr="00B77A92">
          <w:fldChar w:fldCharType="end"/>
        </w:r>
        <w:r w:rsidRPr="00B77A92">
          <w:t xml:space="preserve"> below shows how a </w:t>
        </w:r>
        <w:r w:rsidRPr="00B77A92">
          <w:rPr>
            <w:b/>
          </w:rPr>
          <w:t>Tidal Stream Panel Data</w:t>
        </w:r>
        <w:r w:rsidRPr="00B77A92">
          <w:t xml:space="preserve"> feature and its attributes are used in the ECDIS display. Complex attributes are in italics and encoded values are in blue text.</w:t>
        </w:r>
      </w:moveTo>
    </w:p>
    <w:moveToRangeEnd w:id="2142"/>
    <w:p w14:paraId="7452ACC3" w14:textId="77777777" w:rsidR="00764DCF" w:rsidRDefault="00764DCF" w:rsidP="00764DCF">
      <w:pPr>
        <w:rPr>
          <w:ins w:id="2146" w:author="jonathan pritchard" w:date="2024-10-14T20:57:00Z" w16du:dateUtc="2024-10-14T19:57:00Z"/>
        </w:rPr>
      </w:pPr>
    </w:p>
    <w:tbl>
      <w:tblPr>
        <w:tblW w:w="7880" w:type="dxa"/>
        <w:jc w:val="center"/>
        <w:tblLook w:val="04A0" w:firstRow="1" w:lastRow="0" w:firstColumn="1" w:lastColumn="0" w:noHBand="0" w:noVBand="1"/>
        <w:tblPrChange w:id="2147"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2148">
          <w:tblGrid>
            <w:gridCol w:w="1295"/>
            <w:gridCol w:w="784"/>
            <w:gridCol w:w="2409"/>
            <w:gridCol w:w="1660"/>
            <w:gridCol w:w="1732"/>
          </w:tblGrid>
        </w:tblGridChange>
      </w:tblGrid>
      <w:tr w:rsidR="00764DCF" w:rsidRPr="00764DCF" w14:paraId="01BAD199" w14:textId="77777777" w:rsidTr="00764DCF">
        <w:trPr>
          <w:trHeight w:val="292"/>
          <w:jc w:val="center"/>
          <w:ins w:id="2149" w:author="jonathan pritchard" w:date="2024-10-14T20:57:00Z"/>
          <w:trPrChange w:id="2150"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2151"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295A2143" w14:textId="77777777" w:rsidR="00764DCF" w:rsidRPr="00764DCF" w:rsidRDefault="00764DCF" w:rsidP="00764DCF">
            <w:pPr>
              <w:spacing w:after="0" w:line="240" w:lineRule="auto"/>
              <w:rPr>
                <w:ins w:id="2152" w:author="jonathan pritchard" w:date="2024-10-14T20:57:00Z" w16du:dateUtc="2024-10-14T19:57:00Z"/>
                <w:rFonts w:ascii="Aptos Narrow" w:eastAsia="Times New Roman" w:hAnsi="Aptos Narrow"/>
                <w:color w:val="000000"/>
                <w:sz w:val="22"/>
                <w:szCs w:val="22"/>
                <w:lang w:eastAsia="en-GB"/>
              </w:rPr>
            </w:pPr>
            <w:ins w:id="2153"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764DCF" w:rsidRPr="00764DCF" w14:paraId="71A87E53" w14:textId="77777777" w:rsidTr="00764DCF">
        <w:trPr>
          <w:trHeight w:val="652"/>
          <w:jc w:val="center"/>
          <w:ins w:id="2154" w:author="jonathan pritchard" w:date="2024-10-14T20:57:00Z"/>
          <w:trPrChange w:id="2155"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2156"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77078E48" w14:textId="77777777" w:rsidR="00764DCF" w:rsidRPr="00764DCF" w:rsidRDefault="00764DCF" w:rsidP="00764DCF">
            <w:pPr>
              <w:spacing w:after="0" w:line="240" w:lineRule="auto"/>
              <w:rPr>
                <w:ins w:id="2157" w:author="jonathan pritchard" w:date="2024-10-14T20:57:00Z" w16du:dateUtc="2024-10-14T19:57:00Z"/>
                <w:rFonts w:ascii="Aptos Narrow" w:eastAsia="Times New Roman" w:hAnsi="Aptos Narrow"/>
                <w:color w:val="000000"/>
                <w:sz w:val="22"/>
                <w:szCs w:val="22"/>
                <w:lang w:eastAsia="en-GB"/>
              </w:rPr>
            </w:pPr>
            <w:ins w:id="2158"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2159"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77EA46BB" w14:textId="77777777" w:rsidR="00764DCF" w:rsidRPr="00764DCF" w:rsidRDefault="00764DCF" w:rsidP="00764DCF">
            <w:pPr>
              <w:spacing w:after="0" w:line="240" w:lineRule="auto"/>
              <w:jc w:val="center"/>
              <w:rPr>
                <w:ins w:id="2160" w:author="jonathan pritchard" w:date="2024-10-14T20:57:00Z" w16du:dateUtc="2024-10-14T19:57:00Z"/>
                <w:rFonts w:ascii="Aptos Narrow" w:eastAsia="Times New Roman" w:hAnsi="Aptos Narrow"/>
                <w:color w:val="000000"/>
                <w:sz w:val="22"/>
                <w:szCs w:val="22"/>
                <w:lang w:eastAsia="en-GB"/>
              </w:rPr>
            </w:pPr>
            <w:ins w:id="2161"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764DCF" w:rsidRPr="00764DCF" w14:paraId="0FDEFEF3" w14:textId="77777777" w:rsidTr="00764DCF">
        <w:trPr>
          <w:trHeight w:val="292"/>
          <w:jc w:val="center"/>
          <w:ins w:id="2162" w:author="jonathan pritchard" w:date="2024-10-14T20:57:00Z"/>
          <w:trPrChange w:id="2163"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2164"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680322DF" w14:textId="77777777" w:rsidR="00764DCF" w:rsidRPr="00764DCF" w:rsidRDefault="00764DCF" w:rsidP="00764DCF">
            <w:pPr>
              <w:spacing w:after="0" w:line="240" w:lineRule="auto"/>
              <w:rPr>
                <w:ins w:id="2165" w:author="jonathan pritchard" w:date="2024-10-14T20:57:00Z" w16du:dateUtc="2024-10-14T19:57:00Z"/>
                <w:rFonts w:ascii="Aptos Narrow" w:eastAsia="Times New Roman" w:hAnsi="Aptos Narrow"/>
                <w:color w:val="000000"/>
                <w:sz w:val="22"/>
                <w:szCs w:val="22"/>
                <w:lang w:eastAsia="en-GB"/>
              </w:rPr>
            </w:pPr>
            <w:ins w:id="216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2167"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5B5DB46E" w14:textId="77777777" w:rsidR="00764DCF" w:rsidRPr="00764DCF" w:rsidRDefault="00764DCF" w:rsidP="00764DCF">
            <w:pPr>
              <w:spacing w:after="0" w:line="240" w:lineRule="auto"/>
              <w:rPr>
                <w:ins w:id="2168" w:author="jonathan pritchard" w:date="2024-10-14T20:57:00Z" w16du:dateUtc="2024-10-14T19:57:00Z"/>
                <w:rFonts w:ascii="Aptos Narrow" w:eastAsia="Times New Roman" w:hAnsi="Aptos Narrow"/>
                <w:color w:val="000000"/>
                <w:sz w:val="22"/>
                <w:szCs w:val="22"/>
                <w:lang w:eastAsia="en-GB"/>
              </w:rPr>
            </w:pPr>
            <w:ins w:id="2169"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217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4DFBD9F" w14:textId="77777777" w:rsidR="00764DCF" w:rsidRPr="00764DCF" w:rsidRDefault="00764DCF" w:rsidP="00764DCF">
            <w:pPr>
              <w:spacing w:after="0" w:line="240" w:lineRule="auto"/>
              <w:rPr>
                <w:ins w:id="2171" w:author="jonathan pritchard" w:date="2024-10-14T20:57:00Z" w16du:dateUtc="2024-10-14T19:57:00Z"/>
                <w:rFonts w:ascii="Aptos Narrow" w:eastAsia="Times New Roman" w:hAnsi="Aptos Narrow"/>
                <w:color w:val="000000"/>
                <w:sz w:val="22"/>
                <w:szCs w:val="22"/>
                <w:lang w:eastAsia="en-GB"/>
              </w:rPr>
            </w:pPr>
            <w:ins w:id="2172"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217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67A588D" w14:textId="77777777" w:rsidR="00764DCF" w:rsidRPr="00764DCF" w:rsidRDefault="00764DCF" w:rsidP="00764DCF">
            <w:pPr>
              <w:spacing w:after="0" w:line="240" w:lineRule="auto"/>
              <w:rPr>
                <w:ins w:id="2174" w:author="jonathan pritchard" w:date="2024-10-14T20:57:00Z" w16du:dateUtc="2024-10-14T19:57:00Z"/>
                <w:rFonts w:ascii="Aptos Narrow" w:eastAsia="Times New Roman" w:hAnsi="Aptos Narrow"/>
                <w:color w:val="000000"/>
                <w:sz w:val="22"/>
                <w:szCs w:val="22"/>
                <w:lang w:eastAsia="en-GB"/>
              </w:rPr>
            </w:pPr>
            <w:ins w:id="2175"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217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A3E042" w14:textId="77777777" w:rsidR="00764DCF" w:rsidRPr="00764DCF" w:rsidRDefault="00764DCF" w:rsidP="00764DCF">
            <w:pPr>
              <w:spacing w:after="0" w:line="240" w:lineRule="auto"/>
              <w:rPr>
                <w:ins w:id="2177" w:author="jonathan pritchard" w:date="2024-10-14T20:57:00Z" w16du:dateUtc="2024-10-14T19:57:00Z"/>
                <w:rFonts w:ascii="Aptos Narrow" w:eastAsia="Times New Roman" w:hAnsi="Aptos Narrow"/>
                <w:color w:val="000000"/>
                <w:sz w:val="22"/>
                <w:szCs w:val="22"/>
                <w:lang w:eastAsia="en-GB"/>
              </w:rPr>
            </w:pPr>
            <w:ins w:id="2178"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764DCF" w:rsidRPr="00764DCF" w14:paraId="7852D238" w14:textId="77777777" w:rsidTr="00764DCF">
        <w:trPr>
          <w:trHeight w:val="292"/>
          <w:jc w:val="center"/>
          <w:ins w:id="2179" w:author="jonathan pritchard" w:date="2024-10-14T20:57:00Z"/>
          <w:trPrChange w:id="2180"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2181"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8E761E0" w14:textId="77777777" w:rsidR="00764DCF" w:rsidRPr="00764DCF" w:rsidRDefault="00764DCF" w:rsidP="00764DCF">
            <w:pPr>
              <w:spacing w:after="0" w:line="240" w:lineRule="auto"/>
              <w:rPr>
                <w:ins w:id="2182"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2183"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5FA2D804" w14:textId="77777777" w:rsidR="00764DCF" w:rsidRPr="00764DCF" w:rsidRDefault="00764DCF" w:rsidP="00764DCF">
            <w:pPr>
              <w:spacing w:after="0" w:line="240" w:lineRule="auto"/>
              <w:rPr>
                <w:ins w:id="2184"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218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460539" w14:textId="77777777" w:rsidR="00764DCF" w:rsidRPr="00764DCF" w:rsidRDefault="00764DCF" w:rsidP="00764DCF">
            <w:pPr>
              <w:spacing w:after="0" w:line="240" w:lineRule="auto"/>
              <w:rPr>
                <w:ins w:id="2186" w:author="jonathan pritchard" w:date="2024-10-14T20:57:00Z" w16du:dateUtc="2024-10-14T19:57:00Z"/>
                <w:rFonts w:ascii="Aptos Narrow" w:eastAsia="Times New Roman" w:hAnsi="Aptos Narrow"/>
                <w:i/>
                <w:iCs/>
                <w:color w:val="000000"/>
                <w:sz w:val="22"/>
                <w:szCs w:val="22"/>
                <w:lang w:eastAsia="en-GB"/>
              </w:rPr>
            </w:pPr>
            <w:ins w:id="2187"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218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A43012B" w14:textId="77777777" w:rsidR="00764DCF" w:rsidRPr="00764DCF" w:rsidRDefault="00764DCF" w:rsidP="00764DCF">
            <w:pPr>
              <w:spacing w:after="0" w:line="240" w:lineRule="auto"/>
              <w:jc w:val="center"/>
              <w:rPr>
                <w:ins w:id="2189" w:author="jonathan pritchard" w:date="2024-10-14T20:57:00Z" w16du:dateUtc="2024-10-14T19:57:00Z"/>
                <w:rFonts w:ascii="Aptos Narrow" w:eastAsia="Times New Roman" w:hAnsi="Aptos Narrow"/>
                <w:i/>
                <w:iCs/>
                <w:color w:val="000000"/>
                <w:sz w:val="22"/>
                <w:szCs w:val="22"/>
                <w:lang w:eastAsia="en-GB"/>
              </w:rPr>
            </w:pPr>
            <w:ins w:id="2190"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219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790C7EF" w14:textId="77777777" w:rsidR="00764DCF" w:rsidRPr="00764DCF" w:rsidRDefault="00764DCF" w:rsidP="00764DCF">
            <w:pPr>
              <w:spacing w:after="0" w:line="240" w:lineRule="auto"/>
              <w:rPr>
                <w:ins w:id="2192" w:author="jonathan pritchard" w:date="2024-10-14T20:57:00Z" w16du:dateUtc="2024-10-14T19:57:00Z"/>
                <w:rFonts w:ascii="Aptos Narrow" w:eastAsia="Times New Roman" w:hAnsi="Aptos Narrow"/>
                <w:i/>
                <w:iCs/>
                <w:color w:val="000000"/>
                <w:sz w:val="22"/>
                <w:szCs w:val="22"/>
                <w:lang w:eastAsia="en-GB"/>
              </w:rPr>
            </w:pPr>
            <w:ins w:id="2193"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764DCF" w:rsidRPr="00764DCF" w14:paraId="0A22F429" w14:textId="77777777" w:rsidTr="00764DCF">
        <w:trPr>
          <w:trHeight w:val="292"/>
          <w:jc w:val="center"/>
          <w:ins w:id="2194" w:author="jonathan pritchard" w:date="2024-10-14T20:57:00Z"/>
          <w:trPrChange w:id="2195"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2196"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1C57A99A" w14:textId="77777777" w:rsidR="00764DCF" w:rsidRPr="00764DCF" w:rsidRDefault="00764DCF" w:rsidP="00764DCF">
            <w:pPr>
              <w:spacing w:after="0" w:line="240" w:lineRule="auto"/>
              <w:jc w:val="center"/>
              <w:rPr>
                <w:ins w:id="2197" w:author="jonathan pritchard" w:date="2024-10-14T20:57:00Z" w16du:dateUtc="2024-10-14T19:57:00Z"/>
                <w:rFonts w:ascii="Aptos Narrow" w:eastAsia="Times New Roman" w:hAnsi="Aptos Narrow"/>
                <w:b/>
                <w:bCs/>
                <w:color w:val="000000"/>
                <w:sz w:val="22"/>
                <w:szCs w:val="22"/>
                <w:lang w:eastAsia="en-GB"/>
              </w:rPr>
            </w:pPr>
            <w:ins w:id="2198"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19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A124B24" w14:textId="77777777" w:rsidR="00764DCF" w:rsidRPr="00764DCF" w:rsidRDefault="00764DCF" w:rsidP="00764DCF">
            <w:pPr>
              <w:spacing w:after="0" w:line="240" w:lineRule="auto"/>
              <w:jc w:val="center"/>
              <w:rPr>
                <w:ins w:id="2200" w:author="jonathan pritchard" w:date="2024-10-14T20:57:00Z" w16du:dateUtc="2024-10-14T19:57:00Z"/>
                <w:rFonts w:ascii="Aptos Narrow" w:eastAsia="Times New Roman" w:hAnsi="Aptos Narrow"/>
                <w:i/>
                <w:iCs/>
                <w:color w:val="000000"/>
                <w:sz w:val="22"/>
                <w:szCs w:val="22"/>
                <w:lang w:eastAsia="en-GB"/>
              </w:rPr>
            </w:pPr>
            <w:ins w:id="2201"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220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AD987E2" w14:textId="77777777" w:rsidR="00764DCF" w:rsidRPr="00764DCF" w:rsidRDefault="00764DCF" w:rsidP="00764DCF">
            <w:pPr>
              <w:spacing w:after="0" w:line="240" w:lineRule="auto"/>
              <w:rPr>
                <w:ins w:id="2203" w:author="jonathan pritchard" w:date="2024-10-14T20:57:00Z" w16du:dateUtc="2024-10-14T19:57:00Z"/>
                <w:rFonts w:ascii="Aptos Narrow" w:eastAsia="Times New Roman" w:hAnsi="Aptos Narrow"/>
                <w:color w:val="000000"/>
                <w:sz w:val="22"/>
                <w:szCs w:val="22"/>
                <w:lang w:eastAsia="en-GB"/>
              </w:rPr>
            </w:pPr>
            <w:ins w:id="220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0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63EC0D7" w14:textId="77777777" w:rsidR="00764DCF" w:rsidRPr="00764DCF" w:rsidRDefault="00764DCF" w:rsidP="00764DCF">
            <w:pPr>
              <w:spacing w:after="0" w:line="240" w:lineRule="auto"/>
              <w:rPr>
                <w:ins w:id="2206" w:author="jonathan pritchard" w:date="2024-10-14T20:57:00Z" w16du:dateUtc="2024-10-14T19:57:00Z"/>
                <w:rFonts w:ascii="Aptos Narrow" w:eastAsia="Times New Roman" w:hAnsi="Aptos Narrow"/>
                <w:color w:val="000000"/>
                <w:sz w:val="22"/>
                <w:szCs w:val="22"/>
                <w:lang w:eastAsia="en-GB"/>
              </w:rPr>
            </w:pPr>
            <w:ins w:id="220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0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78ECD9" w14:textId="77777777" w:rsidR="00764DCF" w:rsidRPr="00764DCF" w:rsidRDefault="00764DCF" w:rsidP="00764DCF">
            <w:pPr>
              <w:spacing w:after="0" w:line="240" w:lineRule="auto"/>
              <w:rPr>
                <w:ins w:id="2209" w:author="jonathan pritchard" w:date="2024-10-14T20:57:00Z" w16du:dateUtc="2024-10-14T19:57:00Z"/>
                <w:rFonts w:ascii="Aptos Narrow" w:eastAsia="Times New Roman" w:hAnsi="Aptos Narrow"/>
                <w:color w:val="000000"/>
                <w:sz w:val="22"/>
                <w:szCs w:val="22"/>
                <w:lang w:eastAsia="en-GB"/>
              </w:rPr>
            </w:pPr>
            <w:ins w:id="221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7DEAE3DA" w14:textId="77777777" w:rsidTr="00764DCF">
        <w:trPr>
          <w:trHeight w:val="292"/>
          <w:jc w:val="center"/>
          <w:ins w:id="2211" w:author="jonathan pritchard" w:date="2024-10-14T20:57:00Z"/>
          <w:trPrChange w:id="2212"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13"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79FD8CA0" w14:textId="77777777" w:rsidR="00764DCF" w:rsidRPr="00764DCF" w:rsidRDefault="00764DCF" w:rsidP="00764DCF">
            <w:pPr>
              <w:spacing w:after="0" w:line="240" w:lineRule="auto"/>
              <w:rPr>
                <w:ins w:id="221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1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F08DE20" w14:textId="77777777" w:rsidR="00764DCF" w:rsidRPr="00764DCF" w:rsidRDefault="00764DCF" w:rsidP="00764DCF">
            <w:pPr>
              <w:spacing w:after="0" w:line="240" w:lineRule="auto"/>
              <w:jc w:val="center"/>
              <w:rPr>
                <w:ins w:id="2216" w:author="jonathan pritchard" w:date="2024-10-14T20:57:00Z" w16du:dateUtc="2024-10-14T19:57:00Z"/>
                <w:rFonts w:ascii="Aptos Narrow" w:eastAsia="Times New Roman" w:hAnsi="Aptos Narrow"/>
                <w:i/>
                <w:iCs/>
                <w:color w:val="000000"/>
                <w:sz w:val="22"/>
                <w:szCs w:val="22"/>
                <w:lang w:eastAsia="en-GB"/>
              </w:rPr>
            </w:pPr>
            <w:ins w:id="2217"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221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23E18D0" w14:textId="77777777" w:rsidR="00764DCF" w:rsidRPr="00764DCF" w:rsidRDefault="00764DCF" w:rsidP="00764DCF">
            <w:pPr>
              <w:spacing w:after="0" w:line="240" w:lineRule="auto"/>
              <w:rPr>
                <w:ins w:id="2219" w:author="jonathan pritchard" w:date="2024-10-14T20:57:00Z" w16du:dateUtc="2024-10-14T19:57:00Z"/>
                <w:rFonts w:ascii="Aptos Narrow" w:eastAsia="Times New Roman" w:hAnsi="Aptos Narrow"/>
                <w:color w:val="000000"/>
                <w:sz w:val="22"/>
                <w:szCs w:val="22"/>
                <w:lang w:eastAsia="en-GB"/>
              </w:rPr>
            </w:pPr>
            <w:ins w:id="222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2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4ABD55" w14:textId="77777777" w:rsidR="00764DCF" w:rsidRPr="00764DCF" w:rsidRDefault="00764DCF" w:rsidP="00764DCF">
            <w:pPr>
              <w:spacing w:after="0" w:line="240" w:lineRule="auto"/>
              <w:rPr>
                <w:ins w:id="2222" w:author="jonathan pritchard" w:date="2024-10-14T20:57:00Z" w16du:dateUtc="2024-10-14T19:57:00Z"/>
                <w:rFonts w:ascii="Aptos Narrow" w:eastAsia="Times New Roman" w:hAnsi="Aptos Narrow"/>
                <w:color w:val="000000"/>
                <w:sz w:val="22"/>
                <w:szCs w:val="22"/>
                <w:lang w:eastAsia="en-GB"/>
              </w:rPr>
            </w:pPr>
            <w:ins w:id="222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2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4E0A38" w14:textId="77777777" w:rsidR="00764DCF" w:rsidRPr="00764DCF" w:rsidRDefault="00764DCF" w:rsidP="00764DCF">
            <w:pPr>
              <w:spacing w:after="0" w:line="240" w:lineRule="auto"/>
              <w:rPr>
                <w:ins w:id="2225" w:author="jonathan pritchard" w:date="2024-10-14T20:57:00Z" w16du:dateUtc="2024-10-14T19:57:00Z"/>
                <w:rFonts w:ascii="Aptos Narrow" w:eastAsia="Times New Roman" w:hAnsi="Aptos Narrow"/>
                <w:color w:val="000000"/>
                <w:sz w:val="22"/>
                <w:szCs w:val="22"/>
                <w:lang w:eastAsia="en-GB"/>
              </w:rPr>
            </w:pPr>
            <w:ins w:id="2226"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2930CF6C" w14:textId="77777777" w:rsidTr="00764DCF">
        <w:trPr>
          <w:trHeight w:val="292"/>
          <w:jc w:val="center"/>
          <w:ins w:id="2227" w:author="jonathan pritchard" w:date="2024-10-14T20:57:00Z"/>
          <w:trPrChange w:id="2228"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29"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7342D6A" w14:textId="77777777" w:rsidR="00764DCF" w:rsidRPr="00764DCF" w:rsidRDefault="00764DCF" w:rsidP="00764DCF">
            <w:pPr>
              <w:spacing w:after="0" w:line="240" w:lineRule="auto"/>
              <w:rPr>
                <w:ins w:id="223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3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7BF01DD" w14:textId="77777777" w:rsidR="00764DCF" w:rsidRPr="00764DCF" w:rsidRDefault="00764DCF" w:rsidP="00764DCF">
            <w:pPr>
              <w:spacing w:after="0" w:line="240" w:lineRule="auto"/>
              <w:jc w:val="center"/>
              <w:rPr>
                <w:ins w:id="2232" w:author="jonathan pritchard" w:date="2024-10-14T20:57:00Z" w16du:dateUtc="2024-10-14T19:57:00Z"/>
                <w:rFonts w:ascii="Aptos Narrow" w:eastAsia="Times New Roman" w:hAnsi="Aptos Narrow"/>
                <w:i/>
                <w:iCs/>
                <w:color w:val="000000"/>
                <w:sz w:val="22"/>
                <w:szCs w:val="22"/>
                <w:lang w:eastAsia="en-GB"/>
              </w:rPr>
            </w:pPr>
            <w:ins w:id="2233"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223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5B76AA1" w14:textId="77777777" w:rsidR="00764DCF" w:rsidRPr="00764DCF" w:rsidRDefault="00764DCF" w:rsidP="00764DCF">
            <w:pPr>
              <w:spacing w:after="0" w:line="240" w:lineRule="auto"/>
              <w:rPr>
                <w:ins w:id="2235" w:author="jonathan pritchard" w:date="2024-10-14T20:57:00Z" w16du:dateUtc="2024-10-14T19:57:00Z"/>
                <w:rFonts w:ascii="Aptos Narrow" w:eastAsia="Times New Roman" w:hAnsi="Aptos Narrow"/>
                <w:color w:val="000000"/>
                <w:sz w:val="22"/>
                <w:szCs w:val="22"/>
                <w:lang w:eastAsia="en-GB"/>
              </w:rPr>
            </w:pPr>
            <w:ins w:id="223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3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882792F" w14:textId="77777777" w:rsidR="00764DCF" w:rsidRPr="00764DCF" w:rsidRDefault="00764DCF" w:rsidP="00764DCF">
            <w:pPr>
              <w:spacing w:after="0" w:line="240" w:lineRule="auto"/>
              <w:rPr>
                <w:ins w:id="2238" w:author="jonathan pritchard" w:date="2024-10-14T20:57:00Z" w16du:dateUtc="2024-10-14T19:57:00Z"/>
                <w:rFonts w:ascii="Aptos Narrow" w:eastAsia="Times New Roman" w:hAnsi="Aptos Narrow"/>
                <w:color w:val="000000"/>
                <w:sz w:val="22"/>
                <w:szCs w:val="22"/>
                <w:lang w:eastAsia="en-GB"/>
              </w:rPr>
            </w:pPr>
            <w:ins w:id="223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4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6FB99F" w14:textId="77777777" w:rsidR="00764DCF" w:rsidRPr="00764DCF" w:rsidRDefault="00764DCF" w:rsidP="00764DCF">
            <w:pPr>
              <w:spacing w:after="0" w:line="240" w:lineRule="auto"/>
              <w:rPr>
                <w:ins w:id="2241" w:author="jonathan pritchard" w:date="2024-10-14T20:57:00Z" w16du:dateUtc="2024-10-14T19:57:00Z"/>
                <w:rFonts w:ascii="Aptos Narrow" w:eastAsia="Times New Roman" w:hAnsi="Aptos Narrow"/>
                <w:color w:val="000000"/>
                <w:sz w:val="22"/>
                <w:szCs w:val="22"/>
                <w:lang w:eastAsia="en-GB"/>
              </w:rPr>
            </w:pPr>
            <w:ins w:id="2242"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6F821BE" w14:textId="77777777" w:rsidTr="00764DCF">
        <w:trPr>
          <w:trHeight w:val="292"/>
          <w:jc w:val="center"/>
          <w:ins w:id="2243" w:author="jonathan pritchard" w:date="2024-10-14T20:57:00Z"/>
          <w:trPrChange w:id="2244"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45"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09220B9" w14:textId="77777777" w:rsidR="00764DCF" w:rsidRPr="00764DCF" w:rsidRDefault="00764DCF" w:rsidP="00764DCF">
            <w:pPr>
              <w:spacing w:after="0" w:line="240" w:lineRule="auto"/>
              <w:rPr>
                <w:ins w:id="224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4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FE45C8" w14:textId="77777777" w:rsidR="00764DCF" w:rsidRPr="00764DCF" w:rsidRDefault="00764DCF" w:rsidP="00764DCF">
            <w:pPr>
              <w:spacing w:after="0" w:line="240" w:lineRule="auto"/>
              <w:jc w:val="center"/>
              <w:rPr>
                <w:ins w:id="2248" w:author="jonathan pritchard" w:date="2024-10-14T20:57:00Z" w16du:dateUtc="2024-10-14T19:57:00Z"/>
                <w:rFonts w:ascii="Aptos Narrow" w:eastAsia="Times New Roman" w:hAnsi="Aptos Narrow"/>
                <w:i/>
                <w:iCs/>
                <w:color w:val="000000"/>
                <w:sz w:val="22"/>
                <w:szCs w:val="22"/>
                <w:lang w:eastAsia="en-GB"/>
              </w:rPr>
            </w:pPr>
            <w:ins w:id="2249"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225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C7C4B4" w14:textId="77777777" w:rsidR="00764DCF" w:rsidRPr="00764DCF" w:rsidRDefault="00764DCF" w:rsidP="00764DCF">
            <w:pPr>
              <w:spacing w:after="0" w:line="240" w:lineRule="auto"/>
              <w:rPr>
                <w:ins w:id="2251" w:author="jonathan pritchard" w:date="2024-10-14T20:57:00Z" w16du:dateUtc="2024-10-14T19:57:00Z"/>
                <w:rFonts w:ascii="Aptos Narrow" w:eastAsia="Times New Roman" w:hAnsi="Aptos Narrow"/>
                <w:color w:val="000000"/>
                <w:sz w:val="22"/>
                <w:szCs w:val="22"/>
                <w:lang w:eastAsia="en-GB"/>
              </w:rPr>
            </w:pPr>
            <w:ins w:id="225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5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BD1E5F6" w14:textId="77777777" w:rsidR="00764DCF" w:rsidRPr="00764DCF" w:rsidRDefault="00764DCF" w:rsidP="00764DCF">
            <w:pPr>
              <w:spacing w:after="0" w:line="240" w:lineRule="auto"/>
              <w:rPr>
                <w:ins w:id="2254" w:author="jonathan pritchard" w:date="2024-10-14T20:57:00Z" w16du:dateUtc="2024-10-14T19:57:00Z"/>
                <w:rFonts w:ascii="Aptos Narrow" w:eastAsia="Times New Roman" w:hAnsi="Aptos Narrow"/>
                <w:color w:val="000000"/>
                <w:sz w:val="22"/>
                <w:szCs w:val="22"/>
                <w:lang w:eastAsia="en-GB"/>
              </w:rPr>
            </w:pPr>
            <w:ins w:id="225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5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6FED87" w14:textId="77777777" w:rsidR="00764DCF" w:rsidRPr="00764DCF" w:rsidRDefault="00764DCF" w:rsidP="00764DCF">
            <w:pPr>
              <w:spacing w:after="0" w:line="240" w:lineRule="auto"/>
              <w:rPr>
                <w:ins w:id="2257" w:author="jonathan pritchard" w:date="2024-10-14T20:57:00Z" w16du:dateUtc="2024-10-14T19:57:00Z"/>
                <w:rFonts w:ascii="Aptos Narrow" w:eastAsia="Times New Roman" w:hAnsi="Aptos Narrow"/>
                <w:color w:val="000000"/>
                <w:sz w:val="22"/>
                <w:szCs w:val="22"/>
                <w:lang w:eastAsia="en-GB"/>
              </w:rPr>
            </w:pPr>
            <w:ins w:id="2258"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AA26A2A" w14:textId="77777777" w:rsidTr="00764DCF">
        <w:trPr>
          <w:trHeight w:val="292"/>
          <w:jc w:val="center"/>
          <w:ins w:id="2259" w:author="jonathan pritchard" w:date="2024-10-14T20:57:00Z"/>
          <w:trPrChange w:id="2260"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61"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8335DBA" w14:textId="77777777" w:rsidR="00764DCF" w:rsidRPr="00764DCF" w:rsidRDefault="00764DCF" w:rsidP="00764DCF">
            <w:pPr>
              <w:spacing w:after="0" w:line="240" w:lineRule="auto"/>
              <w:rPr>
                <w:ins w:id="226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6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59F6B09" w14:textId="77777777" w:rsidR="00764DCF" w:rsidRPr="00764DCF" w:rsidRDefault="00764DCF" w:rsidP="00764DCF">
            <w:pPr>
              <w:spacing w:after="0" w:line="240" w:lineRule="auto"/>
              <w:jc w:val="center"/>
              <w:rPr>
                <w:ins w:id="2264" w:author="jonathan pritchard" w:date="2024-10-14T20:57:00Z" w16du:dateUtc="2024-10-14T19:57:00Z"/>
                <w:rFonts w:ascii="Aptos Narrow" w:eastAsia="Times New Roman" w:hAnsi="Aptos Narrow"/>
                <w:i/>
                <w:iCs/>
                <w:color w:val="000000"/>
                <w:sz w:val="22"/>
                <w:szCs w:val="22"/>
                <w:lang w:eastAsia="en-GB"/>
              </w:rPr>
            </w:pPr>
            <w:ins w:id="2265"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226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FD9F02A" w14:textId="77777777" w:rsidR="00764DCF" w:rsidRPr="00764DCF" w:rsidRDefault="00764DCF" w:rsidP="00764DCF">
            <w:pPr>
              <w:spacing w:after="0" w:line="240" w:lineRule="auto"/>
              <w:rPr>
                <w:ins w:id="2267" w:author="jonathan pritchard" w:date="2024-10-14T20:57:00Z" w16du:dateUtc="2024-10-14T19:57:00Z"/>
                <w:rFonts w:ascii="Aptos Narrow" w:eastAsia="Times New Roman" w:hAnsi="Aptos Narrow"/>
                <w:color w:val="000000"/>
                <w:sz w:val="22"/>
                <w:szCs w:val="22"/>
                <w:lang w:eastAsia="en-GB"/>
              </w:rPr>
            </w:pPr>
            <w:ins w:id="226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6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DF686E" w14:textId="77777777" w:rsidR="00764DCF" w:rsidRPr="00764DCF" w:rsidRDefault="00764DCF" w:rsidP="00764DCF">
            <w:pPr>
              <w:spacing w:after="0" w:line="240" w:lineRule="auto"/>
              <w:rPr>
                <w:ins w:id="2270" w:author="jonathan pritchard" w:date="2024-10-14T20:57:00Z" w16du:dateUtc="2024-10-14T19:57:00Z"/>
                <w:rFonts w:ascii="Aptos Narrow" w:eastAsia="Times New Roman" w:hAnsi="Aptos Narrow"/>
                <w:color w:val="000000"/>
                <w:sz w:val="22"/>
                <w:szCs w:val="22"/>
                <w:lang w:eastAsia="en-GB"/>
              </w:rPr>
            </w:pPr>
            <w:ins w:id="227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7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3B61077" w14:textId="77777777" w:rsidR="00764DCF" w:rsidRPr="00764DCF" w:rsidRDefault="00764DCF" w:rsidP="00764DCF">
            <w:pPr>
              <w:spacing w:after="0" w:line="240" w:lineRule="auto"/>
              <w:rPr>
                <w:ins w:id="2273" w:author="jonathan pritchard" w:date="2024-10-14T20:57:00Z" w16du:dateUtc="2024-10-14T19:57:00Z"/>
                <w:rFonts w:ascii="Aptos Narrow" w:eastAsia="Times New Roman" w:hAnsi="Aptos Narrow"/>
                <w:color w:val="000000"/>
                <w:sz w:val="22"/>
                <w:szCs w:val="22"/>
                <w:lang w:eastAsia="en-GB"/>
              </w:rPr>
            </w:pPr>
            <w:ins w:id="2274"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5ACA5E9" w14:textId="77777777" w:rsidTr="00764DCF">
        <w:trPr>
          <w:trHeight w:val="292"/>
          <w:jc w:val="center"/>
          <w:ins w:id="2275" w:author="jonathan pritchard" w:date="2024-10-14T20:57:00Z"/>
          <w:trPrChange w:id="2276"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77"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3CFAB4B" w14:textId="77777777" w:rsidR="00764DCF" w:rsidRPr="00764DCF" w:rsidRDefault="00764DCF" w:rsidP="00764DCF">
            <w:pPr>
              <w:spacing w:after="0" w:line="240" w:lineRule="auto"/>
              <w:rPr>
                <w:ins w:id="227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7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0EB3483" w14:textId="77777777" w:rsidR="00764DCF" w:rsidRPr="00764DCF" w:rsidRDefault="00764DCF" w:rsidP="00764DCF">
            <w:pPr>
              <w:spacing w:after="0" w:line="240" w:lineRule="auto"/>
              <w:jc w:val="center"/>
              <w:rPr>
                <w:ins w:id="2280" w:author="jonathan pritchard" w:date="2024-10-14T20:57:00Z" w16du:dateUtc="2024-10-14T19:57:00Z"/>
                <w:rFonts w:ascii="Aptos Narrow" w:eastAsia="Times New Roman" w:hAnsi="Aptos Narrow"/>
                <w:i/>
                <w:iCs/>
                <w:color w:val="000000"/>
                <w:sz w:val="22"/>
                <w:szCs w:val="22"/>
                <w:lang w:eastAsia="en-GB"/>
              </w:rPr>
            </w:pPr>
            <w:ins w:id="2281"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228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A4A5E61" w14:textId="77777777" w:rsidR="00764DCF" w:rsidRPr="00764DCF" w:rsidRDefault="00764DCF" w:rsidP="00764DCF">
            <w:pPr>
              <w:spacing w:after="0" w:line="240" w:lineRule="auto"/>
              <w:rPr>
                <w:ins w:id="2283" w:author="jonathan pritchard" w:date="2024-10-14T20:57:00Z" w16du:dateUtc="2024-10-14T19:57:00Z"/>
                <w:rFonts w:ascii="Aptos Narrow" w:eastAsia="Times New Roman" w:hAnsi="Aptos Narrow"/>
                <w:color w:val="000000"/>
                <w:sz w:val="22"/>
                <w:szCs w:val="22"/>
                <w:lang w:eastAsia="en-GB"/>
              </w:rPr>
            </w:pPr>
            <w:ins w:id="228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8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2139271" w14:textId="77777777" w:rsidR="00764DCF" w:rsidRPr="00764DCF" w:rsidRDefault="00764DCF" w:rsidP="00764DCF">
            <w:pPr>
              <w:spacing w:after="0" w:line="240" w:lineRule="auto"/>
              <w:rPr>
                <w:ins w:id="2286" w:author="jonathan pritchard" w:date="2024-10-14T20:57:00Z" w16du:dateUtc="2024-10-14T19:57:00Z"/>
                <w:rFonts w:ascii="Aptos Narrow" w:eastAsia="Times New Roman" w:hAnsi="Aptos Narrow"/>
                <w:color w:val="000000"/>
                <w:sz w:val="22"/>
                <w:szCs w:val="22"/>
                <w:lang w:eastAsia="en-GB"/>
              </w:rPr>
            </w:pPr>
            <w:ins w:id="228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8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3E5E5C5" w14:textId="77777777" w:rsidR="00764DCF" w:rsidRPr="00764DCF" w:rsidRDefault="00764DCF" w:rsidP="00764DCF">
            <w:pPr>
              <w:spacing w:after="0" w:line="240" w:lineRule="auto"/>
              <w:rPr>
                <w:ins w:id="2289" w:author="jonathan pritchard" w:date="2024-10-14T20:57:00Z" w16du:dateUtc="2024-10-14T19:57:00Z"/>
                <w:rFonts w:ascii="Aptos Narrow" w:eastAsia="Times New Roman" w:hAnsi="Aptos Narrow"/>
                <w:color w:val="000000"/>
                <w:sz w:val="22"/>
                <w:szCs w:val="22"/>
                <w:lang w:eastAsia="en-GB"/>
              </w:rPr>
            </w:pPr>
            <w:ins w:id="229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14D0EBC" w14:textId="77777777" w:rsidTr="00764DCF">
        <w:trPr>
          <w:trHeight w:val="292"/>
          <w:jc w:val="center"/>
          <w:ins w:id="2291" w:author="jonathan pritchard" w:date="2024-10-14T20:57:00Z"/>
          <w:trPrChange w:id="2292"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2293"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3B65B256" w14:textId="77777777" w:rsidR="00764DCF" w:rsidRPr="00764DCF" w:rsidRDefault="00764DCF" w:rsidP="00764DCF">
            <w:pPr>
              <w:spacing w:after="0" w:line="240" w:lineRule="auto"/>
              <w:jc w:val="center"/>
              <w:rPr>
                <w:ins w:id="2294" w:author="jonathan pritchard" w:date="2024-10-14T20:57:00Z" w16du:dateUtc="2024-10-14T19:57:00Z"/>
                <w:rFonts w:ascii="Aptos Narrow" w:eastAsia="Times New Roman" w:hAnsi="Aptos Narrow"/>
                <w:i/>
                <w:iCs/>
                <w:color w:val="000000"/>
                <w:sz w:val="22"/>
                <w:szCs w:val="22"/>
                <w:lang w:eastAsia="en-GB"/>
              </w:rPr>
            </w:pPr>
            <w:ins w:id="2295" w:author="jonathan pritchard" w:date="2024-10-14T20:57:00Z" w16du:dateUtc="2024-10-14T19:57:00Z">
              <w:r w:rsidRPr="00764DCF">
                <w:rPr>
                  <w:rFonts w:ascii="Aptos Narrow" w:eastAsia="Times New Roman" w:hAnsi="Aptos Narrow"/>
                  <w:i/>
                  <w:iCs/>
                  <w:color w:val="000000"/>
                  <w:sz w:val="22"/>
                  <w:szCs w:val="22"/>
                  <w:lang w:eastAsia="en-GB"/>
                </w:rPr>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9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7776D26" w14:textId="77777777" w:rsidR="00764DCF" w:rsidRPr="00764DCF" w:rsidRDefault="00764DCF" w:rsidP="00764DCF">
            <w:pPr>
              <w:spacing w:after="0" w:line="240" w:lineRule="auto"/>
              <w:jc w:val="center"/>
              <w:rPr>
                <w:ins w:id="2297" w:author="jonathan pritchard" w:date="2024-10-14T20:57:00Z" w16du:dateUtc="2024-10-14T19:57:00Z"/>
                <w:rFonts w:ascii="Aptos Narrow" w:eastAsia="Times New Roman" w:hAnsi="Aptos Narrow"/>
                <w:i/>
                <w:iCs/>
                <w:color w:val="000000"/>
                <w:sz w:val="22"/>
                <w:szCs w:val="22"/>
                <w:lang w:eastAsia="en-GB"/>
              </w:rPr>
            </w:pPr>
            <w:ins w:id="2298"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229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BA337D3" w14:textId="77777777" w:rsidR="00764DCF" w:rsidRPr="00764DCF" w:rsidRDefault="00764DCF" w:rsidP="00764DCF">
            <w:pPr>
              <w:spacing w:after="0" w:line="240" w:lineRule="auto"/>
              <w:rPr>
                <w:ins w:id="2300" w:author="jonathan pritchard" w:date="2024-10-14T20:57:00Z" w16du:dateUtc="2024-10-14T19:57:00Z"/>
                <w:rFonts w:ascii="Aptos Narrow" w:eastAsia="Times New Roman" w:hAnsi="Aptos Narrow"/>
                <w:color w:val="000000"/>
                <w:sz w:val="22"/>
                <w:szCs w:val="22"/>
                <w:lang w:eastAsia="en-GB"/>
              </w:rPr>
            </w:pPr>
            <w:ins w:id="230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0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4FA17E81" w14:textId="77777777" w:rsidR="00764DCF" w:rsidRPr="00764DCF" w:rsidRDefault="00764DCF" w:rsidP="00764DCF">
            <w:pPr>
              <w:spacing w:after="0" w:line="240" w:lineRule="auto"/>
              <w:rPr>
                <w:ins w:id="2303" w:author="jonathan pritchard" w:date="2024-10-14T20:57:00Z" w16du:dateUtc="2024-10-14T19:57:00Z"/>
                <w:rFonts w:ascii="Aptos Narrow" w:eastAsia="Times New Roman" w:hAnsi="Aptos Narrow"/>
                <w:color w:val="000000"/>
                <w:sz w:val="22"/>
                <w:szCs w:val="22"/>
                <w:lang w:eastAsia="en-GB"/>
              </w:rPr>
            </w:pPr>
            <w:ins w:id="230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0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17F0770" w14:textId="77777777" w:rsidR="00764DCF" w:rsidRPr="00764DCF" w:rsidRDefault="00764DCF" w:rsidP="00764DCF">
            <w:pPr>
              <w:spacing w:after="0" w:line="240" w:lineRule="auto"/>
              <w:rPr>
                <w:ins w:id="2306" w:author="jonathan pritchard" w:date="2024-10-14T20:57:00Z" w16du:dateUtc="2024-10-14T19:57:00Z"/>
                <w:rFonts w:ascii="Aptos Narrow" w:eastAsia="Times New Roman" w:hAnsi="Aptos Narrow"/>
                <w:color w:val="000000"/>
                <w:sz w:val="22"/>
                <w:szCs w:val="22"/>
                <w:lang w:eastAsia="en-GB"/>
              </w:rPr>
            </w:pPr>
            <w:ins w:id="2307"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9BA5CA0" w14:textId="77777777" w:rsidTr="00764DCF">
        <w:trPr>
          <w:trHeight w:val="292"/>
          <w:jc w:val="center"/>
          <w:ins w:id="2308" w:author="jonathan pritchard" w:date="2024-10-14T20:57:00Z"/>
          <w:trPrChange w:id="2309"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2310"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043AFADF" w14:textId="77777777" w:rsidR="00764DCF" w:rsidRPr="00764DCF" w:rsidRDefault="00764DCF" w:rsidP="00764DCF">
            <w:pPr>
              <w:spacing w:after="0" w:line="240" w:lineRule="auto"/>
              <w:jc w:val="center"/>
              <w:rPr>
                <w:ins w:id="2311" w:author="jonathan pritchard" w:date="2024-10-14T20:57:00Z" w16du:dateUtc="2024-10-14T19:57:00Z"/>
                <w:rFonts w:ascii="Aptos Narrow" w:eastAsia="Times New Roman" w:hAnsi="Aptos Narrow"/>
                <w:b/>
                <w:bCs/>
                <w:color w:val="000000"/>
                <w:sz w:val="22"/>
                <w:szCs w:val="22"/>
                <w:lang w:eastAsia="en-GB"/>
              </w:rPr>
            </w:pPr>
            <w:ins w:id="2312"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1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5B7014E" w14:textId="77777777" w:rsidR="00764DCF" w:rsidRPr="00764DCF" w:rsidRDefault="00764DCF" w:rsidP="00764DCF">
            <w:pPr>
              <w:spacing w:after="0" w:line="240" w:lineRule="auto"/>
              <w:jc w:val="center"/>
              <w:rPr>
                <w:ins w:id="2314" w:author="jonathan pritchard" w:date="2024-10-14T20:57:00Z" w16du:dateUtc="2024-10-14T19:57:00Z"/>
                <w:rFonts w:ascii="Aptos Narrow" w:eastAsia="Times New Roman" w:hAnsi="Aptos Narrow"/>
                <w:i/>
                <w:iCs/>
                <w:color w:val="000000"/>
                <w:sz w:val="22"/>
                <w:szCs w:val="22"/>
                <w:lang w:eastAsia="en-GB"/>
              </w:rPr>
            </w:pPr>
            <w:ins w:id="2315"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231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8B9F90E" w14:textId="77777777" w:rsidR="00764DCF" w:rsidRPr="00764DCF" w:rsidRDefault="00764DCF" w:rsidP="00764DCF">
            <w:pPr>
              <w:spacing w:after="0" w:line="240" w:lineRule="auto"/>
              <w:rPr>
                <w:ins w:id="2317" w:author="jonathan pritchard" w:date="2024-10-14T20:57:00Z" w16du:dateUtc="2024-10-14T19:57:00Z"/>
                <w:rFonts w:ascii="Aptos Narrow" w:eastAsia="Times New Roman" w:hAnsi="Aptos Narrow"/>
                <w:color w:val="000000"/>
                <w:sz w:val="22"/>
                <w:szCs w:val="22"/>
                <w:lang w:eastAsia="en-GB"/>
              </w:rPr>
            </w:pPr>
            <w:ins w:id="231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1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1946826" w14:textId="77777777" w:rsidR="00764DCF" w:rsidRPr="00764DCF" w:rsidRDefault="00764DCF" w:rsidP="00764DCF">
            <w:pPr>
              <w:spacing w:after="0" w:line="240" w:lineRule="auto"/>
              <w:rPr>
                <w:ins w:id="2320" w:author="jonathan pritchard" w:date="2024-10-14T20:57:00Z" w16du:dateUtc="2024-10-14T19:57:00Z"/>
                <w:rFonts w:ascii="Aptos Narrow" w:eastAsia="Times New Roman" w:hAnsi="Aptos Narrow"/>
                <w:color w:val="000000"/>
                <w:sz w:val="22"/>
                <w:szCs w:val="22"/>
                <w:lang w:eastAsia="en-GB"/>
              </w:rPr>
            </w:pPr>
            <w:ins w:id="232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2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56C6062" w14:textId="77777777" w:rsidR="00764DCF" w:rsidRPr="00764DCF" w:rsidRDefault="00764DCF" w:rsidP="00764DCF">
            <w:pPr>
              <w:spacing w:after="0" w:line="240" w:lineRule="auto"/>
              <w:rPr>
                <w:ins w:id="2323" w:author="jonathan pritchard" w:date="2024-10-14T20:57:00Z" w16du:dateUtc="2024-10-14T19:57:00Z"/>
                <w:rFonts w:ascii="Aptos Narrow" w:eastAsia="Times New Roman" w:hAnsi="Aptos Narrow"/>
                <w:color w:val="000000"/>
                <w:sz w:val="22"/>
                <w:szCs w:val="22"/>
                <w:lang w:eastAsia="en-GB"/>
              </w:rPr>
            </w:pPr>
            <w:ins w:id="2324"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118BC9E0" w14:textId="77777777" w:rsidTr="00764DCF">
        <w:trPr>
          <w:trHeight w:val="292"/>
          <w:jc w:val="center"/>
          <w:ins w:id="2325" w:author="jonathan pritchard" w:date="2024-10-14T20:57:00Z"/>
          <w:trPrChange w:id="2326"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327"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D805BD7" w14:textId="77777777" w:rsidR="00764DCF" w:rsidRPr="00764DCF" w:rsidRDefault="00764DCF" w:rsidP="00764DCF">
            <w:pPr>
              <w:spacing w:after="0" w:line="240" w:lineRule="auto"/>
              <w:rPr>
                <w:ins w:id="232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2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050084B" w14:textId="77777777" w:rsidR="00764DCF" w:rsidRPr="00764DCF" w:rsidRDefault="00764DCF" w:rsidP="00764DCF">
            <w:pPr>
              <w:spacing w:after="0" w:line="240" w:lineRule="auto"/>
              <w:jc w:val="center"/>
              <w:rPr>
                <w:ins w:id="2330" w:author="jonathan pritchard" w:date="2024-10-14T20:57:00Z" w16du:dateUtc="2024-10-14T19:57:00Z"/>
                <w:rFonts w:ascii="Aptos Narrow" w:eastAsia="Times New Roman" w:hAnsi="Aptos Narrow"/>
                <w:i/>
                <w:iCs/>
                <w:color w:val="000000"/>
                <w:sz w:val="22"/>
                <w:szCs w:val="22"/>
                <w:lang w:eastAsia="en-GB"/>
              </w:rPr>
            </w:pPr>
            <w:ins w:id="2331"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233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95B0023" w14:textId="77777777" w:rsidR="00764DCF" w:rsidRPr="00764DCF" w:rsidRDefault="00764DCF" w:rsidP="00764DCF">
            <w:pPr>
              <w:spacing w:after="0" w:line="240" w:lineRule="auto"/>
              <w:rPr>
                <w:ins w:id="2333" w:author="jonathan pritchard" w:date="2024-10-14T20:57:00Z" w16du:dateUtc="2024-10-14T19:57:00Z"/>
                <w:rFonts w:ascii="Aptos Narrow" w:eastAsia="Times New Roman" w:hAnsi="Aptos Narrow"/>
                <w:color w:val="000000"/>
                <w:sz w:val="22"/>
                <w:szCs w:val="22"/>
                <w:lang w:eastAsia="en-GB"/>
              </w:rPr>
            </w:pPr>
            <w:ins w:id="233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3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20FEDC" w14:textId="77777777" w:rsidR="00764DCF" w:rsidRPr="00764DCF" w:rsidRDefault="00764DCF" w:rsidP="00764DCF">
            <w:pPr>
              <w:spacing w:after="0" w:line="240" w:lineRule="auto"/>
              <w:rPr>
                <w:ins w:id="2336" w:author="jonathan pritchard" w:date="2024-10-14T20:57:00Z" w16du:dateUtc="2024-10-14T19:57:00Z"/>
                <w:rFonts w:ascii="Aptos Narrow" w:eastAsia="Times New Roman" w:hAnsi="Aptos Narrow"/>
                <w:color w:val="000000"/>
                <w:sz w:val="22"/>
                <w:szCs w:val="22"/>
                <w:lang w:eastAsia="en-GB"/>
              </w:rPr>
            </w:pPr>
            <w:ins w:id="233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3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3DDDD9E" w14:textId="77777777" w:rsidR="00764DCF" w:rsidRPr="00764DCF" w:rsidRDefault="00764DCF" w:rsidP="00764DCF">
            <w:pPr>
              <w:spacing w:after="0" w:line="240" w:lineRule="auto"/>
              <w:rPr>
                <w:ins w:id="2339" w:author="jonathan pritchard" w:date="2024-10-14T20:57:00Z" w16du:dateUtc="2024-10-14T19:57:00Z"/>
                <w:rFonts w:ascii="Aptos Narrow" w:eastAsia="Times New Roman" w:hAnsi="Aptos Narrow"/>
                <w:color w:val="000000"/>
                <w:sz w:val="22"/>
                <w:szCs w:val="22"/>
                <w:lang w:eastAsia="en-GB"/>
              </w:rPr>
            </w:pPr>
            <w:ins w:id="234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C1B5D5A" w14:textId="77777777" w:rsidTr="00764DCF">
        <w:trPr>
          <w:trHeight w:val="292"/>
          <w:jc w:val="center"/>
          <w:ins w:id="2341" w:author="jonathan pritchard" w:date="2024-10-14T20:57:00Z"/>
          <w:trPrChange w:id="2342"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343"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3ACC47D4" w14:textId="77777777" w:rsidR="00764DCF" w:rsidRPr="00764DCF" w:rsidRDefault="00764DCF" w:rsidP="00764DCF">
            <w:pPr>
              <w:spacing w:after="0" w:line="240" w:lineRule="auto"/>
              <w:rPr>
                <w:ins w:id="234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4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9EC655C" w14:textId="77777777" w:rsidR="00764DCF" w:rsidRPr="00764DCF" w:rsidRDefault="00764DCF" w:rsidP="00764DCF">
            <w:pPr>
              <w:spacing w:after="0" w:line="240" w:lineRule="auto"/>
              <w:jc w:val="center"/>
              <w:rPr>
                <w:ins w:id="2346" w:author="jonathan pritchard" w:date="2024-10-14T20:57:00Z" w16du:dateUtc="2024-10-14T19:57:00Z"/>
                <w:rFonts w:ascii="Aptos Narrow" w:eastAsia="Times New Roman" w:hAnsi="Aptos Narrow"/>
                <w:i/>
                <w:iCs/>
                <w:color w:val="000000"/>
                <w:sz w:val="22"/>
                <w:szCs w:val="22"/>
                <w:lang w:eastAsia="en-GB"/>
              </w:rPr>
            </w:pPr>
            <w:ins w:id="2347"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234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CF94FFE" w14:textId="77777777" w:rsidR="00764DCF" w:rsidRPr="00764DCF" w:rsidRDefault="00764DCF" w:rsidP="00764DCF">
            <w:pPr>
              <w:spacing w:after="0" w:line="240" w:lineRule="auto"/>
              <w:rPr>
                <w:ins w:id="2349" w:author="jonathan pritchard" w:date="2024-10-14T20:57:00Z" w16du:dateUtc="2024-10-14T19:57:00Z"/>
                <w:rFonts w:ascii="Aptos Narrow" w:eastAsia="Times New Roman" w:hAnsi="Aptos Narrow"/>
                <w:color w:val="000000"/>
                <w:sz w:val="22"/>
                <w:szCs w:val="22"/>
                <w:lang w:eastAsia="en-GB"/>
              </w:rPr>
            </w:pPr>
            <w:ins w:id="235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5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37E8762" w14:textId="77777777" w:rsidR="00764DCF" w:rsidRPr="00764DCF" w:rsidRDefault="00764DCF" w:rsidP="00764DCF">
            <w:pPr>
              <w:spacing w:after="0" w:line="240" w:lineRule="auto"/>
              <w:rPr>
                <w:ins w:id="2352" w:author="jonathan pritchard" w:date="2024-10-14T20:57:00Z" w16du:dateUtc="2024-10-14T19:57:00Z"/>
                <w:rFonts w:ascii="Aptos Narrow" w:eastAsia="Times New Roman" w:hAnsi="Aptos Narrow"/>
                <w:color w:val="000000"/>
                <w:sz w:val="22"/>
                <w:szCs w:val="22"/>
                <w:lang w:eastAsia="en-GB"/>
              </w:rPr>
            </w:pPr>
            <w:ins w:id="235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5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1C98B6" w14:textId="77777777" w:rsidR="00764DCF" w:rsidRPr="00764DCF" w:rsidRDefault="00764DCF" w:rsidP="00764DCF">
            <w:pPr>
              <w:spacing w:after="0" w:line="240" w:lineRule="auto"/>
              <w:rPr>
                <w:ins w:id="2355" w:author="jonathan pritchard" w:date="2024-10-14T20:57:00Z" w16du:dateUtc="2024-10-14T19:57:00Z"/>
                <w:rFonts w:ascii="Aptos Narrow" w:eastAsia="Times New Roman" w:hAnsi="Aptos Narrow"/>
                <w:color w:val="000000"/>
                <w:sz w:val="22"/>
                <w:szCs w:val="22"/>
                <w:lang w:eastAsia="en-GB"/>
              </w:rPr>
            </w:pPr>
            <w:ins w:id="2356"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D4EA871" w14:textId="77777777" w:rsidTr="00764DCF">
        <w:trPr>
          <w:trHeight w:val="292"/>
          <w:jc w:val="center"/>
          <w:ins w:id="2357" w:author="jonathan pritchard" w:date="2024-10-14T20:57:00Z"/>
          <w:trPrChange w:id="2358"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359"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00D91A5E" w14:textId="77777777" w:rsidR="00764DCF" w:rsidRPr="00764DCF" w:rsidRDefault="00764DCF" w:rsidP="00764DCF">
            <w:pPr>
              <w:spacing w:after="0" w:line="240" w:lineRule="auto"/>
              <w:rPr>
                <w:ins w:id="236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6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D5455E" w14:textId="77777777" w:rsidR="00764DCF" w:rsidRPr="00764DCF" w:rsidRDefault="00764DCF" w:rsidP="00764DCF">
            <w:pPr>
              <w:spacing w:after="0" w:line="240" w:lineRule="auto"/>
              <w:jc w:val="center"/>
              <w:rPr>
                <w:ins w:id="2362" w:author="jonathan pritchard" w:date="2024-10-14T20:57:00Z" w16du:dateUtc="2024-10-14T19:57:00Z"/>
                <w:rFonts w:ascii="Aptos Narrow" w:eastAsia="Times New Roman" w:hAnsi="Aptos Narrow"/>
                <w:i/>
                <w:iCs/>
                <w:color w:val="000000"/>
                <w:sz w:val="22"/>
                <w:szCs w:val="22"/>
                <w:lang w:eastAsia="en-GB"/>
              </w:rPr>
            </w:pPr>
            <w:ins w:id="2363"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236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7D2E9FC" w14:textId="77777777" w:rsidR="00764DCF" w:rsidRPr="00764DCF" w:rsidRDefault="00764DCF" w:rsidP="00764DCF">
            <w:pPr>
              <w:spacing w:after="0" w:line="240" w:lineRule="auto"/>
              <w:rPr>
                <w:ins w:id="2365" w:author="jonathan pritchard" w:date="2024-10-14T20:57:00Z" w16du:dateUtc="2024-10-14T19:57:00Z"/>
                <w:rFonts w:ascii="Aptos Narrow" w:eastAsia="Times New Roman" w:hAnsi="Aptos Narrow"/>
                <w:color w:val="000000"/>
                <w:sz w:val="22"/>
                <w:szCs w:val="22"/>
                <w:lang w:eastAsia="en-GB"/>
              </w:rPr>
            </w:pPr>
            <w:ins w:id="236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6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1674ECA" w14:textId="77777777" w:rsidR="00764DCF" w:rsidRPr="00764DCF" w:rsidRDefault="00764DCF" w:rsidP="00764DCF">
            <w:pPr>
              <w:spacing w:after="0" w:line="240" w:lineRule="auto"/>
              <w:rPr>
                <w:ins w:id="2368" w:author="jonathan pritchard" w:date="2024-10-14T20:57:00Z" w16du:dateUtc="2024-10-14T19:57:00Z"/>
                <w:rFonts w:ascii="Aptos Narrow" w:eastAsia="Times New Roman" w:hAnsi="Aptos Narrow"/>
                <w:color w:val="000000"/>
                <w:sz w:val="22"/>
                <w:szCs w:val="22"/>
                <w:lang w:eastAsia="en-GB"/>
              </w:rPr>
            </w:pPr>
            <w:ins w:id="236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7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73465C45" w14:textId="77777777" w:rsidR="00764DCF" w:rsidRPr="00764DCF" w:rsidRDefault="00764DCF" w:rsidP="00764DCF">
            <w:pPr>
              <w:spacing w:after="0" w:line="240" w:lineRule="auto"/>
              <w:rPr>
                <w:ins w:id="2371" w:author="jonathan pritchard" w:date="2024-10-14T20:57:00Z" w16du:dateUtc="2024-10-14T19:57:00Z"/>
                <w:rFonts w:ascii="Aptos Narrow" w:eastAsia="Times New Roman" w:hAnsi="Aptos Narrow"/>
                <w:color w:val="000000"/>
                <w:sz w:val="22"/>
                <w:szCs w:val="22"/>
                <w:lang w:eastAsia="en-GB"/>
              </w:rPr>
            </w:pPr>
            <w:ins w:id="2372"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6D81CC3" w14:textId="77777777" w:rsidTr="00764DCF">
        <w:trPr>
          <w:trHeight w:val="292"/>
          <w:jc w:val="center"/>
          <w:ins w:id="2373" w:author="jonathan pritchard" w:date="2024-10-14T20:57:00Z"/>
          <w:trPrChange w:id="2374"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375"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DA0F9A6" w14:textId="77777777" w:rsidR="00764DCF" w:rsidRPr="00764DCF" w:rsidRDefault="00764DCF" w:rsidP="00764DCF">
            <w:pPr>
              <w:spacing w:after="0" w:line="240" w:lineRule="auto"/>
              <w:rPr>
                <w:ins w:id="237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7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964639" w14:textId="77777777" w:rsidR="00764DCF" w:rsidRPr="00764DCF" w:rsidRDefault="00764DCF" w:rsidP="00764DCF">
            <w:pPr>
              <w:spacing w:after="0" w:line="240" w:lineRule="auto"/>
              <w:jc w:val="center"/>
              <w:rPr>
                <w:ins w:id="2378" w:author="jonathan pritchard" w:date="2024-10-14T20:57:00Z" w16du:dateUtc="2024-10-14T19:57:00Z"/>
                <w:rFonts w:ascii="Aptos Narrow" w:eastAsia="Times New Roman" w:hAnsi="Aptos Narrow"/>
                <w:i/>
                <w:iCs/>
                <w:color w:val="000000"/>
                <w:sz w:val="22"/>
                <w:szCs w:val="22"/>
                <w:lang w:eastAsia="en-GB"/>
              </w:rPr>
            </w:pPr>
            <w:ins w:id="2379"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238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710C85B" w14:textId="77777777" w:rsidR="00764DCF" w:rsidRPr="00764DCF" w:rsidRDefault="00764DCF" w:rsidP="00764DCF">
            <w:pPr>
              <w:spacing w:after="0" w:line="240" w:lineRule="auto"/>
              <w:rPr>
                <w:ins w:id="2381" w:author="jonathan pritchard" w:date="2024-10-14T20:57:00Z" w16du:dateUtc="2024-10-14T19:57:00Z"/>
                <w:rFonts w:ascii="Aptos Narrow" w:eastAsia="Times New Roman" w:hAnsi="Aptos Narrow"/>
                <w:color w:val="000000"/>
                <w:sz w:val="22"/>
                <w:szCs w:val="22"/>
                <w:lang w:eastAsia="en-GB"/>
              </w:rPr>
            </w:pPr>
            <w:ins w:id="238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8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9E3281F" w14:textId="77777777" w:rsidR="00764DCF" w:rsidRPr="00764DCF" w:rsidRDefault="00764DCF" w:rsidP="00764DCF">
            <w:pPr>
              <w:spacing w:after="0" w:line="240" w:lineRule="auto"/>
              <w:rPr>
                <w:ins w:id="2384" w:author="jonathan pritchard" w:date="2024-10-14T20:57:00Z" w16du:dateUtc="2024-10-14T19:57:00Z"/>
                <w:rFonts w:ascii="Aptos Narrow" w:eastAsia="Times New Roman" w:hAnsi="Aptos Narrow"/>
                <w:color w:val="000000"/>
                <w:sz w:val="22"/>
                <w:szCs w:val="22"/>
                <w:lang w:eastAsia="en-GB"/>
              </w:rPr>
            </w:pPr>
            <w:ins w:id="238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8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A86F7AA" w14:textId="77777777" w:rsidR="00764DCF" w:rsidRPr="00764DCF" w:rsidRDefault="00764DCF" w:rsidP="00764DCF">
            <w:pPr>
              <w:spacing w:after="0" w:line="240" w:lineRule="auto"/>
              <w:rPr>
                <w:ins w:id="2387" w:author="jonathan pritchard" w:date="2024-10-14T20:57:00Z" w16du:dateUtc="2024-10-14T19:57:00Z"/>
                <w:rFonts w:ascii="Aptos Narrow" w:eastAsia="Times New Roman" w:hAnsi="Aptos Narrow"/>
                <w:color w:val="000000"/>
                <w:sz w:val="22"/>
                <w:szCs w:val="22"/>
                <w:lang w:eastAsia="en-GB"/>
              </w:rPr>
            </w:pPr>
            <w:ins w:id="2388"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297A261" w14:textId="77777777" w:rsidTr="00764DCF">
        <w:trPr>
          <w:trHeight w:val="300"/>
          <w:jc w:val="center"/>
          <w:ins w:id="2389" w:author="jonathan pritchard" w:date="2024-10-14T20:57:00Z"/>
          <w:trPrChange w:id="2390"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2391"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BD41CD0" w14:textId="77777777" w:rsidR="00764DCF" w:rsidRPr="00764DCF" w:rsidRDefault="00764DCF" w:rsidP="00764DCF">
            <w:pPr>
              <w:spacing w:after="0" w:line="240" w:lineRule="auto"/>
              <w:rPr>
                <w:ins w:id="239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2393"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03622558" w14:textId="77777777" w:rsidR="00764DCF" w:rsidRPr="00764DCF" w:rsidRDefault="00764DCF" w:rsidP="00764DCF">
            <w:pPr>
              <w:spacing w:after="0" w:line="240" w:lineRule="auto"/>
              <w:jc w:val="center"/>
              <w:rPr>
                <w:ins w:id="2394" w:author="jonathan pritchard" w:date="2024-10-14T20:57:00Z" w16du:dateUtc="2024-10-14T19:57:00Z"/>
                <w:rFonts w:ascii="Aptos Narrow" w:eastAsia="Times New Roman" w:hAnsi="Aptos Narrow"/>
                <w:i/>
                <w:iCs/>
                <w:color w:val="000000"/>
                <w:sz w:val="22"/>
                <w:szCs w:val="22"/>
                <w:lang w:eastAsia="en-GB"/>
              </w:rPr>
            </w:pPr>
            <w:ins w:id="2395"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2396"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73F42E9" w14:textId="77777777" w:rsidR="00764DCF" w:rsidRPr="00764DCF" w:rsidRDefault="00764DCF" w:rsidP="00764DCF">
            <w:pPr>
              <w:spacing w:after="0" w:line="240" w:lineRule="auto"/>
              <w:rPr>
                <w:ins w:id="2397" w:author="jonathan pritchard" w:date="2024-10-14T20:57:00Z" w16du:dateUtc="2024-10-14T19:57:00Z"/>
                <w:rFonts w:ascii="Aptos Narrow" w:eastAsia="Times New Roman" w:hAnsi="Aptos Narrow"/>
                <w:color w:val="000000"/>
                <w:sz w:val="22"/>
                <w:szCs w:val="22"/>
                <w:lang w:eastAsia="en-GB"/>
              </w:rPr>
            </w:pPr>
            <w:ins w:id="239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2399"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00F6C95A" w14:textId="77777777" w:rsidR="00764DCF" w:rsidRPr="00764DCF" w:rsidRDefault="00764DCF" w:rsidP="00764DCF">
            <w:pPr>
              <w:spacing w:after="0" w:line="240" w:lineRule="auto"/>
              <w:rPr>
                <w:ins w:id="2400" w:author="jonathan pritchard" w:date="2024-10-14T20:57:00Z" w16du:dateUtc="2024-10-14T19:57:00Z"/>
                <w:rFonts w:ascii="Aptos Narrow" w:eastAsia="Times New Roman" w:hAnsi="Aptos Narrow"/>
                <w:color w:val="000000"/>
                <w:sz w:val="22"/>
                <w:szCs w:val="22"/>
                <w:lang w:eastAsia="en-GB"/>
              </w:rPr>
            </w:pPr>
            <w:ins w:id="240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2402"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169739F8" w14:textId="77777777" w:rsidR="00764DCF" w:rsidRPr="00764DCF" w:rsidRDefault="00764DCF" w:rsidP="00764DCF">
            <w:pPr>
              <w:spacing w:after="0" w:line="240" w:lineRule="auto"/>
              <w:rPr>
                <w:ins w:id="2403" w:author="jonathan pritchard" w:date="2024-10-14T20:57:00Z" w16du:dateUtc="2024-10-14T19:57:00Z"/>
                <w:rFonts w:ascii="Aptos Narrow" w:eastAsia="Times New Roman" w:hAnsi="Aptos Narrow"/>
                <w:color w:val="000000"/>
                <w:sz w:val="22"/>
                <w:szCs w:val="22"/>
                <w:lang w:eastAsia="en-GB"/>
              </w:rPr>
            </w:pPr>
            <w:ins w:id="2404"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1C90FFB0" w14:textId="77777777" w:rsidR="00764DCF" w:rsidRPr="00764DCF" w:rsidRDefault="00764DCF">
      <w:pPr>
        <w:rPr>
          <w:ins w:id="2405" w:author="jonathan pritchard" w:date="2024-10-14T20:56:00Z" w16du:dateUtc="2024-10-14T19:56:00Z"/>
        </w:rPr>
        <w:pPrChange w:id="2406" w:author="jonathan pritchard" w:date="2024-10-14T20:57:00Z" w16du:dateUtc="2024-10-14T19:57:00Z">
          <w:pPr>
            <w:pStyle w:val="Caption"/>
            <w:spacing w:after="120" w:line="240" w:lineRule="auto"/>
            <w:jc w:val="center"/>
          </w:pPr>
        </w:pPrChange>
      </w:pPr>
    </w:p>
    <w:p w14:paraId="79A9F07D" w14:textId="1EA47C89" w:rsidR="006D3D53" w:rsidRPr="00B812CA" w:rsidRDefault="005E3EB6" w:rsidP="00A05AE2">
      <w:pPr>
        <w:pStyle w:val="Caption"/>
        <w:spacing w:after="120" w:line="240" w:lineRule="auto"/>
        <w:jc w:val="center"/>
      </w:pPr>
      <w:r w:rsidRPr="00B77A92">
        <w:t xml:space="preserve">Table </w:t>
      </w:r>
      <w:r w:rsidR="00A05AE2" w:rsidRPr="00B77A92">
        <w:t>C-</w:t>
      </w:r>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2141"/>
      <w:r w:rsidRPr="00B77A92">
        <w:t xml:space="preserve"> - </w:t>
      </w:r>
      <w:r w:rsidRPr="00B812CA">
        <w:t>Template for tidal stream values</w:t>
      </w:r>
    </w:p>
    <w:moveFromRangeStart w:id="2407" w:author="jonathan pritchard" w:date="2024-10-14T20:58:00Z" w:name="move179831897"/>
    <w:p w14:paraId="1E2DEA16" w14:textId="0288D005" w:rsidR="007C15E6" w:rsidDel="00764DCF" w:rsidRDefault="005B5B99" w:rsidP="00A05AE2">
      <w:pPr>
        <w:spacing w:after="120" w:line="240" w:lineRule="auto"/>
        <w:jc w:val="both"/>
        <w:rPr>
          <w:moveFrom w:id="2408" w:author="jonathan pritchard" w:date="2024-10-14T20:58:00Z" w16du:dateUtc="2024-10-14T19:58:00Z"/>
        </w:rPr>
      </w:pPr>
      <w:moveFrom w:id="2409" w:author="jonathan pritchard" w:date="2024-10-14T20:58:00Z" w16du:dateUtc="2024-10-14T19:58:00Z">
        <w:r w:rsidRPr="00B77A92" w:rsidDel="00764DCF">
          <w:fldChar w:fldCharType="begin"/>
        </w:r>
        <w:r w:rsidRPr="00B77A92" w:rsidDel="00764DCF">
          <w:instrText xml:space="preserve"> REF _Ref46758217 \h </w:instrText>
        </w:r>
        <w:r w:rsidR="00A05AE2" w:rsidRPr="00B77A92" w:rsidDel="00764DCF">
          <w:instrText xml:space="preserve"> \* MERGEFORMAT </w:instrText>
        </w:r>
      </w:moveFrom>
      <w:del w:id="2410" w:author="jonathan pritchard" w:date="2024-10-14T20:58:00Z" w16du:dateUtc="2024-10-14T19:58:00Z"/>
      <w:moveFrom w:id="2411" w:author="jonathan pritchard" w:date="2024-10-14T20:58:00Z" w16du:dateUtc="2024-10-14T19:58:00Z">
        <w:r w:rsidRPr="00B77A92" w:rsidDel="00764DCF">
          <w:fldChar w:fldCharType="separate"/>
        </w:r>
        <w:r w:rsidR="00832978" w:rsidRPr="00B77A92" w:rsidDel="00764DCF">
          <w:t>Table C-29</w:t>
        </w:r>
        <w:r w:rsidRPr="00B77A92" w:rsidDel="00764DCF">
          <w:fldChar w:fldCharType="end"/>
        </w:r>
        <w:r w:rsidRPr="00B77A92" w:rsidDel="00764DCF">
          <w:t xml:space="preserve"> </w:t>
        </w:r>
        <w:r w:rsidR="00474A22" w:rsidRPr="00B77A92" w:rsidDel="00764DCF">
          <w:t xml:space="preserve">below </w:t>
        </w:r>
        <w:r w:rsidR="00C64961" w:rsidRPr="00B77A92" w:rsidDel="00764DCF">
          <w:t xml:space="preserve">shows how </w:t>
        </w:r>
        <w:r w:rsidR="003E4EC4" w:rsidRPr="00B77A92" w:rsidDel="00764DCF">
          <w:t xml:space="preserve">a </w:t>
        </w:r>
        <w:r w:rsidR="003E4EC4" w:rsidRPr="00B77A92" w:rsidDel="00764DCF">
          <w:rPr>
            <w:b/>
          </w:rPr>
          <w:t>Tidal Stream Panel Data</w:t>
        </w:r>
        <w:r w:rsidR="003E4EC4" w:rsidRPr="00B77A92" w:rsidDel="00764DCF">
          <w:t xml:space="preserve"> </w:t>
        </w:r>
        <w:r w:rsidR="00474A22" w:rsidRPr="00B77A92" w:rsidDel="00764DCF">
          <w:t>feature and its attributes</w:t>
        </w:r>
        <w:r w:rsidR="00C64961" w:rsidRPr="00B77A92" w:rsidDel="00764DCF">
          <w:t xml:space="preserve"> are used in the ECDIS</w:t>
        </w:r>
        <w:r w:rsidR="003E4EC4" w:rsidRPr="00B77A92" w:rsidDel="00764DCF">
          <w:t xml:space="preserve"> </w:t>
        </w:r>
        <w:r w:rsidR="00321F25" w:rsidRPr="00B77A92" w:rsidDel="00764DCF">
          <w:t>display.</w:t>
        </w:r>
        <w:r w:rsidR="007C15E6" w:rsidRPr="00B77A92" w:rsidDel="00764DCF">
          <w:t xml:space="preserve"> Complex attributes are in italics and encoded values are in blue text.</w:t>
        </w:r>
      </w:moveFrom>
    </w:p>
    <w:moveFromRangeEnd w:id="2407"/>
    <w:p w14:paraId="35CC0F4B" w14:textId="2B677619" w:rsidR="005A72AB" w:rsidRPr="00B812CA" w:rsidDel="00764DCF" w:rsidRDefault="0091047A" w:rsidP="00B812CA">
      <w:pPr>
        <w:spacing w:after="120" w:line="240" w:lineRule="auto"/>
        <w:jc w:val="center"/>
        <w:rPr>
          <w:del w:id="2412" w:author="jonathan pritchard" w:date="2024-10-14T20:57:00Z" w16du:dateUtc="2024-10-14T19:57:00Z"/>
          <w:b/>
          <w:bCs/>
        </w:rPr>
      </w:pPr>
      <w:del w:id="2413" w:author="jonathan pritchard" w:date="2024-10-14T20:57:00Z" w16du:dateUtc="2024-10-14T19:57:00Z">
        <w:r w:rsidRPr="00B812CA" w:rsidDel="00764DCF">
          <w:rPr>
            <w:b/>
            <w:bCs/>
          </w:rPr>
          <w:delText>TBA</w:delText>
        </w:r>
      </w:del>
    </w:p>
    <w:p w14:paraId="071ECD70" w14:textId="159CAC31" w:rsidR="00662EDA" w:rsidRPr="00B77A92" w:rsidDel="00764DCF" w:rsidRDefault="00662EDA" w:rsidP="00A05AE2">
      <w:pPr>
        <w:pStyle w:val="Caption"/>
        <w:spacing w:after="120" w:line="240" w:lineRule="auto"/>
        <w:jc w:val="center"/>
        <w:rPr>
          <w:del w:id="2414" w:author="jonathan pritchard" w:date="2024-10-14T20:58:00Z" w16du:dateUtc="2024-10-14T19:58:00Z"/>
        </w:rPr>
      </w:pPr>
      <w:bookmarkStart w:id="2415" w:name="_Ref46758217"/>
      <w:del w:id="2416" w:author="jonathan pritchard" w:date="2024-10-14T20:58:00Z" w16du:dateUtc="2024-10-14T19:58:00Z">
        <w:r w:rsidRPr="00B77A92" w:rsidDel="00764DCF">
          <w:delText xml:space="preserve">Table </w:delText>
        </w:r>
        <w:r w:rsidR="00A05AE2" w:rsidRPr="00B77A92" w:rsidDel="00764DCF">
          <w:delText>C-</w:delText>
        </w:r>
        <w:r w:rsidR="0045426C" w:rsidDel="00764DCF">
          <w:rPr>
            <w:b w:val="0"/>
          </w:rPr>
          <w:fldChar w:fldCharType="begin"/>
        </w:r>
        <w:r w:rsidR="0045426C" w:rsidDel="00764DCF">
          <w:delInstrText xml:space="preserve"> SEQ Table \* ARABIC </w:delInstrText>
        </w:r>
        <w:r w:rsidR="0045426C" w:rsidDel="00764DCF">
          <w:rPr>
            <w:b w:val="0"/>
          </w:rPr>
          <w:fldChar w:fldCharType="separate"/>
        </w:r>
        <w:r w:rsidR="0045426C" w:rsidDel="00764DCF">
          <w:rPr>
            <w:noProof/>
          </w:rPr>
          <w:delText>7</w:delText>
        </w:r>
        <w:r w:rsidR="0045426C" w:rsidDel="00764DCF">
          <w:rPr>
            <w:b w:val="0"/>
          </w:rPr>
          <w:fldChar w:fldCharType="end"/>
        </w:r>
        <w:bookmarkEnd w:id="2415"/>
        <w:r w:rsidRPr="00B77A92" w:rsidDel="00764DCF">
          <w:delText xml:space="preserve"> - Example of tidal stream panel data</w:delText>
        </w:r>
        <w:r w:rsidR="004342FC" w:rsidRPr="00B77A92" w:rsidDel="00764DCF">
          <w:delText xml:space="preserve"> and its ECDIS display</w:delText>
        </w:r>
      </w:del>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2417" w:name="_Toc178784491"/>
      <w:bookmarkStart w:id="2418" w:name="_Toc178784492"/>
      <w:bookmarkStart w:id="2419" w:name="_Toc178784493"/>
      <w:bookmarkStart w:id="2420" w:name="_Toc178784494"/>
      <w:bookmarkStart w:id="2421" w:name="_Toc178784495"/>
      <w:bookmarkStart w:id="2422" w:name="_Toc178784496"/>
      <w:bookmarkStart w:id="2423" w:name="_Toc178784497"/>
      <w:bookmarkStart w:id="2424" w:name="_Toc178784498"/>
      <w:bookmarkStart w:id="2425" w:name="_Toc38829567"/>
      <w:bookmarkStart w:id="2426" w:name="_Toc38830070"/>
      <w:bookmarkStart w:id="2427" w:name="_Toc38936233"/>
      <w:bookmarkStart w:id="2428" w:name="_Toc40990424"/>
      <w:bookmarkStart w:id="2429" w:name="_Toc41235035"/>
      <w:bookmarkStart w:id="2430" w:name="_Toc41235079"/>
      <w:bookmarkStart w:id="2431" w:name="_Toc42694851"/>
      <w:bookmarkStart w:id="2432" w:name="_Toc42708812"/>
      <w:bookmarkStart w:id="2433" w:name="_Toc178869361"/>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r w:rsidRPr="00B77A92">
        <w:t xml:space="preserve">Alerts </w:t>
      </w:r>
      <w:r w:rsidR="00A80530" w:rsidRPr="00B77A92">
        <w:t>and Indications</w:t>
      </w:r>
      <w:bookmarkEnd w:id="2433"/>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commentRangeStart w:id="2434"/>
      <w:r w:rsidRPr="00B77A92">
        <w:t>respond to risk of crossing, dangers, prohibited areas or areas with special conditions</w:t>
      </w:r>
      <w:r w:rsidR="005C7BA9" w:rsidRPr="00B77A92">
        <w:t xml:space="preserve">, </w:t>
      </w:r>
      <w:commentRangeEnd w:id="2434"/>
      <w:r w:rsidR="00887426">
        <w:rPr>
          <w:rStyle w:val="CommentReference"/>
        </w:rPr>
        <w:commentReference w:id="2434"/>
      </w:r>
      <w:r w:rsidR="005C7BA9" w:rsidRPr="00B77A92">
        <w:t>during route planning (11.3) or route monitoring (11.4)</w:t>
      </w:r>
      <w:r w:rsidRPr="00B77A92">
        <w:t xml:space="preserve">. </w:t>
      </w:r>
      <w:commentRangeStart w:id="2435"/>
      <w:r w:rsidRPr="00B77A92">
        <w:t xml:space="preserve">Appendix 4 and Appendix 5 </w:t>
      </w:r>
      <w:commentRangeEnd w:id="2435"/>
      <w:r w:rsidR="00171A98" w:rsidRPr="00B812CA">
        <w:rPr>
          <w:rStyle w:val="CommentReference"/>
          <w:lang w:val="en-GB"/>
        </w:rPr>
        <w:commentReference w:id="2435"/>
      </w:r>
      <w:r w:rsidRPr="00B77A92">
        <w:t xml:space="preserve">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212B76A3" w14:textId="77777777" w:rsidR="00887426" w:rsidRDefault="00887426" w:rsidP="004710ED">
      <w:pPr>
        <w:spacing w:after="120" w:line="240" w:lineRule="auto"/>
        <w:jc w:val="both"/>
      </w:pPr>
      <w:commentRangeStart w:id="2436"/>
      <w:commentRangeStart w:id="2437"/>
      <w:r>
        <w:t>[Combination of alerts and indications together aren’t specified? As shown in S-164]</w:t>
      </w:r>
      <w:commentRangeEnd w:id="2436"/>
      <w:r>
        <w:rPr>
          <w:rStyle w:val="CommentReference"/>
        </w:rPr>
        <w:commentReference w:id="2436"/>
      </w:r>
      <w:commentRangeEnd w:id="2437"/>
      <w:r>
        <w:rPr>
          <w:rStyle w:val="CommentReference"/>
        </w:rPr>
        <w:commentReference w:id="2437"/>
      </w:r>
      <w:r>
        <w:t xml:space="preserve"> [Suggested,</w:t>
      </w:r>
    </w:p>
    <w:p w14:paraId="5474168D" w14:textId="3A94ABB3" w:rsidR="00887426" w:rsidRPr="00B812CA" w:rsidRDefault="00887426" w:rsidP="00887426">
      <w:pPr>
        <w:pStyle w:val="ListParagraph"/>
        <w:numPr>
          <w:ilvl w:val="0"/>
          <w:numId w:val="129"/>
        </w:numPr>
        <w:spacing w:after="120" w:line="240" w:lineRule="auto"/>
        <w:jc w:val="both"/>
        <w:rPr>
          <w:highlight w:val="yellow"/>
        </w:rPr>
      </w:pPr>
      <w:commentRangeStart w:id="2438"/>
      <w:r w:rsidRPr="00B812CA">
        <w:rPr>
          <w:highlight w:val="yellow"/>
        </w:rPr>
        <w:t xml:space="preserve">Union (within the highlight) of spatial objects together (lines and areas). </w:t>
      </w:r>
    </w:p>
    <w:p w14:paraId="6A11F246" w14:textId="6B054228" w:rsidR="00887426" w:rsidRDefault="00887426">
      <w:pPr>
        <w:pStyle w:val="ListParagraph"/>
        <w:numPr>
          <w:ilvl w:val="0"/>
          <w:numId w:val="129"/>
        </w:numPr>
        <w:spacing w:after="120" w:line="240" w:lineRule="auto"/>
        <w:jc w:val="both"/>
        <w:rPr>
          <w:highlight w:val="yellow"/>
        </w:rPr>
      </w:pPr>
      <w:r w:rsidRPr="00B812CA">
        <w:rPr>
          <w:highlight w:val="yellow"/>
        </w:rPr>
        <w:t>Drawing order if first alert highlight followed by indication highlight (.e. display priority of indication highlight is higher than alert highlight].</w:t>
      </w:r>
      <w:commentRangeEnd w:id="2438"/>
      <w:r>
        <w:rPr>
          <w:rStyle w:val="CommentReference"/>
        </w:rPr>
        <w:commentReference w:id="2438"/>
      </w:r>
    </w:p>
    <w:p w14:paraId="0128D316" w14:textId="0D602D96" w:rsidR="005A72AB" w:rsidRPr="00B812CA" w:rsidRDefault="005A72AB" w:rsidP="005A72AB">
      <w:pPr>
        <w:spacing w:after="120" w:line="240" w:lineRule="auto"/>
        <w:jc w:val="both"/>
        <w:rPr>
          <w:highlight w:val="yellow"/>
        </w:rPr>
      </w:pPr>
      <w:r>
        <w:rPr>
          <w:highlight w:val="yellow"/>
        </w:rPr>
        <w:t>….</w:t>
      </w:r>
    </w:p>
    <w:p w14:paraId="289665F2" w14:textId="2A7BAF0B" w:rsidR="00F42A19" w:rsidRPr="00B77A92" w:rsidRDefault="00201DB6" w:rsidP="00BE68E8">
      <w:pPr>
        <w:pStyle w:val="Heading1"/>
      </w:pPr>
      <w:bookmarkStart w:id="2439" w:name="_Toc178784500"/>
      <w:bookmarkStart w:id="2440" w:name="_Ref44433395"/>
      <w:bookmarkStart w:id="2441" w:name="_Toc178869362"/>
      <w:bookmarkEnd w:id="2439"/>
      <w:commentRangeStart w:id="2442"/>
      <w:commentRangeStart w:id="2443"/>
      <w:r w:rsidRPr="00B77A92">
        <w:t xml:space="preserve">Use of </w:t>
      </w:r>
      <w:r w:rsidR="00F42A19" w:rsidRPr="00B77A92">
        <w:t xml:space="preserve">Context </w:t>
      </w:r>
      <w:r w:rsidRPr="00B77A92">
        <w:t>P</w:t>
      </w:r>
      <w:r w:rsidR="00F42A19" w:rsidRPr="00B77A92">
        <w:t>arameters</w:t>
      </w:r>
      <w:bookmarkEnd w:id="2440"/>
      <w:commentRangeEnd w:id="2442"/>
      <w:r w:rsidR="006B59AA" w:rsidRPr="00B812CA">
        <w:rPr>
          <w:rStyle w:val="CommentReference"/>
          <w:rFonts w:eastAsia="MS Mincho"/>
          <w:b w:val="0"/>
          <w:bCs w:val="0"/>
          <w:lang w:val="en-GB"/>
        </w:rPr>
        <w:commentReference w:id="2442"/>
      </w:r>
      <w:commentRangeEnd w:id="2443"/>
      <w:r w:rsidR="00B912FF" w:rsidRPr="00B812CA">
        <w:rPr>
          <w:rStyle w:val="CommentReference"/>
          <w:rFonts w:eastAsia="MS Mincho"/>
          <w:b w:val="0"/>
          <w:bCs w:val="0"/>
          <w:lang w:val="en-GB"/>
        </w:rPr>
        <w:commentReference w:id="2443"/>
      </w:r>
      <w:bookmarkEnd w:id="2441"/>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w:t>
      </w:r>
      <w:commentRangeStart w:id="2444"/>
      <w:r w:rsidR="000C18F8" w:rsidRPr="00B77A92">
        <w:t>different products.</w:t>
      </w:r>
      <w:r w:rsidR="007B4404" w:rsidRPr="00B77A92">
        <w:t xml:space="preserve"> </w:t>
      </w:r>
      <w:commentRangeEnd w:id="2444"/>
      <w:r w:rsidR="00171A98" w:rsidRPr="00B812CA">
        <w:rPr>
          <w:rStyle w:val="CommentReference"/>
          <w:lang w:val="en-GB"/>
        </w:rPr>
        <w:commentReference w:id="2444"/>
      </w:r>
      <w:r w:rsidR="007B4404" w:rsidRPr="00B77A92">
        <w:t xml:space="preserve">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2445" w:name="_Ref45143486"/>
      <w:bookmarkStart w:id="2446" w:name="_Ref171161739"/>
      <w:bookmarkStart w:id="2447" w:name="_Toc178869363"/>
      <w:commentRangeStart w:id="2448"/>
      <w:commentRangeStart w:id="2449"/>
      <w:r w:rsidRPr="00B77A92">
        <w:t>Dual-fuel systems</w:t>
      </w:r>
      <w:bookmarkEnd w:id="2445"/>
      <w:bookmarkEnd w:id="2446"/>
      <w:commentRangeEnd w:id="2448"/>
      <w:r w:rsidR="00BE1192">
        <w:rPr>
          <w:rStyle w:val="CommentReference"/>
          <w:rFonts w:eastAsia="MS Mincho"/>
          <w:b w:val="0"/>
          <w:bCs w:val="0"/>
        </w:rPr>
        <w:commentReference w:id="2448"/>
      </w:r>
      <w:bookmarkEnd w:id="2447"/>
      <w:commentRangeEnd w:id="2449"/>
      <w:r w:rsidR="00EB71E2">
        <w:rPr>
          <w:rStyle w:val="CommentReference"/>
          <w:rFonts w:eastAsia="MS Mincho"/>
          <w:b w:val="0"/>
          <w:bCs w:val="0"/>
        </w:rPr>
        <w:commentReference w:id="2449"/>
      </w:r>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ins w:id="2450" w:author="jonathan pritchard" w:date="2024-10-14T05:17:00Z" w16du:dateUtc="2024-10-14T04:17:00Z">
        <w:r w:rsidR="00EB71E2">
          <w:t xml:space="preserve"> are increasingly published to</w:t>
        </w:r>
      </w:ins>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E673D5">
      <w:pPr>
        <w:pStyle w:val="Heading2"/>
      </w:pPr>
      <w:bookmarkStart w:id="2451" w:name="_Toc178784503"/>
      <w:bookmarkStart w:id="2452" w:name="_Toc178784504"/>
      <w:bookmarkStart w:id="2453" w:name="_Toc178784505"/>
      <w:bookmarkStart w:id="2454" w:name="_Toc178784506"/>
      <w:bookmarkStart w:id="2455" w:name="_Toc178784507"/>
      <w:bookmarkStart w:id="2456" w:name="_Toc178784508"/>
      <w:bookmarkStart w:id="2457" w:name="_Toc178784509"/>
      <w:bookmarkStart w:id="2458" w:name="_Toc178784510"/>
      <w:bookmarkStart w:id="2459" w:name="_Toc178869364"/>
      <w:bookmarkEnd w:id="2451"/>
      <w:bookmarkEnd w:id="2452"/>
      <w:bookmarkEnd w:id="2453"/>
      <w:bookmarkEnd w:id="2454"/>
      <w:bookmarkEnd w:id="2455"/>
      <w:bookmarkEnd w:id="2456"/>
      <w:bookmarkEnd w:id="2457"/>
      <w:bookmarkEnd w:id="2458"/>
      <w:r w:rsidRPr="00B77A92">
        <w:t>Display of additional information layers</w:t>
      </w:r>
      <w:bookmarkEnd w:id="2459"/>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E673D5">
      <w:pPr>
        <w:pStyle w:val="Heading2"/>
      </w:pPr>
      <w:bookmarkStart w:id="2460" w:name="_Toc178869365"/>
      <w:commentRangeStart w:id="2461"/>
      <w:r w:rsidRPr="00B77A92">
        <w:t>Concurrent applicability of S-</w:t>
      </w:r>
      <w:r w:rsidR="00962723" w:rsidRPr="00B77A92">
        <w:t>52</w:t>
      </w:r>
      <w:r w:rsidR="00390D83" w:rsidRPr="00B77A92">
        <w:t xml:space="preserve"> and S-57</w:t>
      </w:r>
      <w:commentRangeEnd w:id="2461"/>
      <w:r w:rsidR="00BE1192">
        <w:rPr>
          <w:rStyle w:val="CommentReference"/>
          <w:rFonts w:eastAsia="MS Mincho"/>
          <w:b w:val="0"/>
          <w:bCs w:val="0"/>
        </w:rPr>
        <w:commentReference w:id="2461"/>
      </w:r>
      <w:bookmarkEnd w:id="2460"/>
    </w:p>
    <w:p w14:paraId="16FAA11D" w14:textId="60C4188A" w:rsidR="00075907" w:rsidRPr="00B77A92"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S-101 and this Annex</w:t>
      </w:r>
      <w:r w:rsidR="002F1059"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Annex apply where </w:t>
      </w:r>
      <w:r w:rsidR="00F909F1" w:rsidRPr="00B77A92">
        <w:t xml:space="preserve">S-101 data is the </w:t>
      </w:r>
      <w:r w:rsidR="003300DF" w:rsidRPr="00B77A92">
        <w:t xml:space="preserve">chart </w:t>
      </w:r>
      <w:r w:rsidR="00F909F1" w:rsidRPr="00B77A92">
        <w:t>layer.</w:t>
      </w:r>
      <w:r w:rsidR="002F1059" w:rsidRPr="00B77A92">
        <w:t xml:space="preserve"> </w:t>
      </w:r>
    </w:p>
    <w:p w14:paraId="32F5B97E" w14:textId="111EA818" w:rsidR="00F909F1" w:rsidRDefault="002F1059" w:rsidP="004C121F">
      <w:pPr>
        <w:spacing w:after="120" w:line="240" w:lineRule="auto"/>
        <w:jc w:val="both"/>
      </w:pPr>
      <w:r w:rsidRPr="00B77A92">
        <w:t xml:space="preserve">Seamless portrayal of S-57 and S-101 data is described in Appendix </w:t>
      </w:r>
      <w:r w:rsidRPr="00B812CA">
        <w:rPr>
          <w:highlight w:val="yellow"/>
        </w:rPr>
        <w:t>C-7</w:t>
      </w:r>
      <w:r w:rsidRPr="00B77A92">
        <w:t>.</w:t>
      </w:r>
    </w:p>
    <w:p w14:paraId="51F129B2" w14:textId="1022DC7C" w:rsidR="00FD0C9C" w:rsidRPr="00FD0C9C" w:rsidRDefault="00FD0C9C" w:rsidP="004C121F">
      <w:pPr>
        <w:spacing w:after="120" w:line="240" w:lineRule="auto"/>
        <w:jc w:val="both"/>
      </w:pPr>
      <w:commentRangeStart w:id="2462"/>
      <w:r w:rsidRPr="00B812CA">
        <w:rPr>
          <w:highlight w:val="yellow"/>
        </w:rPr>
        <w:t>Overlays of S-100-based non-ENC data over S-57 chart data are left to manufacturer discretion</w:t>
      </w:r>
      <w:r w:rsidR="00003FC8">
        <w:rPr>
          <w:highlight w:val="yellow"/>
        </w:rPr>
        <w:t xml:space="preserve"> within IMO guidance</w:t>
      </w:r>
      <w:r w:rsidRPr="00B812CA">
        <w:rPr>
          <w:highlight w:val="yellow"/>
        </w:rPr>
        <w:t>. Any overlays over S-57 chart data must not interact with or modify the underlying chart data, in particular the user selectable safety contour and water level adjustment features must only be implemented over S-101 charts.</w:t>
      </w:r>
      <w:commentRangeEnd w:id="2462"/>
      <w:r w:rsidRPr="00B812CA">
        <w:rPr>
          <w:rStyle w:val="CommentReference"/>
          <w:highlight w:val="yellow"/>
        </w:rPr>
        <w:commentReference w:id="2462"/>
      </w:r>
    </w:p>
    <w:p w14:paraId="6ECF0C12" w14:textId="12B26C49" w:rsidR="00F821B0" w:rsidRPr="00B77A92" w:rsidRDefault="00F821B0" w:rsidP="004C121F">
      <w:pPr>
        <w:spacing w:after="60" w:line="240" w:lineRule="auto"/>
        <w:jc w:val="both"/>
      </w:pPr>
      <w:r w:rsidRPr="00B77A92">
        <w:t>This Annex is designed to allow such integrated displays. Note in particular:</w:t>
      </w:r>
    </w:p>
    <w:p w14:paraId="61F0F4F9" w14:textId="092E0625" w:rsidR="00C47198" w:rsidRPr="00B77A92" w:rsidRDefault="00C47198" w:rsidP="00AE2737">
      <w:pPr>
        <w:pStyle w:val="ListParagraph"/>
        <w:numPr>
          <w:ilvl w:val="0"/>
          <w:numId w:val="55"/>
        </w:numPr>
        <w:spacing w:after="60" w:line="240" w:lineRule="auto"/>
        <w:jc w:val="both"/>
      </w:pPr>
      <w:r w:rsidRPr="00B77A92">
        <w:t>The IMO functions continue to be used. This Annex describes their applicability to S-100-based data and defines additional functions for S-100-based data. Any additional functions that apply only to S-100-data should be deactivated for S-57 data.</w:t>
      </w:r>
    </w:p>
    <w:p w14:paraId="44064F8D" w14:textId="0A95BAAE"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are the same in S-52 and this Annex.</w:t>
      </w:r>
    </w:p>
    <w:p w14:paraId="75D4AF8A" w14:textId="702CBA34" w:rsidR="003300DF" w:rsidRDefault="00012A5A" w:rsidP="00AE2737">
      <w:pPr>
        <w:pStyle w:val="ListParagraph"/>
        <w:numPr>
          <w:ilvl w:val="0"/>
          <w:numId w:val="55"/>
        </w:numPr>
        <w:spacing w:after="120" w:line="240" w:lineRule="auto"/>
        <w:jc w:val="both"/>
      </w:pPr>
      <w:r w:rsidRPr="00B77A92">
        <w:t>The names of colour tokens are the same. (Future versions of this Annex may add additional colour tokens, but should retain the S-52 set.)</w:t>
      </w:r>
    </w:p>
    <w:p w14:paraId="682D2959" w14:textId="1C82F22E" w:rsidR="002C2BC6" w:rsidRPr="00EB71E2" w:rsidRDefault="002C2BC6" w:rsidP="00AE2737">
      <w:pPr>
        <w:pStyle w:val="ListParagraph"/>
        <w:numPr>
          <w:ilvl w:val="0"/>
          <w:numId w:val="55"/>
        </w:numPr>
        <w:spacing w:after="120" w:line="240" w:lineRule="auto"/>
        <w:jc w:val="both"/>
        <w:rPr>
          <w:highlight w:val="yellow"/>
          <w:rPrChange w:id="2463" w:author="jonathan pritchard" w:date="2024-10-14T05:19:00Z" w16du:dateUtc="2024-10-14T04:19:00Z">
            <w:rPr/>
          </w:rPrChange>
        </w:rPr>
      </w:pPr>
      <w:commentRangeStart w:id="2464"/>
      <w:r w:rsidRPr="00EB71E2">
        <w:rPr>
          <w:highlight w:val="yellow"/>
          <w:rPrChange w:id="2465" w:author="jonathan pritchard" w:date="2024-10-14T05:19:00Z" w16du:dateUtc="2024-10-14T04:19:00Z">
            <w:rPr/>
          </w:rPrChange>
        </w:rPr>
        <w:t>Management of viewing groups must be combined between S-57 and S-100. Viewing groups common to S-57 and S-100 should be managed as a single group across all S-100 products.</w:t>
      </w:r>
      <w:commentRangeEnd w:id="2464"/>
      <w:r w:rsidRPr="00EB71E2">
        <w:rPr>
          <w:rStyle w:val="CommentReference"/>
          <w:highlight w:val="yellow"/>
          <w:rPrChange w:id="2466" w:author="jonathan pritchard" w:date="2024-10-14T05:19:00Z" w16du:dateUtc="2024-10-14T04:19:00Z">
            <w:rPr>
              <w:rStyle w:val="CommentReference"/>
            </w:rPr>
          </w:rPrChange>
        </w:rPr>
        <w:commentReference w:id="2464"/>
      </w:r>
    </w:p>
    <w:p w14:paraId="3345A3AD" w14:textId="25253F1C"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012A5A" w:rsidRPr="00FD0C9C">
        <w:t>Annex</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2467" w:name="_Toc178869366"/>
      <w:r w:rsidRPr="00B812CA">
        <w:t>Specifications for the display screen</w:t>
      </w:r>
      <w:bookmarkEnd w:id="2467"/>
    </w:p>
    <w:p w14:paraId="7AAA8BD5" w14:textId="2B70B9A4" w:rsidR="00874728" w:rsidRPr="00B77A92" w:rsidRDefault="00725E1B" w:rsidP="00E673D5">
      <w:pPr>
        <w:pStyle w:val="Heading2"/>
      </w:pPr>
      <w:bookmarkStart w:id="2468" w:name="_Ref47552325"/>
      <w:bookmarkStart w:id="2469" w:name="_Ref47552331"/>
      <w:bookmarkStart w:id="2470" w:name="_Ref47553093"/>
      <w:bookmarkStart w:id="2471" w:name="_Toc178869367"/>
      <w:r w:rsidRPr="00B77A92">
        <w:t>Physical display requirements</w:t>
      </w:r>
      <w:bookmarkEnd w:id="2468"/>
      <w:bookmarkEnd w:id="2469"/>
      <w:bookmarkEnd w:id="2470"/>
      <w:bookmarkEnd w:id="2471"/>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B77A92"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B77A92">
        <w:t>imposes certain requirements</w:t>
      </w:r>
      <w:r w:rsidRPr="00B77A92">
        <w:t xml:space="preserve"> on the </w:t>
      </w:r>
      <w:r w:rsidR="00D600F5" w:rsidRPr="00B77A92">
        <w:t>display</w:t>
      </w:r>
      <w:r w:rsidRPr="00B77A92">
        <w:t xml:space="preserve"> software, which are described in clause </w:t>
      </w:r>
      <w:r w:rsidRPr="00B77A92">
        <w:fldChar w:fldCharType="begin"/>
      </w:r>
      <w:r w:rsidRPr="00B77A92">
        <w:instrText xml:space="preserve"> REF _Ref49261612 \r \h </w:instrText>
      </w:r>
      <w:r w:rsidR="00D64790" w:rsidRPr="00B77A92">
        <w:instrText xml:space="preserve"> \* MERGEFORMAT </w:instrText>
      </w:r>
      <w:r w:rsidRPr="00B77A92">
        <w:fldChar w:fldCharType="separate"/>
      </w:r>
      <w:r w:rsidR="000553AC">
        <w:t>C-13.2</w:t>
      </w:r>
      <w:r w:rsidRPr="00B77A92">
        <w:fldChar w:fldCharType="end"/>
      </w:r>
      <w:r w:rsidRPr="00B77A92">
        <w:t>.</w:t>
      </w:r>
    </w:p>
    <w:p w14:paraId="636FCBCC" w14:textId="06D1AA45" w:rsidR="001913C0" w:rsidRPr="00B77A92" w:rsidRDefault="001913C0" w:rsidP="00D64790">
      <w:pPr>
        <w:spacing w:after="120" w:line="240" w:lineRule="auto"/>
        <w:jc w:val="both"/>
      </w:pPr>
      <w:r w:rsidRPr="00B77A92">
        <w:t xml:space="preserve">Information </w:t>
      </w:r>
      <w:r w:rsidRPr="00B812CA">
        <w:rPr>
          <w:highlight w:val="yellow"/>
        </w:rPr>
        <w:t>should</w:t>
      </w:r>
      <w:r w:rsidRPr="00B77A92">
        <w:t xml:space="preserve"> be displayed in the ECDIS on one or more physical screens, which may be divided into more than one chart display. Information may be displayed automatically, on demand or as a result of </w:t>
      </w:r>
      <w:r w:rsidR="00D64790" w:rsidRPr="00B77A92">
        <w:t>M</w:t>
      </w:r>
      <w:r w:rsidRPr="00B77A92">
        <w:t>ariner's selection.</w:t>
      </w:r>
    </w:p>
    <w:p w14:paraId="6AE776DD" w14:textId="5EF97EC2" w:rsidR="00714823" w:rsidRPr="00B77A92" w:rsidRDefault="00714823" w:rsidP="00D64790">
      <w:pPr>
        <w:spacing w:after="120" w:line="240" w:lineRule="auto"/>
        <w:jc w:val="both"/>
      </w:pPr>
      <w:r w:rsidRPr="00B77A92">
        <w:t xml:space="preserve">The physical size of the screen(s) </w:t>
      </w:r>
      <w:r w:rsidRPr="00B812CA">
        <w:rPr>
          <w:highlight w:val="yellow"/>
        </w:rPr>
        <w:t>should</w:t>
      </w:r>
      <w:r w:rsidRPr="00B77A92">
        <w:t xml:space="preserve"> be appropriate to viewing conditions. Larger </w:t>
      </w:r>
      <w:r w:rsidR="00AF0BC3" w:rsidRPr="00B77A92">
        <w:t>screens</w:t>
      </w:r>
      <w:r w:rsidRPr="00B77A92">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B77A92" w:rsidRDefault="001913C0" w:rsidP="00D64790">
      <w:pPr>
        <w:spacing w:after="60" w:line="240" w:lineRule="auto"/>
        <w:jc w:val="both"/>
      </w:pPr>
      <w:r w:rsidRPr="00B77A92">
        <w:t xml:space="preserve">Redraw during route monitoring to follow the ship's progress, including scale changes due to change in the scale of the chart information, </w:t>
      </w:r>
      <w:r w:rsidRPr="00B812CA">
        <w:rPr>
          <w:highlight w:val="yellow"/>
        </w:rPr>
        <w:t>should</w:t>
      </w:r>
      <w:r w:rsidRPr="00B77A92">
        <w:t xml:space="preserve"> take less than 5 seconds. Demands by the </w:t>
      </w:r>
      <w:r w:rsidR="00D64790" w:rsidRPr="00B77A92">
        <w:t>M</w:t>
      </w:r>
      <w:r w:rsidRPr="00B77A92">
        <w:t>ariner that cannot be predicted by the ECDIS, such as draw at a different scale or in a different area may take more than 5 seconds. In the latter case:</w:t>
      </w:r>
    </w:p>
    <w:p w14:paraId="5F6256E7" w14:textId="2010130B" w:rsidR="001913C0" w:rsidRPr="00B77A92" w:rsidRDefault="00D64790" w:rsidP="00AE2737">
      <w:pPr>
        <w:pStyle w:val="ListParagraph"/>
        <w:numPr>
          <w:ilvl w:val="0"/>
          <w:numId w:val="45"/>
        </w:numPr>
        <w:spacing w:after="60" w:line="240" w:lineRule="auto"/>
        <w:jc w:val="both"/>
      </w:pPr>
      <w:r w:rsidRPr="00B77A92">
        <w:t>T</w:t>
      </w:r>
      <w:r w:rsidR="001913C0" w:rsidRPr="00B77A92">
        <w:t xml:space="preserve">he </w:t>
      </w:r>
      <w:r w:rsidRPr="00B77A92">
        <w:t>M</w:t>
      </w:r>
      <w:r w:rsidR="001913C0" w:rsidRPr="00B77A92">
        <w:t xml:space="preserve">ariner </w:t>
      </w:r>
      <w:r w:rsidR="001913C0" w:rsidRPr="00B812CA">
        <w:rPr>
          <w:highlight w:val="yellow"/>
        </w:rPr>
        <w:t>should</w:t>
      </w:r>
      <w:r w:rsidR="001913C0" w:rsidRPr="00B77A92">
        <w:t xml:space="preserve"> be informed;</w:t>
      </w:r>
    </w:p>
    <w:p w14:paraId="39046F5C" w14:textId="5F6D534B" w:rsidR="001913C0" w:rsidRPr="00B812CA" w:rsidRDefault="00D64790" w:rsidP="00AE2737">
      <w:pPr>
        <w:pStyle w:val="ListParagraph"/>
        <w:numPr>
          <w:ilvl w:val="0"/>
          <w:numId w:val="45"/>
        </w:numPr>
        <w:spacing w:after="120" w:line="240" w:lineRule="auto"/>
        <w:jc w:val="both"/>
        <w:rPr>
          <w:highlight w:val="yellow"/>
        </w:rPr>
      </w:pPr>
      <w:r w:rsidRPr="00B812CA">
        <w:rPr>
          <w:highlight w:val="yellow"/>
        </w:rPr>
        <w:t>T</w:t>
      </w:r>
      <w:r w:rsidR="001913C0" w:rsidRPr="00B812CA">
        <w:rPr>
          <w:highlight w:val="yellow"/>
        </w:rPr>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E673D5">
      <w:pPr>
        <w:pStyle w:val="Heading2"/>
      </w:pPr>
      <w:bookmarkStart w:id="2472" w:name="_Toc178869368"/>
      <w:r w:rsidRPr="00B77A92">
        <w:t>Colour reproduction</w:t>
      </w:r>
      <w:bookmarkEnd w:id="2472"/>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E673D5">
      <w:pPr>
        <w:pStyle w:val="Heading2"/>
      </w:pPr>
      <w:bookmarkStart w:id="2473" w:name="_Ref49462011"/>
      <w:bookmarkStart w:id="2474" w:name="_Toc178869369"/>
      <w:r w:rsidRPr="00B77A92">
        <w:t>Display requirements for colours</w:t>
      </w:r>
      <w:bookmarkEnd w:id="2473"/>
      <w:bookmarkEnd w:id="2474"/>
    </w:p>
    <w:p w14:paraId="3CB3320E" w14:textId="50B40509" w:rsidR="00334FE9" w:rsidRPr="00B77A92" w:rsidRDefault="00334FE9" w:rsidP="00E673D5">
      <w:pPr>
        <w:pStyle w:val="Heading3"/>
      </w:pPr>
      <w:bookmarkStart w:id="2475" w:name="_Toc178784517"/>
      <w:bookmarkStart w:id="2476" w:name="_Toc178784518"/>
      <w:bookmarkStart w:id="2477" w:name="_Toc178784519"/>
      <w:bookmarkStart w:id="2478" w:name="_Toc178784520"/>
      <w:bookmarkStart w:id="2479" w:name="_Toc178784521"/>
      <w:bookmarkStart w:id="2480" w:name="_Toc178784522"/>
      <w:bookmarkStart w:id="2481" w:name="_Toc178784523"/>
      <w:bookmarkStart w:id="2482" w:name="_Toc178784524"/>
      <w:bookmarkStart w:id="2483" w:name="_Toc178784525"/>
      <w:bookmarkStart w:id="2484" w:name="_Toc178784526"/>
      <w:bookmarkStart w:id="2485" w:name="_Toc178784527"/>
      <w:bookmarkStart w:id="2486" w:name="_Toc178784528"/>
      <w:bookmarkStart w:id="2487" w:name="_Toc178869370"/>
      <w:bookmarkEnd w:id="2475"/>
      <w:bookmarkEnd w:id="2476"/>
      <w:bookmarkEnd w:id="2477"/>
      <w:bookmarkEnd w:id="2478"/>
      <w:bookmarkEnd w:id="2479"/>
      <w:bookmarkEnd w:id="2480"/>
      <w:bookmarkEnd w:id="2481"/>
      <w:bookmarkEnd w:id="2482"/>
      <w:bookmarkEnd w:id="2483"/>
      <w:bookmarkEnd w:id="2484"/>
      <w:bookmarkEnd w:id="2485"/>
      <w:bookmarkEnd w:id="2486"/>
      <w:r w:rsidRPr="00B77A92">
        <w:t>General</w:t>
      </w:r>
      <w:bookmarkEnd w:id="2487"/>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2488" w:name="_Toc49466645"/>
      <w:bookmarkStart w:id="2489" w:name="_Toc49466891"/>
      <w:bookmarkStart w:id="2490" w:name="_Toc178784530"/>
      <w:bookmarkStart w:id="2491" w:name="_Toc178784531"/>
      <w:bookmarkStart w:id="2492" w:name="_Toc178784532"/>
      <w:bookmarkStart w:id="2493" w:name="_Toc178784533"/>
      <w:bookmarkStart w:id="2494" w:name="_Toc178784534"/>
      <w:bookmarkStart w:id="2495" w:name="_Toc178784535"/>
      <w:bookmarkStart w:id="2496" w:name="_Toc178869371"/>
      <w:bookmarkEnd w:id="2488"/>
      <w:bookmarkEnd w:id="2489"/>
      <w:bookmarkEnd w:id="2490"/>
      <w:bookmarkEnd w:id="2491"/>
      <w:bookmarkEnd w:id="2492"/>
      <w:bookmarkEnd w:id="2493"/>
      <w:bookmarkEnd w:id="2494"/>
      <w:bookmarkEnd w:id="2495"/>
      <w:r w:rsidRPr="00B77A92">
        <w:t>Display calibration and verification</w:t>
      </w:r>
      <w:bookmarkEnd w:id="2496"/>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 xml:space="preserve">be verified for type approval of all </w:t>
      </w:r>
      <w:commentRangeStart w:id="2497"/>
      <w:r w:rsidRPr="00B77A92">
        <w:t>monitors</w:t>
      </w:r>
      <w:r w:rsidR="00762AB0" w:rsidRPr="00B77A92">
        <w:t>.</w:t>
      </w:r>
      <w:r w:rsidR="00461197" w:rsidRPr="00B77A92">
        <w:t xml:space="preserve"> </w:t>
      </w:r>
      <w:commentRangeEnd w:id="2497"/>
      <w:r w:rsidR="002B51B4" w:rsidRPr="00B812CA">
        <w:rPr>
          <w:rStyle w:val="CommentReference"/>
          <w:lang w:val="en-GB"/>
        </w:rPr>
        <w:commentReference w:id="2497"/>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024B10">
      <w:pPr>
        <w:pStyle w:val="Heading4"/>
      </w:pPr>
      <w:r w:rsidRPr="00B77A92">
        <w:t>Effect of controls.</w:t>
      </w:r>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024B10">
      <w:pPr>
        <w:pStyle w:val="Heading4"/>
      </w:pPr>
      <w:r w:rsidRPr="00B77A92">
        <w:t>Use of the controls.</w:t>
      </w:r>
    </w:p>
    <w:p w14:paraId="7537B699" w14:textId="0932C5C3" w:rsidR="008E6C83" w:rsidRPr="00B77A92" w:rsidRDefault="008E6C83" w:rsidP="00A87705">
      <w:pPr>
        <w:spacing w:after="120" w:line="240" w:lineRule="auto"/>
        <w:jc w:val="both"/>
      </w:pPr>
      <w:commentRangeStart w:id="2498"/>
      <w:commentRangeStart w:id="2499"/>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commentRangeEnd w:id="2498"/>
      <w:r w:rsidR="00B23114">
        <w:rPr>
          <w:rStyle w:val="CommentReference"/>
        </w:rPr>
        <w:commentReference w:id="2498"/>
      </w:r>
      <w:commentRangeEnd w:id="2499"/>
      <w:r w:rsidR="000E4E35">
        <w:rPr>
          <w:rStyle w:val="CommentReference"/>
        </w:rPr>
        <w:commentReference w:id="2499"/>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024B10">
      <w:pPr>
        <w:pStyle w:val="Heading4"/>
      </w:pPr>
      <w:r w:rsidRPr="00B77A92">
        <w:t>Setting the controls for route monitoring</w:t>
      </w:r>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553EF1AA" w14:textId="186A31FD" w:rsidR="00670209" w:rsidRDefault="001C7387" w:rsidP="00834DA8">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FBEB85E" w14:textId="5FC4D8B3" w:rsidR="001C7387" w:rsidRDefault="001C7387" w:rsidP="00834DA8">
      <w:pPr>
        <w:spacing w:after="60" w:line="240" w:lineRule="auto"/>
        <w:jc w:val="both"/>
      </w:pPr>
    </w:p>
    <w:p w14:paraId="402C91D0" w14:textId="5E49519A" w:rsidR="001C7387" w:rsidRDefault="001C7387" w:rsidP="00834DA8">
      <w:pPr>
        <w:spacing w:after="60" w:line="240" w:lineRule="auto"/>
        <w:jc w:val="both"/>
      </w:pPr>
    </w:p>
    <w:p w14:paraId="222EC1CE" w14:textId="3D8849DE" w:rsidR="00334FE9" w:rsidRPr="00B812CA" w:rsidRDefault="00334FE9" w:rsidP="00A87705">
      <w:pPr>
        <w:spacing w:after="120" w:line="240" w:lineRule="auto"/>
        <w:jc w:val="both"/>
        <w:rPr>
          <w:strike/>
        </w:rPr>
      </w:pPr>
    </w:p>
    <w:p w14:paraId="7BAF2D5D" w14:textId="77777777" w:rsidR="00834DA8" w:rsidRPr="00B77A92" w:rsidRDefault="00834DA8" w:rsidP="00A87705">
      <w:pPr>
        <w:spacing w:after="120" w:line="240" w:lineRule="auto"/>
        <w:jc w:val="both"/>
      </w:pPr>
    </w:p>
    <w:bookmarkStart w:id="2500" w:name="_Toc178869372"/>
    <w:p w14:paraId="24AC6B9E" w14:textId="6CBD9855" w:rsidR="00725E1B" w:rsidRPr="00B77A92" w:rsidRDefault="003A3C6A" w:rsidP="00E673D5">
      <w:pPr>
        <w:pStyle w:val="Heading2"/>
      </w:pPr>
      <w:r>
        <w:rPr>
          <w:noProof/>
        </w:rPr>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D58858D" id="_x0000_t202" coordsize="21600,21600" o:spt="202" path="m,l,21600r21600,l21600,xe">
                <v:stroke joinstyle="miter"/>
                <v:path gradientshapeok="t" o:connecttype="rect"/>
              </v:shapetype>
              <v:shape id="Text Box 2" o:spid="_x0000_s1026"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2500"/>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2501" w:name="_Toc178784538"/>
      <w:bookmarkStart w:id="2502" w:name="_Toc178784539"/>
      <w:bookmarkStart w:id="2503" w:name="_Ref49465180"/>
      <w:bookmarkStart w:id="2504" w:name="_Toc178869373"/>
      <w:bookmarkEnd w:id="2501"/>
      <w:bookmarkEnd w:id="2502"/>
      <w:r w:rsidRPr="00B77A92">
        <w:t>Colour conversion tolerances and tests</w:t>
      </w:r>
      <w:bookmarkEnd w:id="2503"/>
      <w:bookmarkEnd w:id="2504"/>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commentRangeStart w:id="2505"/>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commentRangeEnd w:id="2505"/>
      <w:r w:rsidR="00B912FF" w:rsidRPr="00B812CA">
        <w:rPr>
          <w:rStyle w:val="CommentReference"/>
          <w:lang w:val="en-GB"/>
        </w:rPr>
        <w:commentReference w:id="2505"/>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tolerances described above, has not yet been evaluated at the low luminances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E673D5">
      <w:pPr>
        <w:pStyle w:val="Heading2"/>
      </w:pPr>
      <w:bookmarkStart w:id="2506" w:name="_Toc178869374"/>
      <w:bookmarkStart w:id="2507" w:name="_Ref47573996"/>
      <w:commentRangeStart w:id="2508"/>
      <w:commentRangeStart w:id="2509"/>
      <w:r w:rsidRPr="00B77A92">
        <w:t>ECDIS Chart 1</w:t>
      </w:r>
      <w:commentRangeEnd w:id="2508"/>
      <w:r w:rsidR="00513480">
        <w:rPr>
          <w:rStyle w:val="CommentReference"/>
          <w:rFonts w:eastAsia="MS Mincho"/>
          <w:b w:val="0"/>
          <w:bCs w:val="0"/>
        </w:rPr>
        <w:commentReference w:id="2508"/>
      </w:r>
      <w:commentRangeEnd w:id="2509"/>
      <w:r w:rsidR="00EB71E2">
        <w:rPr>
          <w:rStyle w:val="CommentReference"/>
          <w:rFonts w:eastAsia="MS Mincho"/>
          <w:b w:val="0"/>
          <w:bCs w:val="0"/>
        </w:rPr>
        <w:commentReference w:id="2509"/>
      </w:r>
      <w:r w:rsidR="00DF1BB9">
        <w:t xml:space="preserve"> and Colour </w:t>
      </w:r>
      <w:r w:rsidR="00D91D56">
        <w:t>(</w:t>
      </w:r>
      <w:r w:rsidR="00DF1BB9">
        <w:t>Differentiation</w:t>
      </w:r>
      <w:r w:rsidR="00D91D56">
        <w:t>)</w:t>
      </w:r>
      <w:r w:rsidR="00DF1BB9">
        <w:t xml:space="preserve"> Test Diagram</w:t>
      </w:r>
      <w:bookmarkEnd w:id="2506"/>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linestyles.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E673D5">
      <w:pPr>
        <w:pStyle w:val="Heading2"/>
      </w:pPr>
      <w:bookmarkStart w:id="2510" w:name="_Ref49458949"/>
      <w:bookmarkStart w:id="2511" w:name="_Toc178869375"/>
      <w:r w:rsidRPr="00B77A92">
        <w:t>Use of ECDIS Chart 1 and Colour Test Diagram</w:t>
      </w:r>
      <w:bookmarkEnd w:id="2507"/>
      <w:bookmarkEnd w:id="2510"/>
      <w:bookmarkEnd w:id="2511"/>
    </w:p>
    <w:p w14:paraId="1360AB5D" w14:textId="2ED40663" w:rsidR="00883232" w:rsidRPr="00B77A92" w:rsidRDefault="00883232" w:rsidP="00E673D5">
      <w:pPr>
        <w:pStyle w:val="Heading3"/>
      </w:pPr>
      <w:bookmarkStart w:id="2512" w:name="_Toc178869376"/>
      <w:r w:rsidRPr="00B77A92">
        <w:t>Specification for ECDIS Chart 1 and the Colour Test Diagram</w:t>
      </w:r>
      <w:bookmarkEnd w:id="2512"/>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commentRangeStart w:id="2513"/>
      <w:commentRangeStart w:id="2514"/>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optimumDisplayScale, </w:t>
      </w:r>
      <w:r w:rsidR="00883232" w:rsidRPr="00B77A92">
        <w:t>so as to fill all of the standard ECDIS display area (that is, the min</w:t>
      </w:r>
      <w:r w:rsidR="00C62B8D" w:rsidRPr="00B77A92">
        <w:t>imum</w:t>
      </w:r>
      <w:r w:rsidR="00883232" w:rsidRPr="00B77A92">
        <w:t xml:space="preserve"> 270 x 270 mm chart area).</w:t>
      </w:r>
      <w:commentRangeEnd w:id="2513"/>
      <w:r w:rsidR="00513480">
        <w:rPr>
          <w:rStyle w:val="CommentReference"/>
        </w:rPr>
        <w:commentReference w:id="2513"/>
      </w:r>
      <w:commentRangeEnd w:id="2514"/>
      <w:r w:rsidR="00FA242F">
        <w:rPr>
          <w:rStyle w:val="CommentReference"/>
        </w:rPr>
        <w:commentReference w:id="2514"/>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47D20D2"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del w:id="2515" w:author="jonathan pritchard" w:date="2024-10-14T00:49:00Z" w16du:dateUtc="2024-10-13T23:49:00Z">
        <w:r w:rsidRPr="00B77A92" w:rsidDel="008972A2">
          <w:delText xml:space="preserve">.  </w:delText>
        </w:r>
      </w:del>
      <w:ins w:id="2516" w:author="jonathan pritchard" w:date="2024-10-14T00:49:00Z" w16du:dateUtc="2024-10-13T23:49:00Z">
        <w:r w:rsidR="008972A2">
          <w:t xml:space="preserve"> </w:t>
        </w:r>
      </w:ins>
      <w:r w:rsidRPr="00B77A92">
        <w:t xml:space="preserve">It is also used in type-approval testing. Instructions for its use are given in the </w:t>
      </w:r>
      <w:r w:rsidR="002C2BC6">
        <w:t>following clauses</w:t>
      </w:r>
      <w:r w:rsidRPr="00B77A92">
        <w:t>.</w:t>
      </w:r>
    </w:p>
    <w:p w14:paraId="3E856C8B" w14:textId="7CFEA75F"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del w:id="2517" w:author="jonathan pritchard" w:date="2024-10-14T00:49:00Z" w16du:dateUtc="2024-10-13T23:49:00Z">
        <w:r w:rsidRPr="00B77A92" w:rsidDel="008972A2">
          <w:delText xml:space="preserve">.  </w:delText>
        </w:r>
      </w:del>
      <w:ins w:id="2518" w:author="jonathan pritchard" w:date="2024-10-14T00:49:00Z" w16du:dateUtc="2024-10-13T23:49:00Z">
        <w:r w:rsidR="008972A2">
          <w:t xml:space="preserve"> </w:t>
        </w:r>
      </w:ins>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commentRangeStart w:id="2519"/>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commentRangeEnd w:id="2519"/>
      <w:r w:rsidR="009A1BD2">
        <w:rPr>
          <w:rStyle w:val="CommentReference"/>
        </w:rPr>
        <w:commentReference w:id="2519"/>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2520" w:name="_Toc175130365"/>
      <w:bookmarkStart w:id="2521" w:name="_Toc178784545"/>
      <w:bookmarkStart w:id="2522" w:name="_Toc175130366"/>
      <w:bookmarkStart w:id="2523" w:name="_Toc178784546"/>
      <w:bookmarkStart w:id="2524" w:name="_Toc178869377"/>
      <w:bookmarkEnd w:id="2520"/>
      <w:bookmarkEnd w:id="2521"/>
      <w:bookmarkEnd w:id="2522"/>
      <w:bookmarkEnd w:id="2523"/>
      <w:r>
        <w:t>The</w:t>
      </w:r>
      <w:r w:rsidR="00883232" w:rsidRPr="00B77A92">
        <w:t xml:space="preserve"> Colour Test Diagram</w:t>
      </w:r>
      <w:bookmarkEnd w:id="2524"/>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2AFBF791" w:rsidR="00DF1BB9" w:rsidRPr="00B77A92" w:rsidRDefault="00DF1BB9" w:rsidP="00DF1BB9">
      <w:pPr>
        <w:pStyle w:val="Caption"/>
        <w:spacing w:after="120" w:line="240" w:lineRule="auto"/>
        <w:jc w:val="center"/>
      </w:pPr>
      <w:bookmarkStart w:id="2525" w:name="_Ref49456149"/>
      <w:r w:rsidRPr="00B77A92">
        <w:t>Figure C-</w:t>
      </w:r>
      <w:r w:rsidRPr="00B77A92">
        <w:fldChar w:fldCharType="begin"/>
      </w:r>
      <w:r w:rsidRPr="00B77A92">
        <w:instrText xml:space="preserve"> SEQ Figure \* ARABIC </w:instrText>
      </w:r>
      <w:r w:rsidRPr="00B77A92">
        <w:fldChar w:fldCharType="separate"/>
      </w:r>
      <w:r w:rsidR="00CC4796">
        <w:rPr>
          <w:noProof/>
        </w:rPr>
        <w:t>4</w:t>
      </w:r>
      <w:r w:rsidRPr="00B77A92">
        <w:fldChar w:fldCharType="end"/>
      </w:r>
      <w:bookmarkEnd w:id="2525"/>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 xml:space="preserve">dataset </w:t>
      </w:r>
      <w:r w:rsidR="00883232" w:rsidRPr="00B77A92">
        <w:t>labelled “</w:t>
      </w:r>
      <w:r w:rsidR="002F7FC9" w:rsidRPr="00B812CA">
        <w:rPr>
          <w:highlight w:val="yellow"/>
        </w:rPr>
        <w:t>101</w:t>
      </w:r>
      <w:r w:rsidR="00E10A86">
        <w:rPr>
          <w:highlight w:val="yellow"/>
        </w:rPr>
        <w:t>00AACH1W</w:t>
      </w:r>
      <w:commentRangeStart w:id="2526"/>
      <w:r w:rsidR="00883232" w:rsidRPr="00B77A92">
        <w:rPr>
          <w:highlight w:val="yellow"/>
        </w:rPr>
        <w:t>OO</w:t>
      </w:r>
      <w:commentRangeEnd w:id="2526"/>
      <w:r w:rsidR="007652ED" w:rsidRPr="00B812CA">
        <w:rPr>
          <w:rStyle w:val="CommentReference"/>
          <w:highlight w:val="yellow"/>
          <w:lang w:val="en-GB"/>
        </w:rPr>
        <w:commentReference w:id="2526"/>
      </w:r>
      <w:r w:rsidR="00883232" w:rsidRPr="00B77A92">
        <w:t>”</w:t>
      </w:r>
      <w:r w:rsidR="002B49F2">
        <w:t xml:space="preserve"> must be used</w:t>
      </w:r>
      <w:r w:rsidRPr="00B77A92">
        <w:t xml:space="preserve">. </w:t>
      </w:r>
      <w:r w:rsidR="00883232" w:rsidRPr="00B812CA">
        <w:rPr>
          <w:highlight w:val="yellow"/>
        </w:rPr>
        <w:t xml:space="preserve">This </w:t>
      </w:r>
      <w:r w:rsidRPr="00B812CA">
        <w:rPr>
          <w:highlight w:val="yellow"/>
        </w:rPr>
        <w:t>dataset</w:t>
      </w:r>
      <w:r w:rsidR="00883232" w:rsidRPr="00B812CA">
        <w:rPr>
          <w:highlight w:val="yellow"/>
        </w:rPr>
        <w:t xml:space="preserve"> must be</w:t>
      </w:r>
      <w:r w:rsidR="002B49F2">
        <w:rPr>
          <w:highlight w:val="yellow"/>
        </w:rPr>
        <w:t xml:space="preserve"> initially displayed at the optimumD</w:t>
      </w:r>
      <w:r w:rsidR="00A877AA">
        <w:rPr>
          <w:highlight w:val="yellow"/>
        </w:rPr>
        <w:t>i</w:t>
      </w:r>
      <w:r w:rsidR="002B49F2">
        <w:rPr>
          <w:highlight w:val="yellow"/>
        </w:rPr>
        <w:t>splayScale</w:t>
      </w:r>
      <w:r w:rsidR="00883232" w:rsidRPr="00B812CA">
        <w:rPr>
          <w:highlight w:val="yellow"/>
        </w:rPr>
        <w:t xml:space="preserve"> so that the extent of the imaginary chart data covers the entire ECDIS display.</w:t>
      </w:r>
      <w:r w:rsidR="00883232" w:rsidRPr="00B77A92">
        <w:t xml:space="preserve"> </w:t>
      </w:r>
    </w:p>
    <w:p w14:paraId="328F8976" w14:textId="2BC093C4" w:rsidR="00A40BF2" w:rsidRPr="00B77A92" w:rsidRDefault="00883232" w:rsidP="00C84C10">
      <w:pPr>
        <w:spacing w:after="120" w:line="240" w:lineRule="auto"/>
        <w:jc w:val="both"/>
      </w:pPr>
      <w:r w:rsidRPr="00B77A92">
        <w:t>The diagram consists of twenty numbered squares extending over the whole of a 270 x 270 mm screen</w:t>
      </w:r>
      <w:del w:id="2527" w:author="jonathan pritchard" w:date="2024-10-14T00:49:00Z" w16du:dateUtc="2024-10-13T23:49:00Z">
        <w:r w:rsidRPr="00B77A92" w:rsidDel="008972A2">
          <w:delText xml:space="preserve">.  </w:delText>
        </w:r>
      </w:del>
      <w:ins w:id="2528" w:author="jonathan pritchard" w:date="2024-10-14T00:49:00Z" w16du:dateUtc="2024-10-13T23:49:00Z">
        <w:r w:rsidR="008972A2">
          <w:t xml:space="preserve"> </w:t>
        </w:r>
      </w:ins>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8A4915B" w14:textId="0DB331BF" w:rsidR="008C3446" w:rsidRPr="00B77A92" w:rsidRDefault="008C3446" w:rsidP="00024B10">
      <w:pPr>
        <w:pStyle w:val="Heading4"/>
      </w:pPr>
      <w:commentRangeStart w:id="2529"/>
      <w:commentRangeStart w:id="2530"/>
      <w:commentRangeStart w:id="2531"/>
      <w:r w:rsidRPr="00B77A92">
        <w:t>Test description</w:t>
      </w:r>
    </w:p>
    <w:p w14:paraId="19199E02" w14:textId="4E5F0F9C"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r w:rsidRPr="00B77A92">
        <w:t>as follows:</w:t>
      </w:r>
    </w:p>
    <w:p w14:paraId="7FF45F60" w14:textId="5D824E0D" w:rsidR="008C3446" w:rsidRPr="00B77A92" w:rsidRDefault="008C3446" w:rsidP="003669D5">
      <w:pPr>
        <w:spacing w:after="120" w:line="240" w:lineRule="auto"/>
        <w:jc w:val="both"/>
      </w:pPr>
      <w:r w:rsidRPr="00B77A92">
        <w:t xml:space="preserve">(1) The person carrying out the test should have passed </w:t>
      </w:r>
      <w:commentRangeStart w:id="2532"/>
      <w:commentRangeStart w:id="2533"/>
      <w:r w:rsidRPr="00B77A92">
        <w:t xml:space="preserve">the Isihara colour blindness test, </w:t>
      </w:r>
      <w:commentRangeEnd w:id="2532"/>
      <w:r w:rsidR="00BE1192">
        <w:rPr>
          <w:rStyle w:val="CommentReference"/>
        </w:rPr>
        <w:commentReference w:id="2532"/>
      </w:r>
      <w:commentRangeEnd w:id="2533"/>
      <w:r w:rsidR="00A0054D">
        <w:rPr>
          <w:rStyle w:val="CommentReference"/>
        </w:rPr>
        <w:commentReference w:id="2533"/>
      </w:r>
      <w:r w:rsidRPr="00B77A92">
        <w:t>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pPr>
      <w:r w:rsidRPr="00B77A92">
        <w:t>The</w:t>
      </w:r>
      <w:r w:rsidR="008C3446" w:rsidRPr="00B77A92">
        <w:t xml:space="preserve"> foreground lines representing yellow, orange, magenta (purple), green, blue and grey may be clearly identified.</w:t>
      </w:r>
      <w:commentRangeEnd w:id="2529"/>
      <w:r w:rsidR="00742D83" w:rsidRPr="00B812CA">
        <w:rPr>
          <w:rStyle w:val="CommentReference"/>
          <w:lang w:val="en-GB"/>
        </w:rPr>
        <w:commentReference w:id="2529"/>
      </w:r>
      <w:commentRangeEnd w:id="2530"/>
      <w:r w:rsidR="00ED1636">
        <w:rPr>
          <w:rStyle w:val="CommentReference"/>
        </w:rPr>
        <w:commentReference w:id="2530"/>
      </w:r>
      <w:commentRangeEnd w:id="2531"/>
      <w:r w:rsidR="002C2BC6">
        <w:rPr>
          <w:rStyle w:val="CommentReference"/>
        </w:rPr>
        <w:commentReference w:id="2531"/>
      </w:r>
    </w:p>
    <w:p w14:paraId="519AFDC9" w14:textId="77777777" w:rsidR="00E92D97" w:rsidRPr="00B77A92" w:rsidRDefault="00E92D97" w:rsidP="00E92D97">
      <w:pPr>
        <w:spacing w:after="120" w:line="240" w:lineRule="auto"/>
        <w:jc w:val="both"/>
      </w:pPr>
    </w:p>
    <w:p w14:paraId="4B6BFB3C" w14:textId="3FFE4BD3" w:rsidR="00E92D97" w:rsidRPr="00B77A92" w:rsidRDefault="00E92D97" w:rsidP="00E92D97">
      <w:pPr>
        <w:pStyle w:val="Heading4"/>
      </w:pPr>
      <w:r w:rsidRPr="00B77A92">
        <w:t>Relationship to S-57 Chart 1</w:t>
      </w:r>
    </w:p>
    <w:p w14:paraId="08920B0F" w14:textId="127B65AA" w:rsidR="00E92D97" w:rsidRPr="00B77A92"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2534"/>
      <w:commentRangeStart w:id="2535"/>
      <w:r w:rsidRPr="00B77A92">
        <w:t>Using the diagram</w:t>
      </w:r>
      <w:commentRangeEnd w:id="2534"/>
      <w:r w:rsidR="00742D83" w:rsidRPr="00B812CA">
        <w:rPr>
          <w:rStyle w:val="CommentReference"/>
          <w:b w:val="0"/>
          <w:bCs w:val="0"/>
          <w:lang w:val="en-GB"/>
        </w:rPr>
        <w:commentReference w:id="2534"/>
      </w:r>
      <w:commentRangeEnd w:id="2535"/>
      <w:r w:rsidR="00A0054D">
        <w:rPr>
          <w:rStyle w:val="CommentReference"/>
          <w:b w:val="0"/>
          <w:bCs w:val="0"/>
        </w:rPr>
        <w:commentReference w:id="2535"/>
      </w:r>
    </w:p>
    <w:p w14:paraId="69C827F1" w14:textId="34AB46FD" w:rsidR="00883232" w:rsidRPr="00B77A92" w:rsidRDefault="00883232" w:rsidP="007F034A">
      <w:pPr>
        <w:spacing w:after="120" w:line="240" w:lineRule="auto"/>
        <w:jc w:val="both"/>
      </w:pPr>
      <w:commentRangeStart w:id="2536"/>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5D742897" w:rsidR="00883232" w:rsidRPr="00B77A92" w:rsidRDefault="007F034A" w:rsidP="007F034A">
      <w:pPr>
        <w:spacing w:after="60" w:line="240" w:lineRule="auto"/>
        <w:ind w:left="720" w:hanging="11"/>
        <w:jc w:val="both"/>
      </w:pPr>
      <w:r w:rsidRPr="00B77A92">
        <w:t>1</w:t>
      </w:r>
      <w:del w:id="2537" w:author="jonathan pritchard" w:date="2024-10-14T00:49:00Z" w16du:dateUtc="2024-10-13T23:49:00Z">
        <w:r w:rsidRPr="00B77A92" w:rsidDel="008972A2">
          <w:delText xml:space="preserve">.  </w:delText>
        </w:r>
      </w:del>
      <w:ins w:id="2538" w:author="jonathan pritchard" w:date="2024-10-14T00:49:00Z" w16du:dateUtc="2024-10-13T23:49:00Z">
        <w:r w:rsidR="008972A2">
          <w:t xml:space="preserve"> </w:t>
        </w:r>
      </w:ins>
      <w:r w:rsidR="00883232" w:rsidRPr="00B77A92">
        <w:t>First, set contrast to a maximum, brightness to a minimum. Look at the black-adjust symbol. Then either:</w:t>
      </w:r>
    </w:p>
    <w:p w14:paraId="2270AF88" w14:textId="12B3E440" w:rsidR="00883232" w:rsidRPr="00B77A92" w:rsidRDefault="007F034A" w:rsidP="007F034A">
      <w:pPr>
        <w:spacing w:after="60" w:line="240" w:lineRule="auto"/>
        <w:ind w:left="720" w:hanging="11"/>
        <w:jc w:val="both"/>
      </w:pPr>
      <w:r w:rsidRPr="00B77A92">
        <w:t>2A</w:t>
      </w:r>
      <w:del w:id="2539" w:author="jonathan pritchard" w:date="2024-10-14T00:49:00Z" w16du:dateUtc="2024-10-13T23:49:00Z">
        <w:r w:rsidRPr="00B77A92" w:rsidDel="008972A2">
          <w:delText xml:space="preserve">.  </w:delText>
        </w:r>
      </w:del>
      <w:ins w:id="2540" w:author="jonathan pritchard" w:date="2024-10-14T00:49:00Z" w16du:dateUtc="2024-10-13T23:49:00Z">
        <w:r w:rsidR="008972A2">
          <w:t xml:space="preserve"> </w:t>
        </w:r>
      </w:ins>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41895244" w:rsidR="00883232" w:rsidRPr="00B77A92" w:rsidRDefault="007F034A" w:rsidP="007F034A">
      <w:pPr>
        <w:spacing w:after="120" w:line="240" w:lineRule="auto"/>
        <w:ind w:left="720" w:hanging="11"/>
        <w:jc w:val="both"/>
      </w:pPr>
      <w:r w:rsidRPr="00B77A92">
        <w:t>2B</w:t>
      </w:r>
      <w:del w:id="2541" w:author="jonathan pritchard" w:date="2024-10-14T00:49:00Z" w16du:dateUtc="2024-10-13T23:49:00Z">
        <w:r w:rsidRPr="00B77A92" w:rsidDel="008972A2">
          <w:delText xml:space="preserve">.  </w:delText>
        </w:r>
      </w:del>
      <w:ins w:id="2542" w:author="jonathan pritchard" w:date="2024-10-14T00:49:00Z" w16du:dateUtc="2024-10-13T23:49:00Z">
        <w:r w:rsidR="008972A2">
          <w:t xml:space="preserve"> </w:t>
        </w:r>
      </w:ins>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commentRangeEnd w:id="2536"/>
      <w:r w:rsidR="00ED1636">
        <w:rPr>
          <w:rStyle w:val="CommentReference"/>
        </w:rPr>
        <w:commentReference w:id="2536"/>
      </w:r>
    </w:p>
    <w:p w14:paraId="002203CF" w14:textId="77777777" w:rsidR="00ED1636" w:rsidRDefault="00883232" w:rsidP="007F034A">
      <w:pPr>
        <w:spacing w:after="120" w:line="240" w:lineRule="auto"/>
        <w:jc w:val="both"/>
      </w:pPr>
      <w:r w:rsidRPr="00B812CA">
        <w:rPr>
          <w:highlight w:val="yellow"/>
        </w:rPr>
        <w:t>Note: The test above uses the black-adjust symbol for the purpose of a type approval test.</w:t>
      </w:r>
      <w:r w:rsidRPr="00B77A92">
        <w:t xml:space="preserve"> </w:t>
      </w:r>
    </w:p>
    <w:p w14:paraId="0F4BF624" w14:textId="3139A17A" w:rsidR="00883232" w:rsidRPr="00B77A92" w:rsidRDefault="00883232" w:rsidP="006D480D">
      <w:pPr>
        <w:spacing w:after="120" w:line="240" w:lineRule="auto"/>
        <w:jc w:val="both"/>
      </w:pPr>
      <w:commentRangeStart w:id="2543"/>
      <w:r w:rsidRPr="00B77A92">
        <w:t xml:space="preserve">The other purpose of the black-adjust symbol BLKADJ01 is to allow the </w:t>
      </w:r>
      <w:r w:rsidR="006D480D" w:rsidRPr="00B77A92">
        <w:t>M</w:t>
      </w:r>
      <w:r w:rsidRPr="00B77A92">
        <w:t>ariner to adjust the display for ambient illumination on the bridge of a ship</w:t>
      </w:r>
      <w:del w:id="2544" w:author="jonathan pritchard" w:date="2024-10-14T00:49:00Z" w16du:dateUtc="2024-10-13T23:49:00Z">
        <w:r w:rsidRPr="00B77A92" w:rsidDel="008972A2">
          <w:delText xml:space="preserve">.  </w:delText>
        </w:r>
      </w:del>
      <w:ins w:id="2545" w:author="jonathan pritchard" w:date="2024-10-14T00:49:00Z" w16du:dateUtc="2024-10-13T23:49:00Z">
        <w:r w:rsidR="008972A2">
          <w:t xml:space="preserve"> </w:t>
        </w:r>
      </w:ins>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0553AC">
        <w:t>C-22.3</w:t>
      </w:r>
      <w:r w:rsidR="00ED45A2" w:rsidRPr="00B77A92">
        <w:fldChar w:fldCharType="end"/>
      </w:r>
      <w:r w:rsidRPr="00B77A92">
        <w:t>.</w:t>
      </w:r>
      <w:commentRangeEnd w:id="2543"/>
      <w:r w:rsidR="00ED1636">
        <w:rPr>
          <w:rStyle w:val="CommentReference"/>
        </w:rPr>
        <w:commentReference w:id="2543"/>
      </w:r>
    </w:p>
    <w:p w14:paraId="233AB736" w14:textId="55756B3F" w:rsidR="00050102" w:rsidRPr="00B77A92" w:rsidRDefault="00050102" w:rsidP="00BE68E8">
      <w:pPr>
        <w:pStyle w:val="Heading1"/>
      </w:pPr>
      <w:bookmarkStart w:id="2546" w:name="_Toc178869378"/>
      <w:commentRangeStart w:id="2547"/>
      <w:commentRangeStart w:id="2548"/>
      <w:r w:rsidRPr="00B77A92">
        <w:t>Data</w:t>
      </w:r>
      <w:r w:rsidR="00FF6170" w:rsidRPr="00B77A92">
        <w:t xml:space="preserve">set </w:t>
      </w:r>
      <w:r w:rsidR="00716214" w:rsidRPr="00B77A92">
        <w:t>M</w:t>
      </w:r>
      <w:r w:rsidRPr="00B77A92">
        <w:t>anagement</w:t>
      </w:r>
      <w:commentRangeEnd w:id="2547"/>
      <w:r w:rsidR="00BE1192">
        <w:rPr>
          <w:rStyle w:val="CommentReference"/>
          <w:rFonts w:eastAsia="MS Mincho"/>
          <w:b w:val="0"/>
          <w:bCs w:val="0"/>
        </w:rPr>
        <w:commentReference w:id="2547"/>
      </w:r>
      <w:bookmarkEnd w:id="2546"/>
      <w:commentRangeEnd w:id="2548"/>
      <w:r w:rsidR="00A0054D">
        <w:rPr>
          <w:rStyle w:val="CommentReference"/>
          <w:rFonts w:eastAsia="MS Mincho"/>
          <w:b w:val="0"/>
          <w:bCs w:val="0"/>
        </w:rPr>
        <w:commentReference w:id="2548"/>
      </w:r>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525920">
      <w:pPr>
        <w:pStyle w:val="Heading2"/>
      </w:pPr>
      <w:bookmarkStart w:id="2549" w:name="_Toc178869379"/>
      <w:r w:rsidRPr="00B77A92">
        <w:t>Multiple p</w:t>
      </w:r>
      <w:r w:rsidR="004D3BE6" w:rsidRPr="00B77A92">
        <w:t>roduct versions</w:t>
      </w:r>
      <w:r w:rsidR="00642A9A" w:rsidRPr="00B77A92">
        <w:t xml:space="preserve"> and portrayal</w:t>
      </w:r>
      <w:bookmarkEnd w:id="2549"/>
    </w:p>
    <w:p w14:paraId="0B836B37" w14:textId="238D859F" w:rsidR="00F26CEE" w:rsidRDefault="00716214" w:rsidP="006D480D">
      <w:pPr>
        <w:spacing w:after="120" w:line="240" w:lineRule="auto"/>
        <w:jc w:val="both"/>
      </w:pPr>
      <w:r w:rsidRPr="00B77A92">
        <w:t xml:space="preserve">The ECDIS must be able to </w:t>
      </w:r>
      <w:commentRangeStart w:id="2550"/>
      <w:del w:id="2551" w:author="jonathan pritchard" w:date="2024-10-14T05:23:00Z" w16du:dateUtc="2024-10-14T04:23:00Z">
        <w:r w:rsidRPr="00B77A92" w:rsidDel="00A0054D">
          <w:delText xml:space="preserve">carry </w:delText>
        </w:r>
      </w:del>
      <w:commentRangeEnd w:id="2550"/>
      <w:ins w:id="2552" w:author="jonathan pritchard" w:date="2024-10-14T05:23:00Z" w16du:dateUtc="2024-10-14T04:23:00Z">
        <w:r w:rsidR="00A0054D">
          <w:t>persistently install for use</w:t>
        </w:r>
        <w:r w:rsidR="00A0054D">
          <w:rPr>
            <w:rStyle w:val="CommentReference"/>
            <w:lang w:val="en-GB"/>
          </w:rPr>
          <w:t xml:space="preserve"> </w:t>
        </w:r>
      </w:ins>
      <w:del w:id="2553" w:author="jonathan pritchard" w:date="2024-10-14T05:23:00Z" w16du:dateUtc="2024-10-14T04:23:00Z">
        <w:r w:rsidR="00F26CEE" w:rsidRPr="00B812CA" w:rsidDel="00A0054D">
          <w:rPr>
            <w:rStyle w:val="CommentReference"/>
            <w:lang w:val="en-GB"/>
          </w:rPr>
          <w:commentReference w:id="2550"/>
        </w:r>
        <w:r w:rsidRPr="00B77A92" w:rsidDel="00A0054D">
          <w:delText xml:space="preserve">and use </w:delText>
        </w:r>
      </w:del>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ins w:id="2554" w:author="jonathan pritchard" w:date="2024-10-14T05:23:00Z" w16du:dateUtc="2024-10-14T04:23:00Z">
        <w:r w:rsidR="00A0054D">
          <w:t>.</w:t>
        </w:r>
      </w:ins>
      <w:del w:id="2555" w:author="jonathan pritchard" w:date="2024-10-14T00:49:00Z" w16du:dateUtc="2024-10-13T23:49:00Z">
        <w:r w:rsidRPr="00B77A92" w:rsidDel="008972A2">
          <w:delText xml:space="preserve">.  </w:delText>
        </w:r>
      </w:del>
      <w:ins w:id="2556" w:author="jonathan pritchard" w:date="2024-10-14T00:49:00Z" w16du:dateUtc="2024-10-13T23:49:00Z">
        <w:r w:rsidR="008972A2">
          <w:t xml:space="preserve"> </w:t>
        </w:r>
      </w:ins>
      <w:r w:rsidRPr="00B77A92">
        <w:t>Catalogue management is based on the version number of the Product Specification and Catalogues</w:t>
      </w:r>
      <w:del w:id="2557" w:author="jonathan pritchard" w:date="2024-10-14T00:49:00Z" w16du:dateUtc="2024-10-13T23:49:00Z">
        <w:r w:rsidRPr="00B77A92" w:rsidDel="008972A2">
          <w:delText xml:space="preserve">.  </w:delText>
        </w:r>
      </w:del>
      <w:ins w:id="2558" w:author="jonathan pritchard" w:date="2024-10-14T00:49:00Z" w16du:dateUtc="2024-10-13T23:49:00Z">
        <w:r w:rsidR="008972A2">
          <w:t xml:space="preserve"> </w:t>
        </w:r>
      </w:ins>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1E3DDF1B" w:rsidR="002759B2" w:rsidRPr="00B77A92" w:rsidRDefault="002759B2" w:rsidP="006D480D">
      <w:pPr>
        <w:spacing w:after="120" w:line="240" w:lineRule="auto"/>
        <w:jc w:val="both"/>
      </w:pPr>
      <w:r w:rsidRPr="00B77A92">
        <w:t xml:space="preserve">See </w:t>
      </w:r>
      <w:r w:rsidR="000472A8" w:rsidRPr="00A0054D">
        <w:rPr>
          <w:highlight w:val="yellow"/>
          <w:rPrChange w:id="2559" w:author="jonathan pritchard" w:date="2024-10-14T05:22:00Z" w16du:dateUtc="2024-10-14T04:22:00Z">
            <w:rPr/>
          </w:rPrChange>
        </w:rPr>
        <w:t>A</w:t>
      </w:r>
      <w:r w:rsidRPr="00A0054D">
        <w:rPr>
          <w:highlight w:val="yellow"/>
          <w:rPrChange w:id="2560" w:author="jonathan pritchard" w:date="2024-10-14T05:22:00Z" w16du:dateUtc="2024-10-14T04:22:00Z">
            <w:rPr/>
          </w:rPrChange>
        </w:rPr>
        <w:t>ppendix C-2</w:t>
      </w:r>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r w:rsidR="00DB48AD" w:rsidRPr="00B77A92">
        <w:rPr>
          <w:i/>
          <w:iCs/>
        </w:rPr>
        <w:t>Edition.Revision.Clarification</w:t>
      </w:r>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 xml:space="preserve">The “ProductEdition” element of the DatasetIdentification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S-XXX is the IHO product specification , e.g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1BC2643A"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del w:id="2561" w:author="jonathan pritchard" w:date="2024-10-14T05:23:00Z" w16du:dateUtc="2024-10-14T04:23:00Z">
        <w:r w:rsidR="008605F7" w:rsidRPr="00F01EC1" w:rsidDel="00A0054D">
          <w:rPr>
            <w:b/>
            <w:bCs/>
          </w:rPr>
          <w:delText>productID</w:delText>
        </w:r>
      </w:del>
      <w:ins w:id="2562" w:author="jonathan pritchard" w:date="2024-10-14T05:23:00Z" w16du:dateUtc="2024-10-14T04:23:00Z">
        <w:r w:rsidR="00A0054D">
          <w:rPr>
            <w:b/>
            <w:bCs/>
          </w:rPr>
          <w:t xml:space="preserve">productid </w:t>
        </w:r>
      </w:ins>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PortrayalCatalogue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B812CA">
      <w:pPr>
        <w:pStyle w:val="Heading2"/>
      </w:pPr>
      <w:bookmarkStart w:id="2563" w:name="_Toc178869380"/>
      <w:r>
        <w:t xml:space="preserve">Portrayal and </w:t>
      </w:r>
      <w:r w:rsidR="00844F6F">
        <w:t>f</w:t>
      </w:r>
      <w:r>
        <w:t>eature c</w:t>
      </w:r>
      <w:r w:rsidR="001415B6">
        <w:t>atalogue compatibility.</w:t>
      </w:r>
      <w:bookmarkEnd w:id="2563"/>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525920">
      <w:pPr>
        <w:pStyle w:val="Heading2"/>
      </w:pPr>
      <w:bookmarkStart w:id="2564" w:name="_Toc178869381"/>
      <w:r w:rsidRPr="00B77A92">
        <w:t>Dataset</w:t>
      </w:r>
      <w:r w:rsidR="00B2410B" w:rsidRPr="00B77A92">
        <w:t xml:space="preserve"> overlaps and gaps</w:t>
      </w:r>
      <w:bookmarkEnd w:id="2564"/>
    </w:p>
    <w:p w14:paraId="0240F4DD" w14:textId="1BBA7FAE" w:rsidR="00E375C1" w:rsidRPr="00B77A92" w:rsidRDefault="00E375C1" w:rsidP="00525920">
      <w:pPr>
        <w:pStyle w:val="Heading3"/>
      </w:pPr>
      <w:bookmarkStart w:id="2565" w:name="_Toc178869382"/>
      <w:r w:rsidRPr="00B77A92">
        <w:t>Overlaps and gaps in ENC coverage</w:t>
      </w:r>
      <w:bookmarkEnd w:id="2565"/>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2566"/>
      <w:r w:rsidR="00675209" w:rsidRPr="00B77A92">
        <w:t>an overlapping buffer zone of up to 5 metres may be used</w:t>
      </w:r>
      <w:r w:rsidRPr="00B77A92">
        <w:t xml:space="preserve">. </w:t>
      </w:r>
      <w:commentRangeEnd w:id="2566"/>
      <w:r w:rsidR="00675209" w:rsidRPr="00B812CA">
        <w:rPr>
          <w:rStyle w:val="CommentReference"/>
          <w:lang w:val="en-GB"/>
        </w:rPr>
        <w:commentReference w:id="2566"/>
      </w:r>
    </w:p>
    <w:p w14:paraId="7920C64B" w14:textId="01E46CEE" w:rsidR="00675209" w:rsidRPr="00B77A92" w:rsidRDefault="00675209" w:rsidP="00AF2C79">
      <w:pPr>
        <w:spacing w:after="120" w:line="240" w:lineRule="auto"/>
        <w:jc w:val="both"/>
      </w:pPr>
      <w:commentRangeStart w:id="2567"/>
      <w:commentRangeStart w:id="2568"/>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commentRangeEnd w:id="2567"/>
      <w:r w:rsidRPr="00B812CA">
        <w:rPr>
          <w:rStyle w:val="CommentReference"/>
          <w:lang w:val="en-GB"/>
        </w:rPr>
        <w:commentReference w:id="2567"/>
      </w:r>
      <w:commentRangeEnd w:id="2568"/>
      <w:r w:rsidR="00A22887">
        <w:rPr>
          <w:rStyle w:val="CommentReference"/>
        </w:rPr>
        <w:commentReference w:id="2568"/>
      </w:r>
    </w:p>
    <w:p w14:paraId="62A78DB2" w14:textId="09989658" w:rsidR="00E375C1" w:rsidRPr="00B77A92" w:rsidRDefault="00675209" w:rsidP="00525920">
      <w:pPr>
        <w:pStyle w:val="Heading3"/>
      </w:pPr>
      <w:bookmarkStart w:id="2569" w:name="_Toc175130373"/>
      <w:bookmarkStart w:id="2570" w:name="_Toc178784552"/>
      <w:bookmarkStart w:id="2571" w:name="_Toc178869383"/>
      <w:commentRangeStart w:id="2572"/>
      <w:commentRangeEnd w:id="2572"/>
      <w:r w:rsidRPr="00B812CA">
        <w:rPr>
          <w:rStyle w:val="CommentReference"/>
          <w:lang w:val="en-GB"/>
        </w:rPr>
        <w:commentReference w:id="2572"/>
      </w:r>
      <w:bookmarkEnd w:id="2569"/>
      <w:bookmarkEnd w:id="2570"/>
      <w:commentRangeStart w:id="2573"/>
      <w:commentRangeStart w:id="2574"/>
      <w:commentRangeStart w:id="2575"/>
      <w:commentRangeStart w:id="2576"/>
      <w:commentRangeStart w:id="2577"/>
      <w:commentRangeStart w:id="2578"/>
      <w:r w:rsidR="00E375C1" w:rsidRPr="00B77A92">
        <w:t xml:space="preserve">Overlaps and gaps </w:t>
      </w:r>
      <w:r w:rsidR="001D3531" w:rsidRPr="00B77A92">
        <w:t xml:space="preserve">between </w:t>
      </w:r>
      <w:r w:rsidR="00E375C1" w:rsidRPr="00B77A92">
        <w:t>other data products</w:t>
      </w:r>
      <w:commentRangeEnd w:id="2573"/>
      <w:r w:rsidR="00E27B73" w:rsidRPr="00B812CA">
        <w:rPr>
          <w:rStyle w:val="CommentReference"/>
          <w:b w:val="0"/>
          <w:bCs w:val="0"/>
          <w:lang w:val="en-GB"/>
        </w:rPr>
        <w:commentReference w:id="2573"/>
      </w:r>
      <w:commentRangeEnd w:id="2574"/>
      <w:r w:rsidR="00EC6DA6" w:rsidRPr="00B812CA">
        <w:rPr>
          <w:rStyle w:val="CommentReference"/>
          <w:b w:val="0"/>
          <w:bCs w:val="0"/>
          <w:lang w:val="en-GB"/>
        </w:rPr>
        <w:commentReference w:id="2574"/>
      </w:r>
      <w:commentRangeEnd w:id="2575"/>
      <w:r w:rsidR="00EC6DA6" w:rsidRPr="00B812CA">
        <w:rPr>
          <w:rStyle w:val="CommentReference"/>
          <w:b w:val="0"/>
          <w:bCs w:val="0"/>
          <w:lang w:val="en-GB"/>
        </w:rPr>
        <w:commentReference w:id="2575"/>
      </w:r>
      <w:commentRangeEnd w:id="2576"/>
      <w:r w:rsidR="00980423" w:rsidRPr="00B812CA">
        <w:rPr>
          <w:rStyle w:val="CommentReference"/>
          <w:b w:val="0"/>
          <w:bCs w:val="0"/>
          <w:lang w:val="en-GB"/>
        </w:rPr>
        <w:commentReference w:id="2576"/>
      </w:r>
      <w:commentRangeEnd w:id="2577"/>
      <w:r w:rsidR="00A2570C">
        <w:rPr>
          <w:rStyle w:val="CommentReference"/>
          <w:b w:val="0"/>
          <w:bCs w:val="0"/>
        </w:rPr>
        <w:commentReference w:id="2577"/>
      </w:r>
      <w:bookmarkEnd w:id="2571"/>
      <w:commentRangeEnd w:id="2578"/>
      <w:r w:rsidR="00A0054D">
        <w:rPr>
          <w:rStyle w:val="CommentReference"/>
          <w:b w:val="0"/>
          <w:bCs w:val="0"/>
        </w:rPr>
        <w:commentReference w:id="2578"/>
      </w:r>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commentRangeStart w:id="2579"/>
      <w:commentRangeStart w:id="2580"/>
      <w:commentRangeStart w:id="2581"/>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commentRangeEnd w:id="2579"/>
      <w:r w:rsidR="00F87312" w:rsidRPr="00B812CA">
        <w:rPr>
          <w:rStyle w:val="CommentReference"/>
          <w:lang w:val="en-GB"/>
        </w:rPr>
        <w:commentReference w:id="2579"/>
      </w:r>
      <w:commentRangeEnd w:id="2580"/>
      <w:r w:rsidR="00296E83" w:rsidRPr="00B812CA">
        <w:rPr>
          <w:rStyle w:val="CommentReference"/>
          <w:lang w:val="en-GB"/>
        </w:rPr>
        <w:commentReference w:id="2580"/>
      </w:r>
      <w:commentRangeEnd w:id="2581"/>
      <w:r w:rsidR="00A22887">
        <w:rPr>
          <w:rStyle w:val="CommentReference"/>
        </w:rPr>
        <w:commentReference w:id="2581"/>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rPr>
          <w:ins w:id="2582" w:author="jon pritchard" w:date="2024-11-27T21:02:00Z" w16du:dateUtc="2024-11-27T20:02:00Z"/>
        </w:rPr>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6563B05F" w14:textId="6663382C" w:rsidR="00453DD3" w:rsidRPr="00B77A92" w:rsidRDefault="00453DD3" w:rsidP="008C40B9">
      <w:pPr>
        <w:spacing w:after="120" w:line="240" w:lineRule="auto"/>
        <w:jc w:val="both"/>
      </w:pPr>
      <w:ins w:id="2583" w:author="jon pritchard" w:date="2024-11-27T21:02:00Z" w16du:dateUtc="2024-11-27T20:02:00Z">
        <w:r w:rsidRPr="00453DD3">
          <w:rPr>
            <w:highlight w:val="yellow"/>
            <w:rPrChange w:id="2584" w:author="jon pritchard" w:date="2024-11-27T21:02:00Z" w16du:dateUtc="2024-11-27T20:02:00Z">
              <w:rPr/>
            </w:rPrChange>
          </w:rPr>
          <w:t>[Should the S-102 overlaps content go in here?]</w:t>
        </w:r>
      </w:ins>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525920">
      <w:pPr>
        <w:pStyle w:val="Heading2"/>
      </w:pPr>
      <w:bookmarkStart w:id="2585" w:name="_Ref49451692"/>
      <w:bookmarkStart w:id="2586" w:name="_Toc178869384"/>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2585"/>
      <w:bookmarkEnd w:id="2586"/>
    </w:p>
    <w:p w14:paraId="47D9A97D" w14:textId="7B7BA002" w:rsidR="007F3619" w:rsidRPr="00B77A92" w:rsidRDefault="007F3619" w:rsidP="00525920">
      <w:pPr>
        <w:pStyle w:val="Heading3"/>
      </w:pPr>
      <w:bookmarkStart w:id="2587" w:name="_Toc178869385"/>
      <w:r w:rsidRPr="00B77A92">
        <w:t>Introduction</w:t>
      </w:r>
      <w:bookmarkEnd w:id="2587"/>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2588" w:name="_Toc178784556"/>
      <w:bookmarkStart w:id="2589" w:name="_Toc178784557"/>
      <w:bookmarkStart w:id="2590" w:name="_Ref49425494"/>
      <w:bookmarkStart w:id="2591" w:name="_Toc178869386"/>
      <w:bookmarkEnd w:id="2588"/>
      <w:bookmarkEnd w:id="2589"/>
      <w:commentRangeStart w:id="2592"/>
      <w:r w:rsidRPr="00B77A92">
        <w:t>General</w:t>
      </w:r>
      <w:r w:rsidR="007F3619" w:rsidRPr="00B77A92">
        <w:t xml:space="preserve"> requirements</w:t>
      </w:r>
      <w:bookmarkEnd w:id="2590"/>
      <w:commentRangeEnd w:id="2592"/>
      <w:r w:rsidR="00F73DEE" w:rsidRPr="00B812CA">
        <w:rPr>
          <w:rStyle w:val="CommentReference"/>
          <w:b w:val="0"/>
          <w:bCs w:val="0"/>
          <w:lang w:val="en-GB"/>
        </w:rPr>
        <w:commentReference w:id="2592"/>
      </w:r>
      <w:bookmarkEnd w:id="2591"/>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commentRangeStart w:id="2593"/>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commentRangeEnd w:id="2593"/>
      <w:r w:rsidR="008E16A3" w:rsidRPr="000740C7">
        <w:rPr>
          <w:rStyle w:val="CommentReference"/>
        </w:rPr>
        <w:commentReference w:id="2593"/>
      </w:r>
    </w:p>
    <w:p w14:paraId="7496C30D" w14:textId="1C502EB1" w:rsidR="006A43DE" w:rsidRPr="00B77A92" w:rsidDel="00A0054D" w:rsidRDefault="006A43DE" w:rsidP="00AE2737">
      <w:pPr>
        <w:pStyle w:val="ListParagraph"/>
        <w:numPr>
          <w:ilvl w:val="0"/>
          <w:numId w:val="56"/>
        </w:numPr>
        <w:spacing w:after="120" w:line="240" w:lineRule="auto"/>
        <w:jc w:val="both"/>
        <w:rPr>
          <w:del w:id="2594" w:author="jonathan pritchard" w:date="2024-10-14T05:28:00Z" w16du:dateUtc="2024-10-14T04:28:00Z"/>
        </w:rPr>
      </w:pPr>
      <w:commentRangeStart w:id="2595"/>
      <w:del w:id="2596" w:author="jonathan pritchard" w:date="2024-10-14T05:28:00Z" w16du:dateUtc="2024-10-14T04:28:00Z">
        <w:r w:rsidRPr="00B77A92" w:rsidDel="00A0054D">
          <w:rPr>
            <w:b/>
            <w:bCs/>
          </w:rPr>
          <w:delText>Compatibility</w:delText>
        </w:r>
        <w:r w:rsidRPr="00B77A92" w:rsidDel="00A0054D">
          <w:delText>.</w:delText>
        </w:r>
        <w:commentRangeStart w:id="2597"/>
        <w:r w:rsidRPr="00B77A92" w:rsidDel="00A0054D">
          <w:delText xml:space="preserve"> </w:delText>
        </w:r>
        <w:r w:rsidR="00114FBD" w:rsidRPr="00B77A92" w:rsidDel="00A0054D">
          <w:delText>U</w:delText>
        </w:r>
        <w:r w:rsidRPr="00B77A92" w:rsidDel="00A0054D">
          <w:delText xml:space="preserve">pdates </w:delText>
        </w:r>
        <w:r w:rsidR="00746955" w:rsidRPr="00B77A92" w:rsidDel="00A0054D">
          <w:delText>to S-10</w:delText>
        </w:r>
        <w:r w:rsidR="00114FBD" w:rsidRPr="00B77A92" w:rsidDel="00A0054D">
          <w:delText>0</w:delText>
        </w:r>
        <w:r w:rsidR="00746955" w:rsidRPr="00B77A92" w:rsidDel="00A0054D">
          <w:delText xml:space="preserve"> </w:delText>
        </w:r>
        <w:r w:rsidR="00114FBD" w:rsidRPr="00B77A92" w:rsidDel="00A0054D">
          <w:delText>products</w:delText>
        </w:r>
        <w:r w:rsidR="00746955" w:rsidRPr="00B77A92" w:rsidDel="00A0054D">
          <w:delText xml:space="preserve"> must </w:delText>
        </w:r>
        <w:r w:rsidRPr="00B77A92" w:rsidDel="00A0054D">
          <w:delText xml:space="preserve">comply with the </w:delText>
        </w:r>
        <w:r w:rsidR="00114FBD" w:rsidRPr="00B77A92" w:rsidDel="00A0054D">
          <w:delText>applicable</w:delText>
        </w:r>
        <w:r w:rsidRPr="00B77A92" w:rsidDel="00A0054D">
          <w:delText xml:space="preserve"> Product Specification</w:delText>
        </w:r>
        <w:commentRangeEnd w:id="2597"/>
        <w:r w:rsidR="00F73DEE" w:rsidRPr="00B812CA" w:rsidDel="00A0054D">
          <w:rPr>
            <w:rStyle w:val="CommentReference"/>
            <w:lang w:val="en-GB"/>
          </w:rPr>
          <w:commentReference w:id="2597"/>
        </w:r>
        <w:r w:rsidRPr="00B77A92" w:rsidDel="00A0054D">
          <w:delText>.</w:delText>
        </w:r>
        <w:r w:rsidR="00DF2F0B" w:rsidRPr="00B77A92" w:rsidDel="00A0054D">
          <w:delText xml:space="preserve"> </w:delText>
        </w:r>
        <w:commentRangeStart w:id="2598"/>
        <w:r w:rsidR="00DF2F0B" w:rsidRPr="00B77A92" w:rsidDel="00A0054D">
          <w:delText xml:space="preserve">Only ISO8211 and GML encoded data can support updates, as described in Part 10a and 10b respectively. The use of GML updates as described in </w:delText>
        </w:r>
        <w:r w:rsidR="000740C7" w:rsidDel="00A0054D">
          <w:delText xml:space="preserve">S-100 </w:delText>
        </w:r>
        <w:r w:rsidR="00DF2F0B" w:rsidRPr="00B77A92" w:rsidDel="00A0054D">
          <w:delText>Part 10b is used</w:delText>
        </w:r>
        <w:r w:rsidR="002D2102" w:rsidRPr="00B77A92" w:rsidDel="00A0054D">
          <w:delText>, in particular,</w:delText>
        </w:r>
        <w:r w:rsidR="00DF2F0B" w:rsidRPr="00B77A92" w:rsidDel="00A0054D">
          <w:delText xml:space="preserve"> by S-128 </w:delText>
        </w:r>
        <w:r w:rsidR="00DF2F0B" w:rsidRPr="000740C7" w:rsidDel="00A0054D">
          <w:delText xml:space="preserve">to </w:delText>
        </w:r>
        <w:r w:rsidR="00110A19" w:rsidRPr="000740C7" w:rsidDel="00A0054D">
          <w:delText xml:space="preserve">update catalogue information used by the ECDIS to produce update Status Reports, as described in </w:delText>
        </w:r>
        <w:commentRangeEnd w:id="2598"/>
        <w:r w:rsidR="00110A19" w:rsidRPr="00B812CA" w:rsidDel="00A0054D">
          <w:rPr>
            <w:rStyle w:val="CommentReference"/>
            <w:lang w:val="en-GB"/>
          </w:rPr>
          <w:commentReference w:id="2598"/>
        </w:r>
        <w:r w:rsidR="002D2102" w:rsidRPr="000740C7" w:rsidDel="00A0054D">
          <w:fldChar w:fldCharType="begin"/>
        </w:r>
        <w:r w:rsidR="002D2102" w:rsidRPr="000740C7" w:rsidDel="00A0054D">
          <w:delInstrText xml:space="preserve"> REF _Ref158105624 \h </w:delInstrText>
        </w:r>
        <w:r w:rsidR="000740C7" w:rsidDel="00A0054D">
          <w:delInstrText xml:space="preserve"> \* MERGEFORMAT </w:delInstrText>
        </w:r>
        <w:r w:rsidR="002D2102" w:rsidRPr="000740C7" w:rsidDel="00A0054D">
          <w:fldChar w:fldCharType="separate"/>
        </w:r>
        <w:r w:rsidR="002D2102" w:rsidRPr="000740C7" w:rsidDel="00A0054D">
          <w:delText>Appendix C-3 - ECDIS Update Status Reports</w:delText>
        </w:r>
        <w:r w:rsidR="002D2102" w:rsidRPr="000740C7" w:rsidDel="00A0054D">
          <w:fldChar w:fldCharType="end"/>
        </w:r>
        <w:r w:rsidR="00110A19" w:rsidRPr="00B77A92" w:rsidDel="00A0054D">
          <w:delText xml:space="preserve">. </w:delText>
        </w:r>
        <w:commentRangeEnd w:id="2595"/>
        <w:r w:rsidR="00B92C92" w:rsidDel="00A0054D">
          <w:rPr>
            <w:rStyle w:val="CommentReference"/>
          </w:rPr>
          <w:commentReference w:id="2595"/>
        </w:r>
      </w:del>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 xml:space="preserve">application </w:t>
      </w:r>
      <w:r w:rsidRPr="00B812CA">
        <w:rPr>
          <w:strike/>
        </w:rPr>
        <w:t>/rejection</w:t>
      </w:r>
      <w:r w:rsidRPr="00B77A92">
        <w:t>;</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2599" w:name="_Toc178869387"/>
      <w:commentRangeStart w:id="2600"/>
      <w:commentRangeStart w:id="2601"/>
      <w:commentRangeStart w:id="2602"/>
      <w:r w:rsidRPr="00B77A92">
        <w:t>Automatic Update</w:t>
      </w:r>
      <w:commentRangeEnd w:id="2600"/>
      <w:r w:rsidR="00F26CEE" w:rsidRPr="00B812CA">
        <w:rPr>
          <w:rStyle w:val="CommentReference"/>
          <w:b w:val="0"/>
          <w:bCs w:val="0"/>
          <w:lang w:val="en-GB"/>
        </w:rPr>
        <w:commentReference w:id="2600"/>
      </w:r>
      <w:commentRangeEnd w:id="2601"/>
      <w:r w:rsidR="007F4C50">
        <w:rPr>
          <w:rStyle w:val="CommentReference"/>
          <w:b w:val="0"/>
          <w:bCs w:val="0"/>
        </w:rPr>
        <w:commentReference w:id="2601"/>
      </w:r>
      <w:commentRangeEnd w:id="2602"/>
      <w:r w:rsidR="00AB0716">
        <w:rPr>
          <w:rStyle w:val="CommentReference"/>
          <w:b w:val="0"/>
          <w:bCs w:val="0"/>
        </w:rPr>
        <w:commentReference w:id="2602"/>
      </w:r>
      <w:bookmarkEnd w:id="2599"/>
    </w:p>
    <w:p w14:paraId="1B7DDB77" w14:textId="43B4E22B" w:rsidR="00BB222A"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4B125CC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Pr="00B812CA">
        <w:rPr>
          <w:highlight w:val="yellow"/>
        </w:rPr>
        <w:t>C-3</w:t>
      </w:r>
    </w:p>
    <w:p w14:paraId="5A17BAAD" w14:textId="72AC8731" w:rsidR="006A43DE" w:rsidRPr="00B77A92" w:rsidRDefault="006A43DE" w:rsidP="0043278E">
      <w:pPr>
        <w:pStyle w:val="Heading3"/>
      </w:pPr>
      <w:bookmarkStart w:id="2603" w:name="_Toc178869388"/>
      <w:r w:rsidRPr="00B77A92">
        <w:t>Manual Update</w:t>
      </w:r>
      <w:bookmarkEnd w:id="2603"/>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77DF5FCA"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this Annex</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commentRangeStart w:id="2604"/>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commentRangeEnd w:id="2604"/>
      <w:r w:rsidR="000835C0" w:rsidRPr="00B812CA">
        <w:rPr>
          <w:rStyle w:val="CommentReference"/>
          <w:lang w:val="en-GB"/>
        </w:rPr>
        <w:commentReference w:id="2604"/>
      </w:r>
    </w:p>
    <w:p w14:paraId="4B476780" w14:textId="66794ED5"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this Annex</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0553AC">
        <w:t>C-12.3</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657539E6" w:rsidR="00DE2AD8" w:rsidRPr="007058D2" w:rsidDel="00453DD3" w:rsidRDefault="00F26CEE" w:rsidP="0043278E">
      <w:pPr>
        <w:pStyle w:val="Heading3"/>
        <w:rPr>
          <w:del w:id="2605" w:author="jon pritchard" w:date="2024-11-27T21:10:00Z" w16du:dateUtc="2024-11-27T20:10:00Z"/>
        </w:rPr>
      </w:pPr>
      <w:bookmarkStart w:id="2606" w:name="_Ref49425504"/>
      <w:bookmarkStart w:id="2607" w:name="_Ref49425519"/>
      <w:bookmarkStart w:id="2608" w:name="_Toc178869389"/>
      <w:del w:id="2609" w:author="jon pritchard" w:date="2024-11-27T21:10:00Z" w16du:dateUtc="2024-11-27T20:10:00Z">
        <w:r w:rsidRPr="007058D2" w:rsidDel="00453DD3">
          <w:delText>Management of</w:delText>
        </w:r>
        <w:r w:rsidR="007058D2" w:rsidRPr="007058D2" w:rsidDel="00453DD3">
          <w:delText xml:space="preserve"> a</w:delText>
        </w:r>
        <w:r w:rsidR="007F4C50" w:rsidRPr="00B812CA" w:rsidDel="00453DD3">
          <w:delText>utomatic</w:delText>
        </w:r>
        <w:r w:rsidR="007F4C50" w:rsidRPr="007058D2" w:rsidDel="00453DD3">
          <w:delText xml:space="preserve"> </w:delText>
        </w:r>
        <w:r w:rsidR="00732F08" w:rsidRPr="007058D2" w:rsidDel="00453DD3">
          <w:delText xml:space="preserve">updates to </w:delText>
        </w:r>
        <w:r w:rsidR="005643FA" w:rsidRPr="00B812CA" w:rsidDel="00453DD3">
          <w:delText>Dataset</w:delText>
        </w:r>
        <w:r w:rsidR="005643FA" w:rsidRPr="007058D2" w:rsidDel="00453DD3">
          <w:rPr>
            <w:b w:val="0"/>
            <w:bCs w:val="0"/>
          </w:rPr>
          <w:delText xml:space="preserve"> </w:delText>
        </w:r>
        <w:r w:rsidR="00097BCB" w:rsidRPr="007058D2" w:rsidDel="00453DD3">
          <w:delText>Support fil</w:delText>
        </w:r>
        <w:r w:rsidR="00732F08" w:rsidRPr="007058D2" w:rsidDel="00453DD3">
          <w:delText>es</w:delText>
        </w:r>
        <w:bookmarkEnd w:id="2606"/>
        <w:bookmarkEnd w:id="2607"/>
        <w:bookmarkEnd w:id="2608"/>
      </w:del>
    </w:p>
    <w:p w14:paraId="47EA7639" w14:textId="63B6FE73" w:rsidR="00732F08" w:rsidRPr="00B77A92" w:rsidDel="00453DD3" w:rsidRDefault="004C0487" w:rsidP="004C0487">
      <w:pPr>
        <w:rPr>
          <w:del w:id="2610" w:author="jon pritchard" w:date="2024-11-27T21:10:00Z" w16du:dateUtc="2024-11-27T20:10:00Z"/>
        </w:rPr>
      </w:pPr>
      <w:del w:id="2611" w:author="jon pritchard" w:date="2024-11-27T21:10:00Z" w16du:dateUtc="2024-11-27T20:10:00Z">
        <w:r w:rsidRPr="00B77A92" w:rsidDel="00453DD3">
          <w:delText xml:space="preserve">Dataset names in S-100 are unique (ref S-100 Part 17 </w:delText>
        </w:r>
        <w:commentRangeStart w:id="2612"/>
        <w:r w:rsidRPr="00B812CA" w:rsidDel="00453DD3">
          <w:rPr>
            <w:highlight w:val="yellow"/>
          </w:rPr>
          <w:delText>XXX</w:delText>
        </w:r>
        <w:commentRangeEnd w:id="2612"/>
        <w:r w:rsidR="007F4C50" w:rsidDel="00453DD3">
          <w:rPr>
            <w:rStyle w:val="CommentReference"/>
          </w:rPr>
          <w:commentReference w:id="2612"/>
        </w:r>
        <w:r w:rsidRPr="00B77A92" w:rsidDel="00453DD3">
          <w:delText xml:space="preserve">). Dataset </w:delText>
        </w:r>
        <w:r w:rsidR="00C3351A" w:rsidRPr="00B77A92" w:rsidDel="00453DD3">
          <w:delText>s</w:delText>
        </w:r>
        <w:r w:rsidRPr="00B77A92" w:rsidDel="00453DD3">
          <w:delText xml:space="preserve">upport files are referenced to one or more datasets in the </w:delText>
        </w:r>
        <w:r w:rsidR="00C3351A" w:rsidRPr="00B77A92" w:rsidDel="00453DD3">
          <w:delText>exchange c</w:delText>
        </w:r>
        <w:r w:rsidRPr="00B77A92" w:rsidDel="00453DD3">
          <w:delText xml:space="preserve">atalogue metadata. </w:delText>
        </w:r>
        <w:r w:rsidR="00732F08" w:rsidRPr="00B77A92" w:rsidDel="00453DD3">
          <w:delText>This allows dataset support files to be shared between multiple datasets.</w:delText>
        </w:r>
      </w:del>
    </w:p>
    <w:p w14:paraId="6601BD77" w14:textId="472B2B37" w:rsidR="004C0487" w:rsidRPr="00B77A92" w:rsidDel="00453DD3" w:rsidRDefault="004C0487" w:rsidP="00B812CA">
      <w:pPr>
        <w:rPr>
          <w:del w:id="2613" w:author="jon pritchard" w:date="2024-11-27T21:10:00Z" w16du:dateUtc="2024-11-27T20:10:00Z"/>
        </w:rPr>
      </w:pPr>
      <w:del w:id="2614" w:author="jon pritchard" w:date="2024-11-27T21:10:00Z" w16du:dateUtc="2024-11-27T20:10:00Z">
        <w:r w:rsidRPr="00B77A92" w:rsidDel="00453DD3">
          <w:delText>As with datasets, dataset support files are managed with the Exchange Set metadata field</w:delText>
        </w:r>
        <w:r w:rsidR="00E03B21" w:rsidRPr="00B77A92" w:rsidDel="00453DD3">
          <w:delText xml:space="preserve"> S100_SupportFileRevisionStatus</w:delText>
        </w:r>
        <w:r w:rsidRPr="00B77A92" w:rsidDel="00453DD3">
          <w:delText>. The behaviour of each is described below:</w:delText>
        </w:r>
      </w:del>
    </w:p>
    <w:p w14:paraId="76D2C4C4" w14:textId="6A2DCD94" w:rsidR="00AA3657" w:rsidRPr="00B77A92" w:rsidDel="00453DD3" w:rsidRDefault="00732F08" w:rsidP="00732F08">
      <w:pPr>
        <w:pStyle w:val="ListParagraph"/>
        <w:numPr>
          <w:ilvl w:val="0"/>
          <w:numId w:val="127"/>
        </w:numPr>
        <w:spacing w:after="120" w:line="240" w:lineRule="auto"/>
        <w:jc w:val="both"/>
        <w:rPr>
          <w:del w:id="2615" w:author="jon pritchard" w:date="2024-11-27T21:10:00Z" w16du:dateUtc="2024-11-27T20:10:00Z"/>
        </w:rPr>
      </w:pPr>
      <w:commentRangeStart w:id="2616"/>
      <w:del w:id="2617" w:author="jon pritchard" w:date="2024-11-27T21:10:00Z" w16du:dateUtc="2024-11-27T20:10:00Z">
        <w:r w:rsidRPr="00B77A92" w:rsidDel="00453DD3">
          <w:delText>New</w:delText>
        </w:r>
      </w:del>
    </w:p>
    <w:p w14:paraId="21FE7577" w14:textId="4BA3C711" w:rsidR="00732F08" w:rsidRPr="00B77A92" w:rsidDel="00453DD3" w:rsidRDefault="00E03B21" w:rsidP="00732F08">
      <w:pPr>
        <w:pStyle w:val="ListParagraph"/>
        <w:numPr>
          <w:ilvl w:val="0"/>
          <w:numId w:val="127"/>
        </w:numPr>
        <w:spacing w:after="120" w:line="240" w:lineRule="auto"/>
        <w:jc w:val="both"/>
        <w:rPr>
          <w:del w:id="2618" w:author="jon pritchard" w:date="2024-11-27T21:10:00Z" w16du:dateUtc="2024-11-27T20:10:00Z"/>
        </w:rPr>
      </w:pPr>
      <w:del w:id="2619" w:author="jon pritchard" w:date="2024-11-27T21:10:00Z" w16du:dateUtc="2024-11-27T20:10:00Z">
        <w:r w:rsidRPr="00B77A92" w:rsidDel="00453DD3">
          <w:delText>Replacement</w:delText>
        </w:r>
      </w:del>
    </w:p>
    <w:p w14:paraId="487F5E12" w14:textId="69AFA243" w:rsidR="00732F08" w:rsidRPr="00B77A92" w:rsidDel="00453DD3" w:rsidRDefault="00E03B21" w:rsidP="00B812CA">
      <w:pPr>
        <w:pStyle w:val="ListParagraph"/>
        <w:numPr>
          <w:ilvl w:val="0"/>
          <w:numId w:val="127"/>
        </w:numPr>
        <w:spacing w:after="120" w:line="240" w:lineRule="auto"/>
        <w:jc w:val="both"/>
        <w:rPr>
          <w:del w:id="2620" w:author="jon pritchard" w:date="2024-11-27T21:10:00Z" w16du:dateUtc="2024-11-27T20:10:00Z"/>
        </w:rPr>
      </w:pPr>
      <w:del w:id="2621" w:author="jon pritchard" w:date="2024-11-27T21:10:00Z" w16du:dateUtc="2024-11-27T20:10:00Z">
        <w:r w:rsidRPr="00B77A92" w:rsidDel="00453DD3">
          <w:delText>Deletion</w:delText>
        </w:r>
        <w:commentRangeEnd w:id="2616"/>
        <w:r w:rsidR="007F4C50" w:rsidDel="00453DD3">
          <w:rPr>
            <w:rStyle w:val="CommentReference"/>
          </w:rPr>
          <w:commentReference w:id="2616"/>
        </w:r>
      </w:del>
    </w:p>
    <w:p w14:paraId="1065B50E" w14:textId="3866B97D" w:rsidR="00453DD3" w:rsidRPr="00B77A92" w:rsidDel="00453DD3" w:rsidRDefault="00732F08" w:rsidP="00C21452">
      <w:pPr>
        <w:spacing w:after="120" w:line="240" w:lineRule="auto"/>
        <w:jc w:val="both"/>
        <w:rPr>
          <w:del w:id="2622" w:author="jon pritchard" w:date="2024-11-27T21:10:00Z" w16du:dateUtc="2024-11-27T20:10:00Z"/>
        </w:rPr>
      </w:pPr>
      <w:commentRangeStart w:id="2623"/>
      <w:commentRangeStart w:id="2624"/>
      <w:del w:id="2625" w:author="jon pritchard" w:date="2024-11-27T21:10:00Z" w16du:dateUtc="2024-11-27T20:10:00Z">
        <w:r w:rsidRPr="00B77A92" w:rsidDel="00453DD3">
          <w:delText xml:space="preserve">When a feature pointing to a text, picture or application file is deleted or updated so that it no longer references the </w:delText>
        </w:r>
        <w:r w:rsidR="00E03B21" w:rsidRPr="00B77A92" w:rsidDel="00453DD3">
          <w:delText xml:space="preserve">dataset support </w:delText>
        </w:r>
        <w:r w:rsidRPr="00B77A92" w:rsidDel="00453DD3">
          <w:delText>file, the ECDIS should check to see whether any other feature references the same file, before that file is deleted.</w:delText>
        </w:r>
        <w:commentRangeEnd w:id="2623"/>
        <w:r w:rsidRPr="00B77A92" w:rsidDel="00453DD3">
          <w:rPr>
            <w:rStyle w:val="CommentReference"/>
            <w:lang w:val="en-GB"/>
          </w:rPr>
          <w:commentReference w:id="2623"/>
        </w:r>
        <w:commentRangeEnd w:id="2624"/>
        <w:r w:rsidRPr="00B77A92" w:rsidDel="00453DD3">
          <w:rPr>
            <w:rStyle w:val="CommentReference"/>
            <w:lang w:val="en-GB"/>
          </w:rPr>
          <w:commentReference w:id="2624"/>
        </w:r>
      </w:del>
    </w:p>
    <w:p w14:paraId="2BF0F69F" w14:textId="6E8D1DF2" w:rsidR="00097BCB" w:rsidRPr="00B77A92" w:rsidRDefault="005C140F" w:rsidP="0043278E">
      <w:pPr>
        <w:pStyle w:val="Heading2"/>
      </w:pPr>
      <w:bookmarkStart w:id="2626" w:name="_Toc175130381"/>
      <w:bookmarkStart w:id="2627" w:name="_Toc178784562"/>
      <w:bookmarkStart w:id="2628" w:name="_Toc178869390"/>
      <w:bookmarkEnd w:id="2626"/>
      <w:bookmarkEnd w:id="2627"/>
      <w:commentRangeStart w:id="2629"/>
      <w:commentRangeStart w:id="2630"/>
      <w:commentRangeStart w:id="2631"/>
      <w:r w:rsidRPr="00B77A92">
        <w:t>New editions, re-issues,</w:t>
      </w:r>
      <w:r w:rsidR="00B345CE" w:rsidRPr="00B77A92">
        <w:t xml:space="preserve"> cancellations</w:t>
      </w:r>
      <w:r w:rsidRPr="00B77A92">
        <w:t xml:space="preserve"> and updates</w:t>
      </w:r>
      <w:r w:rsidR="00DF374C" w:rsidRPr="00B77A92">
        <w:t xml:space="preserve"> of datasets</w:t>
      </w:r>
      <w:commentRangeEnd w:id="2629"/>
      <w:r w:rsidR="00E27B73" w:rsidRPr="00B812CA">
        <w:rPr>
          <w:rStyle w:val="CommentReference"/>
          <w:rFonts w:eastAsia="MS Mincho"/>
          <w:b w:val="0"/>
          <w:bCs w:val="0"/>
          <w:lang w:val="en-GB"/>
        </w:rPr>
        <w:commentReference w:id="2629"/>
      </w:r>
      <w:commentRangeEnd w:id="2630"/>
      <w:r w:rsidR="001E0626" w:rsidRPr="00B812CA">
        <w:rPr>
          <w:rStyle w:val="CommentReference"/>
          <w:rFonts w:eastAsia="MS Mincho"/>
          <w:b w:val="0"/>
          <w:bCs w:val="0"/>
          <w:lang w:val="en-GB"/>
        </w:rPr>
        <w:commentReference w:id="2630"/>
      </w:r>
      <w:commentRangeEnd w:id="2631"/>
      <w:r w:rsidR="00B345CE" w:rsidRPr="00B812CA">
        <w:rPr>
          <w:rStyle w:val="CommentReference"/>
          <w:rFonts w:eastAsia="MS Mincho"/>
          <w:b w:val="0"/>
          <w:bCs w:val="0"/>
          <w:lang w:val="en-GB"/>
        </w:rPr>
        <w:commentReference w:id="2631"/>
      </w:r>
      <w:bookmarkEnd w:id="2628"/>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36BB1B32"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by the ECDIS Update Status Report, Appendix C-3</w:t>
      </w:r>
      <w:r w:rsidR="00F90EF4" w:rsidRPr="00B77A92">
        <w:t>.</w:t>
      </w:r>
      <w:r w:rsidR="002B544A" w:rsidRPr="00B77A92">
        <w:t xml:space="preserve"> </w:t>
      </w:r>
    </w:p>
    <w:p w14:paraId="5BA5F198" w14:textId="30069287" w:rsidR="00981782" w:rsidRPr="00B77A92" w:rsidRDefault="00981782" w:rsidP="00AE2737">
      <w:pPr>
        <w:pStyle w:val="ListParagraph"/>
        <w:numPr>
          <w:ilvl w:val="0"/>
          <w:numId w:val="61"/>
        </w:numPr>
        <w:spacing w:after="60" w:line="240" w:lineRule="auto"/>
        <w:jc w:val="both"/>
      </w:pPr>
      <w:r w:rsidRPr="00B77A92">
        <w:t>Re-issue - replace the original datasets and its updates up to the date of the issue with the reissued dataset</w:t>
      </w:r>
      <w:r w:rsidR="00142C35" w:rsidRPr="00B77A92">
        <w:t>.</w:t>
      </w:r>
      <w:r w:rsidR="00326324" w:rsidRPr="00B77A92">
        <w:t xml:space="preserve"> </w:t>
      </w:r>
      <w:r w:rsidR="00326324" w:rsidRPr="00B812CA">
        <w:rPr>
          <w:highlight w:val="yellow"/>
        </w:rPr>
        <w:t xml:space="preserve">Retention of the old issue should be as specified in the </w:t>
      </w:r>
      <w:r w:rsidR="00DC1E55" w:rsidRPr="00B812CA">
        <w:rPr>
          <w:highlight w:val="yellow"/>
        </w:rPr>
        <w:t>P</w:t>
      </w:r>
      <w:r w:rsidR="00326324" w:rsidRPr="00B812CA">
        <w:rPr>
          <w:highlight w:val="yellow"/>
        </w:rPr>
        <w:t xml:space="preserve">roduct </w:t>
      </w:r>
      <w:r w:rsidR="00DC1E55" w:rsidRPr="00B812CA">
        <w:rPr>
          <w:highlight w:val="yellow"/>
        </w:rPr>
        <w:t>S</w:t>
      </w:r>
      <w:r w:rsidR="00326324" w:rsidRPr="00B812CA">
        <w:rPr>
          <w:highlight w:val="yellow"/>
        </w:rPr>
        <w:t xml:space="preserve">pecification. The information in clause </w:t>
      </w:r>
      <w:r w:rsidR="00326324" w:rsidRPr="00B812CA">
        <w:rPr>
          <w:highlight w:val="yellow"/>
        </w:rPr>
        <w:fldChar w:fldCharType="begin"/>
      </w:r>
      <w:r w:rsidR="00326324" w:rsidRPr="00B812CA">
        <w:rPr>
          <w:highlight w:val="yellow"/>
        </w:rPr>
        <w:instrText xml:space="preserve"> REF _Ref49451559 \r \h </w:instrText>
      </w:r>
      <w:r w:rsidR="00DC1E55" w:rsidRPr="00B812CA">
        <w:rPr>
          <w:highlight w:val="yellow"/>
        </w:rPr>
        <w:instrText xml:space="preserve"> \* MERGEFORMAT </w:instrText>
      </w:r>
      <w:r w:rsidR="00326324" w:rsidRPr="00B812CA">
        <w:rPr>
          <w:highlight w:val="yellow"/>
        </w:rPr>
      </w:r>
      <w:r w:rsidR="00326324" w:rsidRPr="00B812CA">
        <w:rPr>
          <w:highlight w:val="yellow"/>
        </w:rPr>
        <w:fldChar w:fldCharType="separate"/>
      </w:r>
      <w:r w:rsidR="000553AC">
        <w:rPr>
          <w:highlight w:val="yellow"/>
        </w:rPr>
        <w:t>C-16.2</w:t>
      </w:r>
      <w:r w:rsidR="00326324" w:rsidRPr="00B812CA">
        <w:rPr>
          <w:highlight w:val="yellow"/>
        </w:rPr>
        <w:fldChar w:fldCharType="end"/>
      </w:r>
      <w:r w:rsidR="00326324" w:rsidRPr="00B812CA">
        <w:rPr>
          <w:highlight w:val="yellow"/>
        </w:rPr>
        <w:t xml:space="preserve"> about the use of </w:t>
      </w:r>
      <w:r w:rsidR="00DC1E55" w:rsidRPr="00B812CA">
        <w:rPr>
          <w:highlight w:val="yellow"/>
        </w:rPr>
        <w:t>N</w:t>
      </w:r>
      <w:r w:rsidR="00326324" w:rsidRPr="00B812CA">
        <w:rPr>
          <w:highlight w:val="yellow"/>
        </w:rPr>
        <w:t xml:space="preserve">ew </w:t>
      </w:r>
      <w:r w:rsidR="00DC1E55" w:rsidRPr="00B812CA">
        <w:rPr>
          <w:highlight w:val="yellow"/>
        </w:rPr>
        <w:t>E</w:t>
      </w:r>
      <w:r w:rsidR="00326324" w:rsidRPr="00B812CA">
        <w:rPr>
          <w:highlight w:val="yellow"/>
        </w:rPr>
        <w:t>ditions and re-issues for certain coverage data products should be kept in mind.</w:t>
      </w:r>
      <w:r w:rsidR="00F97154" w:rsidRPr="00B812CA">
        <w:rPr>
          <w:highlight w:val="yellow"/>
        </w:rPr>
        <w:t xml:space="preserve"> After a re-issue, subsequent updates may be incorporated from this reissue or from the original data kept continuously </w:t>
      </w:r>
      <w:commentRangeStart w:id="2632"/>
      <w:r w:rsidR="00F97154" w:rsidRPr="00B812CA">
        <w:rPr>
          <w:highlight w:val="yellow"/>
        </w:rPr>
        <w:t>updated</w:t>
      </w:r>
      <w:commentRangeEnd w:id="2632"/>
      <w:r w:rsidR="00C3351A" w:rsidRPr="00B812CA">
        <w:rPr>
          <w:rStyle w:val="CommentReference"/>
          <w:lang w:val="en-GB"/>
        </w:rPr>
        <w:commentReference w:id="2632"/>
      </w:r>
      <w:r w:rsidR="00F97154" w:rsidRPr="00B77A92">
        <w:t>.</w:t>
      </w:r>
    </w:p>
    <w:p w14:paraId="6DB7F566" w14:textId="5B5E6869"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ins w:id="2633" w:author="jon pritchard" w:date="2024-11-27T21:56:00Z" w16du:dateUtc="2024-11-27T20:56:00Z">
        <w:r w:rsidR="00CA0646">
          <w:t>i</w:t>
        </w:r>
      </w:ins>
      <w:del w:id="2634" w:author="jon pritchard" w:date="2024-11-27T21:56:00Z" w16du:dateUtc="2024-11-27T20:56:00Z">
        <w:r w:rsidR="00B6136D" w:rsidRPr="00B77A92" w:rsidDel="00CA0646">
          <w:delText>i</w:delText>
        </w:r>
      </w:del>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 </w:t>
      </w:r>
      <w:r w:rsidR="00B6136D" w:rsidRPr="00B77A92">
        <w:rPr>
          <w:highlight w:val="yellow"/>
        </w:rPr>
        <w:t xml:space="preserve">Depending on the method adopted by the OEM for managing cancelled </w:t>
      </w:r>
      <w:r w:rsidR="00001E36" w:rsidRPr="00B77A92">
        <w:rPr>
          <w:highlight w:val="yellow"/>
        </w:rPr>
        <w:t>dataset</w:t>
      </w:r>
      <w:r w:rsidR="00B6136D" w:rsidRPr="00B77A92">
        <w:rPr>
          <w:highlight w:val="yellow"/>
        </w:rPr>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64C54AC6" w:rsidR="00981782" w:rsidRPr="00B77A92" w:rsidRDefault="00981782" w:rsidP="00DC1E55">
      <w:pPr>
        <w:spacing w:after="120" w:line="240" w:lineRule="auto"/>
        <w:jc w:val="both"/>
      </w:pPr>
      <w:r w:rsidRPr="00B77A92">
        <w:rPr>
          <w:highlight w:val="yellow"/>
        </w:rPr>
        <w:t xml:space="preserve">Keep in mind the guidance about updating support files </w:t>
      </w:r>
      <w:r w:rsidR="00011277" w:rsidRPr="00B77A92">
        <w:rPr>
          <w:highlight w:val="yellow"/>
        </w:rPr>
        <w:t>(</w:t>
      </w:r>
      <w:ins w:id="2635" w:author="jon pritchard" w:date="2024-11-27T21:56:00Z" w16du:dateUtc="2024-11-27T20:56:00Z">
        <w:r w:rsidR="00CA0646">
          <w:rPr>
            <w:highlight w:val="yellow"/>
          </w:rPr>
          <w:t>XX.XXX</w:t>
        </w:r>
      </w:ins>
      <w:del w:id="2636" w:author="jon pritchard" w:date="2024-11-27T21:56:00Z" w16du:dateUtc="2024-11-27T20:56:00Z">
        <w:r w:rsidR="00011277" w:rsidRPr="00B812CA" w:rsidDel="00CA0646">
          <w:rPr>
            <w:highlight w:val="yellow"/>
          </w:rPr>
          <w:fldChar w:fldCharType="begin"/>
        </w:r>
        <w:r w:rsidR="00011277" w:rsidRPr="00B77A92" w:rsidDel="00CA0646">
          <w:rPr>
            <w:highlight w:val="yellow"/>
          </w:rPr>
          <w:delInstrText xml:space="preserve"> REF _Ref49425504 \r \h </w:delInstrText>
        </w:r>
        <w:r w:rsidR="00DC1E55" w:rsidRPr="00B77A92" w:rsidDel="00CA0646">
          <w:rPr>
            <w:highlight w:val="yellow"/>
          </w:rPr>
          <w:delInstrText xml:space="preserve"> \* MERGEFORMAT </w:delInstrText>
        </w:r>
        <w:r w:rsidR="00011277" w:rsidRPr="00B812CA" w:rsidDel="00CA0646">
          <w:rPr>
            <w:highlight w:val="yellow"/>
          </w:rPr>
        </w:r>
        <w:r w:rsidR="00011277" w:rsidRPr="00B812CA" w:rsidDel="00CA0646">
          <w:rPr>
            <w:highlight w:val="yellow"/>
          </w:rPr>
          <w:fldChar w:fldCharType="separate"/>
        </w:r>
        <w:r w:rsidR="000553AC" w:rsidDel="00CA0646">
          <w:rPr>
            <w:highlight w:val="yellow"/>
          </w:rPr>
          <w:delText>C-23.4.5</w:delText>
        </w:r>
        <w:r w:rsidR="00011277" w:rsidRPr="00B812CA" w:rsidDel="00CA0646">
          <w:rPr>
            <w:highlight w:val="yellow"/>
          </w:rPr>
          <w:fldChar w:fldCharType="end"/>
        </w:r>
      </w:del>
      <w:r w:rsidR="00011277" w:rsidRPr="00B77A92">
        <w:rPr>
          <w:highlight w:val="yellow"/>
        </w:rPr>
        <w:t xml:space="preserve">) </w:t>
      </w:r>
      <w:r w:rsidRPr="00B77A92">
        <w:rPr>
          <w:highlight w:val="yellow"/>
        </w:rPr>
        <w:t>when replacing or deleting a dataset.</w:t>
      </w:r>
    </w:p>
    <w:p w14:paraId="2E1E9F74" w14:textId="20B121A1" w:rsidR="00B073EA" w:rsidRDefault="00732F08" w:rsidP="00BE68E8">
      <w:pPr>
        <w:pStyle w:val="Heading1"/>
        <w:rPr>
          <w:ins w:id="2637" w:author="jon pritchard" w:date="2024-11-27T21:03:00Z" w16du:dateUtc="2024-11-27T20:03:00Z"/>
        </w:rPr>
      </w:pPr>
      <w:bookmarkStart w:id="2638" w:name="_Ref167112888"/>
      <w:bookmarkStart w:id="2639" w:name="_Toc178869391"/>
      <w:r w:rsidRPr="00B77A92">
        <w:t xml:space="preserve">Dataset </w:t>
      </w:r>
      <w:r w:rsidR="00B073EA" w:rsidRPr="00B77A92">
        <w:t xml:space="preserve">Support </w:t>
      </w:r>
      <w:r w:rsidR="001309C7" w:rsidRPr="00B77A92">
        <w:t>F</w:t>
      </w:r>
      <w:r w:rsidR="00B073EA" w:rsidRPr="00B77A92">
        <w:t>ile</w:t>
      </w:r>
      <w:ins w:id="2640" w:author="jon pritchard" w:date="2024-11-27T21:03:00Z" w16du:dateUtc="2024-11-27T20:03:00Z">
        <w:r w:rsidR="00453DD3">
          <w:t>s</w:t>
        </w:r>
      </w:ins>
      <w:del w:id="2641" w:author="jon pritchard" w:date="2024-11-27T21:02:00Z" w16du:dateUtc="2024-11-27T20:02:00Z">
        <w:r w:rsidR="00B073EA" w:rsidRPr="00B77A92" w:rsidDel="00453DD3">
          <w:delText xml:space="preserve"> </w:delText>
        </w:r>
        <w:r w:rsidR="001309C7" w:rsidRPr="00B77A92" w:rsidDel="00453DD3">
          <w:delText>F</w:delText>
        </w:r>
        <w:r w:rsidR="00B073EA" w:rsidRPr="00B77A92" w:rsidDel="00453DD3">
          <w:delText>ormats</w:delText>
        </w:r>
      </w:del>
      <w:bookmarkEnd w:id="2638"/>
      <w:bookmarkEnd w:id="2639"/>
    </w:p>
    <w:p w14:paraId="7EC7C317" w14:textId="77777777" w:rsidR="00453DD3" w:rsidRDefault="00453DD3" w:rsidP="00453DD3">
      <w:pPr>
        <w:jc w:val="both"/>
        <w:rPr>
          <w:ins w:id="2642" w:author="jon pritchard" w:date="2024-11-27T21:12:00Z" w16du:dateUtc="2024-11-27T20:12:00Z"/>
        </w:rPr>
      </w:pPr>
      <w:ins w:id="2643" w:author="jon pritchard" w:date="2024-11-27T21:03:00Z" w16du:dateUtc="2024-11-27T20:03:00Z">
        <w:r>
          <w:t>Exchange sets delivered to ECDIS only contain S-100 datasets, any required dataset support files, S-100 catalogues (</w:t>
        </w:r>
      </w:ins>
      <w:ins w:id="2644" w:author="jon pritchard" w:date="2024-11-27T21:04:00Z" w16du:dateUtc="2024-11-27T20:04:00Z">
        <w:r>
          <w:t>feature and portrayal</w:t>
        </w:r>
      </w:ins>
      <w:ins w:id="2645" w:author="jon pritchard" w:date="2024-11-27T21:12:00Z" w16du:dateUtc="2024-11-27T20:12:00Z">
        <w:r>
          <w:t xml:space="preserve"> catalogues</w:t>
        </w:r>
      </w:ins>
      <w:ins w:id="2646" w:author="jon pritchard" w:date="2024-11-27T21:04:00Z" w16du:dateUtc="2024-11-27T20:04:00Z">
        <w:r>
          <w:t>) and language packs</w:t>
        </w:r>
      </w:ins>
      <w:ins w:id="2647" w:author="jon pritchard" w:date="2024-11-27T21:12:00Z" w16du:dateUtc="2024-11-27T20:12:00Z">
        <w:r>
          <w:t>, referred to as “system support files”</w:t>
        </w:r>
      </w:ins>
      <w:ins w:id="2648" w:author="jon pritchard" w:date="2024-11-27T21:04:00Z" w16du:dateUtc="2024-11-27T20:04:00Z">
        <w:r>
          <w:t xml:space="preserve">. </w:t>
        </w:r>
      </w:ins>
    </w:p>
    <w:p w14:paraId="4B0DBCA2" w14:textId="1C3A2C72" w:rsidR="00453DD3" w:rsidRDefault="00453DD3">
      <w:pPr>
        <w:jc w:val="both"/>
        <w:rPr>
          <w:ins w:id="2649" w:author="jon pritchard" w:date="2024-11-27T21:05:00Z" w16du:dateUtc="2024-11-27T20:05:00Z"/>
        </w:rPr>
        <w:pPrChange w:id="2650" w:author="jon pritchard" w:date="2024-11-27T21:12:00Z" w16du:dateUtc="2024-11-27T20:12:00Z">
          <w:pPr/>
        </w:pPrChange>
      </w:pPr>
      <w:ins w:id="2651" w:author="jon pritchard" w:date="2024-11-27T21:04:00Z" w16du:dateUtc="2024-11-27T20:04:00Z">
        <w:r>
          <w:t xml:space="preserve">The ECDIS must support the import of exchange set contents into the System database. There is no requirement to </w:t>
        </w:r>
      </w:ins>
      <w:ins w:id="2652" w:author="jon pritchard" w:date="2024-11-27T21:12:00Z" w16du:dateUtc="2024-11-27T20:12:00Z">
        <w:r>
          <w:t xml:space="preserve">import or </w:t>
        </w:r>
      </w:ins>
      <w:ins w:id="2653" w:author="jon pritchard" w:date="2024-11-27T21:04:00Z" w16du:dateUtc="2024-11-27T20:04:00Z">
        <w:r>
          <w:t>update any other category of file</w:t>
        </w:r>
      </w:ins>
      <w:ins w:id="2654" w:author="jon pritchard" w:date="2024-11-27T21:05:00Z" w16du:dateUtc="2024-11-27T20:05:00Z">
        <w:r>
          <w:t xml:space="preserve"> from an exchange set. This includes S-100 itself and any of its component schemas and system support files.</w:t>
        </w:r>
      </w:ins>
    </w:p>
    <w:p w14:paraId="16DF4EBB" w14:textId="7003CE43" w:rsidR="00453DD3" w:rsidRDefault="00453DD3">
      <w:pPr>
        <w:jc w:val="both"/>
        <w:rPr>
          <w:ins w:id="2655" w:author="jon pritchard" w:date="2024-11-27T21:06:00Z" w16du:dateUtc="2024-11-27T20:06:00Z"/>
        </w:rPr>
        <w:pPrChange w:id="2656" w:author="jon pritchard" w:date="2024-11-27T21:12:00Z" w16du:dateUtc="2024-11-27T20:12:00Z">
          <w:pPr/>
        </w:pPrChange>
      </w:pPr>
      <w:ins w:id="2657" w:author="jon pritchard" w:date="2024-11-27T21:05:00Z" w16du:dateUtc="2024-11-27T20:05:00Z">
        <w:r>
          <w:t>As defined in S-100 Part 17, each dataset support file references one o</w:t>
        </w:r>
      </w:ins>
      <w:ins w:id="2658" w:author="jon pritchard" w:date="2024-11-27T21:06:00Z" w16du:dateUtc="2024-11-27T20:06:00Z">
        <w:r>
          <w:t>r more datasets which contain a reference to it. Language packs</w:t>
        </w:r>
      </w:ins>
      <w:ins w:id="2659" w:author="jon pritchard" w:date="2024-11-27T21:08:00Z" w16du:dateUtc="2024-11-27T20:08:00Z">
        <w:r>
          <w:t xml:space="preserve"> (S-100 Part 18)</w:t>
        </w:r>
      </w:ins>
      <w:ins w:id="2660" w:author="jon pritchard" w:date="2024-11-27T21:06:00Z" w16du:dateUtc="2024-11-27T20:06:00Z">
        <w:r>
          <w:t xml:space="preserve"> reference the feature catalogue they refer to. </w:t>
        </w:r>
      </w:ins>
    </w:p>
    <w:p w14:paraId="5AE3757F" w14:textId="7C901B86" w:rsidR="00453DD3" w:rsidRDefault="00453DD3">
      <w:pPr>
        <w:pStyle w:val="Heading2"/>
        <w:rPr>
          <w:ins w:id="2661" w:author="jon pritchard" w:date="2024-11-27T21:06:00Z" w16du:dateUtc="2024-11-27T20:06:00Z"/>
        </w:rPr>
        <w:pPrChange w:id="2662" w:author="jon pritchard" w:date="2024-11-27T21:11:00Z" w16du:dateUtc="2024-11-27T20:11:00Z">
          <w:pPr/>
        </w:pPrChange>
      </w:pPr>
      <w:ins w:id="2663" w:author="jon pritchard" w:date="2024-11-27T21:06:00Z" w16du:dateUtc="2024-11-27T20:06:00Z">
        <w:r>
          <w:t>Exchange set delivery</w:t>
        </w:r>
      </w:ins>
      <w:ins w:id="2664" w:author="jon pritchard" w:date="2024-11-27T21:11:00Z" w16du:dateUtc="2024-11-27T20:11:00Z">
        <w:r>
          <w:t>.</w:t>
        </w:r>
      </w:ins>
    </w:p>
    <w:p w14:paraId="300F0C50" w14:textId="47E42B25" w:rsidR="00453DD3" w:rsidRDefault="00453DD3">
      <w:pPr>
        <w:spacing w:after="120" w:line="240" w:lineRule="auto"/>
        <w:contextualSpacing/>
        <w:jc w:val="both"/>
        <w:rPr>
          <w:ins w:id="2665" w:author="jon pritchard" w:date="2024-11-27T21:07:00Z" w16du:dateUtc="2024-11-27T20:07:00Z"/>
        </w:rPr>
        <w:pPrChange w:id="2666" w:author="jon pritchard" w:date="2024-11-27T21:11:00Z" w16du:dateUtc="2024-11-27T20:11:00Z">
          <w:pPr>
            <w:pStyle w:val="ListParagraph"/>
            <w:numPr>
              <w:ilvl w:val="1"/>
              <w:numId w:val="160"/>
            </w:numPr>
            <w:spacing w:after="120" w:line="240" w:lineRule="auto"/>
            <w:ind w:left="1440" w:hanging="360"/>
            <w:contextualSpacing/>
            <w:jc w:val="both"/>
          </w:pPr>
        </w:pPrChange>
      </w:pPr>
      <w:ins w:id="2667" w:author="jon pritchard" w:date="2024-11-27T21:07:00Z" w16du:dateUtc="2024-11-27T20:07:00Z">
        <w:r>
          <w:t>Exchange sets which contain base datasets will also contain all dataset support files which are defined as attribute values.</w:t>
        </w:r>
      </w:ins>
      <w:ins w:id="2668" w:author="jon pritchard" w:date="2024-11-27T21:11:00Z" w16du:dateUtc="2024-11-27T20:11:00Z">
        <w:r>
          <w:t xml:space="preserve"> </w:t>
        </w:r>
      </w:ins>
      <w:ins w:id="2669" w:author="jon pritchard" w:date="2024-11-27T21:07:00Z" w16du:dateUtc="2024-11-27T20:07:00Z">
        <w:r>
          <w:t xml:space="preserve">Exchange sets containing updates will deliver any </w:t>
        </w:r>
      </w:ins>
      <w:ins w:id="2670" w:author="jon pritchard" w:date="2024-11-27T21:08:00Z" w16du:dateUtc="2024-11-27T20:08:00Z">
        <w:r>
          <w:t xml:space="preserve">dataset </w:t>
        </w:r>
      </w:ins>
      <w:ins w:id="2671" w:author="jon pritchard" w:date="2024-11-27T21:07:00Z" w16du:dateUtc="2024-11-27T20:07:00Z">
        <w:r>
          <w:t xml:space="preserve">support files which are required by those updates. This may not be necessarily all the </w:t>
        </w:r>
      </w:ins>
      <w:ins w:id="2672" w:author="jon pritchard" w:date="2024-11-27T21:08:00Z" w16du:dateUtc="2024-11-27T20:08:00Z">
        <w:r>
          <w:t xml:space="preserve">dataset </w:t>
        </w:r>
      </w:ins>
      <w:ins w:id="2673" w:author="jon pritchard" w:date="2024-11-27T21:07:00Z" w16du:dateUtc="2024-11-27T20:07:00Z">
        <w:r>
          <w:t>support files associated with the dataset.</w:t>
        </w:r>
      </w:ins>
    </w:p>
    <w:p w14:paraId="49E52DB9" w14:textId="77777777" w:rsidR="00453DD3" w:rsidRPr="00453DD3" w:rsidRDefault="00453DD3">
      <w:pPr>
        <w:rPr>
          <w:ins w:id="2674" w:author="jon pritchard" w:date="2024-11-27T21:03:00Z" w16du:dateUtc="2024-11-27T20:03:00Z"/>
        </w:rPr>
        <w:pPrChange w:id="2675" w:author="jon pritchard" w:date="2024-11-27T21:03:00Z" w16du:dateUtc="2024-11-27T20:03:00Z">
          <w:pPr>
            <w:pStyle w:val="Heading1"/>
          </w:pPr>
        </w:pPrChange>
      </w:pPr>
    </w:p>
    <w:p w14:paraId="3AD652DC" w14:textId="77777777" w:rsidR="00453DD3" w:rsidRPr="007058D2" w:rsidRDefault="00453DD3">
      <w:pPr>
        <w:pStyle w:val="Heading2"/>
        <w:rPr>
          <w:ins w:id="2676" w:author="jon pritchard" w:date="2024-11-27T21:10:00Z" w16du:dateUtc="2024-11-27T20:10:00Z"/>
        </w:rPr>
        <w:pPrChange w:id="2677" w:author="jon pritchard" w:date="2024-11-27T21:10:00Z" w16du:dateUtc="2024-11-27T20:10:00Z">
          <w:pPr>
            <w:pStyle w:val="Heading3"/>
          </w:pPr>
        </w:pPrChange>
      </w:pPr>
      <w:ins w:id="2678" w:author="jon pritchard" w:date="2024-11-27T21:10:00Z" w16du:dateUtc="2024-11-27T20:10:00Z">
        <w:r w:rsidRPr="007058D2">
          <w:t>Management of a</w:t>
        </w:r>
        <w:r w:rsidRPr="00B812CA">
          <w:t>utomatic</w:t>
        </w:r>
        <w:r w:rsidRPr="007058D2">
          <w:t xml:space="preserve"> updates to </w:t>
        </w:r>
        <w:r w:rsidRPr="00B812CA">
          <w:t>Dataset</w:t>
        </w:r>
        <w:r w:rsidRPr="007058D2">
          <w:t xml:space="preserve"> Support files</w:t>
        </w:r>
      </w:ins>
    </w:p>
    <w:p w14:paraId="4B35A43A" w14:textId="77777777" w:rsidR="00453DD3" w:rsidRPr="00B77A92" w:rsidRDefault="00453DD3" w:rsidP="00453DD3">
      <w:pPr>
        <w:rPr>
          <w:ins w:id="2679" w:author="jon pritchard" w:date="2024-11-27T21:10:00Z" w16du:dateUtc="2024-11-27T20:10:00Z"/>
        </w:rPr>
      </w:pPr>
      <w:ins w:id="2680" w:author="jon pritchard" w:date="2024-11-27T21:10:00Z" w16du:dateUtc="2024-11-27T20:10:00Z">
        <w:r w:rsidRPr="00B77A92">
          <w:t xml:space="preserve">Dataset names in S-100 are unique (ref S-100 Part 17 </w:t>
        </w:r>
        <w:commentRangeStart w:id="2681"/>
        <w:r w:rsidRPr="00B812CA">
          <w:rPr>
            <w:highlight w:val="yellow"/>
          </w:rPr>
          <w:t>XXX</w:t>
        </w:r>
        <w:commentRangeEnd w:id="2681"/>
        <w:r>
          <w:rPr>
            <w:rStyle w:val="CommentReference"/>
          </w:rPr>
          <w:commentReference w:id="2681"/>
        </w:r>
        <w:r w:rsidRPr="00B77A92">
          <w:t>). Dataset support files are referenced to one or more datasets in the exchange catalogue metadata. This allows dataset support files to be shared between multiple datasets.</w:t>
        </w:r>
      </w:ins>
    </w:p>
    <w:p w14:paraId="63EA2AE5" w14:textId="77777777" w:rsidR="00453DD3" w:rsidRPr="00B77A92" w:rsidRDefault="00453DD3" w:rsidP="00453DD3">
      <w:pPr>
        <w:rPr>
          <w:ins w:id="2682" w:author="jon pritchard" w:date="2024-11-27T21:10:00Z" w16du:dateUtc="2024-11-27T20:10:00Z"/>
        </w:rPr>
      </w:pPr>
      <w:ins w:id="2683" w:author="jon pritchard" w:date="2024-11-27T21:10:00Z" w16du:dateUtc="2024-11-27T20:10:00Z">
        <w:r w:rsidRPr="00B77A92">
          <w:t>As with datasets, dataset support files are managed with the Exchange Set metadata field S100_SupportFileRevisionStatus. The behaviour of each is described below:</w:t>
        </w:r>
      </w:ins>
    </w:p>
    <w:p w14:paraId="297C8DA0" w14:textId="77777777" w:rsidR="00453DD3" w:rsidRPr="00B77A92" w:rsidRDefault="00453DD3" w:rsidP="00453DD3">
      <w:pPr>
        <w:pStyle w:val="ListParagraph"/>
        <w:numPr>
          <w:ilvl w:val="0"/>
          <w:numId w:val="127"/>
        </w:numPr>
        <w:spacing w:after="120" w:line="240" w:lineRule="auto"/>
        <w:jc w:val="both"/>
        <w:rPr>
          <w:ins w:id="2684" w:author="jon pritchard" w:date="2024-11-27T21:10:00Z" w16du:dateUtc="2024-11-27T20:10:00Z"/>
        </w:rPr>
      </w:pPr>
      <w:commentRangeStart w:id="2685"/>
      <w:ins w:id="2686" w:author="jon pritchard" w:date="2024-11-27T21:10:00Z" w16du:dateUtc="2024-11-27T20:10:00Z">
        <w:r w:rsidRPr="00B77A92">
          <w:t>New</w:t>
        </w:r>
      </w:ins>
    </w:p>
    <w:p w14:paraId="2A520553" w14:textId="77777777" w:rsidR="00453DD3" w:rsidRPr="00B77A92" w:rsidRDefault="00453DD3" w:rsidP="00453DD3">
      <w:pPr>
        <w:pStyle w:val="ListParagraph"/>
        <w:numPr>
          <w:ilvl w:val="0"/>
          <w:numId w:val="127"/>
        </w:numPr>
        <w:spacing w:after="120" w:line="240" w:lineRule="auto"/>
        <w:jc w:val="both"/>
        <w:rPr>
          <w:ins w:id="2687" w:author="jon pritchard" w:date="2024-11-27T21:10:00Z" w16du:dateUtc="2024-11-27T20:10:00Z"/>
        </w:rPr>
      </w:pPr>
      <w:ins w:id="2688" w:author="jon pritchard" w:date="2024-11-27T21:10:00Z" w16du:dateUtc="2024-11-27T20:10:00Z">
        <w:r w:rsidRPr="00B77A92">
          <w:t>Replacement</w:t>
        </w:r>
      </w:ins>
    </w:p>
    <w:p w14:paraId="27A2FE98" w14:textId="77777777" w:rsidR="00453DD3" w:rsidRPr="00B77A92" w:rsidRDefault="00453DD3" w:rsidP="00453DD3">
      <w:pPr>
        <w:pStyle w:val="ListParagraph"/>
        <w:numPr>
          <w:ilvl w:val="0"/>
          <w:numId w:val="127"/>
        </w:numPr>
        <w:spacing w:after="120" w:line="240" w:lineRule="auto"/>
        <w:jc w:val="both"/>
        <w:rPr>
          <w:ins w:id="2689" w:author="jon pritchard" w:date="2024-11-27T21:10:00Z" w16du:dateUtc="2024-11-27T20:10:00Z"/>
        </w:rPr>
      </w:pPr>
      <w:ins w:id="2690" w:author="jon pritchard" w:date="2024-11-27T21:10:00Z" w16du:dateUtc="2024-11-27T20:10:00Z">
        <w:r w:rsidRPr="00B77A92">
          <w:t>Deletion</w:t>
        </w:r>
        <w:commentRangeEnd w:id="2685"/>
        <w:r>
          <w:rPr>
            <w:rStyle w:val="CommentReference"/>
          </w:rPr>
          <w:commentReference w:id="2685"/>
        </w:r>
      </w:ins>
    </w:p>
    <w:p w14:paraId="330DE4F6" w14:textId="77777777" w:rsidR="00453DD3" w:rsidRDefault="00453DD3" w:rsidP="00453DD3">
      <w:pPr>
        <w:spacing w:after="120" w:line="240" w:lineRule="auto"/>
        <w:jc w:val="both"/>
        <w:rPr>
          <w:ins w:id="2691" w:author="jon pritchard" w:date="2024-11-27T21:10:00Z" w16du:dateUtc="2024-11-27T20:10:00Z"/>
        </w:rPr>
      </w:pPr>
      <w:commentRangeStart w:id="2692"/>
      <w:commentRangeStart w:id="2693"/>
      <w:ins w:id="2694" w:author="jon pritchard" w:date="2024-11-27T21:10:00Z" w16du:dateUtc="2024-11-27T20:10:00Z">
        <w:r w:rsidRPr="00B77A92">
          <w:t>When a feature pointing to a text, picture or application file is deleted or updated so that it no longer references the dataset support file, the ECDIS should check to see whether any other feature references the same</w:t>
        </w:r>
        <w:r>
          <w:t xml:space="preserve"> dataset support</w:t>
        </w:r>
        <w:r w:rsidRPr="00B77A92">
          <w:t xml:space="preserve"> file, before that</w:t>
        </w:r>
        <w:r>
          <w:t xml:space="preserve"> dataset support</w:t>
        </w:r>
        <w:r w:rsidRPr="00B77A92">
          <w:t xml:space="preserve"> file is deleted.</w:t>
        </w:r>
        <w:commentRangeEnd w:id="2692"/>
        <w:r w:rsidRPr="00B77A92">
          <w:rPr>
            <w:rStyle w:val="CommentReference"/>
            <w:lang w:val="en-GB"/>
          </w:rPr>
          <w:commentReference w:id="2692"/>
        </w:r>
        <w:commentRangeEnd w:id="2693"/>
        <w:r w:rsidRPr="00B77A92">
          <w:rPr>
            <w:rStyle w:val="CommentReference"/>
            <w:lang w:val="en-GB"/>
          </w:rPr>
          <w:commentReference w:id="2693"/>
        </w:r>
        <w:r>
          <w:t xml:space="preserve"> </w:t>
        </w:r>
      </w:ins>
    </w:p>
    <w:p w14:paraId="37157FBE" w14:textId="77777777" w:rsidR="00453DD3" w:rsidRPr="00B77A92" w:rsidRDefault="00453DD3" w:rsidP="00453DD3">
      <w:pPr>
        <w:spacing w:after="120" w:line="240" w:lineRule="auto"/>
        <w:jc w:val="both"/>
        <w:rPr>
          <w:ins w:id="2695" w:author="jon pritchard" w:date="2024-11-27T21:10:00Z" w16du:dateUtc="2024-11-27T20:10:00Z"/>
        </w:rPr>
      </w:pPr>
      <w:ins w:id="2696" w:author="jon pritchard" w:date="2024-11-27T21:10:00Z" w16du:dateUtc="2024-11-27T20:10:00Z">
        <w:r>
          <w:t>Similarly, when a dataset support file is marked for deletion by a CATALOG.XML entry then the ECDIS should check that the support file is not used by any other datasets prior to deletion</w:t>
        </w:r>
      </w:ins>
    </w:p>
    <w:p w14:paraId="204E2C79" w14:textId="77777777" w:rsidR="00453DD3" w:rsidRDefault="00453DD3">
      <w:pPr>
        <w:spacing w:after="120" w:line="240" w:lineRule="auto"/>
        <w:contextualSpacing/>
        <w:jc w:val="both"/>
        <w:rPr>
          <w:ins w:id="2697" w:author="jon pritchard" w:date="2024-11-27T21:03:00Z" w16du:dateUtc="2024-11-27T20:03:00Z"/>
        </w:rPr>
        <w:pPrChange w:id="2698" w:author="jon pritchard" w:date="2024-11-27T21:10:00Z" w16du:dateUtc="2024-11-27T20:10:00Z">
          <w:pPr>
            <w:pStyle w:val="ListParagraph"/>
            <w:numPr>
              <w:numId w:val="160"/>
            </w:numPr>
            <w:spacing w:after="120" w:line="240" w:lineRule="auto"/>
            <w:ind w:hanging="360"/>
            <w:contextualSpacing/>
            <w:jc w:val="both"/>
          </w:pPr>
        </w:pPrChange>
      </w:pPr>
    </w:p>
    <w:p w14:paraId="7C871C56" w14:textId="7DCB1ECB" w:rsidR="00453DD3" w:rsidRPr="00453DD3" w:rsidRDefault="00453DD3">
      <w:pPr>
        <w:pStyle w:val="Heading2"/>
        <w:pPrChange w:id="2699" w:author="jon pritchard" w:date="2024-11-27T21:03:00Z" w16du:dateUtc="2024-11-27T20:03:00Z">
          <w:pPr>
            <w:pStyle w:val="Heading1"/>
          </w:pPr>
        </w:pPrChange>
      </w:pPr>
      <w:ins w:id="2700" w:author="jon pritchard" w:date="2024-11-27T21:03:00Z" w16du:dateUtc="2024-11-27T20:03:00Z">
        <w:r>
          <w:t>Dataset Support File formats.</w:t>
        </w:r>
      </w:ins>
    </w:p>
    <w:p w14:paraId="13D8317E" w14:textId="74657152" w:rsidR="00E52CD2" w:rsidRPr="00B77A92" w:rsidRDefault="00E52CD2" w:rsidP="00E52CD2">
      <w:commentRangeStart w:id="2701"/>
      <w:del w:id="2702" w:author="jon pritchard" w:date="2024-11-27T21:12:00Z" w16du:dateUtc="2024-11-27T20:12:00Z">
        <w:r w:rsidRPr="00B77A92" w:rsidDel="00453DD3">
          <w:delText xml:space="preserve">ECDIS </w:delText>
        </w:r>
      </w:del>
      <w:ins w:id="2703" w:author="jon pritchard" w:date="2024-11-27T21:12:00Z" w16du:dateUtc="2024-11-27T20:12:00Z">
        <w:r w:rsidR="00453DD3">
          <w:t>Dat</w:t>
        </w:r>
      </w:ins>
      <w:ins w:id="2704" w:author="jon pritchard" w:date="2024-11-27T21:13:00Z" w16du:dateUtc="2024-11-27T20:13:00Z">
        <w:r w:rsidR="00453DD3">
          <w:t>aset</w:t>
        </w:r>
      </w:ins>
      <w:ins w:id="2705" w:author="jon pritchard" w:date="2024-11-27T21:12:00Z" w16du:dateUtc="2024-11-27T20:12:00Z">
        <w:r w:rsidR="00453DD3" w:rsidRPr="00B77A92">
          <w:t xml:space="preserve"> </w:t>
        </w:r>
      </w:ins>
      <w:r w:rsidRPr="00B77A92">
        <w:t xml:space="preserve">support files </w:t>
      </w:r>
      <w:r w:rsidR="001309C7" w:rsidRPr="00B77A92">
        <w:t>must</w:t>
      </w:r>
      <w:r w:rsidRPr="00B77A92">
        <w:t xml:space="preserve"> be limited to the following formats </w:t>
      </w:r>
      <w:del w:id="2706" w:author="jon pritchard" w:date="2024-11-27T21:13:00Z" w16du:dateUtc="2024-11-27T20:13:00Z">
        <w:r w:rsidR="001309C7" w:rsidRPr="00B77A92" w:rsidDel="00453DD3">
          <w:delText xml:space="preserve">out </w:delText>
        </w:r>
      </w:del>
      <w:ins w:id="2707" w:author="jon pritchard" w:date="2024-11-27T21:13:00Z" w16du:dateUtc="2024-11-27T20:13:00Z">
        <w:r w:rsidR="00453DD3">
          <w:t>taken from</w:t>
        </w:r>
        <w:r w:rsidR="00453DD3" w:rsidRPr="00B77A92">
          <w:t xml:space="preserve"> </w:t>
        </w:r>
        <w:r w:rsidR="00453DD3">
          <w:t>t</w:t>
        </w:r>
      </w:ins>
      <w:del w:id="2708" w:author="jon pritchard" w:date="2024-11-27T21:13:00Z" w16du:dateUtc="2024-11-27T20:13:00Z">
        <w:r w:rsidRPr="00B77A92" w:rsidDel="00453DD3">
          <w:delText>of t</w:delText>
        </w:r>
      </w:del>
      <w:r w:rsidRPr="00B77A92">
        <w:t xml:space="preserve">he </w:t>
      </w:r>
      <w:ins w:id="2709" w:author="jon pritchard" w:date="2024-11-27T21:13:00Z" w16du:dateUtc="2024-11-27T20:13:00Z">
        <w:r w:rsidR="00453DD3">
          <w:t xml:space="preserve">list of </w:t>
        </w:r>
      </w:ins>
      <w:r w:rsidRPr="00B77A92">
        <w:t xml:space="preserve">support file formats </w:t>
      </w:r>
      <w:del w:id="2710" w:author="jon pritchard" w:date="2024-11-27T21:13:00Z" w16du:dateUtc="2024-11-27T20:13:00Z">
        <w:r w:rsidRPr="00B77A92" w:rsidDel="00453DD3">
          <w:delText xml:space="preserve">listed </w:delText>
        </w:r>
      </w:del>
      <w:r w:rsidRPr="00B77A92">
        <w:t>in S-100 Part 17</w:t>
      </w:r>
      <w:r w:rsidR="001309C7" w:rsidRPr="00B77A92">
        <w:t xml:space="preserve"> S100_SupportFileFormat enumeration</w:t>
      </w:r>
      <w:r w:rsidRPr="00B77A92">
        <w:t>:</w:t>
      </w:r>
      <w:commentRangeEnd w:id="2701"/>
      <w:r w:rsidR="000148AF" w:rsidRPr="00700B73">
        <w:rPr>
          <w:rStyle w:val="CommentReference"/>
          <w:lang w:val="en-GB"/>
        </w:rPr>
        <w:commentReference w:id="2701"/>
      </w:r>
    </w:p>
    <w:p w14:paraId="5EFA495C" w14:textId="0B66BC01" w:rsidR="00DF7708" w:rsidRPr="00B77A92" w:rsidRDefault="00E52CD2" w:rsidP="00732F08">
      <w:pPr>
        <w:pStyle w:val="ListParagraph"/>
        <w:numPr>
          <w:ilvl w:val="0"/>
          <w:numId w:val="106"/>
        </w:numPr>
      </w:pPr>
      <w:r w:rsidRPr="00B77A92">
        <w:t>Plain tex</w:t>
      </w:r>
      <w:r w:rsidR="00F91C71" w:rsidRPr="00B77A92">
        <w:t>t</w:t>
      </w:r>
      <w:commentRangeStart w:id="2711"/>
    </w:p>
    <w:p w14:paraId="06CF075E" w14:textId="1E98DF15" w:rsidR="00DF7708" w:rsidRPr="00B77A92" w:rsidRDefault="00DF7708" w:rsidP="0043278E">
      <w:pPr>
        <w:pStyle w:val="ListParagraph"/>
        <w:numPr>
          <w:ilvl w:val="0"/>
          <w:numId w:val="106"/>
        </w:numPr>
      </w:pPr>
      <w:r w:rsidRPr="00B77A92">
        <w:t>JPEG 2000</w:t>
      </w:r>
      <w:commentRangeEnd w:id="2711"/>
      <w:r w:rsidR="00795882" w:rsidRPr="00700B73">
        <w:rPr>
          <w:rStyle w:val="CommentReference"/>
          <w:lang w:val="en-GB"/>
        </w:rPr>
        <w:commentReference w:id="2711"/>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757D14DD" w:rsidR="001309C7" w:rsidRDefault="001309C7" w:rsidP="00E52CD2">
      <w:pPr>
        <w:rPr>
          <w:ins w:id="2712" w:author="jon pritchard" w:date="2024-11-27T21:13:00Z" w16du:dateUtc="2024-11-27T20:13:00Z"/>
        </w:rPr>
      </w:pPr>
      <w:r w:rsidRPr="00B77A92">
        <w:t>All</w:t>
      </w:r>
      <w:ins w:id="2713" w:author="jon pritchard" w:date="2024-11-27T21:13:00Z" w16du:dateUtc="2024-11-27T20:13:00Z">
        <w:r w:rsidR="00453DD3">
          <w:t xml:space="preserve"> dataset</w:t>
        </w:r>
      </w:ins>
      <w:r w:rsidRPr="00B77A92">
        <w:t xml:space="preserve"> support files except the graphic formats must use UTF-8 encoding.</w:t>
      </w:r>
    </w:p>
    <w:p w14:paraId="769CB686" w14:textId="7F7E7427" w:rsidR="00453DD3" w:rsidRPr="00B77A92" w:rsidRDefault="00453DD3" w:rsidP="00E52CD2">
      <w:ins w:id="2714" w:author="jon pritchard" w:date="2024-11-27T21:13:00Z" w16du:dateUtc="2024-11-27T20:13:00Z">
        <w:r>
          <w:t>System support files (feature and portrayal catalogues, and language packs) are in XML format.</w:t>
        </w:r>
      </w:ins>
    </w:p>
    <w:p w14:paraId="7C3816DF" w14:textId="12B02419" w:rsidR="00E54CE1" w:rsidRPr="00B77A92" w:rsidRDefault="00E54CE1" w:rsidP="00E52CD2">
      <w:r w:rsidRPr="00B77A92">
        <w:t xml:space="preserve">Specific restrictions on support files </w:t>
      </w:r>
      <w:r w:rsidR="00082E8C" w:rsidRPr="00B77A92">
        <w:t xml:space="preserve">containing textual information </w:t>
      </w:r>
      <w:r w:rsidRPr="00B77A92">
        <w:t xml:space="preserve">are described in </w:t>
      </w:r>
      <w:commentRangeStart w:id="2715"/>
      <w:r w:rsidRPr="00B77A92">
        <w:t xml:space="preserve">clause </w:t>
      </w:r>
      <w:r w:rsidRPr="00B77A92">
        <w:fldChar w:fldCharType="begin"/>
      </w:r>
      <w:r w:rsidRPr="00B77A92">
        <w:instrText xml:space="preserve"> REF _Ref47356601 \r \h </w:instrText>
      </w:r>
      <w:r w:rsidRPr="00B77A92">
        <w:fldChar w:fldCharType="separate"/>
      </w:r>
      <w:r w:rsidR="000553AC">
        <w:rPr>
          <w:b/>
          <w:bCs/>
          <w:lang w:val="en-US"/>
        </w:rPr>
        <w:t>Error! Reference source not found.</w:t>
      </w:r>
      <w:r w:rsidRPr="00B77A92">
        <w:fldChar w:fldCharType="end"/>
      </w:r>
      <w:r w:rsidRPr="00B77A92">
        <w:t>.</w:t>
      </w:r>
      <w:r w:rsidR="00A06DDD" w:rsidRPr="00B77A92">
        <w:t xml:space="preserve"> Specific restrictions on graphics files are described in clause </w:t>
      </w:r>
      <w:r w:rsidR="00A06DDD" w:rsidRPr="00B77A92">
        <w:fldChar w:fldCharType="begin"/>
      </w:r>
      <w:r w:rsidR="00A06DDD" w:rsidRPr="00B77A92">
        <w:instrText xml:space="preserve"> REF _Ref47357379 \r \h </w:instrText>
      </w:r>
      <w:r w:rsidR="00A06DDD" w:rsidRPr="00B77A92">
        <w:fldChar w:fldCharType="separate"/>
      </w:r>
      <w:r w:rsidR="000553AC">
        <w:rPr>
          <w:b/>
          <w:bCs/>
          <w:lang w:val="en-US"/>
        </w:rPr>
        <w:t>Error! Reference source not found.</w:t>
      </w:r>
      <w:r w:rsidR="00A06DDD" w:rsidRPr="00B77A92">
        <w:fldChar w:fldCharType="end"/>
      </w:r>
      <w:r w:rsidR="00A06DDD" w:rsidRPr="00B77A92">
        <w:t>.</w:t>
      </w:r>
      <w:commentRangeEnd w:id="2715"/>
      <w:r w:rsidR="00905BC7">
        <w:rPr>
          <w:rStyle w:val="CommentReference"/>
        </w:rPr>
        <w:commentReference w:id="2715"/>
      </w:r>
    </w:p>
    <w:p w14:paraId="54386E95" w14:textId="77777777" w:rsidR="001309C7" w:rsidRPr="00B77A92" w:rsidRDefault="001309C7" w:rsidP="00E52CD2"/>
    <w:p w14:paraId="0A6F84A9" w14:textId="77777777" w:rsidR="00B073EA" w:rsidRPr="00B77A92" w:rsidRDefault="00B073EA" w:rsidP="00DC1E55">
      <w:pPr>
        <w:spacing w:after="120" w:line="240" w:lineRule="auto"/>
        <w:jc w:val="both"/>
      </w:pPr>
    </w:p>
    <w:p w14:paraId="6BB79688" w14:textId="16C0E0D5" w:rsidR="005C140F" w:rsidRPr="00B77A92" w:rsidRDefault="005C140F" w:rsidP="00DC1E55">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2716" w:name="_Toc527357301"/>
      <w:bookmarkStart w:id="2717" w:name="_Toc527359177"/>
      <w:r w:rsidRPr="00B77A92">
        <w:br w:type="page"/>
      </w:r>
    </w:p>
    <w:p w14:paraId="0530E385" w14:textId="5C54F322" w:rsidR="00A01D79" w:rsidRPr="00B77A92" w:rsidRDefault="00A01D79" w:rsidP="0043278E">
      <w:pPr>
        <w:pStyle w:val="Heading1"/>
        <w:numPr>
          <w:ilvl w:val="0"/>
          <w:numId w:val="0"/>
        </w:numPr>
        <w:spacing w:before="0" w:after="0"/>
        <w:ind w:left="2127" w:right="2018"/>
        <w:jc w:val="center"/>
        <w:rPr>
          <w:sz w:val="36"/>
          <w:szCs w:val="36"/>
        </w:rPr>
      </w:pPr>
      <w:bookmarkStart w:id="2718" w:name="_Toc97791355"/>
      <w:bookmarkStart w:id="2719" w:name="_Toc178869392"/>
      <w:r w:rsidRPr="00B77A92">
        <w:t xml:space="preserve">Appendix </w:t>
      </w:r>
      <w:bookmarkStart w:id="2720" w:name="_Toc474485118"/>
      <w:bookmarkEnd w:id="2718"/>
      <w:r w:rsidR="0008713F" w:rsidRPr="00B77A92">
        <w:t>C-1</w:t>
      </w:r>
      <w:bookmarkStart w:id="2721" w:name="_Toc100303040"/>
      <w:bookmarkStart w:id="2722" w:name="_Toc95983110"/>
      <w:bookmarkStart w:id="2723" w:name="_Toc97791356"/>
      <w:r w:rsidR="000461EE" w:rsidRPr="00B77A92">
        <w:t xml:space="preserve"> </w:t>
      </w:r>
      <w:r w:rsidR="00846094" w:rsidRPr="00B77A92">
        <w:t>–</w:t>
      </w:r>
      <w:r w:rsidR="000461EE" w:rsidRPr="00B77A92">
        <w:t xml:space="preserve"> </w:t>
      </w:r>
      <w:bookmarkStart w:id="2724" w:name="_Toc100303041"/>
      <w:bookmarkEnd w:id="2721"/>
      <w:r w:rsidR="00D538AB" w:rsidRPr="00B77A92">
        <w:rPr>
          <w:szCs w:val="24"/>
        </w:rPr>
        <w:t xml:space="preserve">Appendix C-1 </w:t>
      </w:r>
      <w:bookmarkEnd w:id="2720"/>
      <w:bookmarkEnd w:id="2722"/>
      <w:bookmarkEnd w:id="2723"/>
      <w:bookmarkEnd w:id="2724"/>
      <w:r w:rsidR="00846094" w:rsidRPr="00B77A92">
        <w:t>Manual</w:t>
      </w:r>
      <w:ins w:id="2725" w:author="jon pritchard" w:date="2024-11-27T16:43:00Z" w16du:dateUtc="2024-11-27T15:43:00Z">
        <w:r w:rsidR="00802BDD">
          <w:t xml:space="preserve"> Updates</w:t>
        </w:r>
      </w:ins>
      <w:del w:id="2726" w:author="jon pritchard" w:date="2024-11-27T16:43:00Z" w16du:dateUtc="2024-11-27T15:43:00Z">
        <w:r w:rsidR="00846094" w:rsidRPr="00B77A92" w:rsidDel="00802BDD">
          <w:delText xml:space="preserve"> Editing and</w:delText>
        </w:r>
        <w:r w:rsidR="006B1479" w:rsidRPr="00B77A92" w:rsidDel="00802BDD">
          <w:delText>/or</w:delText>
        </w:r>
        <w:r w:rsidR="00846094" w:rsidRPr="00B77A92" w:rsidDel="00802BDD">
          <w:delText xml:space="preserve"> Update</w:delText>
        </w:r>
        <w:r w:rsidR="006B1479" w:rsidRPr="00B77A92" w:rsidDel="00802BDD">
          <w:delText xml:space="preserve"> (?)</w:delText>
        </w:r>
      </w:del>
      <w:bookmarkEnd w:id="2719"/>
    </w:p>
    <w:bookmarkEnd w:id="2716"/>
    <w:bookmarkEnd w:id="2717"/>
    <w:p w14:paraId="0387F1F5" w14:textId="6253C274" w:rsidR="00486E87" w:rsidRPr="00B77A92" w:rsidRDefault="007B250C" w:rsidP="004E61EE">
      <w:pPr>
        <w:spacing w:line="240" w:lineRule="auto"/>
      </w:pPr>
      <w:r>
        <w:tab/>
      </w:r>
    </w:p>
    <w:p w14:paraId="7F18C959" w14:textId="5C31C1DF" w:rsidR="00747A03" w:rsidRPr="00B77A92" w:rsidRDefault="00846094" w:rsidP="00846094">
      <w:pPr>
        <w:pStyle w:val="Heading1"/>
        <w:numPr>
          <w:ilvl w:val="0"/>
          <w:numId w:val="104"/>
        </w:numPr>
      </w:pPr>
      <w:bookmarkStart w:id="2727" w:name="_Toc178869393"/>
      <w:r w:rsidRPr="00B77A92">
        <w:t>Introduction</w:t>
      </w:r>
      <w:bookmarkEnd w:id="2727"/>
    </w:p>
    <w:p w14:paraId="2CA76D4C" w14:textId="361E50AC" w:rsidR="00B912FF" w:rsidRPr="00B77A92" w:rsidRDefault="00B912FF" w:rsidP="00873FD0">
      <w:commentRangeStart w:id="2728"/>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873FD0">
      <w:r w:rsidRPr="00B77A92">
        <w:t>Indications and alerts should be triggered as for all official ENC data.</w:t>
      </w:r>
      <w:commentRangeEnd w:id="2728"/>
      <w:r w:rsidRPr="00B812CA">
        <w:rPr>
          <w:rStyle w:val="CommentReference"/>
          <w:lang w:val="en-GB"/>
        </w:rPr>
        <w:commentReference w:id="2728"/>
      </w:r>
    </w:p>
    <w:p w14:paraId="1B4808F6" w14:textId="77777777" w:rsidR="00D8238C" w:rsidRPr="00B77A92" w:rsidRDefault="00846094" w:rsidP="000600E5">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0412DBC4" w14:textId="74FE7D10" w:rsidR="00D8238C" w:rsidRDefault="00D8238C" w:rsidP="00846094">
      <w:r w:rsidRPr="00B77A92">
        <w:t>A description of the supplied symbols is provided in this Appendix.</w:t>
      </w:r>
    </w:p>
    <w:p w14:paraId="488C50B5" w14:textId="77777777" w:rsidR="0045426C" w:rsidRDefault="0045426C" w:rsidP="00846094"/>
    <w:tbl>
      <w:tblPr>
        <w:tblStyle w:val="TableGrid"/>
        <w:tblW w:w="0" w:type="auto"/>
        <w:tblLook w:val="04A0" w:firstRow="1" w:lastRow="0" w:firstColumn="1" w:lastColumn="0" w:noHBand="0" w:noVBand="1"/>
      </w:tblPr>
      <w:tblGrid>
        <w:gridCol w:w="4509"/>
        <w:gridCol w:w="4587"/>
      </w:tblGrid>
      <w:tr w:rsidR="0045426C" w14:paraId="60EB0E43" w14:textId="77777777" w:rsidTr="0045426C">
        <w:tc>
          <w:tcPr>
            <w:tcW w:w="4661" w:type="dxa"/>
          </w:tcPr>
          <w:p w14:paraId="25BE308E" w14:textId="3A03AE54" w:rsidR="0045426C" w:rsidRDefault="0045426C" w:rsidP="00846094">
            <w:r w:rsidRPr="0045426C">
              <w:t>Depth</w:t>
            </w:r>
          </w:p>
        </w:tc>
        <w:tc>
          <w:tcPr>
            <w:tcW w:w="4661" w:type="dxa"/>
          </w:tcPr>
          <w:p w14:paraId="0C59825E" w14:textId="0FB0EF4D" w:rsidR="0045426C" w:rsidRDefault="0045426C"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2"/>
                          <a:srcRect l="19770" r="11149" b="75342"/>
                          <a:stretch/>
                        </pic:blipFill>
                        <pic:spPr>
                          <a:xfrm>
                            <a:off x="0" y="0"/>
                            <a:ext cx="1759463" cy="430271"/>
                          </a:xfrm>
                          <a:prstGeom prst="rect">
                            <a:avLst/>
                          </a:prstGeom>
                        </pic:spPr>
                      </pic:pic>
                    </a:graphicData>
                  </a:graphic>
                </wp:inline>
              </w:drawing>
            </w:r>
          </w:p>
        </w:tc>
      </w:tr>
      <w:tr w:rsidR="0045426C" w14:paraId="26CDCA85" w14:textId="77777777" w:rsidTr="0045426C">
        <w:tc>
          <w:tcPr>
            <w:tcW w:w="4661" w:type="dxa"/>
          </w:tcPr>
          <w:p w14:paraId="348F106F" w14:textId="7809259E" w:rsidR="0045426C" w:rsidRDefault="0045426C" w:rsidP="00846094">
            <w:r w:rsidRPr="0045426C">
              <w:t>Underwater</w:t>
            </w:r>
          </w:p>
        </w:tc>
        <w:tc>
          <w:tcPr>
            <w:tcW w:w="4661" w:type="dxa"/>
          </w:tcPr>
          <w:p w14:paraId="6F7641F8" w14:textId="7D7CC9D4" w:rsidR="0045426C" w:rsidRDefault="0045426C"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3"/>
                          <a:srcRect l="10575" t="21084" r="44958" b="43236"/>
                          <a:stretch/>
                        </pic:blipFill>
                        <pic:spPr>
                          <a:xfrm>
                            <a:off x="0" y="0"/>
                            <a:ext cx="1421438" cy="370888"/>
                          </a:xfrm>
                          <a:prstGeom prst="rect">
                            <a:avLst/>
                          </a:prstGeom>
                        </pic:spPr>
                      </pic:pic>
                    </a:graphicData>
                  </a:graphic>
                </wp:inline>
              </w:drawing>
            </w:r>
          </w:p>
        </w:tc>
      </w:tr>
      <w:tr w:rsidR="0045426C" w14:paraId="19E7CC96" w14:textId="77777777" w:rsidTr="0045426C">
        <w:tc>
          <w:tcPr>
            <w:tcW w:w="4661" w:type="dxa"/>
          </w:tcPr>
          <w:p w14:paraId="3FDF1ADF" w14:textId="26DAD5E9" w:rsidR="0045426C" w:rsidRDefault="0045426C" w:rsidP="00846094">
            <w:r w:rsidRPr="0045426C">
              <w:t>Wreck</w:t>
            </w:r>
          </w:p>
        </w:tc>
        <w:tc>
          <w:tcPr>
            <w:tcW w:w="4661" w:type="dxa"/>
          </w:tcPr>
          <w:p w14:paraId="6D16AC95" w14:textId="023718FE" w:rsidR="0045426C" w:rsidRDefault="0045426C"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4"/>
                          <a:srcRect l="13432" t="25030" r="56922" b="51510"/>
                          <a:stretch/>
                        </pic:blipFill>
                        <pic:spPr>
                          <a:xfrm>
                            <a:off x="0" y="0"/>
                            <a:ext cx="810394" cy="286021"/>
                          </a:xfrm>
                          <a:prstGeom prst="rect">
                            <a:avLst/>
                          </a:prstGeom>
                        </pic:spPr>
                      </pic:pic>
                    </a:graphicData>
                  </a:graphic>
                </wp:inline>
              </w:drawing>
            </w:r>
          </w:p>
        </w:tc>
      </w:tr>
      <w:tr w:rsidR="0045426C" w14:paraId="6DE47503" w14:textId="77777777" w:rsidTr="0045426C">
        <w:tc>
          <w:tcPr>
            <w:tcW w:w="4661" w:type="dxa"/>
          </w:tcPr>
          <w:p w14:paraId="6CA06517" w14:textId="468635C4" w:rsidR="0045426C" w:rsidRDefault="0045426C" w:rsidP="00846094">
            <w:r w:rsidRPr="0045426C">
              <w:t>Obstruction</w:t>
            </w:r>
          </w:p>
        </w:tc>
        <w:tc>
          <w:tcPr>
            <w:tcW w:w="4661" w:type="dxa"/>
          </w:tcPr>
          <w:p w14:paraId="605311F3" w14:textId="0E0B67F3" w:rsidR="0045426C" w:rsidRDefault="0045426C"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5"/>
                          <a:srcRect l="20592" t="31281" r="43331" b="47361"/>
                          <a:stretch/>
                        </pic:blipFill>
                        <pic:spPr>
                          <a:xfrm>
                            <a:off x="0" y="0"/>
                            <a:ext cx="992406" cy="286021"/>
                          </a:xfrm>
                          <a:prstGeom prst="rect">
                            <a:avLst/>
                          </a:prstGeom>
                        </pic:spPr>
                      </pic:pic>
                    </a:graphicData>
                  </a:graphic>
                </wp:inline>
              </w:drawing>
            </w:r>
          </w:p>
        </w:tc>
      </w:tr>
      <w:tr w:rsidR="0045426C" w14:paraId="4342EB8C" w14:textId="77777777" w:rsidTr="0045426C">
        <w:tc>
          <w:tcPr>
            <w:tcW w:w="4661" w:type="dxa"/>
          </w:tcPr>
          <w:p w14:paraId="7069D6D8" w14:textId="6CB82E5C" w:rsidR="0045426C" w:rsidRDefault="0045426C" w:rsidP="00846094">
            <w:r w:rsidRPr="0045426C">
              <w:t>Beacon</w:t>
            </w:r>
          </w:p>
        </w:tc>
        <w:tc>
          <w:tcPr>
            <w:tcW w:w="4661" w:type="dxa"/>
          </w:tcPr>
          <w:p w14:paraId="276405E5" w14:textId="190210FB" w:rsidR="0045426C" w:rsidRDefault="0045426C"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6"/>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5426C" w14:paraId="40657B39" w14:textId="77777777" w:rsidTr="0045426C">
        <w:tc>
          <w:tcPr>
            <w:tcW w:w="4661" w:type="dxa"/>
          </w:tcPr>
          <w:p w14:paraId="79532D07" w14:textId="24462CB6" w:rsidR="0045426C" w:rsidRDefault="0045426C" w:rsidP="00846094">
            <w:r w:rsidRPr="0045426C">
              <w:t>Buoy</w:t>
            </w:r>
          </w:p>
        </w:tc>
        <w:tc>
          <w:tcPr>
            <w:tcW w:w="4661" w:type="dxa"/>
          </w:tcPr>
          <w:p w14:paraId="06F35737" w14:textId="6067FBC5" w:rsidR="0045426C" w:rsidRDefault="0045426C"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37"/>
                          <a:srcRect l="14144" t="28709" r="54951" b="35799"/>
                          <a:stretch/>
                        </pic:blipFill>
                        <pic:spPr>
                          <a:xfrm>
                            <a:off x="0" y="0"/>
                            <a:ext cx="845062" cy="529416"/>
                          </a:xfrm>
                          <a:prstGeom prst="rect">
                            <a:avLst/>
                          </a:prstGeom>
                        </pic:spPr>
                      </pic:pic>
                    </a:graphicData>
                  </a:graphic>
                </wp:inline>
              </w:drawing>
            </w:r>
          </w:p>
        </w:tc>
      </w:tr>
      <w:tr w:rsidR="0045426C" w14:paraId="37C35340" w14:textId="77777777" w:rsidTr="0045426C">
        <w:tc>
          <w:tcPr>
            <w:tcW w:w="4661" w:type="dxa"/>
          </w:tcPr>
          <w:p w14:paraId="103513ED" w14:textId="7BDC3024" w:rsidR="0045426C" w:rsidRDefault="0045426C" w:rsidP="00846094">
            <w:r>
              <w:t>Caution (Vicinity)</w:t>
            </w:r>
          </w:p>
        </w:tc>
        <w:tc>
          <w:tcPr>
            <w:tcW w:w="4661" w:type="dxa"/>
          </w:tcPr>
          <w:p w14:paraId="5F4A12E2" w14:textId="3666AAA2" w:rsidR="0045426C" w:rsidRDefault="0045426C"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38"/>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39"/>
                          <a:srcRect r="34887" b="8855"/>
                          <a:stretch/>
                        </pic:blipFill>
                        <pic:spPr>
                          <a:xfrm>
                            <a:off x="0" y="0"/>
                            <a:ext cx="1190508" cy="728887"/>
                          </a:xfrm>
                          <a:prstGeom prst="rect">
                            <a:avLst/>
                          </a:prstGeom>
                        </pic:spPr>
                      </pic:pic>
                    </a:graphicData>
                  </a:graphic>
                </wp:inline>
              </w:drawing>
            </w:r>
          </w:p>
        </w:tc>
      </w:tr>
      <w:tr w:rsidR="0045426C" w14:paraId="18012C26" w14:textId="77777777" w:rsidTr="0045426C">
        <w:tc>
          <w:tcPr>
            <w:tcW w:w="4661" w:type="dxa"/>
          </w:tcPr>
          <w:p w14:paraId="5B5D8E59" w14:textId="264697B8" w:rsidR="0045426C" w:rsidRDefault="0045426C" w:rsidP="00846094">
            <w:r>
              <w:t>Caution (Object Missing)</w:t>
            </w:r>
          </w:p>
        </w:tc>
        <w:tc>
          <w:tcPr>
            <w:tcW w:w="4661" w:type="dxa"/>
          </w:tcPr>
          <w:p w14:paraId="2F2ACCD7" w14:textId="00D74154" w:rsidR="0045426C" w:rsidRDefault="0045426C"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0"/>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77777777" w:rsidR="0045426C" w:rsidRDefault="0045426C" w:rsidP="00846094"/>
    <w:tbl>
      <w:tblPr>
        <w:tblStyle w:val="TableGrid"/>
        <w:tblW w:w="0" w:type="auto"/>
        <w:tblLook w:val="04A0" w:firstRow="1" w:lastRow="0" w:firstColumn="1" w:lastColumn="0" w:noHBand="0" w:noVBand="1"/>
      </w:tblPr>
      <w:tblGrid>
        <w:gridCol w:w="3948"/>
        <w:gridCol w:w="5148"/>
      </w:tblGrid>
      <w:tr w:rsidR="0045426C" w:rsidRPr="0045426C" w14:paraId="39ECE61C" w14:textId="77777777" w:rsidTr="0045426C">
        <w:tc>
          <w:tcPr>
            <w:tcW w:w="4174" w:type="dxa"/>
          </w:tcPr>
          <w:p w14:paraId="65DCA25F" w14:textId="019E24F6" w:rsidR="0045426C" w:rsidRDefault="0045426C" w:rsidP="00886E56">
            <w:r>
              <w:t>Danger</w:t>
            </w:r>
          </w:p>
        </w:tc>
        <w:tc>
          <w:tcPr>
            <w:tcW w:w="5148" w:type="dxa"/>
          </w:tcPr>
          <w:p w14:paraId="5C4E10F1" w14:textId="77777777" w:rsidR="0045426C" w:rsidRPr="0045426C" w:rsidRDefault="0045426C" w:rsidP="00886E56">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1"/>
                          <a:stretch>
                            <a:fillRect/>
                          </a:stretch>
                        </pic:blipFill>
                        <pic:spPr>
                          <a:xfrm>
                            <a:off x="0" y="0"/>
                            <a:ext cx="2109353" cy="1697287"/>
                          </a:xfrm>
                          <a:prstGeom prst="rect">
                            <a:avLst/>
                          </a:prstGeom>
                        </pic:spPr>
                      </pic:pic>
                    </a:graphicData>
                  </a:graphic>
                </wp:inline>
              </w:drawing>
            </w:r>
          </w:p>
        </w:tc>
      </w:tr>
      <w:tr w:rsidR="0045426C" w:rsidRPr="0045426C" w14:paraId="4337B3B0" w14:textId="77777777" w:rsidTr="0045426C">
        <w:tc>
          <w:tcPr>
            <w:tcW w:w="4174" w:type="dxa"/>
          </w:tcPr>
          <w:p w14:paraId="5044A3FA" w14:textId="05480406" w:rsidR="0045426C" w:rsidRDefault="0045426C" w:rsidP="00886E56">
            <w:r>
              <w:t>Cable</w:t>
            </w:r>
          </w:p>
        </w:tc>
        <w:tc>
          <w:tcPr>
            <w:tcW w:w="5148" w:type="dxa"/>
          </w:tcPr>
          <w:p w14:paraId="17759105" w14:textId="09CAE66B" w:rsidR="0045426C" w:rsidRDefault="0045426C" w:rsidP="0045426C">
            <w:pPr>
              <w:tabs>
                <w:tab w:val="left" w:pos="1240"/>
              </w:tabs>
            </w:pPr>
          </w:p>
          <w:p w14:paraId="541552AB" w14:textId="70FFA57E" w:rsidR="0045426C" w:rsidRDefault="0045426C"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2"/>
                          <a:stretch>
                            <a:fillRect/>
                          </a:stretch>
                        </pic:blipFill>
                        <pic:spPr>
                          <a:xfrm>
                            <a:off x="0" y="0"/>
                            <a:ext cx="3032760" cy="1097915"/>
                          </a:xfrm>
                          <a:prstGeom prst="rect">
                            <a:avLst/>
                          </a:prstGeom>
                        </pic:spPr>
                      </pic:pic>
                    </a:graphicData>
                  </a:graphic>
                </wp:inline>
              </w:drawing>
            </w:r>
          </w:p>
          <w:p w14:paraId="1F015F30" w14:textId="77777777" w:rsidR="0045426C" w:rsidRDefault="0045426C" w:rsidP="0045426C">
            <w:pPr>
              <w:tabs>
                <w:tab w:val="left" w:pos="1240"/>
              </w:tabs>
            </w:pPr>
          </w:p>
          <w:p w14:paraId="7453858F" w14:textId="5D93C535" w:rsidR="0045426C" w:rsidRPr="0045426C" w:rsidRDefault="0045426C" w:rsidP="0045426C">
            <w:pPr>
              <w:tabs>
                <w:tab w:val="left" w:pos="1240"/>
              </w:tabs>
            </w:pPr>
          </w:p>
        </w:tc>
      </w:tr>
      <w:tr w:rsidR="0045426C" w:rsidRPr="0045426C" w14:paraId="78B0541E" w14:textId="77777777" w:rsidTr="0045426C">
        <w:tc>
          <w:tcPr>
            <w:tcW w:w="4174" w:type="dxa"/>
          </w:tcPr>
          <w:p w14:paraId="4AF540C7" w14:textId="2B15B898" w:rsidR="0045426C" w:rsidRDefault="0045426C" w:rsidP="00886E56">
            <w:r>
              <w:t>Other</w:t>
            </w:r>
          </w:p>
        </w:tc>
        <w:tc>
          <w:tcPr>
            <w:tcW w:w="5148" w:type="dxa"/>
          </w:tcPr>
          <w:p w14:paraId="4E05DFAA" w14:textId="77777777" w:rsidR="0045426C" w:rsidRDefault="0045426C" w:rsidP="00886E56"/>
          <w:p w14:paraId="233C0AC3" w14:textId="2FFC16F7" w:rsidR="0045426C" w:rsidRDefault="0045426C" w:rsidP="00886E56">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3"/>
                          <a:stretch>
                            <a:fillRect/>
                          </a:stretch>
                        </pic:blipFill>
                        <pic:spPr>
                          <a:xfrm>
                            <a:off x="0" y="0"/>
                            <a:ext cx="3131820" cy="671195"/>
                          </a:xfrm>
                          <a:prstGeom prst="rect">
                            <a:avLst/>
                          </a:prstGeom>
                        </pic:spPr>
                      </pic:pic>
                    </a:graphicData>
                  </a:graphic>
                </wp:inline>
              </w:drawing>
            </w:r>
          </w:p>
          <w:p w14:paraId="3DC2E3F7" w14:textId="77777777" w:rsidR="0045426C" w:rsidRPr="0045426C" w:rsidRDefault="0045426C" w:rsidP="0045426C">
            <w:pPr>
              <w:keepNext/>
            </w:pPr>
          </w:p>
        </w:tc>
      </w:tr>
    </w:tbl>
    <w:p w14:paraId="5FCF743D" w14:textId="0A7702CD"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tbl>
      <w:tblPr>
        <w:tblStyle w:val="TableGrid"/>
        <w:tblW w:w="0" w:type="auto"/>
        <w:tblLook w:val="04A0" w:firstRow="1" w:lastRow="0" w:firstColumn="1" w:lastColumn="0" w:noHBand="0" w:noVBand="1"/>
      </w:tblPr>
      <w:tblGrid>
        <w:gridCol w:w="4140"/>
        <w:gridCol w:w="4956"/>
      </w:tblGrid>
      <w:tr w:rsidR="0045426C" w14:paraId="069BE569" w14:textId="77777777" w:rsidTr="0045426C">
        <w:tc>
          <w:tcPr>
            <w:tcW w:w="4661" w:type="dxa"/>
          </w:tcPr>
          <w:p w14:paraId="6B89A386" w14:textId="6A054DA6" w:rsidR="0045426C" w:rsidRDefault="0045426C" w:rsidP="00846094">
            <w:r>
              <w:t>Restricted</w:t>
            </w:r>
          </w:p>
        </w:tc>
        <w:tc>
          <w:tcPr>
            <w:tcW w:w="4661" w:type="dxa"/>
          </w:tcPr>
          <w:p w14:paraId="1A533EC6" w14:textId="7023E3ED" w:rsidR="0045426C" w:rsidRDefault="0045426C" w:rsidP="00846094">
            <w:r w:rsidRPr="0045426C">
              <w:rPr>
                <w:noProof/>
              </w:rPr>
              <w:drawing>
                <wp:inline distT="0" distB="0" distL="0" distR="0" wp14:anchorId="2BEBE247" wp14:editId="135475EB">
                  <wp:extent cx="3004185" cy="1966595"/>
                  <wp:effectExtent l="0" t="0" r="5715"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4"/>
                          <a:stretch>
                            <a:fillRect/>
                          </a:stretch>
                        </pic:blipFill>
                        <pic:spPr>
                          <a:xfrm>
                            <a:off x="0" y="0"/>
                            <a:ext cx="3004185" cy="1966595"/>
                          </a:xfrm>
                          <a:prstGeom prst="rect">
                            <a:avLst/>
                          </a:prstGeom>
                        </pic:spPr>
                      </pic:pic>
                    </a:graphicData>
                  </a:graphic>
                </wp:inline>
              </w:drawing>
            </w:r>
          </w:p>
        </w:tc>
      </w:tr>
      <w:tr w:rsidR="0045426C" w14:paraId="3729F6A2" w14:textId="77777777" w:rsidTr="0045426C">
        <w:tc>
          <w:tcPr>
            <w:tcW w:w="4661" w:type="dxa"/>
          </w:tcPr>
          <w:p w14:paraId="25BC9874" w14:textId="7C6F1A30" w:rsidR="0045426C" w:rsidRDefault="0045426C" w:rsidP="00846094">
            <w:r>
              <w:t>Caution</w:t>
            </w:r>
          </w:p>
        </w:tc>
        <w:tc>
          <w:tcPr>
            <w:tcW w:w="4661" w:type="dxa"/>
          </w:tcPr>
          <w:p w14:paraId="4F317388" w14:textId="4FEC1200" w:rsidR="0045426C" w:rsidRDefault="0045426C"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5"/>
                          <a:stretch>
                            <a:fillRect/>
                          </a:stretch>
                        </pic:blipFill>
                        <pic:spPr>
                          <a:xfrm>
                            <a:off x="0" y="0"/>
                            <a:ext cx="2564593" cy="1245706"/>
                          </a:xfrm>
                          <a:prstGeom prst="rect">
                            <a:avLst/>
                          </a:prstGeom>
                        </pic:spPr>
                      </pic:pic>
                    </a:graphicData>
                  </a:graphic>
                </wp:inline>
              </w:drawing>
            </w:r>
          </w:p>
        </w:tc>
      </w:tr>
      <w:tr w:rsidR="0045426C" w14:paraId="0A78EF68" w14:textId="77777777" w:rsidTr="0045426C">
        <w:tc>
          <w:tcPr>
            <w:tcW w:w="4661" w:type="dxa"/>
          </w:tcPr>
          <w:p w14:paraId="5FE7709A" w14:textId="62DD749A" w:rsidR="0045426C" w:rsidRDefault="0045426C" w:rsidP="00846094">
            <w:r>
              <w:t>Other</w:t>
            </w:r>
          </w:p>
        </w:tc>
        <w:tc>
          <w:tcPr>
            <w:tcW w:w="4661" w:type="dxa"/>
          </w:tcPr>
          <w:p w14:paraId="4CD7B649" w14:textId="2AE1E37A" w:rsidR="0045426C" w:rsidRDefault="0045426C"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6"/>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16ADC43D" w14:textId="52CFCEA7" w:rsidR="00D8238C" w:rsidRPr="00B77A92" w:rsidRDefault="0045426C" w:rsidP="00846094">
      <w:r>
        <w:t>To Be Added</w:t>
      </w:r>
    </w:p>
    <w:p w14:paraId="3ADD21BA" w14:textId="0E15ACF3" w:rsidR="00D8238C" w:rsidRPr="00B77A92" w:rsidRDefault="00D8238C" w:rsidP="0043278E">
      <w:pPr>
        <w:pStyle w:val="ListParagraph"/>
        <w:numPr>
          <w:ilvl w:val="0"/>
          <w:numId w:val="112"/>
        </w:numPr>
      </w:pPr>
      <w:r w:rsidRPr="00B77A92">
        <w:t>Description of feature model</w:t>
      </w:r>
      <w:r w:rsidR="0045426C">
        <w:t xml:space="preserve"> and expected encoding</w:t>
      </w:r>
    </w:p>
    <w:p w14:paraId="2B73D3D4" w14:textId="7098939B" w:rsidR="00D8238C" w:rsidRPr="00B77A92" w:rsidRDefault="00D8238C" w:rsidP="0043278E">
      <w:pPr>
        <w:pStyle w:val="ListParagraph"/>
        <w:numPr>
          <w:ilvl w:val="0"/>
          <w:numId w:val="112"/>
        </w:numPr>
      </w:pPr>
      <w:r w:rsidRPr="00B77A92">
        <w:t>Chart 1 style image of the symbols.</w:t>
      </w:r>
    </w:p>
    <w:p w14:paraId="3DF7385C" w14:textId="730AD1A4" w:rsidR="00D8238C" w:rsidRPr="00B77A92" w:rsidRDefault="0045426C" w:rsidP="00D8238C">
      <w:pPr>
        <w:pStyle w:val="ListParagraph"/>
        <w:numPr>
          <w:ilvl w:val="0"/>
          <w:numId w:val="112"/>
        </w:numPr>
      </w:pPr>
      <w:r>
        <w:t>G</w:t>
      </w:r>
      <w:r w:rsidR="00D8238C" w:rsidRPr="00B77A92">
        <w:t xml:space="preserve">uidance on </w:t>
      </w:r>
      <w:r>
        <w:t>implementation.</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Pr="00B812CA" w:rsidRDefault="00A01D79"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9DAE0A1" w:rsidR="000600E5" w:rsidRPr="00B812CA" w:rsidRDefault="000600E5">
      <w:pPr>
        <w:pStyle w:val="Heading1"/>
        <w:rPr>
          <w:highlight w:val="yellow"/>
        </w:rPr>
        <w:pPrChange w:id="2729" w:author="jon pritchard" w:date="2024-11-27T16:44:00Z" w16du:dateUtc="2024-11-27T15:44:00Z">
          <w:pPr>
            <w:pStyle w:val="Heading1"/>
            <w:numPr>
              <w:numId w:val="0"/>
            </w:numPr>
            <w:spacing w:before="0" w:after="0"/>
            <w:ind w:left="2127" w:right="2160" w:firstLine="0"/>
            <w:jc w:val="center"/>
          </w:pPr>
        </w:pPrChange>
      </w:pPr>
      <w:bookmarkStart w:id="2730" w:name="_Toc178869394"/>
      <w:commentRangeStart w:id="2731"/>
      <w:commentRangeStart w:id="2732"/>
      <w:r w:rsidRPr="00B77A92">
        <w:rPr>
          <w:highlight w:val="yellow"/>
        </w:rPr>
        <w:t>Appendix</w:t>
      </w:r>
      <w:commentRangeEnd w:id="2731"/>
      <w:r w:rsidR="0083266A" w:rsidRPr="00B812CA">
        <w:rPr>
          <w:rStyle w:val="CommentReference"/>
          <w:rFonts w:eastAsia="MS Mincho"/>
          <w:b w:val="0"/>
          <w:bCs w:val="0"/>
          <w:lang w:val="en-GB"/>
        </w:rPr>
        <w:commentReference w:id="2731"/>
      </w:r>
      <w:commentRangeEnd w:id="2732"/>
      <w:r w:rsidR="00A954C0" w:rsidRPr="00B812CA">
        <w:rPr>
          <w:rStyle w:val="CommentReference"/>
          <w:rFonts w:eastAsia="MS Mincho"/>
          <w:b w:val="0"/>
          <w:bCs w:val="0"/>
          <w:lang w:val="en-GB"/>
        </w:rPr>
        <w:commentReference w:id="2732"/>
      </w:r>
      <w:ins w:id="2733" w:author="jon pritchard" w:date="2024-11-27T16:45:00Z" w16du:dateUtc="2024-11-27T15:45:00Z">
        <w:r w:rsidR="00802BDD">
          <w:rPr>
            <w:highlight w:val="yellow"/>
          </w:rPr>
          <w:t xml:space="preserve"> </w:t>
        </w:r>
      </w:ins>
      <w:del w:id="2734" w:author="jon pritchard" w:date="2024-11-27T16:45:00Z" w16du:dateUtc="2024-11-27T15:45:00Z">
        <w:r w:rsidRPr="00B812CA" w:rsidDel="00802BDD">
          <w:rPr>
            <w:highlight w:val="yellow"/>
          </w:rPr>
          <w:delText xml:space="preserve"> C</w:delText>
        </w:r>
      </w:del>
      <w:del w:id="2735" w:author="jon pritchard" w:date="2024-11-27T16:44:00Z" w16du:dateUtc="2024-11-27T15:44:00Z">
        <w:r w:rsidRPr="00B812CA" w:rsidDel="00802BDD">
          <w:rPr>
            <w:highlight w:val="yellow"/>
          </w:rPr>
          <w:delText>-2</w:delText>
        </w:r>
        <w:bookmarkStart w:id="2736" w:name="_Toc100303044"/>
        <w:r w:rsidR="000461EE" w:rsidRPr="00B812CA" w:rsidDel="00802BDD">
          <w:rPr>
            <w:highlight w:val="yellow"/>
          </w:rPr>
          <w:delText xml:space="preserve"> - </w:delText>
        </w:r>
      </w:del>
      <w:r w:rsidRPr="00B812CA">
        <w:rPr>
          <w:highlight w:val="yellow"/>
        </w:rPr>
        <w:t>S-100 Data Import Error Codes and Explanations</w:t>
      </w:r>
      <w:bookmarkEnd w:id="2730"/>
      <w:bookmarkEnd w:id="2736"/>
    </w:p>
    <w:p w14:paraId="7BFA1FC9" w14:textId="0FD0EBC9" w:rsidR="00DF5B84" w:rsidRPr="00B77A92" w:rsidRDefault="00CC4796">
      <w:pPr>
        <w:pStyle w:val="Heading2"/>
        <w:pPrChange w:id="2737" w:author="jon pritchard" w:date="2024-11-27T23:20:00Z" w16du:dateUtc="2024-11-27T22:20:00Z">
          <w:pPr>
            <w:spacing w:after="120" w:line="240" w:lineRule="auto"/>
          </w:pPr>
        </w:pPrChange>
      </w:pPr>
      <w:ins w:id="2738" w:author="jon pritchard" w:date="2024-11-27T23:20:00Z" w16du:dateUtc="2024-11-27T22:20:00Z">
        <w:r>
          <w:t>Introduction.</w:t>
        </w:r>
      </w:ins>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ins w:id="2739" w:author="jon pritchard" w:date="2024-11-27T23:21:00Z" w16du:dateUtc="2024-11-27T22:21:00Z"/>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ins w:id="2740" w:author="jon pritchard" w:date="2024-11-27T23:21:00Z" w16du:dateUtc="2024-11-27T22:21:00Z">
        <w:r>
          <w:rPr>
            <w:rFonts w:eastAsia="Times New Roman" w:cs="Arial"/>
          </w:rPr>
          <w:t>Standardised error codes must be used to communicate problems with import of datasets, data support files and catalogues into the ECDIS.</w:t>
        </w:r>
      </w:ins>
      <w:ins w:id="2741" w:author="jon pritchard" w:date="2024-11-27T23:22:00Z" w16du:dateUtc="2024-11-27T22:22:00Z">
        <w:r>
          <w:rPr>
            <w:rFonts w:eastAsia="Times New Roman" w:cs="Arial"/>
          </w:rPr>
          <w:t xml:space="preserve"> These are defined in the following table.</w:t>
        </w:r>
      </w:ins>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Change w:id="2742" w:author="jon pritchard" w:date="2024-11-27T23:21:00Z" w16du:dateUtc="2024-11-27T22:21:00Z">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PrChange>
      </w:tblPr>
      <w:tblGrid>
        <w:gridCol w:w="1200"/>
        <w:gridCol w:w="7759"/>
        <w:tblGridChange w:id="2743">
          <w:tblGrid>
            <w:gridCol w:w="1200"/>
            <w:gridCol w:w="7759"/>
            <w:gridCol w:w="1247"/>
          </w:tblGrid>
        </w:tblGridChange>
      </w:tblGrid>
      <w:tr w:rsidR="00647AF8" w:rsidRPr="00B77A92" w14:paraId="50092190" w14:textId="77777777" w:rsidTr="00CC4796">
        <w:trPr>
          <w:trHeight w:val="329"/>
          <w:trPrChange w:id="2744" w:author="jon pritchard" w:date="2024-11-27T23:21:00Z" w16du:dateUtc="2024-11-27T22:21:00Z">
            <w:trPr>
              <w:trHeight w:val="329"/>
            </w:trPr>
          </w:trPrChange>
        </w:trPr>
        <w:tc>
          <w:tcPr>
            <w:tcW w:w="1200" w:type="dxa"/>
            <w:shd w:val="clear" w:color="auto" w:fill="D9D9D9" w:themeFill="background1" w:themeFillShade="D9"/>
            <w:vAlign w:val="center"/>
            <w:tcPrChange w:id="2745" w:author="jon pritchard" w:date="2024-11-27T23:21:00Z" w16du:dateUtc="2024-11-27T22:21:00Z">
              <w:tcPr>
                <w:tcW w:w="1200" w:type="dxa"/>
                <w:shd w:val="clear" w:color="auto" w:fill="D9D9D9" w:themeFill="background1" w:themeFillShade="D9"/>
                <w:vAlign w:val="center"/>
              </w:tcPr>
            </w:tcPrChange>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Change w:id="2746" w:author="jon pritchard" w:date="2024-11-27T23:21:00Z" w16du:dateUtc="2024-11-27T22:21:00Z">
              <w:tcPr>
                <w:tcW w:w="9006" w:type="dxa"/>
                <w:gridSpan w:val="2"/>
                <w:shd w:val="clear" w:color="auto" w:fill="D9D9D9" w:themeFill="background1" w:themeFillShade="D9"/>
                <w:vAlign w:val="center"/>
              </w:tcPr>
            </w:tcPrChange>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CC4796">
        <w:tc>
          <w:tcPr>
            <w:tcW w:w="1200" w:type="dxa"/>
            <w:vAlign w:val="center"/>
            <w:tcPrChange w:id="2747" w:author="jon pritchard" w:date="2024-11-27T23:21:00Z" w16du:dateUtc="2024-11-27T22:21:00Z">
              <w:tcPr>
                <w:tcW w:w="1200" w:type="dxa"/>
                <w:vAlign w:val="center"/>
              </w:tcPr>
            </w:tcPrChange>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Change w:id="2748" w:author="jon pritchard" w:date="2024-11-27T23:21:00Z" w16du:dateUtc="2024-11-27T22:21:00Z">
              <w:tcPr>
                <w:tcW w:w="9006" w:type="dxa"/>
                <w:gridSpan w:val="2"/>
                <w:vAlign w:val="center"/>
              </w:tcPr>
            </w:tcPrChange>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CC4796">
        <w:tc>
          <w:tcPr>
            <w:tcW w:w="1200" w:type="dxa"/>
            <w:vAlign w:val="center"/>
            <w:tcPrChange w:id="2749" w:author="jon pritchard" w:date="2024-11-27T23:21:00Z" w16du:dateUtc="2024-11-27T22:21:00Z">
              <w:tcPr>
                <w:tcW w:w="1200" w:type="dxa"/>
                <w:vAlign w:val="center"/>
              </w:tcPr>
            </w:tcPrChange>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Change w:id="2750" w:author="jon pritchard" w:date="2024-11-27T23:21:00Z" w16du:dateUtc="2024-11-27T22:21:00Z">
              <w:tcPr>
                <w:tcW w:w="9006" w:type="dxa"/>
                <w:gridSpan w:val="2"/>
                <w:vAlign w:val="center"/>
              </w:tcPr>
            </w:tcPrChange>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CC4796">
        <w:tc>
          <w:tcPr>
            <w:tcW w:w="1200" w:type="dxa"/>
            <w:vAlign w:val="center"/>
            <w:tcPrChange w:id="2751" w:author="jon pritchard" w:date="2024-11-27T23:21:00Z" w16du:dateUtc="2024-11-27T22:21:00Z">
              <w:tcPr>
                <w:tcW w:w="1200" w:type="dxa"/>
                <w:vAlign w:val="center"/>
              </w:tcPr>
            </w:tcPrChange>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Change w:id="2752" w:author="jon pritchard" w:date="2024-11-27T23:21:00Z" w16du:dateUtc="2024-11-27T22:21:00Z">
              <w:tcPr>
                <w:tcW w:w="9006" w:type="dxa"/>
                <w:gridSpan w:val="2"/>
                <w:vAlign w:val="center"/>
              </w:tcPr>
            </w:tcPrChange>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CC4796">
        <w:tc>
          <w:tcPr>
            <w:tcW w:w="1200" w:type="dxa"/>
            <w:vAlign w:val="center"/>
            <w:tcPrChange w:id="2753" w:author="jon pritchard" w:date="2024-11-27T23:21:00Z" w16du:dateUtc="2024-11-27T22:21:00Z">
              <w:tcPr>
                <w:tcW w:w="1200" w:type="dxa"/>
                <w:vAlign w:val="center"/>
              </w:tcPr>
            </w:tcPrChange>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Change w:id="2754" w:author="jon pritchard" w:date="2024-11-27T23:21:00Z" w16du:dateUtc="2024-11-27T22:21:00Z">
              <w:tcPr>
                <w:tcW w:w="9006" w:type="dxa"/>
                <w:gridSpan w:val="2"/>
                <w:vAlign w:val="center"/>
              </w:tcPr>
            </w:tcPrChange>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CC4796">
        <w:tc>
          <w:tcPr>
            <w:tcW w:w="1200" w:type="dxa"/>
            <w:vAlign w:val="center"/>
            <w:tcPrChange w:id="2755" w:author="jon pritchard" w:date="2024-11-27T23:21:00Z" w16du:dateUtc="2024-11-27T22:21:00Z">
              <w:tcPr>
                <w:tcW w:w="1200" w:type="dxa"/>
                <w:vAlign w:val="center"/>
              </w:tcPr>
            </w:tcPrChange>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Change w:id="2756" w:author="jon pritchard" w:date="2024-11-27T23:21:00Z" w16du:dateUtc="2024-11-27T22:21:00Z">
              <w:tcPr>
                <w:tcW w:w="9006" w:type="dxa"/>
                <w:gridSpan w:val="2"/>
                <w:vAlign w:val="center"/>
              </w:tcPr>
            </w:tcPrChange>
          </w:tcPr>
          <w:p w14:paraId="56E3679F" w14:textId="77777777" w:rsidR="00647AF8" w:rsidRPr="00953D68" w:rsidRDefault="00647AF8" w:rsidP="00637E6A">
            <w:pPr>
              <w:spacing w:before="60" w:after="60" w:line="240" w:lineRule="auto"/>
              <w:rPr>
                <w:rFonts w:eastAsia="Times New Roman" w:cs="Arial"/>
                <w:iCs/>
                <w:sz w:val="18"/>
                <w:szCs w:val="18"/>
                <w:rPrChange w:id="2757"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758" w:author="jonathan pritchard" w:date="2024-11-20T11:02:00Z" w16du:dateUtc="2024-11-20T11:02:00Z">
                  <w:rPr>
                    <w:rFonts w:eastAsia="Times New Roman" w:cs="Arial"/>
                    <w:i/>
                    <w:sz w:val="18"/>
                    <w:szCs w:val="18"/>
                  </w:rPr>
                </w:rPrChange>
              </w:rPr>
              <w:t>SA Digital Certificate (X509) file is not available. A valid certificate can be obtained from the IHO website or your data supplier</w:t>
            </w:r>
          </w:p>
        </w:tc>
      </w:tr>
      <w:tr w:rsidR="00647AF8" w:rsidRPr="00A527F0" w14:paraId="74A4D353" w14:textId="77777777" w:rsidTr="00CC4796">
        <w:tc>
          <w:tcPr>
            <w:tcW w:w="1200" w:type="dxa"/>
            <w:vAlign w:val="center"/>
            <w:tcPrChange w:id="2759" w:author="jon pritchard" w:date="2024-11-27T23:21:00Z" w16du:dateUtc="2024-11-27T22:21:00Z">
              <w:tcPr>
                <w:tcW w:w="1200" w:type="dxa"/>
                <w:vAlign w:val="center"/>
              </w:tcPr>
            </w:tcPrChange>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Change w:id="2760" w:author="jon pritchard" w:date="2024-11-27T23:21:00Z" w16du:dateUtc="2024-11-27T22:21:00Z">
              <w:tcPr>
                <w:tcW w:w="9006" w:type="dxa"/>
                <w:gridSpan w:val="2"/>
                <w:vAlign w:val="center"/>
              </w:tcPr>
            </w:tcPrChange>
          </w:tcPr>
          <w:p w14:paraId="133508F1" w14:textId="77777777" w:rsidR="00647AF8" w:rsidRPr="00953D68" w:rsidRDefault="00647AF8" w:rsidP="00637E6A">
            <w:pPr>
              <w:spacing w:before="60" w:after="60" w:line="240" w:lineRule="auto"/>
              <w:rPr>
                <w:rFonts w:eastAsia="Times New Roman" w:cs="Arial"/>
                <w:iCs/>
                <w:sz w:val="18"/>
                <w:szCs w:val="18"/>
                <w:rPrChange w:id="2761"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762" w:author="jonathan pritchard" w:date="2024-11-20T11:02:00Z" w16du:dateUtc="2024-11-20T11:02:00Z">
                  <w:rPr>
                    <w:rFonts w:eastAsia="Times New Roman" w:cs="Arial"/>
                    <w:i/>
                    <w:sz w:val="18"/>
                    <w:szCs w:val="18"/>
                  </w:rPr>
                </w:rPrChange>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CC4796">
        <w:tc>
          <w:tcPr>
            <w:tcW w:w="1200" w:type="dxa"/>
            <w:vAlign w:val="center"/>
            <w:tcPrChange w:id="2763" w:author="jon pritchard" w:date="2024-11-27T23:21:00Z" w16du:dateUtc="2024-11-27T22:21:00Z">
              <w:tcPr>
                <w:tcW w:w="1200" w:type="dxa"/>
                <w:vAlign w:val="center"/>
              </w:tcPr>
            </w:tcPrChange>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Change w:id="2764" w:author="jon pritchard" w:date="2024-11-27T23:21:00Z" w16du:dateUtc="2024-11-27T22:21:00Z">
              <w:tcPr>
                <w:tcW w:w="9006" w:type="dxa"/>
                <w:gridSpan w:val="2"/>
                <w:vAlign w:val="center"/>
              </w:tcPr>
            </w:tcPrChange>
          </w:tcPr>
          <w:p w14:paraId="69882E11" w14:textId="5220ED2A"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ins w:id="2765" w:author="jonathan pritchard" w:date="2024-11-21T10:40:00Z" w16du:dateUtc="2024-11-21T10:40:00Z">
              <w:r w:rsidR="00F20F26">
                <w:rPr>
                  <w:rFonts w:eastAsia="Times New Roman" w:cs="Arial"/>
                  <w:i/>
                  <w:sz w:val="18"/>
                  <w:szCs w:val="18"/>
                </w:rPr>
                <w:t xml:space="preserve">ata </w:t>
              </w:r>
            </w:ins>
            <w:r w:rsidRPr="00A527F0">
              <w:rPr>
                <w:rFonts w:eastAsia="Times New Roman" w:cs="Arial"/>
                <w:i/>
                <w:sz w:val="18"/>
                <w:szCs w:val="18"/>
              </w:rPr>
              <w:t>S</w:t>
            </w:r>
            <w:ins w:id="2766" w:author="jonathan pritchard" w:date="2024-11-21T10:40:00Z" w16du:dateUtc="2024-11-21T10:40:00Z">
              <w:r w:rsidR="00F20F26">
                <w:rPr>
                  <w:rFonts w:eastAsia="Times New Roman" w:cs="Arial"/>
                  <w:i/>
                  <w:sz w:val="18"/>
                  <w:szCs w:val="18"/>
                </w:rPr>
                <w:t>erver</w:t>
              </w:r>
            </w:ins>
            <w:r w:rsidRPr="00A527F0">
              <w:rPr>
                <w:rFonts w:eastAsia="Times New Roman" w:cs="Arial"/>
                <w:i/>
                <w:sz w:val="18"/>
                <w:szCs w:val="18"/>
              </w:rPr>
              <w:t xml:space="preserve"> Certificate file is missing. </w:t>
            </w:r>
            <w:r w:rsidRPr="00953D68">
              <w:rPr>
                <w:rFonts w:eastAsia="Times New Roman" w:cs="Arial"/>
                <w:i/>
                <w:sz w:val="18"/>
                <w:szCs w:val="18"/>
                <w:highlight w:val="yellow"/>
                <w:rPrChange w:id="2767" w:author="jonathan pritchard" w:date="2024-11-20T11:02:00Z" w16du:dateUtc="2024-11-20T11:02:00Z">
                  <w:rPr>
                    <w:rFonts w:eastAsia="Times New Roman" w:cs="Arial"/>
                    <w:i/>
                    <w:sz w:val="18"/>
                    <w:szCs w:val="18"/>
                  </w:rPr>
                </w:rPrChange>
              </w:rPr>
              <w:t xml:space="preserve">A valid certificate can be obtained from </w:t>
            </w:r>
            <w:del w:id="2768" w:author="jonathan pritchard" w:date="2024-11-21T10:40:00Z" w16du:dateUtc="2024-11-21T10:40:00Z">
              <w:r w:rsidRPr="00953D68" w:rsidDel="00F20F26">
                <w:rPr>
                  <w:rFonts w:eastAsia="Times New Roman" w:cs="Arial"/>
                  <w:i/>
                  <w:sz w:val="18"/>
                  <w:szCs w:val="18"/>
                  <w:highlight w:val="yellow"/>
                  <w:rPrChange w:id="2769" w:author="jonathan pritchard" w:date="2024-11-20T11:02:00Z" w16du:dateUtc="2024-11-20T11:02:00Z">
                    <w:rPr>
                      <w:rFonts w:eastAsia="Times New Roman" w:cs="Arial"/>
                      <w:i/>
                      <w:sz w:val="18"/>
                      <w:szCs w:val="18"/>
                    </w:rPr>
                  </w:rPrChange>
                </w:rPr>
                <w:delText xml:space="preserve">the IHO website or </w:delText>
              </w:r>
            </w:del>
            <w:r w:rsidRPr="00953D68">
              <w:rPr>
                <w:rFonts w:eastAsia="Times New Roman" w:cs="Arial"/>
                <w:i/>
                <w:sz w:val="18"/>
                <w:szCs w:val="18"/>
                <w:highlight w:val="yellow"/>
                <w:rPrChange w:id="2770" w:author="jonathan pritchard" w:date="2024-11-20T11:02:00Z" w16du:dateUtc="2024-11-20T11:02:00Z">
                  <w:rPr>
                    <w:rFonts w:eastAsia="Times New Roman" w:cs="Arial"/>
                    <w:i/>
                    <w:sz w:val="18"/>
                    <w:szCs w:val="18"/>
                  </w:rPr>
                </w:rPrChange>
              </w:rPr>
              <w:t>your data supplier</w:t>
            </w:r>
            <w:r w:rsidRPr="00A527F0">
              <w:rPr>
                <w:rFonts w:eastAsia="Times New Roman" w:cs="Arial"/>
                <w:i/>
                <w:sz w:val="18"/>
                <w:szCs w:val="18"/>
              </w:rPr>
              <w:t>”</w:t>
            </w:r>
          </w:p>
        </w:tc>
      </w:tr>
      <w:tr w:rsidR="00647AF8" w:rsidRPr="00A527F0" w14:paraId="664267CA" w14:textId="77777777" w:rsidTr="00CC4796">
        <w:tc>
          <w:tcPr>
            <w:tcW w:w="1200" w:type="dxa"/>
            <w:vAlign w:val="center"/>
            <w:tcPrChange w:id="2771" w:author="jon pritchard" w:date="2024-11-27T23:21:00Z" w16du:dateUtc="2024-11-27T22:21:00Z">
              <w:tcPr>
                <w:tcW w:w="1200" w:type="dxa"/>
                <w:vAlign w:val="center"/>
              </w:tcPr>
            </w:tcPrChange>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Change w:id="2772" w:author="jon pritchard" w:date="2024-11-27T23:21:00Z" w16du:dateUtc="2024-11-27T22:21:00Z">
              <w:tcPr>
                <w:tcW w:w="9006" w:type="dxa"/>
                <w:gridSpan w:val="2"/>
                <w:vAlign w:val="center"/>
              </w:tcPr>
            </w:tcPrChange>
          </w:tcPr>
          <w:p w14:paraId="1146DABE" w14:textId="77777777" w:rsidR="00647AF8" w:rsidRPr="00953D68" w:rsidRDefault="00647AF8" w:rsidP="00637E6A">
            <w:pPr>
              <w:spacing w:before="60" w:after="60" w:line="240" w:lineRule="auto"/>
              <w:rPr>
                <w:rFonts w:eastAsia="Times New Roman" w:cs="Arial"/>
                <w:iCs/>
                <w:color w:val="000000"/>
                <w:sz w:val="18"/>
                <w:szCs w:val="18"/>
                <w:rPrChange w:id="2773" w:author="jonathan pritchard" w:date="2024-11-20T11:02:00Z" w16du:dateUtc="2024-11-20T11:02:00Z">
                  <w:rPr>
                    <w:rFonts w:eastAsia="Times New Roman" w:cs="Arial"/>
                    <w:i/>
                    <w:color w:val="000000"/>
                    <w:sz w:val="18"/>
                    <w:szCs w:val="18"/>
                  </w:rPr>
                </w:rPrChange>
              </w:rPr>
            </w:pPr>
            <w:r w:rsidRPr="00953D68">
              <w:rPr>
                <w:rFonts w:eastAsia="Times New Roman" w:cs="Arial"/>
                <w:iCs/>
                <w:color w:val="000000"/>
                <w:sz w:val="18"/>
                <w:szCs w:val="18"/>
                <w:rPrChange w:id="2774" w:author="jonathan pritchard" w:date="2024-11-20T11:02:00Z" w16du:dateUtc="2024-11-20T11:02:00Z">
                  <w:rPr>
                    <w:rFonts w:eastAsia="Times New Roman" w:cs="Arial"/>
                    <w:i/>
                    <w:color w:val="000000"/>
                    <w:sz w:val="18"/>
                    <w:szCs w:val="18"/>
                  </w:rPr>
                </w:rPrChange>
              </w:rPr>
              <w:t>SA Digital Certificate (X509) file incorrect format. A valid certificate can be obtained from the IHO website or your data supplier</w:t>
            </w:r>
          </w:p>
        </w:tc>
      </w:tr>
      <w:tr w:rsidR="00647AF8" w:rsidRPr="00A527F0" w14:paraId="2BC3ED3F" w14:textId="77777777" w:rsidTr="00CC4796">
        <w:tc>
          <w:tcPr>
            <w:tcW w:w="1200" w:type="dxa"/>
            <w:vAlign w:val="center"/>
            <w:tcPrChange w:id="2775" w:author="jon pritchard" w:date="2024-11-27T23:21:00Z" w16du:dateUtc="2024-11-27T22:21:00Z">
              <w:tcPr>
                <w:tcW w:w="1200" w:type="dxa"/>
                <w:vAlign w:val="center"/>
              </w:tcPr>
            </w:tcPrChange>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Change w:id="2776" w:author="jon pritchard" w:date="2024-11-27T23:21:00Z" w16du:dateUtc="2024-11-27T22:21:00Z">
              <w:tcPr>
                <w:tcW w:w="9006" w:type="dxa"/>
                <w:gridSpan w:val="2"/>
                <w:vAlign w:val="center"/>
              </w:tcPr>
            </w:tcPrChange>
          </w:tcPr>
          <w:p w14:paraId="0B5089D2" w14:textId="77777777" w:rsidR="00647AF8" w:rsidRPr="00953D68" w:rsidRDefault="00647AF8" w:rsidP="00637E6A">
            <w:pPr>
              <w:spacing w:before="60" w:after="60" w:line="240" w:lineRule="auto"/>
              <w:rPr>
                <w:rFonts w:eastAsia="Times New Roman" w:cs="Arial"/>
                <w:iCs/>
                <w:sz w:val="18"/>
                <w:szCs w:val="18"/>
                <w:rPrChange w:id="2777"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778" w:author="jonathan pritchard" w:date="2024-11-20T11:02:00Z" w16du:dateUtc="2024-11-20T11:02:00Z">
                  <w:rPr>
                    <w:rFonts w:eastAsia="Times New Roman" w:cs="Arial"/>
                    <w:i/>
                    <w:sz w:val="18"/>
                    <w:szCs w:val="18"/>
                  </w:rPr>
                </w:rPrChange>
              </w:rPr>
              <w:t>Dataset  Resource Digital Signature is invalid</w:t>
            </w:r>
          </w:p>
        </w:tc>
      </w:tr>
      <w:tr w:rsidR="00647AF8" w:rsidRPr="00A527F0" w14:paraId="4BA355E6" w14:textId="77777777" w:rsidTr="00CC4796">
        <w:tc>
          <w:tcPr>
            <w:tcW w:w="1200" w:type="dxa"/>
            <w:vAlign w:val="center"/>
            <w:tcPrChange w:id="2779" w:author="jon pritchard" w:date="2024-11-27T23:21:00Z" w16du:dateUtc="2024-11-27T22:21:00Z">
              <w:tcPr>
                <w:tcW w:w="1200" w:type="dxa"/>
                <w:vAlign w:val="center"/>
              </w:tcPr>
            </w:tcPrChange>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Change w:id="2780" w:author="jon pritchard" w:date="2024-11-27T23:21:00Z" w16du:dateUtc="2024-11-27T22:21:00Z">
              <w:tcPr>
                <w:tcW w:w="9006" w:type="dxa"/>
                <w:gridSpan w:val="2"/>
                <w:vAlign w:val="center"/>
              </w:tcPr>
            </w:tcPrChange>
          </w:tcPr>
          <w:p w14:paraId="12BBD9E8" w14:textId="77777777" w:rsidR="00647AF8" w:rsidRPr="00953D68" w:rsidRDefault="00647AF8" w:rsidP="00637E6A">
            <w:pPr>
              <w:spacing w:before="60" w:after="60" w:line="240" w:lineRule="auto"/>
              <w:rPr>
                <w:rFonts w:eastAsia="Times New Roman" w:cs="Arial"/>
                <w:iCs/>
                <w:sz w:val="18"/>
                <w:szCs w:val="18"/>
                <w:rPrChange w:id="2781"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782" w:author="jonathan pritchard" w:date="2024-11-20T11:02:00Z" w16du:dateUtc="2024-11-20T11:02:00Z">
                  <w:rPr>
                    <w:rFonts w:eastAsia="Times New Roman" w:cs="Arial"/>
                    <w:i/>
                    <w:sz w:val="18"/>
                    <w:szCs w:val="18"/>
                  </w:rPr>
                </w:rPrChange>
              </w:rPr>
              <w:t>Dataset Permits not available for this Data Server. Contact your data supplier to obtain the correct permits.</w:t>
            </w:r>
          </w:p>
        </w:tc>
      </w:tr>
      <w:tr w:rsidR="00647AF8" w:rsidRPr="00A527F0" w14:paraId="52998420" w14:textId="77777777" w:rsidTr="00CC4796">
        <w:tc>
          <w:tcPr>
            <w:tcW w:w="1200" w:type="dxa"/>
            <w:vAlign w:val="center"/>
            <w:tcPrChange w:id="2783" w:author="jon pritchard" w:date="2024-11-27T23:21:00Z" w16du:dateUtc="2024-11-27T22:21:00Z">
              <w:tcPr>
                <w:tcW w:w="1200" w:type="dxa"/>
                <w:vAlign w:val="center"/>
              </w:tcPr>
            </w:tcPrChange>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Change w:id="2784" w:author="jon pritchard" w:date="2024-11-27T23:21:00Z" w16du:dateUtc="2024-11-27T22:21:00Z">
              <w:tcPr>
                <w:tcW w:w="9006" w:type="dxa"/>
                <w:gridSpan w:val="2"/>
                <w:vAlign w:val="center"/>
              </w:tcPr>
            </w:tcPrChange>
          </w:tcPr>
          <w:p w14:paraId="650381DA" w14:textId="351B1EC0" w:rsidR="00647AF8" w:rsidRPr="00953D68" w:rsidRDefault="00647AF8" w:rsidP="00637E6A">
            <w:pPr>
              <w:spacing w:before="60" w:after="60" w:line="240" w:lineRule="auto"/>
              <w:rPr>
                <w:rFonts w:eastAsia="Times New Roman" w:cs="Arial"/>
                <w:iCs/>
                <w:sz w:val="18"/>
                <w:szCs w:val="18"/>
                <w:rPrChange w:id="2785"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86" w:author="jonathan pritchard" w:date="2024-11-20T11:03:00Z" w16du:dateUtc="2024-11-20T11:03:00Z">
                  <w:rPr>
                    <w:rFonts w:eastAsia="Times New Roman" w:cs="Arial"/>
                    <w:i/>
                    <w:sz w:val="18"/>
                    <w:szCs w:val="18"/>
                  </w:rPr>
                </w:rPrChange>
              </w:rPr>
              <w:t>Dataset Permit</w:t>
            </w:r>
            <w:r w:rsidR="00637E6A" w:rsidRPr="00953D68">
              <w:rPr>
                <w:rFonts w:eastAsia="Times New Roman" w:cs="Arial"/>
                <w:iCs/>
                <w:sz w:val="18"/>
                <w:szCs w:val="18"/>
                <w:rPrChange w:id="2787" w:author="jonathan pritchard" w:date="2024-11-20T11:03:00Z" w16du:dateUtc="2024-11-20T11:03:00Z">
                  <w:rPr>
                    <w:rFonts w:eastAsia="Times New Roman" w:cs="Arial"/>
                    <w:i/>
                    <w:sz w:val="18"/>
                    <w:szCs w:val="18"/>
                  </w:rPr>
                </w:rPrChange>
              </w:rPr>
              <w:t xml:space="preserve"> </w:t>
            </w:r>
            <w:r w:rsidRPr="00953D68">
              <w:rPr>
                <w:rFonts w:eastAsia="Times New Roman" w:cs="Arial"/>
                <w:iCs/>
                <w:sz w:val="18"/>
                <w:szCs w:val="18"/>
                <w:rPrChange w:id="2788" w:author="jonathan pritchard" w:date="2024-11-20T11:03:00Z" w16du:dateUtc="2024-11-20T11:03:00Z">
                  <w:rPr>
                    <w:rFonts w:eastAsia="Times New Roman" w:cs="Arial"/>
                    <w:i/>
                    <w:sz w:val="18"/>
                    <w:szCs w:val="18"/>
                  </w:rPr>
                </w:rPrChange>
              </w:rPr>
              <w:t>not found. Load the permit file provided by the data supplier.</w:t>
            </w:r>
          </w:p>
        </w:tc>
      </w:tr>
      <w:tr w:rsidR="00647AF8" w:rsidRPr="00A527F0" w14:paraId="5DD0BA08" w14:textId="77777777" w:rsidTr="00CC4796">
        <w:tc>
          <w:tcPr>
            <w:tcW w:w="1200" w:type="dxa"/>
            <w:vAlign w:val="center"/>
            <w:tcPrChange w:id="2789" w:author="jon pritchard" w:date="2024-11-27T23:21:00Z" w16du:dateUtc="2024-11-27T22:21:00Z">
              <w:tcPr>
                <w:tcW w:w="1200" w:type="dxa"/>
                <w:vAlign w:val="center"/>
              </w:tcPr>
            </w:tcPrChange>
          </w:tcPr>
          <w:p w14:paraId="666EAA19"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112</w:t>
            </w:r>
          </w:p>
        </w:tc>
        <w:tc>
          <w:tcPr>
            <w:tcW w:w="7759" w:type="dxa"/>
            <w:vAlign w:val="center"/>
            <w:tcPrChange w:id="2790" w:author="jon pritchard" w:date="2024-11-27T23:21:00Z" w16du:dateUtc="2024-11-27T22:21:00Z">
              <w:tcPr>
                <w:tcW w:w="9006" w:type="dxa"/>
                <w:gridSpan w:val="2"/>
                <w:vAlign w:val="center"/>
              </w:tcPr>
            </w:tcPrChange>
          </w:tcPr>
          <w:p w14:paraId="3E805F31" w14:textId="77777777" w:rsidR="00647AF8" w:rsidRPr="00A527F0" w:rsidRDefault="00647AF8" w:rsidP="00637E6A">
            <w:pPr>
              <w:spacing w:before="60" w:after="60" w:line="240" w:lineRule="auto"/>
              <w:rPr>
                <w:rFonts w:eastAsia="Times New Roman" w:cs="Arial"/>
                <w:i/>
                <w:strike/>
                <w:sz w:val="18"/>
                <w:szCs w:val="18"/>
              </w:rPr>
            </w:pPr>
            <w:commentRangeStart w:id="2791"/>
            <w:r w:rsidRPr="00A527F0">
              <w:rPr>
                <w:rFonts w:eastAsia="Times New Roman" w:cs="Arial"/>
                <w:i/>
                <w:strike/>
                <w:sz w:val="18"/>
                <w:szCs w:val="18"/>
              </w:rPr>
              <w:t>Dataset Permit format is incorrect. Contact your data supplier and obtain a new permit file.</w:t>
            </w:r>
            <w:commentRangeEnd w:id="2791"/>
            <w:r w:rsidR="00953D68">
              <w:rPr>
                <w:rStyle w:val="CommentReference"/>
              </w:rPr>
              <w:commentReference w:id="2791"/>
            </w:r>
          </w:p>
        </w:tc>
      </w:tr>
      <w:tr w:rsidR="00647AF8" w:rsidRPr="00A527F0" w14:paraId="39037167" w14:textId="77777777" w:rsidTr="00CC4796">
        <w:tc>
          <w:tcPr>
            <w:tcW w:w="1200" w:type="dxa"/>
            <w:vAlign w:val="center"/>
            <w:tcPrChange w:id="2792" w:author="jon pritchard" w:date="2024-11-27T23:21:00Z" w16du:dateUtc="2024-11-27T22:21:00Z">
              <w:tcPr>
                <w:tcW w:w="1200" w:type="dxa"/>
                <w:vAlign w:val="center"/>
              </w:tcPr>
            </w:tcPrChange>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Change w:id="2793" w:author="jon pritchard" w:date="2024-11-27T23:21:00Z" w16du:dateUtc="2024-11-27T22:21:00Z">
              <w:tcPr>
                <w:tcW w:w="9006" w:type="dxa"/>
                <w:gridSpan w:val="2"/>
                <w:vAlign w:val="center"/>
              </w:tcPr>
            </w:tcPrChange>
          </w:tcPr>
          <w:p w14:paraId="12393DC5" w14:textId="6840F960" w:rsidR="00647AF8" w:rsidRPr="00953D68" w:rsidRDefault="00647AF8" w:rsidP="00637E6A">
            <w:pPr>
              <w:spacing w:before="60" w:after="60" w:line="240" w:lineRule="auto"/>
              <w:rPr>
                <w:rFonts w:eastAsia="Times New Roman" w:cs="Arial"/>
                <w:iCs/>
                <w:sz w:val="18"/>
                <w:szCs w:val="18"/>
                <w:rPrChange w:id="2794"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95"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2796" w:author="jonathan pritchard" w:date="2024-11-20T11:03:00Z" w16du:dateUtc="2024-11-20T11:03:00Z">
                  <w:rPr>
                    <w:rFonts w:eastAsia="Times New Roman" w:cs="Arial"/>
                    <w:i/>
                  </w:rPr>
                </w:rPrChange>
              </w:rPr>
              <w:t xml:space="preserve">Permit is invalid (checksum is incorrect) or the </w:t>
            </w:r>
            <w:r w:rsidRPr="00953D68">
              <w:rPr>
                <w:rFonts w:eastAsia="Times New Roman" w:cs="Arial"/>
                <w:iCs/>
                <w:sz w:val="18"/>
                <w:szCs w:val="18"/>
                <w:rPrChange w:id="2797"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2798" w:author="jonathan pritchard" w:date="2024-11-20T11:03:00Z" w16du:dateUtc="2024-11-20T11:03:00Z">
                  <w:rPr>
                    <w:rFonts w:eastAsia="Times New Roman" w:cs="Arial"/>
                    <w:i/>
                  </w:rPr>
                </w:rPrChange>
              </w:rPr>
              <w:t>Permit is for a different system”</w:t>
            </w:r>
            <w:del w:id="2799" w:author="jonathan pritchard" w:date="2024-10-14T00:49:00Z" w16du:dateUtc="2024-10-13T23:49:00Z">
              <w:r w:rsidRPr="00953D68" w:rsidDel="008972A2">
                <w:rPr>
                  <w:rFonts w:eastAsia="Times New Roman" w:cs="Arial"/>
                  <w:iCs/>
                  <w:rPrChange w:id="2800" w:author="jonathan pritchard" w:date="2024-11-20T11:03:00Z" w16du:dateUtc="2024-11-20T11:03:00Z">
                    <w:rPr>
                      <w:rFonts w:eastAsia="Times New Roman" w:cs="Arial"/>
                      <w:i/>
                    </w:rPr>
                  </w:rPrChange>
                </w:rPr>
                <w:delText xml:space="preserve">. </w:delText>
              </w:r>
              <w:r w:rsidRPr="00953D68" w:rsidDel="008972A2">
                <w:rPr>
                  <w:rFonts w:eastAsia="Times New Roman" w:cs="Arial"/>
                  <w:iCs/>
                  <w:sz w:val="18"/>
                  <w:szCs w:val="18"/>
                  <w:rPrChange w:id="2801" w:author="jonathan pritchard" w:date="2024-11-20T11:03:00Z" w16du:dateUtc="2024-11-20T11:03:00Z">
                    <w:rPr>
                      <w:rFonts w:eastAsia="Times New Roman" w:cs="Arial"/>
                      <w:i/>
                      <w:sz w:val="18"/>
                      <w:szCs w:val="18"/>
                    </w:rPr>
                  </w:rPrChange>
                </w:rPr>
                <w:delText xml:space="preserve"> </w:delText>
              </w:r>
            </w:del>
            <w:ins w:id="2802" w:author="jonathan pritchard" w:date="2024-10-14T00:49:00Z" w16du:dateUtc="2024-10-13T23:49:00Z">
              <w:r w:rsidR="008972A2" w:rsidRPr="00953D68">
                <w:rPr>
                  <w:rFonts w:eastAsia="Times New Roman" w:cs="Arial"/>
                  <w:iCs/>
                  <w:rPrChange w:id="2803" w:author="jonathan pritchard" w:date="2024-11-20T11:03:00Z" w16du:dateUtc="2024-11-20T11:03:00Z">
                    <w:rPr>
                      <w:rFonts w:eastAsia="Times New Roman" w:cs="Arial"/>
                      <w:i/>
                    </w:rPr>
                  </w:rPrChange>
                </w:rPr>
                <w:t xml:space="preserve"> </w:t>
              </w:r>
            </w:ins>
            <w:r w:rsidRPr="00953D68">
              <w:rPr>
                <w:rFonts w:eastAsia="Times New Roman" w:cs="Arial"/>
                <w:iCs/>
                <w:sz w:val="18"/>
                <w:szCs w:val="18"/>
                <w:rPrChange w:id="2804" w:author="jonathan pritchard" w:date="2024-11-20T11:03:00Z" w16du:dateUtc="2024-11-20T11:03:00Z">
                  <w:rPr>
                    <w:rFonts w:eastAsia="Times New Roman" w:cs="Arial"/>
                    <w:i/>
                    <w:sz w:val="18"/>
                    <w:szCs w:val="18"/>
                  </w:rPr>
                </w:rPrChange>
              </w:rPr>
              <w:t>Contact your data supplier and obtain a new or valid permit file.</w:t>
            </w:r>
          </w:p>
        </w:tc>
      </w:tr>
      <w:tr w:rsidR="00647AF8" w:rsidRPr="00A527F0" w14:paraId="0F03F763" w14:textId="77777777" w:rsidTr="00CC4796">
        <w:tc>
          <w:tcPr>
            <w:tcW w:w="1200" w:type="dxa"/>
            <w:vAlign w:val="center"/>
            <w:tcPrChange w:id="2805" w:author="jon pritchard" w:date="2024-11-27T23:21:00Z" w16du:dateUtc="2024-11-27T22:21:00Z">
              <w:tcPr>
                <w:tcW w:w="1200" w:type="dxa"/>
                <w:vAlign w:val="center"/>
              </w:tcPr>
            </w:tcPrChange>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Change w:id="2806" w:author="jon pritchard" w:date="2024-11-27T23:21:00Z" w16du:dateUtc="2024-11-27T22:21:00Z">
              <w:tcPr>
                <w:tcW w:w="9006" w:type="dxa"/>
                <w:gridSpan w:val="2"/>
                <w:vAlign w:val="center"/>
              </w:tcPr>
            </w:tcPrChange>
          </w:tcPr>
          <w:p w14:paraId="44767219" w14:textId="77777777" w:rsidR="00647AF8" w:rsidRPr="00953D68" w:rsidRDefault="00647AF8" w:rsidP="00637E6A">
            <w:pPr>
              <w:spacing w:before="60" w:after="60" w:line="240" w:lineRule="auto"/>
              <w:rPr>
                <w:rFonts w:eastAsia="Times New Roman" w:cs="Arial"/>
                <w:iCs/>
                <w:sz w:val="18"/>
                <w:szCs w:val="18"/>
                <w:rPrChange w:id="2807"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08" w:author="jonathan pritchard" w:date="2024-11-20T11:03:00Z" w16du:dateUtc="2024-11-20T11:03:00Z">
                  <w:rPr>
                    <w:rFonts w:eastAsia="Times New Roman" w:cs="Arial"/>
                    <w:i/>
                    <w:sz w:val="18"/>
                    <w:szCs w:val="18"/>
                  </w:rPr>
                </w:rPrChange>
              </w:rPr>
              <w:t>Incorrect system date, check that the computer clock (if accessible) is set correctly or contact your system supplier.</w:t>
            </w:r>
          </w:p>
        </w:tc>
      </w:tr>
      <w:tr w:rsidR="00647AF8" w:rsidRPr="00A527F0" w14:paraId="40256AFC" w14:textId="77777777" w:rsidTr="00CC4796">
        <w:tc>
          <w:tcPr>
            <w:tcW w:w="1200" w:type="dxa"/>
            <w:vAlign w:val="center"/>
            <w:tcPrChange w:id="2809" w:author="jon pritchard" w:date="2024-11-27T23:21:00Z" w16du:dateUtc="2024-11-27T22:21:00Z">
              <w:tcPr>
                <w:tcW w:w="1200" w:type="dxa"/>
                <w:vAlign w:val="center"/>
              </w:tcPr>
            </w:tcPrChange>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Change w:id="2810" w:author="jon pritchard" w:date="2024-11-27T23:21:00Z" w16du:dateUtc="2024-11-27T22:21:00Z">
              <w:tcPr>
                <w:tcW w:w="9006" w:type="dxa"/>
                <w:gridSpan w:val="2"/>
                <w:vAlign w:val="center"/>
              </w:tcPr>
            </w:tcPrChange>
          </w:tcPr>
          <w:p w14:paraId="09DB6103" w14:textId="77777777" w:rsidR="00647AF8" w:rsidRPr="00953D68" w:rsidRDefault="00647AF8" w:rsidP="00637E6A">
            <w:pPr>
              <w:spacing w:before="60" w:after="60" w:line="240" w:lineRule="auto"/>
              <w:rPr>
                <w:rFonts w:eastAsia="Times New Roman" w:cs="Arial"/>
                <w:iCs/>
                <w:sz w:val="18"/>
                <w:szCs w:val="18"/>
                <w:rPrChange w:id="2811"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12" w:author="jonathan pritchard" w:date="2024-11-20T11:03:00Z" w16du:dateUtc="2024-11-20T11:03:00Z">
                  <w:rPr>
                    <w:rFonts w:eastAsia="Times New Roman" w:cs="Arial"/>
                    <w:i/>
                    <w:sz w:val="18"/>
                    <w:szCs w:val="18"/>
                  </w:rPr>
                </w:rPrChange>
              </w:rPr>
              <w:t>Subscription service has expired. Please contact your data supplier to renew the subscription licence</w:t>
            </w:r>
          </w:p>
        </w:tc>
      </w:tr>
      <w:tr w:rsidR="00647AF8" w:rsidRPr="00A527F0" w14:paraId="6FB77981" w14:textId="77777777" w:rsidTr="00CC4796">
        <w:tc>
          <w:tcPr>
            <w:tcW w:w="1200" w:type="dxa"/>
            <w:vAlign w:val="center"/>
            <w:tcPrChange w:id="2813" w:author="jon pritchard" w:date="2024-11-27T23:21:00Z" w16du:dateUtc="2024-11-27T22:21:00Z">
              <w:tcPr>
                <w:tcW w:w="1200" w:type="dxa"/>
                <w:vAlign w:val="center"/>
              </w:tcPr>
            </w:tcPrChange>
          </w:tcPr>
          <w:p w14:paraId="7686168B"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116</w:t>
            </w:r>
          </w:p>
        </w:tc>
        <w:tc>
          <w:tcPr>
            <w:tcW w:w="7759" w:type="dxa"/>
            <w:vAlign w:val="center"/>
            <w:tcPrChange w:id="2814" w:author="jon pritchard" w:date="2024-11-27T23:21:00Z" w16du:dateUtc="2024-11-27T22:21:00Z">
              <w:tcPr>
                <w:tcW w:w="9006" w:type="dxa"/>
                <w:gridSpan w:val="2"/>
                <w:vAlign w:val="center"/>
              </w:tcPr>
            </w:tcPrChange>
          </w:tcPr>
          <w:p w14:paraId="111BB9E6"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ENC CRC value is incorrect. Contact your data supplier as ENC(s) may be corrupted or missing data.</w:t>
            </w:r>
          </w:p>
        </w:tc>
      </w:tr>
      <w:tr w:rsidR="00647AF8" w:rsidRPr="00A527F0" w14:paraId="2FC0A084" w14:textId="77777777" w:rsidTr="00CC4796">
        <w:tc>
          <w:tcPr>
            <w:tcW w:w="1200" w:type="dxa"/>
            <w:vAlign w:val="center"/>
            <w:tcPrChange w:id="2815" w:author="jon pritchard" w:date="2024-11-27T23:21:00Z" w16du:dateUtc="2024-11-27T22:21:00Z">
              <w:tcPr>
                <w:tcW w:w="1200" w:type="dxa"/>
                <w:vAlign w:val="center"/>
              </w:tcPr>
            </w:tcPrChange>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Change w:id="2816" w:author="jon pritchard" w:date="2024-11-27T23:21:00Z" w16du:dateUtc="2024-11-27T22:21:00Z">
              <w:tcPr>
                <w:tcW w:w="9006" w:type="dxa"/>
                <w:gridSpan w:val="2"/>
                <w:vAlign w:val="center"/>
              </w:tcPr>
            </w:tcPrChange>
          </w:tcPr>
          <w:p w14:paraId="32317E22" w14:textId="77777777" w:rsidR="00647AF8" w:rsidRPr="00953D68" w:rsidRDefault="00647AF8" w:rsidP="00637E6A">
            <w:pPr>
              <w:spacing w:before="60" w:after="60" w:line="240" w:lineRule="auto"/>
              <w:rPr>
                <w:rFonts w:eastAsia="Times New Roman" w:cs="Arial"/>
                <w:iCs/>
                <w:sz w:val="18"/>
                <w:szCs w:val="18"/>
                <w:rPrChange w:id="2817"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18" w:author="jonathan pritchard" w:date="2024-11-20T11:03:00Z" w16du:dateUtc="2024-11-20T11:03:00Z">
                  <w:rPr>
                    <w:rFonts w:eastAsia="Times New Roman" w:cs="Arial"/>
                    <w:i/>
                    <w:sz w:val="18"/>
                    <w:szCs w:val="18"/>
                  </w:rPr>
                </w:rPrChange>
              </w:rPr>
              <w:t>User Permit is invalid (checksum is incorrect). Check that the correct hardware device (dongle) is connected or contact your system supplier to obtain a valid User Permit.</w:t>
            </w:r>
          </w:p>
        </w:tc>
      </w:tr>
      <w:tr w:rsidR="00647AF8" w:rsidRPr="00A527F0" w14:paraId="5F071C7B" w14:textId="77777777" w:rsidTr="00CC4796">
        <w:tc>
          <w:tcPr>
            <w:tcW w:w="1200" w:type="dxa"/>
            <w:vAlign w:val="center"/>
            <w:tcPrChange w:id="2819" w:author="jon pritchard" w:date="2024-11-27T23:21:00Z" w16du:dateUtc="2024-11-27T22:21:00Z">
              <w:tcPr>
                <w:tcW w:w="1200" w:type="dxa"/>
                <w:vAlign w:val="center"/>
              </w:tcPr>
            </w:tcPrChange>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Change w:id="2820" w:author="jon pritchard" w:date="2024-11-27T23:21:00Z" w16du:dateUtc="2024-11-27T22:21:00Z">
              <w:tcPr>
                <w:tcW w:w="9006" w:type="dxa"/>
                <w:gridSpan w:val="2"/>
                <w:vAlign w:val="center"/>
              </w:tcPr>
            </w:tcPrChange>
          </w:tcPr>
          <w:p w14:paraId="5EC5A2E5" w14:textId="77777777" w:rsidR="00647AF8" w:rsidRPr="00953D68" w:rsidRDefault="00647AF8" w:rsidP="00637E6A">
            <w:pPr>
              <w:spacing w:before="60" w:after="60" w:line="240" w:lineRule="auto"/>
              <w:rPr>
                <w:rFonts w:eastAsia="Times New Roman" w:cs="Arial"/>
                <w:iCs/>
                <w:sz w:val="18"/>
                <w:szCs w:val="18"/>
                <w:rPrChange w:id="2821"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22" w:author="jonathan pritchard" w:date="2024-11-20T11:03:00Z" w16du:dateUtc="2024-11-20T11:03:00Z">
                  <w:rPr>
                    <w:rFonts w:eastAsia="Times New Roman" w:cs="Arial"/>
                    <w:i/>
                    <w:sz w:val="18"/>
                    <w:szCs w:val="18"/>
                  </w:rPr>
                </w:rPrChange>
              </w:rPr>
              <w:t>HW_ID has incorrect format</w:t>
            </w:r>
          </w:p>
        </w:tc>
      </w:tr>
      <w:tr w:rsidR="00647AF8" w:rsidRPr="00A527F0" w14:paraId="3B24A439" w14:textId="77777777" w:rsidTr="00CC4796">
        <w:tc>
          <w:tcPr>
            <w:tcW w:w="1200" w:type="dxa"/>
            <w:vAlign w:val="center"/>
            <w:tcPrChange w:id="2823" w:author="jon pritchard" w:date="2024-11-27T23:21:00Z" w16du:dateUtc="2024-11-27T22:21:00Z">
              <w:tcPr>
                <w:tcW w:w="1200" w:type="dxa"/>
                <w:vAlign w:val="center"/>
              </w:tcPr>
            </w:tcPrChange>
          </w:tcPr>
          <w:p w14:paraId="2EDC8D1A"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19</w:t>
            </w:r>
          </w:p>
        </w:tc>
        <w:tc>
          <w:tcPr>
            <w:tcW w:w="7759" w:type="dxa"/>
            <w:vAlign w:val="center"/>
            <w:tcPrChange w:id="2824" w:author="jon pritchard" w:date="2024-11-27T23:21:00Z" w16du:dateUtc="2024-11-27T22:21:00Z">
              <w:tcPr>
                <w:tcW w:w="9006" w:type="dxa"/>
                <w:gridSpan w:val="2"/>
                <w:vAlign w:val="center"/>
              </w:tcPr>
            </w:tcPrChange>
          </w:tcPr>
          <w:p w14:paraId="5E1DDFEE"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Permits are not valid for this system. Contact your data supplier to obtain the correct permits</w:t>
            </w:r>
          </w:p>
        </w:tc>
      </w:tr>
      <w:tr w:rsidR="00647AF8" w:rsidRPr="00A527F0" w14:paraId="211FF660" w14:textId="77777777" w:rsidTr="00CC4796">
        <w:tc>
          <w:tcPr>
            <w:tcW w:w="1200" w:type="dxa"/>
            <w:vAlign w:val="center"/>
            <w:tcPrChange w:id="2825" w:author="jon pritchard" w:date="2024-11-27T23:21:00Z" w16du:dateUtc="2024-11-27T22:21:00Z">
              <w:tcPr>
                <w:tcW w:w="1200" w:type="dxa"/>
                <w:vAlign w:val="center"/>
              </w:tcPr>
            </w:tcPrChange>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Change w:id="2826" w:author="jon pritchard" w:date="2024-11-27T23:21:00Z" w16du:dateUtc="2024-11-27T22:21:00Z">
              <w:tcPr>
                <w:tcW w:w="9006" w:type="dxa"/>
                <w:gridSpan w:val="2"/>
                <w:vAlign w:val="center"/>
              </w:tcPr>
            </w:tcPrChange>
          </w:tcPr>
          <w:p w14:paraId="77054B20" w14:textId="77777777" w:rsidR="00647AF8" w:rsidRPr="00953D68" w:rsidRDefault="00647AF8" w:rsidP="00637E6A">
            <w:pPr>
              <w:spacing w:before="60" w:after="60" w:line="240" w:lineRule="auto"/>
              <w:rPr>
                <w:rFonts w:eastAsia="Times New Roman" w:cs="Arial"/>
                <w:iCs/>
                <w:sz w:val="18"/>
                <w:szCs w:val="18"/>
                <w:rPrChange w:id="2827"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28" w:author="jonathan pritchard" w:date="2024-11-20T11:03:00Z" w16du:dateUtc="2024-11-20T11:03:00Z">
                  <w:rPr>
                    <w:rFonts w:eastAsia="Times New Roman" w:cs="Arial"/>
                    <w:i/>
                    <w:sz w:val="18"/>
                    <w:szCs w:val="18"/>
                  </w:rPr>
                </w:rPrChange>
              </w:rPr>
              <w:t>Subscription service will expire in less than 30 days. Please contact your data supplier to renew the subscription licence</w:t>
            </w:r>
          </w:p>
        </w:tc>
      </w:tr>
      <w:tr w:rsidR="00647AF8" w:rsidRPr="00A527F0" w14:paraId="392A5E2B" w14:textId="77777777" w:rsidTr="00CC4796">
        <w:tc>
          <w:tcPr>
            <w:tcW w:w="1200" w:type="dxa"/>
            <w:vAlign w:val="center"/>
            <w:tcPrChange w:id="2829" w:author="jon pritchard" w:date="2024-11-27T23:21:00Z" w16du:dateUtc="2024-11-27T22:21:00Z">
              <w:tcPr>
                <w:tcW w:w="1200" w:type="dxa"/>
                <w:vAlign w:val="center"/>
              </w:tcPr>
            </w:tcPrChange>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Change w:id="2830" w:author="jon pritchard" w:date="2024-11-27T23:21:00Z" w16du:dateUtc="2024-11-27T22:21:00Z">
              <w:tcPr>
                <w:tcW w:w="9006" w:type="dxa"/>
                <w:gridSpan w:val="2"/>
                <w:vAlign w:val="center"/>
              </w:tcPr>
            </w:tcPrChange>
          </w:tcPr>
          <w:p w14:paraId="1F1664EB" w14:textId="77777777" w:rsidR="00647AF8" w:rsidRPr="00953D68" w:rsidRDefault="00647AF8" w:rsidP="00637E6A">
            <w:pPr>
              <w:spacing w:before="60" w:after="60" w:line="240" w:lineRule="auto"/>
              <w:rPr>
                <w:rFonts w:eastAsia="Times New Roman" w:cs="Arial"/>
                <w:iCs/>
                <w:sz w:val="18"/>
                <w:szCs w:val="18"/>
                <w:rPrChange w:id="2831"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32" w:author="jonathan pritchard" w:date="2024-11-20T11:03:00Z" w16du:dateUtc="2024-11-20T11:03:00Z">
                  <w:rPr>
                    <w:rFonts w:eastAsia="Times New Roman" w:cs="Arial"/>
                    <w:i/>
                    <w:sz w:val="18"/>
                    <w:szCs w:val="18"/>
                  </w:rPr>
                </w:rPrChange>
              </w:rPr>
              <w:t>Decryption failed no valid dataset permit found. Permits may be for another system or new permits may be required, please contact your supplier to obtain a new licence</w:t>
            </w:r>
          </w:p>
        </w:tc>
      </w:tr>
      <w:tr w:rsidR="00647AF8" w:rsidRPr="00A527F0" w14:paraId="508FF298" w14:textId="77777777" w:rsidTr="00CC4796">
        <w:tc>
          <w:tcPr>
            <w:tcW w:w="1200" w:type="dxa"/>
            <w:vAlign w:val="center"/>
            <w:tcPrChange w:id="2833" w:author="jon pritchard" w:date="2024-11-27T23:21:00Z" w16du:dateUtc="2024-11-27T22:21:00Z">
              <w:tcPr>
                <w:tcW w:w="1200" w:type="dxa"/>
                <w:vAlign w:val="center"/>
              </w:tcPr>
            </w:tcPrChange>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Change w:id="2834" w:author="jon pritchard" w:date="2024-11-27T23:21:00Z" w16du:dateUtc="2024-11-27T22:21:00Z">
              <w:tcPr>
                <w:tcW w:w="9006" w:type="dxa"/>
                <w:gridSpan w:val="2"/>
                <w:vAlign w:val="center"/>
              </w:tcPr>
            </w:tcPrChange>
          </w:tcPr>
          <w:p w14:paraId="1846008D" w14:textId="3D75843F" w:rsidR="00647AF8" w:rsidRPr="00953D68" w:rsidRDefault="00647AF8" w:rsidP="00637E6A">
            <w:pPr>
              <w:spacing w:before="60" w:after="60" w:line="240" w:lineRule="auto"/>
              <w:rPr>
                <w:rFonts w:eastAsia="Times New Roman" w:cs="Arial"/>
                <w:iCs/>
                <w:sz w:val="18"/>
                <w:szCs w:val="18"/>
                <w:rPrChange w:id="2835"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2836" w:author="jonathan pritchard" w:date="2024-11-20T11:04:00Z" w16du:dateUtc="2024-11-20T11:04:00Z">
                  <w:rPr>
                    <w:rFonts w:eastAsia="Times New Roman" w:cs="Arial"/>
                    <w:i/>
                    <w:sz w:val="18"/>
                    <w:szCs w:val="18"/>
                  </w:rPr>
                </w:rPrChange>
              </w:rPr>
              <w:t>One or more of the SA Digital Certificate or Domain Controller certificates (X509) have expired. A new SA public key can be obtained from the IHO web</w:t>
            </w:r>
            <w:r w:rsidR="00637E6A" w:rsidRPr="00953D68">
              <w:rPr>
                <w:rFonts w:eastAsia="Times New Roman" w:cs="Arial"/>
                <w:iCs/>
                <w:sz w:val="18"/>
                <w:szCs w:val="18"/>
                <w:rPrChange w:id="2837" w:author="jonathan pritchard" w:date="2024-11-20T11:04:00Z" w16du:dateUtc="2024-11-20T11:04:00Z">
                  <w:rPr>
                    <w:rFonts w:eastAsia="Times New Roman" w:cs="Arial"/>
                    <w:i/>
                    <w:sz w:val="18"/>
                    <w:szCs w:val="18"/>
                  </w:rPr>
                </w:rPrChange>
              </w:rPr>
              <w:t>site or from your data supplier</w:t>
            </w:r>
          </w:p>
        </w:tc>
      </w:tr>
      <w:tr w:rsidR="00647AF8" w:rsidRPr="00A527F0" w14:paraId="1EA23C01" w14:textId="77777777" w:rsidTr="00CC4796">
        <w:tc>
          <w:tcPr>
            <w:tcW w:w="1200" w:type="dxa"/>
            <w:vAlign w:val="center"/>
            <w:tcPrChange w:id="2838" w:author="jon pritchard" w:date="2024-11-27T23:21:00Z" w16du:dateUtc="2024-11-27T22:21:00Z">
              <w:tcPr>
                <w:tcW w:w="1200" w:type="dxa"/>
                <w:vAlign w:val="center"/>
              </w:tcPr>
            </w:tcPrChange>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Change w:id="2839" w:author="jon pritchard" w:date="2024-11-27T23:21:00Z" w16du:dateUtc="2024-11-27T22:21:00Z">
              <w:tcPr>
                <w:tcW w:w="9006" w:type="dxa"/>
                <w:gridSpan w:val="2"/>
                <w:vAlign w:val="center"/>
              </w:tcPr>
            </w:tcPrChange>
          </w:tcPr>
          <w:p w14:paraId="5716BECA" w14:textId="41ED6C1F" w:rsidR="00647AF8" w:rsidRPr="00953D68" w:rsidRDefault="00647AF8" w:rsidP="00637E6A">
            <w:pPr>
              <w:spacing w:before="60" w:after="60" w:line="240" w:lineRule="auto"/>
              <w:rPr>
                <w:rFonts w:eastAsia="Times New Roman" w:cs="Arial"/>
                <w:iCs/>
                <w:sz w:val="18"/>
                <w:szCs w:val="18"/>
                <w:rPrChange w:id="2840"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2841" w:author="jonathan pritchard" w:date="2024-11-20T11:04:00Z" w16du:dateUtc="2024-11-20T11:04:00Z">
                  <w:rPr>
                    <w:rFonts w:eastAsia="Times New Roman" w:cs="Arial"/>
                    <w:i/>
                    <w:sz w:val="18"/>
                    <w:szCs w:val="18"/>
                  </w:rPr>
                </w:rPrChange>
              </w:rPr>
              <w:t>Non sequential update, previous update(s) missing try reloading from the base media. If the problem pers</w:t>
            </w:r>
            <w:r w:rsidR="00637E6A" w:rsidRPr="00953D68">
              <w:rPr>
                <w:rFonts w:eastAsia="Times New Roman" w:cs="Arial"/>
                <w:iCs/>
                <w:sz w:val="18"/>
                <w:szCs w:val="18"/>
                <w:rPrChange w:id="2842" w:author="jonathan pritchard" w:date="2024-11-20T11:04:00Z" w16du:dateUtc="2024-11-20T11:04:00Z">
                  <w:rPr>
                    <w:rFonts w:eastAsia="Times New Roman" w:cs="Arial"/>
                    <w:i/>
                    <w:sz w:val="18"/>
                    <w:szCs w:val="18"/>
                  </w:rPr>
                </w:rPrChange>
              </w:rPr>
              <w:t>ists contact your data supplier</w:t>
            </w:r>
          </w:p>
        </w:tc>
      </w:tr>
      <w:tr w:rsidR="00647AF8" w:rsidRPr="00A527F0" w14:paraId="6106BB5A" w14:textId="77777777" w:rsidTr="00CC4796">
        <w:tc>
          <w:tcPr>
            <w:tcW w:w="1200" w:type="dxa"/>
            <w:vAlign w:val="center"/>
            <w:tcPrChange w:id="2843" w:author="jon pritchard" w:date="2024-11-27T23:21:00Z" w16du:dateUtc="2024-11-27T22:21:00Z">
              <w:tcPr>
                <w:tcW w:w="1200" w:type="dxa"/>
                <w:vAlign w:val="center"/>
              </w:tcPr>
            </w:tcPrChange>
          </w:tcPr>
          <w:p w14:paraId="50E4A610"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124</w:t>
            </w:r>
          </w:p>
        </w:tc>
        <w:tc>
          <w:tcPr>
            <w:tcW w:w="7759" w:type="dxa"/>
            <w:vAlign w:val="center"/>
            <w:tcPrChange w:id="2844" w:author="jon pritchard" w:date="2024-11-27T23:21:00Z" w16du:dateUtc="2024-11-27T22:21:00Z">
              <w:tcPr>
                <w:tcW w:w="9006" w:type="dxa"/>
                <w:gridSpan w:val="2"/>
                <w:vAlign w:val="center"/>
              </w:tcPr>
            </w:tcPrChange>
          </w:tcPr>
          <w:p w14:paraId="6EC39A63"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Signature format incorrect, contact your data supplier</w:t>
            </w:r>
          </w:p>
        </w:tc>
      </w:tr>
      <w:tr w:rsidR="00647AF8" w:rsidRPr="00A527F0" w14:paraId="532829C4" w14:textId="77777777" w:rsidTr="00CC4796">
        <w:tc>
          <w:tcPr>
            <w:tcW w:w="1200" w:type="dxa"/>
            <w:vAlign w:val="center"/>
            <w:tcPrChange w:id="2845" w:author="jon pritchard" w:date="2024-11-27T23:21:00Z" w16du:dateUtc="2024-11-27T22:21:00Z">
              <w:tcPr>
                <w:tcW w:w="1200" w:type="dxa"/>
                <w:vAlign w:val="center"/>
              </w:tcPr>
            </w:tcPrChange>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Change w:id="2846" w:author="jon pritchard" w:date="2024-11-27T23:21:00Z" w16du:dateUtc="2024-11-27T22:21:00Z">
              <w:tcPr>
                <w:tcW w:w="9006" w:type="dxa"/>
                <w:gridSpan w:val="2"/>
                <w:vAlign w:val="center"/>
              </w:tcPr>
            </w:tcPrChange>
          </w:tcPr>
          <w:p w14:paraId="0BFBBA56" w14:textId="27FBB6AC" w:rsidR="00647AF8" w:rsidRPr="00953D68" w:rsidRDefault="00647AF8" w:rsidP="00637E6A">
            <w:pPr>
              <w:spacing w:before="60" w:after="60" w:line="240" w:lineRule="auto"/>
              <w:rPr>
                <w:rFonts w:eastAsia="Times New Roman" w:cs="Arial"/>
                <w:iCs/>
                <w:sz w:val="18"/>
                <w:szCs w:val="18"/>
                <w:rPrChange w:id="2847" w:author="jonathan pritchard" w:date="2024-11-20T11:04:00Z" w16du:dateUtc="2024-11-20T11:04:00Z">
                  <w:rPr>
                    <w:rFonts w:eastAsia="Times New Roman" w:cs="Arial"/>
                    <w:i/>
                    <w:sz w:val="18"/>
                    <w:szCs w:val="18"/>
                  </w:rPr>
                </w:rPrChange>
              </w:rPr>
            </w:pPr>
            <w:r w:rsidRPr="00953D68">
              <w:rPr>
                <w:iCs/>
                <w:sz w:val="18"/>
                <w:szCs w:val="18"/>
                <w:rPrChange w:id="2848" w:author="jonathan pritchard" w:date="2024-11-20T11:04:00Z" w16du:dateUtc="2024-11-20T11:04:00Z">
                  <w:rPr>
                    <w:i/>
                    <w:sz w:val="18"/>
                    <w:szCs w:val="18"/>
                  </w:rPr>
                </w:rPrChange>
              </w:rPr>
              <w:t xml:space="preserve">The permit for </w:t>
            </w:r>
            <w:r w:rsidR="00833824" w:rsidRPr="00953D68">
              <w:rPr>
                <w:iCs/>
                <w:sz w:val="18"/>
                <w:szCs w:val="18"/>
                <w:rPrChange w:id="2849" w:author="jonathan pritchard" w:date="2024-11-20T11:04:00Z" w16du:dateUtc="2024-11-20T11:04:00Z">
                  <w:rPr>
                    <w:i/>
                    <w:sz w:val="18"/>
                    <w:szCs w:val="18"/>
                  </w:rPr>
                </w:rPrChange>
              </w:rPr>
              <w:t xml:space="preserve">dataset </w:t>
            </w:r>
            <w:r w:rsidRPr="00953D68">
              <w:rPr>
                <w:iCs/>
                <w:sz w:val="18"/>
                <w:szCs w:val="18"/>
                <w:rPrChange w:id="2850" w:author="jonathan pritchard" w:date="2024-11-20T11:04:00Z" w16du:dateUtc="2024-11-20T11:04:00Z">
                  <w:rPr>
                    <w:i/>
                    <w:sz w:val="18"/>
                    <w:szCs w:val="18"/>
                  </w:rPr>
                </w:rPrChange>
              </w:rPr>
              <w:t xml:space="preserve">&lt; name&gt; has expired. This </w:t>
            </w:r>
            <w:r w:rsidR="00833824" w:rsidRPr="00953D68">
              <w:rPr>
                <w:iCs/>
                <w:sz w:val="18"/>
                <w:szCs w:val="18"/>
                <w:rPrChange w:id="2851" w:author="jonathan pritchard" w:date="2024-11-20T11:04:00Z" w16du:dateUtc="2024-11-20T11:04:00Z">
                  <w:rPr>
                    <w:i/>
                    <w:sz w:val="18"/>
                    <w:szCs w:val="18"/>
                  </w:rPr>
                </w:rPrChange>
              </w:rPr>
              <w:t>dataset</w:t>
            </w:r>
            <w:r w:rsidRPr="00953D68">
              <w:rPr>
                <w:iCs/>
                <w:sz w:val="18"/>
                <w:szCs w:val="18"/>
                <w:rPrChange w:id="2852" w:author="jonathan pritchard" w:date="2024-11-20T11:04:00Z" w16du:dateUtc="2024-11-20T11:04:00Z">
                  <w:rPr>
                    <w:i/>
                    <w:sz w:val="18"/>
                    <w:szCs w:val="18"/>
                  </w:rPr>
                </w:rPrChange>
              </w:rPr>
              <w:t xml:space="preserve"> may be out of date and MUST NOT </w:t>
            </w:r>
            <w:r w:rsidR="00637E6A" w:rsidRPr="00953D68">
              <w:rPr>
                <w:iCs/>
                <w:sz w:val="18"/>
                <w:szCs w:val="18"/>
                <w:rPrChange w:id="2853" w:author="jonathan pritchard" w:date="2024-11-20T11:04:00Z" w16du:dateUtc="2024-11-20T11:04:00Z">
                  <w:rPr>
                    <w:i/>
                    <w:sz w:val="18"/>
                    <w:szCs w:val="18"/>
                  </w:rPr>
                </w:rPrChange>
              </w:rPr>
              <w:t>be used for Primary NAVIGATION</w:t>
            </w:r>
          </w:p>
        </w:tc>
      </w:tr>
      <w:tr w:rsidR="00647AF8" w:rsidRPr="00A527F0" w14:paraId="339A2A09" w14:textId="77777777" w:rsidTr="00CC4796">
        <w:tc>
          <w:tcPr>
            <w:tcW w:w="1200" w:type="dxa"/>
            <w:vAlign w:val="center"/>
            <w:tcPrChange w:id="2854" w:author="jon pritchard" w:date="2024-11-27T23:21:00Z" w16du:dateUtc="2024-11-27T22:21:00Z">
              <w:tcPr>
                <w:tcW w:w="1200" w:type="dxa"/>
                <w:vAlign w:val="center"/>
              </w:tcPr>
            </w:tcPrChange>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Change w:id="2855" w:author="jon pritchard" w:date="2024-11-27T23:21:00Z" w16du:dateUtc="2024-11-27T22:21:00Z">
              <w:tcPr>
                <w:tcW w:w="9006" w:type="dxa"/>
                <w:gridSpan w:val="2"/>
                <w:vAlign w:val="center"/>
              </w:tcPr>
            </w:tcPrChange>
          </w:tcPr>
          <w:p w14:paraId="478E27D0" w14:textId="77777777" w:rsidR="00647AF8" w:rsidRPr="00953D68" w:rsidRDefault="00647AF8" w:rsidP="00637E6A">
            <w:pPr>
              <w:spacing w:before="60" w:after="60" w:line="240" w:lineRule="auto"/>
              <w:rPr>
                <w:iCs/>
                <w:sz w:val="18"/>
                <w:szCs w:val="18"/>
                <w:rPrChange w:id="2856" w:author="jonathan pritchard" w:date="2024-11-20T11:04:00Z" w16du:dateUtc="2024-11-20T11:04:00Z">
                  <w:rPr>
                    <w:i/>
                    <w:sz w:val="18"/>
                    <w:szCs w:val="18"/>
                  </w:rPr>
                </w:rPrChange>
              </w:rPr>
            </w:pPr>
            <w:r w:rsidRPr="00953D68">
              <w:rPr>
                <w:iCs/>
                <w:sz w:val="18"/>
                <w:szCs w:val="18"/>
                <w:rPrChange w:id="2857" w:author="jonathan pritchard" w:date="2024-11-20T11:04:00Z" w16du:dateUtc="2024-11-20T11:04:00Z">
                  <w:rPr>
                    <w:i/>
                    <w:sz w:val="18"/>
                    <w:szCs w:val="18"/>
                  </w:rPr>
                </w:rPrChange>
              </w:rPr>
              <w:t>This Dataset is not authenticated by the IHO acting as the Scheme Administrator</w:t>
            </w:r>
          </w:p>
        </w:tc>
      </w:tr>
      <w:tr w:rsidR="00647AF8" w:rsidRPr="00A527F0" w14:paraId="6E8F0460" w14:textId="77777777" w:rsidTr="00CC4796">
        <w:tc>
          <w:tcPr>
            <w:tcW w:w="1200" w:type="dxa"/>
            <w:vAlign w:val="center"/>
            <w:tcPrChange w:id="2858" w:author="jon pritchard" w:date="2024-11-27T23:21:00Z" w16du:dateUtc="2024-11-27T22:21:00Z">
              <w:tcPr>
                <w:tcW w:w="1200" w:type="dxa"/>
                <w:vAlign w:val="center"/>
              </w:tcPr>
            </w:tcPrChange>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127</w:t>
            </w:r>
          </w:p>
        </w:tc>
        <w:tc>
          <w:tcPr>
            <w:tcW w:w="7759" w:type="dxa"/>
            <w:vAlign w:val="center"/>
            <w:tcPrChange w:id="2859" w:author="jon pritchard" w:date="2024-11-27T23:21:00Z" w16du:dateUtc="2024-11-27T22:21:00Z">
              <w:tcPr>
                <w:tcW w:w="9006" w:type="dxa"/>
                <w:gridSpan w:val="2"/>
                <w:vAlign w:val="center"/>
              </w:tcPr>
            </w:tcPrChange>
          </w:tcPr>
          <w:p w14:paraId="3218700A" w14:textId="3D44C0FA" w:rsidR="00647AF8" w:rsidRPr="00953D68" w:rsidRDefault="002D65F8" w:rsidP="00637E6A">
            <w:pPr>
              <w:spacing w:before="60" w:after="60" w:line="240" w:lineRule="auto"/>
              <w:rPr>
                <w:iCs/>
                <w:sz w:val="18"/>
                <w:szCs w:val="18"/>
                <w:rPrChange w:id="2860" w:author="jonathan pritchard" w:date="2024-11-20T11:04:00Z" w16du:dateUtc="2024-11-20T11:04:00Z">
                  <w:rPr>
                    <w:i/>
                    <w:sz w:val="18"/>
                    <w:szCs w:val="18"/>
                  </w:rPr>
                </w:rPrChange>
              </w:rPr>
            </w:pPr>
            <w:r w:rsidRPr="00953D68">
              <w:rPr>
                <w:rFonts w:eastAsia="Times New Roman" w:cs="Arial"/>
                <w:iCs/>
                <w:color w:val="000000"/>
                <w:sz w:val="18"/>
                <w:szCs w:val="18"/>
                <w:rPrChange w:id="2861" w:author="jonathan pritchard" w:date="2024-11-20T11:04:00Z" w16du:dateUtc="2024-11-20T11:04:00Z">
                  <w:rPr>
                    <w:rFonts w:eastAsia="Times New Roman" w:cs="Arial"/>
                    <w:i/>
                    <w:color w:val="000000"/>
                    <w:sz w:val="18"/>
                    <w:szCs w:val="18"/>
                  </w:rPr>
                </w:rPrChange>
              </w:rPr>
              <w:t>Dataset</w:t>
            </w:r>
            <w:r w:rsidR="00647AF8" w:rsidRPr="00953D68">
              <w:rPr>
                <w:rFonts w:eastAsia="Times New Roman" w:cs="Arial"/>
                <w:iCs/>
                <w:color w:val="000000"/>
                <w:sz w:val="18"/>
                <w:szCs w:val="18"/>
                <w:rPrChange w:id="2862" w:author="jonathan pritchard" w:date="2024-11-20T11:04:00Z" w16du:dateUtc="2024-11-20T11:04:00Z">
                  <w:rPr>
                    <w:rFonts w:eastAsia="Times New Roman" w:cs="Arial"/>
                    <w:i/>
                    <w:color w:val="000000"/>
                    <w:sz w:val="18"/>
                    <w:szCs w:val="18"/>
                  </w:rPr>
                </w:rPrChange>
              </w:rPr>
              <w:t xml:space="preserve"> &lt;dataset name&gt; is not up to date. A New Edition, Re-issue or Update for this cell is missing </w:t>
            </w:r>
            <w:r w:rsidR="00647AF8" w:rsidRPr="00953D68">
              <w:rPr>
                <w:iCs/>
                <w:sz w:val="18"/>
                <w:szCs w:val="18"/>
                <w:rPrChange w:id="2863" w:author="jonathan pritchard" w:date="2024-11-20T11:04:00Z" w16du:dateUtc="2024-11-20T11:04:00Z">
                  <w:rPr>
                    <w:i/>
                    <w:sz w:val="18"/>
                    <w:szCs w:val="18"/>
                  </w:rPr>
                </w:rPrChange>
              </w:rPr>
              <w:t>and therefore MUST NOT be used for Primary NAVIGATION</w:t>
            </w:r>
          </w:p>
        </w:tc>
      </w:tr>
      <w:tr w:rsidR="00647AF8" w:rsidRPr="00A527F0" w14:paraId="58DA64FE" w14:textId="77777777" w:rsidTr="00CC4796">
        <w:tc>
          <w:tcPr>
            <w:tcW w:w="1200" w:type="dxa"/>
            <w:vAlign w:val="center"/>
            <w:tcPrChange w:id="2864" w:author="jon pritchard" w:date="2024-11-27T23:21:00Z" w16du:dateUtc="2024-11-27T22:21:00Z">
              <w:tcPr>
                <w:tcW w:w="1200" w:type="dxa"/>
                <w:vAlign w:val="center"/>
              </w:tcPr>
            </w:tcPrChange>
          </w:tcPr>
          <w:p w14:paraId="7FA7C16B"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Change w:id="2865" w:author="jon pritchard" w:date="2024-11-27T23:21:00Z" w16du:dateUtc="2024-11-27T22:21:00Z">
              <w:tcPr>
                <w:tcW w:w="9006" w:type="dxa"/>
                <w:gridSpan w:val="2"/>
                <w:vAlign w:val="center"/>
              </w:tcPr>
            </w:tcPrChange>
          </w:tcPr>
          <w:p w14:paraId="61B43176" w14:textId="77777777" w:rsidR="00647AF8" w:rsidRPr="00B812CA" w:rsidRDefault="00647AF8" w:rsidP="00637E6A">
            <w:pPr>
              <w:spacing w:before="60" w:after="60" w:line="240" w:lineRule="auto"/>
              <w:rPr>
                <w:i/>
                <w:sz w:val="18"/>
                <w:szCs w:val="18"/>
              </w:rPr>
            </w:pPr>
          </w:p>
        </w:tc>
      </w:tr>
      <w:tr w:rsidR="00647AF8" w:rsidRPr="00A527F0" w:rsidDel="00CC4796" w14:paraId="6665397F" w14:textId="31B4B8D6" w:rsidTr="00CC4796">
        <w:trPr>
          <w:del w:id="2866" w:author="jon pritchard" w:date="2024-11-27T23:21:00Z"/>
        </w:trPr>
        <w:tc>
          <w:tcPr>
            <w:tcW w:w="1200" w:type="dxa"/>
            <w:vAlign w:val="center"/>
            <w:tcPrChange w:id="2867" w:author="jon pritchard" w:date="2024-11-27T23:21:00Z" w16du:dateUtc="2024-11-27T22:21:00Z">
              <w:tcPr>
                <w:tcW w:w="1200" w:type="dxa"/>
                <w:vAlign w:val="center"/>
              </w:tcPr>
            </w:tcPrChange>
          </w:tcPr>
          <w:p w14:paraId="4D61380B" w14:textId="5A0597E8" w:rsidR="00647AF8" w:rsidRPr="00A527F0" w:rsidDel="00CC4796" w:rsidRDefault="00647AF8" w:rsidP="00637E6A">
            <w:pPr>
              <w:spacing w:before="60" w:after="60" w:line="240" w:lineRule="auto"/>
              <w:rPr>
                <w:del w:id="2868" w:author="jon pritchard" w:date="2024-11-27T23:21:00Z" w16du:dateUtc="2024-11-27T22:21:00Z"/>
                <w:rFonts w:eastAsia="Times New Roman" w:cs="Arial"/>
                <w:b/>
                <w:sz w:val="18"/>
                <w:szCs w:val="18"/>
              </w:rPr>
            </w:pPr>
          </w:p>
        </w:tc>
        <w:tc>
          <w:tcPr>
            <w:tcW w:w="7759" w:type="dxa"/>
            <w:vAlign w:val="center"/>
            <w:tcPrChange w:id="2869" w:author="jon pritchard" w:date="2024-11-27T23:21:00Z" w16du:dateUtc="2024-11-27T22:21:00Z">
              <w:tcPr>
                <w:tcW w:w="9006" w:type="dxa"/>
                <w:gridSpan w:val="2"/>
                <w:vAlign w:val="center"/>
              </w:tcPr>
            </w:tcPrChange>
          </w:tcPr>
          <w:p w14:paraId="25AFDAAF" w14:textId="08A15E8B" w:rsidR="00647AF8" w:rsidRPr="00B812CA" w:rsidDel="00CC4796" w:rsidRDefault="00647AF8" w:rsidP="00637E6A">
            <w:pPr>
              <w:spacing w:before="60" w:after="60" w:line="240" w:lineRule="auto"/>
              <w:rPr>
                <w:del w:id="2870" w:author="jon pritchard" w:date="2024-11-27T23:21:00Z" w16du:dateUtc="2024-11-27T22:21:00Z"/>
                <w:b/>
                <w:bCs/>
                <w:i/>
                <w:sz w:val="18"/>
                <w:szCs w:val="18"/>
              </w:rPr>
            </w:pPr>
            <w:del w:id="2871" w:author="jon pritchard" w:date="2024-11-27T23:21:00Z" w16du:dateUtc="2024-11-27T22:21:00Z">
              <w:r w:rsidRPr="00B812CA" w:rsidDel="00CC4796">
                <w:rPr>
                  <w:b/>
                  <w:bCs/>
                  <w:i/>
                  <w:sz w:val="18"/>
                  <w:szCs w:val="18"/>
                </w:rPr>
                <w:delText>[Added for S-100 Support]</w:delText>
              </w:r>
            </w:del>
          </w:p>
        </w:tc>
      </w:tr>
      <w:tr w:rsidR="00647AF8" w:rsidRPr="00A527F0" w14:paraId="165A966F" w14:textId="77777777" w:rsidTr="00CC4796">
        <w:tc>
          <w:tcPr>
            <w:tcW w:w="1200" w:type="dxa"/>
            <w:vAlign w:val="center"/>
            <w:tcPrChange w:id="2872" w:author="jon pritchard" w:date="2024-11-27T23:21:00Z" w16du:dateUtc="2024-11-27T22:21:00Z">
              <w:tcPr>
                <w:tcW w:w="1200" w:type="dxa"/>
                <w:vAlign w:val="center"/>
              </w:tcPr>
            </w:tcPrChange>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Change w:id="2873" w:author="jon pritchard" w:date="2024-11-27T23:21:00Z" w16du:dateUtc="2024-11-27T22:21:00Z">
              <w:tcPr>
                <w:tcW w:w="9006" w:type="dxa"/>
                <w:gridSpan w:val="2"/>
                <w:vAlign w:val="center"/>
              </w:tcPr>
            </w:tcPrChange>
          </w:tcPr>
          <w:p w14:paraId="5DF18A7C" w14:textId="58B6764B" w:rsidR="00647AF8" w:rsidRPr="00953D68" w:rsidRDefault="00647AF8" w:rsidP="00637E6A">
            <w:pPr>
              <w:spacing w:before="60" w:after="60" w:line="240" w:lineRule="auto"/>
              <w:rPr>
                <w:iCs/>
                <w:sz w:val="18"/>
                <w:szCs w:val="18"/>
                <w:rPrChange w:id="2874" w:author="jonathan pritchard" w:date="2024-11-20T11:04:00Z" w16du:dateUtc="2024-11-20T11:04:00Z">
                  <w:rPr>
                    <w:i/>
                    <w:sz w:val="18"/>
                    <w:szCs w:val="18"/>
                  </w:rPr>
                </w:rPrChange>
              </w:rPr>
            </w:pPr>
            <w:r w:rsidRPr="00953D68">
              <w:rPr>
                <w:iCs/>
                <w:sz w:val="18"/>
                <w:szCs w:val="18"/>
                <w:rPrChange w:id="2875" w:author="jonathan pritchard" w:date="2024-11-20T11:04:00Z" w16du:dateUtc="2024-11-20T11:04:00Z">
                  <w:rPr>
                    <w:i/>
                    <w:sz w:val="18"/>
                    <w:szCs w:val="18"/>
                  </w:rPr>
                </w:rPrChange>
              </w:rPr>
              <w:t xml:space="preserve">Error </w:t>
            </w:r>
            <w:del w:id="2876" w:author="jonathan pritchard" w:date="2024-11-21T10:37:00Z" w16du:dateUtc="2024-11-21T10:37:00Z">
              <w:r w:rsidRPr="00953D68" w:rsidDel="00F20F26">
                <w:rPr>
                  <w:iCs/>
                  <w:sz w:val="18"/>
                  <w:szCs w:val="18"/>
                  <w:rPrChange w:id="2877" w:author="jonathan pritchard" w:date="2024-11-20T11:04:00Z" w16du:dateUtc="2024-11-20T11:04:00Z">
                    <w:rPr>
                      <w:i/>
                      <w:sz w:val="18"/>
                      <w:szCs w:val="18"/>
                    </w:rPr>
                  </w:rPrChange>
                </w:rPr>
                <w:delText xml:space="preserve">installing </w:delText>
              </w:r>
            </w:del>
            <w:ins w:id="2878" w:author="jonathan pritchard" w:date="2024-11-21T10:37:00Z" w16du:dateUtc="2024-11-21T10:37:00Z">
              <w:r w:rsidR="00F20F26">
                <w:rPr>
                  <w:iCs/>
                  <w:sz w:val="18"/>
                  <w:szCs w:val="18"/>
                </w:rPr>
                <w:t>processing</w:t>
              </w:r>
              <w:r w:rsidR="00F20F26" w:rsidRPr="00953D68">
                <w:rPr>
                  <w:iCs/>
                  <w:sz w:val="18"/>
                  <w:szCs w:val="18"/>
                  <w:rPrChange w:id="2879" w:author="jonathan pritchard" w:date="2024-11-20T11:04:00Z" w16du:dateUtc="2024-11-20T11:04:00Z">
                    <w:rPr>
                      <w:i/>
                      <w:sz w:val="18"/>
                      <w:szCs w:val="18"/>
                    </w:rPr>
                  </w:rPrChange>
                </w:rPr>
                <w:t xml:space="preserve"> </w:t>
              </w:r>
            </w:ins>
            <w:r w:rsidRPr="00953D68">
              <w:rPr>
                <w:iCs/>
                <w:sz w:val="18"/>
                <w:szCs w:val="18"/>
                <w:rPrChange w:id="2880" w:author="jonathan pritchard" w:date="2024-11-20T11:04:00Z" w16du:dateUtc="2024-11-20T11:04:00Z">
                  <w:rPr>
                    <w:i/>
                    <w:sz w:val="18"/>
                    <w:szCs w:val="18"/>
                  </w:rPr>
                </w:rPrChange>
              </w:rPr>
              <w:t xml:space="preserve">&lt;file name&gt;. The format or content could not be </w:t>
            </w:r>
            <w:del w:id="2881" w:author="jonathan pritchard" w:date="2024-11-21T10:37:00Z" w16du:dateUtc="2024-11-21T10:37:00Z">
              <w:r w:rsidRPr="00953D68" w:rsidDel="00F20F26">
                <w:rPr>
                  <w:iCs/>
                  <w:sz w:val="18"/>
                  <w:szCs w:val="18"/>
                  <w:rPrChange w:id="2882" w:author="jonathan pritchard" w:date="2024-11-20T11:04:00Z" w16du:dateUtc="2024-11-20T11:04:00Z">
                    <w:rPr>
                      <w:i/>
                      <w:sz w:val="18"/>
                      <w:szCs w:val="18"/>
                    </w:rPr>
                  </w:rPrChange>
                </w:rPr>
                <w:delText>validate</w:delText>
              </w:r>
              <w:r w:rsidR="002B7019" w:rsidRPr="00953D68" w:rsidDel="00F20F26">
                <w:rPr>
                  <w:iCs/>
                  <w:sz w:val="18"/>
                  <w:szCs w:val="18"/>
                  <w:rPrChange w:id="2883" w:author="jonathan pritchard" w:date="2024-11-20T11:04:00Z" w16du:dateUtc="2024-11-20T11:04:00Z">
                    <w:rPr>
                      <w:i/>
                      <w:sz w:val="18"/>
                      <w:szCs w:val="18"/>
                    </w:rPr>
                  </w:rPrChange>
                </w:rPr>
                <w:delText xml:space="preserve">d </w:delText>
              </w:r>
            </w:del>
            <w:ins w:id="2884" w:author="jonathan pritchard" w:date="2024-11-21T10:37:00Z" w16du:dateUtc="2024-11-21T10:37:00Z">
              <w:r w:rsidR="00F20F26">
                <w:rPr>
                  <w:iCs/>
                  <w:sz w:val="18"/>
                  <w:szCs w:val="18"/>
                </w:rPr>
                <w:t>parsed</w:t>
              </w:r>
              <w:r w:rsidR="00F20F26" w:rsidRPr="00953D68">
                <w:rPr>
                  <w:iCs/>
                  <w:sz w:val="18"/>
                  <w:szCs w:val="18"/>
                  <w:rPrChange w:id="2885" w:author="jonathan pritchard" w:date="2024-11-20T11:04:00Z" w16du:dateUtc="2024-11-20T11:04:00Z">
                    <w:rPr>
                      <w:i/>
                      <w:sz w:val="18"/>
                      <w:szCs w:val="18"/>
                    </w:rPr>
                  </w:rPrChange>
                </w:rPr>
                <w:t xml:space="preserve"> </w:t>
              </w:r>
            </w:ins>
            <w:r w:rsidR="002B7019" w:rsidRPr="00953D68">
              <w:rPr>
                <w:iCs/>
                <w:sz w:val="18"/>
                <w:szCs w:val="18"/>
                <w:rPrChange w:id="2886" w:author="jonathan pritchard" w:date="2024-11-20T11:04:00Z" w16du:dateUtc="2024-11-20T11:04:00Z">
                  <w:rPr>
                    <w:i/>
                    <w:sz w:val="18"/>
                    <w:szCs w:val="18"/>
                  </w:rPr>
                </w:rPrChange>
              </w:rPr>
              <w:t>and it could not be installed</w:t>
            </w:r>
          </w:p>
        </w:tc>
      </w:tr>
      <w:tr w:rsidR="00647AF8" w:rsidRPr="00A527F0" w14:paraId="0A4B970B" w14:textId="77777777" w:rsidTr="00CC4796">
        <w:tc>
          <w:tcPr>
            <w:tcW w:w="1200" w:type="dxa"/>
            <w:vAlign w:val="center"/>
            <w:tcPrChange w:id="2887" w:author="jon pritchard" w:date="2024-11-27T23:21:00Z" w16du:dateUtc="2024-11-27T22:21:00Z">
              <w:tcPr>
                <w:tcW w:w="1200" w:type="dxa"/>
                <w:vAlign w:val="center"/>
              </w:tcPr>
            </w:tcPrChange>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Change w:id="2888" w:author="jon pritchard" w:date="2024-11-27T23:21:00Z" w16du:dateUtc="2024-11-27T22:21:00Z">
              <w:tcPr>
                <w:tcW w:w="9006" w:type="dxa"/>
                <w:gridSpan w:val="2"/>
                <w:vAlign w:val="center"/>
              </w:tcPr>
            </w:tcPrChange>
          </w:tcPr>
          <w:p w14:paraId="289F8204" w14:textId="77777777" w:rsidR="00647AF8" w:rsidRPr="00953D68" w:rsidRDefault="00647AF8" w:rsidP="00637E6A">
            <w:pPr>
              <w:spacing w:before="60" w:after="60" w:line="240" w:lineRule="auto"/>
              <w:rPr>
                <w:iCs/>
                <w:sz w:val="18"/>
                <w:szCs w:val="18"/>
                <w:rPrChange w:id="2889" w:author="jonathan pritchard" w:date="2024-11-20T11:04:00Z" w16du:dateUtc="2024-11-20T11:04:00Z">
                  <w:rPr>
                    <w:i/>
                    <w:sz w:val="18"/>
                    <w:szCs w:val="18"/>
                  </w:rPr>
                </w:rPrChange>
              </w:rPr>
            </w:pPr>
            <w:r w:rsidRPr="00953D68">
              <w:rPr>
                <w:iCs/>
                <w:sz w:val="18"/>
                <w:szCs w:val="18"/>
                <w:rPrChange w:id="2890" w:author="jonathan pritchard" w:date="2024-11-20T11:04:00Z" w16du:dateUtc="2024-11-20T11:04:00Z">
                  <w:rPr>
                    <w:i/>
                    <w:sz w:val="18"/>
                    <w:szCs w:val="18"/>
                  </w:rPr>
                </w:rPrChange>
              </w:rPr>
              <w:t>This Catalogue is not authenticated by the IHO acting as the Scheme Administrator</w:t>
            </w:r>
          </w:p>
        </w:tc>
      </w:tr>
      <w:tr w:rsidR="00647AF8" w:rsidRPr="00A527F0" w14:paraId="2E5229D8" w14:textId="77777777" w:rsidTr="00CC4796">
        <w:tc>
          <w:tcPr>
            <w:tcW w:w="1200" w:type="dxa"/>
            <w:vAlign w:val="center"/>
            <w:tcPrChange w:id="2891" w:author="jon pritchard" w:date="2024-11-27T23:21:00Z" w16du:dateUtc="2024-11-27T22:21:00Z">
              <w:tcPr>
                <w:tcW w:w="1200" w:type="dxa"/>
                <w:vAlign w:val="center"/>
              </w:tcPr>
            </w:tcPrChange>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Change w:id="2892" w:author="jon pritchard" w:date="2024-11-27T23:21:00Z" w16du:dateUtc="2024-11-27T22:21:00Z">
              <w:tcPr>
                <w:tcW w:w="9006" w:type="dxa"/>
                <w:gridSpan w:val="2"/>
                <w:vAlign w:val="center"/>
              </w:tcPr>
            </w:tcPrChange>
          </w:tcPr>
          <w:p w14:paraId="1C74223C" w14:textId="5F6ECDB5" w:rsidR="00647AF8" w:rsidRPr="00953D68" w:rsidRDefault="00647AF8" w:rsidP="00637E6A">
            <w:pPr>
              <w:spacing w:before="60" w:after="60" w:line="240" w:lineRule="auto"/>
              <w:rPr>
                <w:iCs/>
                <w:sz w:val="18"/>
                <w:szCs w:val="18"/>
                <w:rPrChange w:id="2893" w:author="jonathan pritchard" w:date="2024-11-20T11:04:00Z" w16du:dateUtc="2024-11-20T11:04:00Z">
                  <w:rPr>
                    <w:i/>
                    <w:sz w:val="18"/>
                    <w:szCs w:val="18"/>
                  </w:rPr>
                </w:rPrChange>
              </w:rPr>
            </w:pPr>
            <w:r w:rsidRPr="00953D68">
              <w:rPr>
                <w:iCs/>
                <w:sz w:val="18"/>
                <w:szCs w:val="18"/>
                <w:rPrChange w:id="2894" w:author="jonathan pritchard" w:date="2024-11-20T11:04:00Z" w16du:dateUtc="2024-11-20T11:04:00Z">
                  <w:rPr>
                    <w:i/>
                    <w:sz w:val="18"/>
                    <w:szCs w:val="18"/>
                  </w:rPr>
                </w:rPrChange>
              </w:rPr>
              <w:t xml:space="preserve">Warning: Dataset &lt;dataset name&gt; is not up to date. A New Edition or </w:t>
            </w:r>
            <w:r w:rsidR="002B7019" w:rsidRPr="00953D68">
              <w:rPr>
                <w:iCs/>
                <w:sz w:val="18"/>
                <w:szCs w:val="18"/>
                <w:rPrChange w:id="2895" w:author="jonathan pritchard" w:date="2024-11-20T11:04:00Z" w16du:dateUtc="2024-11-20T11:04:00Z">
                  <w:rPr>
                    <w:i/>
                    <w:sz w:val="18"/>
                    <w:szCs w:val="18"/>
                  </w:rPr>
                </w:rPrChange>
              </w:rPr>
              <w:t>Update for this cell is missing</w:t>
            </w:r>
          </w:p>
        </w:tc>
      </w:tr>
      <w:tr w:rsidR="00647AF8" w:rsidRPr="00A527F0" w14:paraId="2AE7F6B3" w14:textId="77777777" w:rsidTr="00CC4796">
        <w:tc>
          <w:tcPr>
            <w:tcW w:w="1200" w:type="dxa"/>
            <w:vAlign w:val="center"/>
            <w:tcPrChange w:id="2896" w:author="jon pritchard" w:date="2024-11-27T23:21:00Z" w16du:dateUtc="2024-11-27T22:21:00Z">
              <w:tcPr>
                <w:tcW w:w="1200" w:type="dxa"/>
                <w:vAlign w:val="center"/>
              </w:tcPr>
            </w:tcPrChange>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Change w:id="2897" w:author="jon pritchard" w:date="2024-11-27T23:21:00Z" w16du:dateUtc="2024-11-27T22:21:00Z">
              <w:tcPr>
                <w:tcW w:w="9006" w:type="dxa"/>
                <w:gridSpan w:val="2"/>
                <w:vAlign w:val="center"/>
              </w:tcPr>
            </w:tcPrChange>
          </w:tcPr>
          <w:p w14:paraId="4E04D83A" w14:textId="730BA56C" w:rsidR="00647AF8" w:rsidRPr="00953D68" w:rsidRDefault="00D9437A" w:rsidP="00637E6A">
            <w:pPr>
              <w:spacing w:before="60" w:after="60" w:line="240" w:lineRule="auto"/>
              <w:rPr>
                <w:iCs/>
                <w:sz w:val="18"/>
                <w:szCs w:val="18"/>
                <w:rPrChange w:id="2898" w:author="jonathan pritchard" w:date="2024-11-20T11:04:00Z" w16du:dateUtc="2024-11-20T11:04:00Z">
                  <w:rPr>
                    <w:i/>
                    <w:sz w:val="18"/>
                    <w:szCs w:val="18"/>
                  </w:rPr>
                </w:rPrChange>
              </w:rPr>
            </w:pPr>
            <w:r w:rsidRPr="00953D68">
              <w:rPr>
                <w:iCs/>
                <w:sz w:val="18"/>
                <w:szCs w:val="18"/>
                <w:rPrChange w:id="2899" w:author="jonathan pritchard" w:date="2024-11-20T11:04:00Z" w16du:dateUtc="2024-11-20T11:04:00Z">
                  <w:rPr>
                    <w:i/>
                    <w:sz w:val="18"/>
                    <w:szCs w:val="18"/>
                  </w:rPr>
                </w:rPrChange>
              </w:rPr>
              <w:t>Error: No Feature Cat</w:t>
            </w:r>
            <w:r w:rsidR="00BE49F8" w:rsidRPr="00953D68">
              <w:rPr>
                <w:iCs/>
                <w:sz w:val="18"/>
                <w:szCs w:val="18"/>
                <w:rPrChange w:id="2900" w:author="jonathan pritchard" w:date="2024-11-20T11:04:00Z" w16du:dateUtc="2024-11-20T11:04:00Z">
                  <w:rPr>
                    <w:i/>
                    <w:sz w:val="18"/>
                    <w:szCs w:val="18"/>
                  </w:rPr>
                </w:rPrChange>
              </w:rPr>
              <w:t>a</w:t>
            </w:r>
            <w:r w:rsidRPr="00953D68">
              <w:rPr>
                <w:iCs/>
                <w:sz w:val="18"/>
                <w:szCs w:val="18"/>
                <w:rPrChange w:id="2901" w:author="jonathan pritchard" w:date="2024-11-20T11:04:00Z" w16du:dateUtc="2024-11-20T11:04:00Z">
                  <w:rPr>
                    <w:i/>
                    <w:sz w:val="18"/>
                    <w:szCs w:val="18"/>
                  </w:rPr>
                </w:rPrChange>
              </w:rPr>
              <w:t xml:space="preserve">logue or Portrayal Catalogue could be found </w:t>
            </w:r>
            <w:del w:id="2902" w:author="jonathan pritchard" w:date="2024-11-20T11:04:00Z" w16du:dateUtc="2024-11-20T11:04:00Z">
              <w:r w:rsidRPr="00953D68" w:rsidDel="00953D68">
                <w:rPr>
                  <w:iCs/>
                  <w:sz w:val="18"/>
                  <w:szCs w:val="18"/>
                  <w:rPrChange w:id="2903" w:author="jonathan pritchard" w:date="2024-11-20T11:04:00Z" w16du:dateUtc="2024-11-20T11:04:00Z">
                    <w:rPr>
                      <w:i/>
                      <w:sz w:val="18"/>
                      <w:szCs w:val="18"/>
                    </w:rPr>
                  </w:rPrChange>
                </w:rPr>
                <w:delText xml:space="preserve">for </w:delText>
              </w:r>
            </w:del>
            <w:ins w:id="2904" w:author="jonathan pritchard" w:date="2024-11-20T11:04:00Z" w16du:dateUtc="2024-11-20T11:04:00Z">
              <w:r w:rsidR="00953D68">
                <w:rPr>
                  <w:iCs/>
                  <w:sz w:val="18"/>
                  <w:szCs w:val="18"/>
                </w:rPr>
                <w:t>compatible with</w:t>
              </w:r>
              <w:r w:rsidR="00953D68" w:rsidRPr="00953D68">
                <w:rPr>
                  <w:iCs/>
                  <w:sz w:val="18"/>
                  <w:szCs w:val="18"/>
                  <w:rPrChange w:id="2905" w:author="jonathan pritchard" w:date="2024-11-20T11:04:00Z" w16du:dateUtc="2024-11-20T11:04:00Z">
                    <w:rPr>
                      <w:i/>
                      <w:sz w:val="18"/>
                      <w:szCs w:val="18"/>
                    </w:rPr>
                  </w:rPrChange>
                </w:rPr>
                <w:t xml:space="preserve"> </w:t>
              </w:r>
            </w:ins>
            <w:r w:rsidRPr="00953D68">
              <w:rPr>
                <w:iCs/>
                <w:sz w:val="18"/>
                <w:szCs w:val="18"/>
                <w:rPrChange w:id="2906" w:author="jonathan pritchard" w:date="2024-11-20T11:04:00Z" w16du:dateUtc="2024-11-20T11:04:00Z">
                  <w:rPr>
                    <w:i/>
                    <w:sz w:val="18"/>
                    <w:szCs w:val="18"/>
                  </w:rPr>
                </w:rPrChange>
              </w:rPr>
              <w:t>dataset &lt;dataset name&gt;</w:t>
            </w:r>
          </w:p>
        </w:tc>
      </w:tr>
      <w:tr w:rsidR="00647AF8" w:rsidRPr="00A527F0" w14:paraId="276F411A" w14:textId="77777777" w:rsidTr="00CC4796">
        <w:tc>
          <w:tcPr>
            <w:tcW w:w="1200" w:type="dxa"/>
            <w:vAlign w:val="center"/>
            <w:tcPrChange w:id="2907" w:author="jon pritchard" w:date="2024-11-27T23:21:00Z" w16du:dateUtc="2024-11-27T22:21:00Z">
              <w:tcPr>
                <w:tcW w:w="1200" w:type="dxa"/>
                <w:vAlign w:val="center"/>
              </w:tcPr>
            </w:tcPrChange>
          </w:tcPr>
          <w:p w14:paraId="1FEFEB66"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Change w:id="2908" w:author="jon pritchard" w:date="2024-11-27T23:21:00Z" w16du:dateUtc="2024-11-27T22:21:00Z">
              <w:tcPr>
                <w:tcW w:w="9006" w:type="dxa"/>
                <w:gridSpan w:val="2"/>
                <w:vAlign w:val="center"/>
              </w:tcPr>
            </w:tcPrChange>
          </w:tcPr>
          <w:p w14:paraId="52266EA3" w14:textId="77777777" w:rsidR="00647AF8" w:rsidRPr="00B812CA" w:rsidRDefault="00647AF8" w:rsidP="00637E6A">
            <w:pPr>
              <w:spacing w:before="60" w:after="60" w:line="240" w:lineRule="auto"/>
              <w:rPr>
                <w:i/>
                <w:sz w:val="18"/>
                <w:szCs w:val="18"/>
              </w:rPr>
            </w:pPr>
          </w:p>
        </w:tc>
      </w:tr>
      <w:tr w:rsidR="00647AF8" w:rsidRPr="00A527F0" w14:paraId="2FAF47E6" w14:textId="77777777" w:rsidTr="00CC4796">
        <w:tc>
          <w:tcPr>
            <w:tcW w:w="1200" w:type="dxa"/>
            <w:vAlign w:val="center"/>
            <w:tcPrChange w:id="2909" w:author="jon pritchard" w:date="2024-11-27T23:21:00Z" w16du:dateUtc="2024-11-27T22:21:00Z">
              <w:tcPr>
                <w:tcW w:w="1200" w:type="dxa"/>
                <w:vAlign w:val="center"/>
              </w:tcPr>
            </w:tcPrChange>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Change w:id="2910" w:author="jon pritchard" w:date="2024-11-27T23:21:00Z" w16du:dateUtc="2024-11-27T22:21:00Z">
              <w:tcPr>
                <w:tcW w:w="9006" w:type="dxa"/>
                <w:gridSpan w:val="2"/>
                <w:vAlign w:val="center"/>
              </w:tcPr>
            </w:tcPrChange>
          </w:tcPr>
          <w:p w14:paraId="028B28F7" w14:textId="77777777" w:rsidR="00647AF8" w:rsidRPr="00953D68" w:rsidRDefault="00647AF8" w:rsidP="00637E6A">
            <w:pPr>
              <w:spacing w:before="60" w:after="60" w:line="240" w:lineRule="auto"/>
              <w:rPr>
                <w:iCs/>
                <w:sz w:val="18"/>
                <w:szCs w:val="18"/>
                <w:rPrChange w:id="2911" w:author="jonathan pritchard" w:date="2024-11-20T11:05:00Z" w16du:dateUtc="2024-11-20T11:05:00Z">
                  <w:rPr>
                    <w:i/>
                    <w:sz w:val="18"/>
                    <w:szCs w:val="18"/>
                  </w:rPr>
                </w:rPrChange>
              </w:rPr>
            </w:pPr>
            <w:r w:rsidRPr="00953D68">
              <w:rPr>
                <w:iCs/>
                <w:sz w:val="18"/>
                <w:szCs w:val="18"/>
                <w:rPrChange w:id="2912" w:author="jonathan pritchard" w:date="2024-11-20T11:05:00Z" w16du:dateUtc="2024-11-20T11:05:00Z">
                  <w:rPr>
                    <w:i/>
                    <w:sz w:val="18"/>
                    <w:szCs w:val="18"/>
                  </w:rPr>
                </w:rPrChange>
              </w:rPr>
              <w:t>Signature Path can not be validated. One or more of the Domain Controller or SA digital certificates is missing or invalid</w:t>
            </w:r>
          </w:p>
        </w:tc>
      </w:tr>
      <w:tr w:rsidR="00647AF8" w:rsidRPr="00A527F0" w14:paraId="44B0AF74" w14:textId="77777777" w:rsidTr="00CC4796">
        <w:tc>
          <w:tcPr>
            <w:tcW w:w="1200" w:type="dxa"/>
            <w:vAlign w:val="center"/>
            <w:tcPrChange w:id="2913" w:author="jon pritchard" w:date="2024-11-27T23:21:00Z" w16du:dateUtc="2024-11-27T22:21:00Z">
              <w:tcPr>
                <w:tcW w:w="1200" w:type="dxa"/>
                <w:vAlign w:val="center"/>
              </w:tcPr>
            </w:tcPrChange>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Change w:id="2914" w:author="jon pritchard" w:date="2024-11-27T23:21:00Z" w16du:dateUtc="2024-11-27T22:21:00Z">
              <w:tcPr>
                <w:tcW w:w="9006" w:type="dxa"/>
                <w:gridSpan w:val="2"/>
                <w:vAlign w:val="center"/>
              </w:tcPr>
            </w:tcPrChange>
          </w:tcPr>
          <w:p w14:paraId="518A60CE" w14:textId="77777777" w:rsidR="00647AF8" w:rsidRPr="00953D68" w:rsidRDefault="00647AF8" w:rsidP="00637E6A">
            <w:pPr>
              <w:spacing w:before="60" w:after="60" w:line="240" w:lineRule="auto"/>
              <w:rPr>
                <w:iCs/>
                <w:sz w:val="18"/>
                <w:szCs w:val="18"/>
                <w:rPrChange w:id="2915" w:author="jonathan pritchard" w:date="2024-11-20T11:05:00Z" w16du:dateUtc="2024-11-20T11:05:00Z">
                  <w:rPr>
                    <w:i/>
                    <w:sz w:val="18"/>
                    <w:szCs w:val="18"/>
                  </w:rPr>
                </w:rPrChange>
              </w:rPr>
            </w:pPr>
            <w:r w:rsidRPr="00953D68">
              <w:rPr>
                <w:iCs/>
                <w:sz w:val="18"/>
                <w:szCs w:val="18"/>
                <w:rPrChange w:id="2916" w:author="jonathan pritchard" w:date="2024-11-20T11:05:00Z" w16du:dateUtc="2024-11-20T11:05:00Z">
                  <w:rPr>
                    <w:i/>
                    <w:sz w:val="18"/>
                    <w:szCs w:val="18"/>
                  </w:rPr>
                </w:rPrChange>
              </w:rPr>
              <w:t>Version mismatch between &lt;dataset&gt; and &lt;catalogue&gt;. Only &lt;catalogue version&gt; is supported for data of this type (&lt;product&gt;)</w:t>
            </w:r>
          </w:p>
        </w:tc>
      </w:tr>
      <w:tr w:rsidR="00647AF8" w:rsidRPr="00A527F0" w14:paraId="021D9CA0" w14:textId="77777777" w:rsidTr="00CC4796">
        <w:tc>
          <w:tcPr>
            <w:tcW w:w="1200" w:type="dxa"/>
            <w:vAlign w:val="center"/>
            <w:tcPrChange w:id="2917" w:author="jon pritchard" w:date="2024-11-27T23:21:00Z" w16du:dateUtc="2024-11-27T22:21:00Z">
              <w:tcPr>
                <w:tcW w:w="1200" w:type="dxa"/>
                <w:vAlign w:val="center"/>
              </w:tcPr>
            </w:tcPrChange>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Change w:id="2918" w:author="jon pritchard" w:date="2024-11-27T23:21:00Z" w16du:dateUtc="2024-11-27T22:21:00Z">
              <w:tcPr>
                <w:tcW w:w="9006" w:type="dxa"/>
                <w:gridSpan w:val="2"/>
                <w:vAlign w:val="center"/>
              </w:tcPr>
            </w:tcPrChange>
          </w:tcPr>
          <w:p w14:paraId="62E4E477" w14:textId="77777777" w:rsidR="00647AF8" w:rsidRPr="00953D68" w:rsidRDefault="00647AF8" w:rsidP="00637E6A">
            <w:pPr>
              <w:spacing w:before="60" w:after="60" w:line="240" w:lineRule="auto"/>
              <w:rPr>
                <w:iCs/>
                <w:sz w:val="18"/>
                <w:szCs w:val="18"/>
                <w:rPrChange w:id="2919" w:author="jonathan pritchard" w:date="2024-11-20T11:05:00Z" w16du:dateUtc="2024-11-20T11:05:00Z">
                  <w:rPr>
                    <w:i/>
                    <w:sz w:val="18"/>
                    <w:szCs w:val="18"/>
                  </w:rPr>
                </w:rPrChange>
              </w:rPr>
            </w:pPr>
            <w:r w:rsidRPr="00953D68">
              <w:rPr>
                <w:iCs/>
                <w:sz w:val="18"/>
                <w:szCs w:val="18"/>
                <w:rPrChange w:id="2920" w:author="jonathan pritchard" w:date="2024-11-20T11:05:00Z" w16du:dateUtc="2024-11-20T11:05:00Z">
                  <w:rPr>
                    <w:i/>
                    <w:sz w:val="18"/>
                    <w:szCs w:val="18"/>
                  </w:rPr>
                </w:rPrChange>
              </w:rPr>
              <w:t>This Exchange Set is not authenticated by the IHO acting as the Scheme Administrator</w:t>
            </w:r>
          </w:p>
        </w:tc>
      </w:tr>
      <w:tr w:rsidR="00647AF8" w:rsidRPr="00A527F0" w14:paraId="33A3C719" w14:textId="77777777" w:rsidTr="00CC4796">
        <w:tc>
          <w:tcPr>
            <w:tcW w:w="1200" w:type="dxa"/>
            <w:vAlign w:val="center"/>
            <w:tcPrChange w:id="2921" w:author="jon pritchard" w:date="2024-11-27T23:21:00Z" w16du:dateUtc="2024-11-27T22:21:00Z">
              <w:tcPr>
                <w:tcW w:w="1200" w:type="dxa"/>
                <w:vAlign w:val="center"/>
              </w:tcPr>
            </w:tcPrChange>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Change w:id="2922" w:author="jon pritchard" w:date="2024-11-27T23:21:00Z" w16du:dateUtc="2024-11-27T22:21:00Z">
              <w:tcPr>
                <w:tcW w:w="9006" w:type="dxa"/>
                <w:gridSpan w:val="2"/>
                <w:vAlign w:val="center"/>
              </w:tcPr>
            </w:tcPrChange>
          </w:tcPr>
          <w:p w14:paraId="50FDCCB9" w14:textId="77777777" w:rsidR="00647AF8" w:rsidRPr="00953D68" w:rsidRDefault="00647AF8" w:rsidP="00637E6A">
            <w:pPr>
              <w:spacing w:before="60" w:after="60" w:line="240" w:lineRule="auto"/>
              <w:rPr>
                <w:iCs/>
                <w:sz w:val="18"/>
                <w:szCs w:val="18"/>
                <w:rPrChange w:id="2923" w:author="jonathan pritchard" w:date="2024-11-20T11:05:00Z" w16du:dateUtc="2024-11-20T11:05:00Z">
                  <w:rPr>
                    <w:i/>
                    <w:sz w:val="18"/>
                    <w:szCs w:val="18"/>
                  </w:rPr>
                </w:rPrChange>
              </w:rPr>
            </w:pPr>
            <w:r w:rsidRPr="00953D68">
              <w:rPr>
                <w:iCs/>
                <w:sz w:val="18"/>
                <w:szCs w:val="18"/>
                <w:rPrChange w:id="2924" w:author="jonathan pritchard" w:date="2024-11-20T11:05:00Z" w16du:dateUtc="2024-11-20T11:05:00Z">
                  <w:rPr>
                    <w:i/>
                    <w:sz w:val="18"/>
                    <w:szCs w:val="18"/>
                  </w:rPr>
                </w:rPrChange>
              </w:rPr>
              <w:t>This Permit file is not authenticated by the IHO acting as the Scheme Administrator</w:t>
            </w:r>
          </w:p>
        </w:tc>
      </w:tr>
    </w:tbl>
    <w:p w14:paraId="7B9218F0" w14:textId="602B97C5" w:rsidR="00647AF8" w:rsidRDefault="00331A1D" w:rsidP="002B7019">
      <w:pPr>
        <w:pStyle w:val="Caption"/>
        <w:spacing w:after="120" w:line="240" w:lineRule="auto"/>
        <w:jc w:val="center"/>
        <w:rPr>
          <w:ins w:id="2925" w:author="jon pritchard" w:date="2024-11-27T23:22:00Z" w16du:dateUtc="2024-11-27T22:22:00Z"/>
        </w:rPr>
      </w:pPr>
      <w:r w:rsidRPr="00A527F0">
        <w:t>Table C-2-1 - Error codes and messages</w:t>
      </w:r>
    </w:p>
    <w:p w14:paraId="5B04976A" w14:textId="4DF4A29C" w:rsidR="00CC4796" w:rsidRPr="00CC4796" w:rsidRDefault="00CC4796">
      <w:pPr>
        <w:pStyle w:val="Heading2"/>
        <w:pPrChange w:id="2926" w:author="jon pritchard" w:date="2024-11-27T23:22:00Z" w16du:dateUtc="2024-11-27T22:22:00Z">
          <w:pPr>
            <w:pStyle w:val="Caption"/>
            <w:spacing w:after="120" w:line="240" w:lineRule="auto"/>
            <w:jc w:val="center"/>
          </w:pPr>
        </w:pPrChange>
      </w:pPr>
      <w:ins w:id="2927" w:author="jon pritchard" w:date="2024-11-27T23:22:00Z" w16du:dateUtc="2024-11-27T22:22:00Z">
        <w:r>
          <w:t>Error code descriptions.</w:t>
        </w:r>
      </w:ins>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F5F86F1"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ins w:id="2928" w:author="jonathan pritchard" w:date="2024-11-20T11:38:00Z" w16du:dateUtc="2024-11-20T11:38:00Z">
        <w:r w:rsidR="00606130">
          <w:rPr>
            <w:rFonts w:eastAsia="Times New Roman" w:cs="Arial"/>
          </w:rPr>
          <w:t>ested</w:t>
        </w:r>
      </w:ins>
      <w:del w:id="2929" w:author="jonathan pritchard" w:date="2024-11-20T11:38:00Z" w16du:dateUtc="2024-11-20T11:38:00Z">
        <w:r w:rsidRPr="00A527F0" w:rsidDel="00606130">
          <w:rPr>
            <w:rFonts w:eastAsia="Times New Roman" w:cs="Arial"/>
          </w:rPr>
          <w:delText>ired</w:delText>
        </w:r>
      </w:del>
      <w:r w:rsidRPr="00A527F0">
        <w:rPr>
          <w:rFonts w:eastAsia="Times New Roman" w:cs="Arial"/>
        </w:rPr>
        <w:t xml:space="preserve"> dataset.</w:t>
      </w:r>
      <w:ins w:id="2930" w:author="jonathan pritchard" w:date="2024-11-20T11:38:00Z" w16du:dateUtc="2024-11-20T11:38:00Z">
        <w:r w:rsidR="00606130">
          <w:rPr>
            <w:rFonts w:eastAsia="Times New Roman" w:cs="Arial"/>
          </w:rPr>
          <w:t xml:space="preserve"> </w:t>
        </w:r>
      </w:ins>
    </w:p>
    <w:p w14:paraId="50DFB878" w14:textId="3ACA35F1"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112</w:t>
      </w:r>
      <w:r w:rsidRPr="00A527F0">
        <w:rPr>
          <w:rFonts w:eastAsia="Times New Roman" w:cs="Arial"/>
          <w:strike/>
        </w:rPr>
        <w:t xml:space="preserve"> must be returned if the dataset permits are formatted incorrectly</w:t>
      </w:r>
      <w:ins w:id="2931" w:author="jonathan pritchard" w:date="2024-11-20T11:07:00Z" w16du:dateUtc="2024-11-20T11:07:00Z">
        <w:r w:rsidR="00953D68">
          <w:rPr>
            <w:rFonts w:eastAsia="Times New Roman" w:cs="Arial"/>
            <w:strike/>
          </w:rPr>
          <w:t xml:space="preserve"> or if the system encounters an error parsing a dataset permit file.</w:t>
        </w:r>
      </w:ins>
      <w:del w:id="2932" w:author="jonathan pritchard" w:date="2024-11-20T11:07:00Z" w16du:dateUtc="2024-11-20T11:07:00Z">
        <w:r w:rsidRPr="00A527F0" w:rsidDel="00953D68">
          <w:rPr>
            <w:rFonts w:eastAsia="Times New Roman" w:cs="Arial"/>
            <w:strike/>
          </w:rPr>
          <w:delText>.</w:delText>
        </w:r>
      </w:del>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116</w:t>
      </w:r>
      <w:r w:rsidRPr="00A527F0">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 xml:space="preserve">SSE 119 </w:t>
      </w:r>
      <w:r w:rsidRPr="00A527F0">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4A57D50A"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del w:id="2933" w:author="jonathan pritchard" w:date="2024-10-14T00:50:00Z" w16du:dateUtc="2024-10-13T23:50:00Z">
        <w:r w:rsidRPr="00A527F0" w:rsidDel="008972A2">
          <w:rPr>
            <w:rFonts w:eastAsia="Times New Roman" w:cs="Arial"/>
          </w:rPr>
          <w:delText xml:space="preserve">.  </w:delText>
        </w:r>
      </w:del>
      <w:ins w:id="2934" w:author="jonathan pritchard" w:date="2024-10-14T00:50:00Z" w16du:dateUtc="2024-10-13T23:50:00Z">
        <w:r w:rsidR="008972A2">
          <w:rPr>
            <w:rFonts w:eastAsia="Times New Roman" w:cs="Arial"/>
          </w:rPr>
          <w:t xml:space="preserve"> </w:t>
        </w:r>
      </w:ins>
      <w:r w:rsidRPr="00A527F0">
        <w:rPr>
          <w:rFonts w:eastAsia="Times New Roman" w:cs="Arial"/>
        </w:rPr>
        <w:t xml:space="preserve">Expired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B812CA" w:rsidRDefault="00647AF8" w:rsidP="002B7019">
      <w:pPr>
        <w:spacing w:after="120" w:line="240" w:lineRule="auto"/>
        <w:jc w:val="both"/>
        <w:rPr>
          <w:rFonts w:cs="Arial"/>
          <w:i/>
        </w:rPr>
      </w:pPr>
      <w:r w:rsidRPr="00A527F0">
        <w:rPr>
          <w:rFonts w:eastAsia="Times New Roman" w:cs="Arial"/>
          <w:b/>
          <w:color w:val="000000"/>
        </w:rPr>
        <w:t xml:space="preserve">SSE 127 </w:t>
      </w:r>
      <w:r w:rsidRPr="00A527F0">
        <w:rPr>
          <w:rFonts w:eastAsia="Times New Roman" w:cs="Arial"/>
          <w:color w:val="000000"/>
        </w:rPr>
        <w:t xml:space="preserve">must be returned if the status of the </w:t>
      </w:r>
      <w:r w:rsidR="00E1109A" w:rsidRPr="00A527F0">
        <w:rPr>
          <w:rFonts w:eastAsia="Times New Roman" w:cs="Arial"/>
          <w:color w:val="000000"/>
        </w:rPr>
        <w:t>dataset</w:t>
      </w:r>
      <w:r w:rsidRPr="00A527F0">
        <w:rPr>
          <w:rFonts w:eastAsia="Times New Roman" w:cs="Arial"/>
          <w:color w:val="000000"/>
        </w:rPr>
        <w:t xml:space="preserve"> being viewed is not up-to-date in respect of the latest installed S-128 </w:t>
      </w:r>
      <w:r w:rsidR="00A65DDD" w:rsidRPr="00A527F0">
        <w:rPr>
          <w:rFonts w:eastAsia="Times New Roman" w:cs="Arial"/>
          <w:color w:val="000000"/>
        </w:rPr>
        <w:t>C</w:t>
      </w:r>
      <w:r w:rsidRPr="00A527F0">
        <w:rPr>
          <w:rFonts w:eastAsia="Times New Roman" w:cs="Arial"/>
          <w:color w:val="000000"/>
        </w:rPr>
        <w:t>atalogue dataset loaded or maintained on the system. A permanent warning message must be displayed on screen informing the user</w:t>
      </w:r>
      <w:r w:rsidR="00A65DDD" w:rsidRPr="00A527F0">
        <w:rPr>
          <w:rFonts w:eastAsia="Times New Roman" w:cs="Arial"/>
          <w:color w:val="000000"/>
        </w:rPr>
        <w:t>; for example,</w:t>
      </w:r>
      <w:r w:rsidRPr="00A527F0">
        <w:rPr>
          <w:rFonts w:eastAsia="Times New Roman" w:cs="Arial"/>
          <w:color w:val="000000"/>
        </w:rPr>
        <w:t xml:space="preserve"> </w:t>
      </w:r>
      <w:r w:rsidRPr="00A527F0">
        <w:rPr>
          <w:rFonts w:eastAsia="Times New Roman" w:cs="Arial"/>
          <w:i/>
          <w:color w:val="000000"/>
        </w:rPr>
        <w:t>“</w:t>
      </w:r>
      <w:r w:rsidR="00E1109A" w:rsidRPr="00A527F0">
        <w:rPr>
          <w:rFonts w:eastAsia="Times New Roman" w:cs="Arial"/>
          <w:i/>
          <w:color w:val="000000"/>
        </w:rPr>
        <w:t xml:space="preserve">dataset </w:t>
      </w:r>
      <w:r w:rsidRPr="00A527F0">
        <w:rPr>
          <w:rFonts w:eastAsia="Times New Roman" w:cs="Arial"/>
          <w:i/>
          <w:color w:val="000000"/>
        </w:rPr>
        <w:t xml:space="preserve">&lt;cell name&gt; is not up to date. A New Edition, Re-issue or Update for this </w:t>
      </w:r>
      <w:r w:rsidR="00E1109A" w:rsidRPr="00A527F0">
        <w:rPr>
          <w:rFonts w:eastAsia="Times New Roman" w:cs="Arial"/>
          <w:i/>
          <w:color w:val="000000"/>
        </w:rPr>
        <w:t>dataset</w:t>
      </w:r>
      <w:r w:rsidRPr="00A527F0">
        <w:rPr>
          <w:rFonts w:eastAsia="Times New Roman" w:cs="Arial"/>
          <w:i/>
          <w:color w:val="000000"/>
        </w:rPr>
        <w:t xml:space="preserve"> is missing </w:t>
      </w:r>
      <w:r w:rsidRPr="00B812CA">
        <w:rPr>
          <w:rFonts w:cs="Arial"/>
          <w:i/>
        </w:rPr>
        <w:t>and therefore MUST NOT be used for Primary NAVIGATION”.</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FD0F4D2"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ins w:id="2935" w:author="jonathan pritchard" w:date="2024-11-21T10:34:00Z" w16du:dateUtc="2024-11-21T10:34:00Z">
        <w:r w:rsidR="00EC03D1">
          <w:rPr>
            <w:rFonts w:cs="Arial"/>
            <w:iCs/>
          </w:rPr>
          <w:t xml:space="preserve"> or</w:t>
        </w:r>
      </w:ins>
      <w:del w:id="2936" w:author="jonathan pritchard" w:date="2024-11-21T10:34:00Z" w16du:dateUtc="2024-11-21T10:34:00Z">
        <w:r w:rsidRPr="00B812CA" w:rsidDel="00EC03D1">
          <w:rPr>
            <w:rFonts w:cs="Arial"/>
            <w:iCs/>
          </w:rPr>
          <w:delText>,</w:delText>
        </w:r>
      </w:del>
      <w:r w:rsidRPr="00B812CA">
        <w:rPr>
          <w:rFonts w:cs="Arial"/>
          <w:iCs/>
        </w:rPr>
        <w:t xml:space="preserve"> </w:t>
      </w:r>
      <w:r w:rsidR="00A65DDD" w:rsidRPr="00B812CA">
        <w:rPr>
          <w:rFonts w:cs="Arial"/>
          <w:iCs/>
        </w:rPr>
        <w:t>P</w:t>
      </w:r>
      <w:r w:rsidRPr="00B812CA">
        <w:rPr>
          <w:rFonts w:cs="Arial"/>
          <w:iCs/>
        </w:rPr>
        <w:t>ortrayal</w:t>
      </w:r>
      <w:del w:id="2937" w:author="jonathan pritchard" w:date="2024-11-21T10:34:00Z" w16du:dateUtc="2024-11-21T10:34:00Z">
        <w:r w:rsidRPr="00B812CA" w:rsidDel="00EC03D1">
          <w:rPr>
            <w:rFonts w:cs="Arial"/>
            <w:iCs/>
          </w:rPr>
          <w:delText xml:space="preserve"> or </w:delText>
        </w:r>
        <w:r w:rsidR="00A65DDD" w:rsidRPr="00B812CA" w:rsidDel="00EC03D1">
          <w:rPr>
            <w:rFonts w:cs="Arial"/>
            <w:iCs/>
          </w:rPr>
          <w:delText>I</w:delText>
        </w:r>
        <w:r w:rsidRPr="00B812CA" w:rsidDel="00EC03D1">
          <w:rPr>
            <w:rFonts w:cs="Arial"/>
            <w:iCs/>
          </w:rPr>
          <w:delText>nteroperability</w:delText>
        </w:r>
      </w:del>
      <w:r w:rsidRPr="00B812CA">
        <w:rPr>
          <w:rFonts w:cs="Arial"/>
          <w:iCs/>
        </w:rPr>
        <w:t>) has not been directly authenticated by the Scheme Adminstrator</w:t>
      </w:r>
      <w:ins w:id="2938" w:author="jonathan pritchard" w:date="2024-11-20T11:09:00Z" w16du:dateUtc="2024-11-20T11:09:00Z">
        <w:r w:rsidR="00953D68">
          <w:rPr>
            <w:rFonts w:cs="Arial"/>
            <w:iCs/>
          </w:rPr>
          <w:t xml:space="preserve"> (as identified according to </w:t>
        </w:r>
        <w:r w:rsidR="00953D68" w:rsidRPr="00953D68">
          <w:rPr>
            <w:rFonts w:cs="Arial"/>
            <w:iCs/>
            <w:highlight w:val="yellow"/>
            <w:rPrChange w:id="2939" w:author="jonathan pritchard" w:date="2024-11-20T11:09:00Z" w16du:dateUtc="2024-11-20T11:09:00Z">
              <w:rPr>
                <w:rFonts w:cs="Arial"/>
                <w:iCs/>
              </w:rPr>
            </w:rPrChange>
          </w:rPr>
          <w:t>section XX.YY</w:t>
        </w:r>
        <w:r w:rsidR="00953D68">
          <w:rPr>
            <w:rFonts w:cs="Arial"/>
            <w:iCs/>
          </w:rPr>
          <w:t>)</w:t>
        </w:r>
      </w:ins>
      <w:r w:rsidRPr="00B812CA">
        <w:rPr>
          <w:rFonts w:cs="Arial"/>
          <w:iCs/>
        </w:rPr>
        <w:t>.</w:t>
      </w:r>
    </w:p>
    <w:p w14:paraId="19AD7E0F" w14:textId="77777777" w:rsidR="00647AF8" w:rsidRPr="00B812CA" w:rsidRDefault="00647AF8" w:rsidP="002B7019">
      <w:pPr>
        <w:spacing w:after="120" w:line="240" w:lineRule="auto"/>
        <w:jc w:val="both"/>
        <w:rPr>
          <w:rFonts w:cs="Arial"/>
          <w:iCs/>
          <w:strike/>
        </w:rPr>
      </w:pPr>
      <w:r w:rsidRPr="00B812CA">
        <w:rPr>
          <w:rFonts w:cs="Arial"/>
          <w:b/>
          <w:bCs/>
          <w:iCs/>
          <w:strike/>
        </w:rPr>
        <w:t xml:space="preserve">SSE 130 </w:t>
      </w:r>
      <w:r w:rsidRPr="00A527F0">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A527F0">
        <w:rPr>
          <w:rFonts w:eastAsia="Times New Roman" w:cs="Arial"/>
          <w:i/>
          <w:strike/>
          <w:color w:val="000000"/>
        </w:rPr>
        <w:t>“Warning: dataset &lt;dataset name&gt; is not up to date. A New Edition or Update for this dataset is missing</w:t>
      </w:r>
      <w:r w:rsidRPr="00B812CA">
        <w:rPr>
          <w:rFonts w:cs="Arial"/>
          <w:i/>
          <w:strike/>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77777777"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an intermediate digitalSignatureValue for a resource (whether dataset, supplementary file or permit) fails validation.</w:t>
      </w:r>
    </w:p>
    <w:p w14:paraId="2B6CB488" w14:textId="33CBC445"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del w:id="2940" w:author="jonathan pritchard" w:date="2024-11-21T10:34:00Z" w16du:dateUtc="2024-11-21T10:34:00Z">
        <w:r w:rsidRPr="00B812CA" w:rsidDel="001A44CA">
          <w:rPr>
            <w:rFonts w:cs="Arial"/>
            <w:iCs/>
          </w:rPr>
          <w:delText xml:space="preserve">identical </w:delText>
        </w:r>
      </w:del>
      <w:ins w:id="2941" w:author="jonathan pritchard" w:date="2024-11-21T10:34:00Z" w16du:dateUtc="2024-11-21T10:34:00Z">
        <w:r w:rsidR="001A44CA">
          <w:rPr>
            <w:rFonts w:cs="Arial"/>
            <w:iCs/>
          </w:rPr>
          <w:t>compatible with</w:t>
        </w:r>
      </w:ins>
      <w:del w:id="2942" w:author="jonathan pritchard" w:date="2024-11-21T10:34:00Z" w16du:dateUtc="2024-11-21T10:34:00Z">
        <w:r w:rsidR="00795A25" w:rsidRPr="00B812CA" w:rsidDel="001A44CA">
          <w:rPr>
            <w:rFonts w:cs="Arial"/>
            <w:iCs/>
          </w:rPr>
          <w:delText>to</w:delText>
        </w:r>
      </w:del>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2A6E8BC1"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ins w:id="2943" w:author="jonathan pritchard" w:date="2024-11-21T10:33:00Z" w16du:dateUtc="2024-11-21T10:33:00Z">
        <w:r w:rsidR="001A44CA">
          <w:rPr>
            <w:rFonts w:cs="Arial"/>
            <w:iCs/>
          </w:rPr>
          <w:t>N</w:t>
        </w:r>
      </w:ins>
      <w:r w:rsidR="00A65DDD" w:rsidRPr="00B812CA">
        <w:rPr>
          <w:rFonts w:cs="Arial"/>
          <w:iCs/>
        </w:rPr>
        <w:t>) can</w:t>
      </w:r>
      <w:r w:rsidRPr="00B812CA">
        <w:rPr>
          <w:rFonts w:cs="Arial"/>
          <w:iCs/>
        </w:rPr>
        <w:t>not be authenticated against the Scheme Adminstrator’s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ins w:id="2944" w:author="jonathan pritchard" w:date="2024-11-21T10:34:00Z" w16du:dateUtc="2024-11-21T10:34:00Z">
        <w:r w:rsidR="001A44CA">
          <w:rPr>
            <w:rFonts w:cs="Arial"/>
            <w:iCs/>
          </w:rPr>
          <w:t>N</w:t>
        </w:r>
      </w:ins>
      <w:r w:rsidR="00BB1C35" w:rsidRPr="00B812CA">
        <w:rPr>
          <w:rFonts w:cs="Arial"/>
          <w:iCs/>
        </w:rPr>
        <w:t>) can</w:t>
      </w:r>
      <w:r w:rsidRPr="00B812CA">
        <w:rPr>
          <w:rFonts w:cs="Arial"/>
          <w:iCs/>
        </w:rPr>
        <w:t>not be authenticated against the Scheme Adminstrator’s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A61285" w:rsidRDefault="00795A25" w:rsidP="002B7019">
      <w:pPr>
        <w:spacing w:after="120" w:line="240" w:lineRule="auto"/>
        <w:jc w:val="both"/>
        <w:rPr>
          <w:rFonts w:cs="Arial"/>
          <w:iCs/>
          <w:lang w:val="en-US"/>
          <w:rPrChange w:id="2945" w:author="jonathan pritchard" w:date="2024-11-24T17:09:00Z" w16du:dateUtc="2024-11-24T17:09:00Z">
            <w:rPr>
              <w:rFonts w:cs="Arial"/>
              <w:iCs/>
            </w:rPr>
          </w:rPrChange>
        </w:rPr>
      </w:pPr>
    </w:p>
    <w:p w14:paraId="0F7B9202" w14:textId="2DA2DA62" w:rsidR="00795A25" w:rsidRDefault="00A27D19" w:rsidP="00CC4796">
      <w:pPr>
        <w:pStyle w:val="Heading2"/>
        <w:rPr>
          <w:ins w:id="2946" w:author="jon pritchard" w:date="2024-11-27T23:24:00Z" w16du:dateUtc="2024-11-27T22:24:00Z"/>
        </w:rPr>
      </w:pPr>
      <w:r w:rsidRPr="00B812CA">
        <w:t>Exchange Set Installation on ECDIS.</w:t>
      </w:r>
    </w:p>
    <w:p w14:paraId="23E76A47" w14:textId="1AD2297E" w:rsidR="00CC4796" w:rsidRPr="00CC4796" w:rsidRDefault="00CC4796" w:rsidP="00CC4796">
      <w:pPr>
        <w:spacing w:after="120" w:line="240" w:lineRule="auto"/>
        <w:jc w:val="both"/>
        <w:rPr>
          <w:iCs/>
          <w:rPrChange w:id="2947" w:author="jon pritchard" w:date="2024-11-27T23:24:00Z" w16du:dateUtc="2024-11-27T22:24:00Z">
            <w:rPr>
              <w:b/>
              <w:bCs/>
            </w:rPr>
          </w:rPrChange>
        </w:rPr>
      </w:pPr>
      <w:ins w:id="2948" w:author="jon pritchard" w:date="2024-11-27T23:24:00Z" w16du:dateUtc="2024-11-27T22:24:00Z">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ins>
    </w:p>
    <w:p w14:paraId="09C555ED" w14:textId="716FC6C0" w:rsidR="00BD515B" w:rsidDel="00CC4796" w:rsidRDefault="00312EE5" w:rsidP="00BB1C35">
      <w:pPr>
        <w:spacing w:after="120" w:line="240" w:lineRule="auto"/>
        <w:jc w:val="both"/>
        <w:rPr>
          <w:ins w:id="2949" w:author="jonathan pritchard" w:date="2024-11-21T10:42:00Z" w16du:dateUtc="2024-11-21T10:42:00Z"/>
          <w:del w:id="2950" w:author="jon pritchard" w:date="2024-11-27T23:22:00Z" w16du:dateUtc="2024-11-27T22:22:00Z"/>
          <w:iCs/>
        </w:rPr>
      </w:pPr>
      <w:del w:id="2951" w:author="jon pritchard" w:date="2024-11-27T23:22:00Z" w16du:dateUtc="2024-11-27T22:22:00Z">
        <w:r w:rsidRPr="00B812CA" w:rsidDel="00CC4796">
          <w:rPr>
            <w:iCs/>
          </w:rPr>
          <w:delText xml:space="preserve">The following </w:delText>
        </w:r>
        <w:r w:rsidR="00BB1C35" w:rsidRPr="00B812CA" w:rsidDel="00CC4796">
          <w:rPr>
            <w:iCs/>
          </w:rPr>
          <w:delText>Figure</w:delText>
        </w:r>
        <w:r w:rsidRPr="00B812CA" w:rsidDel="00CC4796">
          <w:rPr>
            <w:iCs/>
          </w:rPr>
          <w:delText xml:space="preserve"> show</w:delText>
        </w:r>
        <w:r w:rsidR="00BD515B" w:rsidRPr="00B812CA" w:rsidDel="00CC4796">
          <w:rPr>
            <w:iCs/>
          </w:rPr>
          <w:delText>s</w:delText>
        </w:r>
        <w:r w:rsidRPr="00B812CA" w:rsidDel="00CC4796">
          <w:rPr>
            <w:iCs/>
          </w:rPr>
          <w:delText xml:space="preserve"> the sequence of actions to import </w:delText>
        </w:r>
        <w:r w:rsidR="00BB1C35" w:rsidRPr="00B812CA" w:rsidDel="00CC4796">
          <w:rPr>
            <w:iCs/>
          </w:rPr>
          <w:delText>E</w:delText>
        </w:r>
        <w:r w:rsidRPr="00B812CA" w:rsidDel="00CC4796">
          <w:rPr>
            <w:iCs/>
          </w:rPr>
          <w:delText xml:space="preserve">xchange </w:delText>
        </w:r>
        <w:r w:rsidR="00BB1C35" w:rsidRPr="00B812CA" w:rsidDel="00CC4796">
          <w:rPr>
            <w:iCs/>
          </w:rPr>
          <w:delText>S</w:delText>
        </w:r>
        <w:r w:rsidRPr="00B812CA" w:rsidDel="00CC4796">
          <w:rPr>
            <w:iCs/>
          </w:rPr>
          <w:delText>et contents. These contents are all digitall</w:delText>
        </w:r>
        <w:r w:rsidR="00BD515B" w:rsidRPr="00B812CA" w:rsidDel="00CC4796">
          <w:rPr>
            <w:iCs/>
          </w:rPr>
          <w:delText>y</w:delText>
        </w:r>
        <w:r w:rsidRPr="00B812CA" w:rsidDel="00CC4796">
          <w:rPr>
            <w:iCs/>
          </w:rPr>
          <w:delText xml:space="preserve"> sign</w:delText>
        </w:r>
      </w:del>
      <w:ins w:id="2952" w:author="jonathan pritchard" w:date="2024-11-20T11:36:00Z" w16du:dateUtc="2024-11-20T11:36:00Z">
        <w:del w:id="2953" w:author="jon pritchard" w:date="2024-11-27T23:22:00Z" w16du:dateUtc="2024-11-27T22:22:00Z">
          <w:r w:rsidR="00606130" w:rsidDel="00CC4796">
            <w:rPr>
              <w:iCs/>
            </w:rPr>
            <w:delText xml:space="preserve">ed and may optionally </w:delText>
          </w:r>
        </w:del>
      </w:ins>
      <w:ins w:id="2954" w:author="jonathan pritchard" w:date="2024-11-20T11:37:00Z" w16du:dateUtc="2024-11-20T11:37:00Z">
        <w:del w:id="2955" w:author="jon pritchard" w:date="2024-11-27T23:22:00Z" w16du:dateUtc="2024-11-27T22:22:00Z">
          <w:r w:rsidR="00606130" w:rsidDel="00CC4796">
            <w:rPr>
              <w:iCs/>
            </w:rPr>
            <w:delText>be encrypted</w:delText>
          </w:r>
        </w:del>
      </w:ins>
      <w:del w:id="2956" w:author="jon pritchard" w:date="2024-11-27T23:22:00Z" w16du:dateUtc="2024-11-27T22:22:00Z">
        <w:r w:rsidRPr="00B812CA" w:rsidDel="00CC4796">
          <w:rPr>
            <w:iCs/>
          </w:rPr>
          <w:delText>ed, and may optionally be encrypted.</w:delText>
        </w:r>
      </w:del>
      <w:ins w:id="2957" w:author="jonathan pritchard" w:date="2024-11-21T10:42:00Z" w16du:dateUtc="2024-11-21T10:42:00Z">
        <w:del w:id="2958" w:author="jon pritchard" w:date="2024-11-27T23:22:00Z" w16du:dateUtc="2024-11-27T22:22:00Z">
          <w:r w:rsidR="00F20F26" w:rsidDel="00CC4796">
            <w:rPr>
              <w:iCs/>
            </w:rPr>
            <w:delText xml:space="preserve"> </w:delText>
          </w:r>
        </w:del>
      </w:ins>
    </w:p>
    <w:p w14:paraId="7DB9670D" w14:textId="454373DD" w:rsidR="00F20F26" w:rsidRDefault="00F20F26" w:rsidP="00BB1C35">
      <w:pPr>
        <w:spacing w:after="120" w:line="240" w:lineRule="auto"/>
        <w:jc w:val="both"/>
        <w:rPr>
          <w:ins w:id="2959" w:author="jon pritchard" w:date="2024-11-27T23:15:00Z" w16du:dateUtc="2024-11-27T22:15:00Z"/>
          <w:iCs/>
        </w:rPr>
      </w:pPr>
      <w:ins w:id="2960" w:author="jonathan pritchard" w:date="2024-11-21T10:42:00Z" w16du:dateUtc="2024-11-21T10:42:00Z">
        <w:r>
          <w:rPr>
            <w:iCs/>
          </w:rPr>
          <w:t>Before exchange sets are imported to ECDIS the CATALOG.XML must initially be authenticated against the digital signature contained in the CATALOG.SIGN file.</w:t>
        </w:r>
      </w:ins>
      <w:ins w:id="2961" w:author="jon pritchard" w:date="2024-11-27T23:15:00Z" w16du:dateUtc="2024-11-27T22:15:00Z">
        <w:r w:rsidR="00CC4796">
          <w:rPr>
            <w:iCs/>
          </w:rPr>
          <w:t xml:space="preserve"> This is described in the following flow diagram.</w:t>
        </w:r>
      </w:ins>
    </w:p>
    <w:p w14:paraId="4E5D2335" w14:textId="2639ED0D" w:rsidR="00CC4796" w:rsidRDefault="00CC4796">
      <w:pPr>
        <w:keepNext/>
        <w:spacing w:after="120" w:line="240" w:lineRule="auto"/>
        <w:jc w:val="both"/>
        <w:rPr>
          <w:ins w:id="2962" w:author="jon pritchard" w:date="2024-11-27T23:16:00Z" w16du:dateUtc="2024-11-27T22:16:00Z"/>
        </w:rPr>
        <w:pPrChange w:id="2963" w:author="jon pritchard" w:date="2024-11-27T23:16:00Z" w16du:dateUtc="2024-11-27T22:16:00Z">
          <w:pPr>
            <w:spacing w:after="120" w:line="240" w:lineRule="auto"/>
            <w:jc w:val="both"/>
          </w:pPr>
        </w:pPrChange>
      </w:pPr>
      <w:ins w:id="2964" w:author="jon pritchard" w:date="2024-11-27T23:17:00Z">
        <w:r w:rsidRPr="00CC4796">
          <w:rPr>
            <w:noProof/>
          </w:rPr>
          <w:drawing>
            <wp:inline distT="0" distB="0" distL="0" distR="0" wp14:anchorId="1747C4F8" wp14:editId="0AF03407">
              <wp:extent cx="5782310" cy="3422015"/>
              <wp:effectExtent l="0" t="0" r="0" b="0"/>
              <wp:docPr id="57653352" name="Picture 2" descr="A computer screen shot of a sign&#10;&#10;Description automatically generated">
                <a:extLst xmlns:a="http://schemas.openxmlformats.org/drawingml/2006/main">
                  <a:ext uri="{FF2B5EF4-FFF2-40B4-BE49-F238E27FC236}">
                    <a16:creationId xmlns:a16="http://schemas.microsoft.com/office/drawing/2014/main" id="{3FB34618-E994-1420-1924-E706479AF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352" name="Picture 2" descr="A computer screen shot of a sign&#10;&#10;Description automatically generated">
                        <a:extLst>
                          <a:ext uri="{FF2B5EF4-FFF2-40B4-BE49-F238E27FC236}">
                            <a16:creationId xmlns:a16="http://schemas.microsoft.com/office/drawing/2014/main" id="{3FB34618-E994-1420-1924-E706479AF6BA}"/>
                          </a:ext>
                        </a:extLst>
                      </pic:cNvPr>
                      <pic:cNvPicPr>
                        <a:picLocks noChangeAspect="1"/>
                      </pic:cNvPicPr>
                    </pic:nvPicPr>
                    <pic:blipFill>
                      <a:blip r:embed="rId47"/>
                      <a:stretch>
                        <a:fillRect/>
                      </a:stretch>
                    </pic:blipFill>
                    <pic:spPr>
                      <a:xfrm>
                        <a:off x="0" y="0"/>
                        <a:ext cx="5782310" cy="3422015"/>
                      </a:xfrm>
                      <a:prstGeom prst="rect">
                        <a:avLst/>
                      </a:prstGeom>
                    </pic:spPr>
                  </pic:pic>
                </a:graphicData>
              </a:graphic>
            </wp:inline>
          </w:drawing>
        </w:r>
      </w:ins>
    </w:p>
    <w:p w14:paraId="49DA8611" w14:textId="7E6E6C62" w:rsidR="00CC4796" w:rsidRDefault="00CC4796">
      <w:pPr>
        <w:pStyle w:val="Caption"/>
        <w:jc w:val="center"/>
        <w:rPr>
          <w:ins w:id="2965" w:author="jonathan pritchard" w:date="2024-11-21T10:42:00Z" w16du:dateUtc="2024-11-21T10:42:00Z"/>
          <w:iCs/>
        </w:rPr>
        <w:pPrChange w:id="2966" w:author="jon pritchard" w:date="2024-11-27T23:16:00Z" w16du:dateUtc="2024-11-27T22:16:00Z">
          <w:pPr>
            <w:spacing w:after="120" w:line="240" w:lineRule="auto"/>
            <w:jc w:val="both"/>
          </w:pPr>
        </w:pPrChange>
      </w:pPr>
      <w:ins w:id="2967" w:author="jon pritchard" w:date="2024-11-27T23:16:00Z" w16du:dateUtc="2024-11-27T22:16:00Z">
        <w:r>
          <w:t xml:space="preserve">Figure </w:t>
        </w:r>
        <w:r>
          <w:fldChar w:fldCharType="begin"/>
        </w:r>
        <w:r>
          <w:instrText xml:space="preserve"> SEQ Figure \* ARABIC </w:instrText>
        </w:r>
      </w:ins>
      <w:r>
        <w:fldChar w:fldCharType="separate"/>
      </w:r>
      <w:ins w:id="2968" w:author="jon pritchard" w:date="2024-11-27T23:16:00Z" w16du:dateUtc="2024-11-27T22:16:00Z">
        <w:r>
          <w:rPr>
            <w:noProof/>
          </w:rPr>
          <w:t>5</w:t>
        </w:r>
        <w:r>
          <w:fldChar w:fldCharType="end"/>
        </w:r>
        <w:r>
          <w:t>: Verification of CATALOG.SIGN</w:t>
        </w:r>
      </w:ins>
    </w:p>
    <w:p w14:paraId="47F5F93F" w14:textId="4CE7DD24" w:rsidR="00F20F26" w:rsidRDefault="00CC4796" w:rsidP="00BB1C35">
      <w:pPr>
        <w:spacing w:after="120" w:line="240" w:lineRule="auto"/>
        <w:jc w:val="both"/>
        <w:rPr>
          <w:ins w:id="2969" w:author="jon pritchard" w:date="2024-11-27T23:17:00Z" w16du:dateUtc="2024-11-27T22:17:00Z"/>
          <w:iCs/>
        </w:rPr>
      </w:pPr>
      <w:ins w:id="2970" w:author="jon pritchard" w:date="2024-11-27T23:23:00Z" w16du:dateUtc="2024-11-27T22:23:00Z">
        <w:r>
          <w:rPr>
            <w:iCs/>
          </w:rPr>
          <w:t>If encrypted data is to be imported into the ECDIS, b</w:t>
        </w:r>
      </w:ins>
      <w:ins w:id="2971" w:author="jonathan pritchard" w:date="2024-11-21T10:42:00Z" w16du:dateUtc="2024-11-21T10:42:00Z">
        <w:del w:id="2972" w:author="jon pritchard" w:date="2024-11-27T23:23:00Z" w16du:dateUtc="2024-11-27T22:23:00Z">
          <w:r w:rsidR="00F20F26" w:rsidDel="00CC4796">
            <w:rPr>
              <w:iCs/>
            </w:rPr>
            <w:delText>B</w:delText>
          </w:r>
        </w:del>
        <w:r w:rsidR="00F20F26">
          <w:rPr>
            <w:iCs/>
          </w:rPr>
          <w:t xml:space="preserve">efore any </w:t>
        </w:r>
      </w:ins>
      <w:ins w:id="2973" w:author="jonathan pritchard" w:date="2024-11-21T10:43:00Z" w16du:dateUtc="2024-11-21T10:43:00Z">
        <w:r w:rsidR="00F20F26">
          <w:rPr>
            <w:iCs/>
          </w:rPr>
          <w:t>permits are imported to ECDIS the PERMIT.XML must initially be authenticated against the digital signature contained in the PERMIT.SIGN file.</w:t>
        </w:r>
      </w:ins>
    </w:p>
    <w:p w14:paraId="1B8E1E73" w14:textId="77777777" w:rsidR="00CC4796" w:rsidRDefault="00CC4796" w:rsidP="00BB1C35">
      <w:pPr>
        <w:spacing w:after="120" w:line="240" w:lineRule="auto"/>
        <w:jc w:val="both"/>
        <w:rPr>
          <w:ins w:id="2974" w:author="jon pritchard" w:date="2024-11-27T23:16:00Z" w16du:dateUtc="2024-11-27T22:16:00Z"/>
          <w:iCs/>
        </w:rPr>
      </w:pPr>
    </w:p>
    <w:p w14:paraId="7D856324" w14:textId="2F2970E2" w:rsidR="00CC4796" w:rsidRPr="00CC4796" w:rsidRDefault="00CC4796">
      <w:pPr>
        <w:spacing w:after="120" w:line="240" w:lineRule="auto"/>
        <w:jc w:val="center"/>
        <w:rPr>
          <w:ins w:id="2975" w:author="jonathan pritchard" w:date="2024-11-21T10:43:00Z" w16du:dateUtc="2024-11-21T10:43:00Z"/>
          <w:b/>
          <w:bCs/>
          <w:iCs/>
          <w:rPrChange w:id="2976" w:author="jon pritchard" w:date="2024-11-27T23:16:00Z" w16du:dateUtc="2024-11-27T22:16:00Z">
            <w:rPr>
              <w:ins w:id="2977" w:author="jonathan pritchard" w:date="2024-11-21T10:43:00Z" w16du:dateUtc="2024-11-21T10:43:00Z"/>
              <w:iCs/>
            </w:rPr>
          </w:rPrChange>
        </w:rPr>
        <w:pPrChange w:id="2978" w:author="jon pritchard" w:date="2024-11-27T23:16:00Z" w16du:dateUtc="2024-11-27T22:16:00Z">
          <w:pPr>
            <w:spacing w:after="120" w:line="240" w:lineRule="auto"/>
            <w:jc w:val="both"/>
          </w:pPr>
        </w:pPrChange>
      </w:pPr>
      <w:ins w:id="2979" w:author="jon pritchard" w:date="2024-11-27T23:16:00Z" w16du:dateUtc="2024-11-27T22:16:00Z">
        <w:r w:rsidRPr="00CC4796">
          <w:rPr>
            <w:b/>
            <w:bCs/>
            <w:iCs/>
            <w:rPrChange w:id="2980" w:author="jon pritchard" w:date="2024-11-27T23:16:00Z" w16du:dateUtc="2024-11-27T22:16:00Z">
              <w:rPr>
                <w:iCs/>
              </w:rPr>
            </w:rPrChange>
          </w:rPr>
          <w:t>[PLACEHOLDER for PERMIT.SIGN verification]</w:t>
        </w:r>
      </w:ins>
    </w:p>
    <w:p w14:paraId="716075C5" w14:textId="77777777" w:rsidR="00CC4796" w:rsidRDefault="00CC4796" w:rsidP="00BB1C35">
      <w:pPr>
        <w:spacing w:after="120" w:line="240" w:lineRule="auto"/>
        <w:jc w:val="both"/>
        <w:rPr>
          <w:ins w:id="2981" w:author="jon pritchard" w:date="2024-11-27T23:16:00Z" w16du:dateUtc="2024-11-27T22:16:00Z"/>
          <w:iCs/>
        </w:rPr>
      </w:pPr>
    </w:p>
    <w:p w14:paraId="2078E6FA" w14:textId="63F96339" w:rsidR="00F20F26" w:rsidRPr="00B812CA" w:rsidRDefault="00F20F26" w:rsidP="00BB1C35">
      <w:pPr>
        <w:spacing w:after="120" w:line="240" w:lineRule="auto"/>
        <w:jc w:val="both"/>
        <w:rPr>
          <w:iCs/>
        </w:rPr>
      </w:pPr>
      <w:ins w:id="2982" w:author="jonathan pritchard" w:date="2024-11-21T10:43:00Z" w16du:dateUtc="2024-11-21T10:43:00Z">
        <w:r>
          <w:rPr>
            <w:iCs/>
          </w:rPr>
          <w:t xml:space="preserve">Once the CATALOG.XML is authenticated and, where encrypted data is to be imported, the PERMIT.XML </w:t>
        </w:r>
      </w:ins>
      <w:ins w:id="2983" w:author="jonathan pritchard" w:date="2024-11-21T10:44:00Z" w16du:dateUtc="2024-11-21T10:44:00Z">
        <w:r>
          <w:rPr>
            <w:iCs/>
          </w:rPr>
          <w:t>is authenticated, the contents of the exchange set may be imported.</w:t>
        </w:r>
      </w:ins>
    </w:p>
    <w:p w14:paraId="6130C8B5" w14:textId="4947D2A7" w:rsidR="00BD515B" w:rsidRDefault="00606130" w:rsidP="00BB1C35">
      <w:pPr>
        <w:spacing w:after="120" w:line="240" w:lineRule="auto"/>
        <w:jc w:val="both"/>
        <w:rPr>
          <w:ins w:id="2984" w:author="jonathan pritchard" w:date="2024-11-20T11:38:00Z" w16du:dateUtc="2024-11-20T11:38:00Z"/>
        </w:rPr>
      </w:pPr>
      <w:ins w:id="2985" w:author="jonathan pritchard" w:date="2024-11-20T11:37:00Z" w16du:dateUtc="2024-11-20T11:37:00Z">
        <w:r>
          <w:t xml:space="preserve">Initially encrypted data is imported into the System Database. </w:t>
        </w:r>
      </w:ins>
      <w:r w:rsidR="00BD515B" w:rsidRPr="00A527F0">
        <w:t xml:space="preserve">For encrypted data the following process is </w:t>
      </w:r>
      <w:r w:rsidR="006A04ED" w:rsidRPr="00A527F0">
        <w:t xml:space="preserve">first </w:t>
      </w:r>
      <w:r w:rsidR="00BD515B" w:rsidRPr="00A527F0">
        <w:t xml:space="preserve">used to establish the validity of the </w:t>
      </w:r>
      <w:del w:id="2986" w:author="jonathan pritchard" w:date="2024-11-20T11:36:00Z" w16du:dateUtc="2024-11-20T11:36:00Z">
        <w:r w:rsidR="00BD515B" w:rsidRPr="00A527F0" w:rsidDel="00606130">
          <w:delText>permit</w:delText>
        </w:r>
      </w:del>
      <w:ins w:id="2987" w:author="jonathan pritchard" w:date="2024-11-20T11:36:00Z" w16du:dateUtc="2024-11-20T11:36:00Z">
        <w:r>
          <w:t>PERMIT.XML</w:t>
        </w:r>
      </w:ins>
      <w:del w:id="2988" w:author="jonathan pritchard" w:date="2024-11-20T11:36:00Z" w16du:dateUtc="2024-11-20T11:36:00Z">
        <w:r w:rsidR="00BD515B" w:rsidRPr="00A527F0" w:rsidDel="00606130">
          <w:delText>.xml</w:delText>
        </w:r>
      </w:del>
      <w:r w:rsidR="00BD515B" w:rsidRPr="00A527F0">
        <w:t xml:space="preserve"> and its contents in respect of the end user’s subscription details. This is only for use with datasets which are encrypted and should be carried out prior to dataset file decryption according to S-100 Part 15.</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drawing>
          <wp:inline distT="0" distB="0" distL="0" distR="0" wp14:anchorId="7264835F" wp14:editId="09A5AADF">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45D75626"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ins w:id="2989" w:author="jon pritchard" w:date="2024-11-27T23:16:00Z" w16du:dateUtc="2024-11-27T22:16:00Z">
        <w:r w:rsidR="00CC4796">
          <w:rPr>
            <w:noProof/>
          </w:rPr>
          <w:t>6</w:t>
        </w:r>
      </w:ins>
      <w:del w:id="2990" w:author="jon pritchard" w:date="2024-11-27T23:16:00Z" w16du:dateUtc="2024-11-27T22:16:00Z">
        <w:r w:rsidR="000553AC" w:rsidDel="00CC4796">
          <w:rPr>
            <w:noProof/>
          </w:rPr>
          <w:delText>5</w:delText>
        </w:r>
      </w:del>
      <w:r w:rsidRPr="00A527F0">
        <w:fldChar w:fldCharType="end"/>
      </w:r>
      <w:r w:rsidR="00BB1C35" w:rsidRPr="00A527F0">
        <w:t xml:space="preserve"> -</w:t>
      </w:r>
      <w:r w:rsidRPr="00A527F0">
        <w:t xml:space="preserve"> Check for permit validity prior to </w:t>
      </w:r>
      <w:ins w:id="2991" w:author="jonathan pritchard" w:date="2024-11-21T10:46:00Z" w16du:dateUtc="2024-11-21T10:46:00Z">
        <w:r w:rsidR="00F20F26">
          <w:t xml:space="preserve">dataset </w:t>
        </w:r>
      </w:ins>
      <w:r w:rsidRPr="00A527F0">
        <w:t>decryption</w:t>
      </w:r>
    </w:p>
    <w:p w14:paraId="4C0673A4" w14:textId="4D856ECF" w:rsidR="00312EE5" w:rsidRDefault="00BD515B" w:rsidP="00BB1C35">
      <w:pPr>
        <w:spacing w:after="120" w:line="240" w:lineRule="auto"/>
        <w:jc w:val="both"/>
        <w:rPr>
          <w:ins w:id="2992" w:author="jon pritchard" w:date="2024-11-27T23:23:00Z" w16du:dateUtc="2024-11-27T22:23:00Z"/>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del w:id="2993" w:author="jonathan pritchard" w:date="2024-11-20T11:39:00Z" w16du:dateUtc="2024-11-20T11:39:00Z">
        <w:r w:rsidR="00BB1C35" w:rsidRPr="00B812CA" w:rsidDel="00606130">
          <w:rPr>
            <w:iCs/>
          </w:rPr>
          <w:delText>Figure</w:delText>
        </w:r>
        <w:r w:rsidRPr="00B812CA" w:rsidDel="00606130">
          <w:rPr>
            <w:iCs/>
          </w:rPr>
          <w:delText xml:space="preserve"> </w:delText>
        </w:r>
      </w:del>
      <w:ins w:id="2994" w:author="jonathan pritchard" w:date="2024-11-20T11:39:00Z" w16du:dateUtc="2024-11-20T11:39:00Z">
        <w:r w:rsidR="00606130">
          <w:rPr>
            <w:iCs/>
          </w:rPr>
          <w:t>diagram</w:t>
        </w:r>
        <w:r w:rsidR="00606130" w:rsidRPr="00B812CA">
          <w:rPr>
            <w:iCs/>
          </w:rPr>
          <w:t xml:space="preserve"> </w:t>
        </w:r>
      </w:ins>
      <w:r w:rsidRPr="00B812CA">
        <w:rPr>
          <w:iCs/>
        </w:rPr>
        <w:t xml:space="preserve">illustrates how </w:t>
      </w:r>
      <w:del w:id="2995" w:author="jonathan pritchard" w:date="2024-11-20T11:39:00Z" w16du:dateUtc="2024-11-20T11:39:00Z">
        <w:r w:rsidRPr="00B812CA" w:rsidDel="00606130">
          <w:rPr>
            <w:iCs/>
          </w:rPr>
          <w:delText xml:space="preserve">such </w:delText>
        </w:r>
      </w:del>
      <w:r w:rsidRPr="00B812CA">
        <w:rPr>
          <w:iCs/>
        </w:rPr>
        <w:t xml:space="preserve">signatures </w:t>
      </w:r>
      <w:ins w:id="2996" w:author="jonathan pritchard" w:date="2024-11-20T11:39:00Z" w16du:dateUtc="2024-11-20T11:39:00Z">
        <w:r w:rsidR="00606130">
          <w:rPr>
            <w:iCs/>
          </w:rPr>
          <w:t>must</w:t>
        </w:r>
      </w:ins>
      <w:del w:id="2997" w:author="jonathan pritchard" w:date="2024-11-20T11:39:00Z" w16du:dateUtc="2024-11-20T11:39:00Z">
        <w:r w:rsidRPr="00B812CA" w:rsidDel="00606130">
          <w:rPr>
            <w:iCs/>
          </w:rPr>
          <w:delText>should</w:delText>
        </w:r>
      </w:del>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77777777" w:rsidR="00A27D19" w:rsidRPr="00A527F0" w:rsidRDefault="00A27D19" w:rsidP="004E61EE">
      <w:pPr>
        <w:keepNext/>
        <w:spacing w:after="0" w:line="240" w:lineRule="auto"/>
        <w:jc w:val="center"/>
      </w:pPr>
      <w:commentRangeStart w:id="2998"/>
      <w:commentRangeStart w:id="2999"/>
      <w:r w:rsidRPr="00B812CA">
        <w:rPr>
          <w:iCs/>
          <w:noProof/>
          <w:lang w:eastAsia="fr-FR"/>
        </w:rPr>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2998"/>
      <w:r w:rsidR="00675209" w:rsidRPr="00B812CA">
        <w:rPr>
          <w:rStyle w:val="CommentReference"/>
          <w:lang w:val="en-GB"/>
        </w:rPr>
        <w:commentReference w:id="2998"/>
      </w:r>
      <w:commentRangeEnd w:id="2999"/>
      <w:r w:rsidR="00606130">
        <w:rPr>
          <w:rStyle w:val="CommentReference"/>
        </w:rPr>
        <w:commentReference w:id="2999"/>
      </w:r>
    </w:p>
    <w:p w14:paraId="7EA35414" w14:textId="6CDF7B77"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CATALOG.XML, permits and dataset components</w:t>
      </w:r>
    </w:p>
    <w:p w14:paraId="3634C918" w14:textId="46661CB7" w:rsidR="00D34897" w:rsidRPr="00A527F0" w:rsidRDefault="00D34897" w:rsidP="00807CA6">
      <w:pPr>
        <w:spacing w:after="120" w:line="240" w:lineRule="auto"/>
        <w:jc w:val="both"/>
      </w:pPr>
      <w:r w:rsidRPr="00A527F0">
        <w:t xml:space="preserve">Under S-100 Part 15 datasets and other </w:t>
      </w:r>
      <w:r w:rsidR="00807CA6" w:rsidRPr="00A527F0">
        <w:t>E</w:t>
      </w:r>
      <w:r w:rsidRPr="00A527F0">
        <w:t xml:space="preserve">xchange </w:t>
      </w:r>
      <w:r w:rsidR="00807CA6" w:rsidRPr="00A527F0">
        <w:t>S</w:t>
      </w:r>
      <w:r w:rsidRPr="00A527F0">
        <w:t xml:space="preserve">et components can have multiple digital signatures, with each signature referenced to a signed public key certificate. </w:t>
      </w:r>
      <w:del w:id="3000" w:author="jonathan pritchard" w:date="2024-11-21T10:44:00Z" w16du:dateUtc="2024-11-21T10:44:00Z">
        <w:r w:rsidRPr="00A527F0" w:rsidDel="00F20F26">
          <w:delText xml:space="preserve">The </w:delText>
        </w:r>
      </w:del>
      <w:ins w:id="3001" w:author="jonathan pritchard" w:date="2024-11-21T10:44:00Z" w16du:dateUtc="2024-11-21T10:44:00Z">
        <w:r w:rsidR="00F20F26">
          <w:t>Each</w:t>
        </w:r>
        <w:r w:rsidR="00F20F26" w:rsidRPr="00A527F0">
          <w:t xml:space="preserve"> </w:t>
        </w:r>
      </w:ins>
      <w:r w:rsidR="00807CA6" w:rsidRPr="00A527F0">
        <w:t>E</w:t>
      </w:r>
      <w:r w:rsidRPr="00A527F0">
        <w:t xml:space="preserve">xchange </w:t>
      </w:r>
      <w:r w:rsidR="00807CA6" w:rsidRPr="00A527F0">
        <w:t>S</w:t>
      </w:r>
      <w:r w:rsidRPr="00A527F0">
        <w:t>et</w:t>
      </w:r>
      <w:del w:id="3002" w:author="jonathan pritchard" w:date="2024-11-21T10:45:00Z" w16du:dateUtc="2024-11-21T10:45:00Z">
        <w:r w:rsidRPr="00A527F0" w:rsidDel="00F20F26">
          <w:delText xml:space="preserve"> </w:delText>
        </w:r>
      </w:del>
      <w:ins w:id="3003" w:author="jonathan pritchard" w:date="2024-11-21T10:44:00Z" w16du:dateUtc="2024-11-21T10:44:00Z">
        <w:r w:rsidR="00F20F26">
          <w:t xml:space="preserve"> </w:t>
        </w:r>
      </w:ins>
      <w:r w:rsidRPr="00A527F0">
        <w:t xml:space="preserve">contains all relevant certificates with the exception of the SA digital certificate which is installed separately by the end user. </w:t>
      </w:r>
    </w:p>
    <w:p w14:paraId="412985D1" w14:textId="24B916E6" w:rsidR="001358ED" w:rsidRDefault="001358ED" w:rsidP="00807CA6">
      <w:pPr>
        <w:spacing w:after="120" w:line="240" w:lineRule="auto"/>
        <w:jc w:val="both"/>
        <w:rPr>
          <w:ins w:id="3004" w:author="jon pritchard" w:date="2024-11-27T23:18:00Z" w16du:dateUtc="2024-11-27T22:18:00Z"/>
        </w:rPr>
      </w:pPr>
      <w:r w:rsidRPr="00A527F0">
        <w:t xml:space="preserve">Using </w:t>
      </w:r>
      <w:r w:rsidR="005B4B99" w:rsidRPr="00A527F0">
        <w:t>the flow shown in Figure C-2-2</w:t>
      </w:r>
      <w:r w:rsidRPr="00A527F0">
        <w:t xml:space="preserve"> the chain of certificates for dataset components, permits and the </w:t>
      </w:r>
      <w:del w:id="3005" w:author="jonathan pritchard" w:date="2024-11-20T11:40:00Z" w16du:dateUtc="2024-11-20T11:40:00Z">
        <w:r w:rsidRPr="00A527F0" w:rsidDel="00606130">
          <w:delText>catalog</w:delText>
        </w:r>
      </w:del>
      <w:ins w:id="3006" w:author="jonathan pritchard" w:date="2024-11-20T11:40:00Z" w16du:dateUtc="2024-11-20T11:40:00Z">
        <w:r w:rsidR="00606130">
          <w:t>CATALOG.XML</w:t>
        </w:r>
      </w:ins>
      <w:del w:id="3007" w:author="jonathan pritchard" w:date="2024-11-20T11:40:00Z" w16du:dateUtc="2024-11-20T11:40:00Z">
        <w:r w:rsidRPr="00A527F0" w:rsidDel="00606130">
          <w:delText>.xml</w:delText>
        </w:r>
      </w:del>
      <w:r w:rsidRPr="00A527F0">
        <w:t xml:space="preserve"> itself can be authenticated.</w:t>
      </w:r>
    </w:p>
    <w:p w14:paraId="0D37C2B6" w14:textId="5CDD837F" w:rsidR="00CC4796" w:rsidRPr="00A527F0" w:rsidRDefault="00CC4796" w:rsidP="00807CA6">
      <w:pPr>
        <w:spacing w:after="120" w:line="240" w:lineRule="auto"/>
        <w:jc w:val="both"/>
      </w:pPr>
      <w:ins w:id="3008" w:author="jon pritchard" w:date="2024-11-27T23:18:00Z" w16du:dateUtc="2024-11-27T22:18:00Z">
        <w:r>
          <w:t xml:space="preserve">If more than one signature exists for a dataset or dataset support file then all signatures must be verified </w:t>
        </w:r>
      </w:ins>
      <w:ins w:id="3009" w:author="jon pritchard" w:date="2024-11-27T23:19:00Z" w16du:dateUtc="2024-11-27T22:19:00Z">
        <w:r>
          <w:t>before successful import.</w:t>
        </w:r>
      </w:ins>
      <w:ins w:id="3010" w:author="jon pritchard" w:date="2024-11-27T23:18:00Z" w16du:dateUtc="2024-11-27T22:18:00Z">
        <w:r>
          <w:t xml:space="preserve"> </w:t>
        </w:r>
      </w:ins>
    </w:p>
    <w:p w14:paraId="757A5400" w14:textId="322DA502" w:rsidR="001358ED" w:rsidRPr="00A527F0" w:rsidRDefault="001358ED" w:rsidP="00807CA6">
      <w:pPr>
        <w:spacing w:after="120" w:line="240" w:lineRule="auto"/>
        <w:jc w:val="both"/>
      </w:pPr>
      <w:r w:rsidRPr="00A527F0">
        <w:t xml:space="preserve">Full documentation of </w:t>
      </w:r>
      <w:del w:id="3011" w:author="jonathan pritchard" w:date="2024-11-20T11:40:00Z" w16du:dateUtc="2024-11-20T11:40:00Z">
        <w:r w:rsidRPr="00A527F0" w:rsidDel="00606130">
          <w:delText xml:space="preserve">the </w:delText>
        </w:r>
      </w:del>
      <w:r w:rsidRPr="00A527F0">
        <w:t>authentication processes and technical details are contained in S-100 Part 15.</w:t>
      </w:r>
    </w:p>
    <w:p w14:paraId="13413CE7" w14:textId="77777777" w:rsidR="00606130" w:rsidRDefault="00BB2EDA" w:rsidP="00807CA6">
      <w:pPr>
        <w:spacing w:after="120" w:line="240" w:lineRule="auto"/>
        <w:jc w:val="both"/>
        <w:rPr>
          <w:ins w:id="3012" w:author="jonathan pritchard" w:date="2024-11-20T11:40:00Z" w16du:dateUtc="2024-11-20T11:40:00Z"/>
        </w:rPr>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ins w:id="3013" w:author="jonathan pritchard" w:date="2024-11-20T11:40:00Z" w16du:dateUtc="2024-11-20T11:40:00Z">
        <w:r w:rsidR="00606130">
          <w:t xml:space="preserve"> comprise the</w:t>
        </w:r>
      </w:ins>
      <w:del w:id="3014" w:author="jonathan pritchard" w:date="2024-11-20T11:40:00Z" w16du:dateUtc="2024-11-20T11:40:00Z">
        <w:r w:rsidRPr="00A527F0" w:rsidDel="00606130">
          <w:delText>, the</w:delText>
        </w:r>
      </w:del>
      <w:r w:rsidRPr="00A527F0">
        <w:t xml:space="preserve"> </w:t>
      </w:r>
      <w:r w:rsidR="005B4B99" w:rsidRPr="00A527F0">
        <w:t>F</w:t>
      </w:r>
      <w:r w:rsidRPr="00A527F0">
        <w:t xml:space="preserve">eature </w:t>
      </w:r>
      <w:r w:rsidR="005B4B99" w:rsidRPr="00A527F0">
        <w:t>C</w:t>
      </w:r>
      <w:r w:rsidRPr="00A527F0">
        <w:t>atalogues</w:t>
      </w:r>
      <w:ins w:id="3015" w:author="jonathan pritchard" w:date="2024-11-20T11:40:00Z" w16du:dateUtc="2024-11-20T11:40:00Z">
        <w:r w:rsidR="00606130">
          <w:t xml:space="preserve"> and</w:t>
        </w:r>
      </w:ins>
      <w:del w:id="3016" w:author="jonathan pritchard" w:date="2024-11-20T11:40:00Z" w16du:dateUtc="2024-11-20T11:40:00Z">
        <w:r w:rsidRPr="00A527F0" w:rsidDel="00606130">
          <w:delText>,</w:delText>
        </w:r>
      </w:del>
      <w:r w:rsidRPr="00A527F0">
        <w:t xml:space="preserve"> </w:t>
      </w:r>
      <w:r w:rsidR="005B4B99" w:rsidRPr="00A527F0">
        <w:t>P</w:t>
      </w:r>
      <w:r w:rsidRPr="00A527F0">
        <w:t xml:space="preserve">ortrayal </w:t>
      </w:r>
      <w:r w:rsidR="005B4B99" w:rsidRPr="00A527F0">
        <w:t>C</w:t>
      </w:r>
      <w:r w:rsidRPr="00A527F0">
        <w:t xml:space="preserve">atalogues </w:t>
      </w:r>
      <w:del w:id="3017" w:author="jonathan pritchard" w:date="2024-11-20T11:40:00Z" w16du:dateUtc="2024-11-20T11:40:00Z">
        <w:r w:rsidRPr="00A527F0" w:rsidDel="00606130">
          <w:delText xml:space="preserve">and </w:delText>
        </w:r>
        <w:r w:rsidR="005B4B99" w:rsidRPr="00A527F0" w:rsidDel="00606130">
          <w:delText>I</w:delText>
        </w:r>
        <w:r w:rsidRPr="00A527F0" w:rsidDel="00606130">
          <w:delText xml:space="preserve">nteroperability </w:delText>
        </w:r>
        <w:r w:rsidR="005B4B99" w:rsidRPr="00A527F0" w:rsidDel="00606130">
          <w:delText>C</w:delText>
        </w:r>
        <w:r w:rsidRPr="00A527F0" w:rsidDel="00606130">
          <w:delText xml:space="preserve">atalogues </w:delText>
        </w:r>
      </w:del>
      <w:r w:rsidRPr="00A527F0">
        <w:t xml:space="preserve">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ins w:id="3018" w:author="jon pritchard" w:date="2024-11-27T23:19:00Z" w16du:dateUtc="2024-11-27T22:19:00Z">
        <w:r w:rsidR="00CC4796">
          <w:t xml:space="preserve"> The following flow diagram describes the </w:t>
        </w:r>
      </w:ins>
      <w:ins w:id="3019" w:author="jon pritchard" w:date="2024-11-27T23:20:00Z" w16du:dateUtc="2024-11-27T22:20:00Z">
        <w:r w:rsidR="00CC4796">
          <w:t>authentication of catalogues prior to their import into the ECDIS.</w:t>
        </w:r>
      </w:ins>
    </w:p>
    <w:p w14:paraId="402382A1" w14:textId="77777777" w:rsidR="00A27D19" w:rsidRPr="00A527F0" w:rsidRDefault="00BB2EDA" w:rsidP="004E61EE">
      <w:pPr>
        <w:keepNext/>
        <w:spacing w:line="240" w:lineRule="auto"/>
        <w:jc w:val="center"/>
      </w:pPr>
      <w:commentRangeStart w:id="3020"/>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commentRangeEnd w:id="3020"/>
      <w:r w:rsidR="006156AF">
        <w:rPr>
          <w:rStyle w:val="CommentReference"/>
        </w:rPr>
        <w:commentReference w:id="3020"/>
      </w:r>
    </w:p>
    <w:p w14:paraId="2938EE9F" w14:textId="7809D10D" w:rsidR="00BB2EDA" w:rsidRPr="00A527F0" w:rsidRDefault="00A27D19" w:rsidP="004E61EE">
      <w:pPr>
        <w:pStyle w:val="Caption"/>
        <w:spacing w:line="240" w:lineRule="auto"/>
        <w:jc w:val="center"/>
      </w:pPr>
      <w:r w:rsidRPr="00A527F0">
        <w:t xml:space="preserve">Figure </w:t>
      </w:r>
      <w:r w:rsidR="005B4B99" w:rsidRPr="00A527F0">
        <w:t>C-2-3 -</w:t>
      </w:r>
      <w:r w:rsidRPr="00A527F0">
        <w:t xml:space="preserve"> Authentication of </w:t>
      </w:r>
      <w:r w:rsidR="005B4B99" w:rsidRPr="00A527F0">
        <w:t>F</w:t>
      </w:r>
      <w:r w:rsidRPr="00A527F0">
        <w:t>eature</w:t>
      </w:r>
      <w:ins w:id="3021" w:author="jonathan pritchard" w:date="2024-11-20T11:41:00Z" w16du:dateUtc="2024-11-20T11:41:00Z">
        <w:r w:rsidR="00606130">
          <w:t xml:space="preserve"> and</w:t>
        </w:r>
      </w:ins>
      <w:del w:id="3022" w:author="jonathan pritchard" w:date="2024-11-20T11:41:00Z" w16du:dateUtc="2024-11-20T11:41:00Z">
        <w:r w:rsidRPr="00A527F0" w:rsidDel="00606130">
          <w:delText>,</w:delText>
        </w:r>
      </w:del>
      <w:r w:rsidRPr="00A527F0">
        <w:t xml:space="preserve"> </w:t>
      </w:r>
      <w:r w:rsidR="005B4B99" w:rsidRPr="00A527F0">
        <w:t>P</w:t>
      </w:r>
      <w:r w:rsidRPr="00A527F0">
        <w:t xml:space="preserve">ortrayal </w:t>
      </w:r>
      <w:del w:id="3023" w:author="jonathan pritchard" w:date="2024-11-20T11:41:00Z" w16du:dateUtc="2024-11-20T11:41:00Z">
        <w:r w:rsidRPr="00A527F0" w:rsidDel="00606130">
          <w:delText xml:space="preserve">and </w:delText>
        </w:r>
        <w:r w:rsidR="005B4B99" w:rsidRPr="00A527F0" w:rsidDel="00606130">
          <w:delText>I</w:delText>
        </w:r>
        <w:r w:rsidRPr="00A527F0" w:rsidDel="00606130">
          <w:delText xml:space="preserve">nteroperability </w:delText>
        </w:r>
      </w:del>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0699088F" w:rsidR="005B4B99" w:rsidRPr="00A527F0" w:rsidRDefault="005B4B99">
      <w:pPr>
        <w:pStyle w:val="Heading1"/>
        <w:pPrChange w:id="3024" w:author="jon pritchard" w:date="2024-11-27T16:45:00Z" w16du:dateUtc="2024-11-27T15:45:00Z">
          <w:pPr>
            <w:pStyle w:val="Heading1"/>
            <w:numPr>
              <w:numId w:val="0"/>
            </w:numPr>
            <w:spacing w:before="0" w:after="0"/>
            <w:ind w:left="0" w:right="2160" w:firstLine="0"/>
            <w:jc w:val="center"/>
          </w:pPr>
        </w:pPrChange>
      </w:pPr>
      <w:bookmarkStart w:id="3025" w:name="_Ref158105624"/>
      <w:bookmarkStart w:id="3026" w:name="_Toc178869395"/>
      <w:commentRangeStart w:id="3027"/>
      <w:r w:rsidRPr="00A527F0">
        <w:t>Appendix</w:t>
      </w:r>
      <w:del w:id="3028" w:author="jon pritchard" w:date="2024-11-27T16:45:00Z" w16du:dateUtc="2024-11-27T15:45:00Z">
        <w:r w:rsidRPr="00A527F0" w:rsidDel="00802BDD">
          <w:delText xml:space="preserve"> C-3</w:delText>
        </w:r>
      </w:del>
      <w:bookmarkStart w:id="3029" w:name="_Toc100303047"/>
      <w:ins w:id="3030" w:author="jon pritchard" w:date="2024-11-27T16:45:00Z" w16du:dateUtc="2024-11-27T15:45:00Z">
        <w:r w:rsidR="00802BDD">
          <w:t xml:space="preserve"> - </w:t>
        </w:r>
      </w:ins>
      <w:del w:id="3031" w:author="jon pritchard" w:date="2024-11-27T16:45:00Z" w16du:dateUtc="2024-11-27T15:45:00Z">
        <w:r w:rsidR="000806E0" w:rsidRPr="00A527F0" w:rsidDel="00802BDD">
          <w:delText xml:space="preserve"> -</w:delText>
        </w:r>
      </w:del>
      <w:r w:rsidR="000806E0" w:rsidRPr="00A527F0">
        <w:t xml:space="preserve"> </w:t>
      </w:r>
      <w:r w:rsidRPr="00A527F0">
        <w:t>ECDIS Update Status Reports</w:t>
      </w:r>
      <w:bookmarkEnd w:id="3029"/>
      <w:commentRangeEnd w:id="3027"/>
      <w:r w:rsidR="00EC6DA6" w:rsidRPr="00B812CA">
        <w:rPr>
          <w:rStyle w:val="CommentReference"/>
          <w:rFonts w:eastAsia="MS Mincho"/>
          <w:b w:val="0"/>
          <w:bCs w:val="0"/>
          <w:lang w:val="en-GB"/>
        </w:rPr>
        <w:commentReference w:id="3027"/>
      </w:r>
      <w:bookmarkEnd w:id="3025"/>
      <w:bookmarkEnd w:id="3026"/>
    </w:p>
    <w:p w14:paraId="6DB1C15B" w14:textId="6DD5D6EB" w:rsidR="005B4B99" w:rsidRPr="00A527F0" w:rsidRDefault="005B4B99" w:rsidP="000806E0">
      <w:pPr>
        <w:jc w:val="center"/>
        <w:rPr>
          <w:b/>
          <w:bCs/>
          <w:sz w:val="36"/>
          <w:szCs w:val="36"/>
        </w:rPr>
      </w:pPr>
    </w:p>
    <w:p w14:paraId="2DD56AFF" w14:textId="69D76766" w:rsidR="000A0D43" w:rsidRPr="00A527F0" w:rsidRDefault="000A0D43" w:rsidP="005B4B99">
      <w:pPr>
        <w:spacing w:after="120" w:line="240" w:lineRule="auto"/>
      </w:pPr>
    </w:p>
    <w:p w14:paraId="42AEC368" w14:textId="77777777" w:rsidR="000A0D43" w:rsidRPr="00A527F0" w:rsidRDefault="000A0D43">
      <w:pPr>
        <w:pStyle w:val="Heading2"/>
        <w:pPrChange w:id="3032" w:author="jon pritchard" w:date="2024-11-27T16:44:00Z" w16du:dateUtc="2024-11-27T15:44:00Z">
          <w:pPr>
            <w:spacing w:after="120" w:line="240" w:lineRule="auto"/>
            <w:jc w:val="both"/>
          </w:pPr>
        </w:pPrChange>
      </w:pPr>
      <w:r w:rsidRPr="00A527F0">
        <w:t>Purpose</w:t>
      </w:r>
    </w:p>
    <w:p w14:paraId="1CA0F67C" w14:textId="70223328"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ins w:id="3033" w:author="jonathan pritchard" w:date="2024-11-21T10:47:00Z" w16du:dateUtc="2024-11-21T10:47:00Z">
        <w:r w:rsidR="00F20F26">
          <w:t xml:space="preserve"> ECDIS must, therefore, implement </w:t>
        </w:r>
      </w:ins>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04FFFFE0" w14:textId="3AE64C6A" w:rsidR="000A0D43" w:rsidRPr="00A527F0" w:rsidRDefault="000A0D43" w:rsidP="00AE2737">
      <w:pPr>
        <w:pStyle w:val="ListParagraph"/>
        <w:numPr>
          <w:ilvl w:val="0"/>
          <w:numId w:val="81"/>
        </w:numPr>
        <w:spacing w:after="120" w:line="240" w:lineRule="auto"/>
        <w:jc w:val="both"/>
      </w:pPr>
      <w:r w:rsidRPr="00A527F0">
        <w:t>An ENP (</w:t>
      </w:r>
      <w:r w:rsidR="00E15709" w:rsidRPr="00A527F0">
        <w:t>E</w:t>
      </w:r>
      <w:r w:rsidRPr="00A527F0">
        <w:t xml:space="preserve">lectronic </w:t>
      </w:r>
      <w:commentRangeStart w:id="3034"/>
      <w:r w:rsidR="00E15709" w:rsidRPr="00A527F0">
        <w:t>N</w:t>
      </w:r>
      <w:r w:rsidRPr="00A527F0">
        <w:t xml:space="preserve">autical </w:t>
      </w:r>
      <w:commentRangeEnd w:id="3034"/>
      <w:r w:rsidR="0072438A" w:rsidRPr="00B812CA">
        <w:rPr>
          <w:rStyle w:val="CommentReference"/>
          <w:lang w:val="en-GB"/>
        </w:rPr>
        <w:commentReference w:id="3034"/>
      </w:r>
      <w:r w:rsidR="00E15709" w:rsidRPr="00A527F0">
        <w:t>P</w:t>
      </w:r>
      <w:r w:rsidRPr="00A527F0">
        <w:t xml:space="preserve">ublication) Update Status Report which reports the status of ENPs </w:t>
      </w:r>
    </w:p>
    <w:p w14:paraId="6C07E6A6" w14:textId="77777777" w:rsidR="000A0D43" w:rsidRPr="00A527F0" w:rsidRDefault="000A0D43" w:rsidP="00E15709">
      <w:pPr>
        <w:spacing w:after="120" w:line="240" w:lineRule="auto"/>
        <w:jc w:val="both"/>
        <w:rPr>
          <w:b/>
          <w:bCs/>
        </w:rPr>
      </w:pP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3035" w:name="_Hlk144392203"/>
      <w:r w:rsidR="003B11C8" w:rsidRPr="00A527F0">
        <w:t xml:space="preserve">System Database </w:t>
      </w:r>
      <w:bookmarkEnd w:id="3035"/>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145E05F8" w14:textId="01745F72" w:rsidR="000A0D43" w:rsidRDefault="000A0D43" w:rsidP="00E15709">
      <w:pPr>
        <w:spacing w:after="120" w:line="240" w:lineRule="auto"/>
        <w:jc w:val="both"/>
        <w:rPr>
          <w:ins w:id="3036" w:author="jonathan pritchard" w:date="2024-11-21T13:29:00Z" w16du:dateUtc="2024-11-21T13:29:00Z"/>
        </w:rPr>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0D1AF39A" w14:textId="77777777" w:rsidR="006E3C4C" w:rsidRDefault="006E3C4C" w:rsidP="00E15709">
      <w:pPr>
        <w:spacing w:after="120" w:line="240" w:lineRule="auto"/>
        <w:jc w:val="both"/>
        <w:rPr>
          <w:ins w:id="3037" w:author="jonathan pritchard" w:date="2024-11-21T13:30:00Z" w16du:dateUtc="2024-11-21T13:30:00Z"/>
          <w:b/>
          <w:bCs/>
          <w:u w:val="single"/>
        </w:rPr>
      </w:pPr>
    </w:p>
    <w:p w14:paraId="7156D5EA" w14:textId="36FFC450" w:rsidR="006E3C4C" w:rsidRPr="006E3C4C" w:rsidRDefault="006E3C4C" w:rsidP="00E15709">
      <w:pPr>
        <w:spacing w:after="120" w:line="240" w:lineRule="auto"/>
        <w:jc w:val="both"/>
        <w:rPr>
          <w:b/>
          <w:bCs/>
          <w:u w:val="single"/>
          <w:rPrChange w:id="3038" w:author="jonathan pritchard" w:date="2024-11-21T13:30:00Z" w16du:dateUtc="2024-11-21T13:30:00Z">
            <w:rPr/>
          </w:rPrChange>
        </w:rPr>
      </w:pPr>
      <w:ins w:id="3039" w:author="jonathan pritchard" w:date="2024-11-21T13:29:00Z" w16du:dateUtc="2024-11-21T13:29:00Z">
        <w:r w:rsidRPr="006E3C4C">
          <w:rPr>
            <w:b/>
            <w:bCs/>
            <w:u w:val="single"/>
            <w:rPrChange w:id="3040" w:author="jonathan pritchard" w:date="2024-11-21T13:30:00Z" w16du:dateUtc="2024-11-21T13:30:00Z">
              <w:rPr/>
            </w:rPrChange>
          </w:rPr>
          <w:t>Co</w:t>
        </w:r>
      </w:ins>
      <w:ins w:id="3041" w:author="jonathan pritchard" w:date="2024-11-21T13:30:00Z" w16du:dateUtc="2024-11-21T13:30:00Z">
        <w:r w:rsidRPr="006E3C4C">
          <w:rPr>
            <w:b/>
            <w:bCs/>
            <w:u w:val="single"/>
            <w:rPrChange w:id="3042" w:author="jonathan pritchard" w:date="2024-11-21T13:30:00Z" w16du:dateUtc="2024-11-21T13:30:00Z">
              <w:rPr/>
            </w:rPrChange>
          </w:rPr>
          <w:t>mpleteness and Up-to-datedness</w:t>
        </w:r>
      </w:ins>
    </w:p>
    <w:p w14:paraId="7617AB6B" w14:textId="3A6A3D6F" w:rsidR="000A0D43" w:rsidRDefault="006E3C4C" w:rsidP="00E15709">
      <w:pPr>
        <w:spacing w:after="120" w:line="240" w:lineRule="auto"/>
        <w:jc w:val="both"/>
        <w:rPr>
          <w:ins w:id="3043" w:author="jonathan pritchard" w:date="2024-11-22T15:31:00Z" w16du:dateUtc="2024-11-22T15:31:00Z"/>
        </w:rPr>
      </w:pPr>
      <w:ins w:id="3044" w:author="jonathan pritchard" w:date="2024-11-21T13:30:00Z" w16du:dateUtc="2024-11-21T13:30:00Z">
        <w:r w:rsidRPr="001A0951">
          <w:rPr>
            <w:highlight w:val="yellow"/>
            <w:rPrChange w:id="3045" w:author="jonathan pritchard" w:date="2024-11-25T11:19:00Z" w16du:dateUtc="2024-11-25T11:19:00Z">
              <w:rPr/>
            </w:rPrChange>
          </w:rPr>
          <w:t>New text on assessing completeness as well as up to datedness. Needs to reference IFBs for S-128</w:t>
        </w:r>
      </w:ins>
    </w:p>
    <w:p w14:paraId="26495206" w14:textId="57EE6450" w:rsidR="006A2C2C" w:rsidRDefault="006A2C2C" w:rsidP="006A2C2C">
      <w:pPr>
        <w:pStyle w:val="ListParagraph"/>
        <w:numPr>
          <w:ilvl w:val="1"/>
          <w:numId w:val="45"/>
        </w:numPr>
        <w:spacing w:after="120" w:line="240" w:lineRule="auto"/>
        <w:jc w:val="both"/>
        <w:rPr>
          <w:ins w:id="3046" w:author="jonathan pritchard" w:date="2024-11-22T15:32:00Z" w16du:dateUtc="2024-11-22T15:32:00Z"/>
        </w:rPr>
      </w:pPr>
      <w:ins w:id="3047" w:author="jonathan pritchard" w:date="2024-11-22T15:31:00Z" w16du:dateUtc="2024-11-22T15:31:00Z">
        <w:r>
          <w:t xml:space="preserve">Update status reports currently report whether the data which is installed in the system database are all up to date with reference to </w:t>
        </w:r>
      </w:ins>
      <w:ins w:id="3048" w:author="jonathan pritchard" w:date="2024-11-25T11:20:00Z" w16du:dateUtc="2024-11-25T11:20:00Z">
        <w:r w:rsidR="001A0951">
          <w:t xml:space="preserve">the </w:t>
        </w:r>
      </w:ins>
      <w:ins w:id="3049" w:author="jonathan pritchard" w:date="2024-11-22T15:31:00Z" w16du:dateUtc="2024-11-22T15:31:00Z">
        <w:r>
          <w:t>one or more S-128 datasets, which together represent status of a servic</w:t>
        </w:r>
      </w:ins>
      <w:ins w:id="3050" w:author="jonathan pritchard" w:date="2024-11-22T15:32:00Z" w16du:dateUtc="2024-11-22T15:32:00Z">
        <w:r>
          <w:t>e provider’s entire service.</w:t>
        </w:r>
      </w:ins>
    </w:p>
    <w:p w14:paraId="202E885B" w14:textId="4B21AABE" w:rsidR="006A2C2C" w:rsidRDefault="006A2C2C" w:rsidP="006A2C2C">
      <w:pPr>
        <w:pStyle w:val="ListParagraph"/>
        <w:numPr>
          <w:ilvl w:val="1"/>
          <w:numId w:val="45"/>
        </w:numPr>
        <w:spacing w:after="120" w:line="240" w:lineRule="auto"/>
        <w:jc w:val="both"/>
        <w:rPr>
          <w:ins w:id="3051" w:author="jonathan pritchard" w:date="2024-11-22T15:33:00Z" w16du:dateUtc="2024-11-22T15:33:00Z"/>
        </w:rPr>
      </w:pPr>
      <w:ins w:id="3052" w:author="jonathan pritchard" w:date="2024-11-22T15:32:00Z" w16du:dateUtc="2024-11-22T15:32:00Z">
        <w:r>
          <w:t xml:space="preserve">Update status reports may also show whether there are any items present in the combined S-128 service which are not installed in the system database. This represents a </w:t>
        </w:r>
      </w:ins>
      <w:ins w:id="3053" w:author="jonathan pritchard" w:date="2024-11-22T15:33:00Z" w16du:dateUtc="2024-11-22T15:33:00Z">
        <w:r>
          <w:t>“Comple</w:t>
        </w:r>
      </w:ins>
      <w:ins w:id="3054" w:author="jonathan pritchard" w:date="2024-11-29T09:58:00Z" w16du:dateUtc="2024-11-29T09:58:00Z">
        <w:r w:rsidR="00032572">
          <w:t>te</w:t>
        </w:r>
      </w:ins>
      <w:ins w:id="3055" w:author="jonathan pritchard" w:date="2024-11-25T11:20:00Z" w16du:dateUtc="2024-11-25T11:20:00Z">
        <w:r w:rsidR="001A0951">
          <w:t>ness</w:t>
        </w:r>
      </w:ins>
      <w:ins w:id="3056" w:author="jonathan pritchard" w:date="2024-11-22T15:33:00Z" w16du:dateUtc="2024-11-22T15:33:00Z">
        <w:r>
          <w:t>” status on a product by product basis.</w:t>
        </w:r>
      </w:ins>
    </w:p>
    <w:p w14:paraId="10F03B86" w14:textId="21EE88F5" w:rsidR="006A2C2C" w:rsidRDefault="006A2C2C" w:rsidP="006A2C2C">
      <w:pPr>
        <w:pStyle w:val="ListParagraph"/>
        <w:numPr>
          <w:ilvl w:val="1"/>
          <w:numId w:val="45"/>
        </w:numPr>
        <w:spacing w:after="120" w:line="240" w:lineRule="auto"/>
        <w:jc w:val="both"/>
        <w:rPr>
          <w:ins w:id="3057" w:author="jonathan pritchard" w:date="2024-11-22T15:35:00Z" w16du:dateUtc="2024-11-22T15:35:00Z"/>
        </w:rPr>
      </w:pPr>
      <w:ins w:id="3058" w:author="jonathan pritchard" w:date="2024-11-22T15:33:00Z" w16du:dateUtc="2024-11-22T15:33:00Z">
        <w:r>
          <w:t xml:space="preserve">The primary use case for the completeness feature is </w:t>
        </w:r>
      </w:ins>
      <w:ins w:id="3059" w:author="jonathan pritchard" w:date="2024-11-22T15:34:00Z" w16du:dateUtc="2024-11-22T15:34:00Z">
        <w:r>
          <w:t xml:space="preserve">to assess </w:t>
        </w:r>
      </w:ins>
      <w:ins w:id="3060" w:author="jonathan pritchard" w:date="2024-11-25T11:20:00Z" w16du:dateUtc="2024-11-25T11:20:00Z">
        <w:r w:rsidR="001A0951">
          <w:t xml:space="preserve">the installation of </w:t>
        </w:r>
      </w:ins>
      <w:ins w:id="3061" w:author="jonathan pritchard" w:date="2024-11-22T15:34:00Z" w16du:dateUtc="2024-11-22T15:34:00Z">
        <w:r>
          <w:t>S-124 Navigation</w:t>
        </w:r>
      </w:ins>
      <w:ins w:id="3062" w:author="jonathan pritchard" w:date="2024-11-22T15:35:00Z" w16du:dateUtc="2024-11-22T15:35:00Z">
        <w:r>
          <w:t xml:space="preserve">al warnings against </w:t>
        </w:r>
      </w:ins>
      <w:ins w:id="3063" w:author="jonathan pritchard" w:date="2024-11-25T11:21:00Z" w16du:dateUtc="2024-11-25T11:21:00Z">
        <w:r w:rsidR="001A0951">
          <w:t xml:space="preserve">the </w:t>
        </w:r>
      </w:ins>
      <w:ins w:id="3064" w:author="jonathan pritchard" w:date="2024-11-22T15:35:00Z" w16du:dateUtc="2024-11-22T15:35:00Z">
        <w:r>
          <w:t xml:space="preserve">in force bulletins produced by navigational warning providers. </w:t>
        </w:r>
      </w:ins>
    </w:p>
    <w:p w14:paraId="07E6ABBA" w14:textId="0F4A0CD1" w:rsidR="006A2C2C" w:rsidRDefault="006A2C2C" w:rsidP="006A2C2C">
      <w:pPr>
        <w:pStyle w:val="ListParagraph"/>
        <w:numPr>
          <w:ilvl w:val="1"/>
          <w:numId w:val="45"/>
        </w:numPr>
        <w:spacing w:after="120" w:line="240" w:lineRule="auto"/>
        <w:jc w:val="both"/>
        <w:rPr>
          <w:ins w:id="3065" w:author="jonathan pritchard" w:date="2024-11-22T15:37:00Z" w16du:dateUtc="2024-11-22T15:37:00Z"/>
        </w:rPr>
      </w:pPr>
      <w:ins w:id="3066" w:author="jonathan pritchard" w:date="2024-11-22T15:35:00Z" w16du:dateUtc="2024-11-22T15:35:00Z">
        <w:r>
          <w:t xml:space="preserve">Completeness reports must be </w:t>
        </w:r>
      </w:ins>
      <w:ins w:id="3067" w:author="jonathan pritchard" w:date="2024-11-22T15:37:00Z" w16du:dateUtc="2024-11-22T15:37:00Z">
        <w:r>
          <w:t xml:space="preserve">able to be </w:t>
        </w:r>
      </w:ins>
      <w:ins w:id="3068" w:author="jonathan pritchard" w:date="2024-11-22T15:35:00Z" w16du:dateUtc="2024-11-22T15:35:00Z">
        <w:r>
          <w:t>restricted to individual products. They may be referenced to either S-</w:t>
        </w:r>
      </w:ins>
      <w:ins w:id="3069" w:author="jonathan pritchard" w:date="2024-11-22T15:36:00Z" w16du:dateUtc="2024-11-22T15:36:00Z">
        <w:r>
          <w:t>128 datasets, or individual S-124 Navigational Warning datasets representing in-force bulletins.</w:t>
        </w:r>
      </w:ins>
    </w:p>
    <w:p w14:paraId="293EDC02" w14:textId="3B3B2778" w:rsidR="006A2C2C" w:rsidRDefault="006A2C2C" w:rsidP="006A2C2C">
      <w:pPr>
        <w:pStyle w:val="ListParagraph"/>
        <w:numPr>
          <w:ilvl w:val="2"/>
          <w:numId w:val="45"/>
        </w:numPr>
        <w:spacing w:after="120" w:line="240" w:lineRule="auto"/>
        <w:jc w:val="both"/>
        <w:rPr>
          <w:ins w:id="3070" w:author="jonathan pritchard" w:date="2024-11-22T15:37:00Z" w16du:dateUtc="2024-11-22T15:37:00Z"/>
        </w:rPr>
      </w:pPr>
      <w:ins w:id="3071" w:author="jonathan pritchard" w:date="2024-11-22T15:37:00Z" w16du:dateUtc="2024-11-22T15:37:00Z">
        <w:r>
          <w:t>S-128 datasets are combined together</w:t>
        </w:r>
      </w:ins>
    </w:p>
    <w:p w14:paraId="28A401D8" w14:textId="56A6D66B" w:rsidR="006A2C2C" w:rsidRDefault="006A2C2C">
      <w:pPr>
        <w:pStyle w:val="ListParagraph"/>
        <w:numPr>
          <w:ilvl w:val="2"/>
          <w:numId w:val="45"/>
        </w:numPr>
        <w:spacing w:after="120" w:line="240" w:lineRule="auto"/>
        <w:jc w:val="both"/>
        <w:rPr>
          <w:ins w:id="3072" w:author="jonathan pritchard" w:date="2024-11-22T15:36:00Z" w16du:dateUtc="2024-11-22T15:36:00Z"/>
        </w:rPr>
        <w:pPrChange w:id="3073" w:author="jonathan pritchard" w:date="2024-11-22T15:37:00Z" w16du:dateUtc="2024-11-22T15:37:00Z">
          <w:pPr>
            <w:pStyle w:val="ListParagraph"/>
            <w:numPr>
              <w:ilvl w:val="1"/>
              <w:numId w:val="45"/>
            </w:numPr>
            <w:spacing w:after="120" w:line="240" w:lineRule="auto"/>
            <w:ind w:left="1440" w:hanging="360"/>
            <w:jc w:val="both"/>
          </w:pPr>
        </w:pPrChange>
      </w:pPr>
      <w:ins w:id="3074" w:author="jonathan pritchard" w:date="2024-11-22T15:37:00Z" w16du:dateUtc="2024-11-22T15:37:00Z">
        <w:r>
          <w:t xml:space="preserve">S-124 datasets </w:t>
        </w:r>
      </w:ins>
      <w:ins w:id="3075" w:author="jonathan pritchard" w:date="2024-11-25T11:21:00Z" w16du:dateUtc="2024-11-25T11:21:00Z">
        <w:r w:rsidR="001A0951">
          <w:t>containing</w:t>
        </w:r>
      </w:ins>
      <w:ins w:id="3076" w:author="jonathan pritchard" w:date="2024-11-22T15:37:00Z" w16du:dateUtc="2024-11-22T15:37:00Z">
        <w:r>
          <w:t xml:space="preserve"> in-force bulletins are identified by …</w:t>
        </w:r>
      </w:ins>
    </w:p>
    <w:p w14:paraId="302C6BFD" w14:textId="77777777" w:rsidR="006E3C4C" w:rsidRDefault="006E3C4C" w:rsidP="00E15709">
      <w:pPr>
        <w:spacing w:after="120" w:line="240" w:lineRule="auto"/>
        <w:jc w:val="both"/>
        <w:rPr>
          <w:ins w:id="3077" w:author="jonathan pritchard" w:date="2024-11-21T13:30:00Z" w16du:dateUtc="2024-11-21T13:30:00Z"/>
        </w:rPr>
      </w:pPr>
    </w:p>
    <w:p w14:paraId="4142CAD6" w14:textId="0FD1A6B0" w:rsidR="006E3C4C" w:rsidRPr="006E3C4C" w:rsidRDefault="006E3C4C" w:rsidP="00E15709">
      <w:pPr>
        <w:spacing w:after="120" w:line="240" w:lineRule="auto"/>
        <w:jc w:val="both"/>
        <w:rPr>
          <w:ins w:id="3078" w:author="jonathan pritchard" w:date="2024-11-21T13:30:00Z" w16du:dateUtc="2024-11-21T13:30:00Z"/>
          <w:b/>
          <w:bCs/>
          <w:u w:val="single"/>
          <w:rPrChange w:id="3079" w:author="jonathan pritchard" w:date="2024-11-21T13:31:00Z" w16du:dateUtc="2024-11-21T13:31:00Z">
            <w:rPr>
              <w:ins w:id="3080" w:author="jonathan pritchard" w:date="2024-11-21T13:30:00Z" w16du:dateUtc="2024-11-21T13:30:00Z"/>
            </w:rPr>
          </w:rPrChange>
        </w:rPr>
      </w:pPr>
      <w:ins w:id="3081" w:author="jonathan pritchard" w:date="2024-11-21T13:30:00Z" w16du:dateUtc="2024-11-21T13:30:00Z">
        <w:r w:rsidRPr="006E3C4C">
          <w:rPr>
            <w:b/>
            <w:bCs/>
            <w:u w:val="single"/>
            <w:rPrChange w:id="3082" w:author="jonathan pritchard" w:date="2024-11-21T13:31:00Z" w16du:dateUtc="2024-11-21T13:31:00Z">
              <w:rPr/>
            </w:rPrChange>
          </w:rPr>
          <w:t>Product Independence.</w:t>
        </w:r>
      </w:ins>
    </w:p>
    <w:p w14:paraId="7FB4091A" w14:textId="77777777" w:rsidR="00F72843" w:rsidRDefault="00F72843" w:rsidP="00F72843">
      <w:pPr>
        <w:pStyle w:val="ListParagraph"/>
        <w:numPr>
          <w:ilvl w:val="1"/>
          <w:numId w:val="45"/>
        </w:numPr>
        <w:spacing w:after="120" w:line="240" w:lineRule="auto"/>
        <w:jc w:val="both"/>
        <w:rPr>
          <w:ins w:id="3083" w:author="jonathan pritchard" w:date="2024-11-22T15:50:00Z" w16du:dateUtc="2024-11-22T15:50:00Z"/>
        </w:rPr>
      </w:pPr>
      <w:ins w:id="3084" w:author="jonathan pritchard" w:date="2024-11-22T15:50:00Z" w16du:dateUtc="2024-11-22T15:50:00Z">
        <w:r>
          <w:t>When update status reports are reporting “up to datedness” the following points must be borne in mind</w:t>
        </w:r>
      </w:ins>
    </w:p>
    <w:p w14:paraId="38CE1F1C" w14:textId="77777777" w:rsidR="00F72843" w:rsidRDefault="00F72843" w:rsidP="00F72843">
      <w:pPr>
        <w:pStyle w:val="ListParagraph"/>
        <w:numPr>
          <w:ilvl w:val="2"/>
          <w:numId w:val="45"/>
        </w:numPr>
        <w:spacing w:after="120" w:line="240" w:lineRule="auto"/>
        <w:jc w:val="both"/>
        <w:rPr>
          <w:ins w:id="3085" w:author="jonathan pritchard" w:date="2024-11-22T15:50:00Z" w16du:dateUtc="2024-11-22T15:50:00Z"/>
        </w:rPr>
      </w:pPr>
      <w:ins w:id="3086" w:author="jonathan pritchard" w:date="2024-11-22T15:50:00Z" w16du:dateUtc="2024-11-22T15:50:00Z">
        <w:r>
          <w:t>S-128 datasets from multiple sources must be combined together to form a complete picture of what is “available” from service providers.</w:t>
        </w:r>
      </w:ins>
    </w:p>
    <w:p w14:paraId="568C47F7" w14:textId="77777777" w:rsidR="00F72843" w:rsidRDefault="00F72843" w:rsidP="00F72843">
      <w:pPr>
        <w:pStyle w:val="ListParagraph"/>
        <w:numPr>
          <w:ilvl w:val="2"/>
          <w:numId w:val="45"/>
        </w:numPr>
        <w:spacing w:after="120" w:line="240" w:lineRule="auto"/>
        <w:jc w:val="both"/>
        <w:rPr>
          <w:ins w:id="3087" w:author="jonathan pritchard" w:date="2024-11-22T15:50:00Z" w16du:dateUtc="2024-11-22T15:50:00Z"/>
        </w:rPr>
      </w:pPr>
      <w:ins w:id="3088" w:author="jonathan pritchard" w:date="2024-11-22T15:50:00Z" w16du:dateUtc="2024-11-22T15:50:00Z">
        <w:r>
          <w:t xml:space="preserve">S-128 datasets are “official” data by definition and have a data producer status (as defined in section XXX.XXX) of YYY_YYYY. </w:t>
        </w:r>
      </w:ins>
    </w:p>
    <w:p w14:paraId="5EB1C3EB" w14:textId="77777777" w:rsidR="00F72843" w:rsidRDefault="00F72843" w:rsidP="00F72843">
      <w:pPr>
        <w:pStyle w:val="ListParagraph"/>
        <w:numPr>
          <w:ilvl w:val="2"/>
          <w:numId w:val="45"/>
        </w:numPr>
        <w:spacing w:after="120" w:line="240" w:lineRule="auto"/>
        <w:jc w:val="both"/>
        <w:rPr>
          <w:ins w:id="3089" w:author="jonathan pritchard" w:date="2024-11-22T15:50:00Z" w16du:dateUtc="2024-11-22T15:50:00Z"/>
        </w:rPr>
      </w:pPr>
      <w:ins w:id="3090" w:author="jonathan pritchard" w:date="2024-11-22T15:50:00Z" w16du:dateUtc="2024-11-22T15:50:00Z">
        <w:r>
          <w:t>S-128 datasets containing only a single product only contain revision for that product, not other products which my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ins>
    </w:p>
    <w:p w14:paraId="63680B35" w14:textId="77777777" w:rsidR="006E3C4C" w:rsidRDefault="006E3C4C" w:rsidP="00E15709">
      <w:pPr>
        <w:spacing w:after="120" w:line="240" w:lineRule="auto"/>
        <w:jc w:val="both"/>
        <w:rPr>
          <w:ins w:id="3091" w:author="jonathan pritchard" w:date="2024-11-21T13:30:00Z" w16du:dateUtc="2024-11-21T13:30:00Z"/>
          <w:b/>
          <w:bCs/>
        </w:rPr>
      </w:pPr>
    </w:p>
    <w:p w14:paraId="597DE80C" w14:textId="77777777" w:rsidR="006E3C4C" w:rsidRPr="00A527F0" w:rsidRDefault="006E3C4C" w:rsidP="00E15709">
      <w:pPr>
        <w:spacing w:after="120" w:line="240" w:lineRule="auto"/>
        <w:jc w:val="both"/>
        <w:rPr>
          <w:b/>
          <w:bCs/>
        </w:rPr>
      </w:pP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Pr="00A527F0"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09DA22B1" w14:textId="77777777" w:rsidR="000A0D43" w:rsidRPr="00A527F0" w:rsidRDefault="000A0D43" w:rsidP="004E61EE">
      <w:pPr>
        <w:spacing w:line="240" w:lineRule="auto"/>
        <w:jc w:val="center"/>
      </w:pPr>
      <w:r w:rsidRPr="00B812CA">
        <w:rPr>
          <w:noProof/>
          <w:lang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A527F0" w:rsidRDefault="00F323B7" w:rsidP="001640BB">
      <w:pPr>
        <w:pStyle w:val="Caption"/>
        <w:spacing w:after="120" w:line="240" w:lineRule="auto"/>
        <w:jc w:val="center"/>
      </w:pPr>
      <w:r w:rsidRPr="00A527F0">
        <w:t>Figure C-</w:t>
      </w:r>
      <w:r w:rsidR="00062E19" w:rsidRPr="00A527F0">
        <w:t>3</w:t>
      </w:r>
      <w:r w:rsidRPr="00A527F0">
        <w:t>-</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A527F0" w:rsidRDefault="001640BB" w:rsidP="001640BB">
      <w:pPr>
        <w:pStyle w:val="Caption"/>
        <w:spacing w:after="120" w:line="240" w:lineRule="auto"/>
        <w:jc w:val="center"/>
      </w:pPr>
      <w:r w:rsidRPr="00A527F0">
        <w:t>Figure C-3-2 -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3092" w:name="_Hlk87104123"/>
            <w:r w:rsidRPr="00A527F0">
              <w:t>Electronic Nautical Publications (ENP) Update Status Report</w:t>
            </w:r>
            <w:bookmarkEnd w:id="3092"/>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The date is taken from the latest S-128 datasets issueDate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1D638AE4" w14:textId="31B4FD8C" w:rsidR="000A0D43" w:rsidRPr="00A527F0" w:rsidRDefault="00331A1D" w:rsidP="00F74131">
      <w:pPr>
        <w:pStyle w:val="Caption"/>
        <w:spacing w:after="120" w:line="240" w:lineRule="auto"/>
        <w:jc w:val="center"/>
        <w:rPr>
          <w:bCs/>
        </w:rPr>
      </w:pPr>
      <w:r w:rsidRPr="00A527F0">
        <w:t>Table C-3-1 - Data content of header fields</w:t>
      </w:r>
    </w:p>
    <w:p w14:paraId="7F613EBF" w14:textId="77777777" w:rsidR="000054D6" w:rsidRPr="00A527F0" w:rsidRDefault="000054D6" w:rsidP="000054D6">
      <w:pPr>
        <w:spacing w:after="120" w:line="240" w:lineRule="auto"/>
        <w:jc w:val="both"/>
        <w:rPr>
          <w:bCs/>
        </w:rPr>
      </w:pP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1F4C4625"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is the data server identified by the S-128 Producer attribute</w:t>
      </w:r>
      <w:r w:rsidR="00EB5BEE" w:rsidRPr="00A527F0">
        <w:t>.</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3C2D40B0" w:rsidR="000A0D43" w:rsidRPr="00A527F0" w:rsidRDefault="00A00ECD" w:rsidP="009E15EE">
      <w:pPr>
        <w:pStyle w:val="Caption"/>
        <w:spacing w:after="120" w:line="240" w:lineRule="auto"/>
        <w:jc w:val="center"/>
        <w:rPr>
          <w:bCs/>
        </w:rPr>
      </w:pPr>
      <w:r w:rsidRPr="00A527F0">
        <w:t>Table C-3-2 -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3"/>
          <w:headerReference w:type="default" r:id="rId54"/>
          <w:footerReference w:type="even" r:id="rId55"/>
          <w:footerReference w:type="default" r:id="rId56"/>
          <w:pgSz w:w="11906" w:h="16838" w:code="9"/>
          <w:pgMar w:top="1440" w:right="1400" w:bottom="1440" w:left="1400" w:header="708" w:footer="708" w:gutter="0"/>
          <w:cols w:space="708"/>
          <w:docGrid w:linePitch="360"/>
        </w:sectPr>
      </w:pPr>
    </w:p>
    <w:p w14:paraId="4C09D7A0" w14:textId="584D5E76" w:rsidR="00E12CBC" w:rsidRPr="00A527F0" w:rsidRDefault="00E12CBC" w:rsidP="000806E0">
      <w:pPr>
        <w:pStyle w:val="Heading1"/>
        <w:numPr>
          <w:ilvl w:val="0"/>
          <w:numId w:val="0"/>
        </w:numPr>
        <w:spacing w:before="0" w:after="0"/>
        <w:ind w:left="2127" w:right="2160"/>
        <w:jc w:val="center"/>
      </w:pPr>
      <w:bookmarkStart w:id="3093" w:name="_Toc178869396"/>
      <w:commentRangeStart w:id="3094"/>
      <w:commentRangeStart w:id="3095"/>
      <w:commentRangeStart w:id="3096"/>
      <w:commentRangeStart w:id="3097"/>
      <w:r w:rsidRPr="00A527F0">
        <w:t>Appendix C-4</w:t>
      </w:r>
      <w:bookmarkStart w:id="3098" w:name="_Toc100303050"/>
      <w:r w:rsidR="000806E0" w:rsidRPr="00A527F0">
        <w:t xml:space="preserve"> - </w:t>
      </w:r>
      <w:commentRangeStart w:id="3099"/>
      <w:r w:rsidRPr="00A527F0">
        <w:t xml:space="preserve">Safety Contour </w:t>
      </w:r>
      <w:commentRangeEnd w:id="3099"/>
      <w:r w:rsidR="002654C4">
        <w:rPr>
          <w:rStyle w:val="CommentReference"/>
          <w:rFonts w:eastAsia="MS Mincho"/>
          <w:b w:val="0"/>
          <w:bCs w:val="0"/>
        </w:rPr>
        <w:commentReference w:id="3099"/>
      </w:r>
      <w:r w:rsidRPr="00A527F0">
        <w:t>and Water Level Adjustment</w:t>
      </w:r>
      <w:bookmarkEnd w:id="3098"/>
      <w:commentRangeEnd w:id="3094"/>
      <w:r w:rsidR="00CE36C4" w:rsidRPr="00B812CA">
        <w:rPr>
          <w:rStyle w:val="CommentReference"/>
          <w:rFonts w:eastAsia="MS Mincho"/>
          <w:b w:val="0"/>
          <w:bCs w:val="0"/>
          <w:lang w:val="en-GB"/>
        </w:rPr>
        <w:commentReference w:id="3094"/>
      </w:r>
      <w:commentRangeEnd w:id="3095"/>
      <w:commentRangeEnd w:id="3096"/>
      <w:commentRangeEnd w:id="3097"/>
      <w:r w:rsidR="00014874">
        <w:rPr>
          <w:rStyle w:val="CommentReference"/>
          <w:rFonts w:eastAsia="MS Mincho"/>
          <w:b w:val="0"/>
          <w:bCs w:val="0"/>
        </w:rPr>
        <w:commentReference w:id="3095"/>
      </w:r>
      <w:r w:rsidR="00905BC7">
        <w:rPr>
          <w:rStyle w:val="CommentReference"/>
          <w:rFonts w:eastAsia="MS Mincho"/>
          <w:b w:val="0"/>
          <w:bCs w:val="0"/>
        </w:rPr>
        <w:commentReference w:id="3096"/>
      </w:r>
      <w:r w:rsidR="002654C4">
        <w:rPr>
          <w:rStyle w:val="CommentReference"/>
          <w:rFonts w:eastAsia="MS Mincho"/>
          <w:b w:val="0"/>
          <w:bCs w:val="0"/>
        </w:rPr>
        <w:commentReference w:id="3097"/>
      </w:r>
      <w:bookmarkEnd w:id="3093"/>
    </w:p>
    <w:p w14:paraId="06C4BBB6" w14:textId="77777777" w:rsidR="00F7700D" w:rsidRPr="00A527F0" w:rsidRDefault="00F7700D" w:rsidP="00F7700D">
      <w:pPr>
        <w:spacing w:after="120" w:line="240" w:lineRule="auto"/>
      </w:pPr>
    </w:p>
    <w:p w14:paraId="29EB6B16" w14:textId="68840EED" w:rsidR="00A23988" w:rsidRPr="00A527F0" w:rsidRDefault="001374ED" w:rsidP="00B812CA">
      <w:pPr>
        <w:pStyle w:val="Heading1"/>
        <w:numPr>
          <w:ilvl w:val="0"/>
          <w:numId w:val="121"/>
        </w:numPr>
      </w:pPr>
      <w:bookmarkStart w:id="3100" w:name="_Toc178869397"/>
      <w:bookmarkStart w:id="3101" w:name="_Toc88852880"/>
      <w:bookmarkStart w:id="3102" w:name="_Toc98339988"/>
      <w:bookmarkStart w:id="3103" w:name="_Toc98340364"/>
      <w:r w:rsidRPr="00A527F0">
        <w:t>User Selectable Safety Contour</w:t>
      </w:r>
      <w:bookmarkEnd w:id="3100"/>
    </w:p>
    <w:p w14:paraId="2BD58B01" w14:textId="29C5D822" w:rsidR="001374ED" w:rsidRPr="00A527F0" w:rsidRDefault="001374ED" w:rsidP="0043278E">
      <w:pPr>
        <w:pStyle w:val="Heading2"/>
      </w:pPr>
      <w:bookmarkStart w:id="3104" w:name="_Toc88852881"/>
      <w:bookmarkStart w:id="3105" w:name="_Toc98339989"/>
      <w:bookmarkStart w:id="3106" w:name="_Toc98340365"/>
      <w:bookmarkStart w:id="3107" w:name="_Toc178869398"/>
      <w:bookmarkEnd w:id="3101"/>
      <w:bookmarkEnd w:id="3102"/>
      <w:bookmarkEnd w:id="3103"/>
      <w:r w:rsidRPr="00A527F0">
        <w:t>Introduction</w:t>
      </w:r>
      <w:bookmarkEnd w:id="3104"/>
      <w:bookmarkEnd w:id="3105"/>
      <w:bookmarkEnd w:id="3106"/>
      <w:bookmarkEnd w:id="3107"/>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how </w:t>
      </w:r>
      <w:r w:rsidRPr="00B812CA">
        <w:rPr>
          <w:highlight w:val="yellow"/>
        </w:rPr>
        <w:t>the “</w:t>
      </w:r>
      <w:r w:rsidRPr="00B812CA">
        <w:rPr>
          <w:b/>
          <w:bCs/>
          <w:highlight w:val="yellow"/>
        </w:rPr>
        <w:t>User Selectable Safety Contour</w:t>
      </w:r>
      <w:r w:rsidRPr="00B812CA">
        <w:rPr>
          <w:highlight w:val="yellow"/>
        </w:rPr>
        <w:t>”</w:t>
      </w:r>
      <w:r w:rsidRPr="00A527F0">
        <w:t xml:space="preserve"> feature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10C6FAD7" w:rsidR="001374ED" w:rsidRDefault="001374ED" w:rsidP="009D0DF9">
      <w:pPr>
        <w:spacing w:after="120" w:line="240" w:lineRule="auto"/>
        <w:jc w:val="both"/>
      </w:pPr>
      <w:commentRangeStart w:id="3108"/>
      <w:commentRangeStart w:id="3109"/>
      <w:commentRangeStart w:id="3110"/>
      <w:r w:rsidRPr="00A527F0">
        <w:t xml:space="preserve">NOTE: in </w:t>
      </w:r>
      <w:r w:rsidR="000C381A" w:rsidRPr="00A527F0">
        <w:t xml:space="preserve">the </w:t>
      </w:r>
      <w:r w:rsidRPr="00A527F0">
        <w:t xml:space="preserve">case of S-101 or S-57 </w:t>
      </w:r>
      <w:r w:rsidR="009604F2">
        <w:t xml:space="preserve">only, </w:t>
      </w:r>
      <w:r w:rsidRPr="00A527F0">
        <w:t>the user set</w:t>
      </w:r>
      <w:r w:rsidR="000C381A" w:rsidRPr="00A527F0">
        <w:t>s</w:t>
      </w:r>
      <w:r w:rsidRPr="00A527F0">
        <w:t xml:space="preserve"> the value for the safety contour, but if the exact </w:t>
      </w:r>
      <w:r w:rsidR="00F42EC6" w:rsidRPr="00A527F0">
        <w:t xml:space="preserve">value </w:t>
      </w:r>
      <w:r w:rsidRPr="00A527F0">
        <w:t xml:space="preserve">is not found from the available depth information in S-101 or S-57 then the safety contour defaults to the next deepest which </w:t>
      </w:r>
      <w:r w:rsidR="000C381A" w:rsidRPr="00A527F0">
        <w:t>may</w:t>
      </w:r>
      <w:r w:rsidRPr="00A527F0">
        <w:t xml:space="preserve"> be over 10 m</w:t>
      </w:r>
      <w:r w:rsidR="000C381A" w:rsidRPr="00A527F0">
        <w:t>etres</w:t>
      </w:r>
      <w:r w:rsidRPr="00A527F0">
        <w:t xml:space="preserve"> deeper than the value set by the user.</w:t>
      </w:r>
      <w:commentRangeEnd w:id="3108"/>
      <w:r w:rsidR="00F42EC6" w:rsidRPr="00B812CA">
        <w:rPr>
          <w:rStyle w:val="CommentReference"/>
          <w:lang w:val="en-GB"/>
        </w:rPr>
        <w:commentReference w:id="3108"/>
      </w:r>
      <w:commentRangeEnd w:id="3109"/>
      <w:r w:rsidR="0009495E">
        <w:rPr>
          <w:rStyle w:val="CommentReference"/>
        </w:rPr>
        <w:commentReference w:id="3109"/>
      </w:r>
      <w:commentRangeEnd w:id="3110"/>
      <w:r w:rsidR="009604F2">
        <w:rPr>
          <w:rStyle w:val="CommentReference"/>
        </w:rPr>
        <w:commentReference w:id="3110"/>
      </w:r>
      <w:r w:rsidR="002654C4" w:rsidRPr="002654C4">
        <w:t xml:space="preserve"> </w:t>
      </w:r>
      <w:r w:rsidR="002654C4" w:rsidRPr="00B812CA">
        <w:rPr>
          <w:highlight w:val="yellow"/>
        </w:rPr>
        <w:t>The User Selectable Safety Contour feature addresses this issue</w:t>
      </w:r>
      <w:r w:rsidR="009604F2">
        <w:rPr>
          <w:highlight w:val="yellow"/>
        </w:rPr>
        <w:t xml:space="preserve"> [based on the S-102 product]</w:t>
      </w:r>
      <w:r w:rsidR="002654C4" w:rsidRPr="00B812CA">
        <w:rPr>
          <w:highlight w:val="yellow"/>
        </w:rPr>
        <w:t>.</w:t>
      </w:r>
    </w:p>
    <w:p w14:paraId="47BC76CF" w14:textId="5BF3EF97" w:rsidR="002654C4" w:rsidRPr="00A527F0" w:rsidRDefault="002654C4" w:rsidP="009D0DF9">
      <w:pPr>
        <w:spacing w:after="120" w:line="240" w:lineRule="auto"/>
        <w:jc w:val="both"/>
      </w:pPr>
      <w:r w:rsidRPr="00B812CA">
        <w:rPr>
          <w:highlight w:val="yellow"/>
        </w:rPr>
        <w:t>[Insert descriptive words on how the process relates to portrayal]</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2"/>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43278E">
      <w:pPr>
        <w:pStyle w:val="Heading2"/>
      </w:pPr>
      <w:bookmarkStart w:id="3111" w:name="_Toc178869399"/>
      <w:bookmarkStart w:id="3112" w:name="_Toc88852882"/>
      <w:bookmarkStart w:id="3113" w:name="_Toc98339990"/>
      <w:bookmarkStart w:id="3114" w:name="_Toc98340366"/>
      <w:r w:rsidRPr="00A527F0">
        <w:t>Data Constraints</w:t>
      </w:r>
      <w:bookmarkEnd w:id="3111"/>
    </w:p>
    <w:bookmarkEnd w:id="3112"/>
    <w:bookmarkEnd w:id="3113"/>
    <w:bookmarkEnd w:id="3114"/>
    <w:p w14:paraId="6E382023" w14:textId="05B15B53" w:rsidR="001374ED" w:rsidRDefault="001374ED" w:rsidP="00AE2737">
      <w:pPr>
        <w:pStyle w:val="ListParagraph"/>
        <w:numPr>
          <w:ilvl w:val="0"/>
          <w:numId w:val="72"/>
        </w:numPr>
        <w:spacing w:after="120" w:line="240" w:lineRule="auto"/>
        <w:ind w:left="284" w:hanging="284"/>
        <w:jc w:val="both"/>
        <w:rPr>
          <w:ins w:id="3115" w:author="jonathan pritchard" w:date="2024-11-21T17:10:00Z" w16du:dateUtc="2024-11-21T17:10:00Z"/>
        </w:rPr>
      </w:pPr>
      <w:r w:rsidRPr="00A527F0">
        <w:t xml:space="preserve">Coverage – S-102 data is not expected to overlap, but in case of overlap the ECDIS </w:t>
      </w:r>
      <w:del w:id="3116" w:author="jonathan pritchard" w:date="2024-11-25T11:36:00Z" w16du:dateUtc="2024-11-25T11:36:00Z">
        <w:r w:rsidRPr="00A527F0" w:rsidDel="00494635">
          <w:delText xml:space="preserve">should </w:delText>
        </w:r>
      </w:del>
      <w:ins w:id="3117" w:author="jonathan pritchard" w:date="2024-11-25T11:36:00Z" w16du:dateUtc="2024-11-25T11:36:00Z">
        <w:r w:rsidR="00494635">
          <w:t>must</w:t>
        </w:r>
        <w:r w:rsidR="00494635" w:rsidRPr="00A527F0">
          <w:t xml:space="preserve"> </w:t>
        </w:r>
      </w:ins>
      <w:r w:rsidRPr="00A527F0">
        <w:t xml:space="preserve">indicate an overlap by the text “OVERLAP” and the user </w:t>
      </w:r>
      <w:del w:id="3118" w:author="jonathan pritchard" w:date="2024-11-25T11:36:00Z" w16du:dateUtc="2024-11-25T11:36:00Z">
        <w:r w:rsidRPr="00A527F0" w:rsidDel="00494635">
          <w:delText xml:space="preserve">should </w:delText>
        </w:r>
      </w:del>
      <w:ins w:id="3119" w:author="jonathan pritchard" w:date="2024-11-25T11:36:00Z" w16du:dateUtc="2024-11-25T11:36:00Z">
        <w:r w:rsidR="00494635">
          <w:t>must</w:t>
        </w:r>
        <w:r w:rsidR="00494635" w:rsidRPr="00A527F0">
          <w:t xml:space="preserve"> </w:t>
        </w:r>
      </w:ins>
      <w:r w:rsidRPr="00A527F0">
        <w:t>have the ability to select which producer in the overlapped area has priority and will be selected for processing safety contour.</w:t>
      </w:r>
    </w:p>
    <w:p w14:paraId="2C16F441" w14:textId="77777777" w:rsidR="0018296E" w:rsidRDefault="0018296E" w:rsidP="0018296E">
      <w:pPr>
        <w:pStyle w:val="ListParagraph"/>
        <w:numPr>
          <w:ilvl w:val="1"/>
          <w:numId w:val="72"/>
        </w:numPr>
        <w:spacing w:after="120" w:line="240" w:lineRule="auto"/>
        <w:jc w:val="both"/>
        <w:rPr>
          <w:ins w:id="3120" w:author="jonathan pritchard" w:date="2024-11-21T17:12:00Z" w16du:dateUtc="2024-11-21T17:12:00Z"/>
        </w:rPr>
      </w:pPr>
      <w:commentRangeStart w:id="3121"/>
      <w:ins w:id="3122" w:author="jonathan pritchard" w:date="2024-11-21T17:10:00Z" w16du:dateUtc="2024-11-21T17:10:00Z">
        <w:r>
          <w:t xml:space="preserve">Overlaps are strictly defined </w:t>
        </w:r>
      </w:ins>
      <w:ins w:id="3123" w:author="jonathan pritchard" w:date="2024-11-21T17:11:00Z" w16du:dateUtc="2024-11-21T17:11:00Z">
        <w:r>
          <w:t>between</w:t>
        </w:r>
      </w:ins>
      <w:ins w:id="3124" w:author="jonathan pritchard" w:date="2024-11-21T17:10:00Z" w16du:dateUtc="2024-11-21T17:10:00Z">
        <w:r>
          <w:t xml:space="preserve"> grid cells containing data</w:t>
        </w:r>
      </w:ins>
      <w:ins w:id="3125" w:author="jonathan pritchard" w:date="2024-11-21T17:11:00Z" w16du:dateUtc="2024-11-21T17:11:00Z">
        <w:r>
          <w:t>, as opposed to grid cells with no-data values. Both individual datasets and separate datasets may overlap, most commonly at national borders, but also in areas where there are multiple vertical datums within a</w:t>
        </w:r>
      </w:ins>
      <w:ins w:id="3126" w:author="jonathan pritchard" w:date="2024-11-21T17:12:00Z" w16du:dateUtc="2024-11-21T17:12:00Z">
        <w:r>
          <w:t xml:space="preserve"> single dataset. In these cases</w:t>
        </w:r>
      </w:ins>
    </w:p>
    <w:p w14:paraId="4EF09657" w14:textId="4AC44897" w:rsidR="0018296E" w:rsidRDefault="0018296E" w:rsidP="0018296E">
      <w:pPr>
        <w:pStyle w:val="ListParagraph"/>
        <w:numPr>
          <w:ilvl w:val="2"/>
          <w:numId w:val="72"/>
        </w:numPr>
        <w:spacing w:after="120" w:line="240" w:lineRule="auto"/>
        <w:jc w:val="both"/>
        <w:rPr>
          <w:ins w:id="3127" w:author="jonathan pritchard" w:date="2024-11-21T17:13:00Z" w16du:dateUtc="2024-11-21T17:13:00Z"/>
        </w:rPr>
      </w:pPr>
      <w:ins w:id="3128" w:author="jonathan pritchard" w:date="2024-11-21T17:12:00Z" w16du:dateUtc="2024-11-21T17:12:00Z">
        <w:r>
          <w:t xml:space="preserve">Overlaps within the same dataset (in areas with </w:t>
        </w:r>
      </w:ins>
      <w:ins w:id="3129" w:author="jonathan pritchard" w:date="2024-11-21T17:13:00Z" w16du:dateUtc="2024-11-21T17:13:00Z">
        <w:r>
          <w:t xml:space="preserve">multiple vertical datums) </w:t>
        </w:r>
      </w:ins>
      <w:ins w:id="3130" w:author="jonathan pritchard" w:date="2024-11-21T17:12:00Z" w16du:dateUtc="2024-11-21T17:12:00Z">
        <w:r>
          <w:t xml:space="preserve">the overlap </w:t>
        </w:r>
      </w:ins>
      <w:ins w:id="3131" w:author="jonathan pritchard" w:date="2024-11-21T17:13:00Z" w16du:dateUtc="2024-11-21T17:13:00Z">
        <w:r>
          <w:t>must</w:t>
        </w:r>
      </w:ins>
      <w:ins w:id="3132" w:author="jonathan pritchard" w:date="2024-11-21T17:12:00Z" w16du:dateUtc="2024-11-21T17:12:00Z">
        <w:r>
          <w:t xml:space="preserve"> be resolved by taking the shoalest value for each grid cell within the intersection</w:t>
        </w:r>
      </w:ins>
      <w:ins w:id="3133" w:author="jonathan pritchard" w:date="2024-11-21T17:13:00Z" w16du:dateUtc="2024-11-21T17:13:00Z">
        <w:r>
          <w:t xml:space="preserve">. This </w:t>
        </w:r>
      </w:ins>
      <w:ins w:id="3134" w:author="jonathan pritchard" w:date="2024-11-21T17:14:00Z" w16du:dateUtc="2024-11-21T17:14:00Z">
        <w:r>
          <w:t xml:space="preserve">is also used to resolve situations when the MSVS means that multiple grid cells are </w:t>
        </w:r>
      </w:ins>
      <w:ins w:id="3135" w:author="jonathan pritchard" w:date="2024-11-25T11:35:00Z" w16du:dateUtc="2024-11-25T11:35:00Z">
        <w:r w:rsidR="00494635">
          <w:t xml:space="preserve">to be </w:t>
        </w:r>
      </w:ins>
      <w:ins w:id="3136" w:author="jonathan pritchard" w:date="2024-11-21T17:14:00Z" w16du:dateUtc="2024-11-21T17:14:00Z">
        <w:r>
          <w:t xml:space="preserve">portrayed at the same screen position (the common point rule) – most often when the grid is </w:t>
        </w:r>
      </w:ins>
      <w:ins w:id="3137" w:author="jonathan pritchard" w:date="2024-11-21T17:15:00Z" w16du:dateUtc="2024-11-21T17:15:00Z">
        <w:r>
          <w:t>being portrayed at a smaller zoom scale than the dataset resolution.</w:t>
        </w:r>
      </w:ins>
    </w:p>
    <w:p w14:paraId="62B8B28E" w14:textId="4B3CF543" w:rsidR="0018296E" w:rsidRPr="00A527F0" w:rsidRDefault="0018296E">
      <w:pPr>
        <w:pStyle w:val="ListParagraph"/>
        <w:numPr>
          <w:ilvl w:val="2"/>
          <w:numId w:val="72"/>
        </w:numPr>
        <w:spacing w:after="120" w:line="240" w:lineRule="auto"/>
        <w:jc w:val="both"/>
        <w:pPrChange w:id="3138" w:author="jonathan pritchard" w:date="2024-11-21T17:12:00Z" w16du:dateUtc="2024-11-21T17:12:00Z">
          <w:pPr>
            <w:pStyle w:val="ListParagraph"/>
            <w:numPr>
              <w:numId w:val="72"/>
            </w:numPr>
            <w:spacing w:after="120" w:line="240" w:lineRule="auto"/>
            <w:ind w:left="284" w:hanging="284"/>
            <w:jc w:val="both"/>
          </w:pPr>
        </w:pPrChange>
      </w:pPr>
      <w:ins w:id="3139" w:author="jonathan pritchard" w:date="2024-11-21T17:13:00Z" w16du:dateUtc="2024-11-21T17:13:00Z">
        <w:r>
          <w:t>Overlaps between different producers. The end user must be asked to choose which dataset (or data producer) they wish to use.</w:t>
        </w:r>
      </w:ins>
      <w:commentRangeEnd w:id="3121"/>
      <w:ins w:id="3140" w:author="jonathan pritchard" w:date="2024-11-22T15:30:00Z" w16du:dateUtc="2024-11-22T15:30:00Z">
        <w:r w:rsidR="006A2C2C">
          <w:rPr>
            <w:rStyle w:val="CommentReference"/>
          </w:rPr>
          <w:commentReference w:id="3121"/>
        </w:r>
      </w:ins>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interpolationType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commentRangeStart w:id="3141"/>
      <w:commentRangeStart w:id="3142"/>
      <w:r w:rsidRPr="00B812CA">
        <w:rPr>
          <w:noProof/>
          <w:lang w:eastAsia="fr-FR"/>
        </w:rPr>
        <w:drawing>
          <wp:inline distT="0" distB="0" distL="0" distR="0" wp14:anchorId="25373021" wp14:editId="140D4857">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commentRangeEnd w:id="3141"/>
      <w:r w:rsidR="006B520D">
        <w:rPr>
          <w:rStyle w:val="CommentReference"/>
        </w:rPr>
        <w:commentReference w:id="3141"/>
      </w:r>
      <w:commentRangeEnd w:id="3142"/>
      <w:r w:rsidR="002613D4">
        <w:rPr>
          <w:rStyle w:val="CommentReference"/>
        </w:rPr>
        <w:commentReference w:id="3142"/>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4A39520B">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Pr="00A527F0" w:rsidRDefault="001374ED" w:rsidP="00AE2737">
      <w:pPr>
        <w:pStyle w:val="ListParagraph"/>
        <w:numPr>
          <w:ilvl w:val="0"/>
          <w:numId w:val="72"/>
        </w:numPr>
        <w:spacing w:after="120" w:line="240" w:lineRule="auto"/>
        <w:ind w:left="284" w:hanging="284"/>
        <w:jc w:val="both"/>
      </w:pPr>
      <w:r w:rsidRPr="00A527F0">
        <w:t>User Selected Contour can only be processed in areas where the Sounding Datum of suppressed S-101 features is the same as the datum defined in the S-102 Coverage.</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43278E">
      <w:pPr>
        <w:pStyle w:val="Heading2"/>
      </w:pPr>
      <w:bookmarkStart w:id="3143" w:name="_Toc178869400"/>
      <w:bookmarkStart w:id="3144" w:name="_Toc88852883"/>
      <w:bookmarkStart w:id="3145" w:name="_Toc98339991"/>
      <w:bookmarkStart w:id="3146" w:name="_Toc98340367"/>
      <w:commentRangeStart w:id="3147"/>
      <w:commentRangeStart w:id="3148"/>
      <w:r w:rsidRPr="00A527F0">
        <w:t>Implementation</w:t>
      </w:r>
      <w:commentRangeEnd w:id="3147"/>
      <w:r w:rsidR="0009495E">
        <w:rPr>
          <w:rStyle w:val="CommentReference"/>
          <w:rFonts w:eastAsia="MS Mincho"/>
          <w:b w:val="0"/>
          <w:bCs w:val="0"/>
        </w:rPr>
        <w:commentReference w:id="3147"/>
      </w:r>
      <w:commentRangeEnd w:id="3148"/>
      <w:r w:rsidR="009604F2">
        <w:rPr>
          <w:rStyle w:val="CommentReference"/>
          <w:rFonts w:eastAsia="MS Mincho"/>
          <w:b w:val="0"/>
          <w:bCs w:val="0"/>
        </w:rPr>
        <w:commentReference w:id="3148"/>
      </w:r>
      <w:bookmarkEnd w:id="3143"/>
    </w:p>
    <w:bookmarkEnd w:id="3144"/>
    <w:bookmarkEnd w:id="3145"/>
    <w:bookmarkEnd w:id="3146"/>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3149" w:name="_Hlk87778989"/>
      <w:r w:rsidRPr="00A527F0">
        <w:t>When S-102 is selected for use, in areas where S-102 coverage exists, the S-102 suppresses the following S-101 depth features</w:t>
      </w:r>
    </w:p>
    <w:bookmarkEnd w:id="3149"/>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160A399" w:rsidR="001374ED" w:rsidRPr="00A527F0" w:rsidRDefault="001374ED" w:rsidP="00EB7911">
      <w:pPr>
        <w:spacing w:after="120" w:line="240" w:lineRule="auto"/>
        <w:jc w:val="both"/>
      </w:pPr>
      <w:r w:rsidRPr="00A527F0">
        <w:t xml:space="preserve">The process to construct the safety contour then consists of a selection of common edges from rectangular extents for each S-102 dataset point,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0"/>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1"/>
        <w:gridCol w:w="5405"/>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A527F0" w:rsidRDefault="001374ED" w:rsidP="004E61EE">
            <w:r w:rsidRPr="00B812CA">
              <w:rPr>
                <w:noProof/>
                <w:lang w:eastAsia="fr-FR"/>
              </w:rPr>
              <w:drawing>
                <wp:inline distT="0" distB="0" distL="0" distR="0" wp14:anchorId="0C57477C" wp14:editId="449CB0D9">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371CFC40" w14:textId="7016A088" w:rsidR="001E036A" w:rsidRPr="00A527F0" w:rsidRDefault="001E036A" w:rsidP="001E036A">
      <w:pPr>
        <w:spacing w:after="60" w:line="240" w:lineRule="auto"/>
        <w:jc w:val="both"/>
      </w:pPr>
      <w:r w:rsidRPr="005D3B2E">
        <w:rPr>
          <w:highlight w:val="yellow"/>
        </w:rPr>
        <w:t>[note the portrayal impacts – should match symboli</w:t>
      </w:r>
      <w:r>
        <w:rPr>
          <w:highlight w:val="yellow"/>
        </w:rPr>
        <w:t>s</w:t>
      </w:r>
      <w:r w:rsidRPr="005D3B2E">
        <w:rPr>
          <w:highlight w:val="yellow"/>
        </w:rPr>
        <w:t>ation of the SC</w:t>
      </w:r>
      <w:r>
        <w:rPr>
          <w:highlight w:val="yellow"/>
        </w:rPr>
        <w:t xml:space="preserve"> This drawing is not in the S-102 PC. </w:t>
      </w:r>
      <w:r w:rsidR="00731CD9">
        <w:rPr>
          <w:highlight w:val="yellow"/>
        </w:rPr>
        <w:t>(could be more tbd)</w:t>
      </w:r>
      <w:r>
        <w:rPr>
          <w:highlight w:val="yellow"/>
        </w:rPr>
        <w:t xml:space="preserve"> </w:t>
      </w:r>
      <w:r w:rsidRPr="005D3B2E">
        <w:rPr>
          <w:highlight w:val="yellow"/>
        </w:rPr>
        <w:t>]</w:t>
      </w:r>
      <w:commentRangeStart w:id="3150"/>
      <w:commentRangeEnd w:id="3150"/>
      <w:r>
        <w:rPr>
          <w:rStyle w:val="CommentReference"/>
        </w:rPr>
        <w:commentReference w:id="3150"/>
      </w:r>
      <w:commentRangeStart w:id="3151"/>
      <w:commentRangeEnd w:id="3151"/>
      <w:r>
        <w:rPr>
          <w:rStyle w:val="CommentReference"/>
        </w:rPr>
        <w:commentReference w:id="3151"/>
      </w:r>
    </w:p>
    <w:p w14:paraId="7B9C756A" w14:textId="1B06BF28" w:rsidR="001E036A" w:rsidRDefault="00731CD9" w:rsidP="001019DD">
      <w:pPr>
        <w:spacing w:after="120" w:line="240" w:lineRule="auto"/>
        <w:jc w:val="both"/>
      </w:pPr>
      <w:r w:rsidRPr="00B812CA">
        <w:rPr>
          <w:highlight w:val="yellow"/>
        </w:rPr>
        <w:t>[ If we are to add a clause taking into account accuracy, this would be the place to do it.]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3152" w:name="_Toc88852884"/>
      <w:bookmarkStart w:id="3153" w:name="_Toc98339992"/>
      <w:bookmarkStart w:id="3154" w:name="_Toc98340368"/>
      <w:r w:rsidRPr="00A527F0">
        <w:br w:type="page"/>
      </w:r>
    </w:p>
    <w:p w14:paraId="2913C950" w14:textId="32A9BE41" w:rsidR="00EF57B5" w:rsidRPr="00A527F0" w:rsidRDefault="001019DD" w:rsidP="00B812CA">
      <w:pPr>
        <w:pStyle w:val="Heading1"/>
      </w:pPr>
      <w:bookmarkStart w:id="3155" w:name="_Toc178869401"/>
      <w:commentRangeStart w:id="3156"/>
      <w:commentRangeStart w:id="3157"/>
      <w:r w:rsidRPr="00A527F0">
        <w:t>Water Level Adjustment</w:t>
      </w:r>
      <w:commentRangeEnd w:id="3156"/>
      <w:r w:rsidR="00BE1192">
        <w:rPr>
          <w:rStyle w:val="CommentReference"/>
          <w:rFonts w:eastAsia="MS Mincho"/>
          <w:b w:val="0"/>
          <w:bCs w:val="0"/>
        </w:rPr>
        <w:commentReference w:id="3156"/>
      </w:r>
      <w:commentRangeEnd w:id="3157"/>
      <w:r w:rsidR="00905BC7">
        <w:rPr>
          <w:rStyle w:val="CommentReference"/>
          <w:rFonts w:eastAsia="MS Mincho"/>
          <w:b w:val="0"/>
          <w:bCs w:val="0"/>
        </w:rPr>
        <w:commentReference w:id="3157"/>
      </w:r>
      <w:bookmarkEnd w:id="3155"/>
    </w:p>
    <w:p w14:paraId="26639FE7" w14:textId="43BFE75C" w:rsidR="00EF57B5" w:rsidRPr="00A527F0" w:rsidRDefault="00731CD9" w:rsidP="00EF57B5">
      <w:pPr>
        <w:spacing w:after="120" w:line="240" w:lineRule="auto"/>
        <w:jc w:val="both"/>
      </w:pPr>
      <w:r>
        <w:t>The user</w:t>
      </w:r>
      <w:commentRangeStart w:id="3158"/>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del w:id="3159" w:author="jonathan pritchard" w:date="2024-10-14T00:50:00Z" w16du:dateUtc="2024-10-13T23:50:00Z">
        <w:r w:rsidDel="008972A2">
          <w:delText xml:space="preserve">. </w:delText>
        </w:r>
        <w:commentRangeStart w:id="3160"/>
        <w:r w:rsidR="00EF57B5" w:rsidRPr="00A527F0" w:rsidDel="008972A2">
          <w:delText xml:space="preserve"> </w:delText>
        </w:r>
      </w:del>
      <w:commentRangeEnd w:id="3160"/>
      <w:ins w:id="3161" w:author="jonathan pritchard" w:date="2024-10-14T00:50:00Z" w16du:dateUtc="2024-10-13T23:50:00Z">
        <w:r w:rsidR="008972A2">
          <w:t xml:space="preserve"> </w:t>
        </w:r>
      </w:ins>
      <w:r w:rsidR="00905BC7">
        <w:rPr>
          <w:rStyle w:val="CommentReference"/>
        </w:rPr>
        <w:commentReference w:id="3160"/>
      </w:r>
      <w:commentRangeEnd w:id="3158"/>
      <w:r w:rsidR="0009495E">
        <w:rPr>
          <w:rStyle w:val="CommentReference"/>
        </w:rPr>
        <w:commentReference w:id="3158"/>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commentRangeStart w:id="3162"/>
      <w:r w:rsidRPr="00A527F0">
        <w:t xml:space="preserve">The mariner must be able to select one </w:t>
      </w:r>
      <w:r w:rsidR="00122798">
        <w:t>of</w:t>
      </w:r>
      <w:r w:rsidR="00122798" w:rsidRPr="00A527F0">
        <w:t xml:space="preserve"> </w:t>
      </w:r>
      <w:r w:rsidRPr="00A527F0">
        <w:t>the following methods of depth adjustment:</w:t>
      </w:r>
      <w:commentRangeEnd w:id="3162"/>
      <w:r w:rsidRPr="00B812CA">
        <w:rPr>
          <w:rStyle w:val="CommentReference"/>
          <w:lang w:val="en-GB"/>
        </w:rPr>
        <w:commentReference w:id="3162"/>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32BEDB34" w:rsidR="00EF57B5" w:rsidRPr="00A527F0" w:rsidRDefault="00EF57B5" w:rsidP="00EF57B5">
      <w:pPr>
        <w:numPr>
          <w:ilvl w:val="0"/>
          <w:numId w:val="67"/>
        </w:numPr>
        <w:spacing w:after="60" w:line="240" w:lineRule="auto"/>
        <w:ind w:hanging="357"/>
        <w:jc w:val="both"/>
      </w:pPr>
      <w:commentRangeStart w:id="3163"/>
      <w:r w:rsidRPr="00A527F0">
        <w:t>A mariner specified date and time</w:t>
      </w:r>
      <w:r w:rsidR="00122798">
        <w:t xml:space="preserve"> period</w:t>
      </w:r>
      <w:r w:rsidR="00731CD9">
        <w:t xml:space="preserve"> [</w:t>
      </w:r>
      <w:r w:rsidR="00122798">
        <w:t xml:space="preserve"> </w:t>
      </w:r>
      <w:commentRangeStart w:id="3164"/>
      <w:r w:rsidR="00122798" w:rsidRPr="00B812CA">
        <w:rPr>
          <w:i/>
          <w:iCs/>
          <w:highlight w:val="yellow"/>
        </w:rPr>
        <w:t>don’t</w:t>
      </w:r>
      <w:commentRangeEnd w:id="3164"/>
      <w:r w:rsidR="00122798">
        <w:rPr>
          <w:rStyle w:val="CommentReference"/>
        </w:rPr>
        <w:commentReference w:id="3164"/>
      </w:r>
      <w:r w:rsidR="00122798" w:rsidRPr="00B812CA">
        <w:rPr>
          <w:i/>
          <w:iCs/>
          <w:highlight w:val="yellow"/>
        </w:rPr>
        <w:t xml:space="preserve"> want this to be a ne</w:t>
      </w:r>
      <w:r w:rsidR="00122798">
        <w:rPr>
          <w:i/>
          <w:iCs/>
          <w:highlight w:val="yellow"/>
        </w:rPr>
        <w:t>w</w:t>
      </w:r>
      <w:r w:rsidR="00122798" w:rsidRPr="00B812CA">
        <w:rPr>
          <w:i/>
          <w:iCs/>
          <w:highlight w:val="yellow"/>
        </w:rPr>
        <w:t xml:space="preserve"> </w:t>
      </w:r>
      <w:r w:rsidR="00122798">
        <w:rPr>
          <w:i/>
          <w:iCs/>
          <w:highlight w:val="yellow"/>
        </w:rPr>
        <w:t xml:space="preserve">separate </w:t>
      </w:r>
      <w:r w:rsidR="00122798" w:rsidRPr="00B812CA">
        <w:rPr>
          <w:i/>
          <w:iCs/>
          <w:highlight w:val="yellow"/>
        </w:rPr>
        <w:t>selector</w:t>
      </w:r>
      <w:r w:rsidR="00122798">
        <w:t xml:space="preserve"> </w:t>
      </w:r>
      <w:r w:rsidR="00731CD9">
        <w:t xml:space="preserve">] </w:t>
      </w:r>
      <w:r w:rsidRPr="00A527F0">
        <w:t>;</w:t>
      </w:r>
      <w:commentRangeEnd w:id="3163"/>
      <w:r w:rsidR="0009495E">
        <w:rPr>
          <w:rStyle w:val="CommentReference"/>
        </w:rPr>
        <w:commentReference w:id="3163"/>
      </w:r>
    </w:p>
    <w:p w14:paraId="7CF92BF4" w14:textId="5B5E93EC" w:rsidR="00EF57B5" w:rsidRPr="00A527F0" w:rsidRDefault="00EF57B5" w:rsidP="00EF57B5">
      <w:pPr>
        <w:numPr>
          <w:ilvl w:val="0"/>
          <w:numId w:val="67"/>
        </w:numPr>
        <w:spacing w:after="120" w:line="240" w:lineRule="auto"/>
        <w:ind w:left="714" w:hanging="357"/>
        <w:jc w:val="both"/>
      </w:pPr>
      <w:commentRangeStart w:id="3165"/>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commentRangeEnd w:id="3165"/>
      <w:r w:rsidR="0009495E">
        <w:rPr>
          <w:rStyle w:val="CommentReference"/>
        </w:rPr>
        <w:commentReference w:id="3165"/>
      </w:r>
    </w:p>
    <w:p w14:paraId="7E182773" w14:textId="565DAE9B" w:rsidR="00EF57B5" w:rsidRPr="00A527F0" w:rsidRDefault="00EF57B5" w:rsidP="00EF57B5">
      <w:pPr>
        <w:numPr>
          <w:ilvl w:val="0"/>
          <w:numId w:val="66"/>
        </w:numPr>
        <w:spacing w:after="60" w:line="240" w:lineRule="auto"/>
        <w:ind w:hanging="357"/>
        <w:jc w:val="both"/>
      </w:pPr>
      <w:commentRangeStart w:id="3166"/>
      <w:r w:rsidRPr="00A527F0">
        <w:t xml:space="preserve">When water level adjustment is </w:t>
      </w:r>
      <w:r w:rsidR="0009233B">
        <w:t>activated</w:t>
      </w:r>
      <w:r w:rsidR="0009233B" w:rsidRPr="00A527F0">
        <w:t xml:space="preserve"> </w:t>
      </w:r>
      <w:r w:rsidRPr="00A527F0">
        <w:t>as defined in this Section:</w:t>
      </w:r>
      <w:commentRangeEnd w:id="3166"/>
      <w:r w:rsidR="00905BC7">
        <w:rPr>
          <w:rStyle w:val="CommentReference"/>
        </w:rPr>
        <w:commentReference w:id="3166"/>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commentRangeStart w:id="3167"/>
      <w:r w:rsidR="00EF57B5" w:rsidRPr="00A527F0">
        <w:t>etails of the water level adjustment must be readily available, such as the data source, temporal extent, and applicable areas;</w:t>
      </w:r>
      <w:commentRangeEnd w:id="3167"/>
      <w:r w:rsidR="00EF57B5" w:rsidRPr="00B812CA">
        <w:rPr>
          <w:rStyle w:val="CommentReference"/>
          <w:lang w:val="en-GB"/>
        </w:rPr>
        <w:commentReference w:id="3167"/>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46EB9C0B" w:rsidR="00EF57B5" w:rsidRPr="00A527F0" w:rsidRDefault="00EF57B5" w:rsidP="00EF57B5">
      <w:pPr>
        <w:numPr>
          <w:ilvl w:val="0"/>
          <w:numId w:val="68"/>
        </w:numPr>
        <w:spacing w:after="120" w:line="240" w:lineRule="auto"/>
        <w:ind w:left="714" w:hanging="357"/>
        <w:jc w:val="both"/>
      </w:pPr>
      <w:commentRangeStart w:id="3168"/>
      <w:r w:rsidRPr="00A527F0">
        <w:t xml:space="preserve">There must be a permanent indication </w:t>
      </w:r>
      <w:r w:rsidR="0009233B">
        <w:t xml:space="preserve">as described in </w:t>
      </w:r>
      <w:r w:rsidR="0009233B" w:rsidRPr="00B812CA">
        <w:rPr>
          <w:highlight w:val="yellow"/>
        </w:rPr>
        <w:t>REF</w:t>
      </w:r>
      <w:r w:rsidRPr="00A527F0">
        <w:t>.</w:t>
      </w:r>
      <w:commentRangeEnd w:id="3168"/>
      <w:r w:rsidR="0009495E">
        <w:rPr>
          <w:rStyle w:val="CommentReference"/>
        </w:rPr>
        <w:commentReference w:id="3168"/>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19CF9523" w14:textId="4F1C9B73" w:rsidR="001019DD" w:rsidRPr="00A527F0" w:rsidRDefault="001019DD" w:rsidP="0043278E">
      <w:pPr>
        <w:pStyle w:val="Heading2"/>
      </w:pPr>
      <w:bookmarkStart w:id="3169" w:name="_Toc178869402"/>
      <w:bookmarkStart w:id="3170" w:name="_Toc88852885"/>
      <w:bookmarkStart w:id="3171" w:name="_Toc98339993"/>
      <w:bookmarkStart w:id="3172" w:name="_Toc98340369"/>
      <w:bookmarkEnd w:id="3152"/>
      <w:bookmarkEnd w:id="3153"/>
      <w:bookmarkEnd w:id="3154"/>
      <w:commentRangeStart w:id="3173"/>
      <w:commentRangeStart w:id="3174"/>
      <w:r w:rsidRPr="00A527F0">
        <w:t>General</w:t>
      </w:r>
      <w:commentRangeEnd w:id="3173"/>
      <w:r w:rsidR="0009495E">
        <w:rPr>
          <w:rStyle w:val="CommentReference"/>
          <w:rFonts w:eastAsia="MS Mincho"/>
          <w:b w:val="0"/>
          <w:bCs w:val="0"/>
        </w:rPr>
        <w:commentReference w:id="3173"/>
      </w:r>
      <w:commentRangeEnd w:id="3174"/>
      <w:r w:rsidR="002128CD">
        <w:rPr>
          <w:rStyle w:val="CommentReference"/>
          <w:rFonts w:eastAsia="MS Mincho"/>
          <w:b w:val="0"/>
          <w:bCs w:val="0"/>
        </w:rPr>
        <w:commentReference w:id="3174"/>
      </w:r>
      <w:bookmarkEnd w:id="3169"/>
    </w:p>
    <w:bookmarkEnd w:id="3170"/>
    <w:bookmarkEnd w:id="3171"/>
    <w:bookmarkEnd w:id="3172"/>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commentRangeStart w:id="3175"/>
      <w:r w:rsidRPr="00A527F0">
        <w:t>This section defines how the adjustment of depth information by water level is provided</w:t>
      </w:r>
      <w:commentRangeEnd w:id="3175"/>
      <w:r w:rsidRPr="00B812CA">
        <w:rPr>
          <w:rStyle w:val="CommentReference"/>
          <w:lang w:val="en-GB"/>
        </w:rPr>
        <w:commentReference w:id="3175"/>
      </w:r>
      <w:r w:rsidRPr="00A527F0">
        <w:t xml:space="preserve"> for:</w:t>
      </w:r>
    </w:p>
    <w:p w14:paraId="262C509D" w14:textId="16720124" w:rsidR="00B840E1" w:rsidRPr="00A527F0" w:rsidRDefault="00B840E1" w:rsidP="0043278E">
      <w:pPr>
        <w:pStyle w:val="ListParagraph"/>
        <w:numPr>
          <w:ilvl w:val="0"/>
          <w:numId w:val="113"/>
        </w:numPr>
        <w:spacing w:after="120" w:line="240" w:lineRule="auto"/>
        <w:jc w:val="both"/>
      </w:pPr>
      <w:r w:rsidRPr="00A527F0">
        <w:t>Selected single date and time;</w:t>
      </w:r>
    </w:p>
    <w:p w14:paraId="0D1D5B73" w14:textId="5B57DC1C" w:rsidR="00B840E1" w:rsidRPr="00A527F0" w:rsidRDefault="00B840E1" w:rsidP="0043278E">
      <w:pPr>
        <w:pStyle w:val="ListParagraph"/>
        <w:numPr>
          <w:ilvl w:val="0"/>
          <w:numId w:val="113"/>
        </w:numPr>
        <w:spacing w:after="120" w:line="240" w:lineRule="auto"/>
        <w:jc w:val="both"/>
      </w:pPr>
      <w:r w:rsidRPr="00A527F0">
        <w:t>Selected date and time period;</w:t>
      </w:r>
    </w:p>
    <w:p w14:paraId="1314B80A" w14:textId="732BB5BE" w:rsidR="00B840E1" w:rsidRPr="00A527F0" w:rsidRDefault="00B840E1" w:rsidP="0043278E">
      <w:pPr>
        <w:pStyle w:val="ListParagraph"/>
        <w:numPr>
          <w:ilvl w:val="0"/>
          <w:numId w:val="113"/>
        </w:numPr>
        <w:spacing w:after="120" w:line="240" w:lineRule="auto"/>
        <w:jc w:val="both"/>
      </w:pPr>
      <w:r w:rsidRPr="00A527F0">
        <w:t>Linked to an estimated route schedule with selected check distance and time resolution.</w:t>
      </w:r>
    </w:p>
    <w:p w14:paraId="5CCDE47F" w14:textId="77777777" w:rsidR="001019DD" w:rsidRPr="00A527F0" w:rsidRDefault="001019DD" w:rsidP="001019DD">
      <w:pPr>
        <w:spacing w:after="120" w:line="240" w:lineRule="auto"/>
        <w:jc w:val="both"/>
      </w:pPr>
    </w:p>
    <w:p w14:paraId="2C7985DF" w14:textId="3691DF29" w:rsidR="001019DD" w:rsidRPr="00A527F0" w:rsidRDefault="001019DD" w:rsidP="0043278E">
      <w:pPr>
        <w:pStyle w:val="Heading2"/>
      </w:pPr>
      <w:bookmarkStart w:id="3176" w:name="_Toc178869403"/>
      <w:bookmarkStart w:id="3177" w:name="_Toc88852886"/>
      <w:bookmarkStart w:id="3178" w:name="_Toc98339994"/>
      <w:bookmarkStart w:id="3179" w:name="_Toc98340370"/>
      <w:commentRangeStart w:id="3180"/>
      <w:r w:rsidRPr="00A527F0">
        <w:t>Constraints on input data</w:t>
      </w:r>
      <w:commentRangeEnd w:id="3180"/>
      <w:r w:rsidR="0009495E">
        <w:rPr>
          <w:rStyle w:val="CommentReference"/>
          <w:rFonts w:eastAsia="MS Mincho"/>
          <w:b w:val="0"/>
          <w:bCs w:val="0"/>
        </w:rPr>
        <w:commentReference w:id="3180"/>
      </w:r>
      <w:bookmarkEnd w:id="3176"/>
    </w:p>
    <w:bookmarkEnd w:id="3177"/>
    <w:bookmarkEnd w:id="3178"/>
    <w:bookmarkEnd w:id="3179"/>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w:t>
      </w:r>
      <w:commentRangeStart w:id="3181"/>
      <w:r w:rsidRPr="00A527F0">
        <w:t>overlap</w:t>
      </w:r>
      <w:commentRangeEnd w:id="3181"/>
      <w:r w:rsidR="001C7DC2">
        <w:rPr>
          <w:rStyle w:val="CommentReference"/>
        </w:rPr>
        <w:commentReference w:id="3181"/>
      </w:r>
      <w:r w:rsidRPr="00A527F0">
        <w:t xml:space="preserve">, but in case of </w:t>
      </w:r>
      <w:commentRangeStart w:id="3182"/>
      <w:r w:rsidR="00CE36C4" w:rsidRPr="00A527F0">
        <w:t xml:space="preserve">an </w:t>
      </w:r>
      <w:r w:rsidRPr="00A527F0">
        <w:t xml:space="preserve">overlap </w:t>
      </w:r>
      <w:r w:rsidR="00CE36C4" w:rsidRPr="00A527F0">
        <w:t>of greater than 5 metres</w:t>
      </w:r>
      <w:commentRangeEnd w:id="3182"/>
      <w:r w:rsidR="00CE36C4" w:rsidRPr="00B812CA">
        <w:rPr>
          <w:rStyle w:val="CommentReference"/>
          <w:lang w:val="en-GB"/>
        </w:rPr>
        <w:commentReference w:id="3182"/>
      </w:r>
      <w:r w:rsidR="00CE36C4" w:rsidRPr="00A527F0">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A527F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point </w:t>
      </w:r>
      <w:commentRangeStart w:id="3183"/>
      <w:r w:rsidRPr="00B812CA">
        <w:rPr>
          <w:rFonts w:cs="Calibri"/>
          <w:color w:val="000000"/>
          <w:highlight w:val="yellow"/>
          <w:shd w:val="clear" w:color="auto" w:fill="FFFFFF"/>
        </w:rPr>
        <w:t>is</w:t>
      </w:r>
      <w:commentRangeEnd w:id="3183"/>
      <w:r w:rsidR="006B520D">
        <w:rPr>
          <w:rStyle w:val="CommentReference"/>
        </w:rPr>
        <w:commentReference w:id="3183"/>
      </w:r>
      <w:r w:rsidRPr="00B812CA">
        <w:rPr>
          <w:rFonts w:cs="Calibri"/>
          <w:color w:val="000000"/>
          <w:highlight w:val="yellow"/>
          <w:shd w:val="clear" w:color="auto" w:fill="FFFFFF"/>
        </w:rPr>
        <w:t xml:space="preserve"> assigned a rectangular extent</w:t>
      </w:r>
      <w:r w:rsidR="001725A5" w:rsidRPr="00B812CA">
        <w:rPr>
          <w:rFonts w:cs="Calibri"/>
          <w:color w:val="000000"/>
          <w:highlight w:val="yellow"/>
          <w:shd w:val="clear" w:color="auto" w:fill="FFFFFF"/>
        </w:rPr>
        <w:t xml:space="preserve"> with nearest neighbour interpolation.</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541FE10D" w14:textId="1933D0DD" w:rsidR="008E6DA0" w:rsidRPr="00A527F0" w:rsidRDefault="008E6DA0" w:rsidP="0043278E">
      <w:pPr>
        <w:pStyle w:val="Heading2"/>
      </w:pPr>
      <w:bookmarkStart w:id="3184" w:name="_Toc178869404"/>
      <w:bookmarkStart w:id="3185" w:name="_Toc88852887"/>
      <w:bookmarkStart w:id="3186" w:name="_Toc98339995"/>
      <w:bookmarkStart w:id="3187" w:name="_Toc98340371"/>
      <w:commentRangeStart w:id="3188"/>
      <w:r w:rsidRPr="00A527F0">
        <w:t>User inputs</w:t>
      </w:r>
      <w:commentRangeEnd w:id="3188"/>
      <w:r w:rsidR="0009495E">
        <w:rPr>
          <w:rStyle w:val="CommentReference"/>
          <w:rFonts w:eastAsia="MS Mincho"/>
          <w:b w:val="0"/>
          <w:bCs w:val="0"/>
        </w:rPr>
        <w:commentReference w:id="3188"/>
      </w:r>
      <w:bookmarkEnd w:id="3184"/>
    </w:p>
    <w:bookmarkEnd w:id="3185"/>
    <w:bookmarkEnd w:id="3186"/>
    <w:bookmarkEnd w:id="3187"/>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A time resolution t</w:t>
      </w:r>
      <w:r w:rsidRPr="00A527F0">
        <w:rPr>
          <w:vertAlign w:val="subscript"/>
        </w:rPr>
        <w:t>u</w:t>
      </w:r>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316385A9" w14:textId="1DB331AA" w:rsidR="008E6DA0" w:rsidRPr="00A527F0" w:rsidRDefault="008E6DA0" w:rsidP="0043278E">
      <w:pPr>
        <w:pStyle w:val="Heading2"/>
      </w:pPr>
      <w:bookmarkStart w:id="3189" w:name="_Toc178869405"/>
      <w:bookmarkStart w:id="3190" w:name="_Toc88852888"/>
      <w:bookmarkStart w:id="3191" w:name="_Toc98339996"/>
      <w:bookmarkStart w:id="3192" w:name="_Toc98340372"/>
      <w:commentRangeStart w:id="3193"/>
      <w:r w:rsidRPr="00A527F0">
        <w:t>Implementation - general</w:t>
      </w:r>
      <w:commentRangeEnd w:id="3193"/>
      <w:r w:rsidR="0009495E">
        <w:rPr>
          <w:rStyle w:val="CommentReference"/>
          <w:rFonts w:eastAsia="MS Mincho"/>
          <w:b w:val="0"/>
          <w:bCs w:val="0"/>
        </w:rPr>
        <w:commentReference w:id="3193"/>
      </w:r>
      <w:bookmarkEnd w:id="3189"/>
    </w:p>
    <w:bookmarkEnd w:id="3190"/>
    <w:bookmarkEnd w:id="3191"/>
    <w:bookmarkEnd w:id="3192"/>
    <w:p w14:paraId="47BC9546" w14:textId="0671DDA3" w:rsidR="001374ED" w:rsidRPr="00A527F0" w:rsidRDefault="006C470D" w:rsidP="008E6DA0">
      <w:pPr>
        <w:spacing w:after="120" w:line="240" w:lineRule="auto"/>
        <w:jc w:val="both"/>
      </w:pPr>
      <w:commentRangeStart w:id="3194"/>
      <w:commentRangeStart w:id="3195"/>
      <w:r w:rsidRPr="00A527F0">
        <w:t>WLA can be applied only in areas where there is data from both S-102 and S-</w:t>
      </w:r>
      <w:commentRangeEnd w:id="3194"/>
      <w:r w:rsidRPr="00B812CA">
        <w:rPr>
          <w:rStyle w:val="CommentReference"/>
          <w:lang w:val="en-GB"/>
        </w:rPr>
        <w:commentReference w:id="3194"/>
      </w:r>
      <w:commentRangeEnd w:id="3195"/>
      <w:r w:rsidRPr="00B812CA">
        <w:rPr>
          <w:rStyle w:val="CommentReference"/>
          <w:lang w:val="en-GB"/>
        </w:rPr>
        <w:commentReference w:id="3195"/>
      </w:r>
      <w:r w:rsidRPr="00A527F0">
        <w:t xml:space="preserve">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commentRangeStart w:id="3196"/>
      <w:commentRangeStart w:id="3197"/>
      <w:commentRangeStart w:id="3198"/>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3196"/>
      <w:r w:rsidR="00C077DF" w:rsidRPr="00B812CA">
        <w:rPr>
          <w:rStyle w:val="CommentReference"/>
          <w:lang w:val="en-GB"/>
        </w:rPr>
        <w:commentReference w:id="3196"/>
      </w:r>
      <w:commentRangeEnd w:id="3197"/>
      <w:r w:rsidR="00793074" w:rsidRPr="00B812CA">
        <w:rPr>
          <w:rStyle w:val="CommentReference"/>
          <w:lang w:val="en-GB"/>
        </w:rPr>
        <w:commentReference w:id="3197"/>
      </w:r>
    </w:p>
    <w:p w14:paraId="2018118E" w14:textId="59505C6D" w:rsidR="001374ED" w:rsidRPr="00A527F0" w:rsidDel="00494635" w:rsidRDefault="001374ED" w:rsidP="000D0801">
      <w:pPr>
        <w:pStyle w:val="Caption"/>
        <w:spacing w:after="120" w:line="240" w:lineRule="auto"/>
        <w:jc w:val="center"/>
        <w:rPr>
          <w:del w:id="3199" w:author="jonathan pritchard" w:date="2024-11-25T11:34:00Z" w16du:dateUtc="2024-11-25T11:34:00Z"/>
        </w:rP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commentRangeEnd w:id="3198"/>
      <w:r w:rsidR="00CE7EC3">
        <w:rPr>
          <w:rStyle w:val="CommentReference"/>
          <w:b w:val="0"/>
        </w:rPr>
        <w:commentReference w:id="3198"/>
      </w:r>
    </w:p>
    <w:p w14:paraId="00ED553F" w14:textId="235DDD2C" w:rsidR="00494635" w:rsidRDefault="00494635">
      <w:pPr>
        <w:pStyle w:val="Caption"/>
        <w:spacing w:after="120" w:line="240" w:lineRule="auto"/>
        <w:jc w:val="center"/>
        <w:rPr>
          <w:ins w:id="3200" w:author="jonathan pritchard" w:date="2024-11-25T11:34:00Z" w16du:dateUtc="2024-11-25T11:34:00Z"/>
        </w:rPr>
        <w:pPrChange w:id="3201" w:author="jonathan pritchard" w:date="2024-11-25T11:34:00Z" w16du:dateUtc="2024-11-25T11:34:00Z">
          <w:pPr>
            <w:spacing w:after="60" w:line="240" w:lineRule="auto"/>
            <w:jc w:val="both"/>
          </w:pPr>
        </w:pPrChange>
      </w:pPr>
    </w:p>
    <w:p w14:paraId="10403686" w14:textId="77777777" w:rsidR="00494635" w:rsidRDefault="00494635" w:rsidP="000D0801">
      <w:pPr>
        <w:spacing w:after="60" w:line="240" w:lineRule="auto"/>
        <w:jc w:val="both"/>
        <w:rPr>
          <w:ins w:id="3202" w:author="jonathan pritchard" w:date="2024-11-25T11:34:00Z" w16du:dateUtc="2024-11-25T11:34:00Z"/>
        </w:rPr>
      </w:pPr>
    </w:p>
    <w:p w14:paraId="1BC6FDAE" w14:textId="77777777" w:rsidR="00494635" w:rsidRDefault="00494635" w:rsidP="000D0801">
      <w:pPr>
        <w:spacing w:after="60" w:line="240" w:lineRule="auto"/>
        <w:jc w:val="both"/>
        <w:rPr>
          <w:ins w:id="3203" w:author="jonathan pritchard" w:date="2024-11-25T11:34:00Z" w16du:dateUtc="2024-11-25T11:34:00Z"/>
        </w:rPr>
      </w:pPr>
    </w:p>
    <w:p w14:paraId="56662643" w14:textId="4C4BBA8B" w:rsidR="001374ED" w:rsidRPr="00A527F0" w:rsidRDefault="001374ED" w:rsidP="000D0801">
      <w:pPr>
        <w:spacing w:after="60" w:line="240" w:lineRule="auto"/>
        <w:jc w:val="both"/>
      </w:pPr>
      <w:r w:rsidRPr="00A527F0">
        <w:t>Further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5305876D"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6B8F3C42" w14:textId="060AE8F9" w:rsidR="009155DF" w:rsidRPr="00A527F0" w:rsidRDefault="009155DF" w:rsidP="0043278E">
      <w:pPr>
        <w:pStyle w:val="Heading2"/>
      </w:pPr>
      <w:bookmarkStart w:id="3204" w:name="_Toc178869406"/>
      <w:bookmarkStart w:id="3205" w:name="_Toc88852889"/>
      <w:bookmarkStart w:id="3206" w:name="_Toc98339997"/>
      <w:bookmarkStart w:id="3207" w:name="_Toc98340373"/>
      <w:commentRangeStart w:id="3208"/>
      <w:r w:rsidRPr="00A527F0">
        <w:t>Implementation of WLA Option 1 – WLA for a single datetime instant</w:t>
      </w:r>
      <w:commentRangeEnd w:id="3208"/>
      <w:r w:rsidR="0009495E">
        <w:rPr>
          <w:rStyle w:val="CommentReference"/>
          <w:rFonts w:eastAsia="MS Mincho"/>
          <w:b w:val="0"/>
          <w:bCs w:val="0"/>
        </w:rPr>
        <w:commentReference w:id="3208"/>
      </w:r>
      <w:bookmarkEnd w:id="3204"/>
    </w:p>
    <w:bookmarkEnd w:id="3205"/>
    <w:bookmarkEnd w:id="3206"/>
    <w:bookmarkEnd w:id="3207"/>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3209" w:name="_Hlk88578099"/>
      <w:r w:rsidRPr="00A527F0">
        <w:t>The adjustment of the S-102 values is calculated by adjusting each S-102 point by the shoalest of the S-104 values, for all S-104 points whose extent intersects the extent of the S-102 point.</w:t>
      </w:r>
      <w:bookmarkEnd w:id="3209"/>
    </w:p>
    <w:p w14:paraId="35112E20" w14:textId="66CACC27" w:rsidR="001374ED" w:rsidRPr="00A527F0" w:rsidRDefault="001374ED" w:rsidP="0067081F">
      <w:pPr>
        <w:spacing w:after="120" w:line="240" w:lineRule="auto"/>
        <w:jc w:val="both"/>
      </w:pPr>
      <w:r w:rsidRPr="00A527F0">
        <w:t>When an S-104 record does not exist for the precise time specified the shoalest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t xml:space="preserve">In </w:t>
      </w:r>
      <w:r w:rsidR="0067081F" w:rsidRPr="00A527F0">
        <w:t>Figure C-4-9 below</w:t>
      </w:r>
      <w:r w:rsidRPr="00A527F0">
        <w:t>, the S-102 point X is adjusted by the shoalest (</w:t>
      </w:r>
      <w:r w:rsidR="0067081F" w:rsidRPr="00A527F0">
        <w:t>that is,</w:t>
      </w:r>
      <w:r w:rsidRPr="00A527F0">
        <w:t xml:space="preserve"> minimum) value of the S-104 values from (a), (b), (c) and (d) at the required datetime instant because the S-102 point extent overlaps the S-104 extents of a,b,c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0431E833">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Pr="00A527F0" w:rsidRDefault="001374ED" w:rsidP="0067081F">
      <w:pPr>
        <w:spacing w:after="120" w:line="240" w:lineRule="auto"/>
        <w:ind w:left="426"/>
        <w:rPr>
          <w:b/>
          <w:bCs/>
          <w:color w:val="0070C0"/>
        </w:rPr>
      </w:pPr>
      <w:r w:rsidRPr="00A527F0">
        <w:rPr>
          <w:b/>
          <w:bCs/>
          <w:color w:val="0070C0"/>
        </w:rPr>
        <w:t>WLA 12:34 08 Nov 2021</w:t>
      </w:r>
    </w:p>
    <w:p w14:paraId="3538B9B1" w14:textId="77777777" w:rsidR="0067081F" w:rsidRPr="00A527F0" w:rsidRDefault="0067081F" w:rsidP="0067081F">
      <w:pPr>
        <w:spacing w:after="120" w:line="240" w:lineRule="auto"/>
        <w:rPr>
          <w:bCs/>
        </w:rPr>
      </w:pPr>
    </w:p>
    <w:p w14:paraId="18E0F2AF" w14:textId="3EBF8C29" w:rsidR="005F15BF" w:rsidRPr="00A527F0" w:rsidRDefault="005F15BF" w:rsidP="0043278E">
      <w:pPr>
        <w:pStyle w:val="Heading2"/>
      </w:pPr>
      <w:bookmarkStart w:id="3210" w:name="_Toc178869407"/>
      <w:bookmarkStart w:id="3211" w:name="_Toc88852890"/>
      <w:bookmarkStart w:id="3212" w:name="_Toc98339998"/>
      <w:bookmarkStart w:id="3213" w:name="_Toc98340374"/>
      <w:r w:rsidRPr="00A527F0">
        <w:t>Implementation of WLA Option 2 – WLA for a datetime range specified by the user as a time period</w:t>
      </w:r>
      <w:bookmarkEnd w:id="3210"/>
    </w:p>
    <w:bookmarkEnd w:id="3211"/>
    <w:bookmarkEnd w:id="3212"/>
    <w:bookmarkEnd w:id="3213"/>
    <w:p w14:paraId="31665BF3" w14:textId="77777777" w:rsidR="001374ED" w:rsidRPr="00A527F0" w:rsidRDefault="001374ED" w:rsidP="005F15BF">
      <w:pPr>
        <w:spacing w:after="120" w:line="240" w:lineRule="auto"/>
        <w:jc w:val="both"/>
      </w:pPr>
      <w:r w:rsidRPr="00A527F0">
        <w:t>When WLA is based on a datetime range, then the process is identical to that followed for WLA Option 1 except each S-104 value selected is the shoalest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shoalest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3214"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66AAF7EC" w14:textId="06047858" w:rsidR="00D024C6" w:rsidRPr="00A527F0" w:rsidRDefault="00D024C6" w:rsidP="0043278E">
      <w:pPr>
        <w:pStyle w:val="Heading2"/>
      </w:pPr>
      <w:bookmarkStart w:id="3215" w:name="_Toc178869408"/>
      <w:bookmarkStart w:id="3216" w:name="_Toc88852891"/>
      <w:bookmarkStart w:id="3217" w:name="_Toc98339999"/>
      <w:bookmarkStart w:id="3218" w:name="_Toc98340375"/>
      <w:bookmarkEnd w:id="3214"/>
      <w:r w:rsidRPr="00A527F0">
        <w:t>Implementation of WLA Option 3 – linking of WLA to a defined route with planned waypoints and times</w:t>
      </w:r>
      <w:bookmarkEnd w:id="3215"/>
    </w:p>
    <w:bookmarkEnd w:id="3216"/>
    <w:bookmarkEnd w:id="3217"/>
    <w:bookmarkEnd w:id="3218"/>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A527F0" w:rsidRDefault="00297DA6" w:rsidP="00D024C6">
      <w:pPr>
        <w:spacing w:after="120" w:line="240" w:lineRule="auto"/>
        <w:jc w:val="both"/>
        <w:rPr>
          <w:i/>
          <w:iCs/>
        </w:rPr>
      </w:pPr>
      <w:commentRangeStart w:id="3219"/>
      <w:r w:rsidRPr="00A527F0">
        <w:rPr>
          <w:i/>
          <w:iCs/>
        </w:rPr>
        <w:t>The same user-specified distance shall be used for the check of safety contour, prohibited areas, geographic areas for which special conditions exist and navigational hazards” and equivalent requirements when route monitoring</w:t>
      </w:r>
      <w:commentRangeEnd w:id="3219"/>
      <w:r w:rsidRPr="00B812CA">
        <w:rPr>
          <w:rStyle w:val="CommentReference"/>
          <w:lang w:val="en-GB"/>
        </w:rPr>
        <w:commentReference w:id="3219"/>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commentRangeStart w:id="3220"/>
      <w:r w:rsidRPr="00A527F0">
        <w:t xml:space="preserve">When WLA is based on the planned schedule and own ship is not keeping to schedule a </w:t>
      </w:r>
      <w:commentRangeStart w:id="3221"/>
      <w:r w:rsidRPr="00A527F0">
        <w:t xml:space="preserve">Caution </w:t>
      </w:r>
      <w:commentRangeEnd w:id="3221"/>
      <w:r w:rsidR="0089289C">
        <w:rPr>
          <w:rStyle w:val="CommentReference"/>
        </w:rPr>
        <w:commentReference w:id="3221"/>
      </w:r>
      <w:r w:rsidR="00B15F52" w:rsidRPr="00A527F0">
        <w:t>must</w:t>
      </w:r>
      <w:r w:rsidRPr="00A527F0">
        <w:t xml:space="preserve"> be raised to indicate the water level being experienced may be different to that being applied by the ECDIS</w:t>
      </w:r>
      <w:commentRangeEnd w:id="3220"/>
      <w:r w:rsidRPr="00B812CA">
        <w:rPr>
          <w:rStyle w:val="CommentReference"/>
          <w:lang w:val="en-GB"/>
        </w:rPr>
        <w:commentReference w:id="3220"/>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t</w:t>
      </w:r>
      <w:r w:rsidRPr="00A527F0">
        <w:rPr>
          <w:vertAlign w:val="subscript"/>
        </w:rPr>
        <w:t>u</w:t>
      </w:r>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20735934">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70239761">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t xml:space="preserve">The individual S-102 points (blue dots in </w:t>
      </w:r>
      <w:r w:rsidR="00C957AB" w:rsidRPr="00A527F0">
        <w:t>Figure C-4-13</w:t>
      </w:r>
      <w:r w:rsidRPr="00A527F0">
        <w:t xml:space="preserve"> below) are assigned rectangular extents. For each WLA adjustment rectangle corresponding to each t</w:t>
      </w:r>
      <w:r w:rsidRPr="00A527F0">
        <w:rPr>
          <w:vertAlign w:val="subscript"/>
        </w:rPr>
        <w:t>i</w:t>
      </w:r>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For each S-102 point whose extent intersects the WLA adjustment box the Water level is adjusted using a similar process to Option 1. The S-104 value used for adjustment is the shoalest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Each of the S-102 points are assigned the adjusted water level equal to the S-102 value + the calculated (shoalest)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Once the WLA polygon for time t</w:t>
      </w:r>
      <w:r w:rsidRPr="00A527F0">
        <w:rPr>
          <w:vertAlign w:val="subscript"/>
        </w:rPr>
        <w:t>i</w:t>
      </w:r>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t</w:t>
      </w:r>
      <w:r w:rsidRPr="00A527F0">
        <w:rPr>
          <w:vertAlign w:val="subscript"/>
        </w:rPr>
        <w:t>i</w:t>
      </w:r>
      <w:r w:rsidRPr="00A527F0">
        <w:t xml:space="preserve"> and t</w:t>
      </w:r>
      <w:r w:rsidRPr="00A527F0">
        <w:rPr>
          <w:vertAlign w:val="subscript"/>
        </w:rPr>
        <w:t>i+1</w:t>
      </w:r>
      <w:r w:rsidRPr="00A527F0">
        <w:t xml:space="preserve"> are assigned the shoaler of the two values, that is the shoalest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This completes the WLA process for polygon t</w:t>
      </w:r>
      <w:r w:rsidRPr="00A527F0">
        <w:rPr>
          <w:vertAlign w:val="subscript"/>
        </w:rPr>
        <w:t xml:space="preserve">i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This process is extended to all t</w:t>
      </w:r>
      <w:r w:rsidRPr="00A527F0">
        <w:rPr>
          <w:vertAlign w:val="subscript"/>
        </w:rPr>
        <w:t>i</w:t>
      </w:r>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3222"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4"/>
      </w:r>
      <w:r w:rsidRPr="00A527F0">
        <w:t>).</w:t>
      </w:r>
    </w:p>
    <w:bookmarkEnd w:id="3222"/>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43278E">
      <w:pPr>
        <w:pStyle w:val="Heading1"/>
      </w:pPr>
      <w:bookmarkStart w:id="3223" w:name="_Toc178869409"/>
      <w:bookmarkStart w:id="3224" w:name="_Toc88852892"/>
      <w:bookmarkStart w:id="3225" w:name="_Toc98340000"/>
      <w:bookmarkStart w:id="3226" w:name="_Toc98340376"/>
      <w:commentRangeStart w:id="3227"/>
      <w:r w:rsidRPr="00A527F0">
        <w:t>Treatment of depth and water level related S-101 features</w:t>
      </w:r>
      <w:commentRangeEnd w:id="3227"/>
      <w:r w:rsidR="00BE1192">
        <w:rPr>
          <w:rStyle w:val="CommentReference"/>
          <w:rFonts w:eastAsia="MS Mincho"/>
          <w:b w:val="0"/>
          <w:bCs w:val="0"/>
        </w:rPr>
        <w:commentReference w:id="3227"/>
      </w:r>
      <w:bookmarkEnd w:id="3223"/>
    </w:p>
    <w:p w14:paraId="7E05943F" w14:textId="31AEC40D" w:rsidR="00A4606D" w:rsidRPr="00A527F0" w:rsidRDefault="00A4606D" w:rsidP="0043278E">
      <w:pPr>
        <w:pStyle w:val="Heading2"/>
      </w:pPr>
      <w:bookmarkStart w:id="3228" w:name="_Toc178869410"/>
      <w:bookmarkStart w:id="3229" w:name="_Toc88852893"/>
      <w:bookmarkStart w:id="3230" w:name="_Toc98340001"/>
      <w:bookmarkStart w:id="3231" w:name="_Toc98340377"/>
      <w:bookmarkEnd w:id="3224"/>
      <w:bookmarkEnd w:id="3225"/>
      <w:bookmarkEnd w:id="3226"/>
      <w:r w:rsidRPr="00A527F0">
        <w:t>Substitution and adjustment of depth values</w:t>
      </w:r>
      <w:bookmarkEnd w:id="3228"/>
    </w:p>
    <w:p w14:paraId="2983A78E" w14:textId="2CA4A795" w:rsidR="00A4606D" w:rsidRPr="00A527F0" w:rsidRDefault="00A4606D" w:rsidP="0043278E">
      <w:pPr>
        <w:pStyle w:val="Heading3"/>
      </w:pPr>
      <w:bookmarkStart w:id="3232" w:name="_Toc178869411"/>
      <w:bookmarkStart w:id="3233" w:name="_Toc88852894"/>
      <w:bookmarkStart w:id="3234" w:name="_Toc98340002"/>
      <w:bookmarkStart w:id="3235" w:name="_Toc98340378"/>
      <w:bookmarkEnd w:id="3229"/>
      <w:bookmarkEnd w:id="3230"/>
      <w:bookmarkEnd w:id="3231"/>
      <w:r w:rsidRPr="00A527F0">
        <w:t>General</w:t>
      </w:r>
      <w:bookmarkEnd w:id="3232"/>
    </w:p>
    <w:bookmarkEnd w:id="3233"/>
    <w:bookmarkEnd w:id="3234"/>
    <w:bookmarkEnd w:id="3235"/>
    <w:p w14:paraId="70394BF3" w14:textId="48F47496" w:rsidR="001374ED" w:rsidRPr="00A527F0" w:rsidRDefault="001374ED" w:rsidP="00A4606D">
      <w:pPr>
        <w:spacing w:after="120" w:line="240" w:lineRule="auto"/>
        <w:jc w:val="both"/>
      </w:pPr>
      <w:commentRangeStart w:id="3236"/>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r w:rsidRPr="00A527F0">
        <w:rPr>
          <w:i/>
        </w:rPr>
        <w:t>valueOfSounding</w:t>
      </w:r>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4B32CE51" w:rsidR="001374ED" w:rsidRPr="00A527F0" w:rsidRDefault="001374ED" w:rsidP="00A4606D">
      <w:pPr>
        <w:spacing w:after="120" w:line="240" w:lineRule="auto"/>
        <w:jc w:val="both"/>
      </w:pPr>
      <w:r w:rsidRPr="00A527F0">
        <w:t xml:space="preserve">In areas where WLA is processed, all depth values are adjusted for all ENC features at all scales which have depth attribution (that is, the attribute </w:t>
      </w:r>
      <w:r w:rsidRPr="00A527F0">
        <w:rPr>
          <w:i/>
        </w:rPr>
        <w:t>valueOfSounding</w:t>
      </w:r>
      <w:r w:rsidRPr="00A527F0">
        <w:t xml:space="preserve"> bound to them in the S-101 </w:t>
      </w:r>
      <w:r w:rsidR="00A4606D" w:rsidRPr="00A527F0">
        <w:t>F</w:t>
      </w:r>
      <w:r w:rsidRPr="00A527F0">
        <w:t xml:space="preserve">eature </w:t>
      </w:r>
      <w:r w:rsidR="00A4606D" w:rsidRPr="00A527F0">
        <w:t>C</w:t>
      </w:r>
      <w:r w:rsidRPr="00A527F0">
        <w:t xml:space="preserve">atalogue). </w:t>
      </w:r>
      <w:commentRangeEnd w:id="3236"/>
      <w:r w:rsidR="00905BC7">
        <w:rPr>
          <w:rStyle w:val="CommentReference"/>
        </w:rPr>
        <w:commentReference w:id="3236"/>
      </w:r>
    </w:p>
    <w:p w14:paraId="79A9D369" w14:textId="23802CEB" w:rsidR="00A4606D" w:rsidRPr="00A527F0" w:rsidRDefault="00A4606D" w:rsidP="0043278E">
      <w:pPr>
        <w:pStyle w:val="Heading3"/>
      </w:pPr>
      <w:bookmarkStart w:id="3237" w:name="_Toc178869412"/>
      <w:bookmarkStart w:id="3238" w:name="_Ref88284051"/>
      <w:bookmarkStart w:id="3239" w:name="_Toc88852895"/>
      <w:bookmarkStart w:id="3240" w:name="_Toc98340003"/>
      <w:bookmarkStart w:id="3241" w:name="_Toc98340379"/>
      <w:commentRangeStart w:id="3242"/>
      <w:r w:rsidRPr="00A527F0">
        <w:t>Areas covered by S-102 only or by both S-102 and S-104</w:t>
      </w:r>
      <w:commentRangeEnd w:id="3242"/>
      <w:r w:rsidR="00181EB3">
        <w:rPr>
          <w:rStyle w:val="CommentReference"/>
          <w:b w:val="0"/>
          <w:bCs w:val="0"/>
        </w:rPr>
        <w:commentReference w:id="3242"/>
      </w:r>
      <w:bookmarkEnd w:id="3237"/>
    </w:p>
    <w:bookmarkEnd w:id="3238"/>
    <w:bookmarkEnd w:id="3239"/>
    <w:bookmarkEnd w:id="3240"/>
    <w:bookmarkEnd w:id="3241"/>
    <w:p w14:paraId="0DDDBEAC" w14:textId="77777777"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6529782E"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r w:rsidRPr="00A527F0">
        <w:rPr>
          <w:i/>
        </w:rPr>
        <w:t>valueOfSounding</w:t>
      </w:r>
      <w:r w:rsidRPr="00A527F0">
        <w:t xml:space="preserve"> </w:t>
      </w:r>
      <w:r w:rsidR="00B15F52" w:rsidRPr="00A527F0">
        <w:t xml:space="preserve">must </w:t>
      </w:r>
      <w:r w:rsidRPr="00A527F0">
        <w:t xml:space="preserve">be taken from the S-102 grid cell extents which intersects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r w:rsidRPr="00A527F0">
        <w:rPr>
          <w:i/>
        </w:rPr>
        <w:t>valueOfSounding</w:t>
      </w:r>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r w:rsidRPr="00A527F0">
        <w:rPr>
          <w:i/>
        </w:rPr>
        <w:t>valueOfSounding</w:t>
      </w:r>
      <w:r w:rsidRPr="00A527F0">
        <w:t xml:space="preserve"> </w:t>
      </w:r>
      <w:r w:rsidR="00B15F52" w:rsidRPr="00A527F0">
        <w:t xml:space="preserve">must </w:t>
      </w:r>
      <w:r w:rsidRPr="00A527F0">
        <w:t>be the shoalest value of all S-102 grid cells whose extents intersect the feature’s geometry within the S-102 coverage available. If the curve or surface feature is not completely within the S-102 then the value defined is the shoalest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r w:rsidRPr="00A527F0">
        <w:rPr>
          <w:i/>
        </w:rPr>
        <w:t>valueOfSounding</w:t>
      </w:r>
      <w:r w:rsidRPr="00A527F0">
        <w:t xml:space="preserve"> is first selected, as the shoalest value of all S-102 grid cells whose extents intersect the feature’s geometry. WLA adjustment is then applied to this value by selecting the shoalest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shoalest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r w:rsidRPr="00A527F0">
        <w:rPr>
          <w:i/>
        </w:rPr>
        <w:t>valueOfSounding</w:t>
      </w:r>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commentRangeStart w:id="3243"/>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commentRangeEnd w:id="3243"/>
      <w:r w:rsidR="004C7DC0">
        <w:rPr>
          <w:rStyle w:val="CommentReference"/>
        </w:rPr>
        <w:commentReference w:id="3243"/>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r w:rsidR="004C7DC0" w:rsidRPr="00A527F0">
        <w:rPr>
          <w:i/>
        </w:rPr>
        <w:t>depthRangeMinimumValue</w:t>
      </w:r>
      <w:r w:rsidR="004C7DC0" w:rsidRPr="00A527F0">
        <w:t xml:space="preserve"> bound to them in the S-101 Feature Catalogue</w:t>
      </w:r>
      <w:r w:rsidR="004C7DC0">
        <w:t>.</w:t>
      </w:r>
    </w:p>
    <w:p w14:paraId="54DFB961" w14:textId="20B4D49A" w:rsidR="001374ED" w:rsidRPr="00A527F0" w:rsidRDefault="001374ED" w:rsidP="009620E9">
      <w:pPr>
        <w:spacing w:after="120" w:line="240" w:lineRule="auto"/>
        <w:jc w:val="both"/>
      </w:pPr>
      <w:r w:rsidRPr="00A527F0">
        <w:t xml:space="preserve">For all features with substituted (and possibly adjusted </w:t>
      </w:r>
      <w:commentRangeStart w:id="3244"/>
      <w:r w:rsidRPr="00A527F0">
        <w:t xml:space="preserve">values), </w:t>
      </w:r>
      <w:commentRangeEnd w:id="3244"/>
      <w:r w:rsidR="00905BC7">
        <w:rPr>
          <w:rStyle w:val="CommentReference"/>
        </w:rPr>
        <w:commentReference w:id="3244"/>
      </w:r>
      <w:r w:rsidRPr="00A527F0">
        <w:t xml:space="preserve">the </w:t>
      </w:r>
      <w:r w:rsidR="00815F72" w:rsidRPr="00A527F0">
        <w:t>ECDIS P</w:t>
      </w:r>
      <w:r w:rsidRPr="00A527F0">
        <w:t xml:space="preserve">ick </w:t>
      </w:r>
      <w:r w:rsidR="00815F72" w:rsidRPr="00A527F0">
        <w:t>R</w:t>
      </w:r>
      <w:r w:rsidRPr="00A527F0">
        <w:t>eport shall 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When an S-101 attribute has been WLA adjusted the pick report shall indicate the WLA adjusted value, source and time/date. The format of time date is: hh:mm dd mmm yyyy</w:t>
      </w:r>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3E167D92" w14:textId="4DD5A838" w:rsidR="00815F72" w:rsidRPr="00A527F0" w:rsidRDefault="00815F72" w:rsidP="00700B73">
      <w:pPr>
        <w:pStyle w:val="Heading2"/>
      </w:pPr>
      <w:bookmarkStart w:id="3245" w:name="_Toc175130408"/>
      <w:bookmarkStart w:id="3246" w:name="_Toc175130409"/>
      <w:bookmarkStart w:id="3247" w:name="_Toc175130410"/>
      <w:bookmarkStart w:id="3248" w:name="_Toc175130411"/>
      <w:bookmarkStart w:id="3249" w:name="_Toc175130412"/>
      <w:bookmarkStart w:id="3250" w:name="_Toc175130413"/>
      <w:bookmarkStart w:id="3251" w:name="_Toc175130414"/>
      <w:bookmarkStart w:id="3252" w:name="_Toc175130415"/>
      <w:bookmarkStart w:id="3253" w:name="_Toc175130416"/>
      <w:bookmarkStart w:id="3254" w:name="_Toc175130417"/>
      <w:bookmarkStart w:id="3255" w:name="_Toc175130418"/>
      <w:bookmarkStart w:id="3256" w:name="_Toc175130419"/>
      <w:bookmarkStart w:id="3257" w:name="_Toc175130420"/>
      <w:bookmarkStart w:id="3258" w:name="_Toc175130421"/>
      <w:bookmarkStart w:id="3259" w:name="_Toc175130422"/>
      <w:bookmarkStart w:id="3260" w:name="_Toc175130423"/>
      <w:bookmarkStart w:id="3261" w:name="_Toc175130424"/>
      <w:bookmarkStart w:id="3262" w:name="_Toc175130425"/>
      <w:bookmarkStart w:id="3263" w:name="_Toc175130426"/>
      <w:bookmarkStart w:id="3264" w:name="_Toc175130427"/>
      <w:bookmarkStart w:id="3265" w:name="_Toc175130428"/>
      <w:bookmarkStart w:id="3266" w:name="_Toc175130429"/>
      <w:bookmarkStart w:id="3267" w:name="_Toc175130430"/>
      <w:bookmarkStart w:id="3268" w:name="_Toc175130431"/>
      <w:bookmarkStart w:id="3269" w:name="_Toc175130432"/>
      <w:bookmarkStart w:id="3270" w:name="_Toc175130433"/>
      <w:bookmarkStart w:id="3271" w:name="_Toc175130434"/>
      <w:bookmarkStart w:id="3272" w:name="_Toc175130435"/>
      <w:bookmarkStart w:id="3273" w:name="_Toc175130436"/>
      <w:bookmarkStart w:id="3274" w:name="_Toc175130437"/>
      <w:bookmarkStart w:id="3275" w:name="_Toc178869413"/>
      <w:bookmarkStart w:id="3276" w:name="_Toc88852898"/>
      <w:bookmarkStart w:id="3277" w:name="_Toc98340005"/>
      <w:bookmarkStart w:id="3278" w:name="_Toc98340381"/>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commentRangeStart w:id="3279"/>
      <w:r w:rsidRPr="00A527F0">
        <w:t>Adjustment of heights and vertical clearance values</w:t>
      </w:r>
      <w:commentRangeEnd w:id="3279"/>
      <w:r w:rsidR="00181EB3">
        <w:rPr>
          <w:rStyle w:val="CommentReference"/>
          <w:rFonts w:eastAsia="MS Mincho"/>
          <w:b w:val="0"/>
          <w:bCs w:val="0"/>
        </w:rPr>
        <w:commentReference w:id="3279"/>
      </w:r>
      <w:bookmarkEnd w:id="3275"/>
    </w:p>
    <w:bookmarkEnd w:id="3276"/>
    <w:bookmarkEnd w:id="3277"/>
    <w:bookmarkEnd w:id="3278"/>
    <w:p w14:paraId="74BBD048" w14:textId="12AE4AFA"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r w:rsidR="00E767AB" w:rsidRPr="00A527F0">
        <w:rPr>
          <w:i/>
        </w:rPr>
        <w:t>verticalClearance</w:t>
      </w:r>
      <w:r w:rsidRPr="00A527F0">
        <w:rPr>
          <w:i/>
        </w:rPr>
        <w:t>Value</w:t>
      </w:r>
      <w:r w:rsidRPr="00A527F0">
        <w:t xml:space="preserve">. </w:t>
      </w:r>
      <w:bookmarkStart w:id="3280" w:name="_Hlk88745181"/>
      <w:r w:rsidRPr="00A527F0">
        <w:t>When adjusting height or clearance values the largest value from the selected S-104 records shall be used in order to produce the safest values.</w:t>
      </w:r>
    </w:p>
    <w:bookmarkEnd w:id="3280"/>
    <w:p w14:paraId="701DC309" w14:textId="77777777" w:rsidR="001374ED" w:rsidRPr="00A527F0" w:rsidRDefault="001374ED" w:rsidP="00815F72">
      <w:pPr>
        <w:spacing w:after="120" w:line="240" w:lineRule="auto"/>
        <w:jc w:val="both"/>
      </w:pPr>
      <w:r w:rsidRPr="00A527F0">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r w:rsidR="00E767AB" w:rsidRPr="00A527F0">
        <w:rPr>
          <w:i/>
        </w:rPr>
        <w:t>vertical</w:t>
      </w:r>
      <w:r w:rsidRPr="00A527F0">
        <w:rPr>
          <w:i/>
        </w:rPr>
        <w:t>ClearanceValue</w:t>
      </w:r>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43278E">
      <w:pPr>
        <w:pStyle w:val="Heading2"/>
      </w:pPr>
      <w:bookmarkStart w:id="3281" w:name="_Toc178869414"/>
      <w:bookmarkStart w:id="3282" w:name="_Toc88852900"/>
      <w:bookmarkStart w:id="3283" w:name="_Toc98340006"/>
      <w:bookmarkStart w:id="3284" w:name="_Toc98340382"/>
      <w:r w:rsidRPr="00A527F0">
        <w:t>Alerts and indication details</w:t>
      </w:r>
      <w:bookmarkEnd w:id="3281"/>
    </w:p>
    <w:bookmarkEnd w:id="3282"/>
    <w:bookmarkEnd w:id="3283"/>
    <w:bookmarkEnd w:id="3284"/>
    <w:p w14:paraId="04313751" w14:textId="062400D1" w:rsidR="001374ED" w:rsidRPr="00A527F0" w:rsidRDefault="001374ED" w:rsidP="00280A08">
      <w:pPr>
        <w:spacing w:line="240" w:lineRule="auto"/>
        <w:jc w:val="both"/>
      </w:pPr>
      <w:r w:rsidRPr="00A527F0">
        <w:t xml:space="preserve">Substituted or adjusted values in ENCs at the largest scale shall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43278E">
      <w:pPr>
        <w:pStyle w:val="Heading2"/>
      </w:pPr>
      <w:bookmarkStart w:id="3285" w:name="_Toc88838699"/>
      <w:bookmarkStart w:id="3286" w:name="_Toc88839536"/>
      <w:bookmarkStart w:id="3287" w:name="_Toc88838700"/>
      <w:bookmarkStart w:id="3288" w:name="_Toc88839537"/>
      <w:bookmarkStart w:id="3289" w:name="_Toc88838701"/>
      <w:bookmarkStart w:id="3290" w:name="_Toc88839538"/>
      <w:bookmarkStart w:id="3291" w:name="_Toc88838702"/>
      <w:bookmarkStart w:id="3292" w:name="_Toc88839539"/>
      <w:bookmarkStart w:id="3293" w:name="_Toc88838703"/>
      <w:bookmarkStart w:id="3294" w:name="_Toc88839540"/>
      <w:bookmarkStart w:id="3295" w:name="_Toc88852905"/>
      <w:bookmarkStart w:id="3296" w:name="_Toc88838704"/>
      <w:bookmarkStart w:id="3297" w:name="_Toc88839541"/>
      <w:bookmarkStart w:id="3298" w:name="_Toc88838705"/>
      <w:bookmarkStart w:id="3299" w:name="_Toc88839542"/>
      <w:bookmarkStart w:id="3300" w:name="_Toc88838706"/>
      <w:bookmarkStart w:id="3301" w:name="_Toc88839543"/>
      <w:bookmarkStart w:id="3302" w:name="_Toc88838707"/>
      <w:bookmarkStart w:id="3303" w:name="_Toc88839544"/>
      <w:bookmarkStart w:id="3304" w:name="_Toc88838708"/>
      <w:bookmarkStart w:id="3305" w:name="_Toc88839545"/>
      <w:bookmarkStart w:id="3306" w:name="_Toc88838709"/>
      <w:bookmarkStart w:id="3307" w:name="_Toc88839546"/>
      <w:bookmarkStart w:id="3308" w:name="_Toc88838710"/>
      <w:bookmarkStart w:id="3309" w:name="_Toc88839547"/>
      <w:bookmarkStart w:id="3310" w:name="_Toc88838711"/>
      <w:bookmarkStart w:id="3311" w:name="_Toc88839548"/>
      <w:bookmarkStart w:id="3312" w:name="_Toc178869415"/>
      <w:bookmarkStart w:id="3313" w:name="_Toc88852914"/>
      <w:bookmarkStart w:id="3314" w:name="_Toc98340007"/>
      <w:bookmarkStart w:id="3315" w:name="_Toc98340383"/>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r w:rsidRPr="00A527F0">
        <w:t>Legend details</w:t>
      </w:r>
      <w:bookmarkEnd w:id="3312"/>
    </w:p>
    <w:bookmarkEnd w:id="3313"/>
    <w:bookmarkEnd w:id="3314"/>
    <w:bookmarkEnd w:id="3315"/>
    <w:p w14:paraId="18222D1C" w14:textId="019C62A7" w:rsidR="000A0D43" w:rsidRPr="00A527F0" w:rsidRDefault="001374ED" w:rsidP="004E61EE">
      <w:pPr>
        <w:spacing w:line="240" w:lineRule="auto"/>
      </w:pPr>
      <w:r w:rsidRPr="00A527F0">
        <w:t>The legend shall additionally indicate the vertical datum of S-102 and S-104</w:t>
      </w:r>
      <w:del w:id="3316" w:author="jonathan pritchard" w:date="2024-10-14T00:50:00Z" w16du:dateUtc="2024-10-13T23:50:00Z">
        <w:r w:rsidRPr="00A527F0" w:rsidDel="008972A2">
          <w:delText xml:space="preserve">.  </w:delText>
        </w:r>
      </w:del>
      <w:ins w:id="3317" w:author="jonathan pritchard" w:date="2024-10-14T00:50:00Z" w16du:dateUtc="2024-10-13T23:50:00Z">
        <w:r w:rsidR="008972A2">
          <w:t xml:space="preserve"> </w:t>
        </w:r>
      </w:ins>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7CC07019" w14:textId="525C86A1" w:rsidR="00CF374E" w:rsidRPr="00A527F0" w:rsidRDefault="00CF374E">
      <w:r w:rsidRPr="00A527F0">
        <w:br w:type="page"/>
      </w:r>
    </w:p>
    <w:p w14:paraId="076207CE" w14:textId="5C0A6013" w:rsidR="00CF374E" w:rsidRPr="00A527F0" w:rsidRDefault="00CF374E" w:rsidP="00CF374E">
      <w:pPr>
        <w:pStyle w:val="Heading1"/>
        <w:numPr>
          <w:ilvl w:val="0"/>
          <w:numId w:val="0"/>
        </w:numPr>
        <w:spacing w:before="0" w:after="0"/>
        <w:ind w:left="2127" w:right="2160"/>
        <w:jc w:val="center"/>
      </w:pPr>
      <w:bookmarkStart w:id="3318" w:name="_Toc178869416"/>
      <w:r w:rsidRPr="00A527F0">
        <w:t>Appendix C-</w:t>
      </w:r>
      <w:r w:rsidR="0065597A" w:rsidRPr="00A527F0">
        <w:t xml:space="preserve">7 – </w:t>
      </w:r>
      <w:r w:rsidR="00A73737">
        <w:rPr>
          <w:lang w:val="en-US"/>
        </w:rPr>
        <w:t>Dataset Loading and Display (Rendering) Algorithms</w:t>
      </w:r>
      <w:bookmarkEnd w:id="3318"/>
      <w:r w:rsidR="00A73737" w:rsidRPr="00A527F0" w:rsidDel="00A73737">
        <w:t xml:space="preserve"> </w:t>
      </w:r>
    </w:p>
    <w:p w14:paraId="56D20DCD" w14:textId="77777777" w:rsidR="00CF374E" w:rsidRPr="00A527F0" w:rsidRDefault="00CF374E" w:rsidP="00CF374E">
      <w:pPr>
        <w:spacing w:after="120" w:line="240" w:lineRule="auto"/>
      </w:pPr>
    </w:p>
    <w:p w14:paraId="53685281" w14:textId="15149FDC" w:rsidR="00CF374E" w:rsidRDefault="00A73737" w:rsidP="00700B73">
      <w:pPr>
        <w:pStyle w:val="Heading1"/>
      </w:pPr>
      <w:bookmarkStart w:id="3319" w:name="_Toc178869417"/>
      <w:r w:rsidRPr="00A73737">
        <w:t>Dataset Loading and Display (Rendering) Algorithms</w:t>
      </w:r>
      <w:bookmarkEnd w:id="3319"/>
    </w:p>
    <w:p w14:paraId="5832CEA8" w14:textId="77777777" w:rsidR="00E67DD4" w:rsidRDefault="00E67DD4" w:rsidP="00E67DD4">
      <w:pPr>
        <w:pStyle w:val="Heading2"/>
        <w:rPr>
          <w:lang w:val="en-US"/>
        </w:rPr>
      </w:pPr>
      <w:r w:rsidRPr="00C801D7">
        <w:rPr>
          <w:lang w:val="en-US"/>
        </w:rPr>
        <w:t>Introduction</w:t>
      </w:r>
    </w:p>
    <w:p w14:paraId="302EF453" w14:textId="77777777" w:rsidR="00E67DD4" w:rsidRDefault="00E67DD4" w:rsidP="00E67DD4">
      <w:pPr>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rsidP="00E67DD4">
      <w:pPr>
        <w:rPr>
          <w:rFonts w:cs="Arial"/>
        </w:rPr>
      </w:pPr>
      <w:r>
        <w:rPr>
          <w:lang w:val="en-US"/>
        </w:rPr>
        <w:t>A</w:t>
      </w:r>
      <w:r w:rsidRPr="00693533">
        <w:rPr>
          <w:rFonts w:cs="Arial"/>
        </w:rPr>
        <w:t>lgorithm</w:t>
      </w:r>
      <w:r>
        <w:rPr>
          <w:rFonts w:cs="Arial"/>
        </w:rPr>
        <w:t>s</w:t>
      </w:r>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rsidP="00E67DD4">
      <w:pPr>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rsidP="00E67DD4">
      <w:pPr>
        <w:spacing w:after="120" w:line="240" w:lineRule="auto"/>
        <w:rPr>
          <w:rFonts w:cs="Arial"/>
        </w:rPr>
      </w:pPr>
      <w:commentRangeStart w:id="3320"/>
      <w:commentRangeEnd w:id="3320"/>
      <w:r>
        <w:rPr>
          <w:rStyle w:val="CommentReference"/>
        </w:rPr>
        <w:commentReference w:id="3320"/>
      </w:r>
      <w:commentRangeStart w:id="3321"/>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commentRangeEnd w:id="3321"/>
      <w:r>
        <w:rPr>
          <w:rStyle w:val="CommentReference"/>
        </w:rPr>
        <w:commentReference w:id="3321"/>
      </w:r>
    </w:p>
    <w:p w14:paraId="5F7BAC40" w14:textId="77777777" w:rsidR="00E67DD4" w:rsidRPr="006A66C1" w:rsidRDefault="00E67DD4" w:rsidP="00E67DD4">
      <w:pPr>
        <w:spacing w:after="120" w:line="240" w:lineRule="auto"/>
        <w:rPr>
          <w:rFonts w:cs="Arial"/>
          <w:lang w:val="en-AU"/>
        </w:rPr>
      </w:pPr>
      <w:commentRangeStart w:id="3322"/>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commentRangeEnd w:id="3322"/>
      <w:r>
        <w:rPr>
          <w:rStyle w:val="CommentReference"/>
        </w:rPr>
        <w:commentReference w:id="3322"/>
      </w:r>
    </w:p>
    <w:p w14:paraId="268C012C" w14:textId="77777777" w:rsidR="00E67DD4" w:rsidRDefault="00E67DD4" w:rsidP="00E67DD4">
      <w:pPr>
        <w:rPr>
          <w:lang w:val="en-US"/>
        </w:rPr>
      </w:pPr>
    </w:p>
    <w:p w14:paraId="6415BA5E"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309B89A2"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59FBCB64"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2BB6965E"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16B3623A"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7ACC08E2"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007DC0B0"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7355D9B4"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3F8DD051"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4404C40D" w14:textId="77777777" w:rsidR="00802BDD" w:rsidRPr="00E61AD8" w:rsidRDefault="00E67DD4">
      <w:pPr>
        <w:pStyle w:val="Heading1"/>
        <w:rPr>
          <w:moveTo w:id="3323" w:author="jon pritchard" w:date="2024-11-27T16:47:00Z" w16du:dateUtc="2024-11-27T15:47:00Z"/>
          <w:lang w:val="en-US"/>
        </w:rPr>
        <w:pPrChange w:id="3324" w:author="jon pritchard" w:date="2024-11-27T16:47:00Z" w16du:dateUtc="2024-11-27T15:47:00Z">
          <w:pPr>
            <w:pStyle w:val="Heading1"/>
            <w:numPr>
              <w:numId w:val="0"/>
            </w:numPr>
            <w:ind w:left="0" w:firstLine="0"/>
          </w:pPr>
        </w:pPrChange>
      </w:pPr>
      <w:r w:rsidRPr="00802BDD">
        <w:rPr>
          <w:lang w:val="en-US"/>
        </w:rPr>
        <w:br w:type="page"/>
      </w:r>
      <w:bookmarkStart w:id="3325" w:name="_Toc439685271"/>
      <w:bookmarkStart w:id="3326" w:name="_Toc162435345"/>
      <w:moveToRangeStart w:id="3327" w:author="jon pritchard" w:date="2024-11-27T16:47:00Z" w:name="move183618464"/>
      <w:moveTo w:id="3328" w:author="jon pritchard" w:date="2024-11-27T16:47:00Z" w16du:dateUtc="2024-11-27T15:47:00Z">
        <w:del w:id="3329" w:author="jon pritchard" w:date="2024-11-27T16:49:00Z" w16du:dateUtc="2024-11-27T15:49:00Z">
          <w:r w:rsidR="00802BDD" w:rsidRPr="00802BDD" w:rsidDel="00802BDD">
            <w:rPr>
              <w:rPrChange w:id="3330" w:author="jon pritchard" w:date="2024-11-27T16:47:00Z" w16du:dateUtc="2024-11-27T15:47:00Z">
                <w:rPr>
                  <w:lang w:val="en-US"/>
                </w:rPr>
              </w:rPrChange>
            </w:rPr>
            <w:delText>ANNEX</w:delText>
          </w:r>
          <w:r w:rsidR="00802BDD" w:rsidRPr="001F69A8" w:rsidDel="00802BDD">
            <w:rPr>
              <w:lang w:val="en-US"/>
            </w:rPr>
            <w:delText xml:space="preserve"> </w:delText>
          </w:r>
          <w:r w:rsidR="00802BDD" w:rsidDel="00802BDD">
            <w:rPr>
              <w:lang w:val="en-US"/>
            </w:rPr>
            <w:delText>D</w:delText>
          </w:r>
          <w:r w:rsidR="00802BDD" w:rsidRPr="001F69A8" w:rsidDel="00802BDD">
            <w:rPr>
              <w:lang w:val="en-US"/>
            </w:rPr>
            <w:delText xml:space="preserve"> </w:delText>
          </w:r>
          <w:r w:rsidR="00802BDD" w:rsidDel="00802BDD">
            <w:rPr>
              <w:lang w:val="en-US"/>
            </w:rPr>
            <w:delText>–</w:delText>
          </w:r>
          <w:r w:rsidR="00802BDD" w:rsidRPr="00E61AD8" w:rsidDel="00802BDD">
            <w:rPr>
              <w:lang w:val="en-US"/>
            </w:rPr>
            <w:delText xml:space="preserve"> </w:delText>
          </w:r>
        </w:del>
        <w:r w:rsidR="00802BDD">
          <w:rPr>
            <w:lang w:val="en-US"/>
          </w:rPr>
          <w:t>Dataset Loading and Display (Rendering) Algorithms</w:t>
        </w:r>
      </w:moveTo>
    </w:p>
    <w:moveToRangeEnd w:id="3327"/>
    <w:p w14:paraId="3E7D9775" w14:textId="05E20B81" w:rsidR="00E67DD4" w:rsidRPr="00693533" w:rsidDel="00802BDD" w:rsidRDefault="00E67DD4">
      <w:pPr>
        <w:pStyle w:val="Heading1"/>
        <w:spacing w:after="120"/>
        <w:ind w:right="16"/>
        <w:rPr>
          <w:del w:id="3331" w:author="jon pritchard" w:date="2024-11-27T16:47:00Z" w16du:dateUtc="2024-11-27T15:47:00Z"/>
        </w:rPr>
        <w:pPrChange w:id="3332" w:author="jon pritchard" w:date="2024-11-27T16:47:00Z" w16du:dateUtc="2024-11-27T15:47:00Z">
          <w:pPr>
            <w:pStyle w:val="Heading2"/>
            <w:numPr>
              <w:numId w:val="136"/>
            </w:numPr>
            <w:ind w:left="576" w:hanging="576"/>
          </w:pPr>
        </w:pPrChange>
      </w:pPr>
      <w:commentRangeStart w:id="3333"/>
      <w:del w:id="3334" w:author="jon pritchard" w:date="2024-11-27T16:47:00Z" w16du:dateUtc="2024-11-27T15:47:00Z">
        <w:r w:rsidDel="00802BDD">
          <w:rPr>
            <w:lang w:val="en-US"/>
          </w:rPr>
          <w:delText xml:space="preserve">Overview – </w:delText>
        </w:r>
        <w:r w:rsidRPr="00693533" w:rsidDel="00802BDD">
          <w:delText xml:space="preserve">Display </w:delText>
        </w:r>
        <w:r w:rsidDel="00802BDD">
          <w:delText>s</w:delText>
        </w:r>
        <w:r w:rsidRPr="00693533" w:rsidDel="00802BDD">
          <w:delText xml:space="preserve">cale </w:delText>
        </w:r>
        <w:r w:rsidDel="00802BDD">
          <w:delText>r</w:delText>
        </w:r>
        <w:r w:rsidRPr="00693533" w:rsidDel="00802BDD">
          <w:delText>ange</w:delText>
        </w:r>
        <w:bookmarkEnd w:id="3325"/>
        <w:bookmarkEnd w:id="3326"/>
        <w:r w:rsidDel="00802BDD">
          <w:delText>s</w:delText>
        </w:r>
        <w:commentRangeEnd w:id="3333"/>
        <w:r w:rsidDel="00802BDD">
          <w:rPr>
            <w:rStyle w:val="CommentReference"/>
            <w:b w:val="0"/>
            <w:bCs w:val="0"/>
          </w:rPr>
          <w:commentReference w:id="3333"/>
        </w:r>
      </w:del>
    </w:p>
    <w:p w14:paraId="732829C9" w14:textId="20241334" w:rsidR="00E67DD4" w:rsidRDefault="00E67DD4" w:rsidP="00802BDD">
      <w:pPr>
        <w:pStyle w:val="Heading2"/>
        <w:rPr>
          <w:ins w:id="3335" w:author="jon pritchard" w:date="2024-11-27T16:48:00Z" w16du:dateUtc="2024-11-27T15:48:00Z"/>
        </w:rPr>
      </w:pPr>
      <w:del w:id="3336" w:author="jon pritchard" w:date="2024-11-27T16:48:00Z" w16du:dateUtc="2024-11-27T15:48:00Z">
        <w:r w:rsidRPr="00802BDD" w:rsidDel="00802BDD">
          <w:delText>Scales and scale ranges are defined in Clause XXX-XXX.</w:delText>
        </w:r>
      </w:del>
      <w:ins w:id="3337" w:author="jon pritchard" w:date="2024-11-27T16:49:00Z" w16du:dateUtc="2024-11-27T15:49:00Z">
        <w:r w:rsidR="00802BDD">
          <w:t>I</w:t>
        </w:r>
      </w:ins>
      <w:ins w:id="3338" w:author="jon pritchard" w:date="2024-11-27T16:48:00Z" w16du:dateUtc="2024-11-27T15:48:00Z">
        <w:r w:rsidR="00802BDD">
          <w:t>ntroduction</w:t>
        </w:r>
      </w:ins>
    </w:p>
    <w:p w14:paraId="336B3E0E" w14:textId="0CAE003C" w:rsidR="00802BDD" w:rsidRPr="00802BDD" w:rsidDel="00802BDD" w:rsidRDefault="00802BDD">
      <w:pPr>
        <w:rPr>
          <w:del w:id="3339" w:author="jon pritchard" w:date="2024-11-27T16:48:00Z" w16du:dateUtc="2024-11-27T15:48:00Z"/>
        </w:rPr>
        <w:pPrChange w:id="3340" w:author="jon pritchard" w:date="2024-11-27T16:48:00Z" w16du:dateUtc="2024-11-27T15:48:00Z">
          <w:pPr>
            <w:pStyle w:val="Heading1"/>
            <w:spacing w:after="120"/>
            <w:ind w:right="16"/>
          </w:pPr>
        </w:pPrChange>
      </w:pPr>
      <w:ins w:id="3341" w:author="jon pritchard" w:date="2024-11-27T16:48:00Z" w16du:dateUtc="2024-11-27T15:48:00Z">
        <w:r w:rsidRPr="00802BDD">
          <w:t>Scales and scale ranges are defined in Clause XXX-XXX.</w:t>
        </w:r>
        <w:r>
          <w:t xml:space="preserve"> </w:t>
        </w:r>
      </w:ins>
    </w:p>
    <w:p w14:paraId="66D7EC65" w14:textId="77777777" w:rsidR="00E67DD4" w:rsidRDefault="00E67DD4" w:rsidP="00E67DD4">
      <w:pPr>
        <w:spacing w:after="120" w:line="240" w:lineRule="auto"/>
        <w:ind w:right="16"/>
        <w:rPr>
          <w:rFonts w:cs="Arial"/>
        </w:rPr>
      </w:pPr>
      <w:r>
        <w:rPr>
          <w:rFonts w:cs="Arial"/>
        </w:rPr>
        <w:t>The</w:t>
      </w:r>
      <w:r w:rsidRPr="00693533">
        <w:rPr>
          <w:rFonts w:cs="Arial"/>
        </w:rPr>
        <w:t xml:space="preserve"> scale range of a dataset </w:t>
      </w:r>
      <w:r>
        <w:rPr>
          <w:rFonts w:cs="Arial"/>
        </w:rPr>
        <w:t>is the</w:t>
      </w:r>
      <w:r w:rsidRPr="00693533">
        <w:rPr>
          <w:rFonts w:cs="Arial"/>
        </w:rPr>
        <w:t xml:space="preserve"> range of </w:t>
      </w:r>
      <w:r>
        <w:rPr>
          <w:rFonts w:cs="Arial"/>
        </w:rPr>
        <w:t xml:space="preserve">display </w:t>
      </w:r>
      <w:r w:rsidRPr="00693533">
        <w:rPr>
          <w:rFonts w:cs="Arial"/>
        </w:rPr>
        <w:t xml:space="preserve">scales between which a producer </w:t>
      </w:r>
      <w:r>
        <w:rPr>
          <w:rFonts w:cs="Arial"/>
        </w:rPr>
        <w:t xml:space="preserve">intends </w:t>
      </w:r>
      <w:r w:rsidRPr="00693533">
        <w:rPr>
          <w:rFonts w:cs="Arial"/>
        </w:rPr>
        <w:t>the data for use.</w:t>
      </w:r>
      <w:r>
        <w:rPr>
          <w:rFonts w:cs="Arial"/>
        </w:rPr>
        <w:t xml:space="preserve"> This scale range is determined by the scale ranges of the component </w:t>
      </w:r>
      <w:r>
        <w:rPr>
          <w:rFonts w:cs="Arial"/>
          <w:b/>
          <w:bCs/>
        </w:rPr>
        <w:t>D</w:t>
      </w:r>
      <w:r w:rsidRPr="00CD5710">
        <w:rPr>
          <w:rFonts w:cs="Arial"/>
          <w:b/>
          <w:bCs/>
        </w:rPr>
        <w:t xml:space="preserve">ata </w:t>
      </w:r>
      <w:r>
        <w:rPr>
          <w:rFonts w:cs="Arial"/>
          <w:b/>
          <w:bCs/>
        </w:rPr>
        <w:t>C</w:t>
      </w:r>
      <w:r w:rsidRPr="00CD5710">
        <w:rPr>
          <w:rFonts w:cs="Arial"/>
          <w:b/>
          <w:bCs/>
        </w:rPr>
        <w:t>overage</w:t>
      </w:r>
      <w:r>
        <w:rPr>
          <w:rFonts w:cs="Arial"/>
        </w:rPr>
        <w:t xml:space="preserve"> features. Each </w:t>
      </w:r>
      <w:r w:rsidRPr="0040375C">
        <w:rPr>
          <w:rFonts w:cs="Arial"/>
          <w:b/>
          <w:bCs/>
        </w:rPr>
        <w:t>D</w:t>
      </w:r>
      <w:r w:rsidRPr="004432F9">
        <w:rPr>
          <w:rFonts w:cs="Arial"/>
          <w:b/>
          <w:bCs/>
        </w:rPr>
        <w:t>ata</w:t>
      </w:r>
      <w:r w:rsidRPr="00CD5710">
        <w:rPr>
          <w:rFonts w:cs="Arial"/>
          <w:b/>
          <w:bCs/>
        </w:rPr>
        <w:t xml:space="preserve"> </w:t>
      </w:r>
      <w:r>
        <w:rPr>
          <w:rFonts w:cs="Arial"/>
          <w:b/>
          <w:bCs/>
        </w:rPr>
        <w:t>C</w:t>
      </w:r>
      <w:r w:rsidRPr="00CD5710">
        <w:rPr>
          <w:rFonts w:cs="Arial"/>
          <w:b/>
          <w:bCs/>
        </w:rPr>
        <w:t>overage</w:t>
      </w:r>
      <w:r>
        <w:rPr>
          <w:rFonts w:cs="Arial"/>
        </w:rPr>
        <w:t xml:space="preserve"> feature has a </w:t>
      </w:r>
      <w:r w:rsidRPr="00CD5710">
        <w:rPr>
          <w:rFonts w:cs="Arial"/>
          <w:b/>
          <w:bCs/>
        </w:rPr>
        <w:t>minimum display scale</w:t>
      </w:r>
      <w:r>
        <w:rPr>
          <w:rFonts w:cs="Arial"/>
        </w:rPr>
        <w:t xml:space="preserve"> and an </w:t>
      </w:r>
      <w:r>
        <w:rPr>
          <w:rFonts w:cs="Arial"/>
          <w:b/>
          <w:bCs/>
        </w:rPr>
        <w:t>opti</w:t>
      </w:r>
      <w:r w:rsidRPr="00CD5710">
        <w:rPr>
          <w:rFonts w:cs="Arial"/>
          <w:b/>
          <w:bCs/>
        </w:rPr>
        <w:t>mum display scale</w:t>
      </w:r>
      <w:r>
        <w:rPr>
          <w:rFonts w:cs="Arial"/>
          <w:b/>
          <w:bCs/>
        </w:rPr>
        <w:t xml:space="preserve"> </w:t>
      </w:r>
      <w:r>
        <w:rPr>
          <w:rFonts w:cs="Arial"/>
        </w:rPr>
        <w:t>attribute;  the dataset scale range is from the smallest to the largest of these attribute values.</w:t>
      </w:r>
    </w:p>
    <w:p w14:paraId="0494B995" w14:textId="70E7B0AA" w:rsidR="00E67DD4" w:rsidRPr="00E61AD8" w:rsidDel="00802BDD" w:rsidRDefault="00E67DD4">
      <w:pPr>
        <w:pStyle w:val="Heading2"/>
        <w:rPr>
          <w:moveFrom w:id="3342" w:author="jon pritchard" w:date="2024-11-27T16:47:00Z" w16du:dateUtc="2024-11-27T15:47:00Z"/>
          <w:lang w:val="en-US"/>
        </w:rPr>
        <w:pPrChange w:id="3343" w:author="jon pritchard" w:date="2024-11-27T16:50:00Z" w16du:dateUtc="2024-11-27T15:50:00Z">
          <w:pPr>
            <w:pStyle w:val="Heading1"/>
            <w:numPr>
              <w:numId w:val="0"/>
            </w:numPr>
            <w:ind w:left="0" w:firstLine="0"/>
          </w:pPr>
        </w:pPrChange>
      </w:pPr>
      <w:bookmarkStart w:id="3344" w:name="_Toc510785435"/>
      <w:bookmarkStart w:id="3345" w:name="_Toc510784286"/>
      <w:bookmarkEnd w:id="3344"/>
      <w:bookmarkEnd w:id="3345"/>
      <w:moveFromRangeStart w:id="3346" w:author="jon pritchard" w:date="2024-11-27T16:47:00Z" w:name="move183618464"/>
      <w:moveFrom w:id="3347" w:author="jon pritchard" w:date="2024-11-27T16:47:00Z" w16du:dateUtc="2024-11-27T15:47:00Z">
        <w:r w:rsidRPr="001F69A8" w:rsidDel="00802BDD">
          <w:rPr>
            <w:lang w:val="en-US"/>
          </w:rPr>
          <w:t xml:space="preserve">ANNEX </w:t>
        </w:r>
        <w:r w:rsidDel="00802BDD">
          <w:rPr>
            <w:lang w:val="en-US"/>
          </w:rPr>
          <w:t>D</w:t>
        </w:r>
        <w:r w:rsidRPr="001F69A8" w:rsidDel="00802BDD">
          <w:rPr>
            <w:lang w:val="en-US"/>
          </w:rPr>
          <w:t xml:space="preserve"> </w:t>
        </w:r>
        <w:r w:rsidDel="00802BDD">
          <w:rPr>
            <w:lang w:val="en-US"/>
          </w:rPr>
          <w:t>–</w:t>
        </w:r>
        <w:r w:rsidRPr="00E61AD8" w:rsidDel="00802BDD">
          <w:rPr>
            <w:lang w:val="en-US"/>
          </w:rPr>
          <w:t xml:space="preserve"> </w:t>
        </w:r>
        <w:r w:rsidDel="00802BDD">
          <w:rPr>
            <w:lang w:val="en-US"/>
          </w:rPr>
          <w:t>Dataset Loading and Display (Rendering) Algorithms</w:t>
        </w:r>
      </w:moveFrom>
    </w:p>
    <w:p w14:paraId="58A04944" w14:textId="77777777" w:rsidR="00E67DD4" w:rsidRPr="0040375C" w:rsidRDefault="00E67DD4">
      <w:pPr>
        <w:pStyle w:val="Heading2"/>
        <w:rPr>
          <w:szCs w:val="22"/>
          <w:lang w:eastAsia="en-US"/>
        </w:rPr>
        <w:pPrChange w:id="3348" w:author="jon pritchard" w:date="2024-11-27T16:50:00Z" w16du:dateUtc="2024-11-27T15:50:00Z">
          <w:pPr>
            <w:pStyle w:val="ListContinue2"/>
            <w:numPr>
              <w:ilvl w:val="0"/>
              <w:numId w:val="142"/>
            </w:numPr>
            <w:tabs>
              <w:tab w:val="clear" w:pos="800"/>
              <w:tab w:val="num" w:pos="709"/>
            </w:tabs>
            <w:spacing w:before="120" w:after="200" w:line="240" w:lineRule="auto"/>
            <w:ind w:left="709" w:hanging="709"/>
            <w:jc w:val="both"/>
          </w:pPr>
        </w:pPrChange>
      </w:pPr>
      <w:bookmarkStart w:id="3349" w:name="_Toc169203196"/>
      <w:moveFromRangeEnd w:id="3346"/>
      <w:r>
        <w:rPr>
          <w:szCs w:val="22"/>
          <w:lang w:eastAsia="en-US"/>
        </w:rPr>
        <w:t>Dataset Loading Algorithm</w:t>
      </w:r>
    </w:p>
    <w:p w14:paraId="1827A221" w14:textId="77777777" w:rsidR="00E67DD4" w:rsidRPr="001504A3" w:rsidRDefault="00E67DD4">
      <w:pPr>
        <w:pStyle w:val="Heading3"/>
        <w:rPr>
          <w:lang w:eastAsia="en-US"/>
        </w:rPr>
        <w:pPrChange w:id="3350" w:author="jon pritchard" w:date="2024-11-27T16:50:00Z" w16du:dateUtc="2024-11-27T15:50:00Z">
          <w:pPr>
            <w:pStyle w:val="ListContinue2"/>
            <w:numPr>
              <w:numId w:val="142"/>
            </w:numPr>
            <w:tabs>
              <w:tab w:val="clear" w:pos="800"/>
              <w:tab w:val="num" w:pos="450"/>
            </w:tabs>
            <w:spacing w:before="120" w:after="120" w:line="240" w:lineRule="auto"/>
            <w:ind w:left="851" w:hanging="851"/>
            <w:jc w:val="both"/>
          </w:pPr>
        </w:pPrChange>
      </w:pPr>
      <w:bookmarkStart w:id="3351" w:name="_Hlk177457598"/>
      <w:r>
        <w:rPr>
          <w:lang w:eastAsia="en-US"/>
        </w:rPr>
        <w:t>Prerequisites</w:t>
      </w:r>
      <w:bookmarkEnd w:id="3351"/>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r w:rsidRPr="00E67DD4">
        <w:rPr>
          <w:rFonts w:cs="Arial"/>
          <w:i/>
          <w:iCs/>
        </w:rPr>
        <w:t>dataCoverage</w:t>
      </w:r>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r w:rsidRPr="00E67DD4">
        <w:rPr>
          <w:i/>
          <w:iCs/>
        </w:rPr>
        <w:t>scaleBands(</w:t>
      </w:r>
      <w:r w:rsidRPr="00E67DD4">
        <w:rPr>
          <w:rFonts w:cs="Arial"/>
          <w:i/>
          <w:iCs/>
        </w:rPr>
        <w:t>dataCoverage</w:t>
      </w:r>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r w:rsidRPr="00E67DD4">
        <w:rPr>
          <w:rFonts w:cs="Arial"/>
          <w:i/>
          <w:iCs/>
        </w:rPr>
        <w:t>dataCoverage</w:t>
      </w:r>
      <w:r w:rsidRPr="00E67DD4">
        <w:rPr>
          <w:i/>
          <w:iCs/>
        </w:rPr>
        <w:t>)</w:t>
      </w:r>
      <w:r w:rsidRPr="00E67DD4">
        <w:t>.</w:t>
      </w:r>
    </w:p>
    <w:p w14:paraId="45F0BD7C" w14:textId="77777777" w:rsidR="00E67DD4" w:rsidRPr="00E67DD4" w:rsidRDefault="00E67DD4" w:rsidP="00E67DD4">
      <w:pPr>
        <w:spacing w:before="60" w:after="60" w:line="240" w:lineRule="auto"/>
        <w:rPr>
          <w:lang w:val="en-US"/>
        </w:rPr>
      </w:pPr>
      <w:r w:rsidRPr="00E67DD4">
        <w:rPr>
          <w:rFonts w:cs="Arial"/>
        </w:rPr>
        <w:t xml:space="preserve">A projection </w:t>
      </w:r>
      <w:r w:rsidRPr="00E67DD4">
        <w:rPr>
          <w:rFonts w:cs="Arial"/>
          <w:i/>
          <w:iCs/>
        </w:rPr>
        <w:t>projection</w:t>
      </w:r>
      <w:r w:rsidRPr="00E67DD4">
        <w:rPr>
          <w:rFonts w:cs="Arial"/>
        </w:rPr>
        <w:t xml:space="preserve"> that can</w:t>
      </w:r>
      <w:r w:rsidRPr="00E67DD4">
        <w:t xml:space="preserve"> convert geographic polygons </w:t>
      </w:r>
      <w:r w:rsidRPr="00E67DD4">
        <w:rPr>
          <w:i/>
          <w:iCs/>
        </w:rPr>
        <w:t>geoPolygon</w:t>
      </w:r>
      <w:r w:rsidRPr="00E67DD4">
        <w:t xml:space="preserve"> to device polygons: </w:t>
      </w:r>
      <w:r w:rsidRPr="00E67DD4">
        <w:rPr>
          <w:i/>
          <w:iCs/>
        </w:rPr>
        <w:t>projection(geoPolygon)</w:t>
      </w:r>
      <w:r w:rsidRPr="00E67DD4">
        <w:t>;</w:t>
      </w:r>
    </w:p>
    <w:p w14:paraId="3FA22346" w14:textId="77777777" w:rsidR="00E67DD4" w:rsidRPr="001674E9" w:rsidRDefault="00E67DD4" w:rsidP="00E67DD4">
      <w:pPr>
        <w:pStyle w:val="ListParagraph"/>
        <w:numPr>
          <w:ilvl w:val="0"/>
          <w:numId w:val="137"/>
        </w:numPr>
        <w:spacing w:before="60" w:after="60" w:line="240" w:lineRule="auto"/>
        <w:ind w:left="567" w:hanging="283"/>
        <w:jc w:val="both"/>
        <w:rPr>
          <w:strike/>
          <w:highlight w:val="yellow"/>
          <w:lang w:val="en-US"/>
        </w:rPr>
      </w:pPr>
      <w:commentRangeStart w:id="3352"/>
      <w:r w:rsidRPr="001674E9">
        <w:rPr>
          <w:strike/>
          <w:highlight w:val="yellow"/>
        </w:rPr>
        <w:t xml:space="preserve">Convert device polygons </w:t>
      </w:r>
      <w:r w:rsidRPr="001674E9">
        <w:rPr>
          <w:i/>
          <w:iCs/>
          <w:strike/>
          <w:highlight w:val="yellow"/>
        </w:rPr>
        <w:t>polygon</w:t>
      </w:r>
      <w:r w:rsidRPr="001674E9">
        <w:rPr>
          <w:strike/>
          <w:highlight w:val="yellow"/>
        </w:rPr>
        <w:t xml:space="preserve"> to geographic polygons: </w:t>
      </w:r>
      <w:r w:rsidRPr="001674E9">
        <w:rPr>
          <w:i/>
          <w:iCs/>
          <w:strike/>
          <w:highlight w:val="yellow"/>
        </w:rPr>
        <w:t>~projection(polygon)</w:t>
      </w:r>
      <w:r w:rsidRPr="001674E9">
        <w:rPr>
          <w:strike/>
          <w:highlight w:val="yellow"/>
        </w:rPr>
        <w:t>.</w:t>
      </w:r>
      <w:commentRangeEnd w:id="3352"/>
      <w:r>
        <w:rPr>
          <w:rStyle w:val="CommentReference"/>
        </w:rPr>
        <w:commentReference w:id="3352"/>
      </w:r>
    </w:p>
    <w:p w14:paraId="4A301D7B" w14:textId="77777777" w:rsidR="00E67DD4" w:rsidRPr="008A6F2A" w:rsidRDefault="00E67DD4">
      <w:pPr>
        <w:pStyle w:val="Heading2"/>
        <w:rPr>
          <w:lang w:eastAsia="en-US"/>
        </w:rPr>
        <w:pPrChange w:id="3353" w:author="jon pritchard" w:date="2024-11-27T16:50:00Z" w16du:dateUtc="2024-11-27T15:50:00Z">
          <w:pPr>
            <w:pStyle w:val="ListContinue2"/>
            <w:numPr>
              <w:numId w:val="142"/>
            </w:numPr>
            <w:tabs>
              <w:tab w:val="clear" w:pos="800"/>
              <w:tab w:val="num" w:pos="450"/>
            </w:tabs>
            <w:spacing w:before="120" w:after="200" w:line="240" w:lineRule="auto"/>
            <w:ind w:left="851" w:hanging="851"/>
            <w:jc w:val="both"/>
          </w:pPr>
        </w:pPrChange>
      </w:pPr>
      <w:r>
        <w:rPr>
          <w:lang w:eastAsia="en-US"/>
        </w:rPr>
        <w:t>Scale Bands</w:t>
      </w:r>
      <w:bookmarkEnd w:id="3349"/>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commentRangeStart w:id="3354"/>
      <w:r>
        <w:t xml:space="preserve">The scale range of a dataset is a set of ranges, each range taken from each of the component </w:t>
      </w:r>
      <w:r w:rsidRPr="0040375C">
        <w:rPr>
          <w:b/>
          <w:bCs/>
        </w:rPr>
        <w:t>Data Coverage</w:t>
      </w:r>
      <w:r>
        <w:t>.</w:t>
      </w:r>
      <w:commentRangeEnd w:id="3354"/>
      <w:r>
        <w:rPr>
          <w:rStyle w:val="CommentReference"/>
        </w:rPr>
        <w:commentReference w:id="3354"/>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commentRangeStart w:id="3355"/>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commentRangeEnd w:id="3355"/>
      <w:r>
        <w:rPr>
          <w:rStyle w:val="CommentReference"/>
        </w:rPr>
        <w:commentReference w:id="3355"/>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EE63E2">
        <w:trPr>
          <w:jc w:val="center"/>
        </w:trPr>
        <w:tc>
          <w:tcPr>
            <w:tcW w:w="912" w:type="dxa"/>
            <w:shd w:val="clear" w:color="auto" w:fill="D9D9D9" w:themeFill="background1" w:themeFillShade="D9"/>
          </w:tcPr>
          <w:p w14:paraId="7750F346" w14:textId="77777777" w:rsidR="00E67DD4" w:rsidRPr="00142BCB" w:rsidRDefault="00E67DD4" w:rsidP="00EE63E2">
            <w:pPr>
              <w:pStyle w:val="Tabletext9"/>
              <w:jc w:val="center"/>
              <w:rPr>
                <w:b/>
                <w:i/>
              </w:rPr>
            </w:pPr>
            <w:r>
              <w:rPr>
                <w:b/>
                <w:i/>
              </w:rPr>
              <w:t>scale band index</w:t>
            </w:r>
          </w:p>
        </w:tc>
        <w:tc>
          <w:tcPr>
            <w:tcW w:w="2320" w:type="dxa"/>
            <w:shd w:val="clear" w:color="auto" w:fill="D9D9D9" w:themeFill="background1" w:themeFillShade="D9"/>
            <w:vAlign w:val="center"/>
          </w:tcPr>
          <w:p w14:paraId="7791C381" w14:textId="77777777" w:rsidR="00E67DD4" w:rsidRPr="00142BCB" w:rsidRDefault="00E67DD4" w:rsidP="00EE63E2">
            <w:pPr>
              <w:pStyle w:val="Tabletext9"/>
              <w:jc w:val="center"/>
              <w:rPr>
                <w:b/>
                <w:i/>
              </w:rPr>
            </w:pPr>
            <w:r w:rsidRPr="00142BCB">
              <w:rPr>
                <w:b/>
                <w:i/>
              </w:rPr>
              <w:t>minimumScale</w:t>
            </w:r>
          </w:p>
        </w:tc>
        <w:tc>
          <w:tcPr>
            <w:tcW w:w="3426" w:type="dxa"/>
            <w:shd w:val="clear" w:color="auto" w:fill="D9D9D9" w:themeFill="background1" w:themeFillShade="D9"/>
            <w:vAlign w:val="center"/>
          </w:tcPr>
          <w:p w14:paraId="2E062E77" w14:textId="77777777" w:rsidR="00E67DD4" w:rsidRPr="00DD3EC4" w:rsidRDefault="00E67DD4" w:rsidP="00EE63E2">
            <w:pPr>
              <w:pStyle w:val="Tabletext9"/>
              <w:jc w:val="center"/>
              <w:rPr>
                <w:bCs/>
                <w:i/>
              </w:rPr>
            </w:pPr>
            <w:r>
              <w:rPr>
                <w:b/>
                <w:i/>
              </w:rPr>
              <w:t>optimum</w:t>
            </w:r>
            <w:r w:rsidRPr="00142BCB">
              <w:rPr>
                <w:b/>
                <w:i/>
              </w:rPr>
              <w:t>Scale</w:t>
            </w:r>
          </w:p>
        </w:tc>
        <w:tc>
          <w:tcPr>
            <w:tcW w:w="2329" w:type="dxa"/>
            <w:shd w:val="clear" w:color="auto" w:fill="D9D9D9" w:themeFill="background1" w:themeFillShade="D9"/>
            <w:vAlign w:val="center"/>
          </w:tcPr>
          <w:p w14:paraId="3E3155C9" w14:textId="77777777" w:rsidR="00E67DD4" w:rsidRPr="008D0CFF" w:rsidRDefault="00E67DD4" w:rsidP="00EE63E2">
            <w:pPr>
              <w:pStyle w:val="Tabletext9"/>
              <w:rPr>
                <w:b/>
              </w:rPr>
            </w:pPr>
            <w:r>
              <w:rPr>
                <w:b/>
              </w:rPr>
              <w:t>Remarks</w:t>
            </w:r>
          </w:p>
        </w:tc>
      </w:tr>
      <w:tr w:rsidR="00E67DD4" w:rsidRPr="008D0CFF" w14:paraId="2695677F" w14:textId="77777777" w:rsidTr="00EE63E2">
        <w:trPr>
          <w:jc w:val="center"/>
        </w:trPr>
        <w:tc>
          <w:tcPr>
            <w:tcW w:w="912" w:type="dxa"/>
          </w:tcPr>
          <w:p w14:paraId="048CD051" w14:textId="77777777" w:rsidR="00E67DD4" w:rsidRDefault="00E67DD4" w:rsidP="00EE63E2">
            <w:pPr>
              <w:pStyle w:val="Tabletext9"/>
              <w:jc w:val="center"/>
            </w:pPr>
            <w:r>
              <w:t>1</w:t>
            </w:r>
          </w:p>
        </w:tc>
        <w:tc>
          <w:tcPr>
            <w:tcW w:w="2320" w:type="dxa"/>
          </w:tcPr>
          <w:p w14:paraId="29205B97" w14:textId="77777777" w:rsidR="00E67DD4" w:rsidRPr="008D0CFF" w:rsidRDefault="00E67DD4" w:rsidP="00EE63E2">
            <w:pPr>
              <w:pStyle w:val="Tabletext9"/>
              <w:jc w:val="center"/>
            </w:pPr>
            <w:r>
              <w:t>NULL (</w:t>
            </w:r>
            <w:r>
              <w:rPr>
                <w:rFonts w:cs="Arial"/>
              </w:rPr>
              <w:t>∞</w:t>
            </w:r>
            <w:r>
              <w:t>)</w:t>
            </w:r>
          </w:p>
        </w:tc>
        <w:tc>
          <w:tcPr>
            <w:tcW w:w="3426" w:type="dxa"/>
            <w:vAlign w:val="center"/>
          </w:tcPr>
          <w:p w14:paraId="5966711E" w14:textId="77777777" w:rsidR="00E67DD4" w:rsidRPr="008D0CFF" w:rsidRDefault="00E67DD4" w:rsidP="00EE63E2">
            <w:pPr>
              <w:pStyle w:val="Tabletext9"/>
              <w:jc w:val="center"/>
            </w:pPr>
            <w:r w:rsidRPr="008D0CFF">
              <w:t>10,000,000</w:t>
            </w:r>
          </w:p>
        </w:tc>
        <w:tc>
          <w:tcPr>
            <w:tcW w:w="2329" w:type="dxa"/>
          </w:tcPr>
          <w:p w14:paraId="4A0E6DC1" w14:textId="77777777" w:rsidR="00E67DD4" w:rsidRPr="008D0CFF" w:rsidRDefault="00E67DD4" w:rsidP="00EE63E2">
            <w:pPr>
              <w:pStyle w:val="Tabletext9"/>
            </w:pPr>
            <w:r w:rsidRPr="00AA512C">
              <w:t xml:space="preserve">For all </w:t>
            </w:r>
            <w:r>
              <w:t>values larger</w:t>
            </w:r>
            <w:r w:rsidRPr="00AA512C">
              <w:t xml:space="preserve"> than 10,000,000</w:t>
            </w:r>
          </w:p>
        </w:tc>
      </w:tr>
      <w:tr w:rsidR="00E67DD4" w:rsidRPr="008D0CFF" w14:paraId="02C1D84F" w14:textId="77777777" w:rsidTr="00EE63E2">
        <w:trPr>
          <w:jc w:val="center"/>
        </w:trPr>
        <w:tc>
          <w:tcPr>
            <w:tcW w:w="912" w:type="dxa"/>
          </w:tcPr>
          <w:p w14:paraId="4CB03992" w14:textId="77777777" w:rsidR="00E67DD4" w:rsidRPr="008D0CFF" w:rsidRDefault="00E67DD4" w:rsidP="00EE63E2">
            <w:pPr>
              <w:pStyle w:val="Tabletext9"/>
              <w:jc w:val="center"/>
            </w:pPr>
            <w:r>
              <w:t>2</w:t>
            </w:r>
          </w:p>
        </w:tc>
        <w:tc>
          <w:tcPr>
            <w:tcW w:w="2320" w:type="dxa"/>
            <w:vAlign w:val="center"/>
          </w:tcPr>
          <w:p w14:paraId="1F9D65FD" w14:textId="77777777" w:rsidR="00E67DD4" w:rsidRPr="008D0CFF" w:rsidRDefault="00E67DD4" w:rsidP="00EE63E2">
            <w:pPr>
              <w:pStyle w:val="Tabletext9"/>
              <w:jc w:val="center"/>
            </w:pPr>
            <w:r w:rsidRPr="008D0CFF">
              <w:t>10,000,000</w:t>
            </w:r>
          </w:p>
        </w:tc>
        <w:tc>
          <w:tcPr>
            <w:tcW w:w="3426" w:type="dxa"/>
            <w:vAlign w:val="center"/>
          </w:tcPr>
          <w:p w14:paraId="745E6D7A" w14:textId="77777777" w:rsidR="00E67DD4" w:rsidRPr="008D0CFF" w:rsidRDefault="00E67DD4" w:rsidP="00EE63E2">
            <w:pPr>
              <w:pStyle w:val="Tabletext9"/>
              <w:jc w:val="center"/>
            </w:pPr>
            <w:r w:rsidRPr="00C579E7">
              <w:t>3</w:t>
            </w:r>
            <w:r w:rsidRPr="008D0CFF">
              <w:t>,500,000</w:t>
            </w:r>
          </w:p>
        </w:tc>
        <w:tc>
          <w:tcPr>
            <w:tcW w:w="2329" w:type="dxa"/>
            <w:vAlign w:val="center"/>
          </w:tcPr>
          <w:p w14:paraId="659AE7F7" w14:textId="77777777" w:rsidR="00E67DD4" w:rsidRPr="008D0CFF" w:rsidRDefault="00E67DD4" w:rsidP="00EE63E2">
            <w:pPr>
              <w:pStyle w:val="Tabletext9"/>
              <w:jc w:val="center"/>
            </w:pPr>
          </w:p>
        </w:tc>
      </w:tr>
      <w:tr w:rsidR="00E67DD4" w:rsidRPr="008D0CFF" w14:paraId="419DBAF4" w14:textId="77777777" w:rsidTr="00EE63E2">
        <w:trPr>
          <w:jc w:val="center"/>
        </w:trPr>
        <w:tc>
          <w:tcPr>
            <w:tcW w:w="912" w:type="dxa"/>
          </w:tcPr>
          <w:p w14:paraId="6193FF8D" w14:textId="77777777" w:rsidR="00E67DD4" w:rsidRPr="008D0CFF" w:rsidRDefault="00E67DD4" w:rsidP="00EE63E2">
            <w:pPr>
              <w:pStyle w:val="Tabletext9"/>
              <w:jc w:val="center"/>
            </w:pPr>
            <w:r>
              <w:t>3</w:t>
            </w:r>
          </w:p>
        </w:tc>
        <w:tc>
          <w:tcPr>
            <w:tcW w:w="2320" w:type="dxa"/>
            <w:vAlign w:val="center"/>
          </w:tcPr>
          <w:p w14:paraId="05BFAE8D" w14:textId="77777777" w:rsidR="00E67DD4" w:rsidRPr="008D0CFF" w:rsidRDefault="00E67DD4" w:rsidP="00EE63E2">
            <w:pPr>
              <w:pStyle w:val="Tabletext9"/>
              <w:jc w:val="center"/>
            </w:pPr>
            <w:r w:rsidRPr="008D0CFF">
              <w:t>3,500,000</w:t>
            </w:r>
          </w:p>
        </w:tc>
        <w:tc>
          <w:tcPr>
            <w:tcW w:w="3426" w:type="dxa"/>
            <w:vAlign w:val="center"/>
          </w:tcPr>
          <w:p w14:paraId="2598180A" w14:textId="77777777" w:rsidR="00E67DD4" w:rsidRPr="008D0CFF" w:rsidRDefault="00E67DD4" w:rsidP="00EE63E2">
            <w:pPr>
              <w:pStyle w:val="Tabletext9"/>
              <w:jc w:val="center"/>
            </w:pPr>
            <w:r w:rsidRPr="008D0CFF">
              <w:t>1,500,000</w:t>
            </w:r>
          </w:p>
        </w:tc>
        <w:tc>
          <w:tcPr>
            <w:tcW w:w="2329" w:type="dxa"/>
            <w:vAlign w:val="center"/>
          </w:tcPr>
          <w:p w14:paraId="56DEEFAE" w14:textId="77777777" w:rsidR="00E67DD4" w:rsidRPr="008D0CFF" w:rsidRDefault="00E67DD4" w:rsidP="00EE63E2">
            <w:pPr>
              <w:pStyle w:val="Tabletext9"/>
              <w:jc w:val="center"/>
            </w:pPr>
          </w:p>
        </w:tc>
      </w:tr>
      <w:tr w:rsidR="00E67DD4" w:rsidRPr="008D0CFF" w14:paraId="101C8768" w14:textId="77777777" w:rsidTr="00EE63E2">
        <w:trPr>
          <w:jc w:val="center"/>
        </w:trPr>
        <w:tc>
          <w:tcPr>
            <w:tcW w:w="912" w:type="dxa"/>
          </w:tcPr>
          <w:p w14:paraId="5B1A0D30" w14:textId="77777777" w:rsidR="00E67DD4" w:rsidRPr="008D0CFF" w:rsidRDefault="00E67DD4" w:rsidP="00EE63E2">
            <w:pPr>
              <w:pStyle w:val="Tabletext9"/>
              <w:jc w:val="center"/>
            </w:pPr>
            <w:r>
              <w:t>4</w:t>
            </w:r>
          </w:p>
        </w:tc>
        <w:tc>
          <w:tcPr>
            <w:tcW w:w="2320" w:type="dxa"/>
            <w:vAlign w:val="center"/>
          </w:tcPr>
          <w:p w14:paraId="1178CF85" w14:textId="77777777" w:rsidR="00E67DD4" w:rsidRPr="008D0CFF" w:rsidRDefault="00E67DD4" w:rsidP="00EE63E2">
            <w:pPr>
              <w:pStyle w:val="Tabletext9"/>
              <w:jc w:val="center"/>
            </w:pPr>
            <w:r w:rsidRPr="008D0CFF">
              <w:t>1,500,000</w:t>
            </w:r>
          </w:p>
        </w:tc>
        <w:tc>
          <w:tcPr>
            <w:tcW w:w="3426" w:type="dxa"/>
            <w:vAlign w:val="center"/>
          </w:tcPr>
          <w:p w14:paraId="62BDD610" w14:textId="77777777" w:rsidR="00E67DD4" w:rsidRPr="008D0CFF" w:rsidRDefault="00E67DD4" w:rsidP="00EE63E2">
            <w:pPr>
              <w:pStyle w:val="Tabletext9"/>
              <w:jc w:val="center"/>
            </w:pPr>
            <w:r w:rsidRPr="008D0CFF">
              <w:t>700,000</w:t>
            </w:r>
          </w:p>
        </w:tc>
        <w:tc>
          <w:tcPr>
            <w:tcW w:w="2329" w:type="dxa"/>
            <w:vAlign w:val="center"/>
          </w:tcPr>
          <w:p w14:paraId="27CA1F39" w14:textId="77777777" w:rsidR="00E67DD4" w:rsidRPr="008D0CFF" w:rsidRDefault="00E67DD4" w:rsidP="00EE63E2">
            <w:pPr>
              <w:pStyle w:val="Tabletext9"/>
              <w:jc w:val="center"/>
            </w:pPr>
          </w:p>
        </w:tc>
      </w:tr>
      <w:tr w:rsidR="00E67DD4" w:rsidRPr="008D0CFF" w14:paraId="6CB7C2C0" w14:textId="77777777" w:rsidTr="00EE63E2">
        <w:trPr>
          <w:jc w:val="center"/>
        </w:trPr>
        <w:tc>
          <w:tcPr>
            <w:tcW w:w="912" w:type="dxa"/>
          </w:tcPr>
          <w:p w14:paraId="31834F03" w14:textId="77777777" w:rsidR="00E67DD4" w:rsidRPr="008D0CFF" w:rsidRDefault="00E67DD4" w:rsidP="00EE63E2">
            <w:pPr>
              <w:pStyle w:val="Tabletext9"/>
              <w:jc w:val="center"/>
            </w:pPr>
            <w:r>
              <w:t>5</w:t>
            </w:r>
          </w:p>
        </w:tc>
        <w:tc>
          <w:tcPr>
            <w:tcW w:w="2320" w:type="dxa"/>
            <w:vAlign w:val="center"/>
          </w:tcPr>
          <w:p w14:paraId="157B02B4" w14:textId="77777777" w:rsidR="00E67DD4" w:rsidRPr="008D0CFF" w:rsidRDefault="00E67DD4" w:rsidP="00EE63E2">
            <w:pPr>
              <w:pStyle w:val="Tabletext9"/>
              <w:jc w:val="center"/>
            </w:pPr>
            <w:r w:rsidRPr="008D0CFF">
              <w:t>700,000</w:t>
            </w:r>
          </w:p>
        </w:tc>
        <w:tc>
          <w:tcPr>
            <w:tcW w:w="3426" w:type="dxa"/>
            <w:vAlign w:val="center"/>
          </w:tcPr>
          <w:p w14:paraId="2B237A59" w14:textId="77777777" w:rsidR="00E67DD4" w:rsidRPr="008D0CFF" w:rsidRDefault="00E67DD4" w:rsidP="00EE63E2">
            <w:pPr>
              <w:pStyle w:val="Tabletext9"/>
              <w:jc w:val="center"/>
            </w:pPr>
            <w:r w:rsidRPr="008D0CFF">
              <w:t>350,000</w:t>
            </w:r>
          </w:p>
        </w:tc>
        <w:tc>
          <w:tcPr>
            <w:tcW w:w="2329" w:type="dxa"/>
            <w:vAlign w:val="center"/>
          </w:tcPr>
          <w:p w14:paraId="0B1982B3" w14:textId="77777777" w:rsidR="00E67DD4" w:rsidRPr="008D0CFF" w:rsidRDefault="00E67DD4" w:rsidP="00EE63E2">
            <w:pPr>
              <w:pStyle w:val="Tabletext9"/>
              <w:jc w:val="center"/>
            </w:pPr>
          </w:p>
        </w:tc>
      </w:tr>
      <w:tr w:rsidR="00E67DD4" w:rsidRPr="008D0CFF" w14:paraId="09877F5E" w14:textId="77777777" w:rsidTr="00EE63E2">
        <w:trPr>
          <w:jc w:val="center"/>
        </w:trPr>
        <w:tc>
          <w:tcPr>
            <w:tcW w:w="912" w:type="dxa"/>
          </w:tcPr>
          <w:p w14:paraId="60B722A7" w14:textId="77777777" w:rsidR="00E67DD4" w:rsidRPr="008D0CFF" w:rsidRDefault="00E67DD4" w:rsidP="00EE63E2">
            <w:pPr>
              <w:pStyle w:val="Tabletext9"/>
              <w:jc w:val="center"/>
            </w:pPr>
            <w:r>
              <w:t>6</w:t>
            </w:r>
          </w:p>
        </w:tc>
        <w:tc>
          <w:tcPr>
            <w:tcW w:w="2320" w:type="dxa"/>
            <w:vAlign w:val="center"/>
          </w:tcPr>
          <w:p w14:paraId="6CB957E0" w14:textId="77777777" w:rsidR="00E67DD4" w:rsidRPr="008D0CFF" w:rsidRDefault="00E67DD4" w:rsidP="00EE63E2">
            <w:pPr>
              <w:pStyle w:val="Tabletext9"/>
              <w:jc w:val="center"/>
            </w:pPr>
            <w:r w:rsidRPr="008D0CFF">
              <w:t>350,000</w:t>
            </w:r>
          </w:p>
        </w:tc>
        <w:tc>
          <w:tcPr>
            <w:tcW w:w="3426" w:type="dxa"/>
            <w:vAlign w:val="center"/>
          </w:tcPr>
          <w:p w14:paraId="1D6D2C35" w14:textId="77777777" w:rsidR="00E67DD4" w:rsidRPr="008D0CFF" w:rsidRDefault="00E67DD4" w:rsidP="00EE63E2">
            <w:pPr>
              <w:pStyle w:val="Tabletext9"/>
              <w:jc w:val="center"/>
            </w:pPr>
            <w:r w:rsidRPr="008D0CFF">
              <w:t>180,000</w:t>
            </w:r>
          </w:p>
        </w:tc>
        <w:tc>
          <w:tcPr>
            <w:tcW w:w="2329" w:type="dxa"/>
            <w:vAlign w:val="center"/>
          </w:tcPr>
          <w:p w14:paraId="00459C3D" w14:textId="77777777" w:rsidR="00E67DD4" w:rsidRPr="008D0CFF" w:rsidRDefault="00E67DD4" w:rsidP="00EE63E2">
            <w:pPr>
              <w:pStyle w:val="Tabletext9"/>
              <w:jc w:val="center"/>
            </w:pPr>
          </w:p>
        </w:tc>
      </w:tr>
      <w:tr w:rsidR="00E67DD4" w:rsidRPr="008D0CFF" w14:paraId="281D0B6C" w14:textId="77777777" w:rsidTr="00EE63E2">
        <w:trPr>
          <w:jc w:val="center"/>
        </w:trPr>
        <w:tc>
          <w:tcPr>
            <w:tcW w:w="912" w:type="dxa"/>
          </w:tcPr>
          <w:p w14:paraId="2E2DFD43" w14:textId="77777777" w:rsidR="00E67DD4" w:rsidRPr="008D0CFF" w:rsidRDefault="00E67DD4" w:rsidP="00EE63E2">
            <w:pPr>
              <w:pStyle w:val="Tabletext9"/>
              <w:jc w:val="center"/>
            </w:pPr>
            <w:r>
              <w:t>7</w:t>
            </w:r>
          </w:p>
        </w:tc>
        <w:tc>
          <w:tcPr>
            <w:tcW w:w="2320" w:type="dxa"/>
            <w:vAlign w:val="center"/>
          </w:tcPr>
          <w:p w14:paraId="3559B977" w14:textId="77777777" w:rsidR="00E67DD4" w:rsidRPr="008D0CFF" w:rsidRDefault="00E67DD4" w:rsidP="00EE63E2">
            <w:pPr>
              <w:pStyle w:val="Tabletext9"/>
              <w:jc w:val="center"/>
            </w:pPr>
            <w:r w:rsidRPr="008D0CFF">
              <w:t>180,000</w:t>
            </w:r>
          </w:p>
        </w:tc>
        <w:tc>
          <w:tcPr>
            <w:tcW w:w="3426" w:type="dxa"/>
            <w:vAlign w:val="center"/>
          </w:tcPr>
          <w:p w14:paraId="4E2CD56C" w14:textId="77777777" w:rsidR="00E67DD4" w:rsidRPr="008D0CFF" w:rsidRDefault="00E67DD4" w:rsidP="00EE63E2">
            <w:pPr>
              <w:pStyle w:val="Tabletext9"/>
              <w:jc w:val="center"/>
            </w:pPr>
            <w:r w:rsidRPr="008D0CFF">
              <w:t>90,000</w:t>
            </w:r>
          </w:p>
        </w:tc>
        <w:tc>
          <w:tcPr>
            <w:tcW w:w="2329" w:type="dxa"/>
            <w:vAlign w:val="center"/>
          </w:tcPr>
          <w:p w14:paraId="2904617F" w14:textId="77777777" w:rsidR="00E67DD4" w:rsidRPr="008D0CFF" w:rsidRDefault="00E67DD4" w:rsidP="00EE63E2">
            <w:pPr>
              <w:pStyle w:val="Tabletext9"/>
              <w:jc w:val="center"/>
            </w:pPr>
          </w:p>
        </w:tc>
      </w:tr>
      <w:tr w:rsidR="00E67DD4" w:rsidRPr="008D0CFF" w14:paraId="1ABB03DF" w14:textId="77777777" w:rsidTr="00EE63E2">
        <w:trPr>
          <w:jc w:val="center"/>
        </w:trPr>
        <w:tc>
          <w:tcPr>
            <w:tcW w:w="912" w:type="dxa"/>
          </w:tcPr>
          <w:p w14:paraId="7D4BF03E" w14:textId="77777777" w:rsidR="00E67DD4" w:rsidRPr="008D0CFF" w:rsidRDefault="00E67DD4" w:rsidP="00EE63E2">
            <w:pPr>
              <w:pStyle w:val="Tabletext9"/>
              <w:jc w:val="center"/>
            </w:pPr>
            <w:r>
              <w:t>8</w:t>
            </w:r>
          </w:p>
        </w:tc>
        <w:tc>
          <w:tcPr>
            <w:tcW w:w="2320" w:type="dxa"/>
            <w:vAlign w:val="center"/>
          </w:tcPr>
          <w:p w14:paraId="654C7BB3" w14:textId="77777777" w:rsidR="00E67DD4" w:rsidRPr="008D0CFF" w:rsidRDefault="00E67DD4" w:rsidP="00EE63E2">
            <w:pPr>
              <w:pStyle w:val="Tabletext9"/>
              <w:jc w:val="center"/>
            </w:pPr>
            <w:r w:rsidRPr="008D0CFF">
              <w:t>90,000</w:t>
            </w:r>
          </w:p>
        </w:tc>
        <w:tc>
          <w:tcPr>
            <w:tcW w:w="3426" w:type="dxa"/>
            <w:vAlign w:val="center"/>
          </w:tcPr>
          <w:p w14:paraId="42326190" w14:textId="77777777" w:rsidR="00E67DD4" w:rsidRPr="008D0CFF" w:rsidRDefault="00E67DD4" w:rsidP="00EE63E2">
            <w:pPr>
              <w:pStyle w:val="Tabletext9"/>
              <w:jc w:val="center"/>
            </w:pPr>
            <w:r w:rsidRPr="008D0CFF">
              <w:t>45,000</w:t>
            </w:r>
          </w:p>
        </w:tc>
        <w:tc>
          <w:tcPr>
            <w:tcW w:w="2329" w:type="dxa"/>
            <w:vAlign w:val="center"/>
          </w:tcPr>
          <w:p w14:paraId="21D59B7E" w14:textId="77777777" w:rsidR="00E67DD4" w:rsidRPr="008D0CFF" w:rsidRDefault="00E67DD4" w:rsidP="00EE63E2">
            <w:pPr>
              <w:pStyle w:val="Tabletext9"/>
              <w:jc w:val="center"/>
            </w:pPr>
          </w:p>
        </w:tc>
      </w:tr>
      <w:tr w:rsidR="00E67DD4" w:rsidRPr="008D0CFF" w14:paraId="18128EDA" w14:textId="77777777" w:rsidTr="00EE63E2">
        <w:trPr>
          <w:jc w:val="center"/>
        </w:trPr>
        <w:tc>
          <w:tcPr>
            <w:tcW w:w="912" w:type="dxa"/>
          </w:tcPr>
          <w:p w14:paraId="13904659" w14:textId="77777777" w:rsidR="00E67DD4" w:rsidRPr="008D0CFF" w:rsidRDefault="00E67DD4" w:rsidP="00EE63E2">
            <w:pPr>
              <w:pStyle w:val="Tabletext9"/>
              <w:jc w:val="center"/>
            </w:pPr>
            <w:r>
              <w:t>9</w:t>
            </w:r>
          </w:p>
        </w:tc>
        <w:tc>
          <w:tcPr>
            <w:tcW w:w="2320" w:type="dxa"/>
            <w:vAlign w:val="center"/>
          </w:tcPr>
          <w:p w14:paraId="20E790FC" w14:textId="77777777" w:rsidR="00E67DD4" w:rsidRPr="008D0CFF" w:rsidRDefault="00E67DD4" w:rsidP="00EE63E2">
            <w:pPr>
              <w:pStyle w:val="Tabletext9"/>
              <w:jc w:val="center"/>
            </w:pPr>
            <w:r w:rsidRPr="008D0CFF">
              <w:t>45,000</w:t>
            </w:r>
          </w:p>
        </w:tc>
        <w:tc>
          <w:tcPr>
            <w:tcW w:w="3426" w:type="dxa"/>
            <w:vAlign w:val="center"/>
          </w:tcPr>
          <w:p w14:paraId="6EB1E66A" w14:textId="77777777" w:rsidR="00E67DD4" w:rsidRPr="008D0CFF" w:rsidRDefault="00E67DD4" w:rsidP="00EE63E2">
            <w:pPr>
              <w:pStyle w:val="Tabletext9"/>
              <w:jc w:val="center"/>
            </w:pPr>
            <w:r w:rsidRPr="008D0CFF">
              <w:t>22,000</w:t>
            </w:r>
          </w:p>
        </w:tc>
        <w:tc>
          <w:tcPr>
            <w:tcW w:w="2329" w:type="dxa"/>
            <w:vAlign w:val="center"/>
          </w:tcPr>
          <w:p w14:paraId="39E16CAA" w14:textId="77777777" w:rsidR="00E67DD4" w:rsidRPr="008D0CFF" w:rsidRDefault="00E67DD4" w:rsidP="00EE63E2">
            <w:pPr>
              <w:pStyle w:val="Tabletext9"/>
              <w:jc w:val="center"/>
            </w:pPr>
          </w:p>
        </w:tc>
      </w:tr>
      <w:tr w:rsidR="00E67DD4" w:rsidRPr="008D0CFF" w14:paraId="66FEA495" w14:textId="77777777" w:rsidTr="00EE63E2">
        <w:trPr>
          <w:jc w:val="center"/>
        </w:trPr>
        <w:tc>
          <w:tcPr>
            <w:tcW w:w="912" w:type="dxa"/>
          </w:tcPr>
          <w:p w14:paraId="1AFEF38D" w14:textId="77777777" w:rsidR="00E67DD4" w:rsidRPr="008D0CFF" w:rsidRDefault="00E67DD4" w:rsidP="00EE63E2">
            <w:pPr>
              <w:pStyle w:val="Tabletext9"/>
              <w:jc w:val="center"/>
            </w:pPr>
            <w:r>
              <w:t>10</w:t>
            </w:r>
          </w:p>
        </w:tc>
        <w:tc>
          <w:tcPr>
            <w:tcW w:w="2320" w:type="dxa"/>
            <w:vAlign w:val="center"/>
          </w:tcPr>
          <w:p w14:paraId="41D21E19" w14:textId="77777777" w:rsidR="00E67DD4" w:rsidRPr="008D0CFF" w:rsidRDefault="00E67DD4" w:rsidP="00EE63E2">
            <w:pPr>
              <w:pStyle w:val="Tabletext9"/>
              <w:jc w:val="center"/>
            </w:pPr>
            <w:r w:rsidRPr="008D0CFF">
              <w:t>22,000</w:t>
            </w:r>
          </w:p>
        </w:tc>
        <w:tc>
          <w:tcPr>
            <w:tcW w:w="3426" w:type="dxa"/>
            <w:vAlign w:val="center"/>
          </w:tcPr>
          <w:p w14:paraId="34D96F90" w14:textId="77777777" w:rsidR="00E67DD4" w:rsidRPr="008D0CFF" w:rsidRDefault="00E67DD4" w:rsidP="00EE63E2">
            <w:pPr>
              <w:pStyle w:val="Tabletext9"/>
              <w:jc w:val="center"/>
            </w:pPr>
            <w:r w:rsidRPr="008D0CFF">
              <w:t>12,000</w:t>
            </w:r>
          </w:p>
        </w:tc>
        <w:tc>
          <w:tcPr>
            <w:tcW w:w="2329" w:type="dxa"/>
            <w:vAlign w:val="center"/>
          </w:tcPr>
          <w:p w14:paraId="1499AFEC" w14:textId="77777777" w:rsidR="00E67DD4" w:rsidRPr="008D0CFF" w:rsidRDefault="00E67DD4" w:rsidP="00EE63E2">
            <w:pPr>
              <w:pStyle w:val="Tabletext9"/>
              <w:jc w:val="center"/>
            </w:pPr>
          </w:p>
        </w:tc>
      </w:tr>
      <w:tr w:rsidR="00E67DD4" w:rsidRPr="008D0CFF" w14:paraId="7467D166" w14:textId="77777777" w:rsidTr="00EE63E2">
        <w:trPr>
          <w:jc w:val="center"/>
        </w:trPr>
        <w:tc>
          <w:tcPr>
            <w:tcW w:w="912" w:type="dxa"/>
          </w:tcPr>
          <w:p w14:paraId="51FCDCA4" w14:textId="77777777" w:rsidR="00E67DD4" w:rsidRPr="008D0CFF" w:rsidRDefault="00E67DD4" w:rsidP="00EE63E2">
            <w:pPr>
              <w:pStyle w:val="Tabletext9"/>
              <w:jc w:val="center"/>
            </w:pPr>
            <w:r>
              <w:t>11</w:t>
            </w:r>
          </w:p>
        </w:tc>
        <w:tc>
          <w:tcPr>
            <w:tcW w:w="2320" w:type="dxa"/>
            <w:vAlign w:val="center"/>
          </w:tcPr>
          <w:p w14:paraId="6CA96AB9" w14:textId="77777777" w:rsidR="00E67DD4" w:rsidRPr="008D0CFF" w:rsidRDefault="00E67DD4" w:rsidP="00EE63E2">
            <w:pPr>
              <w:pStyle w:val="Tabletext9"/>
              <w:jc w:val="center"/>
            </w:pPr>
            <w:r w:rsidRPr="008D0CFF">
              <w:t>12,000</w:t>
            </w:r>
          </w:p>
        </w:tc>
        <w:tc>
          <w:tcPr>
            <w:tcW w:w="3426" w:type="dxa"/>
            <w:vAlign w:val="center"/>
          </w:tcPr>
          <w:p w14:paraId="3A7031AB" w14:textId="77777777" w:rsidR="00E67DD4" w:rsidRPr="008D0CFF" w:rsidRDefault="00E67DD4" w:rsidP="00EE63E2">
            <w:pPr>
              <w:pStyle w:val="Tabletext9"/>
              <w:jc w:val="center"/>
            </w:pPr>
            <w:r w:rsidRPr="008D0CFF">
              <w:t>8,000</w:t>
            </w:r>
          </w:p>
        </w:tc>
        <w:tc>
          <w:tcPr>
            <w:tcW w:w="2329" w:type="dxa"/>
            <w:vAlign w:val="center"/>
          </w:tcPr>
          <w:p w14:paraId="7D2E4DB3" w14:textId="77777777" w:rsidR="00E67DD4" w:rsidRPr="008D0CFF" w:rsidRDefault="00E67DD4" w:rsidP="00EE63E2">
            <w:pPr>
              <w:pStyle w:val="Tabletext9"/>
              <w:jc w:val="center"/>
            </w:pPr>
          </w:p>
        </w:tc>
      </w:tr>
      <w:tr w:rsidR="00E67DD4" w:rsidRPr="008D0CFF" w14:paraId="2D65B460" w14:textId="77777777" w:rsidTr="00EE63E2">
        <w:trPr>
          <w:jc w:val="center"/>
        </w:trPr>
        <w:tc>
          <w:tcPr>
            <w:tcW w:w="912" w:type="dxa"/>
          </w:tcPr>
          <w:p w14:paraId="4DD91C2E" w14:textId="77777777" w:rsidR="00E67DD4" w:rsidRPr="008D0CFF" w:rsidRDefault="00E67DD4" w:rsidP="00EE63E2">
            <w:pPr>
              <w:pStyle w:val="Tabletext9"/>
              <w:jc w:val="center"/>
            </w:pPr>
            <w:r>
              <w:t>12</w:t>
            </w:r>
          </w:p>
        </w:tc>
        <w:tc>
          <w:tcPr>
            <w:tcW w:w="2320" w:type="dxa"/>
            <w:vAlign w:val="center"/>
          </w:tcPr>
          <w:p w14:paraId="1D1B00BB" w14:textId="77777777" w:rsidR="00E67DD4" w:rsidRPr="008D0CFF" w:rsidRDefault="00E67DD4" w:rsidP="00EE63E2">
            <w:pPr>
              <w:pStyle w:val="Tabletext9"/>
              <w:jc w:val="center"/>
            </w:pPr>
            <w:r w:rsidRPr="008D0CFF">
              <w:t>8,000</w:t>
            </w:r>
          </w:p>
        </w:tc>
        <w:tc>
          <w:tcPr>
            <w:tcW w:w="3426" w:type="dxa"/>
            <w:vAlign w:val="center"/>
          </w:tcPr>
          <w:p w14:paraId="2FF7CE9E" w14:textId="77777777" w:rsidR="00E67DD4" w:rsidRPr="008D0CFF" w:rsidRDefault="00E67DD4" w:rsidP="00EE63E2">
            <w:pPr>
              <w:pStyle w:val="Tabletext9"/>
              <w:jc w:val="center"/>
            </w:pPr>
            <w:r w:rsidRPr="008D0CFF">
              <w:t>4,000</w:t>
            </w:r>
          </w:p>
        </w:tc>
        <w:tc>
          <w:tcPr>
            <w:tcW w:w="2329" w:type="dxa"/>
            <w:vAlign w:val="center"/>
          </w:tcPr>
          <w:p w14:paraId="50BE3E37" w14:textId="77777777" w:rsidR="00E67DD4" w:rsidRPr="008D0CFF" w:rsidRDefault="00E67DD4" w:rsidP="00EE63E2">
            <w:pPr>
              <w:pStyle w:val="Tabletext9"/>
              <w:jc w:val="center"/>
            </w:pPr>
          </w:p>
        </w:tc>
      </w:tr>
      <w:tr w:rsidR="00E67DD4" w:rsidRPr="008D0CFF" w14:paraId="3B4E0A43" w14:textId="77777777" w:rsidTr="00EE63E2">
        <w:trPr>
          <w:jc w:val="center"/>
        </w:trPr>
        <w:tc>
          <w:tcPr>
            <w:tcW w:w="912" w:type="dxa"/>
          </w:tcPr>
          <w:p w14:paraId="31C58C09" w14:textId="77777777" w:rsidR="00E67DD4" w:rsidRPr="008D0CFF" w:rsidRDefault="00E67DD4" w:rsidP="00EE63E2">
            <w:pPr>
              <w:pStyle w:val="Tabletext9"/>
              <w:jc w:val="center"/>
            </w:pPr>
            <w:r>
              <w:t>13</w:t>
            </w:r>
          </w:p>
        </w:tc>
        <w:tc>
          <w:tcPr>
            <w:tcW w:w="2320" w:type="dxa"/>
            <w:vAlign w:val="center"/>
          </w:tcPr>
          <w:p w14:paraId="029A01DA" w14:textId="77777777" w:rsidR="00E67DD4" w:rsidRPr="008D0CFF" w:rsidRDefault="00E67DD4" w:rsidP="00EE63E2">
            <w:pPr>
              <w:pStyle w:val="Tabletext9"/>
              <w:jc w:val="center"/>
            </w:pPr>
            <w:r w:rsidRPr="008D0CFF">
              <w:t>4,000</w:t>
            </w:r>
          </w:p>
        </w:tc>
        <w:tc>
          <w:tcPr>
            <w:tcW w:w="3426" w:type="dxa"/>
            <w:vAlign w:val="center"/>
          </w:tcPr>
          <w:p w14:paraId="6945ADBB" w14:textId="77777777" w:rsidR="00E67DD4" w:rsidRPr="008D0CFF" w:rsidRDefault="00E67DD4" w:rsidP="00EE63E2">
            <w:pPr>
              <w:pStyle w:val="Tabletext9"/>
              <w:jc w:val="center"/>
            </w:pPr>
            <w:r w:rsidRPr="008D0CFF">
              <w:t>3,000</w:t>
            </w:r>
          </w:p>
        </w:tc>
        <w:tc>
          <w:tcPr>
            <w:tcW w:w="2329" w:type="dxa"/>
            <w:vAlign w:val="center"/>
          </w:tcPr>
          <w:p w14:paraId="3126DF37" w14:textId="77777777" w:rsidR="00E67DD4" w:rsidRPr="008D0CFF" w:rsidRDefault="00E67DD4" w:rsidP="00EE63E2">
            <w:pPr>
              <w:pStyle w:val="Tabletext9"/>
              <w:jc w:val="center"/>
            </w:pPr>
          </w:p>
        </w:tc>
      </w:tr>
      <w:tr w:rsidR="00E67DD4" w:rsidRPr="008D0CFF" w14:paraId="2CD41EF8" w14:textId="77777777" w:rsidTr="00EE63E2">
        <w:trPr>
          <w:jc w:val="center"/>
        </w:trPr>
        <w:tc>
          <w:tcPr>
            <w:tcW w:w="912" w:type="dxa"/>
          </w:tcPr>
          <w:p w14:paraId="3BEC788B" w14:textId="77777777" w:rsidR="00E67DD4" w:rsidRPr="008D0CFF" w:rsidRDefault="00E67DD4" w:rsidP="00EE63E2">
            <w:pPr>
              <w:pStyle w:val="Tabletext9"/>
              <w:jc w:val="center"/>
            </w:pPr>
            <w:r>
              <w:t>14</w:t>
            </w:r>
          </w:p>
        </w:tc>
        <w:tc>
          <w:tcPr>
            <w:tcW w:w="2320" w:type="dxa"/>
            <w:vAlign w:val="center"/>
          </w:tcPr>
          <w:p w14:paraId="79D93BEB" w14:textId="77777777" w:rsidR="00E67DD4" w:rsidRPr="008D0CFF" w:rsidRDefault="00E67DD4" w:rsidP="00EE63E2">
            <w:pPr>
              <w:pStyle w:val="Tabletext9"/>
              <w:jc w:val="center"/>
            </w:pPr>
            <w:r w:rsidRPr="008D0CFF">
              <w:t>3,000</w:t>
            </w:r>
          </w:p>
        </w:tc>
        <w:tc>
          <w:tcPr>
            <w:tcW w:w="3426" w:type="dxa"/>
            <w:vAlign w:val="center"/>
          </w:tcPr>
          <w:p w14:paraId="1DDC94E5" w14:textId="77777777" w:rsidR="00E67DD4" w:rsidRPr="008D0CFF" w:rsidRDefault="00E67DD4" w:rsidP="00EE63E2">
            <w:pPr>
              <w:pStyle w:val="Tabletext9"/>
              <w:jc w:val="center"/>
            </w:pPr>
            <w:r w:rsidRPr="008D0CFF">
              <w:t>2,000</w:t>
            </w:r>
          </w:p>
        </w:tc>
        <w:tc>
          <w:tcPr>
            <w:tcW w:w="2329" w:type="dxa"/>
            <w:vAlign w:val="center"/>
          </w:tcPr>
          <w:p w14:paraId="3248C5AC" w14:textId="77777777" w:rsidR="00E67DD4" w:rsidRPr="008D0CFF" w:rsidRDefault="00E67DD4" w:rsidP="00EE63E2">
            <w:pPr>
              <w:pStyle w:val="Tabletext9"/>
              <w:jc w:val="center"/>
            </w:pPr>
          </w:p>
        </w:tc>
      </w:tr>
      <w:tr w:rsidR="00E67DD4" w:rsidRPr="008D0CFF" w14:paraId="01928AC5" w14:textId="77777777" w:rsidTr="00EE63E2">
        <w:trPr>
          <w:jc w:val="center"/>
        </w:trPr>
        <w:tc>
          <w:tcPr>
            <w:tcW w:w="912" w:type="dxa"/>
          </w:tcPr>
          <w:p w14:paraId="60B4CE82" w14:textId="77777777" w:rsidR="00E67DD4" w:rsidRPr="008D0CFF" w:rsidRDefault="00E67DD4" w:rsidP="00EE63E2">
            <w:pPr>
              <w:pStyle w:val="Tabletext9"/>
              <w:keepNext/>
              <w:jc w:val="center"/>
            </w:pPr>
            <w:r>
              <w:t>15</w:t>
            </w:r>
          </w:p>
        </w:tc>
        <w:tc>
          <w:tcPr>
            <w:tcW w:w="2320" w:type="dxa"/>
            <w:vAlign w:val="center"/>
          </w:tcPr>
          <w:p w14:paraId="136336D5" w14:textId="77777777" w:rsidR="00E67DD4" w:rsidRPr="008D0CFF" w:rsidRDefault="00E67DD4" w:rsidP="00EE63E2">
            <w:pPr>
              <w:pStyle w:val="Tabletext9"/>
              <w:keepNext/>
              <w:jc w:val="center"/>
            </w:pPr>
            <w:r w:rsidRPr="008D0CFF">
              <w:t>2,000</w:t>
            </w:r>
          </w:p>
        </w:tc>
        <w:tc>
          <w:tcPr>
            <w:tcW w:w="3426" w:type="dxa"/>
            <w:vAlign w:val="center"/>
          </w:tcPr>
          <w:p w14:paraId="603B488B" w14:textId="77777777" w:rsidR="00E67DD4" w:rsidRPr="008D0CFF" w:rsidRDefault="00E67DD4" w:rsidP="00EE63E2">
            <w:pPr>
              <w:pStyle w:val="Tabletext9"/>
              <w:keepNext/>
              <w:jc w:val="center"/>
            </w:pPr>
            <w:r w:rsidRPr="008D0CFF">
              <w:t>1,000</w:t>
            </w:r>
          </w:p>
        </w:tc>
        <w:tc>
          <w:tcPr>
            <w:tcW w:w="2329" w:type="dxa"/>
            <w:vAlign w:val="center"/>
          </w:tcPr>
          <w:p w14:paraId="5D5ADB0E" w14:textId="77777777" w:rsidR="00E67DD4" w:rsidRPr="008D0CFF" w:rsidRDefault="00E67DD4" w:rsidP="00EE63E2">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commentRangeStart w:id="3356"/>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r w:rsidRPr="002D0CD1">
                              <w:rPr>
                                <w:i/>
                                <w:iCs/>
                              </w:rPr>
                              <w:t>GetScaleBand(scale)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27"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w:t>
      </w:r>
      <w:commentRangeStart w:id="3357"/>
      <w:r>
        <w:t>scale</w:t>
      </w:r>
      <w:commentRangeEnd w:id="3357"/>
      <w:r>
        <w:rPr>
          <w:rStyle w:val="CommentReference"/>
        </w:rPr>
        <w:commentReference w:id="3357"/>
      </w:r>
      <w:r w:rsidRPr="00C942A1">
        <w:t>:</w:t>
      </w:r>
      <w:commentRangeEnd w:id="3356"/>
      <w:r>
        <w:rPr>
          <w:rStyle w:val="CommentReference"/>
        </w:rPr>
        <w:commentReference w:id="3356"/>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Default="00E67DD4" w:rsidP="00E67DD4">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28"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4F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Default="00E67DD4" w:rsidP="00E67DD4">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73986A0B" w14:textId="77777777" w:rsidR="00E67DD4" w:rsidRPr="008A6F2A" w:rsidRDefault="00E67DD4">
      <w:pPr>
        <w:pStyle w:val="Heading2"/>
        <w:rPr>
          <w:lang w:eastAsia="en-US"/>
        </w:rPr>
        <w:pPrChange w:id="3358" w:author="jon pritchard" w:date="2024-11-27T16:50:00Z" w16du:dateUtc="2024-11-27T15:50:00Z">
          <w:pPr>
            <w:pStyle w:val="ListContinue2"/>
            <w:numPr>
              <w:numId w:val="142"/>
            </w:numPr>
            <w:tabs>
              <w:tab w:val="clear" w:pos="800"/>
              <w:tab w:val="num" w:pos="450"/>
            </w:tabs>
            <w:spacing w:before="120" w:after="200" w:line="240" w:lineRule="auto"/>
            <w:ind w:left="851" w:hanging="851"/>
            <w:jc w:val="both"/>
          </w:pPr>
        </w:pPrChange>
      </w:pPr>
      <w:bookmarkStart w:id="3359" w:name="_Toc169203197"/>
      <w:r>
        <w:rPr>
          <w:lang w:eastAsia="en-US"/>
        </w:rPr>
        <w:t>Dataset Selection Process</w:t>
      </w:r>
      <w:bookmarkEnd w:id="3359"/>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866B2E">
        <w:t xml:space="preserve">evaluates </w:t>
      </w:r>
      <w:r w:rsidRPr="0040375C">
        <w:rPr>
          <w:highlight w:val="yellow"/>
        </w:rPr>
        <w:t xml:space="preserve">a </w:t>
      </w:r>
      <w:r>
        <w:t xml:space="preserve">collection </w:t>
      </w:r>
      <w:commentRangeStart w:id="3360"/>
      <w:commentRangeEnd w:id="3360"/>
      <w:r>
        <w:rPr>
          <w:rStyle w:val="CommentReference"/>
        </w:rPr>
        <w:commentReference w:id="3360"/>
      </w:r>
      <w:r>
        <w:t>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w:t>
      </w:r>
      <w:commentRangeStart w:id="3361"/>
      <w:r>
        <w:t>evaluated</w:t>
      </w:r>
      <w:commentRangeEnd w:id="3361"/>
      <w:r>
        <w:rPr>
          <w:rStyle w:val="CommentReference"/>
        </w:rPr>
        <w:commentReference w:id="3361"/>
      </w:r>
      <w:r>
        <w:t>.</w:t>
      </w:r>
    </w:p>
    <w:tbl>
      <w:tblPr>
        <w:tblStyle w:val="TableGrid"/>
        <w:tblW w:w="9209" w:type="dxa"/>
        <w:tblLook w:val="04A0" w:firstRow="1" w:lastRow="0" w:firstColumn="1" w:lastColumn="0" w:noHBand="0" w:noVBand="1"/>
      </w:tblPr>
      <w:tblGrid>
        <w:gridCol w:w="9209"/>
      </w:tblGrid>
      <w:tr w:rsidR="00E67DD4" w14:paraId="4F81F645" w14:textId="77777777" w:rsidTr="00EE63E2">
        <w:tc>
          <w:tcPr>
            <w:tcW w:w="9209" w:type="dxa"/>
          </w:tcPr>
          <w:p w14:paraId="489EF54F" w14:textId="77777777" w:rsidR="00E67DD4" w:rsidRDefault="00E67DD4" w:rsidP="00EE63E2">
            <w:pPr>
              <w:spacing w:before="60" w:after="120"/>
            </w:pPr>
            <w:r w:rsidRPr="00C942A1">
              <w:rPr>
                <w:b/>
                <w:bCs/>
              </w:rPr>
              <w:t>Algorithm</w:t>
            </w:r>
            <w:r w:rsidRPr="00C942A1">
              <w:t xml:space="preserve"> </w:t>
            </w:r>
            <w:r w:rsidRPr="00712598">
              <w:rPr>
                <w:i/>
                <w:iCs/>
              </w:rPr>
              <w:t>SelectData</w:t>
            </w:r>
            <w:r>
              <w:rPr>
                <w:i/>
                <w:iCs/>
              </w:rPr>
              <w:t>Coverages</w:t>
            </w:r>
            <w:r>
              <w:t>(</w:t>
            </w:r>
            <w:r>
              <w:rPr>
                <w:i/>
                <w:iCs/>
              </w:rPr>
              <w:t>collection</w:t>
            </w:r>
            <w:r w:rsidRPr="00712598">
              <w:rPr>
                <w:i/>
                <w:iCs/>
              </w:rPr>
              <w:t>, scale, viewport, pro</w:t>
            </w:r>
            <w:r>
              <w:rPr>
                <w:i/>
                <w:iCs/>
              </w:rPr>
              <w:t>jection</w:t>
            </w:r>
            <w:r>
              <w:t>)</w:t>
            </w:r>
          </w:p>
          <w:p w14:paraId="1535AFBE" w14:textId="77777777" w:rsidR="00E67DD4" w:rsidRDefault="00E67DD4" w:rsidP="00EE63E2">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EE63E2">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EE63E2">
            <w:pPr>
              <w:spacing w:before="60" w:after="60"/>
              <w:ind w:left="595"/>
            </w:pPr>
            <w:bookmarkStart w:id="3362" w:name="_Hlk177394136"/>
            <w:r>
              <w:t xml:space="preserve">A device-polygon </w:t>
            </w:r>
            <w:r w:rsidRPr="00712598">
              <w:rPr>
                <w:i/>
                <w:iCs/>
              </w:rPr>
              <w:t>viewport</w:t>
            </w:r>
            <w:r>
              <w:t xml:space="preserve"> describing the device area that should be covered with data</w:t>
            </w:r>
          </w:p>
          <w:bookmarkEnd w:id="3362"/>
          <w:p w14:paraId="3083FE6E" w14:textId="77777777" w:rsidR="00E67DD4" w:rsidRDefault="00E67DD4" w:rsidP="00EE63E2">
            <w:pPr>
              <w:spacing w:before="60" w:after="120"/>
              <w:ind w:left="595"/>
            </w:pPr>
            <w:r>
              <w:t xml:space="preserve">A projection </w:t>
            </w:r>
            <w:r w:rsidRPr="00712598">
              <w:rPr>
                <w:i/>
                <w:iCs/>
              </w:rPr>
              <w:t>pro</w:t>
            </w:r>
            <w:r>
              <w:rPr>
                <w:i/>
                <w:iCs/>
              </w:rPr>
              <w:t>jection</w:t>
            </w:r>
          </w:p>
          <w:p w14:paraId="52C49581" w14:textId="77777777" w:rsidR="00E67DD4" w:rsidRDefault="00E67DD4" w:rsidP="00EE63E2">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r>
              <w:rPr>
                <w:i/>
                <w:iCs/>
              </w:rPr>
              <w:t>dataCoverage</w:t>
            </w:r>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r>
              <w:rPr>
                <w:rFonts w:ascii="Cambria Math" w:hAnsi="Cambria Math" w:cs="Cambria Math"/>
                <w:i/>
              </w:rPr>
              <w:t>ScaleBand</w:t>
            </w:r>
            <w:r>
              <w:t xml:space="preserve"> </w:t>
            </w:r>
            <w:r>
              <w:rPr>
                <w:rFonts w:ascii="Cambria Math" w:hAnsi="Cambria Math" w:cs="Cambria Math"/>
              </w:rPr>
              <w:t>∈</w:t>
            </w:r>
            <w:r>
              <w:t xml:space="preserve"> </w:t>
            </w:r>
            <w:r>
              <w:rPr>
                <w:rFonts w:ascii="Cambria Math" w:hAnsi="Cambria Math" w:cs="Cambria Math"/>
              </w:rPr>
              <w:t>𝑠𝑐𝑎𝑙𝑒𝐵𝑎𝑛𝑑𝑠</w:t>
            </w:r>
            <w:r>
              <w:t>(</w:t>
            </w:r>
            <w:r w:rsidRPr="00300216">
              <w:rPr>
                <w:rFonts w:ascii="Cambria Math" w:hAnsi="Cambria Math" w:cs="Cambria Math"/>
                <w:i/>
              </w:rPr>
              <w:t>dataCoverage</w:t>
            </w:r>
            <w:r>
              <w:t xml:space="preserve">) </w:t>
            </w:r>
            <w:r>
              <w:rPr>
                <w:rFonts w:ascii="Cambria Math" w:hAnsi="Cambria Math" w:cs="Cambria Math"/>
              </w:rPr>
              <w:t>AND</w:t>
            </w:r>
            <w:r>
              <w:t xml:space="preserve"> (</w:t>
            </w:r>
            <w:r w:rsidRPr="00300216">
              <w:rPr>
                <w:rFonts w:ascii="Cambria Math" w:hAnsi="Cambria Math" w:cs="Cambria Math"/>
                <w:i/>
              </w:rPr>
              <w:t>𝑝𝑟𝑜jection</w:t>
            </w:r>
            <w:r>
              <w:t>(</w:t>
            </w:r>
            <w:r w:rsidRPr="006A7DDE">
              <w:rPr>
                <w:rFonts w:ascii="Cambria Math" w:hAnsi="Cambria Math" w:cs="Cambria Math"/>
                <w:i/>
                <w:iCs/>
              </w:rPr>
              <w:t>dataCoverag</w:t>
            </w:r>
            <w:r>
              <w:t xml:space="preserve">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r w:rsidRPr="006A7DDE">
              <w:rPr>
                <w:rFonts w:ascii="Cambria Math" w:hAnsi="Cambria Math" w:cs="Cambria Math"/>
                <w:i/>
                <w:iCs/>
              </w:rPr>
              <w:t>dataCoverage</w:t>
            </w:r>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𝑝𝑟𝑜jection</w:t>
            </w:r>
            <w:r>
              <w:t>(</w:t>
            </w:r>
            <w:r w:rsidRPr="006A7DDE">
              <w:rPr>
                <w:rFonts w:ascii="Cambria Math" w:hAnsi="Cambria Math" w:cs="Cambria Math"/>
                <w:i/>
                <w:iCs/>
              </w:rPr>
              <w:t>dataCoverage</w:t>
            </w:r>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w:t>
            </w: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r>
              <w:rPr>
                <w:rFonts w:ascii="Cambria Math" w:hAnsi="Cambria Math" w:cs="Cambria Math"/>
                <w:i/>
              </w:rPr>
              <w:t>ScaleBand</w:t>
            </w:r>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EE63E2">
        <w:tc>
          <w:tcPr>
            <w:tcW w:w="846" w:type="dxa"/>
            <w:shd w:val="clear" w:color="auto" w:fill="D9D9D9" w:themeFill="background1" w:themeFillShade="D9"/>
          </w:tcPr>
          <w:p w14:paraId="30A986B8" w14:textId="77777777" w:rsidR="00E67DD4" w:rsidRPr="00F33B8C" w:rsidRDefault="00E67DD4" w:rsidP="00EE63E2">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EE63E2">
            <w:pPr>
              <w:spacing w:before="60" w:after="60"/>
              <w:rPr>
                <w:b/>
                <w:bCs/>
                <w:lang w:val="en-US"/>
              </w:rPr>
            </w:pPr>
            <w:r>
              <w:rPr>
                <w:b/>
                <w:bCs/>
                <w:lang w:val="en-US"/>
              </w:rPr>
              <w:t>Description</w:t>
            </w:r>
          </w:p>
        </w:tc>
      </w:tr>
      <w:tr w:rsidR="00E67DD4" w14:paraId="3451C854" w14:textId="77777777" w:rsidTr="00EE63E2">
        <w:tc>
          <w:tcPr>
            <w:tcW w:w="846" w:type="dxa"/>
          </w:tcPr>
          <w:p w14:paraId="143A0ABB" w14:textId="77777777" w:rsidR="00E67DD4" w:rsidRPr="00F33B8C" w:rsidRDefault="00E67DD4" w:rsidP="00EE63E2">
            <w:pPr>
              <w:spacing w:before="60" w:after="60"/>
              <w:rPr>
                <w:b/>
                <w:bCs/>
                <w:lang w:val="en-US"/>
              </w:rPr>
            </w:pPr>
            <w:r>
              <w:rPr>
                <w:b/>
                <w:bCs/>
                <w:lang w:val="en-US"/>
              </w:rPr>
              <w:t>1.</w:t>
            </w:r>
          </w:p>
        </w:tc>
        <w:tc>
          <w:tcPr>
            <w:tcW w:w="8232" w:type="dxa"/>
          </w:tcPr>
          <w:p w14:paraId="11BA54BE" w14:textId="77777777" w:rsidR="00E67DD4" w:rsidRDefault="00E67DD4" w:rsidP="00EE63E2">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EE63E2">
        <w:tc>
          <w:tcPr>
            <w:tcW w:w="846" w:type="dxa"/>
          </w:tcPr>
          <w:p w14:paraId="407F070C" w14:textId="77777777" w:rsidR="00E67DD4" w:rsidRPr="00F33B8C" w:rsidRDefault="00E67DD4" w:rsidP="00EE63E2">
            <w:pPr>
              <w:spacing w:before="60" w:after="60"/>
              <w:rPr>
                <w:b/>
                <w:bCs/>
                <w:lang w:val="en-US"/>
              </w:rPr>
            </w:pPr>
            <w:r>
              <w:rPr>
                <w:b/>
                <w:bCs/>
                <w:lang w:val="en-US"/>
              </w:rPr>
              <w:t>2.</w:t>
            </w:r>
          </w:p>
        </w:tc>
        <w:tc>
          <w:tcPr>
            <w:tcW w:w="8232" w:type="dxa"/>
          </w:tcPr>
          <w:p w14:paraId="643E2A9A" w14:textId="77777777" w:rsidR="00E67DD4" w:rsidRDefault="00E67DD4" w:rsidP="00EE63E2">
            <w:pPr>
              <w:spacing w:before="60" w:after="60"/>
              <w:rPr>
                <w:lang w:val="en-US"/>
              </w:rPr>
            </w:pPr>
            <w:r>
              <w:t xml:space="preserve">Get the scale band to which </w:t>
            </w:r>
            <w:r w:rsidRPr="002D4E29">
              <w:rPr>
                <w:i/>
                <w:iCs/>
              </w:rPr>
              <w:t>scale</w:t>
            </w:r>
            <w:r>
              <w:t xml:space="preserve"> belongs and assign it to the variable </w:t>
            </w:r>
            <w:r w:rsidRPr="002D4E29">
              <w:rPr>
                <w:i/>
                <w:iCs/>
              </w:rPr>
              <w:t>S</w:t>
            </w:r>
            <w:r>
              <w:rPr>
                <w:i/>
                <w:iCs/>
              </w:rPr>
              <w:t>cale</w:t>
            </w:r>
            <w:r w:rsidRPr="002D4E29">
              <w:rPr>
                <w:i/>
                <w:iCs/>
              </w:rPr>
              <w:t>B</w:t>
            </w:r>
            <w:r>
              <w:rPr>
                <w:i/>
                <w:iCs/>
              </w:rPr>
              <w:t>and</w:t>
            </w:r>
          </w:p>
        </w:tc>
      </w:tr>
      <w:tr w:rsidR="00E67DD4" w14:paraId="3D7BF5DD" w14:textId="77777777" w:rsidTr="00EE63E2">
        <w:tc>
          <w:tcPr>
            <w:tcW w:w="846" w:type="dxa"/>
          </w:tcPr>
          <w:p w14:paraId="40D46E8A" w14:textId="77777777" w:rsidR="00E67DD4" w:rsidRPr="00F33B8C" w:rsidRDefault="00E67DD4" w:rsidP="00EE63E2">
            <w:pPr>
              <w:spacing w:before="60" w:after="60"/>
              <w:rPr>
                <w:b/>
                <w:bCs/>
                <w:lang w:val="en-US"/>
              </w:rPr>
            </w:pPr>
            <w:r>
              <w:rPr>
                <w:b/>
                <w:bCs/>
                <w:lang w:val="en-US"/>
              </w:rPr>
              <w:t>3.</w:t>
            </w:r>
          </w:p>
        </w:tc>
        <w:tc>
          <w:tcPr>
            <w:tcW w:w="8232" w:type="dxa"/>
          </w:tcPr>
          <w:p w14:paraId="30A177C1" w14:textId="77777777" w:rsidR="00E67DD4" w:rsidRDefault="00E67DD4" w:rsidP="00EE63E2">
            <w:pPr>
              <w:spacing w:before="60" w:after="60"/>
              <w:rPr>
                <w:lang w:val="en-US"/>
              </w:rPr>
            </w:pPr>
            <w:r>
              <w:t xml:space="preserve">While the </w:t>
            </w:r>
            <w:r w:rsidRPr="002D4E29">
              <w:rPr>
                <w:i/>
                <w:iCs/>
              </w:rPr>
              <w:t>viewport</w:t>
            </w:r>
            <w:r>
              <w:t xml:space="preserve"> area is not empty</w:t>
            </w:r>
          </w:p>
        </w:tc>
      </w:tr>
      <w:tr w:rsidR="00E67DD4" w14:paraId="3B55825B" w14:textId="77777777" w:rsidTr="00EE63E2">
        <w:tc>
          <w:tcPr>
            <w:tcW w:w="846" w:type="dxa"/>
          </w:tcPr>
          <w:p w14:paraId="5793F574" w14:textId="77777777" w:rsidR="00E67DD4" w:rsidRPr="00F33B8C" w:rsidRDefault="00E67DD4" w:rsidP="00EE63E2">
            <w:pPr>
              <w:spacing w:before="60" w:after="60"/>
              <w:rPr>
                <w:b/>
                <w:bCs/>
                <w:lang w:val="en-US"/>
              </w:rPr>
            </w:pPr>
            <w:r>
              <w:rPr>
                <w:b/>
                <w:bCs/>
                <w:lang w:val="en-US"/>
              </w:rPr>
              <w:t>3.a</w:t>
            </w:r>
          </w:p>
        </w:tc>
        <w:tc>
          <w:tcPr>
            <w:tcW w:w="8232" w:type="dxa"/>
          </w:tcPr>
          <w:p w14:paraId="623C38A2" w14:textId="77777777" w:rsidR="00E67DD4" w:rsidRDefault="00E67DD4" w:rsidP="00EE63E2">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EE63E2">
        <w:tc>
          <w:tcPr>
            <w:tcW w:w="846" w:type="dxa"/>
          </w:tcPr>
          <w:p w14:paraId="5A76BF4A" w14:textId="77777777" w:rsidR="00E67DD4" w:rsidRDefault="00E67DD4" w:rsidP="00EE63E2">
            <w:pPr>
              <w:spacing w:before="60" w:after="60"/>
              <w:rPr>
                <w:b/>
                <w:bCs/>
                <w:lang w:val="en-US"/>
              </w:rPr>
            </w:pPr>
            <w:r>
              <w:rPr>
                <w:b/>
                <w:bCs/>
                <w:lang w:val="en-US"/>
              </w:rPr>
              <w:t>3.a.i</w:t>
            </w:r>
          </w:p>
        </w:tc>
        <w:tc>
          <w:tcPr>
            <w:tcW w:w="8232" w:type="dxa"/>
          </w:tcPr>
          <w:p w14:paraId="189558BF" w14:textId="77777777" w:rsidR="00E67DD4" w:rsidRDefault="00E67DD4" w:rsidP="00EE63E2">
            <w:pPr>
              <w:spacing w:before="60" w:after="60"/>
              <w:rPr>
                <w:lang w:val="en-US"/>
              </w:rPr>
            </w:pPr>
            <w:r>
              <w:t xml:space="preserve">If </w:t>
            </w:r>
            <w:r w:rsidRPr="002D4E29">
              <w:rPr>
                <w:i/>
                <w:iCs/>
              </w:rPr>
              <w:t>S</w:t>
            </w:r>
            <w:r>
              <w:rPr>
                <w:i/>
                <w:iCs/>
              </w:rPr>
              <w:t>cale</w:t>
            </w:r>
            <w:r w:rsidRPr="002D4E29">
              <w:rPr>
                <w:i/>
                <w:iCs/>
              </w:rPr>
              <w:t>B</w:t>
            </w:r>
            <w:r>
              <w:rPr>
                <w:i/>
                <w:iCs/>
              </w:rPr>
              <w:t>and</w:t>
            </w:r>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EE63E2">
        <w:tc>
          <w:tcPr>
            <w:tcW w:w="846" w:type="dxa"/>
          </w:tcPr>
          <w:p w14:paraId="525794CD" w14:textId="77777777" w:rsidR="00E67DD4" w:rsidRPr="00F33B8C" w:rsidRDefault="00E67DD4" w:rsidP="00EE63E2">
            <w:pPr>
              <w:spacing w:before="60" w:after="60"/>
              <w:rPr>
                <w:b/>
                <w:bCs/>
                <w:lang w:val="en-US"/>
              </w:rPr>
            </w:pPr>
            <w:r>
              <w:rPr>
                <w:b/>
                <w:bCs/>
                <w:lang w:val="en-US"/>
              </w:rPr>
              <w:t>3.a.i.1.</w:t>
            </w:r>
          </w:p>
        </w:tc>
        <w:tc>
          <w:tcPr>
            <w:tcW w:w="8232" w:type="dxa"/>
          </w:tcPr>
          <w:p w14:paraId="04F463CD" w14:textId="77777777" w:rsidR="00E67DD4" w:rsidRDefault="00E67DD4" w:rsidP="00EE63E2">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EE63E2">
        <w:tc>
          <w:tcPr>
            <w:tcW w:w="846" w:type="dxa"/>
          </w:tcPr>
          <w:p w14:paraId="1C97D602" w14:textId="77777777" w:rsidR="00E67DD4" w:rsidRPr="00F33B8C" w:rsidRDefault="00E67DD4" w:rsidP="00EE63E2">
            <w:pPr>
              <w:spacing w:before="60" w:after="60"/>
              <w:rPr>
                <w:b/>
                <w:bCs/>
                <w:lang w:val="en-US"/>
              </w:rPr>
            </w:pPr>
            <w:r>
              <w:rPr>
                <w:b/>
                <w:bCs/>
                <w:lang w:val="en-US"/>
              </w:rPr>
              <w:t>3.a.i.2.</w:t>
            </w:r>
          </w:p>
        </w:tc>
        <w:tc>
          <w:tcPr>
            <w:tcW w:w="8232" w:type="dxa"/>
          </w:tcPr>
          <w:p w14:paraId="07F9CFAA" w14:textId="77777777" w:rsidR="00E67DD4" w:rsidRDefault="00E67DD4" w:rsidP="00EE63E2">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EE63E2">
        <w:tc>
          <w:tcPr>
            <w:tcW w:w="846" w:type="dxa"/>
          </w:tcPr>
          <w:p w14:paraId="4539A83A" w14:textId="77777777" w:rsidR="00E67DD4" w:rsidRPr="00F33B8C" w:rsidRDefault="00E67DD4" w:rsidP="00EE63E2">
            <w:pPr>
              <w:spacing w:before="60" w:after="60"/>
              <w:rPr>
                <w:b/>
                <w:bCs/>
                <w:lang w:val="en-US"/>
              </w:rPr>
            </w:pPr>
            <w:commentRangeStart w:id="3363"/>
            <w:commentRangeStart w:id="3364"/>
            <w:r>
              <w:rPr>
                <w:b/>
                <w:bCs/>
                <w:lang w:val="en-US"/>
              </w:rPr>
              <w:t>3.b.</w:t>
            </w:r>
          </w:p>
        </w:tc>
        <w:tc>
          <w:tcPr>
            <w:tcW w:w="8232" w:type="dxa"/>
          </w:tcPr>
          <w:p w14:paraId="4FF791DC" w14:textId="77FBB545" w:rsidR="00E67DD4" w:rsidRDefault="00E67DD4" w:rsidP="00EE63E2">
            <w:pPr>
              <w:spacing w:before="60" w:after="60"/>
              <w:rPr>
                <w:lang w:val="en-US"/>
              </w:rPr>
            </w:pPr>
            <w:r>
              <w:t xml:space="preserve">Decrement </w:t>
            </w:r>
            <w:r w:rsidRPr="002D4E29">
              <w:rPr>
                <w:i/>
                <w:iCs/>
              </w:rPr>
              <w:t>S</w:t>
            </w:r>
            <w:r>
              <w:rPr>
                <w:i/>
                <w:iCs/>
              </w:rPr>
              <w:t>cale</w:t>
            </w:r>
            <w:r w:rsidRPr="002D4E29">
              <w:rPr>
                <w:i/>
                <w:iCs/>
              </w:rPr>
              <w:t>B</w:t>
            </w:r>
            <w:r>
              <w:rPr>
                <w:i/>
                <w:iCs/>
              </w:rPr>
              <w:t>and</w:t>
            </w:r>
            <w:commentRangeEnd w:id="3363"/>
            <w:r w:rsidR="00144CC1">
              <w:rPr>
                <w:rStyle w:val="CommentReference"/>
              </w:rPr>
              <w:commentReference w:id="3363"/>
            </w:r>
            <w:r w:rsidR="00587BD5">
              <w:rPr>
                <w:rStyle w:val="CommentReference"/>
              </w:rPr>
              <w:commentReference w:id="3364"/>
            </w:r>
            <w:ins w:id="3365" w:author="jon pritchard" w:date="2024-11-27T16:51:00Z" w16du:dateUtc="2024-11-27T15:51:00Z">
              <w:r w:rsidR="00CC4988">
                <w:rPr>
                  <w:rStyle w:val="FootnoteReference"/>
                  <w:i/>
                  <w:iCs/>
                </w:rPr>
                <w:footnoteReference w:id="5"/>
              </w:r>
            </w:ins>
          </w:p>
        </w:tc>
      </w:tr>
      <w:commentRangeEnd w:id="3364"/>
      <w:tr w:rsidR="00E67DD4" w14:paraId="526336C1" w14:textId="77777777" w:rsidTr="00EE63E2">
        <w:tc>
          <w:tcPr>
            <w:tcW w:w="846" w:type="dxa"/>
          </w:tcPr>
          <w:p w14:paraId="07AA205A" w14:textId="77777777" w:rsidR="00E67DD4" w:rsidRPr="00F33B8C" w:rsidRDefault="00E67DD4" w:rsidP="00EE63E2">
            <w:pPr>
              <w:spacing w:before="60" w:after="60"/>
              <w:rPr>
                <w:b/>
                <w:bCs/>
                <w:lang w:val="en-US"/>
              </w:rPr>
            </w:pPr>
            <w:r>
              <w:rPr>
                <w:b/>
                <w:bCs/>
                <w:lang w:val="en-US"/>
              </w:rPr>
              <w:t>3.c.</w:t>
            </w:r>
          </w:p>
        </w:tc>
        <w:tc>
          <w:tcPr>
            <w:tcW w:w="8232" w:type="dxa"/>
          </w:tcPr>
          <w:p w14:paraId="24A7BF50" w14:textId="77777777" w:rsidR="00E67DD4" w:rsidRDefault="00E67DD4" w:rsidP="00EE63E2">
            <w:pPr>
              <w:spacing w:before="60" w:after="60"/>
              <w:rPr>
                <w:lang w:val="en-US"/>
              </w:rPr>
            </w:pPr>
            <w:r>
              <w:t xml:space="preserve">If </w:t>
            </w:r>
            <w:r w:rsidRPr="002D4E29">
              <w:rPr>
                <w:i/>
                <w:iCs/>
              </w:rPr>
              <w:t>S</w:t>
            </w:r>
            <w:r>
              <w:rPr>
                <w:i/>
                <w:iCs/>
              </w:rPr>
              <w:t>cale</w:t>
            </w:r>
            <w:r w:rsidRPr="002D4E29">
              <w:rPr>
                <w:i/>
                <w:iCs/>
              </w:rPr>
              <w:t>B</w:t>
            </w:r>
            <w:r>
              <w:rPr>
                <w:i/>
                <w:iCs/>
              </w:rPr>
              <w:t>and</w:t>
            </w:r>
            <w:r>
              <w:t xml:space="preserve"> equals to zero (no scale band left to investigate)</w:t>
            </w:r>
          </w:p>
        </w:tc>
      </w:tr>
      <w:tr w:rsidR="00E67DD4" w14:paraId="7A39AC98" w14:textId="77777777" w:rsidTr="00EE63E2">
        <w:tc>
          <w:tcPr>
            <w:tcW w:w="846" w:type="dxa"/>
          </w:tcPr>
          <w:p w14:paraId="43386A06" w14:textId="77777777" w:rsidR="00E67DD4" w:rsidRPr="00F33B8C" w:rsidRDefault="00E67DD4" w:rsidP="00EE63E2">
            <w:pPr>
              <w:spacing w:before="60" w:after="60"/>
              <w:rPr>
                <w:b/>
                <w:bCs/>
                <w:lang w:val="en-US"/>
              </w:rPr>
            </w:pPr>
            <w:r>
              <w:rPr>
                <w:b/>
                <w:bCs/>
                <w:lang w:val="en-US"/>
              </w:rPr>
              <w:t>3.c.i.</w:t>
            </w:r>
          </w:p>
        </w:tc>
        <w:tc>
          <w:tcPr>
            <w:tcW w:w="8232" w:type="dxa"/>
          </w:tcPr>
          <w:p w14:paraId="66482ED6" w14:textId="77777777" w:rsidR="00E67DD4" w:rsidRDefault="00E67DD4" w:rsidP="00EE63E2">
            <w:pPr>
              <w:spacing w:before="60" w:after="60"/>
              <w:rPr>
                <w:lang w:val="en-US"/>
              </w:rPr>
            </w:pPr>
            <w:r>
              <w:t>Return the collected result</w:t>
            </w:r>
          </w:p>
        </w:tc>
      </w:tr>
      <w:tr w:rsidR="00E67DD4" w14:paraId="4E2DB930" w14:textId="77777777" w:rsidTr="00EE63E2">
        <w:tc>
          <w:tcPr>
            <w:tcW w:w="846" w:type="dxa"/>
          </w:tcPr>
          <w:p w14:paraId="119F2FCB" w14:textId="77777777" w:rsidR="00E67DD4" w:rsidRPr="00F33B8C" w:rsidRDefault="00E67DD4" w:rsidP="00EE63E2">
            <w:pPr>
              <w:spacing w:before="60" w:after="60"/>
              <w:rPr>
                <w:b/>
                <w:bCs/>
                <w:lang w:val="en-US"/>
              </w:rPr>
            </w:pPr>
            <w:r>
              <w:rPr>
                <w:b/>
                <w:bCs/>
                <w:lang w:val="en-US"/>
              </w:rPr>
              <w:t>4.</w:t>
            </w:r>
          </w:p>
        </w:tc>
        <w:tc>
          <w:tcPr>
            <w:tcW w:w="8232" w:type="dxa"/>
          </w:tcPr>
          <w:p w14:paraId="22F939DE" w14:textId="77777777" w:rsidR="00E67DD4" w:rsidRDefault="00E67DD4" w:rsidP="00EE63E2">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5AAB366" w14:textId="77777777" w:rsidR="00E67DD4" w:rsidRPr="00067165" w:rsidRDefault="00E67DD4">
      <w:pPr>
        <w:pStyle w:val="Heading2"/>
        <w:rPr>
          <w:sz w:val="18"/>
          <w:szCs w:val="18"/>
        </w:rPr>
        <w:pPrChange w:id="3369" w:author="jon pritchard" w:date="2024-11-27T16:50:00Z" w16du:dateUtc="2024-11-27T15:50:00Z">
          <w:pPr>
            <w:pStyle w:val="ListContinue2"/>
            <w:numPr>
              <w:ilvl w:val="0"/>
              <w:numId w:val="143"/>
            </w:numPr>
            <w:tabs>
              <w:tab w:val="clear" w:pos="800"/>
              <w:tab w:val="num" w:pos="709"/>
            </w:tabs>
            <w:spacing w:before="120" w:after="200" w:line="240" w:lineRule="auto"/>
            <w:ind w:left="709" w:hanging="709"/>
            <w:jc w:val="both"/>
          </w:pPr>
        </w:pPrChange>
      </w:pPr>
      <w:bookmarkStart w:id="3370" w:name="_Toc169203198"/>
      <w:r>
        <w:rPr>
          <w:lang w:eastAsia="en-US"/>
        </w:rPr>
        <w:t>Data Display Algorithm</w:t>
      </w:r>
      <w:bookmarkEnd w:id="3370"/>
    </w:p>
    <w:p w14:paraId="50B10DDF" w14:textId="7DD42E26" w:rsidR="00E67DD4" w:rsidRPr="00602D3E" w:rsidDel="00CC4988" w:rsidRDefault="00E67DD4">
      <w:pPr>
        <w:pStyle w:val="Heading3"/>
        <w:rPr>
          <w:del w:id="3371" w:author="jon pritchard" w:date="2024-11-27T16:51:00Z" w16du:dateUtc="2024-11-27T15:51:00Z"/>
          <w:lang w:eastAsia="en-US"/>
        </w:rPr>
        <w:pPrChange w:id="3372" w:author="jon pritchard" w:date="2024-11-27T16:51:00Z" w16du:dateUtc="2024-11-27T15:51:00Z">
          <w:pPr>
            <w:pStyle w:val="ListContinue2"/>
            <w:numPr>
              <w:numId w:val="143"/>
            </w:numPr>
            <w:tabs>
              <w:tab w:val="clear" w:pos="800"/>
            </w:tabs>
            <w:spacing w:before="120" w:after="120" w:line="240" w:lineRule="auto"/>
            <w:ind w:left="851" w:hanging="851"/>
            <w:jc w:val="both"/>
          </w:pPr>
        </w:pPrChange>
      </w:pPr>
      <w:del w:id="3373" w:author="jon pritchard" w:date="2024-11-27T16:51:00Z" w16du:dateUtc="2024-11-27T15:51:00Z">
        <w:r w:rsidDel="00CC4988">
          <w:rPr>
            <w:lang w:eastAsia="en-US"/>
          </w:rPr>
          <w:delText>Data Display Algorithm</w:delText>
        </w:r>
      </w:del>
    </w:p>
    <w:p w14:paraId="336DF83B" w14:textId="77777777" w:rsidR="00E67DD4" w:rsidRPr="00295FE5" w:rsidRDefault="00E67DD4">
      <w:pPr>
        <w:pStyle w:val="Heading3"/>
        <w:rPr>
          <w:lang w:eastAsia="en-US"/>
        </w:rPr>
        <w:pPrChange w:id="3374" w:author="jon pritchard" w:date="2024-11-27T16:51:00Z" w16du:dateUtc="2024-11-27T15:51:00Z">
          <w:pPr>
            <w:pStyle w:val="ListContinue2"/>
            <w:numPr>
              <w:ilvl w:val="2"/>
              <w:numId w:val="143"/>
            </w:numPr>
            <w:tabs>
              <w:tab w:val="clear" w:pos="800"/>
            </w:tabs>
            <w:spacing w:before="120" w:after="120" w:line="240" w:lineRule="auto"/>
            <w:ind w:left="992" w:hanging="992"/>
            <w:jc w:val="both"/>
          </w:pPr>
        </w:pPrChange>
      </w:pPr>
      <w:r>
        <w:rPr>
          <w:lang w:eastAsia="en-US"/>
        </w:rPr>
        <w:t>Overview</w:t>
      </w:r>
    </w:p>
    <w:p w14:paraId="1CD8CF92" w14:textId="4FF196AF" w:rsidR="00E67DD4" w:rsidRPr="00EE63E2" w:rsidDel="00CC4988" w:rsidRDefault="00E67DD4" w:rsidP="00E67DD4">
      <w:pPr>
        <w:spacing w:after="120" w:line="240" w:lineRule="auto"/>
        <w:rPr>
          <w:del w:id="3375" w:author="jon pritchard" w:date="2024-11-27T16:52:00Z" w16du:dateUtc="2024-11-27T15:52:00Z"/>
          <w:b/>
          <w:bCs/>
          <w:i/>
          <w:iCs/>
          <w:lang w:val="en-US"/>
        </w:rPr>
      </w:pPr>
      <w:del w:id="3376" w:author="jon pritchard" w:date="2024-11-27T16:52:00Z" w16du:dateUtc="2024-11-27T15:52:00Z">
        <w:r w:rsidRPr="00EE63E2" w:rsidDel="00CC4988">
          <w:rPr>
            <w:b/>
            <w:bCs/>
            <w:i/>
            <w:iCs/>
            <w:lang w:val="en-US"/>
          </w:rPr>
          <w:delText>TBA</w:delText>
        </w:r>
      </w:del>
    </w:p>
    <w:p w14:paraId="449FC93D" w14:textId="77777777" w:rsidR="00E67DD4" w:rsidRPr="0040375C" w:rsidRDefault="00E67DD4" w:rsidP="00E67DD4">
      <w:pPr>
        <w:spacing w:after="120" w:line="240" w:lineRule="auto"/>
        <w:rPr>
          <w:b/>
          <w:bCs/>
          <w:i/>
          <w:iCs/>
          <w:lang w:val="en-US"/>
        </w:rPr>
      </w:pPr>
    </w:p>
    <w:p w14:paraId="40F801A7" w14:textId="77777777" w:rsidR="00E67DD4" w:rsidRPr="00295FE5" w:rsidRDefault="00E67DD4">
      <w:pPr>
        <w:pStyle w:val="Heading3"/>
        <w:rPr>
          <w:lang w:eastAsia="en-US"/>
        </w:rPr>
        <w:pPrChange w:id="3377" w:author="jon pritchard" w:date="2024-11-27T16:51:00Z" w16du:dateUtc="2024-11-27T15:51:00Z">
          <w:pPr>
            <w:pStyle w:val="ListContinue2"/>
            <w:numPr>
              <w:ilvl w:val="2"/>
              <w:numId w:val="143"/>
            </w:numPr>
            <w:tabs>
              <w:tab w:val="clear" w:pos="800"/>
            </w:tabs>
            <w:spacing w:before="120" w:after="120" w:line="240" w:lineRule="auto"/>
            <w:ind w:left="992" w:hanging="992"/>
            <w:jc w:val="both"/>
          </w:pPr>
        </w:pPrChange>
      </w:pPr>
      <w:r w:rsidRPr="00FD48AC">
        <w:rPr>
          <w:lang w:val="en-US"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ins w:id="3378" w:author="jon pritchard" w:date="2024-11-27T16:52:00Z" w16du:dateUtc="2024-11-27T15:52:00Z"/>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ins w:id="3379" w:author="jon pritchard" w:date="2024-11-27T16:52:00Z" w16du:dateUtc="2024-11-27T15:52:00Z"/>
          <w:lang w:val="en-US"/>
        </w:rPr>
      </w:pPr>
      <w:r>
        <w:rPr>
          <w:noProof/>
          <w:lang w:val="en-US" w:eastAsia="en-US"/>
        </w:rPr>
        <mc:AlternateContent>
          <mc:Choice Requires="wps">
            <w:drawing>
              <wp:anchor distT="0" distB="0" distL="114300" distR="114300" simplePos="0" relativeHeight="251669504"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29" type="#_x0000_t202" style="position:absolute;margin-left:0;margin-top:29.8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0"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Uh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r w:rsidRPr="0040375C">
        <w:rPr>
          <w:i/>
          <w:iCs/>
          <w:lang w:val="en-US"/>
        </w:rPr>
        <w:t>RenderInstruction</w:t>
      </w:r>
      <w:r>
        <w:rPr>
          <w:lang w:val="en-US"/>
        </w:rPr>
        <w:t xml:space="preserve"> algorithm.</w:t>
      </w:r>
    </w:p>
    <w:p w14:paraId="17FFC76F" w14:textId="77777777" w:rsidR="00E67DD4" w:rsidRPr="00295FE5" w:rsidRDefault="00E67DD4">
      <w:pPr>
        <w:pStyle w:val="Heading3"/>
        <w:rPr>
          <w:lang w:eastAsia="en-US"/>
        </w:rPr>
        <w:pPrChange w:id="3380" w:author="jon pritchard" w:date="2024-11-27T16:51:00Z" w16du:dateUtc="2024-11-27T15:51:00Z">
          <w:pPr>
            <w:pStyle w:val="ListContinue2"/>
            <w:keepNext/>
            <w:keepLines/>
            <w:numPr>
              <w:ilvl w:val="2"/>
              <w:numId w:val="143"/>
            </w:numPr>
            <w:tabs>
              <w:tab w:val="clear" w:pos="800"/>
            </w:tabs>
            <w:spacing w:before="120" w:after="120" w:line="240" w:lineRule="auto"/>
            <w:ind w:left="992" w:hanging="992"/>
            <w:jc w:val="both"/>
          </w:pPr>
        </w:pPrChange>
      </w:pPr>
      <w:r w:rsidRPr="00FD48AC">
        <w:rPr>
          <w:lang w:val="en-US" w:eastAsia="en-US"/>
        </w:rPr>
        <w:t>The Render</w:t>
      </w:r>
      <w:r>
        <w:rPr>
          <w:lang w:val="en-US" w:eastAsia="en-US"/>
        </w:rPr>
        <w:t xml:space="preserve">Instruction </w:t>
      </w:r>
      <w:r w:rsidRPr="00FD48AC">
        <w:rPr>
          <w:lang w:val="en-US" w:eastAsia="en-US"/>
        </w:rPr>
        <w:t>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1"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E67DD4">
      <w:pPr>
        <w:pStyle w:val="Heading2"/>
        <w:numPr>
          <w:ilvl w:val="0"/>
          <w:numId w:val="0"/>
        </w:numPr>
        <w:rPr>
          <w:lang w:val="en-US"/>
        </w:rPr>
      </w:pPr>
    </w:p>
    <w:p w14:paraId="42A5AC86" w14:textId="426EBCC9" w:rsidR="0065597A" w:rsidRPr="00A527F0" w:rsidRDefault="0065597A">
      <w:r w:rsidRPr="00A527F0">
        <w:br w:type="page"/>
      </w:r>
    </w:p>
    <w:p w14:paraId="37491CD4" w14:textId="71E5BC5C" w:rsidR="0065597A" w:rsidRPr="00A527F0" w:rsidRDefault="0065597A" w:rsidP="0065597A">
      <w:pPr>
        <w:pStyle w:val="Heading1"/>
        <w:numPr>
          <w:ilvl w:val="0"/>
          <w:numId w:val="0"/>
        </w:numPr>
        <w:spacing w:before="0" w:after="0"/>
        <w:ind w:left="2127" w:right="2160"/>
        <w:jc w:val="center"/>
      </w:pPr>
      <w:bookmarkStart w:id="3381" w:name="_Toc178869436"/>
      <w:r w:rsidRPr="00A527F0">
        <w:t>Appendix C-8 – GML Coverage Polygons</w:t>
      </w:r>
      <w:bookmarkEnd w:id="3381"/>
    </w:p>
    <w:p w14:paraId="0AE3D2F3" w14:textId="77777777" w:rsidR="0065597A" w:rsidRPr="00A527F0" w:rsidRDefault="0065597A" w:rsidP="0065597A">
      <w:pPr>
        <w:spacing w:after="120" w:line="240" w:lineRule="auto"/>
      </w:pPr>
    </w:p>
    <w:p w14:paraId="61207743" w14:textId="51EFA3BC" w:rsidR="0065597A" w:rsidRPr="00A527F0" w:rsidRDefault="0065597A" w:rsidP="00700B73">
      <w:pPr>
        <w:pStyle w:val="Heading1"/>
      </w:pPr>
      <w:bookmarkStart w:id="3382" w:name="_Toc178869437"/>
      <w:r w:rsidRPr="00A527F0">
        <w:t>GML Coverage Polygons</w:t>
      </w:r>
      <w:bookmarkEnd w:id="3382"/>
    </w:p>
    <w:p w14:paraId="10AD9221" w14:textId="2C7C83B0" w:rsidR="0065597A" w:rsidRPr="00A527F0" w:rsidRDefault="0065597A" w:rsidP="0065597A">
      <w:pPr>
        <w:pStyle w:val="Heading2"/>
      </w:pPr>
      <w:bookmarkStart w:id="3383" w:name="_Toc178869438"/>
      <w:r w:rsidRPr="00A527F0">
        <w:t>Introduction</w:t>
      </w:r>
      <w:bookmarkEnd w:id="3383"/>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65597A">
      <w:pPr>
        <w:pStyle w:val="Heading2"/>
      </w:pPr>
      <w:bookmarkStart w:id="3384" w:name="_Toc178869439"/>
      <w:r w:rsidRPr="00A527F0">
        <w:t>Specification</w:t>
      </w:r>
      <w:bookmarkEnd w:id="3384"/>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&lt;gex:polygon&gt;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&lt;gml:Polygon gml:id="DC1"&gt;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&lt;gml:exterior&gt;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47F3AC1E"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&lt;gml:posList srsName="EPSG:4326"&gt;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&lt;/gml:posList&gt;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&lt;/gml:exterior&gt;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&lt;gml:interior&gt;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774AA57A"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&lt;gml:posList srsName="EPSG:4326"&gt;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&lt;/gml:posList&gt;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&lt;/gml:interior&gt;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&lt;/gml:Polygon&gt;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&lt;/gex:polygon&gt;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7777777" w:rsidR="00E50048" w:rsidRPr="00A527F0" w:rsidRDefault="00E50048" w:rsidP="00700B73">
      <w:r w:rsidRPr="00A527F0">
        <w:t>This implements bounding Polygons restricted to a single GML Polygon (with a gml:id with an SRS defined in each of the posList coordinates of EPSG:4326) with a single exterior element and optional (i.e. 0 or more ) interior elements. Each exterior or optional interior is a Linear Ring with &gt;=4 coordinate pairs, with the first and last coordinate pair being identical, i.e. the Linear Ring is closed. Coordinate order is as per EPSG:4326,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505C4D13" w:rsidR="00E85AE1" w:rsidRPr="00A527F0" w:rsidRDefault="00E85AE1" w:rsidP="00B812CA">
      <w:pPr>
        <w:pStyle w:val="Heading1"/>
        <w:jc w:val="center"/>
      </w:pPr>
      <w:bookmarkStart w:id="3385" w:name="_Toc178869440"/>
      <w:r>
        <w:t>Thinning Algorithms</w:t>
      </w:r>
      <w:bookmarkEnd w:id="3385"/>
    </w:p>
    <w:p w14:paraId="1CA58779" w14:textId="3B8E920C" w:rsidR="00E85AE1" w:rsidRDefault="00E85AE1" w:rsidP="00E85AE1">
      <w:pPr>
        <w:pStyle w:val="Heading2"/>
      </w:pPr>
      <w:bookmarkStart w:id="3386" w:name="_Toc178869441"/>
      <w:r>
        <w:t>Introduction</w:t>
      </w:r>
      <w:bookmarkEnd w:id="3386"/>
    </w:p>
    <w:p w14:paraId="78D331E4" w14:textId="387A7779" w:rsidR="006309CB" w:rsidRPr="001A0951" w:rsidRDefault="006309CB" w:rsidP="006309CB">
      <w:pPr>
        <w:pStyle w:val="ListParagraph"/>
        <w:numPr>
          <w:ilvl w:val="0"/>
          <w:numId w:val="75"/>
        </w:numPr>
        <w:rPr>
          <w:ins w:id="3387" w:author="jonathan pritchard" w:date="2024-11-25T11:05:00Z" w16du:dateUtc="2024-11-25T11:05:00Z"/>
          <w:highlight w:val="yellow"/>
        </w:rPr>
      </w:pPr>
      <w:commentRangeStart w:id="3388"/>
      <w:ins w:id="3389" w:author="jonathan pritchard" w:date="2024-11-25T11:05:00Z" w16du:dateUtc="2024-11-25T11:05:00Z">
        <w:r w:rsidRPr="001A0951">
          <w:rPr>
            <w:highlight w:val="yellow"/>
            <w:rPrChange w:id="3390" w:author="jonathan pritchard" w:date="2024-11-25T11:16:00Z" w16du:dateUtc="2024-11-25T11:16:00Z">
              <w:rPr/>
            </w:rPrChange>
          </w:rPr>
          <w:t xml:space="preserve">Thinning algorithms resize symbols and </w:t>
        </w:r>
      </w:ins>
      <w:ins w:id="3391" w:author="jonathan pritchard" w:date="2024-11-25T11:06:00Z" w16du:dateUtc="2024-11-25T11:06:00Z">
        <w:r w:rsidRPr="001A0951">
          <w:rPr>
            <w:highlight w:val="yellow"/>
            <w:rPrChange w:id="3392" w:author="jonathan pritchard" w:date="2024-11-25T11:16:00Z" w16du:dateUtc="2024-11-25T11:16:00Z">
              <w:rPr/>
            </w:rPrChange>
          </w:rPr>
          <w:t>ensure they do not conflict on screen</w:t>
        </w:r>
      </w:ins>
      <w:ins w:id="3393" w:author="jonathan pritchard" w:date="2024-11-25T11:16:00Z" w16du:dateUtc="2024-11-25T11:16:00Z">
        <w:r w:rsidR="001A0951" w:rsidRPr="001A0951">
          <w:rPr>
            <w:highlight w:val="yellow"/>
            <w:rPrChange w:id="3394" w:author="jonathan pritchard" w:date="2024-11-25T11:16:00Z" w16du:dateUtc="2024-11-25T11:16:00Z">
              <w:rPr/>
            </w:rPrChange>
          </w:rPr>
          <w:t xml:space="preserve"> [?]</w:t>
        </w:r>
      </w:ins>
    </w:p>
    <w:p w14:paraId="7FD6B60B" w14:textId="5A7C97AA" w:rsidR="00E85AE1" w:rsidRPr="001A0951" w:rsidRDefault="006309CB" w:rsidP="006309CB">
      <w:pPr>
        <w:pStyle w:val="ListParagraph"/>
        <w:numPr>
          <w:ilvl w:val="0"/>
          <w:numId w:val="75"/>
        </w:numPr>
        <w:rPr>
          <w:ins w:id="3395" w:author="jonathan pritchard" w:date="2024-11-25T11:16:00Z" w16du:dateUtc="2024-11-25T11:16:00Z"/>
          <w:highlight w:val="yellow"/>
          <w:rPrChange w:id="3396" w:author="jonathan pritchard" w:date="2024-11-25T11:16:00Z" w16du:dateUtc="2024-11-25T11:16:00Z">
            <w:rPr>
              <w:ins w:id="3397" w:author="jonathan pritchard" w:date="2024-11-25T11:16:00Z" w16du:dateUtc="2024-11-25T11:16:00Z"/>
            </w:rPr>
          </w:rPrChange>
        </w:rPr>
      </w:pPr>
      <w:ins w:id="3398" w:author="jonathan pritchard" w:date="2024-11-25T11:05:00Z" w16du:dateUtc="2024-11-25T11:05:00Z">
        <w:r w:rsidRPr="001A0951">
          <w:rPr>
            <w:highlight w:val="yellow"/>
          </w:rPr>
          <w:t>The implementer must use a thinning algorithm</w:t>
        </w:r>
      </w:ins>
      <w:del w:id="3399" w:author="jonathan pritchard" w:date="2024-11-25T11:04:00Z" w16du:dateUtc="2024-11-25T11:04:00Z">
        <w:r w:rsidR="00E85AE1" w:rsidRPr="001A0951" w:rsidDel="006309CB">
          <w:rPr>
            <w:highlight w:val="yellow"/>
          </w:rPr>
          <w:delText>[TBD]</w:delText>
        </w:r>
      </w:del>
    </w:p>
    <w:p w14:paraId="6ACBFA69" w14:textId="426793C4" w:rsidR="001A0951" w:rsidRPr="001A0951" w:rsidRDefault="001A0951">
      <w:pPr>
        <w:pStyle w:val="ListParagraph"/>
        <w:numPr>
          <w:ilvl w:val="0"/>
          <w:numId w:val="75"/>
        </w:numPr>
        <w:rPr>
          <w:highlight w:val="yellow"/>
          <w:rPrChange w:id="3400" w:author="jonathan pritchard" w:date="2024-11-25T11:16:00Z" w16du:dateUtc="2024-11-25T11:16:00Z">
            <w:rPr/>
          </w:rPrChange>
        </w:rPr>
        <w:pPrChange w:id="3401" w:author="jonathan pritchard" w:date="2024-11-25T11:05:00Z" w16du:dateUtc="2024-11-25T11:05:00Z">
          <w:pPr/>
        </w:pPrChange>
      </w:pPr>
      <w:ins w:id="3402" w:author="jonathan pritchard" w:date="2024-11-25T11:16:00Z" w16du:dateUtc="2024-11-25T11:16:00Z">
        <w:r w:rsidRPr="001A0951">
          <w:rPr>
            <w:highlight w:val="yellow"/>
            <w:rPrChange w:id="3403" w:author="jonathan pritchard" w:date="2024-11-25T11:16:00Z" w16du:dateUtc="2024-11-25T11:16:00Z">
              <w:rPr/>
            </w:rPrChange>
          </w:rPr>
          <w:t>The algorithm described meets these requirements but implementers may use their own.</w:t>
        </w:r>
        <w:commentRangeEnd w:id="3388"/>
        <w:r>
          <w:rPr>
            <w:rStyle w:val="CommentReference"/>
          </w:rPr>
          <w:commentReference w:id="3388"/>
        </w:r>
      </w:ins>
    </w:p>
    <w:p w14:paraId="154AF557" w14:textId="77777777" w:rsidR="00E85AE1" w:rsidRPr="00B812CA" w:rsidRDefault="00E85AE1" w:rsidP="00B812CA">
      <w:pPr>
        <w:pStyle w:val="Heading2"/>
      </w:pPr>
      <w:bookmarkStart w:id="3404" w:name="_Toc178869442"/>
      <w:r w:rsidRPr="00B812CA">
        <w:t>Regularly gridded data</w:t>
      </w:r>
      <w:bookmarkEnd w:id="3404"/>
    </w:p>
    <w:p w14:paraId="77B2CFE9" w14:textId="77777777" w:rsidR="00E85AE1" w:rsidRPr="00B812CA" w:rsidRDefault="00E85AE1" w:rsidP="00E85AE1">
      <w:pPr>
        <w:spacing w:after="120" w:line="240" w:lineRule="auto"/>
        <w:jc w:val="both"/>
      </w:pPr>
      <w:r w:rsidRPr="00B812CA">
        <w:t xml:space="preserve">Let the grid cell’s diagonal for the unthinned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r w:rsidRPr="00B812CA">
        <w:rPr>
          <w:i/>
          <w:iCs/>
        </w:rPr>
        <w:t>nD</w:t>
      </w:r>
      <w:r w:rsidRPr="00B812CA">
        <w:t xml:space="preserve">. Next, suppose the maximum dimension of the largest scaled symbol in the displayed field is </w:t>
      </w:r>
      <w:r w:rsidRPr="00B812CA">
        <w:rPr>
          <w:i/>
          <w:iCs/>
        </w:rPr>
        <w:t>Lsmax</w:t>
      </w:r>
      <w:r w:rsidRPr="00B812CA">
        <w:t xml:space="preserve"> mm. Then the ratio </w:t>
      </w:r>
      <w:r w:rsidRPr="00B812CA">
        <w:rPr>
          <w:i/>
          <w:iCs/>
        </w:rPr>
        <w:t>R</w:t>
      </w:r>
      <w:r w:rsidRPr="00B812CA">
        <w:t xml:space="preserve"> of the maximum symbol dimension to the displayed grid spacing is constrained to be less than a prescribed maximum value, </w:t>
      </w:r>
      <w:r w:rsidRPr="00B812CA">
        <w:rPr>
          <w:i/>
          <w:iCs/>
        </w:rPr>
        <w:t>Rmax</w:t>
      </w:r>
      <w:r w:rsidRPr="00B812CA">
        <w:t xml:space="preserve">. A typical value for </w:t>
      </w:r>
      <w:r w:rsidRPr="00B812CA">
        <w:rPr>
          <w:i/>
          <w:iCs/>
        </w:rPr>
        <w:t>Rmax</w:t>
      </w:r>
      <w:r w:rsidRPr="00B812CA">
        <w:t xml:space="preserve"> can be taken to be 0.5. (Given that on a navigation display there may be point features from other products within the extent of the grid, </w:t>
      </w:r>
      <w:r w:rsidRPr="00B812CA">
        <w:rPr>
          <w:i/>
          <w:iCs/>
        </w:rPr>
        <w:t>Rmax=0.5</w:t>
      </w:r>
      <w:r w:rsidRPr="00B812CA">
        <w:t xml:space="preserve"> may be too high for practical use; the optimal value of </w:t>
      </w:r>
      <w:r w:rsidRPr="00B812CA">
        <w:rPr>
          <w:i/>
          <w:iCs/>
        </w:rPr>
        <w:t>Rmax</w:t>
      </w:r>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r w:rsidRPr="00B812CA">
        <w:rPr>
          <w:i/>
          <w:iCs/>
        </w:rPr>
        <w:t>Rmax</w:t>
      </w:r>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r w:rsidRPr="00B812CA">
        <w:rPr>
          <w:i/>
          <w:iCs/>
        </w:rPr>
        <w:t>Rmax</w:t>
      </w:r>
      <w:r w:rsidRPr="00B812CA">
        <w:t xml:space="preserve"> = 0.33. The nominal</w:t>
      </w:r>
      <w:r w:rsidRPr="00B812CA">
        <w:rPr>
          <w:rStyle w:val="FootnoteReference"/>
          <w:noProof w:val="0"/>
          <w:sz w:val="20"/>
          <w:vertAlign w:val="superscript"/>
          <w:lang w:val="en-GB"/>
        </w:rPr>
        <w:footnoteReference w:id="6"/>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r w:rsidRPr="00B812CA">
        <w:rPr>
          <w:i/>
          <w:iCs/>
        </w:rPr>
        <w:t>Lsmax</w:t>
      </w:r>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79">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27F0AE16"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ins w:id="3405" w:author="jon pritchard" w:date="2024-11-27T23:16:00Z" w16du:dateUtc="2024-11-27T22:16:00Z">
        <w:r w:rsidR="00CC4796">
          <w:rPr>
            <w:noProof/>
          </w:rPr>
          <w:t>7</w:t>
        </w:r>
      </w:ins>
      <w:del w:id="3406" w:author="jon pritchard" w:date="2024-11-27T23:16:00Z" w16du:dateUtc="2024-11-27T22:16:00Z">
        <w:r w:rsidR="000553AC" w:rsidDel="00CC4796">
          <w:rPr>
            <w:noProof/>
          </w:rPr>
          <w:delText>6</w:delText>
        </w:r>
      </w:del>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r w:rsidRPr="00B812CA">
        <w:rPr>
          <w:i/>
          <w:iCs/>
        </w:rPr>
        <w:t>Rmax</w:t>
      </w:r>
      <w:r w:rsidRPr="00B812CA">
        <w:t xml:space="preserve"> = 0.5, with </w:t>
      </w:r>
      <w:r w:rsidRPr="00B812CA">
        <w:rPr>
          <w:i/>
          <w:iCs/>
        </w:rPr>
        <w:t>n</w:t>
      </w:r>
      <w:r w:rsidRPr="00B812CA">
        <w:t xml:space="preserve"> = 1, the value of </w:t>
      </w:r>
      <w:r w:rsidRPr="00B812CA">
        <w:rPr>
          <w:i/>
          <w:iCs/>
        </w:rPr>
        <w:t>R</w:t>
      </w:r>
      <w:r w:rsidRPr="00B812CA">
        <w:t xml:space="preserve"> is greater than </w:t>
      </w:r>
      <w:r w:rsidRPr="00B812CA">
        <w:rPr>
          <w:i/>
          <w:iCs/>
        </w:rPr>
        <w:t>Rmax</w:t>
      </w:r>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r w:rsidRPr="00B812CA">
        <w:rPr>
          <w:i/>
          <w:iCs/>
        </w:rPr>
        <w:t>Lsmax</w:t>
      </w:r>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10423A4" w:rsidR="00E85AE1" w:rsidRPr="00B812CA" w:rsidRDefault="00E85AE1" w:rsidP="00E85AE1">
      <w:pPr>
        <w:spacing w:after="120" w:line="240" w:lineRule="auto"/>
        <w:jc w:val="both"/>
      </w:pPr>
      <w:r w:rsidRPr="00B812CA">
        <w:t xml:space="preserve">The results are depicted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drawing>
          <wp:inline distT="0" distB="0" distL="0" distR="0" wp14:anchorId="159A734B" wp14:editId="16D7CEC2">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384CF755"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ins w:id="3407" w:author="jon pritchard" w:date="2024-11-27T23:16:00Z" w16du:dateUtc="2024-11-27T22:16:00Z">
        <w:r w:rsidR="00CC4796">
          <w:rPr>
            <w:noProof/>
          </w:rPr>
          <w:t>8</w:t>
        </w:r>
      </w:ins>
      <w:del w:id="3408" w:author="jon pritchard" w:date="2024-11-27T23:16:00Z" w16du:dateUtc="2024-11-27T22:16:00Z">
        <w:r w:rsidR="000553AC" w:rsidDel="00CC4796">
          <w:rPr>
            <w:noProof/>
          </w:rPr>
          <w:delText>7</w:delText>
        </w:r>
      </w:del>
      <w:r w:rsidRPr="00B812CA">
        <w:fldChar w:fldCharType="end"/>
      </w:r>
      <w:r w:rsidRPr="00B812CA">
        <w:t xml:space="preserve"> - Grid thinned with </w:t>
      </w:r>
      <w:r w:rsidRPr="00B812CA">
        <w:rPr>
          <w:i/>
          <w:iCs/>
        </w:rPr>
        <w:t>Rmax</w:t>
      </w:r>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r w:rsidRPr="00B812CA">
        <w:rPr>
          <w:i/>
          <w:iCs/>
        </w:rPr>
        <w:t>Rmax</w:t>
      </w:r>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7666BE16" w:rsidR="00E85AE1" w:rsidRPr="00B812CA" w:rsidRDefault="00E85AE1" w:rsidP="00E85AE1">
      <w:pPr>
        <w:spacing w:after="120" w:line="240" w:lineRule="auto"/>
        <w:jc w:val="both"/>
      </w:pPr>
      <w:r w:rsidRPr="00B812CA">
        <w:t xml:space="preserve"> The results are shown in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drawing>
          <wp:inline distT="0" distB="0" distL="0" distR="0" wp14:anchorId="4B583DDC" wp14:editId="663192C0">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4E25DD78"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ins w:id="3409" w:author="jon pritchard" w:date="2024-11-27T23:16:00Z" w16du:dateUtc="2024-11-27T22:16:00Z">
        <w:r w:rsidR="00CC4796">
          <w:rPr>
            <w:noProof/>
          </w:rPr>
          <w:t>9</w:t>
        </w:r>
      </w:ins>
      <w:del w:id="3410" w:author="jon pritchard" w:date="2024-11-27T23:16:00Z" w16du:dateUtc="2024-11-27T22:16:00Z">
        <w:r w:rsidR="000553AC" w:rsidDel="00CC4796">
          <w:rPr>
            <w:noProof/>
          </w:rPr>
          <w:delText>8</w:delText>
        </w:r>
      </w:del>
      <w:r w:rsidRPr="00B812CA">
        <w:fldChar w:fldCharType="end"/>
      </w:r>
      <w:r w:rsidRPr="00B812CA">
        <w:t xml:space="preserve"> - Grid thinned with </w:t>
      </w:r>
      <w:r w:rsidRPr="00B812CA">
        <w:rPr>
          <w:i/>
          <w:iCs/>
        </w:rPr>
        <w:t>Rmax</w:t>
      </w:r>
      <w:r w:rsidRPr="00B812CA">
        <w:t xml:space="preserve"> = 0.33</w:t>
      </w:r>
    </w:p>
    <w:p w14:paraId="166C94CD" w14:textId="1724EA44"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r w:rsidRPr="00B812CA">
        <w:rPr>
          <w:i/>
          <w:iCs/>
        </w:rPr>
        <w:t>Rmax</w:t>
      </w:r>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r w:rsidRPr="00B812CA">
        <w:t>Manufaturers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r w:rsidRPr="00B812CA">
        <w:rPr>
          <w:i/>
          <w:iCs/>
        </w:rPr>
        <w:t>Rmax</w:t>
      </w:r>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r w:rsidRPr="00B812CA">
        <w:rPr>
          <w:i/>
          <w:iCs/>
        </w:rPr>
        <w:t>Rmax</w:t>
      </w:r>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P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08" w:author="jonathan pritchard" w:date="2024-09-17T09:22:00Z" w:initials="jp">
    <w:p w14:paraId="099FDF34" w14:textId="77777777" w:rsidR="00411E72" w:rsidRDefault="00411E72" w:rsidP="00411E72">
      <w:pPr>
        <w:pStyle w:val="CommentText"/>
      </w:pPr>
      <w:r>
        <w:rPr>
          <w:rStyle w:val="CommentReference"/>
        </w:rPr>
        <w:annotationRef/>
      </w:r>
      <w:r>
        <w:t>SM1</w:t>
      </w:r>
    </w:p>
  </w:comment>
  <w:comment w:id="209" w:author="jonathan pritchard" w:date="2024-10-14T00:45:00Z" w:initials="jp">
    <w:p w14:paraId="7DECF011" w14:textId="77777777" w:rsidR="008972A2" w:rsidRDefault="008972A2" w:rsidP="008972A2">
      <w:pPr>
        <w:pStyle w:val="CommentText"/>
      </w:pPr>
      <w:r>
        <w:rPr>
          <w:rStyle w:val="CommentReference"/>
        </w:rPr>
        <w:annotationRef/>
      </w:r>
      <w:r>
        <w:t>Done.</w:t>
      </w:r>
    </w:p>
  </w:comment>
  <w:comment w:id="210" w:author="jonathan pritchard" w:date="2024-09-17T09:23:00Z" w:initials="jp">
    <w:p w14:paraId="07995DB3" w14:textId="057AB06F" w:rsidR="00411E72" w:rsidRDefault="00411E72" w:rsidP="00411E72">
      <w:pPr>
        <w:pStyle w:val="CommentText"/>
      </w:pPr>
      <w:r>
        <w:rPr>
          <w:rStyle w:val="CommentReference"/>
        </w:rPr>
        <w:annotationRef/>
      </w:r>
      <w:r>
        <w:t>SM2</w:t>
      </w:r>
    </w:p>
  </w:comment>
  <w:comment w:id="211" w:author="jonathan pritchard" w:date="2024-09-17T09:25:00Z" w:initials="jp">
    <w:p w14:paraId="016259E5" w14:textId="56B7F624" w:rsidR="00411E72" w:rsidRPr="00A53A4E" w:rsidRDefault="00411E72" w:rsidP="00411E72">
      <w:pPr>
        <w:pStyle w:val="CommentText"/>
        <w:rPr>
          <w:color w:val="000000" w:themeColor="text1"/>
        </w:rPr>
      </w:pPr>
      <w:r>
        <w:rPr>
          <w:rStyle w:val="CommentReference"/>
        </w:rPr>
        <w:annotationRef/>
      </w:r>
      <w:r>
        <w:t>Reword to “•</w:t>
      </w:r>
      <w:r>
        <w:tab/>
        <w:t>IHO standards provide the framework for data content, primarily in S-100</w:t>
      </w:r>
      <w:r>
        <w:rPr>
          <w:color w:val="FF0000"/>
        </w:rPr>
        <w:t>,</w:t>
      </w:r>
      <w:r>
        <w:t xml:space="preserve"> </w:t>
      </w:r>
      <w:r>
        <w:rPr>
          <w:color w:val="FF0000"/>
        </w:rPr>
        <w:t>as well as standards for portrayal of hydrographic data</w:t>
      </w:r>
      <w:r>
        <w:t>. S-100 also provides an abstract specification for visual interoperability; for ECDIS, details about interoperability are specified in S-98</w:t>
      </w:r>
      <w:r>
        <w:rPr>
          <w:color w:val="FF0000"/>
        </w:rPr>
        <w:t>. IHO standards additionally provide methods of test and required test results for portrayal and interoperability, these are in S-64 (for S-57) and S-164 (for S-100).”</w:t>
      </w:r>
      <w:r w:rsidR="00A53A4E">
        <w:rPr>
          <w:color w:val="FF0000"/>
        </w:rPr>
        <w:t xml:space="preserve"> </w:t>
      </w:r>
      <w:r w:rsidR="00A53A4E">
        <w:rPr>
          <w:color w:val="000000" w:themeColor="text1"/>
        </w:rPr>
        <w:t>Done.</w:t>
      </w:r>
    </w:p>
  </w:comment>
  <w:comment w:id="253" w:author="jonathan pritchard" w:date="2024-09-17T09:24:00Z" w:initials="jp">
    <w:p w14:paraId="6F8690A5" w14:textId="7586E61A" w:rsidR="00411E72" w:rsidRDefault="00411E72" w:rsidP="00411E72">
      <w:pPr>
        <w:pStyle w:val="CommentText"/>
      </w:pPr>
      <w:r>
        <w:rPr>
          <w:rStyle w:val="CommentReference"/>
        </w:rPr>
        <w:annotationRef/>
      </w:r>
      <w:r>
        <w:t>SM3</w:t>
      </w:r>
    </w:p>
  </w:comment>
  <w:comment w:id="254" w:author="jonathan pritchard" w:date="2024-09-17T09:24:00Z" w:initials="jp">
    <w:p w14:paraId="1D2127DE" w14:textId="77777777" w:rsidR="00411E72" w:rsidRDefault="00411E72" w:rsidP="00411E72">
      <w:pPr>
        <w:pStyle w:val="CommentText"/>
      </w:pPr>
      <w:r>
        <w:rPr>
          <w:rStyle w:val="CommentReference"/>
        </w:rPr>
        <w:annotationRef/>
      </w:r>
      <w:r>
        <w:t>Reword first sentence to “c)</w:t>
      </w:r>
      <w:r>
        <w:tab/>
        <w:t xml:space="preserve">Chart information may be used in conjunction with a radar overlay on ECDIS. </w:t>
      </w:r>
      <w:r>
        <w:rPr>
          <w:strike/>
          <w:color w:val="FF0000"/>
        </w:rPr>
        <w:t>Integration of t</w:t>
      </w:r>
      <w:r>
        <w:rPr>
          <w:color w:val="FF0000"/>
        </w:rPr>
        <w:t>T</w:t>
      </w:r>
      <w:r>
        <w:t xml:space="preserve">racked radar targets </w:t>
      </w:r>
      <w:r>
        <w:rPr>
          <w:strike/>
          <w:color w:val="FF0000"/>
        </w:rPr>
        <w:t>provided for collision avoidance radar (ARPA)  or,</w:t>
      </w:r>
      <w:r>
        <w:t xml:space="preserve"> </w:t>
      </w:r>
      <w:r>
        <w:rPr>
          <w:color w:val="FF0000"/>
        </w:rPr>
        <w:t xml:space="preserve">and </w:t>
      </w:r>
      <w:r>
        <w:t>targets reported by AIS (Automatic Identification System) can be integrated into the ECDIS display, as well as other navigational information which may be added to the ECDIS display.”</w:t>
      </w:r>
    </w:p>
  </w:comment>
  <w:comment w:id="255" w:author="jonathan pritchard" w:date="2024-10-14T00:47:00Z" w:initials="jp">
    <w:p w14:paraId="0D137E04" w14:textId="77777777" w:rsidR="008972A2" w:rsidRDefault="008972A2" w:rsidP="008972A2">
      <w:pPr>
        <w:pStyle w:val="CommentText"/>
      </w:pPr>
      <w:r>
        <w:rPr>
          <w:rStyle w:val="CommentReference"/>
        </w:rPr>
        <w:annotationRef/>
      </w:r>
      <w:r>
        <w:t>Done.</w:t>
      </w:r>
    </w:p>
  </w:comment>
  <w:comment w:id="268" w:author="jonathan pritchard" w:date="2024-09-17T10:21:00Z" w:initials="jp">
    <w:p w14:paraId="72ED6B49" w14:textId="1813C7B6" w:rsidR="002128CD" w:rsidRDefault="002128CD" w:rsidP="002128CD">
      <w:pPr>
        <w:pStyle w:val="CommentText"/>
      </w:pPr>
      <w:r>
        <w:rPr>
          <w:rStyle w:val="CommentReference"/>
        </w:rPr>
        <w:annotationRef/>
      </w:r>
      <w:r>
        <w:t>DE2</w:t>
      </w:r>
    </w:p>
  </w:comment>
  <w:comment w:id="269" w:author="jonathan pritchard" w:date="2024-10-14T00:50:00Z" w:initials="jp">
    <w:p w14:paraId="5A03541C" w14:textId="77777777" w:rsidR="008972A2" w:rsidRDefault="008972A2" w:rsidP="008972A2">
      <w:pPr>
        <w:pStyle w:val="CommentText"/>
      </w:pPr>
      <w:r>
        <w:rPr>
          <w:rStyle w:val="CommentReference"/>
        </w:rPr>
        <w:annotationRef/>
      </w:r>
      <w:r>
        <w:t xml:space="preserve">Done. Also did other double spaces too. </w:t>
      </w:r>
    </w:p>
  </w:comment>
  <w:comment w:id="270" w:author="jonathan pritchard" w:date="2024-09-17T10:21:00Z" w:initials="jp">
    <w:p w14:paraId="52FC1BEB" w14:textId="467FC7BD" w:rsidR="002128CD" w:rsidRDefault="002128CD" w:rsidP="002128CD">
      <w:pPr>
        <w:pStyle w:val="CommentText"/>
      </w:pPr>
      <w:r>
        <w:rPr>
          <w:rStyle w:val="CommentReference"/>
        </w:rPr>
        <w:annotationRef/>
      </w:r>
      <w:r>
        <w:t>DE3</w:t>
      </w:r>
    </w:p>
  </w:comment>
  <w:comment w:id="271" w:author="jonathan pritchard" w:date="2024-10-14T00:51:00Z" w:initials="jp">
    <w:p w14:paraId="0BC194C9" w14:textId="77777777" w:rsidR="008972A2" w:rsidRDefault="008972A2" w:rsidP="008972A2">
      <w:pPr>
        <w:pStyle w:val="CommentText"/>
      </w:pPr>
      <w:r>
        <w:rPr>
          <w:rStyle w:val="CommentReference"/>
        </w:rPr>
        <w:annotationRef/>
      </w:r>
      <w:r>
        <w:t>Done.</w:t>
      </w:r>
    </w:p>
  </w:comment>
  <w:comment w:id="285" w:author="jonathan pritchard" w:date="2024-09-17T10:22:00Z" w:initials="jp">
    <w:p w14:paraId="437E8E2D" w14:textId="2FA124CE" w:rsidR="002128CD" w:rsidRDefault="002128CD" w:rsidP="002128CD">
      <w:pPr>
        <w:pStyle w:val="CommentText"/>
      </w:pPr>
      <w:r>
        <w:rPr>
          <w:rStyle w:val="CommentReference"/>
        </w:rPr>
        <w:annotationRef/>
      </w:r>
      <w:r>
        <w:t>DE4, DE5</w:t>
      </w:r>
    </w:p>
  </w:comment>
  <w:comment w:id="286" w:author="jonathan pritchard" w:date="2024-10-14T00:51:00Z" w:initials="jp">
    <w:p w14:paraId="2E0A9743" w14:textId="77777777" w:rsidR="008972A2" w:rsidRDefault="008972A2" w:rsidP="008972A2">
      <w:pPr>
        <w:pStyle w:val="CommentText"/>
      </w:pPr>
      <w:r>
        <w:rPr>
          <w:rStyle w:val="CommentReference"/>
        </w:rPr>
        <w:annotationRef/>
      </w:r>
      <w:r>
        <w:t>Done.</w:t>
      </w:r>
    </w:p>
  </w:comment>
  <w:comment w:id="283" w:author="jonathan pritchard" w:date="2024-09-17T10:14:00Z" w:initials="jp">
    <w:p w14:paraId="10E57A84" w14:textId="11A087CE" w:rsidR="00BE1192" w:rsidRDefault="00BE1192" w:rsidP="00BE1192">
      <w:pPr>
        <w:pStyle w:val="CommentText"/>
      </w:pPr>
      <w:r>
        <w:rPr>
          <w:rStyle w:val="CommentReference"/>
        </w:rPr>
        <w:annotationRef/>
      </w:r>
      <w:r>
        <w:t>AU76</w:t>
      </w:r>
    </w:p>
  </w:comment>
  <w:comment w:id="284" w:author="jonathan pritchard" w:date="2024-10-14T00:52:00Z" w:initials="jp">
    <w:p w14:paraId="73EC1C97" w14:textId="77777777" w:rsidR="008972A2" w:rsidRDefault="008972A2" w:rsidP="008972A2">
      <w:pPr>
        <w:pStyle w:val="CommentText"/>
      </w:pPr>
      <w:r>
        <w:rPr>
          <w:rStyle w:val="CommentReference"/>
        </w:rPr>
        <w:annotationRef/>
      </w:r>
      <w:r>
        <w:t>Done.</w:t>
      </w:r>
    </w:p>
  </w:comment>
  <w:comment w:id="293" w:author="jonathan pritchard" w:date="2024-09-17T10:23:00Z" w:initials="jp">
    <w:p w14:paraId="69A6EC65" w14:textId="5158BEA6" w:rsidR="002128CD" w:rsidRDefault="002128CD" w:rsidP="002128CD">
      <w:pPr>
        <w:pStyle w:val="CommentText"/>
      </w:pPr>
      <w:r>
        <w:rPr>
          <w:rStyle w:val="CommentReference"/>
        </w:rPr>
        <w:annotationRef/>
      </w:r>
      <w:r>
        <w:t>DE6</w:t>
      </w:r>
    </w:p>
  </w:comment>
  <w:comment w:id="294" w:author="jonathan pritchard" w:date="2024-10-14T00:54:00Z" w:initials="jp">
    <w:p w14:paraId="5A5597DB" w14:textId="77777777" w:rsidR="008972A2" w:rsidRDefault="008972A2" w:rsidP="008972A2">
      <w:pPr>
        <w:pStyle w:val="CommentText"/>
      </w:pPr>
      <w:r>
        <w:rPr>
          <w:rStyle w:val="CommentReference"/>
        </w:rPr>
        <w:annotationRef/>
      </w:r>
      <w:r>
        <w:t>Done</w:t>
      </w:r>
    </w:p>
  </w:comment>
  <w:comment w:id="295" w:author="jonathan pritchard" w:date="2024-09-17T10:15:00Z" w:initials="jp">
    <w:p w14:paraId="263D723A" w14:textId="04B530E9" w:rsidR="00BE1192" w:rsidRDefault="00BE1192" w:rsidP="00BE1192">
      <w:pPr>
        <w:pStyle w:val="CommentText"/>
      </w:pPr>
      <w:r>
        <w:rPr>
          <w:rStyle w:val="CommentReference"/>
        </w:rPr>
        <w:annotationRef/>
      </w:r>
      <w:r>
        <w:t>AU77</w:t>
      </w:r>
    </w:p>
  </w:comment>
  <w:comment w:id="296" w:author="jonathan pritchard" w:date="2024-10-14T00:53:00Z" w:initials="jp">
    <w:p w14:paraId="7E39874E" w14:textId="77777777" w:rsidR="008972A2" w:rsidRDefault="008972A2" w:rsidP="008972A2">
      <w:pPr>
        <w:pStyle w:val="CommentText"/>
      </w:pPr>
      <w:r>
        <w:rPr>
          <w:rStyle w:val="CommentReference"/>
        </w:rPr>
        <w:annotationRef/>
      </w:r>
      <w:r>
        <w:t>Done.</w:t>
      </w:r>
    </w:p>
  </w:comment>
  <w:comment w:id="306" w:author="jonathan pritchard" w:date="2024-09-17T09:26:00Z" w:initials="jp">
    <w:p w14:paraId="1C4D6D54" w14:textId="77777777" w:rsidR="00036FFD" w:rsidRDefault="00411E72" w:rsidP="00036FFD">
      <w:pPr>
        <w:pStyle w:val="CommentText"/>
      </w:pPr>
      <w:r>
        <w:rPr>
          <w:rStyle w:val="CommentReference"/>
        </w:rPr>
        <w:annotationRef/>
      </w:r>
      <w:r w:rsidR="00036FFD">
        <w:t>SM6</w:t>
      </w:r>
    </w:p>
  </w:comment>
  <w:comment w:id="307" w:author="jonathan pritchard" w:date="2024-10-14T00:57:00Z" w:initials="jp">
    <w:p w14:paraId="48EFE050" w14:textId="084667D4" w:rsidR="00740990" w:rsidRDefault="00740990" w:rsidP="00740990">
      <w:pPr>
        <w:pStyle w:val="CommentText"/>
      </w:pPr>
      <w:r>
        <w:rPr>
          <w:rStyle w:val="CommentReference"/>
        </w:rPr>
        <w:annotationRef/>
      </w:r>
      <w:r>
        <w:t xml:space="preserve">Added. Needs review, particularly in reference to AU comments about S-102. </w:t>
      </w:r>
    </w:p>
  </w:comment>
  <w:comment w:id="308" w:author="jonathan pritchard" w:date="2024-11-12T11:10:00Z" w:initials="jp">
    <w:p w14:paraId="1009DCC0" w14:textId="77777777" w:rsidR="00036FFD" w:rsidRDefault="00036FFD" w:rsidP="00036FFD">
      <w:pPr>
        <w:pStyle w:val="CommentText"/>
      </w:pPr>
      <w:r>
        <w:rPr>
          <w:rStyle w:val="CommentReference"/>
        </w:rPr>
        <w:annotationRef/>
      </w:r>
      <w:r>
        <w:t>S100WG says this could be Phase2 so these words are ok as is for Phase 1.</w:t>
      </w:r>
    </w:p>
  </w:comment>
  <w:comment w:id="315" w:author="jonathan pritchard" w:date="2024-08-15T08:15:00Z" w:initials="jp">
    <w:p w14:paraId="5CF5A1DA" w14:textId="3EE07DF4" w:rsidR="00AD2F07" w:rsidRPr="00237F07" w:rsidRDefault="00AD2F07" w:rsidP="00AD2F07">
      <w:pPr>
        <w:pStyle w:val="CommentText"/>
      </w:pPr>
      <w:r w:rsidRPr="00237F07">
        <w:rPr>
          <w:rStyle w:val="CommentReference"/>
          <w:lang w:val="en-GB"/>
        </w:rPr>
        <w:annotationRef/>
      </w:r>
      <w:r w:rsidRPr="00237F07">
        <w:t>Can we mark this as informative?</w:t>
      </w:r>
    </w:p>
  </w:comment>
  <w:comment w:id="316" w:author="jonathan pritchard" w:date="2024-09-17T09:26:00Z" w:initials="jp">
    <w:p w14:paraId="2CBC9A82" w14:textId="77777777" w:rsidR="00411E72" w:rsidRDefault="00411E72" w:rsidP="00411E72">
      <w:pPr>
        <w:pStyle w:val="CommentText"/>
      </w:pPr>
      <w:r>
        <w:rPr>
          <w:rStyle w:val="CommentReference"/>
        </w:rPr>
        <w:annotationRef/>
      </w:r>
      <w:r>
        <w:t>SM7 - yes.</w:t>
      </w:r>
    </w:p>
  </w:comment>
  <w:comment w:id="317" w:author="jonathan pritchard" w:date="2024-09-17T10:24:00Z" w:initials="jp">
    <w:p w14:paraId="2D4BDB3E" w14:textId="77777777" w:rsidR="002128CD" w:rsidRDefault="002128CD" w:rsidP="002128CD">
      <w:pPr>
        <w:pStyle w:val="CommentText"/>
      </w:pPr>
      <w:r>
        <w:rPr>
          <w:rStyle w:val="CommentReference"/>
        </w:rPr>
        <w:annotationRef/>
      </w:r>
      <w:r>
        <w:t>DE9 - no, see C-10.2.14</w:t>
      </w:r>
    </w:p>
  </w:comment>
  <w:comment w:id="318" w:author="jonathan pritchard" w:date="2024-10-14T00:59:00Z" w:initials="jp">
    <w:p w14:paraId="7CF52F3E" w14:textId="77777777" w:rsidR="00740990" w:rsidRDefault="00740990" w:rsidP="00740990">
      <w:pPr>
        <w:pStyle w:val="CommentText"/>
      </w:pPr>
      <w:r>
        <w:rPr>
          <w:rStyle w:val="CommentReference"/>
        </w:rPr>
        <w:annotationRef/>
      </w:r>
      <w:r>
        <w:t>This is ok. The intro comment states much of it is informative.</w:t>
      </w:r>
    </w:p>
  </w:comment>
  <w:comment w:id="332" w:author="jonathan pritchard" w:date="2024-09-17T09:27:00Z" w:initials="jp">
    <w:p w14:paraId="3D8E0AC6" w14:textId="2D8E1E14" w:rsidR="00411E72" w:rsidRDefault="00411E72" w:rsidP="00411E72">
      <w:pPr>
        <w:pStyle w:val="CommentText"/>
      </w:pPr>
      <w:r>
        <w:rPr>
          <w:rStyle w:val="CommentReference"/>
        </w:rPr>
        <w:annotationRef/>
      </w:r>
      <w:r>
        <w:t>SM8 - table no longer exists. Adjust wording.</w:t>
      </w:r>
    </w:p>
  </w:comment>
  <w:comment w:id="333" w:author="jonathan pritchard" w:date="2024-09-17T10:25:00Z" w:initials="jp">
    <w:p w14:paraId="0DBB3004" w14:textId="77777777" w:rsidR="002128CD" w:rsidRDefault="002128CD" w:rsidP="002128CD">
      <w:pPr>
        <w:pStyle w:val="CommentText"/>
      </w:pPr>
      <w:r>
        <w:rPr>
          <w:rStyle w:val="CommentReference"/>
        </w:rPr>
        <w:annotationRef/>
      </w:r>
      <w:r>
        <w:t>Also DE10</w:t>
      </w:r>
    </w:p>
  </w:comment>
  <w:comment w:id="334" w:author="jonathan pritchard" w:date="2024-10-14T01:00:00Z" w:initials="jp">
    <w:p w14:paraId="7AA54E97" w14:textId="77777777" w:rsidR="00740990" w:rsidRDefault="00740990" w:rsidP="00740990">
      <w:pPr>
        <w:pStyle w:val="CommentText"/>
      </w:pPr>
      <w:r>
        <w:rPr>
          <w:rStyle w:val="CommentReference"/>
        </w:rPr>
        <w:annotationRef/>
      </w:r>
      <w:r>
        <w:t>Done. Take out reference, table no longer in document.</w:t>
      </w:r>
    </w:p>
  </w:comment>
  <w:comment w:id="336" w:author="jonathan pritchard" w:date="2024-09-17T10:25:00Z" w:initials="jp">
    <w:p w14:paraId="2C9D9347" w14:textId="52CDDDEC" w:rsidR="002128CD" w:rsidRDefault="002128CD" w:rsidP="002128CD">
      <w:pPr>
        <w:pStyle w:val="CommentText"/>
      </w:pPr>
      <w:r>
        <w:rPr>
          <w:rStyle w:val="CommentReference"/>
        </w:rPr>
        <w:annotationRef/>
      </w:r>
      <w:r>
        <w:t>DE11</w:t>
      </w:r>
    </w:p>
  </w:comment>
  <w:comment w:id="337" w:author="jonathan pritchard" w:date="2024-10-14T01:01:00Z" w:initials="jp">
    <w:p w14:paraId="261C7CDD" w14:textId="77777777" w:rsidR="00740990" w:rsidRDefault="00740990" w:rsidP="00740990">
      <w:pPr>
        <w:pStyle w:val="CommentText"/>
      </w:pPr>
      <w:r>
        <w:rPr>
          <w:rStyle w:val="CommentReference"/>
        </w:rPr>
        <w:annotationRef/>
      </w:r>
      <w:r>
        <w:t>Done.</w:t>
      </w:r>
    </w:p>
  </w:comment>
  <w:comment w:id="341" w:author="jonathan pritchard" w:date="2024-09-17T10:26:00Z" w:initials="jp">
    <w:p w14:paraId="41D9656F" w14:textId="1AFE1F5D" w:rsidR="002128CD" w:rsidRDefault="002128CD" w:rsidP="002128CD">
      <w:pPr>
        <w:pStyle w:val="CommentText"/>
      </w:pPr>
      <w:r>
        <w:rPr>
          <w:rStyle w:val="CommentReference"/>
        </w:rPr>
        <w:annotationRef/>
      </w:r>
      <w:r>
        <w:t>Must - DE12</w:t>
      </w:r>
    </w:p>
  </w:comment>
  <w:comment w:id="342" w:author="jonathan pritchard" w:date="2024-10-14T01:01:00Z" w:initials="jp">
    <w:p w14:paraId="406B168D" w14:textId="77777777" w:rsidR="00740990" w:rsidRDefault="00740990" w:rsidP="00740990">
      <w:pPr>
        <w:pStyle w:val="CommentText"/>
      </w:pPr>
      <w:r>
        <w:rPr>
          <w:rStyle w:val="CommentReference"/>
        </w:rPr>
        <w:annotationRef/>
      </w:r>
      <w:r>
        <w:t>Done.</w:t>
      </w:r>
    </w:p>
  </w:comment>
  <w:comment w:id="343" w:author="jonathan pritchard" w:date="2024-11-12T11:13:00Z" w:initials="jp">
    <w:p w14:paraId="12B932FB" w14:textId="77777777" w:rsidR="00036FFD" w:rsidRDefault="00036FFD" w:rsidP="00036FFD">
      <w:pPr>
        <w:pStyle w:val="CommentText"/>
      </w:pPr>
      <w:r>
        <w:rPr>
          <w:rStyle w:val="CommentReference"/>
        </w:rPr>
        <w:annotationRef/>
      </w:r>
      <w:r>
        <w:t>I don’t understand what foundation mode is?</w:t>
      </w:r>
    </w:p>
  </w:comment>
  <w:comment w:id="347" w:author="jonathan pritchard" w:date="2024-09-17T10:27:00Z" w:initials="jp">
    <w:p w14:paraId="0A5BAF5E" w14:textId="769B2546" w:rsidR="002128CD" w:rsidRDefault="002128CD" w:rsidP="002128CD">
      <w:pPr>
        <w:pStyle w:val="CommentText"/>
      </w:pPr>
      <w:r>
        <w:rPr>
          <w:rStyle w:val="CommentReference"/>
        </w:rPr>
        <w:annotationRef/>
      </w:r>
      <w:r>
        <w:t>DE13</w:t>
      </w:r>
    </w:p>
  </w:comment>
  <w:comment w:id="348" w:author="jonathan pritchard" w:date="2024-10-14T01:02:00Z" w:initials="jp">
    <w:p w14:paraId="370B0093" w14:textId="77777777" w:rsidR="00740990" w:rsidRDefault="00740990" w:rsidP="00740990">
      <w:pPr>
        <w:pStyle w:val="CommentText"/>
      </w:pPr>
      <w:r>
        <w:rPr>
          <w:rStyle w:val="CommentReference"/>
        </w:rPr>
        <w:annotationRef/>
      </w:r>
      <w:r>
        <w:t>Done.</w:t>
      </w:r>
    </w:p>
  </w:comment>
  <w:comment w:id="367" w:author="jonathan pritchard" w:date="2024-09-17T10:27:00Z" w:initials="jp">
    <w:p w14:paraId="5488CC50" w14:textId="0C97B245" w:rsidR="002128CD" w:rsidRDefault="002128CD" w:rsidP="002128CD">
      <w:pPr>
        <w:pStyle w:val="CommentText"/>
      </w:pPr>
      <w:r>
        <w:rPr>
          <w:rStyle w:val="CommentReference"/>
        </w:rPr>
        <w:annotationRef/>
      </w:r>
      <w:r>
        <w:t>DE14, DE15</w:t>
      </w:r>
    </w:p>
  </w:comment>
  <w:comment w:id="368" w:author="jonathan pritchard" w:date="2024-10-14T01:05:00Z" w:initials="jp">
    <w:p w14:paraId="585CB1C8" w14:textId="77777777" w:rsidR="00740990" w:rsidRDefault="00740990" w:rsidP="00740990">
      <w:pPr>
        <w:pStyle w:val="CommentText"/>
      </w:pPr>
      <w:r>
        <w:rPr>
          <w:rStyle w:val="CommentReference"/>
        </w:rPr>
        <w:annotationRef/>
      </w:r>
      <w:r>
        <w:t>Done.</w:t>
      </w:r>
    </w:p>
  </w:comment>
  <w:comment w:id="369" w:author="jonathan pritchard" w:date="2024-09-17T09:27:00Z" w:initials="jp">
    <w:p w14:paraId="270BF056" w14:textId="2802B03C" w:rsidR="00411E72" w:rsidRDefault="00411E72" w:rsidP="00411E72">
      <w:pPr>
        <w:pStyle w:val="CommentText"/>
      </w:pPr>
      <w:r>
        <w:rPr>
          <w:rStyle w:val="CommentReference"/>
        </w:rPr>
        <w:annotationRef/>
      </w:r>
      <w:r>
        <w:t>SM9</w:t>
      </w:r>
    </w:p>
  </w:comment>
  <w:comment w:id="375" w:author="jonathan pritchard" w:date="2024-09-17T09:28:00Z" w:initials="jp">
    <w:p w14:paraId="2C93B5B7" w14:textId="77777777" w:rsidR="00411E72" w:rsidRDefault="00411E72" w:rsidP="00411E72">
      <w:pPr>
        <w:pStyle w:val="CommentText"/>
      </w:pPr>
      <w:r>
        <w:rPr>
          <w:rStyle w:val="CommentReference"/>
        </w:rPr>
        <w:annotationRef/>
      </w:r>
      <w:r>
        <w:t>SM10. Also clarify 5 ddigit codes (JP, from IHO).</w:t>
      </w:r>
    </w:p>
  </w:comment>
  <w:comment w:id="376" w:author="jonathan pritchard" w:date="2024-10-14T01:07:00Z" w:initials="jp">
    <w:p w14:paraId="4149D6C9" w14:textId="77777777" w:rsidR="00C1137D" w:rsidRDefault="00C1137D" w:rsidP="00C1137D">
      <w:pPr>
        <w:pStyle w:val="CommentText"/>
      </w:pPr>
      <w:r>
        <w:rPr>
          <w:rStyle w:val="CommentReference"/>
        </w:rPr>
        <w:annotationRef/>
      </w:r>
      <w:r>
        <w:t>Done. Clarified what must match up.</w:t>
      </w:r>
    </w:p>
  </w:comment>
  <w:comment w:id="393" w:author="jonathan pritchard" w:date="2024-09-17T09:29:00Z" w:initials="jp">
    <w:p w14:paraId="7076EF11" w14:textId="1500FAC2" w:rsidR="00411E72" w:rsidRDefault="00411E72" w:rsidP="00411E72">
      <w:pPr>
        <w:pStyle w:val="CommentText"/>
      </w:pPr>
      <w:r>
        <w:rPr>
          <w:rStyle w:val="CommentReference"/>
        </w:rPr>
        <w:annotationRef/>
      </w:r>
      <w:r>
        <w:t>SM11</w:t>
      </w:r>
    </w:p>
  </w:comment>
  <w:comment w:id="394" w:author="jonathan pritchard" w:date="2024-10-14T01:18:00Z" w:initials="jp">
    <w:p w14:paraId="6B9A98A4" w14:textId="77777777" w:rsidR="00D755A5" w:rsidRDefault="00D755A5" w:rsidP="00D755A5">
      <w:pPr>
        <w:pStyle w:val="CommentText"/>
      </w:pPr>
      <w:r>
        <w:rPr>
          <w:rStyle w:val="CommentReference"/>
        </w:rPr>
        <w:annotationRef/>
      </w:r>
      <w:r>
        <w:t>Done,.</w:t>
      </w:r>
    </w:p>
  </w:comment>
  <w:comment w:id="395" w:author="jonathan pritchard" w:date="2024-09-17T09:29:00Z" w:initials="jp">
    <w:p w14:paraId="656A41A9" w14:textId="6B263DA1" w:rsidR="00411E72" w:rsidRDefault="00411E72" w:rsidP="00411E72">
      <w:pPr>
        <w:pStyle w:val="CommentText"/>
      </w:pPr>
      <w:r>
        <w:rPr>
          <w:rStyle w:val="CommentReference"/>
        </w:rPr>
        <w:annotationRef/>
      </w:r>
      <w:r>
        <w:t>SM12</w:t>
      </w:r>
    </w:p>
  </w:comment>
  <w:comment w:id="396" w:author="jonathan pritchard" w:date="2024-10-14T01:18:00Z" w:initials="jp">
    <w:p w14:paraId="3E013DB9" w14:textId="77777777" w:rsidR="00D755A5" w:rsidRDefault="00D755A5" w:rsidP="00D755A5">
      <w:pPr>
        <w:pStyle w:val="CommentText"/>
      </w:pPr>
      <w:r>
        <w:rPr>
          <w:rStyle w:val="CommentReference"/>
        </w:rPr>
        <w:annotationRef/>
      </w:r>
      <w:r>
        <w:t>Done.</w:t>
      </w:r>
    </w:p>
  </w:comment>
  <w:comment w:id="397" w:author="jonathan pritchard" w:date="2024-10-14T01:21:00Z" w:initials="jp">
    <w:p w14:paraId="64963078" w14:textId="77777777" w:rsidR="00D755A5" w:rsidRDefault="00D755A5" w:rsidP="00D755A5">
      <w:pPr>
        <w:pStyle w:val="CommentText"/>
      </w:pPr>
      <w:r>
        <w:rPr>
          <w:rStyle w:val="CommentReference"/>
        </w:rPr>
        <w:annotationRef/>
      </w:r>
      <w:r>
        <w:t>Is this just for S-57 though? Also SM13.</w:t>
      </w:r>
    </w:p>
  </w:comment>
  <w:comment w:id="398" w:author="jonathan pritchard" w:date="2024-09-17T09:29:00Z" w:initials="jp">
    <w:p w14:paraId="326530D1" w14:textId="299FACB5" w:rsidR="00411E72" w:rsidRDefault="00411E72" w:rsidP="00411E72">
      <w:pPr>
        <w:pStyle w:val="CommentText"/>
      </w:pPr>
      <w:r>
        <w:rPr>
          <w:rStyle w:val="CommentReference"/>
        </w:rPr>
        <w:annotationRef/>
      </w:r>
      <w:r>
        <w:t>SM13</w:t>
      </w:r>
    </w:p>
  </w:comment>
  <w:comment w:id="399" w:author="jonathan pritchard" w:date="2024-09-17T10:28:00Z" w:initials="jp">
    <w:p w14:paraId="322A379A" w14:textId="77777777" w:rsidR="002128CD" w:rsidRDefault="002128CD" w:rsidP="002128CD">
      <w:pPr>
        <w:pStyle w:val="CommentText"/>
      </w:pPr>
      <w:r>
        <w:rPr>
          <w:rStyle w:val="CommentReference"/>
        </w:rPr>
        <w:annotationRef/>
      </w:r>
      <w:r>
        <w:t>DE16</w:t>
      </w:r>
    </w:p>
  </w:comment>
  <w:comment w:id="433" w:author="jonathan pritchard" w:date="2024-10-14T01:24:00Z" w:initials="jp">
    <w:p w14:paraId="79CE545C" w14:textId="77777777" w:rsidR="00D755A5" w:rsidRDefault="00D755A5" w:rsidP="00D755A5">
      <w:pPr>
        <w:pStyle w:val="CommentText"/>
      </w:pPr>
      <w:r>
        <w:rPr>
          <w:rStyle w:val="CommentReference"/>
        </w:rPr>
        <w:annotationRef/>
      </w:r>
      <w:r>
        <w:t>Not sure this needs to be in here. It could realte to specific display items for NWs but it could possibly just be deleted.</w:t>
      </w:r>
    </w:p>
  </w:comment>
  <w:comment w:id="438" w:author="jonathan pritchard" w:date="2024-09-17T09:30:00Z" w:initials="jp">
    <w:p w14:paraId="026AB400" w14:textId="30264704" w:rsidR="00411E72" w:rsidRDefault="00411E72" w:rsidP="00411E72">
      <w:pPr>
        <w:pStyle w:val="CommentText"/>
      </w:pPr>
      <w:r>
        <w:rPr>
          <w:rStyle w:val="CommentReference"/>
        </w:rPr>
        <w:annotationRef/>
      </w:r>
      <w:r>
        <w:t>SM14</w:t>
      </w:r>
    </w:p>
  </w:comment>
  <w:comment w:id="439" w:author="jonathan pritchard" w:date="2024-09-17T09:30:00Z" w:initials="jp">
    <w:p w14:paraId="54D5661E" w14:textId="77777777" w:rsidR="00411E72" w:rsidRDefault="00411E72" w:rsidP="00411E72">
      <w:pPr>
        <w:pStyle w:val="CommentText"/>
      </w:pPr>
      <w:r>
        <w:rPr>
          <w:rStyle w:val="CommentReference"/>
        </w:rPr>
        <w:annotationRef/>
      </w:r>
      <w:r>
        <w:t>IMO ECDIS PS Appendix 2 requires “units of depth and height” to be “</w:t>
      </w:r>
      <w:r>
        <w:rPr>
          <w:u w:val="single"/>
        </w:rPr>
        <w:t>permanently</w:t>
      </w:r>
      <w:r>
        <w:t xml:space="preserve"> shown on the ECDIS display”. IEC 61174 delegates testing of this to S-164, so the associated requirement is expected to be found in S-98. However, S-98 C-12.1.3 requires units of depth and height to be “available, at least, </w:t>
      </w:r>
      <w:r>
        <w:rPr>
          <w:u w:val="single"/>
        </w:rPr>
        <w:t>on demand</w:t>
      </w:r>
      <w:r>
        <w:t xml:space="preserve"> and indicated in the display legend”. </w:t>
      </w:r>
    </w:p>
    <w:p w14:paraId="19BB5E93" w14:textId="77777777" w:rsidR="00411E72" w:rsidRDefault="00411E72" w:rsidP="00411E72">
      <w:pPr>
        <w:pStyle w:val="CommentText"/>
      </w:pPr>
      <w:r>
        <w:t xml:space="preserve">Referring to S-64, testing for the IMO requirement appears to be via the legend tests. However, Legend is </w:t>
      </w:r>
      <w:r>
        <w:rPr>
          <w:u w:val="single"/>
        </w:rPr>
        <w:t>not</w:t>
      </w:r>
      <w:r>
        <w:t xml:space="preserve"> permanently displayed.</w:t>
      </w:r>
    </w:p>
    <w:p w14:paraId="46F36A61" w14:textId="77777777" w:rsidR="00411E72" w:rsidRDefault="00411E72" w:rsidP="00411E72">
      <w:pPr>
        <w:pStyle w:val="CommentText"/>
      </w:pPr>
      <w:r>
        <w:t>So, there appears to be a conflict between the IHO &amp; IMO requirements (although the IHO requirement appears pragmatic).</w:t>
      </w:r>
    </w:p>
  </w:comment>
  <w:comment w:id="440" w:author="jonathan pritchard" w:date="2024-10-14T01:26:00Z" w:initials="jp">
    <w:p w14:paraId="445080B6" w14:textId="77777777" w:rsidR="00D755A5" w:rsidRDefault="00D755A5" w:rsidP="00D755A5">
      <w:pPr>
        <w:pStyle w:val="CommentText"/>
      </w:pPr>
      <w:r>
        <w:rPr>
          <w:rStyle w:val="CommentReference"/>
        </w:rPr>
        <w:annotationRef/>
      </w:r>
      <w:r>
        <w:t xml:space="preserve">Needs discussion. We could make the depth and height units permanent with the other ones on demand? </w:t>
      </w:r>
    </w:p>
  </w:comment>
  <w:comment w:id="441" w:author="jonathan pritchard" w:date="2024-10-14T01:28:00Z" w:initials="jp">
    <w:p w14:paraId="149A991C" w14:textId="77777777" w:rsidR="00171271" w:rsidRDefault="00171271" w:rsidP="00171271">
      <w:pPr>
        <w:pStyle w:val="CommentText"/>
      </w:pPr>
      <w:r>
        <w:rPr>
          <w:rStyle w:val="CommentReference"/>
        </w:rPr>
        <w:annotationRef/>
      </w:r>
      <w:r>
        <w:t xml:space="preserve">Suggested text (check with SM). </w:t>
      </w:r>
    </w:p>
  </w:comment>
  <w:comment w:id="442" w:author="jonathan pritchard" w:date="2024-11-12T11:18:00Z" w:initials="jp">
    <w:p w14:paraId="43F16AFD" w14:textId="77777777" w:rsidR="00036FFD" w:rsidRDefault="00036FFD" w:rsidP="00036FFD">
      <w:pPr>
        <w:pStyle w:val="CommentText"/>
      </w:pPr>
      <w:r>
        <w:rPr>
          <w:rStyle w:val="CommentReference"/>
        </w:rPr>
        <w:annotationRef/>
      </w:r>
      <w:r>
        <w:t>Or, you could read this as saying the legend needs to be permanently disp[layed, with the depth/height units with the other items on demand (i.e. the legend is permanent, but the items can be on demand?)</w:t>
      </w:r>
    </w:p>
  </w:comment>
  <w:comment w:id="482" w:author="jonathan pritchard" w:date="2024-07-17T08:15:00Z" w:initials="jp">
    <w:p w14:paraId="4694BB93" w14:textId="3078B0EB" w:rsidR="00330D8D" w:rsidRPr="00237F07" w:rsidRDefault="00330D8D" w:rsidP="00330D8D">
      <w:pPr>
        <w:pStyle w:val="CommentText"/>
      </w:pPr>
      <w:r w:rsidRPr="00237F07">
        <w:rPr>
          <w:rStyle w:val="CommentReference"/>
          <w:lang w:val="en-GB"/>
        </w:rPr>
        <w:annotationRef/>
      </w:r>
      <w:r w:rsidRPr="00237F07">
        <w:t>S-164, test?</w:t>
      </w:r>
    </w:p>
  </w:comment>
  <w:comment w:id="483"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484"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485" w:author="jonathan pritchard" w:date="2024-09-17T10:28:00Z" w:initials="jp">
    <w:p w14:paraId="030D59FB" w14:textId="77777777" w:rsidR="002128CD" w:rsidRDefault="002128CD" w:rsidP="002128CD">
      <w:pPr>
        <w:pStyle w:val="CommentText"/>
      </w:pPr>
      <w:r>
        <w:rPr>
          <w:rStyle w:val="CommentReference"/>
        </w:rPr>
        <w:annotationRef/>
      </w:r>
      <w:r>
        <w:t>DE17, DE18</w:t>
      </w:r>
    </w:p>
  </w:comment>
  <w:comment w:id="486" w:author="jonathan pritchard" w:date="2024-10-14T01:30:00Z" w:initials="jp">
    <w:p w14:paraId="12D3A31F" w14:textId="77777777" w:rsidR="00171271" w:rsidRDefault="00171271" w:rsidP="00171271">
      <w:pPr>
        <w:pStyle w:val="CommentText"/>
      </w:pPr>
      <w:r>
        <w:rPr>
          <w:rStyle w:val="CommentReference"/>
        </w:rPr>
        <w:annotationRef/>
      </w:r>
      <w:r>
        <w:t>Done.</w:t>
      </w:r>
    </w:p>
  </w:comment>
  <w:comment w:id="487" w:author="jonathan pritchard" w:date="2024-11-13T16:38:00Z" w:initials="jp">
    <w:p w14:paraId="21084C31" w14:textId="77777777" w:rsidR="00F0338B" w:rsidRDefault="00F0338B" w:rsidP="00F0338B">
      <w:pPr>
        <w:pStyle w:val="CommentText"/>
      </w:pPr>
      <w:r>
        <w:rPr>
          <w:rStyle w:val="CommentReference"/>
        </w:rPr>
        <w:annotationRef/>
      </w:r>
      <w:r>
        <w:t xml:space="preserve">Clarify this is only S-101. </w:t>
      </w:r>
    </w:p>
  </w:comment>
  <w:comment w:id="489" w:author="jonathan pritchard" w:date="2024-05-21T12:57:00Z" w:initials="jp">
    <w:p w14:paraId="0CD6FDA4" w14:textId="567DD97B" w:rsidR="008C77AA" w:rsidRPr="00237F07" w:rsidRDefault="008C77AA" w:rsidP="008C77AA">
      <w:pPr>
        <w:pStyle w:val="CommentText"/>
      </w:pPr>
      <w:r w:rsidRPr="00237F07">
        <w:rPr>
          <w:rStyle w:val="CommentReference"/>
          <w:lang w:val="en-GB"/>
        </w:rPr>
        <w:annotationRef/>
      </w:r>
      <w:r w:rsidRPr="00237F07">
        <w:t>Should these be in Legend? They’re user defined.</w:t>
      </w:r>
    </w:p>
  </w:comment>
  <w:comment w:id="490" w:author="jonathan pritchard" w:date="2024-05-21T12:57:00Z" w:initials="jp">
    <w:p w14:paraId="4553B01E" w14:textId="77777777" w:rsidR="008C77AA" w:rsidRPr="00237F07" w:rsidRDefault="008C77AA" w:rsidP="008C77AA">
      <w:pPr>
        <w:pStyle w:val="CommentText"/>
      </w:pPr>
      <w:r w:rsidRPr="00237F07">
        <w:rPr>
          <w:rStyle w:val="CommentReference"/>
          <w:lang w:val="en-GB"/>
        </w:rPr>
        <w:annotationRef/>
      </w:r>
      <w:r w:rsidRPr="00237F07">
        <w:t>SM(144)</w:t>
      </w:r>
    </w:p>
  </w:comment>
  <w:comment w:id="491" w:author="jonathan pritchard" w:date="2024-10-14T01:33:00Z" w:initials="jp">
    <w:p w14:paraId="2FB762DC" w14:textId="77777777" w:rsidR="00171271" w:rsidRDefault="00171271" w:rsidP="00171271">
      <w:pPr>
        <w:pStyle w:val="CommentText"/>
      </w:pPr>
      <w:r>
        <w:rPr>
          <w:rStyle w:val="CommentReference"/>
        </w:rPr>
        <w:annotationRef/>
      </w:r>
      <w:r>
        <w:t>Also raised by SM but leave in for now.</w:t>
      </w:r>
    </w:p>
  </w:comment>
  <w:comment w:id="496" w:author="jonathan pritchard" w:date="2024-09-17T09:31:00Z" w:initials="jp">
    <w:p w14:paraId="1E775BA6" w14:textId="4F017E0A" w:rsidR="00411E72" w:rsidRDefault="00411E72" w:rsidP="00411E72">
      <w:pPr>
        <w:pStyle w:val="CommentText"/>
      </w:pPr>
      <w:r>
        <w:rPr>
          <w:rStyle w:val="CommentReference"/>
        </w:rPr>
        <w:annotationRef/>
      </w:r>
      <w:r>
        <w:t>SM15</w:t>
      </w:r>
    </w:p>
  </w:comment>
  <w:comment w:id="497" w:author="jonathan pritchard" w:date="2024-10-14T01:34:00Z" w:initials="jp">
    <w:p w14:paraId="5793726F" w14:textId="77777777" w:rsidR="00171271" w:rsidRDefault="00171271" w:rsidP="00171271">
      <w:pPr>
        <w:pStyle w:val="CommentText"/>
      </w:pPr>
      <w:r>
        <w:rPr>
          <w:rStyle w:val="CommentReference"/>
        </w:rPr>
        <w:annotationRef/>
      </w:r>
      <w:r>
        <w:t>Done.</w:t>
      </w:r>
    </w:p>
  </w:comment>
  <w:comment w:id="511" w:author="jonathan pritchard" w:date="2024-09-17T09:31:00Z" w:initials="jp">
    <w:p w14:paraId="028680BC" w14:textId="507D5097" w:rsidR="00411E72" w:rsidRDefault="00411E72" w:rsidP="00411E72">
      <w:pPr>
        <w:pStyle w:val="CommentText"/>
      </w:pPr>
      <w:r>
        <w:rPr>
          <w:rStyle w:val="CommentReference"/>
        </w:rPr>
        <w:annotationRef/>
      </w:r>
      <w:r>
        <w:t>SM16</w:t>
      </w:r>
    </w:p>
  </w:comment>
  <w:comment w:id="512" w:author="jonathan pritchard" w:date="2024-09-17T09:31:00Z" w:initials="jp">
    <w:p w14:paraId="079F3226" w14:textId="77777777" w:rsidR="00411E72" w:rsidRDefault="00411E72" w:rsidP="00411E72">
      <w:pPr>
        <w:pStyle w:val="CommentText"/>
      </w:pPr>
      <w:r>
        <w:rPr>
          <w:rStyle w:val="CommentReference"/>
        </w:rPr>
        <w:annotationRef/>
      </w:r>
      <w:r>
        <w:t>Not sure if this is the correct place to specify, but it would be helpful for S-98 to specify what is the intended behaviour of non-ENC data products when “base display” and “standard display are selected.</w:t>
      </w:r>
    </w:p>
    <w:p w14:paraId="01538731" w14:textId="77777777" w:rsidR="00411E72" w:rsidRDefault="00411E72" w:rsidP="00411E72">
      <w:pPr>
        <w:pStyle w:val="CommentText"/>
      </w:pPr>
      <w:r>
        <w:t>Should non-ENC data products be removed from display when selecting “base display”?</w:t>
      </w:r>
    </w:p>
    <w:p w14:paraId="43C5C11A" w14:textId="77777777" w:rsidR="00411E72" w:rsidRDefault="00411E72" w:rsidP="00411E72">
      <w:pPr>
        <w:pStyle w:val="CommentText"/>
      </w:pPr>
      <w:r>
        <w:t>Should use of S-102 and S-104 continue unchanged if “standard display” is selected?</w:t>
      </w:r>
    </w:p>
  </w:comment>
  <w:comment w:id="513" w:author="jonathan pritchard" w:date="2024-10-14T01:34:00Z" w:initials="jp">
    <w:p w14:paraId="084B8712" w14:textId="77777777" w:rsidR="00171271" w:rsidRDefault="00171271" w:rsidP="00171271">
      <w:pPr>
        <w:pStyle w:val="CommentText"/>
      </w:pPr>
      <w:r>
        <w:rPr>
          <w:rStyle w:val="CommentReference"/>
        </w:rPr>
        <w:annotationRef/>
      </w:r>
      <w:r>
        <w:t>Needs discussion.</w:t>
      </w:r>
    </w:p>
  </w:comment>
  <w:comment w:id="514" w:author="jonathan pritchard" w:date="2024-09-17T10:28:00Z" w:initials="jp">
    <w:p w14:paraId="14AF1820" w14:textId="2EE51CE6" w:rsidR="002128CD" w:rsidRDefault="002128CD" w:rsidP="002128CD">
      <w:pPr>
        <w:pStyle w:val="CommentText"/>
      </w:pPr>
      <w:r>
        <w:rPr>
          <w:rStyle w:val="CommentReference"/>
        </w:rPr>
        <w:annotationRef/>
      </w:r>
      <w:r>
        <w:t>DE19, DE20</w:t>
      </w:r>
    </w:p>
  </w:comment>
  <w:comment w:id="515" w:author="jonathan pritchard" w:date="2024-10-14T01:35:00Z" w:initials="jp">
    <w:p w14:paraId="7B684F1B" w14:textId="77777777" w:rsidR="00171271" w:rsidRDefault="00171271" w:rsidP="00171271">
      <w:pPr>
        <w:pStyle w:val="CommentText"/>
      </w:pPr>
      <w:r>
        <w:rPr>
          <w:rStyle w:val="CommentReference"/>
        </w:rPr>
        <w:annotationRef/>
      </w:r>
      <w:r>
        <w:t>Done.</w:t>
      </w:r>
    </w:p>
  </w:comment>
  <w:comment w:id="522" w:author="jonathan pritchard" w:date="2024-05-21T13:00:00Z" w:initials="jp">
    <w:p w14:paraId="01AF08B6" w14:textId="0EFF02E2" w:rsidR="005E1EEA" w:rsidRPr="00237F07" w:rsidRDefault="005E1EEA" w:rsidP="005E1EEA">
      <w:pPr>
        <w:pStyle w:val="CommentText"/>
      </w:pPr>
      <w:r w:rsidRPr="00237F07">
        <w:rPr>
          <w:rStyle w:val="CommentReference"/>
          <w:lang w:val="en-GB"/>
        </w:rPr>
        <w:annotationRef/>
      </w:r>
      <w:r w:rsidRPr="00237F07">
        <w:t>Define layers in this context (IHO defn?)</w:t>
      </w:r>
    </w:p>
  </w:comment>
  <w:comment w:id="524" w:author="jonathan pritchard" w:date="2024-09-17T09:32:00Z" w:initials="jp">
    <w:p w14:paraId="583D2DA1" w14:textId="77777777" w:rsidR="00411E72" w:rsidRDefault="00411E72" w:rsidP="00411E72">
      <w:pPr>
        <w:pStyle w:val="CommentText"/>
      </w:pPr>
      <w:r>
        <w:rPr>
          <w:rStyle w:val="CommentReference"/>
        </w:rPr>
        <w:annotationRef/>
      </w:r>
      <w:r>
        <w:t>SM17 mariner’s</w:t>
      </w:r>
    </w:p>
  </w:comment>
  <w:comment w:id="525" w:author="jonathan pritchard" w:date="2024-10-14T01:38:00Z" w:initials="jp">
    <w:p w14:paraId="20392BF7" w14:textId="77777777" w:rsidR="005D2986" w:rsidRDefault="005D2986" w:rsidP="005D2986">
      <w:pPr>
        <w:pStyle w:val="CommentText"/>
      </w:pPr>
      <w:r>
        <w:rPr>
          <w:rStyle w:val="CommentReference"/>
        </w:rPr>
        <w:annotationRef/>
      </w:r>
      <w:r>
        <w:t>Done.</w:t>
      </w:r>
    </w:p>
  </w:comment>
  <w:comment w:id="529" w:author="jonathan pritchard" w:date="2024-09-17T09:32:00Z" w:initials="jp">
    <w:p w14:paraId="31458041" w14:textId="0E7D035E" w:rsidR="00411E72" w:rsidRDefault="00411E72" w:rsidP="00411E72">
      <w:pPr>
        <w:pStyle w:val="CommentText"/>
      </w:pPr>
      <w:r>
        <w:rPr>
          <w:rStyle w:val="CommentReference"/>
        </w:rPr>
        <w:annotationRef/>
      </w:r>
      <w:r>
        <w:t>SM18</w:t>
      </w:r>
    </w:p>
  </w:comment>
  <w:comment w:id="530" w:author="jonathan pritchard" w:date="2024-09-17T09:33:00Z" w:initials="jp">
    <w:p w14:paraId="3F23C6CE" w14:textId="77777777" w:rsidR="00411E72" w:rsidRDefault="00411E72" w:rsidP="00411E72">
      <w:pPr>
        <w:pStyle w:val="CommentText"/>
      </w:pPr>
      <w:r>
        <w:rPr>
          <w:rStyle w:val="CommentReference"/>
        </w:rPr>
        <w:annotationRef/>
      </w:r>
      <w:r>
        <w:t>C-12.2.1 uses the terminology “layer” whereas C-12.2.2 uses the terminology “display pane”. Are these terms intended to refer to the same or different concepts?</w:t>
      </w:r>
    </w:p>
  </w:comment>
  <w:comment w:id="531" w:author="jonathan pritchard" w:date="2024-10-14T01:40:00Z" w:initials="jp">
    <w:p w14:paraId="71851B93" w14:textId="77777777" w:rsidR="005D2986" w:rsidRDefault="005D2986" w:rsidP="005D2986">
      <w:pPr>
        <w:pStyle w:val="CommentText"/>
      </w:pPr>
      <w:r>
        <w:rPr>
          <w:rStyle w:val="CommentReference"/>
        </w:rPr>
        <w:annotationRef/>
      </w:r>
      <w:r>
        <w:t>Discuss...</w:t>
      </w:r>
    </w:p>
  </w:comment>
  <w:comment w:id="539" w:author="jonathan pritchard" w:date="2024-11-13T16:59:00Z" w:initials="jp">
    <w:p w14:paraId="187E837D" w14:textId="77777777" w:rsidR="00D87C55" w:rsidRDefault="00D87C55" w:rsidP="00D87C55">
      <w:pPr>
        <w:pStyle w:val="CommentText"/>
      </w:pPr>
      <w:r>
        <w:rPr>
          <w:rStyle w:val="CommentReference"/>
        </w:rPr>
        <w:annotationRef/>
      </w:r>
      <w:r>
        <w:t>ENDS?</w:t>
      </w:r>
    </w:p>
  </w:comment>
  <w:comment w:id="536" w:author="jonathan pritchard" w:date="2024-10-14T01:46:00Z" w:initials="jp">
    <w:p w14:paraId="2ED487DE" w14:textId="25E11E00" w:rsidR="005D2986" w:rsidRDefault="005D2986" w:rsidP="005D2986">
      <w:pPr>
        <w:pStyle w:val="CommentText"/>
      </w:pPr>
      <w:r>
        <w:rPr>
          <w:rStyle w:val="CommentReference"/>
        </w:rPr>
        <w:annotationRef/>
      </w:r>
      <w:r>
        <w:t xml:space="preserve">SM19. Changed but also changed should to must in quoting MSC. Check this is ok. </w:t>
      </w:r>
    </w:p>
  </w:comment>
  <w:comment w:id="537" w:author="jonathan pritchard" w:date="2024-11-12T11:19:00Z" w:initials="jp">
    <w:p w14:paraId="05ABC384" w14:textId="77777777" w:rsidR="00036FFD" w:rsidRDefault="00036FFD" w:rsidP="00036FFD">
      <w:pPr>
        <w:pStyle w:val="CommentText"/>
      </w:pPr>
      <w:r>
        <w:rPr>
          <w:rStyle w:val="CommentReference"/>
        </w:rPr>
        <w:annotationRef/>
      </w:r>
      <w:r>
        <w:t>Or leave as “should” and clarify with as “must” requirement.</w:t>
      </w:r>
    </w:p>
  </w:comment>
  <w:comment w:id="548" w:author="jonathan pritchard" w:date="2024-09-17T09:34:00Z" w:initials="jp">
    <w:p w14:paraId="3AA08E59" w14:textId="3AF7DF9F" w:rsidR="00411E72" w:rsidRDefault="00411E72" w:rsidP="00411E72">
      <w:pPr>
        <w:pStyle w:val="CommentText"/>
      </w:pPr>
      <w:r>
        <w:rPr>
          <w:rStyle w:val="CommentReference"/>
        </w:rPr>
        <w:annotationRef/>
      </w:r>
      <w:r>
        <w:t>SM19</w:t>
      </w:r>
    </w:p>
  </w:comment>
  <w:comment w:id="557"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558"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566" w:author="jonathan pritchard" w:date="2024-11-13T16:55:00Z" w:initials="jp">
    <w:p w14:paraId="1E63B593" w14:textId="77777777" w:rsidR="00D87C55" w:rsidRDefault="00D87C55" w:rsidP="00D87C55">
      <w:pPr>
        <w:pStyle w:val="CommentText"/>
      </w:pPr>
      <w:r>
        <w:rPr>
          <w:rStyle w:val="CommentReference"/>
        </w:rPr>
        <w:annotationRef/>
      </w:r>
      <w:r>
        <w:t>Footnote, these are requirements...</w:t>
      </w:r>
    </w:p>
  </w:comment>
  <w:comment w:id="576" w:author="jonathan pritchard" w:date="2024-09-17T10:29:00Z" w:initials="jp">
    <w:p w14:paraId="3485C8D5" w14:textId="7F4286E9" w:rsidR="002128CD" w:rsidRDefault="002128CD" w:rsidP="002128CD">
      <w:pPr>
        <w:pStyle w:val="CommentText"/>
      </w:pPr>
      <w:r>
        <w:rPr>
          <w:rStyle w:val="CommentReference"/>
        </w:rPr>
        <w:annotationRef/>
      </w:r>
      <w:r>
        <w:t>DE22</w:t>
      </w:r>
    </w:p>
  </w:comment>
  <w:comment w:id="577" w:author="jonathan pritchard" w:date="2024-10-14T01:53:00Z" w:initials="jp">
    <w:p w14:paraId="14E5E992" w14:textId="77777777" w:rsidR="004E2D45" w:rsidRDefault="004E2D45" w:rsidP="004E2D45">
      <w:pPr>
        <w:pStyle w:val="CommentText"/>
      </w:pPr>
      <w:r>
        <w:rPr>
          <w:rStyle w:val="CommentReference"/>
        </w:rPr>
        <w:annotationRef/>
      </w:r>
      <w:r>
        <w:t>TBD.</w:t>
      </w:r>
    </w:p>
  </w:comment>
  <w:comment w:id="632" w:author="jonathan pritchard" w:date="2024-11-12T11:21:00Z" w:initials="jp">
    <w:p w14:paraId="7A9A6FFC" w14:textId="77777777" w:rsidR="00036FFD" w:rsidRDefault="00036FFD" w:rsidP="00036FFD">
      <w:pPr>
        <w:pStyle w:val="CommentText"/>
      </w:pPr>
      <w:r>
        <w:rPr>
          <w:rStyle w:val="CommentReference"/>
        </w:rPr>
        <w:annotationRef/>
      </w:r>
      <w:r>
        <w:t>This should move to 15.10</w:t>
      </w:r>
    </w:p>
  </w:comment>
  <w:comment w:id="625" w:author="jonathan pritchard" w:date="2024-09-17T09:34:00Z" w:initials="jp">
    <w:p w14:paraId="79153625" w14:textId="261A2722" w:rsidR="00411E72" w:rsidRDefault="00411E72" w:rsidP="00411E72">
      <w:pPr>
        <w:pStyle w:val="CommentText"/>
      </w:pPr>
      <w:r>
        <w:rPr>
          <w:rStyle w:val="CommentReference"/>
        </w:rPr>
        <w:annotationRef/>
      </w:r>
      <w:r>
        <w:t>SM20</w:t>
      </w:r>
    </w:p>
  </w:comment>
  <w:comment w:id="626"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627"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628" w:author="jonathan pritchard" w:date="2024-10-14T01:58:00Z" w:initials="jp">
    <w:p w14:paraId="1747DBF2" w14:textId="77777777" w:rsidR="00AC6B03" w:rsidRDefault="00AC6B03" w:rsidP="00AC6B03">
      <w:pPr>
        <w:pStyle w:val="CommentText"/>
      </w:pPr>
      <w:r>
        <w:rPr>
          <w:rStyle w:val="CommentReference"/>
        </w:rPr>
        <w:annotationRef/>
      </w:r>
      <w:r>
        <w:t>Drafted. Needs discussion.</w:t>
      </w:r>
    </w:p>
  </w:comment>
  <w:comment w:id="681" w:author="jonathan pritchard" w:date="2024-07-18T15:43:00Z" w:initials="jp">
    <w:p w14:paraId="171D6FA0" w14:textId="6776F186" w:rsidR="000D1BBD" w:rsidRPr="00237F07" w:rsidRDefault="000D1BBD" w:rsidP="000D1BBD">
      <w:pPr>
        <w:pStyle w:val="CommentText"/>
      </w:pPr>
      <w:r w:rsidRPr="00237F07">
        <w:rPr>
          <w:rStyle w:val="CommentReference"/>
          <w:lang w:val="en-GB"/>
        </w:rPr>
        <w:annotationRef/>
      </w:r>
      <w:r w:rsidRPr="00237F07">
        <w:t>This needs work...</w:t>
      </w:r>
    </w:p>
  </w:comment>
  <w:comment w:id="682" w:author="jonathan pritchard" w:date="2024-08-15T08:31:00Z" w:initials="jp">
    <w:p w14:paraId="74C2FAA0" w14:textId="77777777" w:rsidR="00046A2C" w:rsidRPr="00237F07" w:rsidRDefault="00046A2C" w:rsidP="00046A2C">
      <w:pPr>
        <w:pStyle w:val="CommentText"/>
      </w:pPr>
      <w:r w:rsidRPr="00237F07">
        <w:rPr>
          <w:rStyle w:val="CommentReference"/>
          <w:lang w:val="en-GB"/>
        </w:rPr>
        <w:annotationRef/>
      </w:r>
      <w:r w:rsidRPr="00237F07">
        <w:t>Check S-52</w:t>
      </w:r>
    </w:p>
  </w:comment>
  <w:comment w:id="687" w:author="jonathan pritchard" w:date="2024-09-17T10:30:00Z" w:initials="jp">
    <w:p w14:paraId="5C67EF9D" w14:textId="77777777" w:rsidR="000A639D" w:rsidRDefault="000A639D" w:rsidP="000A639D">
      <w:pPr>
        <w:pStyle w:val="CommentText"/>
      </w:pPr>
      <w:r>
        <w:rPr>
          <w:rStyle w:val="CommentReference"/>
        </w:rPr>
        <w:annotationRef/>
      </w:r>
      <w:r>
        <w:t>DE23</w:t>
      </w:r>
    </w:p>
  </w:comment>
  <w:comment w:id="688" w:author="jonathan pritchard" w:date="2024-10-14T02:02:00Z" w:initials="jp">
    <w:p w14:paraId="3AE3B1F3" w14:textId="77777777" w:rsidR="00AC6B03" w:rsidRDefault="00AC6B03" w:rsidP="00AC6B03">
      <w:pPr>
        <w:pStyle w:val="CommentText"/>
      </w:pPr>
      <w:r>
        <w:rPr>
          <w:rStyle w:val="CommentReference"/>
        </w:rPr>
        <w:annotationRef/>
      </w:r>
      <w:r>
        <w:t xml:space="preserve">This needs to be refined. National Language becomes “Preferred Language”. Probbaly needs to be rewritten as that. </w:t>
      </w:r>
    </w:p>
  </w:comment>
  <w:comment w:id="709" w:author="jonathan pritchard" w:date="2024-08-15T09:18:00Z" w:initials="jp">
    <w:p w14:paraId="318038E2" w14:textId="5AD6B351"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710" w:author="jonathan pritchard" w:date="2024-10-14T02:01:00Z" w:initials="jp">
    <w:p w14:paraId="217FDA5D" w14:textId="77777777" w:rsidR="00AC6B03" w:rsidRDefault="00AC6B03" w:rsidP="00AC6B03">
      <w:pPr>
        <w:pStyle w:val="CommentText"/>
      </w:pPr>
      <w:r>
        <w:rPr>
          <w:rStyle w:val="CommentReference"/>
        </w:rPr>
        <w:annotationRef/>
      </w:r>
      <w:r>
        <w:t>Done. Name usage = 3 has gone.</w:t>
      </w:r>
    </w:p>
  </w:comment>
  <w:comment w:id="733" w:author="jonathan pritchard" w:date="2024-09-17T10:30:00Z" w:initials="jp">
    <w:p w14:paraId="66DC60B4" w14:textId="77777777" w:rsidR="000A639D" w:rsidRDefault="000A639D" w:rsidP="000A639D">
      <w:pPr>
        <w:pStyle w:val="CommentText"/>
      </w:pPr>
      <w:r>
        <w:rPr>
          <w:rStyle w:val="CommentReference"/>
        </w:rPr>
        <w:annotationRef/>
      </w:r>
      <w:r>
        <w:t>DE23</w:t>
      </w:r>
    </w:p>
  </w:comment>
  <w:comment w:id="742" w:author="jonathan pritchard" w:date="2024-08-15T09:18:00Z" w:initials="jp">
    <w:p w14:paraId="2C070C51" w14:textId="77777777" w:rsidR="00AC6B03" w:rsidRPr="00237F07" w:rsidRDefault="00AC6B03" w:rsidP="00AC6B03">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743" w:author="jonathan pritchard" w:date="2024-10-14T02:01:00Z" w:initials="jp">
    <w:p w14:paraId="2570451C" w14:textId="77777777" w:rsidR="00AC6B03" w:rsidRDefault="00AC6B03" w:rsidP="00AC6B03">
      <w:pPr>
        <w:pStyle w:val="CommentText"/>
      </w:pPr>
      <w:r>
        <w:rPr>
          <w:rStyle w:val="CommentReference"/>
        </w:rPr>
        <w:annotationRef/>
      </w:r>
      <w:r>
        <w:t>Done. Name usage = 3 has gone.</w:t>
      </w:r>
    </w:p>
  </w:comment>
  <w:comment w:id="767" w:author="jonathan pritchard" w:date="2024-01-17T15:33:00Z" w:initials="jp">
    <w:p w14:paraId="52662F4C" w14:textId="77F6B61A" w:rsidR="009A4F79" w:rsidRPr="00237F07" w:rsidRDefault="009A4F79" w:rsidP="009A4F79">
      <w:pPr>
        <w:pStyle w:val="CommentText"/>
      </w:pPr>
      <w:r w:rsidRPr="00237F07">
        <w:rPr>
          <w:rStyle w:val="CommentReference"/>
          <w:lang w:val="en-GB"/>
        </w:rPr>
        <w:annotationRef/>
      </w:r>
      <w:r w:rsidRPr="00237F07">
        <w:t>There’s nothing in here about text placement. Surely there should be?</w:t>
      </w:r>
    </w:p>
  </w:comment>
  <w:comment w:id="768" w:author="jonathan pritchard" w:date="2024-06-13T13:35:00Z" w:initials="jp">
    <w:p w14:paraId="5339D48D" w14:textId="77777777" w:rsidR="00DE2FFE" w:rsidRPr="00237F07" w:rsidRDefault="00DE2FFE" w:rsidP="00DE2FFE">
      <w:pPr>
        <w:pStyle w:val="CommentText"/>
      </w:pPr>
      <w:r w:rsidRPr="00237F07">
        <w:rPr>
          <w:rStyle w:val="CommentReference"/>
          <w:lang w:val="en-GB"/>
        </w:rPr>
        <w:annotationRef/>
      </w:r>
      <w:r w:rsidRPr="00237F07">
        <w:t>GitHub 10</w:t>
      </w:r>
    </w:p>
  </w:comment>
  <w:comment w:id="771" w:author="jonathan pritchard" w:date="2024-10-03T14:49:00Z" w:initials="jp">
    <w:p w14:paraId="07D8688B" w14:textId="77777777" w:rsidR="001D7E15" w:rsidRDefault="001D7E15" w:rsidP="001D7E15">
      <w:pPr>
        <w:pStyle w:val="CommentText"/>
      </w:pPr>
      <w:r>
        <w:rPr>
          <w:rStyle w:val="CommentReference"/>
        </w:rPr>
        <w:annotationRef/>
      </w:r>
      <w:r>
        <w:rPr>
          <w:b/>
          <w:bCs/>
          <w:i/>
          <w:iCs/>
          <w:highlight w:val="yellow"/>
        </w:rPr>
        <w:t>Nothing in part 9 describes the subgroup mechanism in C-18. Would be useful to describe how to group layers together. This section could usefully provide a concise overview and subgroup advice.</w:t>
      </w:r>
    </w:p>
  </w:comment>
  <w:comment w:id="804" w:author="jonathan pritchard" w:date="2023-12-06T15:10:00Z" w:initials="jp">
    <w:p w14:paraId="577EAC83" w14:textId="547370F8" w:rsidR="00F553C8" w:rsidRPr="00237F07" w:rsidRDefault="00F553C8" w:rsidP="000C2F8F">
      <w:pPr>
        <w:pStyle w:val="CommentText"/>
      </w:pPr>
      <w:r w:rsidRPr="00237F07">
        <w:rPr>
          <w:rStyle w:val="CommentReference"/>
          <w:lang w:val="en-GB"/>
        </w:rPr>
        <w:annotationRef/>
      </w:r>
      <w:r w:rsidRPr="00237F07">
        <w:t>This should contain a reference to the S-101 Loading Strategy description of loading algorithms for S-101.</w:t>
      </w:r>
    </w:p>
  </w:comment>
  <w:comment w:id="808" w:author="jonathan pritchard" w:date="2024-09-17T09:36:00Z" w:initials="jp">
    <w:p w14:paraId="23368A7E" w14:textId="77777777" w:rsidR="00411E72" w:rsidRDefault="00411E72" w:rsidP="00411E72">
      <w:pPr>
        <w:pStyle w:val="CommentText"/>
      </w:pPr>
      <w:r>
        <w:rPr>
          <w:rStyle w:val="CommentReference"/>
        </w:rPr>
        <w:annotationRef/>
      </w:r>
      <w:r>
        <w:t>SM23</w:t>
      </w:r>
    </w:p>
  </w:comment>
  <w:comment w:id="809" w:author="jonathan pritchard" w:date="2024-10-14T02:10:00Z" w:initials="jp">
    <w:p w14:paraId="7E4668E8" w14:textId="77777777" w:rsidR="00045787" w:rsidRDefault="00045787" w:rsidP="00045787">
      <w:pPr>
        <w:pStyle w:val="CommentText"/>
      </w:pPr>
      <w:r>
        <w:rPr>
          <w:rStyle w:val="CommentReference"/>
        </w:rPr>
        <w:annotationRef/>
      </w:r>
      <w:r>
        <w:t>TBD</w:t>
      </w:r>
    </w:p>
  </w:comment>
  <w:comment w:id="819" w:author="jonathan pritchard" w:date="2024-09-17T10:32:00Z" w:initials="jp">
    <w:p w14:paraId="0566246B" w14:textId="77777777" w:rsidR="00D452C2" w:rsidRDefault="000A639D" w:rsidP="00D452C2">
      <w:pPr>
        <w:pStyle w:val="CommentText"/>
      </w:pPr>
      <w:r>
        <w:rPr>
          <w:rStyle w:val="CommentReference"/>
        </w:rPr>
        <w:annotationRef/>
      </w:r>
      <w:r w:rsidR="00D452C2">
        <w:t>DE24</w:t>
      </w:r>
    </w:p>
    <w:p w14:paraId="3A8FD704" w14:textId="77777777" w:rsidR="00D452C2" w:rsidRDefault="00D452C2" w:rsidP="00D452C2">
      <w:pPr>
        <w:pStyle w:val="CommentText"/>
      </w:pPr>
    </w:p>
    <w:p w14:paraId="7E3C6256" w14:textId="77777777" w:rsidR="00D452C2" w:rsidRDefault="00D452C2" w:rsidP="00D452C2">
      <w:pPr>
        <w:pStyle w:val="CommentText"/>
      </w:pPr>
      <w:r>
        <w:t>Use separate tables for “minimumDisplayScale” and “optimumDisplayScale” (see S-101, Annex A, Table 3-2).</w:t>
      </w:r>
    </w:p>
  </w:comment>
  <w:comment w:id="820" w:author="jonathan pritchard" w:date="2024-10-14T02:11:00Z" w:initials="jp">
    <w:p w14:paraId="5B6BD708" w14:textId="0372A807" w:rsidR="00045787" w:rsidRDefault="00045787" w:rsidP="00045787">
      <w:pPr>
        <w:pStyle w:val="CommentText"/>
      </w:pPr>
      <w:r>
        <w:rPr>
          <w:rStyle w:val="CommentReference"/>
        </w:rPr>
        <w:annotationRef/>
      </w:r>
      <w:r>
        <w:t>Why, they can take the same values. ?</w:t>
      </w:r>
    </w:p>
  </w:comment>
  <w:comment w:id="839" w:author="jonathan pritchard" w:date="2024-09-17T09:38:00Z" w:initials="jp">
    <w:p w14:paraId="105CC094" w14:textId="4FA99F35" w:rsidR="00411E72" w:rsidRDefault="00411E72" w:rsidP="00411E72">
      <w:pPr>
        <w:pStyle w:val="CommentText"/>
      </w:pPr>
      <w:r>
        <w:rPr>
          <w:rStyle w:val="CommentReference"/>
        </w:rPr>
        <w:annotationRef/>
      </w:r>
      <w:r>
        <w:t>SM24, SM25</w:t>
      </w:r>
    </w:p>
  </w:comment>
  <w:comment w:id="840" w:author="jonathan pritchard" w:date="2024-10-14T02:14:00Z" w:initials="jp">
    <w:p w14:paraId="7F60C29B" w14:textId="77777777" w:rsidR="00045787" w:rsidRDefault="00045787" w:rsidP="00045787">
      <w:pPr>
        <w:pStyle w:val="CommentText"/>
      </w:pPr>
      <w:r>
        <w:rPr>
          <w:rStyle w:val="CommentReference"/>
        </w:rPr>
        <w:annotationRef/>
      </w:r>
      <w:r>
        <w:t>Done. SM25 for discussion. We could use centre of screen or ship’s position?</w:t>
      </w:r>
    </w:p>
  </w:comment>
  <w:comment w:id="841" w:author="jonathan pritchard" w:date="2024-10-14T02:17:00Z" w:initials="jp">
    <w:p w14:paraId="2D410292" w14:textId="77777777" w:rsidR="00045787" w:rsidRDefault="00045787" w:rsidP="00045787">
      <w:pPr>
        <w:pStyle w:val="CommentText"/>
      </w:pPr>
      <w:r>
        <w:rPr>
          <w:rStyle w:val="CommentReference"/>
        </w:rPr>
        <w:annotationRef/>
      </w:r>
      <w:r>
        <w:t>Also see following paragraph which needs to be taken into account.</w:t>
      </w:r>
    </w:p>
  </w:comment>
  <w:comment w:id="842" w:author="jonathan pritchard" w:date="2024-09-17T10:09:00Z" w:initials="jp">
    <w:p w14:paraId="70918493" w14:textId="35389282" w:rsidR="001538F5" w:rsidRDefault="001538F5" w:rsidP="001538F5">
      <w:pPr>
        <w:pStyle w:val="CommentText"/>
      </w:pPr>
      <w:r>
        <w:rPr>
          <w:rStyle w:val="CommentReference"/>
        </w:rPr>
        <w:annotationRef/>
      </w:r>
      <w:r>
        <w:t>AU62, AU63, AU64</w:t>
      </w:r>
    </w:p>
  </w:comment>
  <w:comment w:id="843" w:author="jonathan pritchard" w:date="2024-10-14T02:15:00Z" w:initials="jp">
    <w:p w14:paraId="31437511" w14:textId="77777777" w:rsidR="00045787" w:rsidRDefault="00045787" w:rsidP="00045787">
      <w:pPr>
        <w:pStyle w:val="CommentText"/>
      </w:pPr>
      <w:r>
        <w:rPr>
          <w:rStyle w:val="CommentReference"/>
        </w:rPr>
        <w:annotationRef/>
      </w:r>
      <w:r>
        <w:t>Done.</w:t>
      </w:r>
    </w:p>
  </w:comment>
  <w:comment w:id="844" w:author="jonathan pritchard" w:date="2024-09-17T10:33:00Z" w:initials="jp">
    <w:p w14:paraId="0BDDF4E8" w14:textId="215FBF96" w:rsidR="000A639D" w:rsidRDefault="000A639D" w:rsidP="000A639D">
      <w:pPr>
        <w:pStyle w:val="CommentText"/>
      </w:pPr>
      <w:r>
        <w:rPr>
          <w:rStyle w:val="CommentReference"/>
        </w:rPr>
        <w:annotationRef/>
      </w:r>
      <w:r>
        <w:t>DE25</w:t>
      </w:r>
    </w:p>
  </w:comment>
  <w:comment w:id="845" w:author="jonathan pritchard" w:date="2024-11-13T17:22:00Z" w:initials="jp">
    <w:p w14:paraId="30370332" w14:textId="77777777" w:rsidR="00B02B12" w:rsidRDefault="00B02B12" w:rsidP="00B02B12">
      <w:pPr>
        <w:pStyle w:val="CommentText"/>
      </w:pPr>
      <w:r>
        <w:rPr>
          <w:rStyle w:val="CommentReference"/>
        </w:rPr>
        <w:annotationRef/>
      </w:r>
      <w:r>
        <w:t>ENC only, Data Coverage only.</w:t>
      </w:r>
    </w:p>
  </w:comment>
  <w:comment w:id="858" w:author="jonathan pritchard" w:date="2024-08-15T10:20:00Z" w:initials="jp">
    <w:p w14:paraId="66D94CB9" w14:textId="5CF1E326" w:rsidR="00CF374E" w:rsidRPr="00237F07" w:rsidRDefault="00CF374E" w:rsidP="00CF374E">
      <w:pPr>
        <w:pStyle w:val="CommentText"/>
      </w:pPr>
      <w:r w:rsidRPr="00237F07">
        <w:rPr>
          <w:rStyle w:val="CommentReference"/>
          <w:lang w:val="en-GB"/>
        </w:rPr>
        <w:annotationRef/>
      </w:r>
      <w:r w:rsidRPr="00237F07">
        <w:t>Isn’t overscale over the optimum displays scale, not the maximum?</w:t>
      </w:r>
    </w:p>
  </w:comment>
  <w:comment w:id="861"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862" w:author="jonathan pritchard" w:date="2024-10-14T02:20:00Z" w:initials="jp">
    <w:p w14:paraId="7610EDCE" w14:textId="77777777" w:rsidR="008D10ED" w:rsidRDefault="00513917" w:rsidP="008D10ED">
      <w:pPr>
        <w:pStyle w:val="CommentText"/>
      </w:pPr>
      <w:r>
        <w:rPr>
          <w:rStyle w:val="CommentReference"/>
        </w:rPr>
        <w:annotationRef/>
      </w:r>
      <w:r w:rsidR="008D10ED">
        <w:t>I don’t understand this paragraph “deliberately chooses to zoom in”? Seek clarification.</w:t>
      </w:r>
    </w:p>
  </w:comment>
  <w:comment w:id="863" w:author="jonathan pritchard" w:date="2024-11-13T17:28:00Z" w:initials="jp">
    <w:p w14:paraId="76D86FA7" w14:textId="77777777" w:rsidR="00B02B12" w:rsidRDefault="00B02B12" w:rsidP="00B02B12">
      <w:pPr>
        <w:pStyle w:val="CommentText"/>
      </w:pPr>
      <w:r>
        <w:rPr>
          <w:rStyle w:val="CommentReference"/>
        </w:rPr>
        <w:annotationRef/>
      </w:r>
      <w:r>
        <w:t xml:space="preserve">Check S-52. </w:t>
      </w:r>
    </w:p>
  </w:comment>
  <w:comment w:id="868" w:author="jonathan pritchard" w:date="2023-12-06T15:08:00Z" w:initials="jp">
    <w:p w14:paraId="188230A6" w14:textId="44A1C78E" w:rsidR="00962051" w:rsidRPr="00237F07" w:rsidRDefault="00F553C8" w:rsidP="00962051">
      <w:pPr>
        <w:pStyle w:val="CommentText"/>
      </w:pPr>
      <w:r w:rsidRPr="00237F07">
        <w:rPr>
          <w:rStyle w:val="CommentReference"/>
          <w:lang w:val="en-GB"/>
        </w:rPr>
        <w:annotationRef/>
      </w:r>
      <w:r w:rsidR="00962051" w:rsidRPr="00237F07">
        <w:t>This should be adjusted as it is product specific.</w:t>
      </w:r>
    </w:p>
  </w:comment>
  <w:comment w:id="869" w:author="jonathan pritchard" w:date="2024-07-17T10:24:00Z" w:initials="jp">
    <w:p w14:paraId="31A3AAB7" w14:textId="77777777" w:rsidR="00962051" w:rsidRPr="00237F07" w:rsidRDefault="00962051" w:rsidP="00962051">
      <w:pPr>
        <w:pStyle w:val="CommentText"/>
      </w:pPr>
      <w:r w:rsidRPr="00237F07">
        <w:rPr>
          <w:rStyle w:val="CommentReference"/>
          <w:lang w:val="en-GB"/>
        </w:rPr>
        <w:annotationRef/>
      </w:r>
      <w:r w:rsidRPr="00237F07">
        <w:t>Include table in this document.</w:t>
      </w:r>
    </w:p>
  </w:comment>
  <w:comment w:id="878"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879" w:author="jonathan pritchard" w:date="2024-09-20T11:32:00Z" w:initials="jp">
    <w:p w14:paraId="294AD51E" w14:textId="77777777" w:rsidR="00C85EB1" w:rsidRDefault="00C85EB1" w:rsidP="00C85EB1">
      <w:pPr>
        <w:pStyle w:val="CommentText"/>
      </w:pPr>
      <w:r>
        <w:rPr>
          <w:rStyle w:val="CommentReference"/>
        </w:rPr>
        <w:annotationRef/>
      </w:r>
      <w:r>
        <w:t xml:space="preserve">Add draft text to locate the overscale indication either at centre of screen or where the vessel position is (if on scren). Add to S-164. </w:t>
      </w:r>
    </w:p>
  </w:comment>
  <w:comment w:id="891" w:author="jonathan pritchard" w:date="2023-12-06T15:09:00Z" w:initials="jp">
    <w:p w14:paraId="7F905E8E" w14:textId="218C627D" w:rsidR="00C8687E" w:rsidRPr="00237F07" w:rsidRDefault="00F553C8" w:rsidP="00C8687E">
      <w:pPr>
        <w:pStyle w:val="CommentText"/>
      </w:pPr>
      <w:r w:rsidRPr="00237F07">
        <w:rPr>
          <w:rStyle w:val="CommentReference"/>
          <w:lang w:val="en-GB"/>
        </w:rPr>
        <w:annotationRef/>
      </w:r>
      <w:r w:rsidR="00C8687E" w:rsidRPr="00237F07">
        <w:t>This is the x2 rule. Revise following the S-101PT.</w:t>
      </w:r>
    </w:p>
  </w:comment>
  <w:comment w:id="890" w:author="jonathan pritchard" w:date="2024-09-20T11:35:00Z" w:initials="jp">
    <w:p w14:paraId="5EB74507" w14:textId="77777777" w:rsidR="00C85EB1" w:rsidRDefault="00C85EB1" w:rsidP="00C85EB1">
      <w:pPr>
        <w:pStyle w:val="CommentText"/>
      </w:pPr>
      <w:r>
        <w:rPr>
          <w:rStyle w:val="CommentReference"/>
        </w:rPr>
        <w:annotationRef/>
      </w:r>
      <w:r>
        <w:t xml:space="preserve">Could be referenced to the algorithm. Reword. </w:t>
      </w:r>
    </w:p>
  </w:comment>
  <w:comment w:id="931" w:author="jonathan pritchard" w:date="2024-05-29T01:58:00Z" w:initials="jp">
    <w:p w14:paraId="7C2F69BC" w14:textId="77777777" w:rsidR="00F20069" w:rsidRPr="00237F07" w:rsidRDefault="00F20069" w:rsidP="00F20069">
      <w:pPr>
        <w:pStyle w:val="CommentText"/>
      </w:pPr>
      <w:r w:rsidRPr="00237F07">
        <w:rPr>
          <w:rStyle w:val="CommentReference"/>
          <w:lang w:val="en-GB"/>
        </w:rPr>
        <w:annotationRef/>
      </w:r>
      <w:r w:rsidRPr="00237F07">
        <w:t>Revise based on S-101PT loading strategy.</w:t>
      </w:r>
    </w:p>
  </w:comment>
  <w:comment w:id="932" w:author="jonathan pritchard" w:date="2024-10-14T02:20:00Z" w:initials="jp">
    <w:p w14:paraId="41F85F10" w14:textId="77777777" w:rsidR="00F20069" w:rsidRDefault="00F20069" w:rsidP="00F20069">
      <w:pPr>
        <w:pStyle w:val="CommentText"/>
      </w:pPr>
      <w:r>
        <w:rPr>
          <w:rStyle w:val="CommentReference"/>
        </w:rPr>
        <w:annotationRef/>
      </w:r>
      <w:r>
        <w:t>I don’t understand this paragraph “deliberately chooses to zoom in”? Seek clarification.</w:t>
      </w:r>
    </w:p>
  </w:comment>
  <w:comment w:id="933" w:author="jonathan pritchard" w:date="2024-11-13T17:28:00Z" w:initials="jp">
    <w:p w14:paraId="7063B5C3" w14:textId="77777777" w:rsidR="00F20069" w:rsidRDefault="00F20069" w:rsidP="00F20069">
      <w:pPr>
        <w:pStyle w:val="CommentText"/>
      </w:pPr>
      <w:r>
        <w:rPr>
          <w:rStyle w:val="CommentReference"/>
        </w:rPr>
        <w:annotationRef/>
      </w:r>
      <w:r>
        <w:t xml:space="preserve">Check S-52. </w:t>
      </w:r>
    </w:p>
  </w:comment>
  <w:comment w:id="934" w:author="jonathan pritchard" w:date="2024-11-25T12:24:00Z" w:initials="jp">
    <w:p w14:paraId="1BE98E8A" w14:textId="77777777" w:rsidR="00F20069" w:rsidRDefault="00F20069" w:rsidP="00F20069">
      <w:pPr>
        <w:pStyle w:val="CommentText"/>
      </w:pPr>
      <w:r>
        <w:rPr>
          <w:rStyle w:val="CommentReference"/>
        </w:rPr>
        <w:annotationRef/>
      </w:r>
      <w:r>
        <w:t>I’ve moved this to improve the flow of the section.</w:t>
      </w:r>
    </w:p>
  </w:comment>
  <w:comment w:id="973" w:author="jonathan pritchard" w:date="2024-10-04T11:36:00Z" w:initials="jp">
    <w:p w14:paraId="0478CECE" w14:textId="1B3EEBAC" w:rsidR="00117C0F" w:rsidRDefault="00117C0F" w:rsidP="00117C0F">
      <w:pPr>
        <w:pStyle w:val="CommentText"/>
      </w:pPr>
      <w:r>
        <w:rPr>
          <w:rStyle w:val="CommentReference"/>
        </w:rPr>
        <w:annotationRef/>
      </w:r>
      <w:r>
        <w:t>I think this should be minimumDisplayScale. I’m not sure this rule still works in the way it is written here. It needs to be tested and verified.</w:t>
      </w:r>
    </w:p>
  </w:comment>
  <w:comment w:id="1000" w:author="jonathan pritchard" w:date="2023-12-06T15:09:00Z" w:initials="jp">
    <w:p w14:paraId="31D8B87F" w14:textId="5B6A1A2D"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1001"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1002" w:author="jonathan pritchard" w:date="2024-10-02T10:56:00Z" w:initials="jp">
    <w:p w14:paraId="01FBA5E1" w14:textId="77777777" w:rsidR="00BB7133" w:rsidRDefault="00BB7133" w:rsidP="00BB7133">
      <w:pPr>
        <w:pStyle w:val="CommentText"/>
      </w:pPr>
      <w:r>
        <w:rPr>
          <w:rStyle w:val="CommentReference"/>
        </w:rPr>
        <w:annotationRef/>
      </w:r>
      <w:r>
        <w:t>Replacement image recevied from SM</w:t>
      </w:r>
    </w:p>
  </w:comment>
  <w:comment w:id="1003" w:author="jonathan pritchard" w:date="2024-10-14T02:26:00Z" w:initials="jp">
    <w:p w14:paraId="60CB077E" w14:textId="77777777" w:rsidR="00513917" w:rsidRDefault="00513917" w:rsidP="00513917">
      <w:pPr>
        <w:pStyle w:val="CommentText"/>
      </w:pPr>
      <w:r>
        <w:rPr>
          <w:rStyle w:val="CommentReference"/>
        </w:rPr>
        <w:annotationRef/>
      </w:r>
      <w:r>
        <w:t>Need to clarify whether the numbers are max, opt or min…?</w:t>
      </w:r>
    </w:p>
  </w:comment>
  <w:comment w:id="1009" w:author="jonathan pritchard" w:date="2024-09-17T10:34:00Z" w:initials="jp">
    <w:p w14:paraId="1C1470B2" w14:textId="28A55118" w:rsidR="000A639D" w:rsidRDefault="000A639D" w:rsidP="000A639D">
      <w:pPr>
        <w:pStyle w:val="CommentText"/>
      </w:pPr>
      <w:r>
        <w:rPr>
          <w:rStyle w:val="CommentReference"/>
        </w:rPr>
        <w:annotationRef/>
      </w:r>
      <w:r>
        <w:t>DE26</w:t>
      </w:r>
    </w:p>
  </w:comment>
  <w:comment w:id="1010" w:author="jonathan pritchard" w:date="2024-10-14T02:26:00Z" w:initials="jp">
    <w:p w14:paraId="3E3C11E6" w14:textId="77777777" w:rsidR="00513917" w:rsidRDefault="00513917" w:rsidP="00513917">
      <w:pPr>
        <w:pStyle w:val="CommentText"/>
      </w:pPr>
      <w:r>
        <w:rPr>
          <w:rStyle w:val="CommentReference"/>
        </w:rPr>
        <w:annotationRef/>
      </w:r>
      <w:r>
        <w:t>Should diagram have no boundary behind it?</w:t>
      </w:r>
    </w:p>
  </w:comment>
  <w:comment w:id="1012" w:author="jonathan pritchard" w:date="2024-10-14T02:24:00Z" w:initials="jp">
    <w:p w14:paraId="489EB069" w14:textId="77777777" w:rsidR="008D10ED" w:rsidRDefault="008D10ED" w:rsidP="008D10ED">
      <w:pPr>
        <w:pStyle w:val="CommentText"/>
      </w:pPr>
      <w:r>
        <w:rPr>
          <w:rStyle w:val="CommentReference"/>
        </w:rPr>
        <w:annotationRef/>
      </w:r>
      <w:r>
        <w:t xml:space="preserve">Needs updating once we conclude the discussion on opt/min and min/max (and scale selection). </w:t>
      </w:r>
    </w:p>
  </w:comment>
  <w:comment w:id="1017" w:author="jonathan pritchard" w:date="2024-09-17T10:35:00Z" w:initials="jp">
    <w:p w14:paraId="7EC759E8" w14:textId="5016A62A" w:rsidR="000A639D" w:rsidRDefault="000A639D" w:rsidP="000A639D">
      <w:pPr>
        <w:pStyle w:val="CommentText"/>
      </w:pPr>
      <w:r>
        <w:rPr>
          <w:rStyle w:val="CommentReference"/>
        </w:rPr>
        <w:annotationRef/>
      </w:r>
      <w:r>
        <w:t>DE27</w:t>
      </w:r>
    </w:p>
  </w:comment>
  <w:comment w:id="1018" w:author="jonathan pritchard" w:date="2024-10-14T02:28:00Z" w:initials="jp">
    <w:p w14:paraId="6E26E6FB" w14:textId="77777777" w:rsidR="00A36BF3" w:rsidRDefault="00A36BF3" w:rsidP="00A36BF3">
      <w:pPr>
        <w:pStyle w:val="CommentText"/>
      </w:pPr>
      <w:r>
        <w:rPr>
          <w:rStyle w:val="CommentReference"/>
        </w:rPr>
        <w:annotationRef/>
      </w:r>
      <w:r>
        <w:t>This is incorrect and needs to reference a defined value of maximumDisplayScale</w:t>
      </w:r>
    </w:p>
  </w:comment>
  <w:comment w:id="1025" w:author="jonathan pritchard" w:date="2024-09-17T09:39:00Z" w:initials="jp">
    <w:p w14:paraId="0E24B2CC" w14:textId="77777777" w:rsidR="002C3AE5" w:rsidRDefault="0039600D" w:rsidP="002C3AE5">
      <w:pPr>
        <w:pStyle w:val="CommentText"/>
      </w:pPr>
      <w:r>
        <w:rPr>
          <w:rStyle w:val="CommentReference"/>
        </w:rPr>
        <w:annotationRef/>
      </w:r>
      <w:r w:rsidR="002C3AE5">
        <w:t>SM26</w:t>
      </w:r>
    </w:p>
    <w:p w14:paraId="30EBE4B9" w14:textId="77777777" w:rsidR="002C3AE5" w:rsidRDefault="002C3AE5" w:rsidP="002C3AE5">
      <w:pPr>
        <w:pStyle w:val="CommentText"/>
      </w:pPr>
    </w:p>
    <w:p w14:paraId="64B251EA" w14:textId="77777777" w:rsidR="002C3AE5" w:rsidRDefault="002C3AE5" w:rsidP="002C3AE5">
      <w:pPr>
        <w:pStyle w:val="CommentText"/>
      </w:pPr>
      <w:r>
        <w:t xml:space="preserve">The IHO requirement is that “ECDIS must indicate that larger scale data will </w:t>
      </w:r>
      <w:r>
        <w:rPr>
          <w:i/>
          <w:iCs/>
        </w:rPr>
        <w:t>shortly become available</w:t>
      </w:r>
      <w:r>
        <w:t xml:space="preserve">, as required by IMO Performance Standards”. But which IMO requirement is being referred to? </w:t>
      </w:r>
    </w:p>
    <w:p w14:paraId="27FD6D81" w14:textId="77777777" w:rsidR="002C3AE5" w:rsidRDefault="002C3AE5" w:rsidP="002C3AE5">
      <w:pPr>
        <w:pStyle w:val="CommentText"/>
      </w:pPr>
      <w:r>
        <w:t>MSC.530(106) clause 6.1.2 requires that “ECDIS should provide an indication if… own ship's position is covered by an ENC at a larger scale than that provided by the display;”</w:t>
      </w:r>
    </w:p>
    <w:p w14:paraId="405EAC21" w14:textId="77777777" w:rsidR="002C3AE5" w:rsidRDefault="002C3AE5" w:rsidP="002C3AE5">
      <w:pPr>
        <w:pStyle w:val="CommentText"/>
      </w:pPr>
    </w:p>
    <w:p w14:paraId="0AFE45A8" w14:textId="77777777" w:rsidR="002C3AE5" w:rsidRDefault="002C3AE5" w:rsidP="002C3AE5">
      <w:pPr>
        <w:pStyle w:val="CommentText"/>
      </w:pPr>
      <w:r>
        <w:t xml:space="preserve">Assuming it is clause 6.1.2 being referred to, the IHO requirement does not align with the IMO requirement that the indication is given only when an ENC of larger scale </w:t>
      </w:r>
      <w:r>
        <w:rPr>
          <w:i/>
          <w:iCs/>
        </w:rPr>
        <w:t>is available</w:t>
      </w:r>
      <w:r>
        <w:t xml:space="preserve"> at own ship’s position. </w:t>
      </w:r>
    </w:p>
    <w:p w14:paraId="57C30570" w14:textId="77777777" w:rsidR="002C3AE5" w:rsidRDefault="002C3AE5" w:rsidP="002C3AE5">
      <w:pPr>
        <w:pStyle w:val="CommentText"/>
      </w:pPr>
      <w:r>
        <w:t xml:space="preserve">Additionally, given that cells with different optimumDisplayScales can be displayed simultaneously, which point should be tested when determining whether the indication is provided and do different criteria apply when route planning and monitoring? </w:t>
      </w:r>
    </w:p>
    <w:p w14:paraId="6FB4777F" w14:textId="77777777" w:rsidR="002C3AE5" w:rsidRDefault="002C3AE5" w:rsidP="002C3AE5">
      <w:pPr>
        <w:pStyle w:val="CommentText"/>
      </w:pPr>
    </w:p>
    <w:p w14:paraId="79592CDB" w14:textId="77777777" w:rsidR="002C3AE5" w:rsidRDefault="002C3AE5" w:rsidP="002C3AE5">
      <w:pPr>
        <w:pStyle w:val="CommentText"/>
      </w:pPr>
    </w:p>
    <w:p w14:paraId="72E12C43" w14:textId="77777777" w:rsidR="002C3AE5" w:rsidRDefault="002C3AE5" w:rsidP="002C3AE5">
      <w:pPr>
        <w:pStyle w:val="CommentText"/>
      </w:pPr>
      <w:r>
        <w:t xml:space="preserve">As the mariner’s display window moves and an ENC at a larger </w:t>
      </w:r>
      <w:r>
        <w:rPr>
          <w:i/>
          <w:iCs/>
        </w:rPr>
        <w:t>optimumDisplayScale</w:t>
      </w:r>
      <w:r>
        <w:t xml:space="preserve"> than that on display becomes available [at own ship’s position when route monitoring, or] anywhere on the screen [when route planning], the ECDIS must provide an indication in accordance with MSC.530(106) clause 6.1.2</w:t>
      </w:r>
    </w:p>
  </w:comment>
  <w:comment w:id="1026" w:author="jonathan pritchard" w:date="2024-11-12T11:58:00Z" w:initials="jp">
    <w:p w14:paraId="7014E231" w14:textId="77777777" w:rsidR="002C3AE5" w:rsidRDefault="002C3AE5" w:rsidP="002C3AE5">
      <w:pPr>
        <w:pStyle w:val="CommentText"/>
      </w:pPr>
      <w:r>
        <w:rPr>
          <w:rStyle w:val="CommentReference"/>
        </w:rPr>
        <w:annotationRef/>
      </w:r>
      <w:r>
        <w:t>Check S-164 test for this too.</w:t>
      </w:r>
    </w:p>
  </w:comment>
  <w:comment w:id="1028" w:author="jonathan pritchard" w:date="2024-09-17T10:35:00Z" w:initials="jp">
    <w:p w14:paraId="168904D0" w14:textId="6D03956B" w:rsidR="000A639D" w:rsidRDefault="000A639D" w:rsidP="000A639D">
      <w:pPr>
        <w:pStyle w:val="CommentText"/>
      </w:pPr>
      <w:r>
        <w:rPr>
          <w:rStyle w:val="CommentReference"/>
        </w:rPr>
        <w:annotationRef/>
      </w:r>
      <w:r>
        <w:t>DE28</w:t>
      </w:r>
    </w:p>
  </w:comment>
  <w:comment w:id="1029" w:author="jonathan pritchard" w:date="2024-10-14T02:31:00Z" w:initials="jp">
    <w:p w14:paraId="18EB450E" w14:textId="77777777" w:rsidR="00A36BF3" w:rsidRDefault="00A36BF3" w:rsidP="00A36BF3">
      <w:pPr>
        <w:pStyle w:val="CommentText"/>
      </w:pPr>
      <w:r>
        <w:rPr>
          <w:rStyle w:val="CommentReference"/>
        </w:rPr>
        <w:annotationRef/>
      </w:r>
      <w:r>
        <w:t xml:space="preserve">Done. </w:t>
      </w:r>
    </w:p>
  </w:comment>
  <w:comment w:id="1038" w:author="jonathan pritchard" w:date="2024-09-17T09:40:00Z" w:initials="jp">
    <w:p w14:paraId="097B7F26" w14:textId="2C452EC8" w:rsidR="0039600D" w:rsidRDefault="0039600D" w:rsidP="0039600D">
      <w:pPr>
        <w:pStyle w:val="CommentText"/>
      </w:pPr>
      <w:r>
        <w:rPr>
          <w:rStyle w:val="CommentReference"/>
        </w:rPr>
        <w:annotationRef/>
      </w:r>
      <w:r>
        <w:t>SM27,SM28</w:t>
      </w:r>
    </w:p>
  </w:comment>
  <w:comment w:id="1039" w:author="jonathan pritchard" w:date="2024-10-14T02:34:00Z" w:initials="jp">
    <w:p w14:paraId="6992336B" w14:textId="77777777" w:rsidR="00A36BF3" w:rsidRDefault="00A36BF3" w:rsidP="00A36BF3">
      <w:pPr>
        <w:pStyle w:val="CommentText"/>
      </w:pPr>
      <w:r>
        <w:rPr>
          <w:rStyle w:val="CommentReference"/>
        </w:rPr>
        <w:annotationRef/>
      </w:r>
      <w:r>
        <w:t>Added highlighted text for review. Needs clarification (“may also be used”) etc...</w:t>
      </w:r>
    </w:p>
  </w:comment>
  <w:comment w:id="1040" w:author="jonathan pritchard" w:date="2024-10-14T02:34:00Z" w:initials="jp">
    <w:p w14:paraId="35859BE2" w14:textId="77777777" w:rsidR="00A36BF3" w:rsidRDefault="00A36BF3" w:rsidP="00A36BF3">
      <w:pPr>
        <w:pStyle w:val="CommentText"/>
      </w:pPr>
      <w:r>
        <w:rPr>
          <w:rStyle w:val="CommentReference"/>
        </w:rPr>
        <w:annotationRef/>
      </w:r>
      <w:r>
        <w:t xml:space="preserve">This is for data which is not installed but which may be available. </w:t>
      </w:r>
    </w:p>
  </w:comment>
  <w:comment w:id="1067" w:author="jonathan pritchard" w:date="2024-09-17T09:41:00Z" w:initials="jp">
    <w:p w14:paraId="443FBB10" w14:textId="79450F3C" w:rsidR="0039600D" w:rsidRDefault="0039600D" w:rsidP="0039600D">
      <w:pPr>
        <w:pStyle w:val="CommentText"/>
      </w:pPr>
      <w:r>
        <w:rPr>
          <w:rStyle w:val="CommentReference"/>
        </w:rPr>
        <w:annotationRef/>
      </w:r>
      <w:r>
        <w:t>SM29, SM30</w:t>
      </w:r>
    </w:p>
  </w:comment>
  <w:comment w:id="1068" w:author="jonathan pritchard" w:date="2024-10-14T03:23:00Z" w:initials="jp">
    <w:p w14:paraId="330B80E7" w14:textId="77777777" w:rsidR="00A4022E" w:rsidRDefault="00A4022E" w:rsidP="00A4022E">
      <w:pPr>
        <w:pStyle w:val="CommentText"/>
      </w:pPr>
      <w:r>
        <w:rPr>
          <w:rStyle w:val="CommentReference"/>
        </w:rPr>
        <w:annotationRef/>
      </w:r>
      <w:r>
        <w:t>Text of proposal. For SM29.</w:t>
      </w:r>
    </w:p>
  </w:comment>
  <w:comment w:id="1069" w:author="jonathan pritchard" w:date="2024-10-14T03:24:00Z" w:initials="jp">
    <w:p w14:paraId="0A5BDA2D" w14:textId="77777777" w:rsidR="00A4022E" w:rsidRDefault="00A4022E" w:rsidP="00A4022E">
      <w:pPr>
        <w:pStyle w:val="CommentText"/>
      </w:pPr>
      <w:r>
        <w:rPr>
          <w:rStyle w:val="CommentReference"/>
        </w:rPr>
        <w:annotationRef/>
      </w:r>
      <w:r>
        <w:t>And SM30</w:t>
      </w:r>
    </w:p>
  </w:comment>
  <w:comment w:id="1079" w:author="jonathan pritchard" w:date="2024-09-17T10:36:00Z" w:initials="jp">
    <w:p w14:paraId="4EF15A91" w14:textId="7C654755" w:rsidR="000A639D" w:rsidRDefault="000A639D" w:rsidP="000A639D">
      <w:pPr>
        <w:pStyle w:val="CommentText"/>
      </w:pPr>
      <w:r>
        <w:rPr>
          <w:rStyle w:val="CommentReference"/>
        </w:rPr>
        <w:annotationRef/>
      </w:r>
      <w:r>
        <w:t>DE29</w:t>
      </w:r>
    </w:p>
  </w:comment>
  <w:comment w:id="1110" w:author="jonathan pritchard" w:date="2024-07-23T17:18:00Z" w:initials="jp">
    <w:p w14:paraId="16B8E680" w14:textId="77777777" w:rsidR="006577E0" w:rsidRPr="00237F07" w:rsidRDefault="00194893" w:rsidP="006577E0">
      <w:pPr>
        <w:pStyle w:val="CommentText"/>
      </w:pPr>
      <w:r w:rsidRPr="00237F07">
        <w:rPr>
          <w:rStyle w:val="CommentReference"/>
          <w:lang w:val="en-GB"/>
        </w:rPr>
        <w:annotationRef/>
      </w:r>
      <w:r w:rsidR="006577E0" w:rsidRPr="00237F07">
        <w:t>“no ENC available”? Or “no official chart available” (or “installed”). Refer to “an” official chart?</w:t>
      </w:r>
    </w:p>
  </w:comment>
  <w:comment w:id="1111" w:author="jonathan pritchard" w:date="2024-07-31T13:41:00Z" w:initials="jp">
    <w:p w14:paraId="28FC5D5E" w14:textId="77777777" w:rsidR="001A3949" w:rsidRPr="00237F07" w:rsidRDefault="001A3949" w:rsidP="001A3949">
      <w:pPr>
        <w:pStyle w:val="CommentText"/>
      </w:pPr>
      <w:r w:rsidRPr="00237F07">
        <w:rPr>
          <w:rStyle w:val="CommentReference"/>
          <w:lang w:val="en-GB"/>
        </w:rPr>
        <w:annotationRef/>
      </w:r>
      <w:r w:rsidRPr="00237F07">
        <w:t xml:space="preserve">“No ENC Coverage”? Be specific to ENC. </w:t>
      </w:r>
    </w:p>
  </w:comment>
  <w:comment w:id="1112" w:author="jonathan pritchard" w:date="2024-10-14T04:31:00Z" w:initials="jp">
    <w:p w14:paraId="2633B3E6" w14:textId="77777777" w:rsidR="00FB5B93" w:rsidRDefault="00FB5B93" w:rsidP="00FB5B93">
      <w:pPr>
        <w:pStyle w:val="CommentText"/>
      </w:pPr>
      <w:r>
        <w:rPr>
          <w:rStyle w:val="CommentReference"/>
        </w:rPr>
        <w:annotationRef/>
      </w:r>
      <w:r>
        <w:t>The wording of this message needs to be agreed...</w:t>
      </w:r>
    </w:p>
  </w:comment>
  <w:comment w:id="1130" w:author="jonathan pritchard" w:date="2023-10-20T15:17:00Z" w:initials="jp">
    <w:p w14:paraId="5CCD8EA9" w14:textId="68E6E846" w:rsidR="00115385" w:rsidRPr="00237F07" w:rsidRDefault="00115385" w:rsidP="00115385">
      <w:pPr>
        <w:pStyle w:val="CommentText"/>
      </w:pPr>
      <w:r w:rsidRPr="00237F07">
        <w:rPr>
          <w:rStyle w:val="CommentReference"/>
          <w:lang w:val="en-GB"/>
        </w:rPr>
        <w:annotationRef/>
      </w:r>
      <w:r w:rsidRPr="00237F07">
        <w:t>Do we need a test for this in S-164?</w:t>
      </w:r>
    </w:p>
  </w:comment>
  <w:comment w:id="1135" w:author="jonathan pritchard" w:date="2024-09-17T10:36:00Z" w:initials="jp">
    <w:p w14:paraId="501DAC9C" w14:textId="77777777" w:rsidR="000A639D" w:rsidRDefault="000A639D" w:rsidP="000A639D">
      <w:pPr>
        <w:pStyle w:val="CommentText"/>
      </w:pPr>
      <w:r>
        <w:rPr>
          <w:rStyle w:val="CommentReference"/>
        </w:rPr>
        <w:annotationRef/>
      </w:r>
      <w:r>
        <w:t>DE30</w:t>
      </w:r>
    </w:p>
  </w:comment>
  <w:comment w:id="1136" w:author="jonathan pritchard" w:date="2024-10-14T03:28:00Z" w:initials="jp">
    <w:p w14:paraId="257ADCEA" w14:textId="77777777" w:rsidR="00A4022E" w:rsidRDefault="00A4022E" w:rsidP="00A4022E">
      <w:pPr>
        <w:pStyle w:val="CommentText"/>
      </w:pPr>
      <w:r>
        <w:rPr>
          <w:rStyle w:val="CommentReference"/>
        </w:rPr>
        <w:annotationRef/>
      </w:r>
      <w:r>
        <w:t>Done.</w:t>
      </w:r>
    </w:p>
  </w:comment>
  <w:comment w:id="1193" w:author="jonathan pritchard" w:date="2024-07-30T06:29:00Z" w:initials="jp">
    <w:p w14:paraId="7F20B5A8" w14:textId="77777777" w:rsidR="0083785C" w:rsidRPr="00237F07" w:rsidRDefault="0083785C" w:rsidP="0083785C">
      <w:pPr>
        <w:pStyle w:val="CommentText"/>
      </w:pPr>
      <w:r w:rsidRPr="00237F07">
        <w:rPr>
          <w:rStyle w:val="CommentReference"/>
          <w:lang w:val="en-GB"/>
        </w:rPr>
        <w:annotationRef/>
      </w:r>
      <w:r w:rsidRPr="00237F07">
        <w:t>This could be informative? It is optional</w:t>
      </w:r>
    </w:p>
  </w:comment>
  <w:comment w:id="1194" w:author="jonathan pritchard" w:date="2024-07-31T13:59:00Z" w:initials="jp">
    <w:p w14:paraId="4E0175B6" w14:textId="77777777" w:rsidR="00C1640C" w:rsidRPr="00237F07" w:rsidRDefault="00C1640C" w:rsidP="00C1640C">
      <w:pPr>
        <w:pStyle w:val="CommentText"/>
      </w:pPr>
      <w:r w:rsidRPr="00237F07">
        <w:rPr>
          <w:rStyle w:val="CommentReference"/>
          <w:lang w:val="en-GB"/>
        </w:rPr>
        <w:annotationRef/>
      </w:r>
      <w:r w:rsidRPr="00237F07">
        <w:t>Try to aggregate 12.3.2 and 12.3.3</w:t>
      </w:r>
    </w:p>
  </w:comment>
  <w:comment w:id="1195" w:author="jonathan pritchard" w:date="2024-10-14T04:36:00Z" w:initials="jp">
    <w:p w14:paraId="7E5D4385" w14:textId="77777777" w:rsidR="00FB5B93" w:rsidRDefault="00FB5B93" w:rsidP="00FB5B93">
      <w:pPr>
        <w:pStyle w:val="CommentText"/>
      </w:pPr>
      <w:r>
        <w:rPr>
          <w:rStyle w:val="CommentReference"/>
        </w:rPr>
        <w:annotationRef/>
      </w:r>
      <w:r>
        <w:t>Maybe...</w:t>
      </w:r>
    </w:p>
  </w:comment>
  <w:comment w:id="1196" w:author="jonathan pritchard" w:date="2024-09-17T09:42:00Z" w:initials="jp">
    <w:p w14:paraId="7167993E" w14:textId="7BF384F9" w:rsidR="0039600D" w:rsidRDefault="0039600D" w:rsidP="0039600D">
      <w:pPr>
        <w:pStyle w:val="CommentText"/>
      </w:pPr>
      <w:r>
        <w:rPr>
          <w:rStyle w:val="CommentReference"/>
        </w:rPr>
        <w:annotationRef/>
      </w:r>
      <w:r>
        <w:t>SM31</w:t>
      </w:r>
    </w:p>
  </w:comment>
  <w:comment w:id="1197" w:author="jonathan pritchard" w:date="2024-10-14T04:34:00Z" w:initials="jp">
    <w:p w14:paraId="78A3ED89" w14:textId="77777777" w:rsidR="00FB5B93" w:rsidRDefault="00FB5B93" w:rsidP="00FB5B93">
      <w:pPr>
        <w:pStyle w:val="CommentText"/>
      </w:pPr>
      <w:r>
        <w:rPr>
          <w:rStyle w:val="CommentReference"/>
        </w:rPr>
        <w:annotationRef/>
      </w:r>
      <w:r>
        <w:t>Done.</w:t>
      </w:r>
    </w:p>
  </w:comment>
  <w:comment w:id="1205" w:author="jonathan pritchard" w:date="2024-10-14T04:38:00Z" w:initials="jp">
    <w:p w14:paraId="14B37599" w14:textId="77777777" w:rsidR="00FB5B93" w:rsidRDefault="00FB5B93" w:rsidP="00FB5B93">
      <w:pPr>
        <w:pStyle w:val="CommentText"/>
      </w:pPr>
      <w:r>
        <w:rPr>
          <w:rStyle w:val="CommentReference"/>
        </w:rPr>
        <w:annotationRef/>
      </w:r>
      <w:r>
        <w:t>DE32 - needs discussion.</w:t>
      </w:r>
    </w:p>
  </w:comment>
  <w:comment w:id="1217" w:author="jonathan pritchard" w:date="2024-09-17T10:37:00Z" w:initials="jp">
    <w:p w14:paraId="4BB8E734" w14:textId="59D0E058" w:rsidR="000A639D" w:rsidRDefault="000A639D" w:rsidP="000A639D">
      <w:pPr>
        <w:pStyle w:val="CommentText"/>
      </w:pPr>
      <w:r>
        <w:rPr>
          <w:rStyle w:val="CommentReference"/>
        </w:rPr>
        <w:annotationRef/>
      </w:r>
      <w:r>
        <w:t>DE32</w:t>
      </w:r>
    </w:p>
  </w:comment>
  <w:comment w:id="1223"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1263" w:author="jonathan pritchard" w:date="2024-09-17T10:37:00Z" w:initials="jp">
    <w:p w14:paraId="2798B181" w14:textId="77777777" w:rsidR="000A639D" w:rsidRDefault="000A639D" w:rsidP="000A639D">
      <w:pPr>
        <w:pStyle w:val="CommentText"/>
      </w:pPr>
      <w:r>
        <w:rPr>
          <w:rStyle w:val="CommentReference"/>
        </w:rPr>
        <w:annotationRef/>
      </w:r>
      <w:r>
        <w:t>DE31</w:t>
      </w:r>
    </w:p>
  </w:comment>
  <w:comment w:id="1264" w:author="jonathan pritchard" w:date="2024-10-14T04:36:00Z" w:initials="jp">
    <w:p w14:paraId="5A39B8C0" w14:textId="77777777" w:rsidR="00FB5B93" w:rsidRDefault="00FB5B93" w:rsidP="00FB5B93">
      <w:pPr>
        <w:pStyle w:val="CommentText"/>
      </w:pPr>
      <w:r>
        <w:rPr>
          <w:rStyle w:val="CommentReference"/>
        </w:rPr>
        <w:annotationRef/>
      </w:r>
      <w:r>
        <w:t>DONE.</w:t>
      </w:r>
    </w:p>
  </w:comment>
  <w:comment w:id="1267" w:author="jonathan pritchard" w:date="2024-09-17T10:38:00Z" w:initials="jp">
    <w:p w14:paraId="12768DFD" w14:textId="4B0C6BD2" w:rsidR="000A639D" w:rsidRDefault="000A639D" w:rsidP="000A639D">
      <w:pPr>
        <w:pStyle w:val="CommentText"/>
      </w:pPr>
      <w:r>
        <w:rPr>
          <w:rStyle w:val="CommentReference"/>
        </w:rPr>
        <w:annotationRef/>
      </w:r>
      <w:r>
        <w:t>DE33</w:t>
      </w:r>
    </w:p>
  </w:comment>
  <w:comment w:id="1268" w:author="jonathan pritchard" w:date="2024-10-14T04:39:00Z" w:initials="jp">
    <w:p w14:paraId="50ADE737" w14:textId="77777777" w:rsidR="00FB5B93" w:rsidRDefault="00FB5B93" w:rsidP="00FB5B93">
      <w:pPr>
        <w:pStyle w:val="CommentText"/>
      </w:pPr>
      <w:r>
        <w:rPr>
          <w:rStyle w:val="CommentReference"/>
        </w:rPr>
        <w:annotationRef/>
      </w:r>
      <w:r>
        <w:t>Done. Clarified.</w:t>
      </w:r>
    </w:p>
  </w:comment>
  <w:comment w:id="1273" w:author="jonathan pritchard" w:date="2024-10-14T04:40:00Z" w:initials="jp">
    <w:p w14:paraId="75463677" w14:textId="77777777" w:rsidR="00224FDE" w:rsidRDefault="00224FDE" w:rsidP="00224FDE">
      <w:pPr>
        <w:pStyle w:val="CommentText"/>
      </w:pPr>
      <w:r>
        <w:rPr>
          <w:rStyle w:val="CommentReference"/>
        </w:rPr>
        <w:annotationRef/>
      </w:r>
      <w:r>
        <w:t>SM32. Done.</w:t>
      </w:r>
    </w:p>
  </w:comment>
  <w:comment w:id="1275" w:author="jonathan pritchard" w:date="2024-09-17T09:43:00Z" w:initials="jp">
    <w:p w14:paraId="34720ABD" w14:textId="563D874B" w:rsidR="0039600D" w:rsidRDefault="0039600D" w:rsidP="0039600D">
      <w:pPr>
        <w:pStyle w:val="CommentText"/>
      </w:pPr>
      <w:r>
        <w:rPr>
          <w:rStyle w:val="CommentReference"/>
        </w:rPr>
        <w:annotationRef/>
      </w:r>
      <w:r>
        <w:t>SM32</w:t>
      </w:r>
    </w:p>
  </w:comment>
  <w:comment w:id="1299"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1300" w:author="jonathan pritchard" w:date="2024-10-14T04:43:00Z" w:initials="jp">
    <w:p w14:paraId="6FCC72F6" w14:textId="77777777" w:rsidR="00224FDE" w:rsidRDefault="00224FDE" w:rsidP="00224FDE">
      <w:pPr>
        <w:pStyle w:val="CommentText"/>
      </w:pPr>
      <w:r>
        <w:rPr>
          <w:rStyle w:val="CommentReference"/>
        </w:rPr>
        <w:annotationRef/>
      </w:r>
      <w:r>
        <w:t xml:space="preserve">For discussion? </w:t>
      </w:r>
    </w:p>
  </w:comment>
  <w:comment w:id="1316" w:author="jonathan pritchard" w:date="2024-07-18T15:28:00Z" w:initials="jp">
    <w:p w14:paraId="60B68D87" w14:textId="77777777" w:rsidR="009C2EC8" w:rsidRPr="00237F07" w:rsidRDefault="009C2EC8" w:rsidP="009C2EC8">
      <w:pPr>
        <w:pStyle w:val="CommentText"/>
      </w:pPr>
      <w:r w:rsidRPr="00237F07">
        <w:rPr>
          <w:rStyle w:val="CommentReference"/>
          <w:lang w:val="en-GB"/>
        </w:rPr>
        <w:annotationRef/>
      </w:r>
      <w:r w:rsidRPr="00237F07">
        <w:t>MSVS?</w:t>
      </w:r>
    </w:p>
  </w:comment>
  <w:comment w:id="1317" w:author="jonathan pritchard" w:date="2024-09-17T10:38:00Z" w:initials="jp">
    <w:p w14:paraId="53449DA8" w14:textId="77777777" w:rsidR="000A639D" w:rsidRDefault="000A639D" w:rsidP="000A639D">
      <w:pPr>
        <w:pStyle w:val="CommentText"/>
      </w:pPr>
      <w:r>
        <w:rPr>
          <w:rStyle w:val="CommentReference"/>
        </w:rPr>
        <w:annotationRef/>
      </w:r>
      <w:r>
        <w:t>DE34 - ref to S-52.</w:t>
      </w:r>
    </w:p>
  </w:comment>
  <w:comment w:id="1318" w:author="jonathan pritchard" w:date="2024-10-14T04:47:00Z" w:initials="jp">
    <w:p w14:paraId="4A654A65" w14:textId="77777777" w:rsidR="00224FDE" w:rsidRDefault="00224FDE" w:rsidP="00224FDE">
      <w:pPr>
        <w:pStyle w:val="CommentText"/>
      </w:pPr>
      <w:r>
        <w:rPr>
          <w:rStyle w:val="CommentReference"/>
        </w:rPr>
        <w:annotationRef/>
      </w:r>
      <w:r>
        <w:t>Changed back to 80k. Check IMO or 61174 requirement - why was this changed?</w:t>
      </w:r>
    </w:p>
  </w:comment>
  <w:comment w:id="1336"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1334"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1335"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1342"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1340" w:author="jonathan pritchard" w:date="2024-07-18T15:31:00Z" w:initials="jp">
    <w:p w14:paraId="0030C506" w14:textId="6CF8D9E5" w:rsidR="009C2EC8" w:rsidRPr="00237F07" w:rsidRDefault="009C2EC8" w:rsidP="009C2EC8">
      <w:pPr>
        <w:pStyle w:val="CommentText"/>
      </w:pPr>
      <w:r w:rsidRPr="00237F07">
        <w:rPr>
          <w:rStyle w:val="CommentReference"/>
          <w:lang w:val="en-GB"/>
        </w:rPr>
        <w:annotationRef/>
      </w:r>
      <w:r w:rsidRPr="00237F07">
        <w:t>Replaces: The north arrow must be on the display, as part of the IMO Performance Standards Display Base. From Section 10.</w:t>
      </w:r>
    </w:p>
  </w:comment>
  <w:comment w:id="1347"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1348"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1355" w:author="jonathan pritchard" w:date="2023-10-19T13:36:00Z" w:initials="jp">
    <w:p w14:paraId="130E2B94" w14:textId="3F31AE41" w:rsidR="00CA426D" w:rsidRPr="00237F07" w:rsidRDefault="00CA426D" w:rsidP="000C2F8F">
      <w:pPr>
        <w:pStyle w:val="CommentText"/>
      </w:pPr>
      <w:r w:rsidRPr="00237F07">
        <w:rPr>
          <w:rStyle w:val="CommentReference"/>
          <w:lang w:val="en-GB"/>
        </w:rPr>
        <w:annotationRef/>
      </w:r>
      <w:r w:rsidRPr="00237F07">
        <w:t>These will change once the new requriemetns from IMO are agreed and implemented. Also happening in S-52.</w:t>
      </w:r>
    </w:p>
  </w:comment>
  <w:comment w:id="1356" w:author="jonathan pritchard" w:date="2023-12-06T14:15:00Z" w:initials="jp">
    <w:p w14:paraId="28FA0E20" w14:textId="77777777" w:rsidR="00962757" w:rsidRPr="00237F07" w:rsidRDefault="00962757" w:rsidP="000C2F8F">
      <w:pPr>
        <w:pStyle w:val="CommentText"/>
      </w:pPr>
      <w:r w:rsidRPr="00237F07">
        <w:rPr>
          <w:rStyle w:val="CommentReference"/>
          <w:lang w:val="en-GB"/>
        </w:rPr>
        <w:annotationRef/>
      </w:r>
      <w:r w:rsidRPr="00237F07">
        <w:t xml:space="preserve">Github #25 tracks this. </w:t>
      </w:r>
    </w:p>
  </w:comment>
  <w:comment w:id="1357" w:author="jonathan pritchard" w:date="2024-09-17T10:39:00Z" w:initials="jp">
    <w:p w14:paraId="4F0A0F2E" w14:textId="77777777" w:rsidR="000A639D" w:rsidRDefault="000A639D" w:rsidP="000A639D">
      <w:pPr>
        <w:pStyle w:val="CommentText"/>
      </w:pPr>
      <w:r>
        <w:rPr>
          <w:rStyle w:val="CommentReference"/>
        </w:rPr>
        <w:annotationRef/>
      </w:r>
      <w:r>
        <w:t>DE35</w:t>
      </w:r>
    </w:p>
  </w:comment>
  <w:comment w:id="1358" w:author="jonathan pritchard" w:date="2024-10-14T04:50:00Z" w:initials="jp">
    <w:p w14:paraId="2EDA0D87" w14:textId="77777777" w:rsidR="00224FDE" w:rsidRDefault="00224FDE" w:rsidP="00224FDE">
      <w:pPr>
        <w:pStyle w:val="CommentText"/>
      </w:pPr>
      <w:r>
        <w:rPr>
          <w:rStyle w:val="CommentReference"/>
        </w:rPr>
        <w:annotationRef/>
      </w:r>
      <w:r>
        <w:t>Done.</w:t>
      </w:r>
    </w:p>
  </w:comment>
  <w:comment w:id="1363" w:author="jonathan pritchard" w:date="2024-09-17T10:39:00Z" w:initials="jp">
    <w:p w14:paraId="59947FAD" w14:textId="395A8437" w:rsidR="000A639D" w:rsidRDefault="000A639D" w:rsidP="000A639D">
      <w:pPr>
        <w:pStyle w:val="CommentText"/>
      </w:pPr>
      <w:r>
        <w:rPr>
          <w:rStyle w:val="CommentReference"/>
        </w:rPr>
        <w:annotationRef/>
      </w:r>
      <w:r>
        <w:t>DE36</w:t>
      </w:r>
    </w:p>
  </w:comment>
  <w:comment w:id="1364" w:author="jonathan pritchard" w:date="2024-10-14T04:51:00Z" w:initials="jp">
    <w:p w14:paraId="1EC2D82E" w14:textId="77777777" w:rsidR="00114860" w:rsidRDefault="00114860" w:rsidP="00114860">
      <w:pPr>
        <w:pStyle w:val="CommentText"/>
      </w:pPr>
      <w:r>
        <w:rPr>
          <w:rStyle w:val="CommentReference"/>
        </w:rPr>
        <w:annotationRef/>
      </w:r>
      <w:r>
        <w:t>Done.</w:t>
      </w:r>
    </w:p>
  </w:comment>
  <w:comment w:id="1365" w:author="jonathan pritchard" w:date="2024-10-14T04:51:00Z" w:initials="jp">
    <w:p w14:paraId="5CA48780" w14:textId="77777777" w:rsidR="00114860" w:rsidRDefault="00114860" w:rsidP="00114860">
      <w:pPr>
        <w:pStyle w:val="CommentText"/>
      </w:pPr>
      <w:r>
        <w:rPr>
          <w:rStyle w:val="CommentReference"/>
        </w:rPr>
        <w:annotationRef/>
      </w:r>
      <w:r>
        <w:t>Done.</w:t>
      </w:r>
    </w:p>
  </w:comment>
  <w:comment w:id="1391" w:author="jonathan pritchard" w:date="2024-09-17T10:39:00Z" w:initials="jp">
    <w:p w14:paraId="137ADFD3" w14:textId="77777777" w:rsidR="000A639D" w:rsidRDefault="000A639D" w:rsidP="000A639D">
      <w:pPr>
        <w:pStyle w:val="CommentText"/>
      </w:pPr>
      <w:r>
        <w:rPr>
          <w:rStyle w:val="CommentReference"/>
        </w:rPr>
        <w:annotationRef/>
      </w:r>
      <w:r>
        <w:t>DE37</w:t>
      </w:r>
    </w:p>
  </w:comment>
  <w:comment w:id="1392" w:author="jonathan pritchard" w:date="2024-10-14T04:53:00Z" w:initials="jp">
    <w:p w14:paraId="6512198C" w14:textId="77777777" w:rsidR="00114860" w:rsidRDefault="00114860" w:rsidP="00114860">
      <w:pPr>
        <w:pStyle w:val="CommentText"/>
      </w:pPr>
      <w:r>
        <w:rPr>
          <w:rStyle w:val="CommentReference"/>
        </w:rPr>
        <w:annotationRef/>
      </w:r>
      <w:r>
        <w:t>Done.</w:t>
      </w:r>
    </w:p>
  </w:comment>
  <w:comment w:id="1398" w:author="jonathan pritchard" w:date="2024-09-17T10:40:00Z" w:initials="jp">
    <w:p w14:paraId="14797E28" w14:textId="449AFD9F" w:rsidR="000A639D" w:rsidRDefault="000A639D" w:rsidP="000A639D">
      <w:pPr>
        <w:pStyle w:val="CommentText"/>
      </w:pPr>
      <w:r>
        <w:rPr>
          <w:rStyle w:val="CommentReference"/>
        </w:rPr>
        <w:annotationRef/>
      </w:r>
      <w:r>
        <w:t>DE38</w:t>
      </w:r>
    </w:p>
  </w:comment>
  <w:comment w:id="1399" w:author="jonathan pritchard" w:date="2024-10-14T04:53:00Z" w:initials="jp">
    <w:p w14:paraId="4C15B480" w14:textId="77777777" w:rsidR="00114860" w:rsidRDefault="00114860" w:rsidP="00114860">
      <w:pPr>
        <w:pStyle w:val="CommentText"/>
      </w:pPr>
      <w:r>
        <w:rPr>
          <w:rStyle w:val="CommentReference"/>
        </w:rPr>
        <w:annotationRef/>
      </w:r>
      <w:r>
        <w:t>Done.</w:t>
      </w:r>
    </w:p>
  </w:comment>
  <w:comment w:id="1403" w:author="jonathan pritchard" w:date="2024-10-14T04:57:00Z" w:initials="jp">
    <w:p w14:paraId="6FE3D225" w14:textId="77777777" w:rsidR="00114860" w:rsidRDefault="00114860" w:rsidP="00114860">
      <w:pPr>
        <w:pStyle w:val="CommentText"/>
      </w:pPr>
      <w:r>
        <w:rPr>
          <w:rStyle w:val="CommentReference"/>
        </w:rPr>
        <w:annotationRef/>
      </w:r>
      <w:r>
        <w:t>New test? This is new requirement.</w:t>
      </w:r>
    </w:p>
  </w:comment>
  <w:comment w:id="1406" w:author="jonathan pritchard" w:date="2024-10-03T14:48:00Z" w:initials="jp">
    <w:p w14:paraId="7C78E3A6" w14:textId="10134C5D" w:rsidR="001D7E15" w:rsidRDefault="001D7E15" w:rsidP="001D7E15">
      <w:pPr>
        <w:pStyle w:val="CommentText"/>
      </w:pPr>
      <w:r>
        <w:rPr>
          <w:rStyle w:val="CommentReference"/>
        </w:rPr>
        <w:annotationRef/>
      </w:r>
      <w:r>
        <w:rPr>
          <w:i/>
          <w:iCs/>
        </w:rPr>
        <w:t>[How do we highlight the other geometry cases (coverage data)]</w:t>
      </w:r>
    </w:p>
    <w:p w14:paraId="44C255B5" w14:textId="77777777" w:rsidR="001D7E15" w:rsidRDefault="001D7E15" w:rsidP="001D7E15">
      <w:pPr>
        <w:pStyle w:val="CommentText"/>
      </w:pPr>
    </w:p>
    <w:p w14:paraId="49151672" w14:textId="77777777" w:rsidR="001D7E15" w:rsidRDefault="001D7E15" w:rsidP="001D7E15">
      <w:pPr>
        <w:pStyle w:val="CommentText"/>
      </w:pPr>
      <w:r>
        <w:t>Comment from F2F</w:t>
      </w:r>
    </w:p>
  </w:comment>
  <w:comment w:id="1409" w:author="jonathan pritchard" w:date="2024-10-03T14:38:00Z" w:initials="jp">
    <w:p w14:paraId="7E565C10" w14:textId="4A6D2E70" w:rsidR="009A3284" w:rsidRDefault="009A3284" w:rsidP="009A3284">
      <w:pPr>
        <w:pStyle w:val="CommentText"/>
      </w:pPr>
      <w:r>
        <w:rPr>
          <w:rStyle w:val="CommentReference"/>
        </w:rPr>
        <w:annotationRef/>
      </w:r>
      <w:r>
        <w:t>Draft Text from S-98 Annex C F2F meeting. Will need reviewing after ENCWG Oct 2024</w:t>
      </w:r>
    </w:p>
  </w:comment>
  <w:comment w:id="1414" w:author="jonathan pritchard" w:date="2024-09-17T10:40:00Z" w:initials="jp">
    <w:p w14:paraId="4F19B694" w14:textId="52B4571D" w:rsidR="000A639D" w:rsidRDefault="000A639D" w:rsidP="000A639D">
      <w:pPr>
        <w:pStyle w:val="CommentText"/>
      </w:pPr>
      <w:r>
        <w:rPr>
          <w:rStyle w:val="CommentReference"/>
        </w:rPr>
        <w:annotationRef/>
      </w:r>
      <w:r>
        <w:t>DE39</w:t>
      </w:r>
    </w:p>
  </w:comment>
  <w:comment w:id="1415" w:author="jonathan pritchard" w:date="2024-10-14T04:54:00Z" w:initials="jp">
    <w:p w14:paraId="74ED610B" w14:textId="77777777" w:rsidR="00114860" w:rsidRDefault="00114860" w:rsidP="00114860">
      <w:pPr>
        <w:pStyle w:val="CommentText"/>
      </w:pPr>
      <w:r>
        <w:rPr>
          <w:rStyle w:val="CommentReference"/>
        </w:rPr>
        <w:annotationRef/>
      </w:r>
      <w:r>
        <w:t>Done.</w:t>
      </w:r>
    </w:p>
  </w:comment>
  <w:comment w:id="1429" w:author="jonathan pritchard" w:date="2024-09-17T09:47:00Z" w:initials="jp">
    <w:p w14:paraId="5D1AC3FA" w14:textId="77777777" w:rsidR="0039600D" w:rsidRDefault="0039600D" w:rsidP="0039600D">
      <w:pPr>
        <w:pStyle w:val="CommentText"/>
      </w:pPr>
      <w:r>
        <w:rPr>
          <w:rStyle w:val="CommentReference"/>
        </w:rPr>
        <w:annotationRef/>
      </w:r>
      <w:r>
        <w:t>SM37</w:t>
      </w:r>
    </w:p>
  </w:comment>
  <w:comment w:id="1430" w:author="jonathan pritchard" w:date="2024-10-14T04:58:00Z" w:initials="jp">
    <w:p w14:paraId="75D1E58C" w14:textId="77777777" w:rsidR="00114860" w:rsidRDefault="00114860" w:rsidP="00114860">
      <w:pPr>
        <w:pStyle w:val="CommentText"/>
      </w:pPr>
      <w:r>
        <w:rPr>
          <w:rStyle w:val="CommentReference"/>
        </w:rPr>
        <w:annotationRef/>
      </w:r>
      <w:r>
        <w:t>The Legend relates only to the ENC. However, there is useful information about other data products at the same location, particularly S-102 and S-104, such as datum, edition and update number. If the Legend doesn’t provide this information, how can the mariner find it?</w:t>
      </w:r>
    </w:p>
  </w:comment>
  <w:comment w:id="1432" w:author="jonathan pritchard" w:date="2024-09-17T10:42:00Z" w:initials="jp">
    <w:p w14:paraId="71CBC7FB" w14:textId="17DC82F0" w:rsidR="00905BC7" w:rsidRDefault="00905BC7" w:rsidP="00905BC7">
      <w:pPr>
        <w:pStyle w:val="CommentText"/>
      </w:pPr>
      <w:r>
        <w:rPr>
          <w:rStyle w:val="CommentReference"/>
        </w:rPr>
        <w:annotationRef/>
      </w:r>
      <w:r>
        <w:t>DE42</w:t>
      </w:r>
    </w:p>
  </w:comment>
  <w:comment w:id="1434" w:author="jonathan pritchard" w:date="2024-07-31T15:42:00Z" w:initials="jp">
    <w:p w14:paraId="6CFA932A" w14:textId="34C39B46" w:rsidR="00D3352A" w:rsidRPr="00237F07" w:rsidRDefault="00D3352A" w:rsidP="00D3352A">
      <w:pPr>
        <w:pStyle w:val="CommentText"/>
      </w:pPr>
      <w:r w:rsidRPr="00237F07">
        <w:rPr>
          <w:rStyle w:val="CommentReference"/>
          <w:lang w:val="en-GB"/>
        </w:rPr>
        <w:annotationRef/>
      </w:r>
      <w:r w:rsidRPr="00237F07">
        <w:t xml:space="preserve">From GItHub issue. </w:t>
      </w:r>
    </w:p>
  </w:comment>
  <w:comment w:id="1433" w:author="jonathan pritchard" w:date="2024-08-12T07:36:00Z" w:initials="jp">
    <w:p w14:paraId="524FE8D9" w14:textId="77777777" w:rsidR="00A14827" w:rsidRPr="00237F07" w:rsidRDefault="00A14827" w:rsidP="00A14827">
      <w:pPr>
        <w:pStyle w:val="CommentText"/>
      </w:pPr>
      <w:r w:rsidRPr="00237F07">
        <w:rPr>
          <w:rStyle w:val="CommentReference"/>
          <w:lang w:val="en-GB"/>
        </w:rPr>
        <w:annotationRef/>
      </w:r>
      <w:r w:rsidRPr="00237F07">
        <w:t>Check these?</w:t>
      </w:r>
    </w:p>
  </w:comment>
  <w:comment w:id="1435" w:author="jonathan pritchard" w:date="2024-07-31T15:46:00Z" w:initials="jp">
    <w:p w14:paraId="78C83BC3" w14:textId="586B3636" w:rsidR="00D3352A" w:rsidRPr="00237F07" w:rsidRDefault="00D3352A" w:rsidP="00D3352A">
      <w:pPr>
        <w:pStyle w:val="CommentText"/>
      </w:pPr>
      <w:r w:rsidRPr="00237F07">
        <w:rPr>
          <w:rStyle w:val="CommentReference"/>
          <w:lang w:val="en-GB"/>
        </w:rPr>
        <w:annotationRef/>
      </w:r>
      <w:r w:rsidRPr="00237F07">
        <w:t>Check S-164 cases.</w:t>
      </w:r>
    </w:p>
  </w:comment>
  <w:comment w:id="1436" w:author="jonathan pritchard" w:date="2024-07-31T15:46:00Z" w:initials="jp">
    <w:p w14:paraId="74FBBECD" w14:textId="0D593075" w:rsidR="00D3352A" w:rsidRPr="00237F07" w:rsidRDefault="00D3352A" w:rsidP="00D3352A">
      <w:pPr>
        <w:pStyle w:val="CommentText"/>
      </w:pPr>
      <w:r w:rsidRPr="00237F07">
        <w:rPr>
          <w:rStyle w:val="CommentReference"/>
          <w:lang w:val="en-GB"/>
        </w:rPr>
        <w:annotationRef/>
      </w:r>
      <w:r w:rsidRPr="00237F07">
        <w:t>This needs an S-164 test.</w:t>
      </w:r>
    </w:p>
  </w:comment>
  <w:comment w:id="1437" w:author="jonathan pritchard" w:date="2024-07-17T11:51:00Z" w:initials="jp">
    <w:p w14:paraId="38E15916" w14:textId="331B4C0E" w:rsidR="0007289C" w:rsidRPr="00237F07" w:rsidRDefault="0007289C" w:rsidP="0007289C">
      <w:pPr>
        <w:pStyle w:val="CommentText"/>
      </w:pPr>
      <w:r w:rsidRPr="00237F07">
        <w:rPr>
          <w:rStyle w:val="CommentReference"/>
          <w:lang w:val="en-GB"/>
        </w:rPr>
        <w:annotationRef/>
      </w:r>
      <w:r w:rsidRPr="00237F07">
        <w:t>Do we need to clarify what “default” means?</w:t>
      </w:r>
    </w:p>
  </w:comment>
  <w:comment w:id="1438" w:author="jonathan pritchard" w:date="2024-09-17T10:41:00Z" w:initials="jp">
    <w:p w14:paraId="4D1BD482" w14:textId="77777777" w:rsidR="00905BC7" w:rsidRDefault="00905BC7" w:rsidP="00905BC7">
      <w:pPr>
        <w:pStyle w:val="CommentText"/>
      </w:pPr>
      <w:r>
        <w:rPr>
          <w:rStyle w:val="CommentReference"/>
        </w:rPr>
        <w:annotationRef/>
      </w:r>
      <w:r>
        <w:t>DE40, must</w:t>
      </w:r>
    </w:p>
  </w:comment>
  <w:comment w:id="1439" w:author="jonathan pritchard" w:date="2024-10-14T04:59:00Z" w:initials="jp">
    <w:p w14:paraId="7AABDC83" w14:textId="77777777" w:rsidR="00114860" w:rsidRDefault="00114860" w:rsidP="00114860">
      <w:pPr>
        <w:pStyle w:val="CommentText"/>
      </w:pPr>
      <w:r>
        <w:rPr>
          <w:rStyle w:val="CommentReference"/>
        </w:rPr>
        <w:annotationRef/>
      </w:r>
      <w:r>
        <w:t>Done.</w:t>
      </w:r>
    </w:p>
  </w:comment>
  <w:comment w:id="1441" w:author="jonathan pritchard" w:date="2024-09-17T10:41:00Z" w:initials="jp">
    <w:p w14:paraId="529206A6" w14:textId="33589001" w:rsidR="00905BC7" w:rsidRDefault="00905BC7" w:rsidP="00905BC7">
      <w:pPr>
        <w:pStyle w:val="CommentText"/>
      </w:pPr>
      <w:r>
        <w:rPr>
          <w:rStyle w:val="CommentReference"/>
        </w:rPr>
        <w:annotationRef/>
      </w:r>
      <w:r>
        <w:t>DE41</w:t>
      </w:r>
    </w:p>
  </w:comment>
  <w:comment w:id="1442" w:author="jonathan pritchard" w:date="2024-10-14T05:00:00Z" w:initials="jp">
    <w:p w14:paraId="5D1422BC" w14:textId="77777777" w:rsidR="00114860" w:rsidRDefault="00114860" w:rsidP="00114860">
      <w:pPr>
        <w:pStyle w:val="CommentText"/>
      </w:pPr>
      <w:r>
        <w:rPr>
          <w:rStyle w:val="CommentReference"/>
        </w:rPr>
        <w:annotationRef/>
      </w:r>
      <w:r>
        <w:t>Done.</w:t>
      </w:r>
    </w:p>
  </w:comment>
  <w:comment w:id="1447" w:author="jonathan pritchard" w:date="2024-09-17T10:10:00Z" w:initials="jp">
    <w:p w14:paraId="6D3025E0" w14:textId="4BCE7751" w:rsidR="00BE1192" w:rsidRDefault="00BE1192" w:rsidP="00BE1192">
      <w:pPr>
        <w:pStyle w:val="CommentText"/>
      </w:pPr>
      <w:r>
        <w:rPr>
          <w:rStyle w:val="CommentReference"/>
        </w:rPr>
        <w:annotationRef/>
      </w:r>
      <w:r>
        <w:t>AU68</w:t>
      </w:r>
    </w:p>
  </w:comment>
  <w:comment w:id="1448" w:author="jonathan pritchard" w:date="2024-10-14T05:00:00Z" w:initials="jp">
    <w:p w14:paraId="23858309" w14:textId="77777777" w:rsidR="006668B5" w:rsidRDefault="006668B5" w:rsidP="006668B5">
      <w:pPr>
        <w:pStyle w:val="CommentText"/>
      </w:pPr>
      <w:r>
        <w:rPr>
          <w:rStyle w:val="CommentReference"/>
        </w:rPr>
        <w:annotationRef/>
      </w:r>
      <w:r>
        <w:t xml:space="preserve">15.10.2.5 is all about update information. </w:t>
      </w:r>
    </w:p>
  </w:comment>
  <w:comment w:id="1454" w:author="jonathan pritchard" w:date="2023-10-19T13:37:00Z" w:initials="jp">
    <w:p w14:paraId="6848C7C0" w14:textId="38BFEE98" w:rsidR="00E27B73" w:rsidRPr="00237F07" w:rsidRDefault="00E27B73" w:rsidP="000C2F8F">
      <w:pPr>
        <w:pStyle w:val="CommentText"/>
      </w:pPr>
      <w:r w:rsidRPr="00237F07">
        <w:rPr>
          <w:rStyle w:val="CommentReference"/>
          <w:lang w:val="en-GB"/>
        </w:rPr>
        <w:annotationRef/>
      </w:r>
      <w:r w:rsidRPr="00237F07">
        <w:t>Proposal.</w:t>
      </w:r>
    </w:p>
  </w:comment>
  <w:comment w:id="1455"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1495" w:author="jonathan pritchard" w:date="2024-11-12T11:21:00Z" w:initials="jp">
    <w:p w14:paraId="5A36163A" w14:textId="77777777" w:rsidR="00453DD3" w:rsidRDefault="00453DD3" w:rsidP="00453DD3">
      <w:pPr>
        <w:pStyle w:val="CommentText"/>
      </w:pPr>
      <w:r>
        <w:rPr>
          <w:rStyle w:val="CommentReference"/>
        </w:rPr>
        <w:annotationRef/>
      </w:r>
      <w:r>
        <w:t>This should move to 15.10</w:t>
      </w:r>
    </w:p>
  </w:comment>
  <w:comment w:id="1490" w:author="jonathan pritchard" w:date="2024-09-17T09:34:00Z" w:initials="jp">
    <w:p w14:paraId="67FF84F0" w14:textId="77777777" w:rsidR="00453DD3" w:rsidRDefault="00453DD3" w:rsidP="00453DD3">
      <w:pPr>
        <w:pStyle w:val="CommentText"/>
      </w:pPr>
      <w:r>
        <w:rPr>
          <w:rStyle w:val="CommentReference"/>
        </w:rPr>
        <w:annotationRef/>
      </w:r>
      <w:r>
        <w:t>SM20</w:t>
      </w:r>
    </w:p>
  </w:comment>
  <w:comment w:id="1491" w:author="jonathan pritchard" w:date="2024-09-17T09:36:00Z" w:initials="jp">
    <w:p w14:paraId="509BCB2C" w14:textId="77777777" w:rsidR="00453DD3" w:rsidRDefault="00453DD3" w:rsidP="00453DD3">
      <w:pPr>
        <w:pStyle w:val="CommentText"/>
      </w:pPr>
      <w:r>
        <w:rPr>
          <w:rStyle w:val="CommentReference"/>
        </w:rPr>
        <w:annotationRef/>
      </w:r>
      <w:r>
        <w:t>SM21</w:t>
      </w:r>
    </w:p>
  </w:comment>
  <w:comment w:id="1492" w:author="jonathan pritchard" w:date="2024-09-17T09:36:00Z" w:initials="jp">
    <w:p w14:paraId="03CE249D" w14:textId="77777777" w:rsidR="00453DD3" w:rsidRDefault="00453DD3" w:rsidP="00453DD3">
      <w:pPr>
        <w:pStyle w:val="CommentText"/>
      </w:pPr>
      <w:r>
        <w:rPr>
          <w:rStyle w:val="CommentReference"/>
        </w:rPr>
        <w:annotationRef/>
      </w:r>
      <w:r>
        <w:t>SM22</w:t>
      </w:r>
    </w:p>
  </w:comment>
  <w:comment w:id="1493" w:author="jonathan pritchard" w:date="2024-10-14T01:58:00Z" w:initials="jp">
    <w:p w14:paraId="165F5568" w14:textId="77777777" w:rsidR="00453DD3" w:rsidRDefault="00453DD3" w:rsidP="00453DD3">
      <w:pPr>
        <w:pStyle w:val="CommentText"/>
      </w:pPr>
      <w:r>
        <w:rPr>
          <w:rStyle w:val="CommentReference"/>
        </w:rPr>
        <w:annotationRef/>
      </w:r>
      <w:r>
        <w:t>Drafted. Needs discussion.</w:t>
      </w:r>
    </w:p>
  </w:comment>
  <w:comment w:id="1502" w:author="jonathan pritchard" w:date="2024-09-17T09:44:00Z" w:initials="jp">
    <w:p w14:paraId="1BEE803F" w14:textId="77777777" w:rsidR="00523124" w:rsidRDefault="00523124" w:rsidP="00523124">
      <w:pPr>
        <w:pStyle w:val="CommentText"/>
      </w:pPr>
      <w:r>
        <w:rPr>
          <w:rStyle w:val="CommentReference"/>
        </w:rPr>
        <w:annotationRef/>
      </w:r>
      <w:r>
        <w:t>SM33</w:t>
      </w:r>
    </w:p>
  </w:comment>
  <w:comment w:id="1503" w:author="jonathan pritchard" w:date="2024-10-14T05:02:00Z" w:initials="jp">
    <w:p w14:paraId="3D93415A" w14:textId="77777777" w:rsidR="006668B5" w:rsidRDefault="006668B5" w:rsidP="006668B5">
      <w:pPr>
        <w:pStyle w:val="CommentText"/>
      </w:pPr>
      <w:r>
        <w:rPr>
          <w:rStyle w:val="CommentReference"/>
        </w:rPr>
        <w:annotationRef/>
      </w:r>
      <w:r>
        <w:t>Done.</w:t>
      </w:r>
    </w:p>
  </w:comment>
  <w:comment w:id="1506" w:author="jonathan pritchard" w:date="2024-11-12T12:14:00Z" w:initials="jp">
    <w:p w14:paraId="26D565F0" w14:textId="77777777" w:rsidR="0084747D" w:rsidRDefault="0084747D" w:rsidP="0084747D">
      <w:pPr>
        <w:pStyle w:val="CommentText"/>
      </w:pPr>
      <w:r>
        <w:rPr>
          <w:rStyle w:val="CommentReference"/>
        </w:rPr>
        <w:annotationRef/>
      </w:r>
      <w:r>
        <w:t>I think they’re just “updates”, not “chart updates”. And they’re overlays now, not altering the data itself.</w:t>
      </w:r>
    </w:p>
  </w:comment>
  <w:comment w:id="1509" w:author="jonathan pritchard" w:date="2024-10-14T05:05:00Z" w:initials="jp">
    <w:p w14:paraId="2F77E9AB" w14:textId="2DC9CC02" w:rsidR="006668B5" w:rsidRDefault="006668B5" w:rsidP="006668B5">
      <w:pPr>
        <w:pStyle w:val="CommentText"/>
      </w:pPr>
      <w:r>
        <w:rPr>
          <w:rStyle w:val="CommentReference"/>
        </w:rPr>
        <w:annotationRef/>
      </w:r>
      <w:r>
        <w:t>SM34 - Done.</w:t>
      </w:r>
    </w:p>
  </w:comment>
  <w:comment w:id="1515" w:author="jonathan pritchard" w:date="2024-09-17T09:44:00Z" w:initials="jp">
    <w:p w14:paraId="27BAAC75" w14:textId="77777777" w:rsidR="0084747D" w:rsidRDefault="00523124" w:rsidP="0084747D">
      <w:pPr>
        <w:pStyle w:val="CommentText"/>
      </w:pPr>
      <w:r>
        <w:rPr>
          <w:rStyle w:val="CommentReference"/>
        </w:rPr>
        <w:annotationRef/>
      </w:r>
      <w:r w:rsidR="0084747D">
        <w:t>SM35 - not required.</w:t>
      </w:r>
    </w:p>
  </w:comment>
  <w:comment w:id="1516" w:author="jonathan pritchard" w:date="2024-10-14T05:03:00Z" w:initials="jp">
    <w:p w14:paraId="28D52F70" w14:textId="1F722DCA" w:rsidR="006668B5" w:rsidRDefault="006668B5" w:rsidP="006668B5">
      <w:pPr>
        <w:pStyle w:val="CommentText"/>
      </w:pPr>
      <w:r>
        <w:rPr>
          <w:rStyle w:val="CommentReference"/>
        </w:rPr>
        <w:annotationRef/>
      </w:r>
      <w:r>
        <w:t>proposal</w:t>
      </w:r>
    </w:p>
  </w:comment>
  <w:comment w:id="1517" w:author="jonathan pritchard" w:date="2024-07-30T06:32:00Z" w:initials="jp">
    <w:p w14:paraId="3F76C77D" w14:textId="4CF19539" w:rsidR="00523124" w:rsidRPr="00237F07" w:rsidRDefault="00523124" w:rsidP="00523124">
      <w:pPr>
        <w:pStyle w:val="CommentText"/>
      </w:pPr>
      <w:r w:rsidRPr="00237F07">
        <w:rPr>
          <w:rStyle w:val="CommentReference"/>
          <w:lang w:val="en-GB"/>
        </w:rPr>
        <w:annotationRef/>
      </w:r>
      <w:r w:rsidRPr="00237F07">
        <w:t>Is this mandatory?</w:t>
      </w:r>
    </w:p>
  </w:comment>
  <w:comment w:id="1532" w:author="jonathan pritchard" w:date="2024-08-16T10:48:00Z" w:initials="jp">
    <w:p w14:paraId="6BD1AA25" w14:textId="77777777" w:rsidR="00A0054D" w:rsidRPr="00237F07" w:rsidRDefault="00A0054D" w:rsidP="00A0054D">
      <w:pPr>
        <w:pStyle w:val="CommentText"/>
      </w:pPr>
      <w:r w:rsidRPr="00237F07">
        <w:rPr>
          <w:rStyle w:val="CommentReference"/>
          <w:lang w:val="en-GB"/>
        </w:rPr>
        <w:annotationRef/>
      </w:r>
      <w:r w:rsidRPr="00237F07">
        <w:t>This is not for implementers.</w:t>
      </w:r>
    </w:p>
  </w:comment>
  <w:comment w:id="1533" w:author="jonathan pritchard" w:date="2024-10-14T05:28:00Z" w:initials="jp">
    <w:p w14:paraId="223F95CA" w14:textId="77777777" w:rsidR="00A0054D" w:rsidRDefault="00A0054D" w:rsidP="00A0054D">
      <w:pPr>
        <w:pStyle w:val="CommentText"/>
      </w:pPr>
      <w:r>
        <w:rPr>
          <w:rStyle w:val="CommentReference"/>
        </w:rPr>
        <w:annotationRef/>
      </w:r>
      <w:r>
        <w:t>Moved.</w:t>
      </w:r>
    </w:p>
  </w:comment>
  <w:comment w:id="1538" w:author="jonathan pritchard" w:date="2024-02-06T09:43:00Z" w:initials="jp">
    <w:p w14:paraId="657949AC" w14:textId="5D1759E2" w:rsidR="00A0054D" w:rsidRPr="00237F07" w:rsidRDefault="00A0054D" w:rsidP="00A0054D">
      <w:pPr>
        <w:pStyle w:val="CommentText"/>
      </w:pPr>
      <w:r w:rsidRPr="00237F07">
        <w:rPr>
          <w:rStyle w:val="CommentReference"/>
          <w:lang w:val="en-GB"/>
        </w:rPr>
        <w:annotationRef/>
      </w:r>
      <w:r w:rsidRPr="00237F07">
        <w:t>GiHub issue #36 refers.</w:t>
      </w:r>
    </w:p>
  </w:comment>
  <w:comment w:id="1534" w:author="jonathan pritchard" w:date="2024-09-19T16:17:00Z" w:initials="jp">
    <w:p w14:paraId="790C2B9D" w14:textId="77777777" w:rsidR="00A0054D" w:rsidRDefault="00A0054D" w:rsidP="00A0054D">
      <w:pPr>
        <w:pStyle w:val="CommentText"/>
      </w:pPr>
      <w:r>
        <w:rPr>
          <w:rStyle w:val="CommentReference"/>
        </w:rPr>
        <w:annotationRef/>
      </w:r>
      <w:r>
        <w:t>Move to automatic updates.</w:t>
      </w:r>
    </w:p>
  </w:comment>
  <w:comment w:id="1527" w:author="jonathan pritchard" w:date="2024-09-17T09:48:00Z" w:initials="jp">
    <w:p w14:paraId="713F1240" w14:textId="77777777" w:rsidR="0039600D" w:rsidRDefault="0039600D" w:rsidP="0039600D">
      <w:pPr>
        <w:pStyle w:val="CommentText"/>
      </w:pPr>
      <w:r>
        <w:rPr>
          <w:rStyle w:val="CommentReference"/>
        </w:rPr>
        <w:annotationRef/>
      </w:r>
      <w:r>
        <w:t>SM39</w:t>
      </w:r>
    </w:p>
  </w:comment>
  <w:comment w:id="1528" w:author="jonathan pritchard" w:date="2024-10-14T05:06:00Z" w:initials="jp">
    <w:p w14:paraId="7D77B7D7" w14:textId="77777777" w:rsidR="006668B5" w:rsidRDefault="006668B5" w:rsidP="006668B5">
      <w:pPr>
        <w:pStyle w:val="CommentText"/>
      </w:pPr>
      <w:r>
        <w:rPr>
          <w:rStyle w:val="CommentReference"/>
        </w:rPr>
        <w:annotationRef/>
      </w:r>
      <w:r>
        <w:t>Done, remove move requirement.</w:t>
      </w:r>
    </w:p>
  </w:comment>
  <w:comment w:id="1550" w:author="jonathan pritchard" w:date="2024-05-20T17:38:00Z" w:initials="jp">
    <w:p w14:paraId="6532C656" w14:textId="26A4659B" w:rsidR="004F141B" w:rsidRPr="00237F07" w:rsidRDefault="004F141B" w:rsidP="004F141B">
      <w:pPr>
        <w:pStyle w:val="CommentText"/>
      </w:pPr>
      <w:r w:rsidRPr="00237F07">
        <w:rPr>
          <w:rStyle w:val="CommentReference"/>
          <w:lang w:val="en-GB"/>
        </w:rPr>
        <w:annotationRef/>
      </w:r>
      <w:r w:rsidRPr="00237F07">
        <w:t>Needs concrete examples when this is agreed in the ENC PS.</w:t>
      </w:r>
    </w:p>
  </w:comment>
  <w:comment w:id="1551" w:author="jonathan pritchard" w:date="2024-07-17T08:33:00Z" w:initials="jp">
    <w:p w14:paraId="67EFCAD9" w14:textId="77777777" w:rsidR="004F141B" w:rsidRPr="00237F07" w:rsidRDefault="004F141B" w:rsidP="004F141B">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1552" w:author="jonathan pritchard" w:date="2024-07-17T16:33:00Z" w:initials="jp">
    <w:p w14:paraId="7545DF77" w14:textId="77777777" w:rsidR="004F141B" w:rsidRPr="00237F07" w:rsidRDefault="004F141B" w:rsidP="004F141B">
      <w:pPr>
        <w:pStyle w:val="CommentText"/>
      </w:pPr>
      <w:r w:rsidRPr="00237F07">
        <w:rPr>
          <w:rStyle w:val="CommentReference"/>
          <w:lang w:val="en-GB"/>
        </w:rPr>
        <w:annotationRef/>
      </w:r>
      <w:r w:rsidRPr="00237F07">
        <w:t>Needs functionality to be drafted. Tests in S-164  too. Multiple editions to be added.</w:t>
      </w:r>
    </w:p>
  </w:comment>
  <w:comment w:id="1571" w:author="jonathan pritchard" w:date="2024-09-17T10:42:00Z" w:initials="jp">
    <w:p w14:paraId="07E25EEE" w14:textId="77777777" w:rsidR="00905BC7" w:rsidRDefault="00905BC7" w:rsidP="00905BC7">
      <w:pPr>
        <w:pStyle w:val="CommentText"/>
      </w:pPr>
      <w:r>
        <w:rPr>
          <w:rStyle w:val="CommentReference"/>
        </w:rPr>
        <w:annotationRef/>
      </w:r>
      <w:r>
        <w:t>DE43</w:t>
      </w:r>
    </w:p>
  </w:comment>
  <w:comment w:id="1572" w:author="jonathan pritchard" w:date="2024-10-14T05:08:00Z" w:initials="jp">
    <w:p w14:paraId="3AF6F210" w14:textId="77777777" w:rsidR="006668B5" w:rsidRDefault="006668B5" w:rsidP="006668B5">
      <w:pPr>
        <w:pStyle w:val="CommentText"/>
      </w:pPr>
      <w:r>
        <w:rPr>
          <w:rStyle w:val="CommentReference"/>
        </w:rPr>
        <w:annotationRef/>
      </w:r>
      <w:r>
        <w:t>TBD</w:t>
      </w:r>
    </w:p>
  </w:comment>
  <w:comment w:id="1567" w:author="jonathan pritchard" w:date="2024-07-31T16:21:00Z" w:initials="jp">
    <w:p w14:paraId="4CB663F1" w14:textId="77777777" w:rsidR="0084747D" w:rsidRDefault="0048551B" w:rsidP="0084747D">
      <w:pPr>
        <w:pStyle w:val="CommentText"/>
      </w:pPr>
      <w:r w:rsidRPr="00237F07">
        <w:rPr>
          <w:rStyle w:val="CommentReference"/>
          <w:lang w:val="en-GB"/>
        </w:rPr>
        <w:annotationRef/>
      </w:r>
      <w:r w:rsidR="0084747D">
        <w:t>Are these required at all?</w:t>
      </w:r>
    </w:p>
  </w:comment>
  <w:comment w:id="1568" w:author="jonathan pritchard" w:date="2024-07-31T16:23:00Z" w:initials="jp">
    <w:p w14:paraId="437AB005" w14:textId="77777777" w:rsidR="0084747D" w:rsidRDefault="00654651" w:rsidP="0084747D">
      <w:pPr>
        <w:pStyle w:val="CommentText"/>
      </w:pPr>
      <w:r w:rsidRPr="00237F07">
        <w:rPr>
          <w:rStyle w:val="CommentReference"/>
          <w:lang w:val="en-GB"/>
        </w:rPr>
        <w:annotationRef/>
      </w:r>
      <w:r w:rsidR="0084747D">
        <w:t xml:space="preserve">10.7.3 (goes here?). </w:t>
      </w:r>
    </w:p>
  </w:comment>
  <w:comment w:id="1584" w:author="jonathan pritchard" w:date="2024-11-12T11:40:00Z" w:initials="jp">
    <w:p w14:paraId="165084FF" w14:textId="5507C9CB" w:rsidR="00D452C2" w:rsidRDefault="00D452C2" w:rsidP="00D452C2">
      <w:pPr>
        <w:pStyle w:val="CommentText"/>
      </w:pPr>
      <w:r>
        <w:rPr>
          <w:rStyle w:val="CommentReference"/>
        </w:rPr>
        <w:annotationRef/>
      </w:r>
      <w:r>
        <w:t>Changed to 2</w:t>
      </w:r>
      <w:r>
        <w:rPr>
          <w:vertAlign w:val="superscript"/>
        </w:rPr>
        <w:t>nd</w:t>
      </w:r>
      <w:r>
        <w:t xml:space="preserve"> level heading (NW aren’t updates)</w:t>
      </w:r>
    </w:p>
  </w:comment>
  <w:comment w:id="1586" w:author="jonathan pritchard" w:date="2024-09-17T09:56:00Z" w:initials="jp">
    <w:p w14:paraId="05117AB3" w14:textId="084A47AC" w:rsidR="00A2570C" w:rsidRDefault="00A2570C" w:rsidP="00A2570C">
      <w:pPr>
        <w:pStyle w:val="CommentText"/>
      </w:pPr>
      <w:r>
        <w:rPr>
          <w:rStyle w:val="CommentReference"/>
        </w:rPr>
        <w:annotationRef/>
      </w:r>
      <w:r>
        <w:t>SM40, SM41,SM42</w:t>
      </w:r>
    </w:p>
  </w:comment>
  <w:comment w:id="1587" w:author="jonathan pritchard" w:date="2024-10-14T05:09:00Z" w:initials="jp">
    <w:p w14:paraId="70B6CDCC" w14:textId="77777777" w:rsidR="00337B72" w:rsidRDefault="006668B5" w:rsidP="00337B72">
      <w:pPr>
        <w:pStyle w:val="CommentText"/>
      </w:pPr>
      <w:r>
        <w:rPr>
          <w:rStyle w:val="CommentReference"/>
        </w:rPr>
        <w:annotationRef/>
      </w:r>
      <w:r w:rsidR="00337B72">
        <w:t xml:space="preserve">Comments from AMSA on this section too. </w:t>
      </w:r>
    </w:p>
  </w:comment>
  <w:comment w:id="1595" w:author="jonathan pritchard" w:date="2024-09-17T09:57:00Z" w:initials="jp">
    <w:p w14:paraId="12B0B709" w14:textId="41041C55" w:rsidR="00A2570C" w:rsidRDefault="00A2570C" w:rsidP="00A2570C">
      <w:pPr>
        <w:pStyle w:val="CommentText"/>
      </w:pPr>
      <w:r>
        <w:rPr>
          <w:rStyle w:val="CommentReference"/>
        </w:rPr>
        <w:annotationRef/>
      </w:r>
      <w:r>
        <w:t>SM43, SM44</w:t>
      </w:r>
    </w:p>
  </w:comment>
  <w:comment w:id="1596" w:author="jonathan pritchard" w:date="2024-10-14T05:11:00Z" w:initials="jp">
    <w:p w14:paraId="1452FE57" w14:textId="77777777" w:rsidR="00EB71E2" w:rsidRDefault="00EB71E2" w:rsidP="00EB71E2">
      <w:pPr>
        <w:pStyle w:val="CommentText"/>
      </w:pPr>
      <w:r>
        <w:rPr>
          <w:rStyle w:val="CommentReference"/>
        </w:rPr>
        <w:annotationRef/>
      </w:r>
      <w:r>
        <w:t xml:space="preserve">Needs work. Harmonise with AMSA comments too. </w:t>
      </w:r>
    </w:p>
  </w:comment>
  <w:comment w:id="1618" w:author="jonathan pritchard" w:date="2024-10-11T15:41:00Z" w:initials="jp">
    <w:p w14:paraId="711F5C38" w14:textId="72899A8B" w:rsidR="003D789C" w:rsidRDefault="003D789C">
      <w:pPr>
        <w:pStyle w:val="CommentText"/>
      </w:pPr>
      <w:r>
        <w:rPr>
          <w:rStyle w:val="CommentReference"/>
        </w:rPr>
        <w:annotationRef/>
      </w:r>
      <w:r>
        <w:t xml:space="preserve">Clarify that filtering includes NW which have no portrayal. </w:t>
      </w:r>
    </w:p>
  </w:comment>
  <w:comment w:id="1619" w:author="jonathan pritchard" w:date="2024-10-11T15:24:00Z" w:initials="jp">
    <w:p w14:paraId="3B25B5CF" w14:textId="0CAEFD98" w:rsidR="00C233DF" w:rsidRDefault="00C233DF">
      <w:pPr>
        <w:pStyle w:val="CommentText"/>
      </w:pPr>
      <w:r>
        <w:rPr>
          <w:rStyle w:val="CommentReference"/>
        </w:rPr>
        <w:annotationRef/>
      </w:r>
      <w:r>
        <w:t xml:space="preserve">Check. Cancellations. If there are no updates for 24 hours? </w:t>
      </w:r>
    </w:p>
  </w:comment>
  <w:comment w:id="1620" w:author="jonathan pritchard" w:date="2024-10-11T15:35:00Z" w:initials="jp">
    <w:p w14:paraId="0101DBE0" w14:textId="47D93951" w:rsidR="003D789C" w:rsidRDefault="003D789C">
      <w:pPr>
        <w:pStyle w:val="CommentText"/>
      </w:pPr>
      <w:r>
        <w:rPr>
          <w:rStyle w:val="CommentReference"/>
        </w:rPr>
        <w:annotationRef/>
      </w:r>
      <w:r>
        <w:t xml:space="preserve">From AMSA. Needs a bit more clarification,. </w:t>
      </w:r>
    </w:p>
  </w:comment>
  <w:comment w:id="1622" w:author="jonathan pritchard" w:date="2024-10-11T15:36:00Z" w:initials="jp">
    <w:p w14:paraId="4E3FE8E4" w14:textId="5455807F" w:rsidR="003D789C" w:rsidRDefault="003D789C">
      <w:pPr>
        <w:pStyle w:val="CommentText"/>
      </w:pPr>
      <w:r>
        <w:rPr>
          <w:rStyle w:val="CommentReference"/>
        </w:rPr>
        <w:annotationRef/>
      </w:r>
      <w:r>
        <w:t>Needs better wording.</w:t>
      </w:r>
    </w:p>
  </w:comment>
  <w:comment w:id="1627" w:author="jonathan pritchard" w:date="2024-10-11T15:38:00Z" w:initials="jp">
    <w:p w14:paraId="5D388A19" w14:textId="500EF5D4" w:rsidR="003D789C" w:rsidRDefault="003D789C">
      <w:pPr>
        <w:pStyle w:val="CommentText"/>
      </w:pPr>
      <w:r>
        <w:rPr>
          <w:rStyle w:val="CommentReference"/>
        </w:rPr>
        <w:annotationRef/>
      </w:r>
      <w:r>
        <w:t>So, how do they disappear? Ever…..</w:t>
      </w:r>
    </w:p>
  </w:comment>
  <w:comment w:id="1632" w:author="jonathan pritchard" w:date="2024-05-21T09:11:00Z" w:initials="jp">
    <w:p w14:paraId="43692957" w14:textId="77777777" w:rsidR="006B59AA" w:rsidRPr="00237F07" w:rsidRDefault="006B59AA" w:rsidP="006B59AA">
      <w:pPr>
        <w:pStyle w:val="CommentText"/>
      </w:pPr>
      <w:r w:rsidRPr="00237F07">
        <w:rPr>
          <w:rStyle w:val="CommentReference"/>
          <w:lang w:val="en-GB"/>
        </w:rPr>
        <w:annotationRef/>
      </w:r>
      <w:r w:rsidRPr="00237F07">
        <w:t xml:space="preserve">This needs to be reviewed. What is required on the ECDIS vs what S-100 supports. </w:t>
      </w:r>
    </w:p>
  </w:comment>
  <w:comment w:id="1633" w:author="jonathan pritchard" w:date="2024-07-30T07:08:00Z" w:initials="jp">
    <w:p w14:paraId="5C6959BB" w14:textId="77777777" w:rsidR="00866B30" w:rsidRPr="00237F07" w:rsidRDefault="00866B30" w:rsidP="00866B30">
      <w:pPr>
        <w:pStyle w:val="CommentText"/>
      </w:pPr>
      <w:r w:rsidRPr="00237F07">
        <w:rPr>
          <w:rStyle w:val="CommentReference"/>
          <w:lang w:val="en-GB"/>
        </w:rPr>
        <w:annotationRef/>
      </w:r>
      <w:r w:rsidRPr="00237F07">
        <w:t>Phase 1 products. Are they all gridded. Can we clarify.?</w:t>
      </w:r>
    </w:p>
  </w:comment>
  <w:comment w:id="1634" w:author="jonathan pritchard" w:date="2024-09-18T10:18:00Z" w:initials="jp">
    <w:p w14:paraId="5EBDAB5C" w14:textId="77777777" w:rsidR="000B3A59" w:rsidRDefault="000B3A59" w:rsidP="000B3A59">
      <w:pPr>
        <w:pStyle w:val="CommentText"/>
      </w:pPr>
      <w:r>
        <w:rPr>
          <w:rStyle w:val="CommentReference"/>
        </w:rPr>
        <w:annotationRef/>
      </w:r>
      <w:r>
        <w:t>How many of these are required on the ECDIS.?</w:t>
      </w:r>
    </w:p>
  </w:comment>
  <w:comment w:id="1635" w:author="jonathan pritchard" w:date="2024-09-18T10:24:00Z" w:initials="jp">
    <w:p w14:paraId="48F3D24D" w14:textId="77777777" w:rsidR="000B3A59" w:rsidRDefault="000B3A59" w:rsidP="000B3A59">
      <w:pPr>
        <w:pStyle w:val="CommentText"/>
      </w:pPr>
      <w:r>
        <w:rPr>
          <w:rStyle w:val="CommentReference"/>
        </w:rPr>
        <w:annotationRef/>
      </w:r>
      <w:r>
        <w:t>Add S-164 tests for each “type” of coverage...</w:t>
      </w:r>
    </w:p>
  </w:comment>
  <w:comment w:id="1636" w:author="jonathan pritchard" w:date="2024-09-25T08:56:00Z" w:initials="jp">
    <w:p w14:paraId="3626F75F" w14:textId="77777777" w:rsidR="00010CEC" w:rsidRDefault="00010CEC" w:rsidP="00010CEC">
      <w:pPr>
        <w:pStyle w:val="CommentText"/>
      </w:pPr>
      <w:r>
        <w:rPr>
          <w:rStyle w:val="CommentReference"/>
        </w:rPr>
        <w:annotationRef/>
      </w:r>
      <w:r>
        <w:t>Ask Raphael what is in the current PH1 product specs.</w:t>
      </w:r>
    </w:p>
  </w:comment>
  <w:comment w:id="1666" w:author="jonathan pritchard" w:date="2024-01-17T15:37:00Z" w:initials="jp">
    <w:p w14:paraId="21BE9E74" w14:textId="18B38F52" w:rsidR="00501A8C" w:rsidRPr="00237F07" w:rsidRDefault="00501A8C" w:rsidP="00501A8C">
      <w:pPr>
        <w:pStyle w:val="CommentText"/>
      </w:pPr>
      <w:r w:rsidRPr="00237F07">
        <w:rPr>
          <w:rStyle w:val="CommentReference"/>
          <w:lang w:val="en-GB"/>
        </w:rPr>
        <w:annotationRef/>
      </w:r>
      <w:r w:rsidRPr="00237F07">
        <w:t>How does this fit with WLA.</w:t>
      </w:r>
    </w:p>
  </w:comment>
  <w:comment w:id="1667" w:author="jonathan pritchard" w:date="2024-07-17T11:57:00Z" w:initials="jp">
    <w:p w14:paraId="3801A2B0" w14:textId="77777777" w:rsidR="0007289C" w:rsidRPr="00237F07" w:rsidRDefault="0007289C" w:rsidP="0007289C">
      <w:pPr>
        <w:pStyle w:val="CommentText"/>
      </w:pPr>
      <w:r w:rsidRPr="00237F07">
        <w:rPr>
          <w:rStyle w:val="CommentReference"/>
          <w:lang w:val="en-GB"/>
        </w:rPr>
        <w:annotationRef/>
      </w:r>
      <w:r w:rsidRPr="00237F07">
        <w:t>Is this all informative?</w:t>
      </w:r>
    </w:p>
  </w:comment>
  <w:comment w:id="1668" w:author="jonathan pritchard" w:date="2024-07-30T07:21:00Z" w:initials="jp">
    <w:p w14:paraId="0A2AB18E" w14:textId="77777777" w:rsidR="00F87269" w:rsidRPr="00237F07" w:rsidRDefault="00F87269" w:rsidP="00F87269">
      <w:pPr>
        <w:pStyle w:val="CommentText"/>
      </w:pPr>
      <w:r w:rsidRPr="00237F07">
        <w:rPr>
          <w:rStyle w:val="CommentReference"/>
          <w:lang w:val="en-GB"/>
        </w:rPr>
        <w:annotationRef/>
      </w:r>
      <w:r w:rsidRPr="00237F07">
        <w:t>Where does this come from? IS it S-52 or the S-102 product spec?</w:t>
      </w:r>
    </w:p>
  </w:comment>
  <w:comment w:id="1669" w:author="jonathan pritchard" w:date="2024-09-18T10:35:00Z" w:initials="jp">
    <w:p w14:paraId="7987F3BD" w14:textId="77777777" w:rsidR="009217CC" w:rsidRDefault="009217CC" w:rsidP="009217CC">
      <w:pPr>
        <w:pStyle w:val="CommentText"/>
      </w:pPr>
      <w:r>
        <w:rPr>
          <w:rStyle w:val="CommentReference"/>
        </w:rPr>
        <w:annotationRef/>
      </w:r>
      <w:r>
        <w:t>From S-100 Part 8. Add reference?</w:t>
      </w:r>
    </w:p>
  </w:comment>
  <w:comment w:id="1670" w:author="jonathan pritchard" w:date="2024-09-18T10:40:00Z" w:initials="jp">
    <w:p w14:paraId="098E399F" w14:textId="77777777" w:rsidR="009217CC" w:rsidRDefault="009217CC" w:rsidP="009217CC">
      <w:pPr>
        <w:pStyle w:val="CommentText"/>
      </w:pPr>
      <w:r>
        <w:rPr>
          <w:rStyle w:val="CommentReference"/>
        </w:rPr>
        <w:annotationRef/>
      </w:r>
      <w:r>
        <w:t>Add reference to the common point rule and how it is described in S-100.</w:t>
      </w:r>
    </w:p>
  </w:comment>
  <w:comment w:id="1671" w:author="jonathan pritchard" w:date="2024-09-17T10:44:00Z" w:initials="jp">
    <w:p w14:paraId="6949D321" w14:textId="77777777" w:rsidR="00905BC7" w:rsidRDefault="00905BC7" w:rsidP="00905BC7">
      <w:pPr>
        <w:pStyle w:val="CommentText"/>
      </w:pPr>
      <w:r>
        <w:rPr>
          <w:rStyle w:val="CommentReference"/>
        </w:rPr>
        <w:annotationRef/>
      </w:r>
      <w:r>
        <w:t>DE45 - must be applied.</w:t>
      </w:r>
    </w:p>
  </w:comment>
  <w:comment w:id="1672" w:author="jonathan pritchard" w:date="2024-09-18T10:37:00Z" w:initials="jp">
    <w:p w14:paraId="1B24D3BE" w14:textId="77777777" w:rsidR="009217CC" w:rsidRDefault="009217CC" w:rsidP="009217CC">
      <w:pPr>
        <w:pStyle w:val="CommentText"/>
      </w:pPr>
      <w:r>
        <w:rPr>
          <w:rStyle w:val="CommentReference"/>
        </w:rPr>
        <w:annotationRef/>
      </w:r>
      <w:r>
        <w:t>Add in S-164 a test for a thinning algorithm being used.</w:t>
      </w:r>
    </w:p>
  </w:comment>
  <w:comment w:id="1673" w:author="jonathan pritchard" w:date="2024-09-18T11:29:00Z" w:initials="jp">
    <w:p w14:paraId="5AF92B07" w14:textId="77777777" w:rsidR="00290775" w:rsidRDefault="00290775" w:rsidP="00290775">
      <w:pPr>
        <w:pStyle w:val="CommentText"/>
      </w:pPr>
      <w:r>
        <w:rPr>
          <w:rStyle w:val="CommentReference"/>
        </w:rPr>
        <w:annotationRef/>
      </w:r>
      <w:r>
        <w:t>S-164 will need to add tests for different common point rule possibilities.</w:t>
      </w:r>
    </w:p>
  </w:comment>
  <w:comment w:id="1674" w:author="jonathan pritchard" w:date="2024-09-18T11:31:00Z" w:initials="jp">
    <w:p w14:paraId="12CC5050" w14:textId="77777777" w:rsidR="00290775" w:rsidRDefault="00290775" w:rsidP="00290775">
      <w:pPr>
        <w:pStyle w:val="CommentText"/>
      </w:pPr>
      <w:r>
        <w:rPr>
          <w:rStyle w:val="CommentReference"/>
        </w:rPr>
        <w:annotationRef/>
      </w:r>
      <w:r>
        <w:t>Clarify.</w:t>
      </w:r>
    </w:p>
  </w:comment>
  <w:comment w:id="1678" w:author="jonathan pritchard" w:date="2024-09-17T10:16:00Z" w:initials="jp">
    <w:p w14:paraId="56861D77" w14:textId="77777777" w:rsidR="00BE1192" w:rsidRDefault="00BE1192" w:rsidP="00BE1192">
      <w:pPr>
        <w:pStyle w:val="CommentText"/>
      </w:pPr>
      <w:r>
        <w:rPr>
          <w:rStyle w:val="CommentReference"/>
        </w:rPr>
        <w:annotationRef/>
      </w:r>
      <w:r>
        <w:t xml:space="preserve">AU78 - Needs an image and/or example in this section. </w:t>
      </w:r>
    </w:p>
  </w:comment>
  <w:comment w:id="1679" w:author="jonathan pritchard" w:date="2024-09-18T11:58:00Z" w:initials="jp">
    <w:p w14:paraId="72721AD7" w14:textId="77777777" w:rsidR="0036349A" w:rsidRDefault="0036349A" w:rsidP="0036349A">
      <w:pPr>
        <w:pStyle w:val="CommentText"/>
      </w:pPr>
      <w:r>
        <w:rPr>
          <w:rStyle w:val="CommentReference"/>
        </w:rPr>
        <w:annotationRef/>
      </w:r>
      <w:r>
        <w:t>WLA selectors need to tie to 16.6.</w:t>
      </w:r>
    </w:p>
  </w:comment>
  <w:comment w:id="1680" w:author="jonathan pritchard" w:date="2024-09-18T11:47:00Z" w:initials="jp">
    <w:p w14:paraId="41D1AE49" w14:textId="77777777" w:rsidR="001938A1" w:rsidRDefault="001938A1" w:rsidP="001938A1">
      <w:pPr>
        <w:pStyle w:val="CommentText"/>
      </w:pPr>
      <w:r>
        <w:rPr>
          <w:rStyle w:val="CommentReference"/>
        </w:rPr>
        <w:annotationRef/>
      </w:r>
      <w:r>
        <w:t>must be</w:t>
      </w:r>
    </w:p>
  </w:comment>
  <w:comment w:id="1681" w:author="jonathan pritchard" w:date="2024-09-18T11:48:00Z" w:initials="jp">
    <w:p w14:paraId="27204FD6" w14:textId="77777777" w:rsidR="001938A1" w:rsidRDefault="001938A1" w:rsidP="001938A1">
      <w:pPr>
        <w:pStyle w:val="CommentText"/>
      </w:pPr>
      <w:r>
        <w:rPr>
          <w:rStyle w:val="CommentReference"/>
        </w:rPr>
        <w:annotationRef/>
      </w:r>
      <w:r>
        <w:t>WLA section contains requirements to allow the user to input date/time parameters. Should those parameters be harmonised.</w:t>
      </w:r>
    </w:p>
  </w:comment>
  <w:comment w:id="1682" w:author="jonathan pritchard" w:date="2024-09-18T11:51:00Z" w:initials="jp">
    <w:p w14:paraId="37EAB6AE" w14:textId="77777777" w:rsidR="0036349A" w:rsidRDefault="0036349A" w:rsidP="0036349A">
      <w:pPr>
        <w:pStyle w:val="CommentText"/>
      </w:pPr>
      <w:r>
        <w:rPr>
          <w:rStyle w:val="CommentReference"/>
        </w:rPr>
        <w:annotationRef/>
      </w:r>
      <w:r>
        <w:t xml:space="preserve">Pick Report behaviour might need clarification (15.6.1 could be expanded to include start time/end time as well as date). </w:t>
      </w:r>
    </w:p>
    <w:p w14:paraId="426F0EB9" w14:textId="77777777" w:rsidR="0036349A" w:rsidRDefault="0036349A" w:rsidP="0036349A">
      <w:pPr>
        <w:pStyle w:val="CommentText"/>
      </w:pPr>
    </w:p>
    <w:p w14:paraId="336651F6" w14:textId="77777777" w:rsidR="0036349A" w:rsidRDefault="0036349A" w:rsidP="0036349A">
      <w:pPr>
        <w:pStyle w:val="CommentText"/>
      </w:pPr>
      <w:r>
        <w:t>Should there be playback speed control as well?</w:t>
      </w:r>
    </w:p>
  </w:comment>
  <w:comment w:id="1683" w:author="jonathan pritchard" w:date="2024-09-18T11:35:00Z" w:initials="jp">
    <w:p w14:paraId="582CF597" w14:textId="77777777" w:rsidR="00290775" w:rsidRDefault="00290775" w:rsidP="00290775">
      <w:pPr>
        <w:pStyle w:val="CommentText"/>
      </w:pPr>
      <w:r>
        <w:rPr>
          <w:rStyle w:val="CommentReference"/>
        </w:rPr>
        <w:annotationRef/>
      </w:r>
      <w:r>
        <w:t>must</w:t>
      </w:r>
    </w:p>
  </w:comment>
  <w:comment w:id="1684" w:author="jonathan pritchard" w:date="2024-09-25T09:07:00Z" w:initials="jp">
    <w:p w14:paraId="544E01AF" w14:textId="77777777" w:rsidR="00073E85" w:rsidRDefault="00073E85" w:rsidP="00073E85">
      <w:pPr>
        <w:pStyle w:val="CommentText"/>
      </w:pPr>
      <w:r>
        <w:rPr>
          <w:rStyle w:val="CommentReference"/>
        </w:rPr>
        <w:annotationRef/>
      </w:r>
      <w:r>
        <w:t>No, this is a should.</w:t>
      </w:r>
    </w:p>
  </w:comment>
  <w:comment w:id="1700" w:author="jonathan pritchard" w:date="2023-10-19T12:59:00Z" w:initials="jp">
    <w:p w14:paraId="2E514710" w14:textId="4359E1FB" w:rsidR="00BB0BEC" w:rsidRPr="00237F07" w:rsidRDefault="00BB0BEC" w:rsidP="000C2F8F">
      <w:pPr>
        <w:pStyle w:val="CommentText"/>
      </w:pPr>
      <w:r w:rsidRPr="00237F07">
        <w:rPr>
          <w:rStyle w:val="CommentReference"/>
          <w:lang w:val="en-GB"/>
        </w:rPr>
        <w:annotationRef/>
      </w:r>
      <w:r w:rsidRPr="00237F07">
        <w:t>Informative</w:t>
      </w:r>
    </w:p>
  </w:comment>
  <w:comment w:id="1701" w:author="jonathan pritchard" w:date="2024-01-17T15:38:00Z" w:initials="jp">
    <w:p w14:paraId="5A5B08B0" w14:textId="77777777" w:rsidR="00501A8C" w:rsidRPr="00237F07" w:rsidRDefault="00501A8C" w:rsidP="00501A8C">
      <w:pPr>
        <w:pStyle w:val="CommentText"/>
      </w:pPr>
      <w:r w:rsidRPr="00237F07">
        <w:rPr>
          <w:rStyle w:val="CommentReference"/>
          <w:lang w:val="en-GB"/>
        </w:rPr>
        <w:annotationRef/>
      </w:r>
      <w:r w:rsidRPr="00237F07">
        <w:t>In PC?</w:t>
      </w:r>
    </w:p>
  </w:comment>
  <w:comment w:id="1748" w:author="jonathan pritchard" w:date="2024-08-13T07:57:00Z" w:initials="jp">
    <w:p w14:paraId="6445FE94" w14:textId="77777777" w:rsidR="00B224C2" w:rsidRPr="00237F07" w:rsidRDefault="00B224C2" w:rsidP="00B224C2">
      <w:pPr>
        <w:pStyle w:val="CommentText"/>
      </w:pPr>
      <w:r w:rsidRPr="00237F07">
        <w:rPr>
          <w:rStyle w:val="CommentReference"/>
          <w:lang w:val="en-GB"/>
        </w:rPr>
        <w:annotationRef/>
      </w:r>
      <w:r w:rsidRPr="00237F07">
        <w:t>Change to must.</w:t>
      </w:r>
    </w:p>
  </w:comment>
  <w:comment w:id="1749" w:author="jonathan pritchard" w:date="2024-09-17T10:44:00Z" w:initials="jp">
    <w:p w14:paraId="127D6095" w14:textId="77777777" w:rsidR="00905BC7" w:rsidRDefault="00905BC7" w:rsidP="00905BC7">
      <w:pPr>
        <w:pStyle w:val="CommentText"/>
      </w:pPr>
      <w:r>
        <w:rPr>
          <w:rStyle w:val="CommentReference"/>
        </w:rPr>
        <w:annotationRef/>
      </w:r>
      <w:r>
        <w:t xml:space="preserve">DE46 - should to must all the way through. </w:t>
      </w:r>
    </w:p>
  </w:comment>
  <w:comment w:id="1750" w:author="jonathan pritchard" w:date="2024-10-14T05:15:00Z" w:initials="jp">
    <w:p w14:paraId="57A90014" w14:textId="77777777" w:rsidR="00EB71E2" w:rsidRDefault="00EB71E2" w:rsidP="00EB71E2">
      <w:pPr>
        <w:pStyle w:val="CommentText"/>
      </w:pPr>
      <w:r>
        <w:rPr>
          <w:rStyle w:val="CommentReference"/>
        </w:rPr>
        <w:annotationRef/>
      </w:r>
      <w:r>
        <w:t>Done.</w:t>
      </w:r>
    </w:p>
  </w:comment>
  <w:comment w:id="1753" w:author="jonathan pritchard" w:date="2024-09-17T10:45:00Z" w:initials="jp">
    <w:p w14:paraId="54AC6FEC" w14:textId="1DB7C825" w:rsidR="00905BC7" w:rsidRDefault="00905BC7" w:rsidP="00905BC7">
      <w:pPr>
        <w:pStyle w:val="CommentText"/>
      </w:pPr>
      <w:r>
        <w:rPr>
          <w:rStyle w:val="CommentReference"/>
        </w:rPr>
        <w:annotationRef/>
      </w:r>
      <w:r>
        <w:t>DE47 - link wrong.</w:t>
      </w:r>
    </w:p>
  </w:comment>
  <w:comment w:id="1754" w:author="jonathan pritchard" w:date="2024-10-14T05:16:00Z" w:initials="jp">
    <w:p w14:paraId="513E4E23" w14:textId="77777777" w:rsidR="00EB71E2" w:rsidRDefault="00EB71E2" w:rsidP="00EB71E2">
      <w:pPr>
        <w:pStyle w:val="CommentText"/>
      </w:pPr>
      <w:r>
        <w:rPr>
          <w:rStyle w:val="CommentReference"/>
        </w:rPr>
        <w:annotationRef/>
      </w:r>
      <w:r>
        <w:t>TBD</w:t>
      </w:r>
    </w:p>
  </w:comment>
  <w:comment w:id="1764" w:author="jonathan pritchard" w:date="2024-09-18T15:49:00Z" w:initials="jp">
    <w:p w14:paraId="6424ED6F" w14:textId="7209236F" w:rsidR="007455CF" w:rsidRDefault="007455CF" w:rsidP="007455CF">
      <w:pPr>
        <w:pStyle w:val="CommentText"/>
      </w:pPr>
      <w:r>
        <w:rPr>
          <w:rStyle w:val="CommentReference"/>
        </w:rPr>
        <w:annotationRef/>
      </w:r>
      <w:r>
        <w:t>May need to add coverage features into the priority order.</w:t>
      </w:r>
    </w:p>
  </w:comment>
  <w:comment w:id="1770" w:author="jonathan pritchard" w:date="2024-05-28T09:07:00Z" w:initials="jp">
    <w:p w14:paraId="6AA6850A" w14:textId="77777777" w:rsidR="00E673D5" w:rsidRPr="00237F07" w:rsidRDefault="00E673D5" w:rsidP="00E673D5">
      <w:pPr>
        <w:pStyle w:val="CommentText"/>
      </w:pPr>
      <w:r w:rsidRPr="00237F07">
        <w:rPr>
          <w:rStyle w:val="CommentReference"/>
          <w:lang w:val="en-GB"/>
        </w:rPr>
        <w:annotationRef/>
      </w:r>
      <w:r w:rsidRPr="00237F07">
        <w:t>Does this need to be more prescriptive?</w:t>
      </w:r>
    </w:p>
  </w:comment>
  <w:comment w:id="1771" w:author="jonathan pritchard" w:date="2024-07-17T12:02:00Z" w:initials="jp">
    <w:p w14:paraId="63C30E85" w14:textId="77777777" w:rsidR="0007289C" w:rsidRPr="00237F07" w:rsidRDefault="0007289C" w:rsidP="0007289C">
      <w:pPr>
        <w:pStyle w:val="CommentText"/>
      </w:pPr>
      <w:r w:rsidRPr="00237F07">
        <w:rPr>
          <w:rStyle w:val="CommentReference"/>
          <w:lang w:val="en-GB"/>
        </w:rPr>
        <w:annotationRef/>
      </w:r>
      <w:r w:rsidRPr="00237F07">
        <w:t>I don’t know if this is mandatory, or S-101 specific or whether it should just be deleted.</w:t>
      </w:r>
    </w:p>
  </w:comment>
  <w:comment w:id="1772" w:author="jonathan pritchard" w:date="2024-07-30T07:42:00Z" w:initials="jp">
    <w:p w14:paraId="4DB2E99A" w14:textId="77777777" w:rsidR="00D574D5" w:rsidRPr="00237F07" w:rsidRDefault="00D574D5" w:rsidP="00D574D5">
      <w:pPr>
        <w:pStyle w:val="CommentText"/>
      </w:pPr>
      <w:r w:rsidRPr="00237F07">
        <w:rPr>
          <w:rStyle w:val="CommentReference"/>
          <w:lang w:val="en-GB"/>
        </w:rPr>
        <w:annotationRef/>
      </w:r>
      <w:r w:rsidRPr="00237F07">
        <w:t>Look in S-52 for the source.</w:t>
      </w:r>
    </w:p>
  </w:comment>
  <w:comment w:id="1773" w:author="jonathan pritchard" w:date="2024-08-13T08:49:00Z" w:initials="jp">
    <w:p w14:paraId="0D37C0ED" w14:textId="77777777" w:rsidR="00171A98" w:rsidRPr="00237F07" w:rsidRDefault="00171A98" w:rsidP="00171A98">
      <w:pPr>
        <w:pStyle w:val="CommentText"/>
      </w:pPr>
      <w:r w:rsidRPr="00237F07">
        <w:rPr>
          <w:rStyle w:val="CommentReference"/>
          <w:lang w:val="en-GB"/>
        </w:rPr>
        <w:annotationRef/>
      </w:r>
      <w:r w:rsidRPr="00237F07">
        <w:t>S-52 10.9. Needs to state feature and product and also example of attribute value.</w:t>
      </w:r>
    </w:p>
  </w:comment>
  <w:comment w:id="1774" w:author="jonathan pritchard" w:date="2024-09-27T07:04:00Z" w:initials="jp">
    <w:p w14:paraId="77DA2C7B" w14:textId="77777777" w:rsidR="005A72AB" w:rsidRDefault="005A72AB" w:rsidP="005A72AB">
      <w:pPr>
        <w:pStyle w:val="CommentText"/>
      </w:pPr>
      <w:r>
        <w:rPr>
          <w:rStyle w:val="CommentReference"/>
        </w:rPr>
        <w:annotationRef/>
      </w:r>
      <w:r>
        <w:t xml:space="preserve">I have a better proposal for this which includes Stream Depth as well. </w:t>
      </w:r>
    </w:p>
  </w:comment>
  <w:comment w:id="2434" w:author="jonathan pritchard" w:date="2024-09-19T09:20:00Z" w:initials="jp">
    <w:p w14:paraId="65D0F53D" w14:textId="146EAA33" w:rsidR="00887426" w:rsidRDefault="00887426" w:rsidP="00887426">
      <w:pPr>
        <w:pStyle w:val="CommentText"/>
      </w:pPr>
      <w:r>
        <w:rPr>
          <w:rStyle w:val="CommentReference"/>
        </w:rPr>
        <w:annotationRef/>
      </w:r>
      <w:r>
        <w:t>Find better way of wording this, refer just to 530 and take out the list.</w:t>
      </w:r>
    </w:p>
  </w:comment>
  <w:comment w:id="2435" w:author="jonathan pritchard" w:date="2024-08-13T08:53:00Z" w:initials="jp">
    <w:p w14:paraId="0E430D82" w14:textId="7A399378" w:rsidR="00171A98" w:rsidRPr="00237F07" w:rsidRDefault="00171A98" w:rsidP="00171A98">
      <w:pPr>
        <w:pStyle w:val="CommentText"/>
      </w:pPr>
      <w:r w:rsidRPr="00237F07">
        <w:rPr>
          <w:rStyle w:val="CommentReference"/>
          <w:lang w:val="en-GB"/>
        </w:rPr>
        <w:annotationRef/>
      </w:r>
      <w:r w:rsidRPr="00237F07">
        <w:t>check</w:t>
      </w:r>
    </w:p>
  </w:comment>
  <w:comment w:id="2436"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2437"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2438"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2442" w:author="jonathan pritchard" w:date="2024-05-21T09:21:00Z" w:initials="jp">
    <w:p w14:paraId="0A5695F3" w14:textId="3E7D4E07" w:rsidR="006B59AA" w:rsidRPr="00237F07" w:rsidRDefault="006B59AA" w:rsidP="006B59AA">
      <w:pPr>
        <w:pStyle w:val="CommentText"/>
      </w:pPr>
      <w:r w:rsidRPr="00237F07">
        <w:rPr>
          <w:rStyle w:val="CommentReference"/>
          <w:lang w:val="en-GB"/>
        </w:rPr>
        <w:annotationRef/>
      </w:r>
      <w:r w:rsidRPr="00237F07">
        <w:t>DE (78)</w:t>
      </w:r>
    </w:p>
  </w:comment>
  <w:comment w:id="2443" w:author="jonathan pritchard" w:date="2024-05-21T09:38:00Z" w:initials="jp">
    <w:p w14:paraId="7957109B" w14:textId="77777777" w:rsidR="00B912FF" w:rsidRPr="00237F07" w:rsidRDefault="00B912FF" w:rsidP="00B912FF">
      <w:pPr>
        <w:pStyle w:val="CommentText"/>
      </w:pPr>
      <w:r w:rsidRPr="00237F07">
        <w:rPr>
          <w:rStyle w:val="CommentReference"/>
          <w:lang w:val="en-GB"/>
        </w:rPr>
        <w:annotationRef/>
      </w:r>
      <w:r w:rsidRPr="00237F07">
        <w:t>Needs to be more explicit about what happens when &gt;1 product is being portrayed, and with different versions. Maybe the CPs are a superset?</w:t>
      </w:r>
    </w:p>
  </w:comment>
  <w:comment w:id="2444" w:author="jonathan pritchard" w:date="2024-08-13T08:54:00Z" w:initials="jp">
    <w:p w14:paraId="7E10E303" w14:textId="77777777" w:rsidR="002547AB" w:rsidRDefault="00171A98" w:rsidP="002547AB">
      <w:pPr>
        <w:pStyle w:val="CommentText"/>
      </w:pPr>
      <w:r w:rsidRPr="00237F07">
        <w:rPr>
          <w:rStyle w:val="CommentReference"/>
          <w:lang w:val="en-GB"/>
        </w:rPr>
        <w:annotationRef/>
      </w:r>
      <w:r w:rsidR="002547AB">
        <w:t>Take out. Put back in for phase 2? Or use example from e.g. S-124?</w:t>
      </w:r>
    </w:p>
  </w:comment>
  <w:comment w:id="2448" w:author="jonathan pritchard" w:date="2024-09-17T10:11:00Z" w:initials="jp">
    <w:p w14:paraId="233DBCF7" w14:textId="77777777" w:rsidR="00BE1192" w:rsidRDefault="00BE1192" w:rsidP="00BE1192">
      <w:pPr>
        <w:pStyle w:val="CommentText"/>
      </w:pPr>
      <w:r>
        <w:rPr>
          <w:rStyle w:val="CommentReference"/>
        </w:rPr>
        <w:annotationRef/>
      </w:r>
      <w:r>
        <w:t>AU69</w:t>
      </w:r>
    </w:p>
  </w:comment>
  <w:comment w:id="2449" w:author="jonathan pritchard" w:date="2024-10-14T05:17:00Z" w:initials="jp">
    <w:p w14:paraId="3FF8403F" w14:textId="77777777" w:rsidR="00EB71E2" w:rsidRDefault="00EB71E2" w:rsidP="00EB71E2">
      <w:pPr>
        <w:pStyle w:val="CommentText"/>
      </w:pPr>
      <w:r>
        <w:rPr>
          <w:rStyle w:val="CommentReference"/>
        </w:rPr>
        <w:annotationRef/>
      </w:r>
      <w:r>
        <w:t>Done.</w:t>
      </w:r>
    </w:p>
  </w:comment>
  <w:comment w:id="2461" w:author="jonathan pritchard" w:date="2024-09-17T10:12:00Z" w:initials="jp">
    <w:p w14:paraId="799A08F6" w14:textId="6BBE64EA" w:rsidR="00BE1192" w:rsidRDefault="00BE1192" w:rsidP="00BE1192">
      <w:pPr>
        <w:pStyle w:val="CommentText"/>
      </w:pPr>
      <w:r>
        <w:rPr>
          <w:rStyle w:val="CommentReference"/>
        </w:rPr>
        <w:annotationRef/>
      </w:r>
      <w:r>
        <w:t>AU71, AU72</w:t>
      </w:r>
    </w:p>
  </w:comment>
  <w:comment w:id="2462" w:author="jonathan pritchard" w:date="2024-10-03T17:01:00Z" w:initials="jp">
    <w:p w14:paraId="17F1BA20" w14:textId="77777777" w:rsidR="002C2BC6" w:rsidRDefault="00FD0C9C" w:rsidP="002C2BC6">
      <w:pPr>
        <w:pStyle w:val="CommentText"/>
      </w:pPr>
      <w:r>
        <w:rPr>
          <w:rStyle w:val="CommentReference"/>
        </w:rPr>
        <w:annotationRef/>
      </w:r>
      <w:r w:rsidR="002C2BC6">
        <w:t>1</w:t>
      </w:r>
      <w:r w:rsidR="002C2BC6">
        <w:rPr>
          <w:vertAlign w:val="superscript"/>
        </w:rPr>
        <w:t>st</w:t>
      </w:r>
      <w:r w:rsidR="002C2BC6">
        <w:t xml:space="preserve"> draft following consultation with HSSC chair and IHO Sec.</w:t>
      </w:r>
    </w:p>
  </w:comment>
  <w:comment w:id="2464" w:author="jonathan pritchard" w:date="2024-09-19T10:17:00Z" w:initials="jp">
    <w:p w14:paraId="6275412B" w14:textId="77777777" w:rsidR="002C2BC6" w:rsidRDefault="002C2BC6" w:rsidP="002C2BC6">
      <w:pPr>
        <w:pStyle w:val="CommentText"/>
      </w:pPr>
      <w:r>
        <w:rPr>
          <w:rStyle w:val="CommentReference"/>
        </w:rPr>
        <w:annotationRef/>
      </w:r>
      <w:r>
        <w:t>Added bullet point. Need agreement on words.</w:t>
      </w:r>
    </w:p>
  </w:comment>
  <w:comment w:id="2497" w:author="jonathan pritchard" w:date="2024-08-13T10:11:00Z" w:initials="jp">
    <w:p w14:paraId="4D612072" w14:textId="77777777" w:rsidR="002B51B4" w:rsidRPr="00237F07" w:rsidRDefault="002B51B4" w:rsidP="002B51B4">
      <w:pPr>
        <w:pStyle w:val="CommentText"/>
      </w:pPr>
      <w:r w:rsidRPr="00237F07">
        <w:rPr>
          <w:rStyle w:val="CommentReference"/>
          <w:lang w:val="en-GB"/>
        </w:rPr>
        <w:annotationRef/>
      </w:r>
      <w:r w:rsidRPr="00237F07">
        <w:t>Ref to 5.2.3 is missing.</w:t>
      </w:r>
    </w:p>
  </w:comment>
  <w:comment w:id="2498" w:author="jonathan pritchard" w:date="2024-09-19T11:07:00Z" w:initials="jp">
    <w:p w14:paraId="0238629C" w14:textId="77777777" w:rsidR="00B23114" w:rsidRDefault="00B23114" w:rsidP="00B23114">
      <w:pPr>
        <w:pStyle w:val="CommentText"/>
      </w:pPr>
      <w:r>
        <w:rPr>
          <w:rStyle w:val="CommentReference"/>
        </w:rPr>
        <w:annotationRef/>
      </w:r>
      <w:r>
        <w:t>Check S-164 and maybe add to test.</w:t>
      </w:r>
    </w:p>
  </w:comment>
  <w:comment w:id="2499" w:author="jonathan pritchard" w:date="2024-11-12T08:32:00Z" w:initials="jp">
    <w:p w14:paraId="193F750E" w14:textId="77777777" w:rsidR="000E4E35" w:rsidRDefault="000E4E35" w:rsidP="000E4E35">
      <w:pPr>
        <w:pStyle w:val="CommentText"/>
      </w:pPr>
      <w:r>
        <w:rPr>
          <w:rStyle w:val="CommentReference"/>
        </w:rPr>
        <w:annotationRef/>
      </w:r>
      <w:r>
        <w:t>Not added, needs update.</w:t>
      </w:r>
    </w:p>
  </w:comment>
  <w:comment w:id="2505" w:author="jonathan pritchard" w:date="2024-05-21T09:39:00Z" w:initials="jp">
    <w:p w14:paraId="2442FCB1" w14:textId="33AC8D60" w:rsidR="00B912FF" w:rsidRPr="00237F07" w:rsidRDefault="00B912FF" w:rsidP="00B912FF">
      <w:pPr>
        <w:pStyle w:val="CommentText"/>
      </w:pPr>
      <w:r w:rsidRPr="00237F07">
        <w:rPr>
          <w:rStyle w:val="CommentReference"/>
          <w:lang w:val="en-GB"/>
        </w:rPr>
        <w:annotationRef/>
      </w:r>
      <w:r w:rsidRPr="00237F07">
        <w:t>DE (79)</w:t>
      </w:r>
    </w:p>
  </w:comment>
  <w:comment w:id="2508" w:author="jonathan pritchard" w:date="2024-09-19T12:06:00Z" w:initials="jp">
    <w:p w14:paraId="0A331B91" w14:textId="77777777" w:rsidR="00513480" w:rsidRDefault="00513480" w:rsidP="00513480">
      <w:pPr>
        <w:pStyle w:val="CommentText"/>
      </w:pPr>
      <w:r>
        <w:rPr>
          <w:rStyle w:val="CommentReference"/>
        </w:rPr>
        <w:annotationRef/>
      </w:r>
      <w:r>
        <w:t>Merge with 23.7</w:t>
      </w:r>
    </w:p>
  </w:comment>
  <w:comment w:id="2509" w:author="jonathan pritchard" w:date="2024-10-14T05:20:00Z" w:initials="jp">
    <w:p w14:paraId="60CC5F31" w14:textId="77777777" w:rsidR="00EB71E2" w:rsidRDefault="00EB71E2" w:rsidP="00EB71E2">
      <w:pPr>
        <w:pStyle w:val="CommentText"/>
      </w:pPr>
      <w:r>
        <w:rPr>
          <w:rStyle w:val="CommentReference"/>
        </w:rPr>
        <w:annotationRef/>
      </w:r>
      <w:r>
        <w:t>Done.</w:t>
      </w:r>
    </w:p>
  </w:comment>
  <w:comment w:id="2513" w:author="jonathan pritchard" w:date="2024-09-19T12:04:00Z" w:initials="jp">
    <w:p w14:paraId="5EA9D8EF" w14:textId="2D99D209" w:rsidR="00513480" w:rsidRDefault="00513480" w:rsidP="00513480">
      <w:pPr>
        <w:pStyle w:val="CommentText"/>
      </w:pPr>
      <w:r>
        <w:rPr>
          <w:rStyle w:val="CommentReference"/>
        </w:rPr>
        <w:annotationRef/>
      </w:r>
      <w:r>
        <w:t>S-164 test. Check for initial loading.</w:t>
      </w:r>
    </w:p>
  </w:comment>
  <w:comment w:id="2514" w:author="jonathan pritchard" w:date="2024-09-19T13:21:00Z" w:initials="jp">
    <w:p w14:paraId="09E497C0" w14:textId="77777777" w:rsidR="00FA242F" w:rsidRDefault="00FA242F" w:rsidP="00FA242F">
      <w:pPr>
        <w:pStyle w:val="CommentText"/>
      </w:pPr>
      <w:r>
        <w:rPr>
          <w:rStyle w:val="CommentReference"/>
        </w:rPr>
        <w:annotationRef/>
      </w:r>
      <w:r>
        <w:t>Ensure Chart 1 is marked NFN in exchange set?</w:t>
      </w:r>
    </w:p>
  </w:comment>
  <w:comment w:id="2519" w:author="jonathan pritchard" w:date="2024-09-19T13:43:00Z" w:initials="jp">
    <w:p w14:paraId="435DD379" w14:textId="77777777" w:rsidR="009A1BD2" w:rsidRDefault="009A1BD2" w:rsidP="009A1BD2">
      <w:pPr>
        <w:pStyle w:val="CommentText"/>
      </w:pPr>
      <w:r>
        <w:rPr>
          <w:rStyle w:val="CommentReference"/>
        </w:rPr>
        <w:annotationRef/>
      </w:r>
      <w:r>
        <w:t xml:space="preserve">Include in S-164 a test for the correct edition of the Chart 1 and CDT datasets. </w:t>
      </w:r>
    </w:p>
  </w:comment>
  <w:comment w:id="2526" w:author="jonathan pritchard" w:date="2024-02-06T11:16:00Z" w:initials="jp">
    <w:p w14:paraId="55662FDD" w14:textId="77777777" w:rsidR="002B49F2" w:rsidRDefault="007652ED" w:rsidP="002B49F2">
      <w:pPr>
        <w:pStyle w:val="CommentText"/>
      </w:pPr>
      <w:r w:rsidRPr="00237F07">
        <w:rPr>
          <w:rStyle w:val="CommentReference"/>
          <w:lang w:val="en-GB"/>
        </w:rPr>
        <w:annotationRef/>
      </w:r>
      <w:r w:rsidR="002B49F2">
        <w:t>Check name.</w:t>
      </w:r>
    </w:p>
  </w:comment>
  <w:comment w:id="2532" w:author="jonathan pritchard" w:date="2024-09-17T10:16:00Z" w:initials="jp">
    <w:p w14:paraId="02D77D3C" w14:textId="77777777" w:rsidR="00BE1192" w:rsidRDefault="00BE1192" w:rsidP="00BE1192">
      <w:pPr>
        <w:pStyle w:val="CommentText"/>
      </w:pPr>
      <w:r>
        <w:rPr>
          <w:rStyle w:val="CommentReference"/>
        </w:rPr>
        <w:annotationRef/>
      </w:r>
      <w:r>
        <w:t>AU79</w:t>
      </w:r>
    </w:p>
  </w:comment>
  <w:comment w:id="2533" w:author="jonathan pritchard" w:date="2024-10-14T05:21:00Z" w:initials="jp">
    <w:p w14:paraId="78DC6B82" w14:textId="77777777" w:rsidR="00A0054D" w:rsidRDefault="00A0054D" w:rsidP="00A0054D">
      <w:pPr>
        <w:pStyle w:val="CommentText"/>
      </w:pPr>
      <w:r>
        <w:rPr>
          <w:rStyle w:val="CommentReference"/>
        </w:rPr>
        <w:annotationRef/>
      </w:r>
      <w:r>
        <w:t>Couldn’t be resolved. Proposed to leave in for now with a view to revising at a later date.</w:t>
      </w:r>
    </w:p>
  </w:comment>
  <w:comment w:id="2529" w:author="jonathan pritchard" w:date="2024-07-17T12:08:00Z" w:initials="jp">
    <w:p w14:paraId="162C8FE7" w14:textId="0AC09E9A"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2530"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2531" w:author="jonathan pritchard" w:date="2024-10-03T17:17:00Z" w:initials="jp">
    <w:p w14:paraId="6F124809" w14:textId="77777777" w:rsidR="002C2BC6" w:rsidRDefault="002C2BC6" w:rsidP="002C2BC6">
      <w:pPr>
        <w:pStyle w:val="CommentText"/>
      </w:pPr>
      <w:r>
        <w:rPr>
          <w:rStyle w:val="CommentReference"/>
        </w:rPr>
        <w:annotationRef/>
      </w:r>
      <w:r>
        <w:t>Will be added to S-164 and then deleted from this document.</w:t>
      </w:r>
    </w:p>
  </w:comment>
  <w:comment w:id="2534" w:author="jonathan pritchard" w:date="2024-07-17T12:08:00Z" w:initials="jp">
    <w:p w14:paraId="4793478B" w14:textId="1D77F894" w:rsidR="00742D83" w:rsidRPr="00237F07" w:rsidRDefault="00742D83" w:rsidP="00742D83">
      <w:pPr>
        <w:pStyle w:val="CommentText"/>
      </w:pPr>
      <w:r w:rsidRPr="00237F07">
        <w:rPr>
          <w:rStyle w:val="CommentReference"/>
          <w:lang w:val="en-GB"/>
        </w:rPr>
        <w:annotationRef/>
      </w:r>
      <w:r w:rsidRPr="00237F07">
        <w:t>Similarly, who is this for?</w:t>
      </w:r>
    </w:p>
  </w:comment>
  <w:comment w:id="2535" w:author="jonathan pritchard" w:date="2024-10-14T05:21:00Z" w:initials="jp">
    <w:p w14:paraId="27396DCA" w14:textId="77777777" w:rsidR="00A0054D" w:rsidRDefault="00A0054D" w:rsidP="00A0054D">
      <w:pPr>
        <w:pStyle w:val="CommentText"/>
      </w:pPr>
      <w:r>
        <w:rPr>
          <w:rStyle w:val="CommentReference"/>
        </w:rPr>
        <w:annotationRef/>
      </w:r>
      <w:r>
        <w:t>This will disappear and go into S-164.</w:t>
      </w:r>
    </w:p>
  </w:comment>
  <w:comment w:id="2536" w:author="jonathan pritchard" w:date="2024-09-19T14:22:00Z" w:initials="jp">
    <w:p w14:paraId="107BBD6E" w14:textId="0AD3EAF9"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2543" w:author="jonathan pritchard" w:date="2024-09-19T14:23:00Z" w:initials="jp">
    <w:p w14:paraId="351D9B7B" w14:textId="77777777" w:rsidR="00ED1636" w:rsidRDefault="00ED1636" w:rsidP="00ED1636">
      <w:pPr>
        <w:pStyle w:val="CommentText"/>
      </w:pPr>
      <w:r>
        <w:rPr>
          <w:rStyle w:val="CommentReference"/>
        </w:rPr>
        <w:annotationRef/>
      </w:r>
      <w:r>
        <w:t>Should there be a test for this. ?</w:t>
      </w:r>
    </w:p>
  </w:comment>
  <w:comment w:id="2547" w:author="jonathan pritchard" w:date="2024-09-17T10:13:00Z" w:initials="jp">
    <w:p w14:paraId="671BC0DD" w14:textId="77777777" w:rsidR="00BE1192" w:rsidRDefault="00BE1192" w:rsidP="00BE1192">
      <w:pPr>
        <w:pStyle w:val="CommentText"/>
      </w:pPr>
      <w:r>
        <w:rPr>
          <w:rStyle w:val="CommentReference"/>
        </w:rPr>
        <w:annotationRef/>
      </w:r>
      <w:r>
        <w:t>AU73, AU74</w:t>
      </w:r>
    </w:p>
  </w:comment>
  <w:comment w:id="2548" w:author="jonathan pritchard" w:date="2024-10-14T05:22:00Z" w:initials="jp">
    <w:p w14:paraId="43110E81" w14:textId="77777777" w:rsidR="00A0054D" w:rsidRDefault="00A0054D" w:rsidP="00A0054D">
      <w:pPr>
        <w:pStyle w:val="CommentText"/>
      </w:pPr>
      <w:r>
        <w:rPr>
          <w:rStyle w:val="CommentReference"/>
        </w:rPr>
        <w:annotationRef/>
      </w:r>
      <w:r>
        <w:t>Check loading processes that they are specific for catalogues.</w:t>
      </w:r>
    </w:p>
  </w:comment>
  <w:comment w:id="2550"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2566"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2567" w:author="jonathan pritchard" w:date="2024-05-20T16:07:00Z" w:initials="jp">
    <w:p w14:paraId="0EDC5382" w14:textId="2BA2C1A9" w:rsidR="00675209" w:rsidRPr="00237F07" w:rsidRDefault="00675209" w:rsidP="00675209">
      <w:pPr>
        <w:pStyle w:val="CommentText"/>
      </w:pPr>
      <w:r w:rsidRPr="00237F07">
        <w:rPr>
          <w:rStyle w:val="CommentReference"/>
          <w:lang w:val="en-GB"/>
        </w:rPr>
        <w:annotationRef/>
      </w:r>
      <w:r w:rsidRPr="00237F07">
        <w:t>FR (15)</w:t>
      </w:r>
    </w:p>
  </w:comment>
  <w:comment w:id="2568" w:author="jonathan pritchard" w:date="2024-09-19T15:44:00Z" w:initials="jp">
    <w:p w14:paraId="4F315496" w14:textId="77777777" w:rsidR="00A22887" w:rsidRDefault="00A22887" w:rsidP="00A22887">
      <w:pPr>
        <w:pStyle w:val="CommentText"/>
      </w:pPr>
      <w:r>
        <w:rPr>
          <w:rStyle w:val="CommentReference"/>
        </w:rPr>
        <w:annotationRef/>
      </w:r>
      <w:r>
        <w:t>Look at S-52 wording and bring in words to allow choice of which dataset is used?</w:t>
      </w:r>
    </w:p>
  </w:comment>
  <w:comment w:id="2572" w:author="jonathan pritchard" w:date="2024-05-20T16:08:00Z" w:initials="jp">
    <w:p w14:paraId="03D540C1" w14:textId="5ED63D9B" w:rsidR="00675209" w:rsidRPr="00237F07" w:rsidRDefault="00675209" w:rsidP="00675209">
      <w:pPr>
        <w:pStyle w:val="CommentText"/>
      </w:pPr>
      <w:r w:rsidRPr="00237F07">
        <w:rPr>
          <w:rStyle w:val="CommentReference"/>
          <w:lang w:val="en-GB"/>
        </w:rPr>
        <w:annotationRef/>
      </w:r>
      <w:r w:rsidRPr="00237F07">
        <w:t>Not sure where this came from or what it means?</w:t>
      </w:r>
    </w:p>
  </w:comment>
  <w:comment w:id="2573"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2574"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2575"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2576"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2577" w:author="jonathan pritchard" w:date="2024-09-17T09:58:00Z" w:initials="jp">
    <w:p w14:paraId="2963E889" w14:textId="77777777" w:rsidR="00A2570C" w:rsidRDefault="00A2570C" w:rsidP="00A2570C">
      <w:pPr>
        <w:pStyle w:val="CommentText"/>
      </w:pPr>
      <w:r>
        <w:rPr>
          <w:rStyle w:val="CommentReference"/>
        </w:rPr>
        <w:annotationRef/>
      </w:r>
      <w:r>
        <w:t>SM46</w:t>
      </w:r>
    </w:p>
  </w:comment>
  <w:comment w:id="2578" w:author="jonathan pritchard" w:date="2024-10-14T05:24:00Z" w:initials="jp">
    <w:p w14:paraId="205E4F57" w14:textId="77777777" w:rsidR="00A0054D" w:rsidRDefault="00A0054D" w:rsidP="00A0054D">
      <w:pPr>
        <w:pStyle w:val="CommentText"/>
      </w:pPr>
      <w:r>
        <w:rPr>
          <w:rStyle w:val="CommentReference"/>
        </w:rPr>
        <w:annotationRef/>
      </w:r>
      <w:r>
        <w:t>Done.</w:t>
      </w:r>
    </w:p>
  </w:comment>
  <w:comment w:id="2579" w:author="jonathan pritchard" w:date="2024-02-06T11:00:00Z" w:initials="jp">
    <w:p w14:paraId="184B7A97" w14:textId="14F68008" w:rsidR="00F87312" w:rsidRPr="00237F07" w:rsidRDefault="00F87312" w:rsidP="00F87312">
      <w:pPr>
        <w:pStyle w:val="CommentText"/>
      </w:pPr>
      <w:r w:rsidRPr="00237F07">
        <w:rPr>
          <w:rStyle w:val="CommentReference"/>
          <w:lang w:val="en-GB"/>
        </w:rPr>
        <w:annotationRef/>
      </w:r>
      <w:r w:rsidRPr="00237F07">
        <w:t>This needs to be agreed.</w:t>
      </w:r>
    </w:p>
  </w:comment>
  <w:comment w:id="2580"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2581" w:author="jonathan pritchard" w:date="2024-09-19T15:47:00Z" w:initials="jp">
    <w:p w14:paraId="267CA808" w14:textId="77777777" w:rsidR="008E16A3" w:rsidRDefault="00A22887" w:rsidP="008E16A3">
      <w:pPr>
        <w:pStyle w:val="CommentText"/>
      </w:pPr>
      <w:r>
        <w:rPr>
          <w:rStyle w:val="CommentReference"/>
        </w:rPr>
        <w:annotationRef/>
      </w:r>
      <w:r w:rsidR="008E16A3">
        <w:t>Add requirement for the user to choose which dataset is used, as per ENC overlaps paragraph above.  Cross-reference (and report) WEND100 guidelines.</w:t>
      </w:r>
    </w:p>
  </w:comment>
  <w:comment w:id="2592" w:author="jonathan pritchard" w:date="2024-08-16T10:47:00Z" w:initials="jp">
    <w:p w14:paraId="5BC7F4AB" w14:textId="4F6082B0" w:rsidR="00F73DEE" w:rsidRPr="00237F07" w:rsidRDefault="00F73DEE" w:rsidP="00F73DEE">
      <w:pPr>
        <w:pStyle w:val="CommentText"/>
      </w:pPr>
      <w:r w:rsidRPr="00237F07">
        <w:rPr>
          <w:rStyle w:val="CommentReference"/>
          <w:lang w:val="en-GB"/>
        </w:rPr>
        <w:annotationRef/>
      </w:r>
      <w:r w:rsidRPr="00237F07">
        <w:t>These are all marked as “should” in S-52 (guidance on updating the chart)</w:t>
      </w:r>
    </w:p>
  </w:comment>
  <w:comment w:id="2593" w:author="jonathan pritchard" w:date="2024-09-19T15:59:00Z" w:initials="jp">
    <w:p w14:paraId="143164E9" w14:textId="77777777" w:rsidR="008E16A3" w:rsidRDefault="008E16A3" w:rsidP="008E16A3">
      <w:pPr>
        <w:pStyle w:val="CommentText"/>
      </w:pPr>
      <w:r>
        <w:rPr>
          <w:rStyle w:val="CommentReference"/>
        </w:rPr>
        <w:annotationRef/>
      </w:r>
      <w:r>
        <w:t xml:space="preserve">Check S-164 update tests and their completeness. </w:t>
      </w:r>
    </w:p>
  </w:comment>
  <w:comment w:id="2597" w:author="jonathan pritchard" w:date="2024-08-16T10:48:00Z" w:initials="jp">
    <w:p w14:paraId="1B97F528" w14:textId="22E757B3" w:rsidR="00F73DEE" w:rsidRPr="00237F07" w:rsidRDefault="00F73DEE" w:rsidP="00F73DEE">
      <w:pPr>
        <w:pStyle w:val="CommentText"/>
      </w:pPr>
      <w:r w:rsidRPr="00237F07">
        <w:rPr>
          <w:rStyle w:val="CommentReference"/>
          <w:lang w:val="en-GB"/>
        </w:rPr>
        <w:annotationRef/>
      </w:r>
      <w:r w:rsidRPr="00237F07">
        <w:t>This is not for implementers.</w:t>
      </w:r>
    </w:p>
  </w:comment>
  <w:comment w:id="2598"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2595" w:author="jonathan pritchard" w:date="2024-09-19T16:17:00Z" w:initials="jp">
    <w:p w14:paraId="7A4CD454" w14:textId="77777777" w:rsidR="00B92C92" w:rsidRDefault="00B92C92" w:rsidP="00B92C92">
      <w:pPr>
        <w:pStyle w:val="CommentText"/>
      </w:pPr>
      <w:r>
        <w:rPr>
          <w:rStyle w:val="CommentReference"/>
        </w:rPr>
        <w:annotationRef/>
      </w:r>
      <w:r>
        <w:t>Move to automatic updates.</w:t>
      </w:r>
    </w:p>
  </w:comment>
  <w:comment w:id="2600" w:author="jonathan pritchard" w:date="2024-08-14T08:24:00Z" w:initials="jp">
    <w:p w14:paraId="3184F82C" w14:textId="20140221" w:rsidR="00F26CEE" w:rsidRPr="00237F07" w:rsidRDefault="00F26CEE" w:rsidP="00F26CEE">
      <w:pPr>
        <w:pStyle w:val="CommentText"/>
      </w:pPr>
      <w:r w:rsidRPr="00237F07">
        <w:rPr>
          <w:rStyle w:val="CommentReference"/>
          <w:lang w:val="en-GB"/>
        </w:rPr>
        <w:annotationRef/>
      </w:r>
      <w:r w:rsidRPr="00237F07">
        <w:t>x-ref with S-52</w:t>
      </w:r>
    </w:p>
  </w:comment>
  <w:comment w:id="2601" w:author="jonathan pritchard" w:date="2024-09-13T13:54:00Z" w:initials="jp">
    <w:p w14:paraId="671A4A05" w14:textId="77777777" w:rsidR="007F4C50" w:rsidRDefault="007F4C50" w:rsidP="007F4C50">
      <w:pPr>
        <w:pStyle w:val="CommentText"/>
      </w:pPr>
      <w:r>
        <w:rPr>
          <w:rStyle w:val="CommentReference"/>
        </w:rPr>
        <w:annotationRef/>
      </w:r>
      <w:r>
        <w:t>Does this requirement exist in S-52?</w:t>
      </w:r>
    </w:p>
  </w:comment>
  <w:comment w:id="2602" w:author="jonathan pritchard" w:date="2024-09-13T14:04:00Z" w:initials="jp">
    <w:p w14:paraId="5C5A3284" w14:textId="77777777" w:rsidR="00AB0716" w:rsidRDefault="00AB0716" w:rsidP="00AB0716">
      <w:pPr>
        <w:pStyle w:val="CommentText"/>
      </w:pPr>
      <w:r>
        <w:rPr>
          <w:rStyle w:val="CommentReference"/>
        </w:rPr>
        <w:annotationRef/>
      </w:r>
      <w:r>
        <w:t>Should we add manual update/correction here as well?</w:t>
      </w:r>
    </w:p>
  </w:comment>
  <w:comment w:id="2604"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2612"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2616"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2623"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2624"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2629" w:author="jonathan pritchard" w:date="2023-10-19T13:45:00Z" w:initials="jp">
    <w:p w14:paraId="46119899" w14:textId="44DACB69" w:rsidR="00E27B73" w:rsidRPr="00237F07" w:rsidRDefault="00E27B73" w:rsidP="000C2F8F">
      <w:pPr>
        <w:pStyle w:val="CommentText"/>
      </w:pPr>
      <w:r w:rsidRPr="00237F07">
        <w:rPr>
          <w:rStyle w:val="CommentReference"/>
          <w:lang w:val="en-GB"/>
        </w:rPr>
        <w:annotationRef/>
      </w:r>
      <w:r w:rsidRPr="00237F07">
        <w:t>Cancel and replace?</w:t>
      </w:r>
    </w:p>
  </w:comment>
  <w:comment w:id="2630" w:author="jonathan pritchard" w:date="2024-02-06T11:54:00Z" w:initials="jp">
    <w:p w14:paraId="7DB10C6D" w14:textId="77777777" w:rsidR="001E0626" w:rsidRPr="00237F07" w:rsidRDefault="001E0626" w:rsidP="001E0626">
      <w:pPr>
        <w:pStyle w:val="CommentText"/>
      </w:pPr>
      <w:r w:rsidRPr="00237F07">
        <w:rPr>
          <w:rStyle w:val="CommentReference"/>
          <w:lang w:val="en-GB"/>
        </w:rPr>
        <w:annotationRef/>
      </w:r>
      <w:r w:rsidRPr="00237F07">
        <w:t>This may need some more guidance based on discussions around fileless cancellation and, in particular S-124.</w:t>
      </w:r>
    </w:p>
  </w:comment>
  <w:comment w:id="2631" w:author="jonathan pritchard" w:date="2024-07-17T14:08:00Z" w:initials="jp">
    <w:p w14:paraId="62A0E798" w14:textId="77777777" w:rsidR="00B345CE" w:rsidRPr="00237F07" w:rsidRDefault="00B345CE" w:rsidP="00B345CE">
      <w:pPr>
        <w:pStyle w:val="CommentText"/>
      </w:pPr>
      <w:r w:rsidRPr="00237F07">
        <w:rPr>
          <w:rStyle w:val="CommentReference"/>
          <w:lang w:val="en-GB"/>
        </w:rPr>
        <w:annotationRef/>
      </w:r>
      <w:r w:rsidRPr="00237F07">
        <w:t>Possibly this section is joined with the next one describing support files in general?</w:t>
      </w:r>
    </w:p>
  </w:comment>
  <w:comment w:id="2632" w:author="jonathan pritchard" w:date="2024-08-20T06:57:00Z" w:initials="jp">
    <w:p w14:paraId="4F35E275" w14:textId="77777777" w:rsidR="00C3351A" w:rsidRPr="00237F07" w:rsidRDefault="00C3351A" w:rsidP="00C3351A">
      <w:pPr>
        <w:pStyle w:val="CommentText"/>
      </w:pPr>
      <w:r w:rsidRPr="00237F07">
        <w:rPr>
          <w:rStyle w:val="CommentReference"/>
          <w:lang w:val="en-GB"/>
        </w:rPr>
        <w:annotationRef/>
      </w:r>
      <w:r w:rsidRPr="00237F07">
        <w:t>This needs reviewing, and possibly, editing/deleting.</w:t>
      </w:r>
    </w:p>
  </w:comment>
  <w:comment w:id="2681" w:author="jonathan pritchard" w:date="2024-09-13T13:55:00Z" w:initials="jp">
    <w:p w14:paraId="4ED275B6" w14:textId="77777777" w:rsidR="00453DD3" w:rsidRDefault="00453DD3" w:rsidP="00453DD3">
      <w:pPr>
        <w:pStyle w:val="CommentText"/>
      </w:pPr>
      <w:r>
        <w:rPr>
          <w:rStyle w:val="CommentReference"/>
        </w:rPr>
        <w:annotationRef/>
      </w:r>
      <w:r>
        <w:t>Add reference to S-100 filename spec.</w:t>
      </w:r>
    </w:p>
  </w:comment>
  <w:comment w:id="2685" w:author="jonathan pritchard" w:date="2024-09-13T13:56:00Z" w:initials="jp">
    <w:p w14:paraId="7AFAB136" w14:textId="77777777" w:rsidR="00453DD3" w:rsidRDefault="00453DD3" w:rsidP="00453DD3">
      <w:pPr>
        <w:pStyle w:val="CommentText"/>
      </w:pPr>
      <w:r>
        <w:rPr>
          <w:rStyle w:val="CommentReference"/>
        </w:rPr>
        <w:annotationRef/>
      </w:r>
      <w:r>
        <w:t xml:space="preserve">Needs better description of how the supportFile statuses are executred on the ECDIS. </w:t>
      </w:r>
    </w:p>
  </w:comment>
  <w:comment w:id="2692" w:author="jonathan pritchard" w:date="2024-07-17T14:06:00Z" w:initials="jp">
    <w:p w14:paraId="7E6D6C9C" w14:textId="77777777" w:rsidR="00453DD3" w:rsidRPr="00237F07" w:rsidRDefault="00453DD3" w:rsidP="00453DD3">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2693" w:author="jonathan pritchard" w:date="2024-07-17T14:07:00Z" w:initials="jp">
    <w:p w14:paraId="46EC9096" w14:textId="77777777" w:rsidR="00453DD3" w:rsidRPr="00237F07" w:rsidRDefault="00453DD3" w:rsidP="00453DD3">
      <w:pPr>
        <w:pStyle w:val="CommentText"/>
      </w:pPr>
      <w:r w:rsidRPr="00237F07">
        <w:rPr>
          <w:rStyle w:val="CommentReference"/>
          <w:lang w:val="en-GB"/>
        </w:rPr>
        <w:annotationRef/>
      </w:r>
      <w:r w:rsidRPr="00237F07">
        <w:t>This is also talking about features, not datasets. So should be clarified.</w:t>
      </w:r>
    </w:p>
  </w:comment>
  <w:comment w:id="2701" w:author="jonathan pritchard" w:date="2024-02-06T15:54:00Z" w:initials="jp">
    <w:p w14:paraId="0A284255" w14:textId="77777777" w:rsidR="000148AF" w:rsidRPr="00237F07" w:rsidRDefault="000148AF" w:rsidP="000148AF">
      <w:pPr>
        <w:pStyle w:val="CommentText"/>
      </w:pPr>
      <w:r w:rsidRPr="00237F07">
        <w:rPr>
          <w:rStyle w:val="CommentReference"/>
          <w:lang w:val="en-GB"/>
        </w:rPr>
        <w:annotationRef/>
      </w:r>
      <w:r w:rsidRPr="00237F07">
        <w:t>This has been updated following GitHub Issue #7</w:t>
      </w:r>
    </w:p>
  </w:comment>
  <w:comment w:id="2711" w:author="jonathan pritchard" w:date="2024-05-29T05:44:00Z" w:initials="jp">
    <w:p w14:paraId="4DC693C9" w14:textId="77777777" w:rsidR="00795882" w:rsidRPr="00237F07" w:rsidRDefault="00795882" w:rsidP="00795882">
      <w:pPr>
        <w:pStyle w:val="CommentText"/>
      </w:pPr>
      <w:r w:rsidRPr="00237F07">
        <w:rPr>
          <w:rStyle w:val="CommentReference"/>
          <w:lang w:val="en-GB"/>
        </w:rPr>
        <w:annotationRef/>
      </w:r>
      <w:r w:rsidRPr="00237F07">
        <w:t>Needs discussion in respect of colour palettes</w:t>
      </w:r>
    </w:p>
    <w:p w14:paraId="17378BE1" w14:textId="77777777" w:rsidR="00795882" w:rsidRPr="00237F07" w:rsidRDefault="00795882" w:rsidP="00795882">
      <w:pPr>
        <w:pStyle w:val="CommentText"/>
      </w:pPr>
    </w:p>
  </w:comment>
  <w:comment w:id="2715" w:author="jonathan pritchard" w:date="2024-09-17T10:47:00Z" w:initials="jp">
    <w:p w14:paraId="47563D2A" w14:textId="77777777" w:rsidR="00905BC7" w:rsidRDefault="00905BC7" w:rsidP="00905BC7">
      <w:pPr>
        <w:pStyle w:val="CommentText"/>
      </w:pPr>
      <w:r>
        <w:rPr>
          <w:rStyle w:val="CommentReference"/>
        </w:rPr>
        <w:annotationRef/>
      </w:r>
      <w:r>
        <w:t>References. DE50</w:t>
      </w:r>
    </w:p>
  </w:comment>
  <w:comment w:id="2728" w:author="jonathan pritchard" w:date="2024-05-21T09:43:00Z" w:initials="jp">
    <w:p w14:paraId="1DFC2273" w14:textId="37BB74E0"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2731" w:author="jonathan pritchard" w:date="2024-01-15T15:36:00Z" w:initials="jp">
    <w:p w14:paraId="482766EA" w14:textId="0B34C2E5" w:rsidR="0083266A" w:rsidRPr="00237F07" w:rsidRDefault="0083266A" w:rsidP="0083266A">
      <w:pPr>
        <w:pStyle w:val="CommentText"/>
      </w:pPr>
      <w:r w:rsidRPr="00237F07">
        <w:rPr>
          <w:rStyle w:val="CommentReference"/>
          <w:lang w:val="en-GB"/>
        </w:rPr>
        <w:annotationRef/>
      </w:r>
      <w:r w:rsidRPr="00237F07">
        <w:t>All need a thorough review. Also, whether they are informative or not needs to be defined.</w:t>
      </w:r>
    </w:p>
  </w:comment>
  <w:comment w:id="2732" w:author="jonathan pritchard" w:date="2024-05-21T09:44:00Z" w:initials="jp">
    <w:p w14:paraId="2133DC78" w14:textId="77777777" w:rsidR="00A954C0" w:rsidRPr="00237F07" w:rsidRDefault="00A954C0" w:rsidP="00A954C0">
      <w:pPr>
        <w:pStyle w:val="CommentText"/>
      </w:pPr>
      <w:r w:rsidRPr="00237F07">
        <w:rPr>
          <w:rStyle w:val="CommentReference"/>
          <w:lang w:val="en-GB"/>
        </w:rPr>
        <w:annotationRef/>
      </w:r>
      <w:r w:rsidRPr="00237F07">
        <w:t xml:space="preserve">Took out Informative. </w:t>
      </w:r>
    </w:p>
  </w:comment>
  <w:comment w:id="2791" w:author="jonathan pritchard" w:date="2024-11-20T11:07:00Z" w:initials="jp">
    <w:p w14:paraId="7753704A" w14:textId="77777777" w:rsidR="00953D68" w:rsidRDefault="00953D68" w:rsidP="00953D68">
      <w:pPr>
        <w:pStyle w:val="CommentText"/>
      </w:pPr>
      <w:r>
        <w:rPr>
          <w:rStyle w:val="CommentReference"/>
        </w:rPr>
        <w:annotationRef/>
      </w:r>
      <w:r>
        <w:t>This could happen - if the permit xml is incorrect...</w:t>
      </w:r>
    </w:p>
  </w:comment>
  <w:comment w:id="2998" w:author="jonathan pritchard" w:date="2024-05-20T16:12:00Z" w:initials="jp">
    <w:p w14:paraId="1D221B80" w14:textId="2F1F8240"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2999" w:author="jonathan pritchard" w:date="2024-11-20T11:40:00Z" w:initials="jp">
    <w:p w14:paraId="13C19F9F" w14:textId="77777777" w:rsidR="00606130" w:rsidRDefault="00606130" w:rsidP="00606130">
      <w:pPr>
        <w:pStyle w:val="CommentText"/>
      </w:pPr>
      <w:r>
        <w:rPr>
          <w:rStyle w:val="CommentReference"/>
        </w:rPr>
        <w:annotationRef/>
      </w:r>
      <w:r>
        <w:t>Change “valid” to “compatible”</w:t>
      </w:r>
    </w:p>
  </w:comment>
  <w:comment w:id="3020" w:author="jonathan pritchard" w:date="2024-11-20T16:04:00Z" w:initials="jp">
    <w:p w14:paraId="5414CF10" w14:textId="77777777" w:rsidR="006156AF" w:rsidRDefault="006156AF" w:rsidP="006156AF">
      <w:pPr>
        <w:pStyle w:val="CommentText"/>
        <w:numPr>
          <w:ilvl w:val="0"/>
          <w:numId w:val="158"/>
        </w:numPr>
      </w:pPr>
      <w:r>
        <w:rPr>
          <w:rStyle w:val="CommentReference"/>
        </w:rPr>
        <w:annotationRef/>
      </w:r>
      <w:r>
        <w:t>Needs to use CATALOG.SIGN</w:t>
      </w:r>
    </w:p>
    <w:p w14:paraId="3D587473" w14:textId="77777777" w:rsidR="006156AF" w:rsidRDefault="006156AF" w:rsidP="006156AF">
      <w:pPr>
        <w:pStyle w:val="CommentText"/>
        <w:numPr>
          <w:ilvl w:val="0"/>
          <w:numId w:val="158"/>
        </w:numPr>
      </w:pPr>
      <w:r>
        <w:t>Present, can be parsed is the first stage</w:t>
      </w:r>
    </w:p>
    <w:p w14:paraId="05783F3D" w14:textId="77777777" w:rsidR="006156AF" w:rsidRDefault="006156AF" w:rsidP="006156AF">
      <w:pPr>
        <w:pStyle w:val="CommentText"/>
        <w:numPr>
          <w:ilvl w:val="0"/>
          <w:numId w:val="158"/>
        </w:numPr>
      </w:pPr>
      <w:r>
        <w:t>Then valid (i.e has the right date)</w:t>
      </w:r>
    </w:p>
    <w:p w14:paraId="711ECA5E" w14:textId="77777777" w:rsidR="006156AF" w:rsidRDefault="006156AF" w:rsidP="006156AF">
      <w:pPr>
        <w:pStyle w:val="CommentText"/>
        <w:numPr>
          <w:ilvl w:val="0"/>
          <w:numId w:val="158"/>
        </w:numPr>
      </w:pPr>
      <w:r>
        <w:t>Then get signature and make sure it is signed by the SA issuer</w:t>
      </w:r>
    </w:p>
    <w:p w14:paraId="454675BA" w14:textId="77777777" w:rsidR="006156AF" w:rsidRDefault="006156AF" w:rsidP="006156AF">
      <w:pPr>
        <w:pStyle w:val="CommentText"/>
        <w:numPr>
          <w:ilvl w:val="0"/>
          <w:numId w:val="158"/>
        </w:numPr>
      </w:pPr>
      <w:r>
        <w:t>Then authenticate signature.</w:t>
      </w:r>
    </w:p>
    <w:p w14:paraId="3B1F4AE5" w14:textId="77777777" w:rsidR="006156AF" w:rsidRDefault="006156AF" w:rsidP="006156AF">
      <w:pPr>
        <w:pStyle w:val="CommentText"/>
        <w:numPr>
          <w:ilvl w:val="0"/>
          <w:numId w:val="158"/>
        </w:numPr>
      </w:pPr>
      <w:r>
        <w:t>Then parse catalogue against IHO schemas</w:t>
      </w:r>
    </w:p>
    <w:p w14:paraId="03852803" w14:textId="77777777" w:rsidR="006156AF" w:rsidRDefault="006156AF" w:rsidP="006156AF">
      <w:pPr>
        <w:pStyle w:val="CommentText"/>
        <w:numPr>
          <w:ilvl w:val="0"/>
          <w:numId w:val="158"/>
        </w:numPr>
      </w:pPr>
      <w:r>
        <w:t>Then install (check if already present?)</w:t>
      </w:r>
    </w:p>
  </w:comment>
  <w:comment w:id="3027" w:author="jonathan pritchard" w:date="2023-12-06T14:52:00Z" w:initials="jp">
    <w:p w14:paraId="7F960EC9" w14:textId="3552EE43" w:rsidR="00EC6DA6" w:rsidRPr="00237F07" w:rsidRDefault="00EC6DA6">
      <w:pPr>
        <w:pStyle w:val="CommentText"/>
      </w:pPr>
      <w:r w:rsidRPr="00237F07">
        <w:rPr>
          <w:rStyle w:val="CommentReference"/>
          <w:lang w:val="en-GB"/>
        </w:rPr>
        <w:annotationRef/>
      </w:r>
      <w:r w:rsidRPr="00237F07">
        <w:t>Add information from github #23</w:t>
      </w:r>
    </w:p>
    <w:p w14:paraId="3AC223FD" w14:textId="77777777" w:rsidR="00EC6DA6" w:rsidRPr="00237F07" w:rsidRDefault="00EC6DA6">
      <w:pPr>
        <w:pStyle w:val="CommentText"/>
      </w:pPr>
    </w:p>
    <w:p w14:paraId="44EB7B33" w14:textId="77777777" w:rsidR="00EC6DA6" w:rsidRPr="00237F07" w:rsidRDefault="00EC6DA6">
      <w:pPr>
        <w:pStyle w:val="CommentText"/>
        <w:numPr>
          <w:ilvl w:val="0"/>
          <w:numId w:val="108"/>
        </w:numPr>
      </w:pPr>
      <w:r w:rsidRPr="00237F07">
        <w:rPr>
          <w:color w:val="1F2328"/>
          <w:highlight w:val="white"/>
        </w:rPr>
        <w:t>multiple S-128 datasets are allowed</w:t>
      </w:r>
    </w:p>
    <w:p w14:paraId="18E228A6" w14:textId="77777777" w:rsidR="00EC6DA6" w:rsidRPr="00237F07" w:rsidRDefault="00EC6DA6">
      <w:pPr>
        <w:pStyle w:val="CommentText"/>
        <w:numPr>
          <w:ilvl w:val="0"/>
          <w:numId w:val="108"/>
        </w:numPr>
      </w:pPr>
      <w:r w:rsidRPr="00237F07">
        <w:rPr>
          <w:color w:val="1F2328"/>
          <w:highlight w:val="white"/>
        </w:rPr>
        <w:t>Information from multiple S-128 datasets should be merged on the ECDIS</w:t>
      </w:r>
    </w:p>
    <w:p w14:paraId="0CD3F2C6" w14:textId="77777777" w:rsidR="00EC6DA6" w:rsidRPr="00237F07" w:rsidRDefault="00EC6DA6" w:rsidP="000C2F8F">
      <w:pPr>
        <w:pStyle w:val="CommentText"/>
        <w:numPr>
          <w:ilvl w:val="0"/>
          <w:numId w:val="108"/>
        </w:numPr>
      </w:pPr>
      <w:r w:rsidRPr="00237F07">
        <w:rPr>
          <w:color w:val="1F2328"/>
          <w:highlight w:val="white"/>
        </w:rPr>
        <w:t>When merging, the most recent dates are preserved. So, if a dataset is included in &gt;1 S-128 list, the most recent date is normative and should be used to generate the Update Status Report.</w:t>
      </w:r>
    </w:p>
  </w:comment>
  <w:comment w:id="3034" w:author="jonathan pritchard" w:date="2024-05-29T05:29:00Z" w:initials="jp">
    <w:p w14:paraId="01FD8D72" w14:textId="77777777" w:rsidR="0072438A" w:rsidRPr="00237F07" w:rsidRDefault="0072438A" w:rsidP="0072438A">
      <w:pPr>
        <w:pStyle w:val="CommentText"/>
      </w:pPr>
      <w:r w:rsidRPr="00237F07">
        <w:rPr>
          <w:rStyle w:val="CommentReference"/>
          <w:lang w:val="en-GB"/>
        </w:rPr>
        <w:annotationRef/>
      </w:r>
      <w:r w:rsidRPr="00237F07">
        <w:t>Navigational?</w:t>
      </w:r>
    </w:p>
  </w:comment>
  <w:comment w:id="3099" w:author="jonathan pritchard" w:date="2024-09-20T13:32:00Z" w:initials="jp">
    <w:p w14:paraId="401BF597" w14:textId="77777777" w:rsidR="002654C4" w:rsidRDefault="002654C4" w:rsidP="002654C4">
      <w:pPr>
        <w:pStyle w:val="CommentText"/>
      </w:pPr>
      <w:r>
        <w:rPr>
          <w:rStyle w:val="CommentReference"/>
        </w:rPr>
        <w:annotationRef/>
      </w:r>
      <w:r>
        <w:t>Is there a better name for this?</w:t>
      </w:r>
    </w:p>
  </w:comment>
  <w:comment w:id="3094" w:author="jonathan pritchard" w:date="2024-05-20T16:19:00Z" w:initials="jp">
    <w:p w14:paraId="3C9BBE01" w14:textId="3DC8444D" w:rsidR="00CE36C4" w:rsidRPr="00237F07" w:rsidRDefault="00CE36C4" w:rsidP="00CE36C4">
      <w:pPr>
        <w:pStyle w:val="CommentText"/>
      </w:pPr>
      <w:r w:rsidRPr="00237F07">
        <w:rPr>
          <w:rStyle w:val="CommentReference"/>
          <w:lang w:val="en-GB"/>
        </w:rPr>
        <w:annotationRef/>
      </w:r>
      <w:r w:rsidRPr="00237F07">
        <w:t>See FR (23). Needs to refer to cross-product compatibility. And other issues.</w:t>
      </w:r>
    </w:p>
  </w:comment>
  <w:comment w:id="3095" w:author="jonathan pritchard" w:date="2024-09-20T13:13:00Z" w:initials="jp">
    <w:p w14:paraId="04FCFCCF" w14:textId="77777777" w:rsidR="00014874" w:rsidRDefault="00014874" w:rsidP="00014874">
      <w:pPr>
        <w:pStyle w:val="CommentText"/>
        <w:numPr>
          <w:ilvl w:val="0"/>
          <w:numId w:val="132"/>
        </w:numPr>
      </w:pPr>
      <w:r>
        <w:rPr>
          <w:rStyle w:val="CommentReference"/>
        </w:rPr>
        <w:annotationRef/>
      </w:r>
      <w:r>
        <w:rPr>
          <w:b/>
          <w:bCs/>
        </w:rPr>
        <w:t>Add more figures to better illustrate depth substitution between S-101 and S-102 + S-104.</w:t>
      </w:r>
    </w:p>
    <w:p w14:paraId="76582117" w14:textId="77777777" w:rsidR="00014874" w:rsidRDefault="00014874" w:rsidP="00014874">
      <w:pPr>
        <w:pStyle w:val="CommentText"/>
      </w:pPr>
      <w:r>
        <w:rPr>
          <w:b/>
          <w:bCs/>
        </w:rPr>
        <w:t>Add a section dealing with consistency principles between S-101 and S-102 (for data providers and maybe also for implementers (ECDIS consistency checks?).</w:t>
      </w:r>
    </w:p>
  </w:comment>
  <w:comment w:id="3096" w:author="jonathan pritchard" w:date="2024-09-17T10:47:00Z" w:initials="jp">
    <w:p w14:paraId="77EE5B57" w14:textId="2BE9B3D0" w:rsidR="00905BC7" w:rsidRDefault="00905BC7" w:rsidP="00905BC7">
      <w:pPr>
        <w:pStyle w:val="CommentText"/>
      </w:pPr>
      <w:r>
        <w:rPr>
          <w:rStyle w:val="CommentReference"/>
        </w:rPr>
        <w:annotationRef/>
      </w:r>
      <w:r>
        <w:t>DE51 - is this mandatory functionality.</w:t>
      </w:r>
    </w:p>
  </w:comment>
  <w:comment w:id="3097" w:author="jonathan pritchard" w:date="2024-09-20T13:36:00Z" w:initials="jp">
    <w:p w14:paraId="5A81909A" w14:textId="77777777" w:rsidR="002654C4" w:rsidRDefault="002654C4" w:rsidP="002654C4">
      <w:pPr>
        <w:pStyle w:val="CommentText"/>
      </w:pPr>
      <w:r>
        <w:rPr>
          <w:rStyle w:val="CommentReference"/>
        </w:rPr>
        <w:annotationRef/>
      </w:r>
      <w:r>
        <w:t>Yes, mandatory functionality. Reference this appendix from the main document and state a “must” requirement.</w:t>
      </w:r>
    </w:p>
  </w:comment>
  <w:comment w:id="3108" w:author="jonathan pritchard" w:date="2024-05-20T15:47:00Z" w:initials="jp">
    <w:p w14:paraId="16B04D00" w14:textId="780C6946" w:rsidR="00F42EC6" w:rsidRPr="00237F07" w:rsidRDefault="00F42EC6" w:rsidP="00F42EC6">
      <w:pPr>
        <w:pStyle w:val="CommentText"/>
      </w:pPr>
      <w:r w:rsidRPr="00237F07">
        <w:rPr>
          <w:rStyle w:val="CommentReference"/>
          <w:lang w:val="en-GB"/>
        </w:rPr>
        <w:annotationRef/>
      </w:r>
      <w:r w:rsidRPr="00237F07">
        <w:t>UKHO  (6)</w:t>
      </w:r>
    </w:p>
  </w:comment>
  <w:comment w:id="3109" w:author="jonathan pritchard" w:date="2024-09-17T09:59:00Z" w:initials="jp">
    <w:p w14:paraId="2ABF59FD" w14:textId="77777777" w:rsidR="0009495E" w:rsidRDefault="0009495E" w:rsidP="0009495E">
      <w:pPr>
        <w:pStyle w:val="CommentText"/>
      </w:pPr>
      <w:r>
        <w:rPr>
          <w:rStyle w:val="CommentReference"/>
        </w:rPr>
        <w:annotationRef/>
      </w:r>
      <w:r>
        <w:t>SM47</w:t>
      </w:r>
    </w:p>
  </w:comment>
  <w:comment w:id="3110" w:author="jonathan pritchard" w:date="2024-09-20T13:42:00Z" w:initials="jp">
    <w:p w14:paraId="4D9D0CA0" w14:textId="77777777" w:rsidR="009604F2" w:rsidRDefault="009604F2" w:rsidP="009604F2">
      <w:pPr>
        <w:pStyle w:val="CommentText"/>
      </w:pPr>
      <w:r>
        <w:rPr>
          <w:rStyle w:val="CommentReference"/>
        </w:rPr>
        <w:annotationRef/>
      </w:r>
      <w:r>
        <w:t>Reword to:</w:t>
      </w:r>
    </w:p>
    <w:p w14:paraId="2A10BF00" w14:textId="77777777" w:rsidR="009604F2" w:rsidRDefault="009604F2" w:rsidP="009604F2">
      <w:pPr>
        <w:pStyle w:val="CommentText"/>
      </w:pPr>
      <w:r>
        <w:t>“</w:t>
      </w:r>
      <w:r>
        <w:rPr>
          <w:color w:val="FF0000"/>
        </w:rPr>
        <w:t>On an ECDIS without the User Selectable Safety Contour feature,</w:t>
      </w:r>
      <w:r>
        <w:t xml:space="preserve"> </w:t>
      </w:r>
      <w:r>
        <w:rPr>
          <w:strike/>
          <w:color w:val="FF0000"/>
        </w:rPr>
        <w:t>Also, in the case of S-101 or S-57</w:t>
      </w:r>
      <w:r>
        <w:t xml:space="preserve"> the user sets the value for the safety contour, but if the exact fit value is not found from the available depth information in S-101 or S-57 then the safety contour defaults to the next deepest which may be over 10 metres deeper situation than the situation based on the value set by the user. The </w:t>
      </w:r>
      <w:r>
        <w:rPr>
          <w:color w:val="FF0000"/>
        </w:rPr>
        <w:t>User Selectable Safety Contour feature addresses this issue.</w:t>
      </w:r>
      <w:r>
        <w:t>”</w:t>
      </w:r>
    </w:p>
  </w:comment>
  <w:comment w:id="3121" w:author="jonathan pritchard" w:date="2024-11-22T15:30:00Z" w:initials="jp">
    <w:p w14:paraId="04885628" w14:textId="77777777" w:rsidR="006A2C2C" w:rsidRDefault="006A2C2C" w:rsidP="006A2C2C">
      <w:pPr>
        <w:pStyle w:val="CommentText"/>
      </w:pPr>
      <w:r>
        <w:rPr>
          <w:rStyle w:val="CommentReference"/>
        </w:rPr>
        <w:annotationRef/>
      </w:r>
      <w:r>
        <w:t>This may not belong here and could be put into the section on overlaps.</w:t>
      </w:r>
    </w:p>
  </w:comment>
  <w:comment w:id="3141" w:author="jonathan pritchard" w:date="2024-09-20T15:33:00Z" w:initials="jp">
    <w:p w14:paraId="6D244C00" w14:textId="04645DCC" w:rsidR="006B520D" w:rsidRDefault="006B520D" w:rsidP="006B520D">
      <w:pPr>
        <w:pStyle w:val="CommentText"/>
      </w:pPr>
      <w:r>
        <w:rPr>
          <w:rStyle w:val="CommentReference"/>
        </w:rPr>
        <w:annotationRef/>
      </w:r>
      <w:r>
        <w:t>Check this with S-102. Needs to use references to S-102  and a more coherent reference to S-100 grid definitions.</w:t>
      </w:r>
    </w:p>
  </w:comment>
  <w:comment w:id="3142" w:author="jonathan pritchard" w:date="2024-09-20T15:41:00Z" w:initials="jp">
    <w:p w14:paraId="2BD74DF0" w14:textId="77777777" w:rsidR="002613D4" w:rsidRDefault="002613D4" w:rsidP="002613D4">
      <w:pPr>
        <w:pStyle w:val="CommentText"/>
      </w:pPr>
      <w:r>
        <w:rPr>
          <w:rStyle w:val="CommentReference"/>
        </w:rPr>
        <w:annotationRef/>
      </w:r>
      <w:r>
        <w:t xml:space="preserve">Look to take images out and replace with references to either S-100 or product specifications. Language needs to be harmonised with the appropriate S-100 terms. </w:t>
      </w:r>
    </w:p>
  </w:comment>
  <w:comment w:id="3147" w:author="jonathan pritchard" w:date="2024-09-17T09:59:00Z" w:initials="jp">
    <w:p w14:paraId="24F8A520" w14:textId="42AB3D0B" w:rsidR="0009495E" w:rsidRDefault="0009495E" w:rsidP="0009495E">
      <w:pPr>
        <w:pStyle w:val="CommentText"/>
      </w:pPr>
      <w:r>
        <w:rPr>
          <w:rStyle w:val="CommentReference"/>
        </w:rPr>
        <w:annotationRef/>
      </w:r>
      <w:r>
        <w:t>SM48</w:t>
      </w:r>
    </w:p>
  </w:comment>
  <w:comment w:id="3148" w:author="jonathan pritchard" w:date="2024-09-20T13:44:00Z" w:initials="jp">
    <w:p w14:paraId="6F2EC642" w14:textId="77777777" w:rsidR="009604F2" w:rsidRDefault="009604F2" w:rsidP="009604F2">
      <w:pPr>
        <w:pStyle w:val="CommentText"/>
      </w:pPr>
      <w:r>
        <w:rPr>
          <w:rStyle w:val="CommentReference"/>
        </w:rPr>
        <w:annotationRef/>
      </w:r>
      <w:r>
        <w:t xml:space="preserve">“The user </w:t>
      </w:r>
      <w:r>
        <w:rPr>
          <w:strike/>
          <w:color w:val="FF0000"/>
        </w:rPr>
        <w:t xml:space="preserve">may </w:t>
      </w:r>
      <w:r>
        <w:rPr>
          <w:color w:val="FF0000"/>
        </w:rPr>
        <w:t>must be able to</w:t>
      </w:r>
      <w:r>
        <w:t xml:space="preserve"> select S-102 to be used as the source of the depth information; </w:t>
      </w:r>
      <w:r>
        <w:rPr>
          <w:color w:val="FF0000"/>
        </w:rPr>
        <w:t>this selection is independent of the graphical display of S-102 data</w:t>
      </w:r>
      <w:r>
        <w:t>.”</w:t>
      </w:r>
    </w:p>
  </w:comment>
  <w:comment w:id="3150" w:author="jonathan pritchard" w:date="2024-09-20T13:54:00Z" w:initials="jp">
    <w:p w14:paraId="6E05FE5C" w14:textId="77777777" w:rsidR="001E036A" w:rsidRDefault="001E036A" w:rsidP="001E036A">
      <w:pPr>
        <w:pStyle w:val="CommentText"/>
      </w:pPr>
      <w:r>
        <w:rPr>
          <w:rStyle w:val="CommentReference"/>
        </w:rPr>
        <w:annotationRef/>
      </w:r>
      <w:r>
        <w:t xml:space="preserve">Move this to later in the section. </w:t>
      </w:r>
    </w:p>
  </w:comment>
  <w:comment w:id="3151" w:author="jonathan pritchard" w:date="2024-09-20T13:55:00Z" w:initials="jp">
    <w:p w14:paraId="76FC0AD3" w14:textId="77777777" w:rsidR="001E036A" w:rsidRDefault="001E036A" w:rsidP="001E036A">
      <w:pPr>
        <w:pStyle w:val="CommentText"/>
      </w:pPr>
      <w:r>
        <w:rPr>
          <w:rStyle w:val="CommentReference"/>
        </w:rPr>
        <w:annotationRef/>
      </w:r>
      <w:r>
        <w:t xml:space="preserve">Needs to be tied to the alert catalogue. </w:t>
      </w:r>
    </w:p>
  </w:comment>
  <w:comment w:id="3156" w:author="jonathan pritchard" w:date="2024-09-17T10:18:00Z" w:initials="jp">
    <w:p w14:paraId="58181B8D" w14:textId="210D9E77" w:rsidR="00BE1192" w:rsidRDefault="00BE1192" w:rsidP="00BE1192">
      <w:pPr>
        <w:pStyle w:val="CommentText"/>
      </w:pPr>
      <w:r>
        <w:rPr>
          <w:rStyle w:val="CommentReference"/>
        </w:rPr>
        <w:annotationRef/>
      </w:r>
      <w:r>
        <w:t xml:space="preserve">AU80 - editorial adjustments. </w:t>
      </w:r>
    </w:p>
  </w:comment>
  <w:comment w:id="3157" w:author="jonathan pritchard" w:date="2024-09-17T10:48:00Z" w:initials="jp">
    <w:p w14:paraId="2C78F098" w14:textId="77777777" w:rsidR="00905BC7" w:rsidRDefault="00905BC7" w:rsidP="00905BC7">
      <w:pPr>
        <w:pStyle w:val="CommentText"/>
      </w:pPr>
      <w:r>
        <w:rPr>
          <w:rStyle w:val="CommentReference"/>
        </w:rPr>
        <w:annotationRef/>
      </w:r>
      <w:r>
        <w:t>DE52</w:t>
      </w:r>
    </w:p>
  </w:comment>
  <w:comment w:id="3160"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3158" w:author="jonathan pritchard" w:date="2024-09-17T10:00:00Z" w:initials="jp">
    <w:p w14:paraId="567FDB46" w14:textId="77777777" w:rsidR="0009495E" w:rsidRDefault="0009495E" w:rsidP="0009495E">
      <w:pPr>
        <w:pStyle w:val="CommentText"/>
      </w:pPr>
      <w:r>
        <w:rPr>
          <w:rStyle w:val="CommentReference"/>
        </w:rPr>
        <w:annotationRef/>
      </w:r>
      <w:r>
        <w:t>SM49</w:t>
      </w:r>
    </w:p>
  </w:comment>
  <w:comment w:id="3162" w:author="jonathan pritchard" w:date="2024-05-21T10:42:00Z" w:initials="jp">
    <w:p w14:paraId="609C0038" w14:textId="5E5CA5A6" w:rsidR="00EF57B5" w:rsidRPr="00237F07" w:rsidRDefault="00EF57B5" w:rsidP="00EF57B5">
      <w:pPr>
        <w:pStyle w:val="CommentText"/>
      </w:pPr>
      <w:r w:rsidRPr="00237F07">
        <w:rPr>
          <w:rStyle w:val="CommentReference"/>
          <w:lang w:val="en-GB"/>
        </w:rPr>
        <w:annotationRef/>
      </w:r>
      <w:r w:rsidRPr="00237F07">
        <w:t>SM (104)</w:t>
      </w:r>
    </w:p>
  </w:comment>
  <w:comment w:id="3164" w:author="jonathan pritchard" w:date="2024-09-20T14:11:00Z" w:initials="jp">
    <w:p w14:paraId="3626DE26" w14:textId="77777777" w:rsidR="004C7DC0" w:rsidRDefault="00122798" w:rsidP="004C7DC0">
      <w:pPr>
        <w:pStyle w:val="CommentText"/>
      </w:pPr>
      <w:r>
        <w:rPr>
          <w:rStyle w:val="CommentReference"/>
        </w:rPr>
        <w:annotationRef/>
      </w:r>
      <w:r w:rsidR="004C7DC0">
        <w:t xml:space="preserve">This needs to be tied to the main document, where the user has selected value(s) for date/time for viewing. </w:t>
      </w:r>
    </w:p>
  </w:comment>
  <w:comment w:id="3163" w:author="jonathan pritchard" w:date="2024-09-17T10:01:00Z" w:initials="jp">
    <w:p w14:paraId="0AD3DB90" w14:textId="27396799" w:rsidR="0009495E" w:rsidRDefault="0009495E" w:rsidP="0009495E">
      <w:pPr>
        <w:pStyle w:val="CommentText"/>
      </w:pPr>
      <w:r>
        <w:rPr>
          <w:rStyle w:val="CommentReference"/>
        </w:rPr>
        <w:annotationRef/>
      </w:r>
      <w:r>
        <w:t>SM50</w:t>
      </w:r>
    </w:p>
  </w:comment>
  <w:comment w:id="3165" w:author="jonathan pritchard" w:date="2024-09-17T10:01:00Z" w:initials="jp">
    <w:p w14:paraId="398558A8" w14:textId="77777777" w:rsidR="0009495E" w:rsidRDefault="0009495E" w:rsidP="0009495E">
      <w:pPr>
        <w:pStyle w:val="CommentText"/>
      </w:pPr>
      <w:r>
        <w:rPr>
          <w:rStyle w:val="CommentReference"/>
        </w:rPr>
        <w:annotationRef/>
      </w:r>
      <w:r>
        <w:t>SM51</w:t>
      </w:r>
    </w:p>
  </w:comment>
  <w:comment w:id="3166" w:author="jonathan pritchard" w:date="2024-09-17T10:49:00Z" w:initials="jp">
    <w:p w14:paraId="4B18A87E" w14:textId="77777777" w:rsidR="00905BC7" w:rsidRDefault="00905BC7" w:rsidP="00905BC7">
      <w:pPr>
        <w:pStyle w:val="CommentText"/>
      </w:pPr>
      <w:r>
        <w:rPr>
          <w:rStyle w:val="CommentReference"/>
        </w:rPr>
        <w:annotationRef/>
      </w:r>
      <w:r>
        <w:t>DE54</w:t>
      </w:r>
    </w:p>
  </w:comment>
  <w:comment w:id="3167" w:author="jonathan pritchard" w:date="2024-05-21T10:43:00Z" w:initials="jp">
    <w:p w14:paraId="2313395D" w14:textId="3BBB990F" w:rsidR="00EF57B5" w:rsidRPr="00237F07" w:rsidRDefault="00EF57B5" w:rsidP="00EF57B5">
      <w:pPr>
        <w:pStyle w:val="CommentText"/>
      </w:pPr>
      <w:r w:rsidRPr="00237F07">
        <w:rPr>
          <w:rStyle w:val="CommentReference"/>
          <w:lang w:val="en-GB"/>
        </w:rPr>
        <w:annotationRef/>
      </w:r>
      <w:r w:rsidRPr="00237F07">
        <w:t>SM (105)</w:t>
      </w:r>
    </w:p>
  </w:comment>
  <w:comment w:id="3168" w:author="jonathan pritchard" w:date="2024-09-17T10:01:00Z" w:initials="jp">
    <w:p w14:paraId="0BFF5B74" w14:textId="77777777" w:rsidR="0009495E" w:rsidRDefault="0009495E" w:rsidP="0009495E">
      <w:pPr>
        <w:pStyle w:val="CommentText"/>
      </w:pPr>
      <w:r>
        <w:rPr>
          <w:rStyle w:val="CommentReference"/>
        </w:rPr>
        <w:annotationRef/>
      </w:r>
      <w:r>
        <w:t>SM52</w:t>
      </w:r>
    </w:p>
  </w:comment>
  <w:comment w:id="3173" w:author="jonathan pritchard" w:date="2024-09-17T10:02:00Z" w:initials="jp">
    <w:p w14:paraId="1CD1D84A" w14:textId="77777777" w:rsidR="0009495E" w:rsidRDefault="0009495E" w:rsidP="0009495E">
      <w:pPr>
        <w:pStyle w:val="CommentText"/>
      </w:pPr>
      <w:r>
        <w:rPr>
          <w:rStyle w:val="CommentReference"/>
        </w:rPr>
        <w:annotationRef/>
      </w:r>
      <w:r>
        <w:t>SM54</w:t>
      </w:r>
    </w:p>
  </w:comment>
  <w:comment w:id="3174" w:author="jonathan pritchard" w:date="2024-09-17T10:20:00Z" w:initials="jp">
    <w:p w14:paraId="666CCEE7" w14:textId="77777777" w:rsidR="002128CD" w:rsidRDefault="002128CD" w:rsidP="002128CD">
      <w:pPr>
        <w:pStyle w:val="CommentText"/>
      </w:pPr>
      <w:r>
        <w:rPr>
          <w:rStyle w:val="CommentReference"/>
        </w:rPr>
        <w:annotationRef/>
      </w:r>
      <w:r>
        <w:t>DE1 (may apply to whole document?)</w:t>
      </w:r>
    </w:p>
  </w:comment>
  <w:comment w:id="3175" w:author="jonathan pritchard" w:date="2024-05-20T17:23:00Z" w:initials="jp">
    <w:p w14:paraId="2F81655C" w14:textId="4E7489A3" w:rsidR="00B840E1" w:rsidRPr="00237F07" w:rsidRDefault="00B840E1" w:rsidP="00B840E1">
      <w:pPr>
        <w:pStyle w:val="CommentText"/>
      </w:pPr>
      <w:r w:rsidRPr="00237F07">
        <w:rPr>
          <w:rStyle w:val="CommentReference"/>
          <w:lang w:val="en-GB"/>
        </w:rPr>
        <w:annotationRef/>
      </w:r>
      <w:r w:rsidRPr="00237F07">
        <w:t>Proposed by DE (51)</w:t>
      </w:r>
    </w:p>
  </w:comment>
  <w:comment w:id="3180" w:author="jonathan pritchard" w:date="2024-09-17T10:03:00Z" w:initials="jp">
    <w:p w14:paraId="0EC006BA" w14:textId="77777777" w:rsidR="0009495E" w:rsidRDefault="0009495E" w:rsidP="0009495E">
      <w:pPr>
        <w:pStyle w:val="CommentText"/>
      </w:pPr>
      <w:r>
        <w:rPr>
          <w:rStyle w:val="CommentReference"/>
        </w:rPr>
        <w:annotationRef/>
      </w:r>
      <w:r>
        <w:t>SM55</w:t>
      </w:r>
    </w:p>
  </w:comment>
  <w:comment w:id="3181" w:author="jonathan pritchard" w:date="2024-09-20T14:47:00Z" w:initials="jp">
    <w:p w14:paraId="311928C7" w14:textId="77777777" w:rsidR="001C7DC2" w:rsidRDefault="001C7DC2" w:rsidP="001C7DC2">
      <w:pPr>
        <w:pStyle w:val="CommentText"/>
      </w:pPr>
      <w:r>
        <w:rPr>
          <w:rStyle w:val="CommentReference"/>
        </w:rPr>
        <w:annotationRef/>
      </w:r>
      <w:r>
        <w:t xml:space="preserve">Need to consider overlaps, 5m rule etc..  Overlap is based on areas with actual data rather then the extents of the dataset. </w:t>
      </w:r>
    </w:p>
  </w:comment>
  <w:comment w:id="3182" w:author="jonathan pritchard" w:date="2024-05-20T16:18:00Z" w:initials="jp">
    <w:p w14:paraId="598A3C24" w14:textId="18C24A81" w:rsidR="00CE36C4" w:rsidRPr="00237F07" w:rsidRDefault="00CE36C4" w:rsidP="00CE36C4">
      <w:pPr>
        <w:pStyle w:val="CommentText"/>
      </w:pPr>
      <w:r w:rsidRPr="00237F07">
        <w:rPr>
          <w:rStyle w:val="CommentReference"/>
          <w:lang w:val="en-GB"/>
        </w:rPr>
        <w:annotationRef/>
      </w:r>
      <w:r w:rsidRPr="00237F07">
        <w:t>Proposal FR (22)</w:t>
      </w:r>
    </w:p>
  </w:comment>
  <w:comment w:id="3183" w:author="jonathan pritchard" w:date="2024-09-20T15:26:00Z" w:initials="jp">
    <w:p w14:paraId="44511975" w14:textId="77777777" w:rsidR="006B520D" w:rsidRDefault="006B520D" w:rsidP="006B520D">
      <w:pPr>
        <w:pStyle w:val="CommentText"/>
      </w:pPr>
      <w:r>
        <w:rPr>
          <w:rStyle w:val="CommentReference"/>
        </w:rPr>
        <w:annotationRef/>
      </w:r>
      <w:r>
        <w:t>Action - track bilinear interpolation with S-104 group.</w:t>
      </w:r>
    </w:p>
  </w:comment>
  <w:comment w:id="3188" w:author="jonathan pritchard" w:date="2024-09-17T10:04:00Z" w:initials="jp">
    <w:p w14:paraId="7DC71D91" w14:textId="12962783" w:rsidR="0009495E" w:rsidRDefault="0009495E" w:rsidP="0009495E">
      <w:pPr>
        <w:pStyle w:val="CommentText"/>
      </w:pPr>
      <w:r>
        <w:rPr>
          <w:rStyle w:val="CommentReference"/>
        </w:rPr>
        <w:annotationRef/>
      </w:r>
      <w:r>
        <w:t>SM56, SM57, SM58</w:t>
      </w:r>
    </w:p>
  </w:comment>
  <w:comment w:id="3193" w:author="jonathan pritchard" w:date="2024-09-17T10:04:00Z" w:initials="jp">
    <w:p w14:paraId="68ECA257" w14:textId="77777777" w:rsidR="0009495E" w:rsidRDefault="0009495E" w:rsidP="0009495E">
      <w:pPr>
        <w:pStyle w:val="CommentText"/>
      </w:pPr>
      <w:r>
        <w:rPr>
          <w:rStyle w:val="CommentReference"/>
        </w:rPr>
        <w:annotationRef/>
      </w:r>
      <w:r>
        <w:t>SM60</w:t>
      </w:r>
    </w:p>
  </w:comment>
  <w:comment w:id="3194" w:author="jonathan pritchard" w:date="2024-05-20T16:52:00Z" w:initials="jp">
    <w:p w14:paraId="195ECBD3" w14:textId="26DA84E0" w:rsidR="006C470D" w:rsidRPr="00237F07" w:rsidRDefault="006C470D" w:rsidP="006C470D">
      <w:pPr>
        <w:pStyle w:val="CommentText"/>
      </w:pPr>
      <w:r w:rsidRPr="00237F07">
        <w:rPr>
          <w:rStyle w:val="CommentReference"/>
          <w:lang w:val="en-GB"/>
        </w:rPr>
        <w:annotationRef/>
      </w:r>
      <w:r w:rsidRPr="00237F07">
        <w:t>RMM (40). Also needs to reference NODATA values I think.</w:t>
      </w:r>
    </w:p>
  </w:comment>
  <w:comment w:id="3195" w:author="jonathan pritchard" w:date="2024-05-20T16:52:00Z" w:initials="jp">
    <w:p w14:paraId="6EA21B3A" w14:textId="77777777" w:rsidR="006C470D" w:rsidRPr="00237F07" w:rsidRDefault="006C470D" w:rsidP="006C470D">
      <w:pPr>
        <w:pStyle w:val="CommentText"/>
      </w:pPr>
      <w:r w:rsidRPr="00237F07">
        <w:rPr>
          <w:rStyle w:val="CommentReference"/>
          <w:lang w:val="en-GB"/>
        </w:rPr>
        <w:annotationRef/>
      </w:r>
      <w:r w:rsidRPr="00237F07">
        <w:t>And have a better diagram.</w:t>
      </w:r>
    </w:p>
  </w:comment>
  <w:comment w:id="3196" w:author="jonathan pritchard" w:date="2024-02-06T13:11:00Z" w:initials="jp">
    <w:p w14:paraId="254F6DF8" w14:textId="32C91944" w:rsidR="00C077DF" w:rsidRPr="00237F07" w:rsidRDefault="00C077DF" w:rsidP="00C077DF">
      <w:pPr>
        <w:pStyle w:val="CommentText"/>
      </w:pPr>
      <w:r w:rsidRPr="00237F07">
        <w:rPr>
          <w:rStyle w:val="CommentReference"/>
          <w:lang w:val="en-GB"/>
        </w:rPr>
        <w:annotationRef/>
      </w:r>
      <w:r w:rsidRPr="00237F07">
        <w:t>Change this diagram? I’ve altered the description to clarify</w:t>
      </w:r>
    </w:p>
  </w:comment>
  <w:comment w:id="3197" w:author="jonathan pritchard" w:date="2024-02-06T13:12:00Z" w:initials="jp">
    <w:p w14:paraId="1F195E73" w14:textId="77777777" w:rsidR="00793074" w:rsidRPr="00237F07" w:rsidRDefault="00793074" w:rsidP="00793074">
      <w:pPr>
        <w:pStyle w:val="CommentText"/>
      </w:pPr>
      <w:r w:rsidRPr="00237F07">
        <w:rPr>
          <w:rStyle w:val="CommentReference"/>
          <w:lang w:val="en-GB"/>
        </w:rPr>
        <w:annotationRef/>
      </w:r>
      <w:r w:rsidRPr="00237F07">
        <w:t>This is changed in accordance with GitHug issue #17.</w:t>
      </w:r>
    </w:p>
  </w:comment>
  <w:comment w:id="3198" w:author="jonathan pritchard" w:date="2024-09-20T15:53:00Z" w:initials="jp">
    <w:p w14:paraId="577D2158" w14:textId="77777777" w:rsidR="00CE7EC3" w:rsidRDefault="00CE7EC3" w:rsidP="00CE7EC3">
      <w:pPr>
        <w:pStyle w:val="CommentText"/>
      </w:pPr>
      <w:r>
        <w:rPr>
          <w:rStyle w:val="CommentReference"/>
        </w:rPr>
        <w:annotationRef/>
      </w:r>
      <w:r>
        <w:t>Do we need this diagram at all?</w:t>
      </w:r>
    </w:p>
  </w:comment>
  <w:comment w:id="3208" w:author="jonathan pritchard" w:date="2024-09-17T10:05:00Z" w:initials="jp">
    <w:p w14:paraId="6065295C" w14:textId="3F2FB196" w:rsidR="0009495E" w:rsidRDefault="0009495E" w:rsidP="0009495E">
      <w:pPr>
        <w:pStyle w:val="CommentText"/>
      </w:pPr>
      <w:r>
        <w:rPr>
          <w:rStyle w:val="CommentReference"/>
        </w:rPr>
        <w:annotationRef/>
      </w:r>
      <w:r>
        <w:t>SM61</w:t>
      </w:r>
    </w:p>
  </w:comment>
  <w:comment w:id="3219" w:author="jonathan pritchard" w:date="2024-05-21T13:16:00Z" w:initials="jp">
    <w:p w14:paraId="3F5C4138" w14:textId="24926FC7" w:rsidR="00297DA6" w:rsidRPr="00237F07" w:rsidRDefault="00297DA6" w:rsidP="00297DA6">
      <w:pPr>
        <w:pStyle w:val="CommentText"/>
      </w:pPr>
      <w:r w:rsidRPr="00237F07">
        <w:rPr>
          <w:rStyle w:val="CommentReference"/>
          <w:lang w:val="en-GB"/>
        </w:rPr>
        <w:annotationRef/>
      </w:r>
      <w:r w:rsidRPr="00237F07">
        <w:t>Needs clarification re: SM (150)</w:t>
      </w:r>
    </w:p>
  </w:comment>
  <w:comment w:id="3221" w:author="jonathan pritchard" w:date="2024-09-20T16:17:00Z" w:initials="jp">
    <w:p w14:paraId="7B5B266D" w14:textId="77777777" w:rsidR="0089289C" w:rsidRDefault="0089289C" w:rsidP="0089289C">
      <w:pPr>
        <w:pStyle w:val="CommentText"/>
      </w:pPr>
      <w:r>
        <w:rPr>
          <w:rStyle w:val="CommentReference"/>
        </w:rPr>
        <w:annotationRef/>
      </w:r>
      <w:r>
        <w:t xml:space="preserve">Should this be a caution? Could be changed to an indication. IF a caution it would need to be route monitoring only and have a message. </w:t>
      </w:r>
    </w:p>
  </w:comment>
  <w:comment w:id="3220" w:author="jonathan pritchard" w:date="2024-05-21T13:18:00Z" w:initials="jp">
    <w:p w14:paraId="40C99013" w14:textId="00019845" w:rsidR="00297DA6" w:rsidRPr="00237F07" w:rsidRDefault="00297DA6" w:rsidP="00297DA6">
      <w:pPr>
        <w:pStyle w:val="CommentText"/>
      </w:pPr>
      <w:r w:rsidRPr="00237F07">
        <w:rPr>
          <w:rStyle w:val="CommentReference"/>
          <w:lang w:val="en-GB"/>
        </w:rPr>
        <w:annotationRef/>
      </w:r>
      <w:r w:rsidRPr="00237F07">
        <w:t>SM (151)</w:t>
      </w:r>
    </w:p>
  </w:comment>
  <w:comment w:id="3227" w:author="jonathan pritchard" w:date="2024-09-17T10:18:00Z" w:initials="jp">
    <w:p w14:paraId="236C4136" w14:textId="77777777" w:rsidR="00BE1192" w:rsidRDefault="00BE1192" w:rsidP="00BE1192">
      <w:pPr>
        <w:pStyle w:val="CommentText"/>
      </w:pPr>
      <w:r>
        <w:rPr>
          <w:rStyle w:val="CommentReference"/>
        </w:rPr>
        <w:annotationRef/>
      </w:r>
      <w:r>
        <w:t>AU81</w:t>
      </w:r>
    </w:p>
  </w:comment>
  <w:comment w:id="3236" w:author="jonathan pritchard" w:date="2024-09-17T10:50:00Z" w:initials="jp">
    <w:p w14:paraId="39BE71B1" w14:textId="77777777" w:rsidR="00905BC7" w:rsidRDefault="00905BC7" w:rsidP="00905BC7">
      <w:pPr>
        <w:pStyle w:val="CommentText"/>
      </w:pPr>
      <w:r>
        <w:rPr>
          <w:rStyle w:val="CommentReference"/>
        </w:rPr>
        <w:annotationRef/>
      </w:r>
      <w:r>
        <w:t>DE55 - must</w:t>
      </w:r>
    </w:p>
  </w:comment>
  <w:comment w:id="3242" w:author="jonathan pritchard" w:date="2024-09-17T10:51:00Z" w:initials="jp">
    <w:p w14:paraId="2342A815" w14:textId="77777777" w:rsidR="00181EB3" w:rsidRDefault="00181EB3" w:rsidP="00181EB3">
      <w:pPr>
        <w:pStyle w:val="CommentText"/>
      </w:pPr>
      <w:r>
        <w:rPr>
          <w:rStyle w:val="CommentReference"/>
        </w:rPr>
        <w:annotationRef/>
      </w:r>
      <w:r>
        <w:t>DE57</w:t>
      </w:r>
    </w:p>
  </w:comment>
  <w:comment w:id="3243" w:author="jonathan pritchard" w:date="2024-10-02T10:10:00Z" w:initials="jp">
    <w:p w14:paraId="2C7A5939" w14:textId="77777777" w:rsidR="004C7DC0" w:rsidRDefault="004C7DC0" w:rsidP="004C7DC0">
      <w:pPr>
        <w:pStyle w:val="CommentText"/>
      </w:pPr>
      <w:r>
        <w:rPr>
          <w:rStyle w:val="CommentReference"/>
        </w:rPr>
        <w:annotationRef/>
      </w:r>
      <w:r>
        <w:t>These could be replaced with a reference to catalogues?</w:t>
      </w:r>
    </w:p>
  </w:comment>
  <w:comment w:id="3244" w:author="jonathan pritchard" w:date="2024-09-17T10:50:00Z" w:initials="jp">
    <w:p w14:paraId="63459073" w14:textId="160A437C" w:rsidR="00181EB3" w:rsidRDefault="00905BC7" w:rsidP="00181EB3">
      <w:pPr>
        <w:pStyle w:val="CommentText"/>
      </w:pPr>
      <w:r>
        <w:rPr>
          <w:rStyle w:val="CommentReference"/>
        </w:rPr>
        <w:annotationRef/>
      </w:r>
      <w:r w:rsidR="00181EB3">
        <w:t>DE56, DE57</w:t>
      </w:r>
    </w:p>
  </w:comment>
  <w:comment w:id="3279" w:author="jonathan pritchard" w:date="2024-09-17T10:51:00Z" w:initials="jp">
    <w:p w14:paraId="72748A04" w14:textId="2CAF4E3D" w:rsidR="00181EB3" w:rsidRDefault="00181EB3" w:rsidP="00181EB3">
      <w:pPr>
        <w:pStyle w:val="CommentText"/>
      </w:pPr>
      <w:r>
        <w:rPr>
          <w:rStyle w:val="CommentReference"/>
        </w:rPr>
        <w:annotationRef/>
      </w:r>
      <w:r>
        <w:t>DE58</w:t>
      </w:r>
    </w:p>
  </w:comment>
  <w:comment w:id="3320" w:author="Grant, David M (52400) CIV USN NIWC ATLANTIC VA (USA)" w:date="2024-09-16T12:50:00Z" w:initials="DG">
    <w:p w14:paraId="65640EE9" w14:textId="77777777" w:rsidR="00E67DD4" w:rsidRDefault="00E67DD4" w:rsidP="00E67DD4">
      <w:pPr>
        <w:pStyle w:val="CommentText"/>
      </w:pPr>
      <w:r>
        <w:rPr>
          <w:rStyle w:val="CommentReference"/>
        </w:rPr>
        <w:annotationRef/>
      </w:r>
      <w:r>
        <w:t>This seems unnecessary; the algorithms don’t reference nav purpose</w:t>
      </w:r>
    </w:p>
  </w:comment>
  <w:comment w:id="3321" w:author="Grant, David M (52400) CIV USN NIWC ATLANTIC VA (USA)" w:date="2024-09-16T12:55:00Z" w:initials="DG">
    <w:p w14:paraId="4A9CDEFB" w14:textId="77777777" w:rsidR="00E67DD4" w:rsidRDefault="00E67DD4" w:rsidP="00E67DD4">
      <w:pPr>
        <w:pStyle w:val="CommentText"/>
        <w:numPr>
          <w:ilvl w:val="0"/>
          <w:numId w:val="146"/>
        </w:numPr>
        <w:spacing w:after="240" w:line="230" w:lineRule="atLeast"/>
      </w:pPr>
      <w:r>
        <w:rPr>
          <w:rStyle w:val="CommentReference"/>
        </w:rPr>
        <w:annotationRef/>
      </w:r>
      <w:r>
        <w:t>Alerts must be evaluated using the best-scale dataset without regard for the MSVS.</w:t>
      </w:r>
    </w:p>
    <w:p w14:paraId="7F2310F5" w14:textId="77777777" w:rsidR="00E67DD4" w:rsidRDefault="00E67DD4" w:rsidP="00E67DD4">
      <w:pPr>
        <w:pStyle w:val="CommentText"/>
        <w:numPr>
          <w:ilvl w:val="0"/>
          <w:numId w:val="146"/>
        </w:numPr>
        <w:spacing w:after="240" w:line="230" w:lineRule="atLeast"/>
      </w:pPr>
      <w:r>
        <w:t>The OEM must ensure these datasets are loaded (the requirement is already in S-98 Annex C)</w:t>
      </w:r>
    </w:p>
  </w:comment>
  <w:comment w:id="3322" w:author="Grant, David M (52400) CIV USN NIWC ATLANTIC VA (USA)" w:date="2024-09-16T12:53:00Z" w:initials="DG">
    <w:p w14:paraId="7F4E75AB" w14:textId="77777777" w:rsidR="00E67DD4" w:rsidRDefault="00E67DD4" w:rsidP="00E67DD4">
      <w:pPr>
        <w:pStyle w:val="CommentText"/>
        <w:numPr>
          <w:ilvl w:val="0"/>
          <w:numId w:val="145"/>
        </w:numPr>
        <w:spacing w:after="240" w:line="230" w:lineRule="atLeast"/>
      </w:pPr>
      <w:r>
        <w:rPr>
          <w:rStyle w:val="CommentReference"/>
        </w:rPr>
        <w:annotationRef/>
      </w:r>
      <w:r>
        <w:t>leg lines and sector arcs can extend far beyond the dataset boundaries.</w:t>
      </w:r>
    </w:p>
    <w:p w14:paraId="00052C44" w14:textId="77777777" w:rsidR="00E67DD4" w:rsidRDefault="00E67DD4" w:rsidP="00E67DD4">
      <w:pPr>
        <w:pStyle w:val="CommentText"/>
        <w:numPr>
          <w:ilvl w:val="0"/>
          <w:numId w:val="145"/>
        </w:numPr>
        <w:spacing w:after="240" w:line="230" w:lineRule="atLeast"/>
      </w:pPr>
      <w:r>
        <w:t>features such as text may also extend beyond the dataset boundary.</w:t>
      </w:r>
    </w:p>
    <w:p w14:paraId="617FEC04" w14:textId="77777777" w:rsidR="00E67DD4" w:rsidRDefault="00E67DD4" w:rsidP="00E67DD4">
      <w:pPr>
        <w:pStyle w:val="CommentText"/>
        <w:numPr>
          <w:ilvl w:val="0"/>
          <w:numId w:val="145"/>
        </w:numPr>
        <w:spacing w:after="240" w:line="230" w:lineRule="atLeast"/>
      </w:pPr>
      <w:r>
        <w:t>The current loading algorithm doesn’t account for this; it only uses the dataset boundaries.</w:t>
      </w:r>
    </w:p>
  </w:comment>
  <w:comment w:id="3333" w:author="Grant, David M (52400) CIV USN NIWC ATLANTIC VA (USA)" w:date="2024-09-16T12:57:00Z" w:initials="DG">
    <w:p w14:paraId="038E41F4" w14:textId="77777777" w:rsidR="00E67DD4" w:rsidRDefault="00E67DD4" w:rsidP="00E67DD4">
      <w:pPr>
        <w:pStyle w:val="CommentText"/>
      </w:pPr>
      <w:r>
        <w:rPr>
          <w:rStyle w:val="CommentReference"/>
        </w:rPr>
        <w:annotationRef/>
      </w:r>
      <w:r>
        <w:t>Datasets are intended for use between their minimum and maximum display scales (hence the attribute names). The optimum display scale just indicates an optimal viewing scale, it does not impact the dataset loading.</w:t>
      </w:r>
    </w:p>
  </w:comment>
  <w:comment w:id="3352" w:author="jonathan pritchard" w:date="2024-10-13T19:05:00Z" w:initials="jp">
    <w:p w14:paraId="0384EF95" w14:textId="77777777" w:rsidR="00E67DD4" w:rsidRDefault="00E67DD4" w:rsidP="00E67DD4">
      <w:pPr>
        <w:pStyle w:val="CommentText"/>
      </w:pPr>
      <w:r>
        <w:rPr>
          <w:rStyle w:val="CommentReference"/>
        </w:rPr>
        <w:annotationRef/>
      </w:r>
      <w:r>
        <w:t>I don’t believe this is used anywhere in the document. We should remove it.</w:t>
      </w:r>
    </w:p>
    <w:p w14:paraId="1DE7D49D" w14:textId="77777777" w:rsidR="00E67DD4" w:rsidRDefault="00E67DD4" w:rsidP="00E67DD4">
      <w:pPr>
        <w:pStyle w:val="CommentText"/>
      </w:pPr>
    </w:p>
  </w:comment>
  <w:comment w:id="3354" w:author="David" w:date="2024-09-17T10:00:00Z" w:initials="D">
    <w:p w14:paraId="61D44853" w14:textId="77777777" w:rsidR="00E67DD4" w:rsidRDefault="00E67DD4" w:rsidP="00E67DD4">
      <w:pPr>
        <w:pStyle w:val="CommentText"/>
      </w:pPr>
      <w:r>
        <w:rPr>
          <w:rStyle w:val="CommentReference"/>
        </w:rPr>
        <w:annotationRef/>
      </w:r>
      <w:r>
        <w:t>Note that because the mins are all shared there will never be “gaps” in the dataset scale range. The range is from the shared min to the largest (smallest value) max.</w:t>
      </w:r>
    </w:p>
  </w:comment>
  <w:comment w:id="3355" w:author="jonathan pritchard" w:date="2024-10-13T06:20:00Z" w:initials="jp">
    <w:p w14:paraId="27E78852" w14:textId="77777777" w:rsidR="00E67DD4" w:rsidRDefault="00E67DD4" w:rsidP="00E67DD4">
      <w:pPr>
        <w:pStyle w:val="CommentText"/>
      </w:pPr>
      <w:r>
        <w:rPr>
          <w:rStyle w:val="CommentReference"/>
        </w:rPr>
        <w:annotationRef/>
      </w:r>
      <w:r>
        <w:t>Added examples and clarified that min/max are also defined in terms of scale.</w:t>
      </w:r>
    </w:p>
  </w:comment>
  <w:comment w:id="3357" w:author="jonathan pritchard" w:date="2024-10-13T06:22:00Z" w:initials="jp">
    <w:p w14:paraId="78658867" w14:textId="77777777" w:rsidR="00E67DD4" w:rsidRDefault="00E67DD4" w:rsidP="00E67DD4">
      <w:pPr>
        <w:pStyle w:val="CommentText"/>
      </w:pPr>
      <w:r>
        <w:rPr>
          <w:rStyle w:val="CommentReference"/>
        </w:rPr>
        <w:annotationRef/>
      </w:r>
      <w:r>
        <w:t>Two changes in the box below (can’t comment on equations!). 1. Scale &lt; 10,000,000 is easier to understand. 2. I find the inequality easier to understand with the ordering shown.</w:t>
      </w:r>
    </w:p>
  </w:comment>
  <w:comment w:id="3356" w:author="jonathan pritchard" w:date="2024-10-23T14:17:00Z" w:initials="jp">
    <w:p w14:paraId="6A2ED6B8" w14:textId="77777777" w:rsidR="00E67DD4" w:rsidRDefault="00E67DD4" w:rsidP="00E67DD4">
      <w:pPr>
        <w:pStyle w:val="CommentText"/>
      </w:pPr>
      <w:r>
        <w:rPr>
          <w:rStyle w:val="CommentReference"/>
        </w:rPr>
        <w:annotationRef/>
      </w:r>
      <w:r>
        <w:t>Changed the side of the equality in the selection so it favours small scales at optimum as opposed to large scales at minimum. Ref VTC 23</w:t>
      </w:r>
      <w:r w:rsidRPr="000A2C03">
        <w:rPr>
          <w:vertAlign w:val="superscript"/>
        </w:rPr>
        <w:t>rd</w:t>
      </w:r>
      <w:r>
        <w:t xml:space="preserve"> Oct. </w:t>
      </w:r>
    </w:p>
  </w:comment>
  <w:comment w:id="3360" w:author="jonathan pritchard" w:date="2024-10-01T13:37:00Z" w:initials="jp">
    <w:p w14:paraId="21F04210" w14:textId="77777777" w:rsidR="00E67DD4" w:rsidRDefault="00E67DD4" w:rsidP="00E67DD4">
      <w:pPr>
        <w:pStyle w:val="CommentText"/>
      </w:pPr>
      <w:r>
        <w:rPr>
          <w:rStyle w:val="CommentReference"/>
        </w:rPr>
        <w:annotationRef/>
      </w:r>
      <w:r>
        <w:t>“collection of”? Not sure the word inventory is a good term here?</w:t>
      </w:r>
    </w:p>
  </w:comment>
  <w:comment w:id="3361" w:author="jonathan pritchard" w:date="2024-10-13T06:33:00Z" w:initials="jp">
    <w:p w14:paraId="192324E6" w14:textId="77777777" w:rsidR="00E67DD4" w:rsidRDefault="00E67DD4" w:rsidP="00E67DD4">
      <w:pPr>
        <w:pStyle w:val="CommentText"/>
      </w:pPr>
      <w:r>
        <w:rPr>
          <w:rStyle w:val="CommentReference"/>
        </w:rPr>
        <w:annotationRef/>
      </w:r>
      <w:r>
        <w:t>Suggest we deleted “polygon” as it adds little to the algorithem description. As DC features are all surface prmiitives this shoulnd’t be an issue….</w:t>
      </w:r>
    </w:p>
  </w:comment>
  <w:comment w:id="3363" w:author="jonathan pritchard" w:date="2024-11-13T13:32:00Z" w:initials="jp">
    <w:p w14:paraId="59ED0979" w14:textId="77777777" w:rsidR="00144CC1" w:rsidRDefault="00144CC1" w:rsidP="00144CC1">
      <w:pPr>
        <w:pStyle w:val="CommentText"/>
      </w:pPr>
      <w:r>
        <w:rPr>
          <w:rStyle w:val="CommentReference"/>
        </w:rPr>
        <w:annotationRef/>
      </w:r>
      <w:r>
        <w:t>DataCoverages added after this statement are those which are eligible for PrisonBars??</w:t>
      </w:r>
    </w:p>
  </w:comment>
  <w:comment w:id="3364" w:author="jon pritchard" w:date="2024-11-27T07:44:00Z" w:initials="jp">
    <w:p w14:paraId="75FD4F13" w14:textId="77777777" w:rsidR="00587BD5" w:rsidRDefault="00587BD5" w:rsidP="00587BD5">
      <w:r>
        <w:rPr>
          <w:rStyle w:val="CommentReference"/>
        </w:rPr>
        <w:annotationRef/>
      </w:r>
      <w:r>
        <w:t>DataCoverage areas selected (3.a.i.1) after stage 3.b in the SelectDataCoverages function, Section D-1.3 must be displayed with the overscale pattern OVERSCA01 if displayed larger than their maximumDIsplayScale. These are DataCoverage areas selected to fill the screen.</w:t>
      </w:r>
    </w:p>
  </w:comment>
  <w:comment w:id="3388" w:author="jonathan pritchard" w:date="2024-11-25T11:16:00Z" w:initials="jp">
    <w:p w14:paraId="1ECF6919" w14:textId="54AFEAFE" w:rsidR="001A0951" w:rsidRDefault="001A0951" w:rsidP="001A0951">
      <w:pPr>
        <w:pStyle w:val="CommentText"/>
      </w:pPr>
      <w:r>
        <w:rPr>
          <w:rStyle w:val="CommentReference"/>
        </w:rPr>
        <w:annotationRef/>
      </w:r>
      <w:r>
        <w:t>Tests are to show a constant grid and check the arrows are thinned accordingly and don’t conflict.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9FDF34" w15:done="0"/>
  <w15:commentEx w15:paraId="7DECF011" w15:paraIdParent="099FDF34" w15:done="0"/>
  <w15:commentEx w15:paraId="07995DB3" w15:done="0"/>
  <w15:commentEx w15:paraId="016259E5" w15:paraIdParent="07995DB3" w15:done="0"/>
  <w15:commentEx w15:paraId="6F8690A5" w15:done="0"/>
  <w15:commentEx w15:paraId="1D2127DE" w15:paraIdParent="6F8690A5" w15:done="0"/>
  <w15:commentEx w15:paraId="0D137E04" w15:paraIdParent="6F8690A5" w15:done="0"/>
  <w15:commentEx w15:paraId="72ED6B49" w15:done="0"/>
  <w15:commentEx w15:paraId="5A03541C" w15:paraIdParent="72ED6B49" w15:done="0"/>
  <w15:commentEx w15:paraId="52FC1BEB" w15:done="0"/>
  <w15:commentEx w15:paraId="0BC194C9" w15:paraIdParent="52FC1BEB" w15:done="0"/>
  <w15:commentEx w15:paraId="437E8E2D" w15:done="0"/>
  <w15:commentEx w15:paraId="2E0A9743" w15:paraIdParent="437E8E2D" w15:done="0"/>
  <w15:commentEx w15:paraId="10E57A84" w15:done="0"/>
  <w15:commentEx w15:paraId="73EC1C97" w15:paraIdParent="10E57A84" w15:done="0"/>
  <w15:commentEx w15:paraId="69A6EC65" w15:done="0"/>
  <w15:commentEx w15:paraId="5A5597DB" w15:paraIdParent="69A6EC65" w15:done="0"/>
  <w15:commentEx w15:paraId="263D723A" w15:done="0"/>
  <w15:commentEx w15:paraId="7E39874E" w15:paraIdParent="263D723A" w15:done="0"/>
  <w15:commentEx w15:paraId="1C4D6D54" w15:done="0"/>
  <w15:commentEx w15:paraId="48EFE050" w15:paraIdParent="1C4D6D54" w15:done="0"/>
  <w15:commentEx w15:paraId="1009DCC0" w15:paraIdParent="1C4D6D54" w15:done="0"/>
  <w15:commentEx w15:paraId="5CF5A1DA" w15:done="0"/>
  <w15:commentEx w15:paraId="2CBC9A82" w15:paraIdParent="5CF5A1DA" w15:done="0"/>
  <w15:commentEx w15:paraId="2D4BDB3E" w15:paraIdParent="5CF5A1DA" w15:done="0"/>
  <w15:commentEx w15:paraId="7CF52F3E" w15:paraIdParent="5CF5A1DA" w15:done="0"/>
  <w15:commentEx w15:paraId="3D8E0AC6" w15:done="0"/>
  <w15:commentEx w15:paraId="0DBB3004" w15:paraIdParent="3D8E0AC6" w15:done="0"/>
  <w15:commentEx w15:paraId="7AA54E97" w15:paraIdParent="3D8E0AC6" w15:done="0"/>
  <w15:commentEx w15:paraId="2C9D9347" w15:done="0"/>
  <w15:commentEx w15:paraId="261C7CDD" w15:paraIdParent="2C9D9347" w15:done="0"/>
  <w15:commentEx w15:paraId="41D9656F" w15:done="0"/>
  <w15:commentEx w15:paraId="406B168D" w15:paraIdParent="41D9656F" w15:done="0"/>
  <w15:commentEx w15:paraId="12B932FB" w15:paraIdParent="41D9656F" w15:done="0"/>
  <w15:commentEx w15:paraId="0A5BAF5E" w15:done="0"/>
  <w15:commentEx w15:paraId="370B0093" w15:paraIdParent="0A5BAF5E" w15:done="0"/>
  <w15:commentEx w15:paraId="5488CC50" w15:done="0"/>
  <w15:commentEx w15:paraId="585CB1C8" w15:paraIdParent="5488CC50" w15:done="0"/>
  <w15:commentEx w15:paraId="270BF056" w15:done="0"/>
  <w15:commentEx w15:paraId="2C93B5B7" w15:done="0"/>
  <w15:commentEx w15:paraId="4149D6C9" w15:paraIdParent="2C93B5B7" w15:done="0"/>
  <w15:commentEx w15:paraId="7076EF11" w15:done="0"/>
  <w15:commentEx w15:paraId="6B9A98A4" w15:paraIdParent="7076EF11" w15:done="0"/>
  <w15:commentEx w15:paraId="656A41A9" w15:done="0"/>
  <w15:commentEx w15:paraId="3E013DB9" w15:paraIdParent="656A41A9" w15:done="0"/>
  <w15:commentEx w15:paraId="64963078" w15:paraIdParent="656A41A9" w15:done="0"/>
  <w15:commentEx w15:paraId="326530D1" w15:done="0"/>
  <w15:commentEx w15:paraId="322A379A" w15:done="0"/>
  <w15:commentEx w15:paraId="79CE545C" w15:done="0"/>
  <w15:commentEx w15:paraId="026AB400" w15:done="0"/>
  <w15:commentEx w15:paraId="46F36A61" w15:paraIdParent="026AB400" w15:done="0"/>
  <w15:commentEx w15:paraId="445080B6" w15:paraIdParent="026AB400" w15:done="0"/>
  <w15:commentEx w15:paraId="149A991C" w15:paraIdParent="026AB400" w15:done="0"/>
  <w15:commentEx w15:paraId="43F16AFD" w15:paraIdParent="026AB400" w15:done="0"/>
  <w15:commentEx w15:paraId="4694BB93" w15:done="0"/>
  <w15:commentEx w15:paraId="5F58018F" w15:paraIdParent="4694BB93" w15:done="0"/>
  <w15:commentEx w15:paraId="521EDBBA" w15:done="0"/>
  <w15:commentEx w15:paraId="030D59FB" w15:done="0"/>
  <w15:commentEx w15:paraId="12D3A31F" w15:paraIdParent="030D59FB" w15:done="0"/>
  <w15:commentEx w15:paraId="21084C31" w15:done="0"/>
  <w15:commentEx w15:paraId="0CD6FDA4" w15:done="0"/>
  <w15:commentEx w15:paraId="4553B01E" w15:paraIdParent="0CD6FDA4" w15:done="0"/>
  <w15:commentEx w15:paraId="2FB762DC" w15:paraIdParent="0CD6FDA4" w15:done="0"/>
  <w15:commentEx w15:paraId="1E775BA6" w15:done="0"/>
  <w15:commentEx w15:paraId="5793726F" w15:paraIdParent="1E775BA6" w15:done="0"/>
  <w15:commentEx w15:paraId="028680BC" w15:done="0"/>
  <w15:commentEx w15:paraId="43C5C11A" w15:paraIdParent="028680BC" w15:done="0"/>
  <w15:commentEx w15:paraId="084B8712" w15:paraIdParent="028680BC" w15:done="0"/>
  <w15:commentEx w15:paraId="14AF1820" w15:done="0"/>
  <w15:commentEx w15:paraId="7B684F1B" w15:paraIdParent="14AF1820" w15:done="0"/>
  <w15:commentEx w15:paraId="01AF08B6" w15:done="0"/>
  <w15:commentEx w15:paraId="583D2DA1" w15:done="0"/>
  <w15:commentEx w15:paraId="20392BF7" w15:paraIdParent="583D2DA1" w15:done="0"/>
  <w15:commentEx w15:paraId="31458041" w15:done="0"/>
  <w15:commentEx w15:paraId="3F23C6CE" w15:paraIdParent="31458041" w15:done="0"/>
  <w15:commentEx w15:paraId="71851B93" w15:paraIdParent="31458041" w15:done="0"/>
  <w15:commentEx w15:paraId="187E837D" w15:done="0"/>
  <w15:commentEx w15:paraId="2ED487DE" w15:done="0"/>
  <w15:commentEx w15:paraId="05ABC384" w15:paraIdParent="2ED487DE" w15:done="0"/>
  <w15:commentEx w15:paraId="3AA08E59" w15:done="0"/>
  <w15:commentEx w15:paraId="66F34E3C" w15:done="0"/>
  <w15:commentEx w15:paraId="6E30D5BC" w15:paraIdParent="66F34E3C" w15:done="0"/>
  <w15:commentEx w15:paraId="1E63B593" w15:done="0"/>
  <w15:commentEx w15:paraId="3485C8D5" w15:done="0"/>
  <w15:commentEx w15:paraId="14E5E992" w15:paraIdParent="3485C8D5" w15:done="0"/>
  <w15:commentEx w15:paraId="7A9A6FFC" w15:done="0"/>
  <w15:commentEx w15:paraId="79153625" w15:done="0"/>
  <w15:commentEx w15:paraId="40A4E0C1" w15:paraIdParent="79153625" w15:done="0"/>
  <w15:commentEx w15:paraId="6BD7864C" w15:paraIdParent="79153625" w15:done="0"/>
  <w15:commentEx w15:paraId="1747DBF2" w15:paraIdParent="79153625" w15:done="0"/>
  <w15:commentEx w15:paraId="171D6FA0" w15:done="0"/>
  <w15:commentEx w15:paraId="74C2FAA0" w15:paraIdParent="171D6FA0" w15:done="0"/>
  <w15:commentEx w15:paraId="5C67EF9D" w15:done="0"/>
  <w15:commentEx w15:paraId="3AE3B1F3" w15:paraIdParent="5C67EF9D" w15:done="0"/>
  <w15:commentEx w15:paraId="318038E2" w15:done="0"/>
  <w15:commentEx w15:paraId="217FDA5D" w15:paraIdParent="318038E2" w15:done="0"/>
  <w15:commentEx w15:paraId="66DC60B4" w15:done="0"/>
  <w15:commentEx w15:paraId="2C070C51" w15:done="0"/>
  <w15:commentEx w15:paraId="2570451C" w15:paraIdParent="2C070C51" w15:done="0"/>
  <w15:commentEx w15:paraId="52662F4C" w15:done="0"/>
  <w15:commentEx w15:paraId="5339D48D" w15:paraIdParent="52662F4C" w15:done="0"/>
  <w15:commentEx w15:paraId="07D8688B" w15:done="0"/>
  <w15:commentEx w15:paraId="577EAC83" w15:done="0"/>
  <w15:commentEx w15:paraId="23368A7E" w15:done="0"/>
  <w15:commentEx w15:paraId="7E4668E8" w15:paraIdParent="23368A7E" w15:done="0"/>
  <w15:commentEx w15:paraId="7E3C6256" w15:done="0"/>
  <w15:commentEx w15:paraId="5B6BD708" w15:paraIdParent="7E3C6256" w15:done="0"/>
  <w15:commentEx w15:paraId="105CC094" w15:done="0"/>
  <w15:commentEx w15:paraId="7F60C29B" w15:paraIdParent="105CC094" w15:done="0"/>
  <w15:commentEx w15:paraId="2D410292" w15:paraIdParent="105CC094" w15:done="0"/>
  <w15:commentEx w15:paraId="70918493" w15:done="0"/>
  <w15:commentEx w15:paraId="31437511" w15:paraIdParent="70918493" w15:done="0"/>
  <w15:commentEx w15:paraId="0BDDF4E8" w15:done="0"/>
  <w15:commentEx w15:paraId="30370332" w15:done="0"/>
  <w15:commentEx w15:paraId="66D94CB9" w15:done="0"/>
  <w15:commentEx w15:paraId="78583318" w15:done="0"/>
  <w15:commentEx w15:paraId="7610EDCE" w15:paraIdParent="78583318" w15:done="0"/>
  <w15:commentEx w15:paraId="76D86FA7" w15:done="0"/>
  <w15:commentEx w15:paraId="188230A6" w15:done="0"/>
  <w15:commentEx w15:paraId="31A3AAB7" w15:paraIdParent="188230A6" w15:done="0"/>
  <w15:commentEx w15:paraId="5408DB2F" w15:done="0"/>
  <w15:commentEx w15:paraId="294AD51E" w15:done="0"/>
  <w15:commentEx w15:paraId="7F905E8E" w15:done="0"/>
  <w15:commentEx w15:paraId="5EB74507" w15:done="0"/>
  <w15:commentEx w15:paraId="7C2F69BC" w15:done="0"/>
  <w15:commentEx w15:paraId="41F85F10" w15:paraIdParent="7C2F69BC" w15:done="0"/>
  <w15:commentEx w15:paraId="7063B5C3" w15:done="0"/>
  <w15:commentEx w15:paraId="1BE98E8A" w15:done="0"/>
  <w15:commentEx w15:paraId="0478CECE" w15:done="0"/>
  <w15:commentEx w15:paraId="31D8B87F" w15:done="0"/>
  <w15:commentEx w15:paraId="1FA1BCDD" w15:paraIdParent="31D8B87F" w15:done="0"/>
  <w15:commentEx w15:paraId="01FBA5E1" w15:paraIdParent="31D8B87F" w15:done="0"/>
  <w15:commentEx w15:paraId="60CB077E" w15:paraIdParent="31D8B87F" w15:done="0"/>
  <w15:commentEx w15:paraId="1C1470B2" w15:done="0"/>
  <w15:commentEx w15:paraId="3E3C11E6" w15:paraIdParent="1C1470B2" w15:done="0"/>
  <w15:commentEx w15:paraId="489EB069" w15:done="0"/>
  <w15:commentEx w15:paraId="7EC759E8" w15:done="0"/>
  <w15:commentEx w15:paraId="6E26E6FB" w15:paraIdParent="7EC759E8" w15:done="0"/>
  <w15:commentEx w15:paraId="72E12C43" w15:done="0"/>
  <w15:commentEx w15:paraId="7014E231" w15:paraIdParent="72E12C43" w15:done="0"/>
  <w15:commentEx w15:paraId="168904D0" w15:done="0"/>
  <w15:commentEx w15:paraId="18EB450E" w15:paraIdParent="168904D0" w15:done="0"/>
  <w15:commentEx w15:paraId="097B7F26" w15:done="0"/>
  <w15:commentEx w15:paraId="6992336B" w15:paraIdParent="097B7F26" w15:done="0"/>
  <w15:commentEx w15:paraId="35859BE2" w15:paraIdParent="097B7F26" w15:done="0"/>
  <w15:commentEx w15:paraId="443FBB10" w15:done="0"/>
  <w15:commentEx w15:paraId="330B80E7" w15:paraIdParent="443FBB10" w15:done="0"/>
  <w15:commentEx w15:paraId="0A5BDA2D" w15:paraIdParent="443FBB10" w15:done="0"/>
  <w15:commentEx w15:paraId="4EF15A91" w15:done="0"/>
  <w15:commentEx w15:paraId="16B8E680" w15:done="0"/>
  <w15:commentEx w15:paraId="28FC5D5E" w15:paraIdParent="16B8E680" w15:done="0"/>
  <w15:commentEx w15:paraId="2633B3E6" w15:paraIdParent="16B8E680" w15:done="0"/>
  <w15:commentEx w15:paraId="5CCD8EA9" w15:done="0"/>
  <w15:commentEx w15:paraId="501DAC9C" w15:done="0"/>
  <w15:commentEx w15:paraId="257ADCEA" w15:paraIdParent="501DAC9C" w15:done="0"/>
  <w15:commentEx w15:paraId="7F20B5A8" w15:done="0"/>
  <w15:commentEx w15:paraId="4E0175B6" w15:paraIdParent="7F20B5A8" w15:done="0"/>
  <w15:commentEx w15:paraId="7E5D4385" w15:paraIdParent="7F20B5A8" w15:done="0"/>
  <w15:commentEx w15:paraId="7167993E" w15:done="0"/>
  <w15:commentEx w15:paraId="78A3ED89" w15:paraIdParent="7167993E" w15:done="0"/>
  <w15:commentEx w15:paraId="14B37599" w15:done="0"/>
  <w15:commentEx w15:paraId="4BB8E734" w15:done="0"/>
  <w15:commentEx w15:paraId="00075996" w15:done="0"/>
  <w15:commentEx w15:paraId="2798B181" w15:done="0"/>
  <w15:commentEx w15:paraId="5A39B8C0" w15:paraIdParent="2798B181" w15:done="0"/>
  <w15:commentEx w15:paraId="12768DFD" w15:done="0"/>
  <w15:commentEx w15:paraId="50ADE737" w15:paraIdParent="12768DFD" w15:done="0"/>
  <w15:commentEx w15:paraId="75463677" w15:done="0"/>
  <w15:commentEx w15:paraId="34720ABD" w15:done="0"/>
  <w15:commentEx w15:paraId="57F7CD57" w15:done="0"/>
  <w15:commentEx w15:paraId="6FCC72F6" w15:paraIdParent="57F7CD57" w15:done="0"/>
  <w15:commentEx w15:paraId="60B68D87" w15:done="0"/>
  <w15:commentEx w15:paraId="53449DA8" w15:done="0"/>
  <w15:commentEx w15:paraId="4A654A65" w15:paraIdParent="53449DA8" w15:done="0"/>
  <w15:commentEx w15:paraId="345949A9" w15:done="0"/>
  <w15:commentEx w15:paraId="2363BB59" w15:done="0"/>
  <w15:commentEx w15:paraId="48D028AF" w15:paraIdParent="2363BB59" w15:done="0"/>
  <w15:commentEx w15:paraId="4C498ABA" w15:done="0"/>
  <w15:commentEx w15:paraId="0030C506" w15:done="0"/>
  <w15:commentEx w15:paraId="6032EF19" w15:done="0"/>
  <w15:commentEx w15:paraId="68E9E579" w15:paraIdParent="6032EF19" w15:done="0"/>
  <w15:commentEx w15:paraId="130E2B94" w15:done="0"/>
  <w15:commentEx w15:paraId="28FA0E20" w15:paraIdParent="130E2B94" w15:done="0"/>
  <w15:commentEx w15:paraId="4F0A0F2E" w15:done="0"/>
  <w15:commentEx w15:paraId="2EDA0D87" w15:paraIdParent="4F0A0F2E" w15:done="0"/>
  <w15:commentEx w15:paraId="59947FAD" w15:done="0"/>
  <w15:commentEx w15:paraId="1EC2D82E" w15:paraIdParent="59947FAD" w15:done="0"/>
  <w15:commentEx w15:paraId="5CA48780" w15:paraIdParent="59947FAD" w15:done="0"/>
  <w15:commentEx w15:paraId="137ADFD3" w15:done="0"/>
  <w15:commentEx w15:paraId="6512198C" w15:paraIdParent="137ADFD3" w15:done="0"/>
  <w15:commentEx w15:paraId="14797E28" w15:done="0"/>
  <w15:commentEx w15:paraId="4C15B480" w15:paraIdParent="14797E28" w15:done="0"/>
  <w15:commentEx w15:paraId="6FE3D225" w15:done="0"/>
  <w15:commentEx w15:paraId="49151672" w15:done="0"/>
  <w15:commentEx w15:paraId="7E565C10" w15:done="0"/>
  <w15:commentEx w15:paraId="4F19B694" w15:done="0"/>
  <w15:commentEx w15:paraId="74ED610B" w15:paraIdParent="4F19B694" w15:done="0"/>
  <w15:commentEx w15:paraId="5D1AC3FA" w15:done="0"/>
  <w15:commentEx w15:paraId="75D1E58C" w15:paraIdParent="5D1AC3FA" w15:done="0"/>
  <w15:commentEx w15:paraId="71CBC7FB" w15:done="0"/>
  <w15:commentEx w15:paraId="6CFA932A" w15:done="0"/>
  <w15:commentEx w15:paraId="524FE8D9" w15:done="0"/>
  <w15:commentEx w15:paraId="78C83BC3" w15:done="0"/>
  <w15:commentEx w15:paraId="74FBBECD" w15:done="0"/>
  <w15:commentEx w15:paraId="38E15916" w15:done="0"/>
  <w15:commentEx w15:paraId="4D1BD482" w15:done="0"/>
  <w15:commentEx w15:paraId="7AABDC83" w15:paraIdParent="4D1BD482" w15:done="0"/>
  <w15:commentEx w15:paraId="529206A6" w15:done="0"/>
  <w15:commentEx w15:paraId="5D1422BC" w15:paraIdParent="529206A6" w15:done="0"/>
  <w15:commentEx w15:paraId="6D3025E0" w15:done="0"/>
  <w15:commentEx w15:paraId="23858309" w15:paraIdParent="6D3025E0" w15:done="0"/>
  <w15:commentEx w15:paraId="6848C7C0" w15:done="0"/>
  <w15:commentEx w15:paraId="417B0C67" w15:paraIdParent="6848C7C0" w15:done="0"/>
  <w15:commentEx w15:paraId="5A36163A" w15:done="0"/>
  <w15:commentEx w15:paraId="67FF84F0" w15:done="0"/>
  <w15:commentEx w15:paraId="509BCB2C" w15:paraIdParent="67FF84F0" w15:done="0"/>
  <w15:commentEx w15:paraId="03CE249D" w15:paraIdParent="67FF84F0" w15:done="0"/>
  <w15:commentEx w15:paraId="165F5568" w15:paraIdParent="67FF84F0" w15:done="0"/>
  <w15:commentEx w15:paraId="1BEE803F" w15:done="0"/>
  <w15:commentEx w15:paraId="3D93415A" w15:paraIdParent="1BEE803F" w15:done="0"/>
  <w15:commentEx w15:paraId="26D565F0" w15:done="0"/>
  <w15:commentEx w15:paraId="2F77E9AB" w15:done="0"/>
  <w15:commentEx w15:paraId="27BAAC75" w15:done="0"/>
  <w15:commentEx w15:paraId="28D52F70" w15:paraIdParent="27BAAC75" w15:done="0"/>
  <w15:commentEx w15:paraId="3F76C77D" w15:done="0"/>
  <w15:commentEx w15:paraId="6BD1AA25" w15:done="0"/>
  <w15:commentEx w15:paraId="223F95CA" w15:paraIdParent="6BD1AA25" w15:done="0"/>
  <w15:commentEx w15:paraId="657949AC" w15:done="0"/>
  <w15:commentEx w15:paraId="790C2B9D" w15:done="0"/>
  <w15:commentEx w15:paraId="713F1240" w15:done="0"/>
  <w15:commentEx w15:paraId="7D77B7D7" w15:paraIdParent="713F1240" w15:done="0"/>
  <w15:commentEx w15:paraId="6532C656" w15:done="0"/>
  <w15:commentEx w15:paraId="67EFCAD9" w15:paraIdParent="6532C656" w15:done="0"/>
  <w15:commentEx w15:paraId="7545DF77" w15:paraIdParent="6532C656" w15:done="0"/>
  <w15:commentEx w15:paraId="07E25EEE" w15:done="0"/>
  <w15:commentEx w15:paraId="3AF6F210" w15:paraIdParent="07E25EEE" w15:done="0"/>
  <w15:commentEx w15:paraId="4CB663F1" w15:done="0"/>
  <w15:commentEx w15:paraId="437AB005" w15:paraIdParent="4CB663F1" w15:done="0"/>
  <w15:commentEx w15:paraId="165084FF" w15:done="0"/>
  <w15:commentEx w15:paraId="05117AB3" w15:done="0"/>
  <w15:commentEx w15:paraId="70B6CDCC" w15:paraIdParent="05117AB3" w15:done="0"/>
  <w15:commentEx w15:paraId="12B0B709" w15:done="0"/>
  <w15:commentEx w15:paraId="1452FE57" w15:paraIdParent="12B0B709" w15:done="0"/>
  <w15:commentEx w15:paraId="711F5C38" w15:done="0"/>
  <w15:commentEx w15:paraId="3B25B5CF" w15:done="0"/>
  <w15:commentEx w15:paraId="0101DBE0" w15:done="0"/>
  <w15:commentEx w15:paraId="4E3FE8E4" w15:done="0"/>
  <w15:commentEx w15:paraId="5D388A19" w15:done="0"/>
  <w15:commentEx w15:paraId="43692957" w15:done="0"/>
  <w15:commentEx w15:paraId="5C6959BB" w15:paraIdParent="43692957" w15:done="0"/>
  <w15:commentEx w15:paraId="5EBDAB5C" w15:done="0"/>
  <w15:commentEx w15:paraId="48F3D24D" w15:paraIdParent="5EBDAB5C" w15:done="0"/>
  <w15:commentEx w15:paraId="3626F75F" w15:paraIdParent="5EBDAB5C" w15:done="0"/>
  <w15:commentEx w15:paraId="21BE9E74" w15:done="0"/>
  <w15:commentEx w15:paraId="3801A2B0" w15:paraIdParent="21BE9E74" w15:done="0"/>
  <w15:commentEx w15:paraId="0A2AB18E" w15:paraIdParent="21BE9E74" w15:done="0"/>
  <w15:commentEx w15:paraId="7987F3BD" w15:done="0"/>
  <w15:commentEx w15:paraId="098E399F" w15:paraIdParent="7987F3BD" w15:done="0"/>
  <w15:commentEx w15:paraId="6949D321" w15:done="0"/>
  <w15:commentEx w15:paraId="1B24D3BE" w15:paraIdParent="6949D321" w15:done="0"/>
  <w15:commentEx w15:paraId="5AF92B07" w15:paraIdParent="6949D321" w15:done="0"/>
  <w15:commentEx w15:paraId="12CC5050" w15:done="0"/>
  <w15:commentEx w15:paraId="56861D77" w15:done="0"/>
  <w15:commentEx w15:paraId="72721AD7" w15:paraIdParent="56861D77" w15:done="0"/>
  <w15:commentEx w15:paraId="41D1AE49" w15:done="0"/>
  <w15:commentEx w15:paraId="27204FD6" w15:paraIdParent="41D1AE49" w15:done="0"/>
  <w15:commentEx w15:paraId="336651F6" w15:paraIdParent="41D1AE49" w15:done="0"/>
  <w15:commentEx w15:paraId="582CF597" w15:done="0"/>
  <w15:commentEx w15:paraId="544E01AF" w15:paraIdParent="582CF597" w15:done="0"/>
  <w15:commentEx w15:paraId="2E514710" w15:done="0"/>
  <w15:commentEx w15:paraId="5A5B08B0" w15:paraIdParent="2E514710" w15:done="0"/>
  <w15:commentEx w15:paraId="6445FE94" w15:done="0"/>
  <w15:commentEx w15:paraId="127D6095" w15:done="0"/>
  <w15:commentEx w15:paraId="57A90014" w15:paraIdParent="127D6095" w15:done="0"/>
  <w15:commentEx w15:paraId="54AC6FEC" w15:done="0"/>
  <w15:commentEx w15:paraId="513E4E23" w15:paraIdParent="54AC6FEC" w15:done="0"/>
  <w15:commentEx w15:paraId="6424ED6F" w15:done="0"/>
  <w15:commentEx w15:paraId="6AA6850A" w15:done="0"/>
  <w15:commentEx w15:paraId="63C30E85" w15:paraIdParent="6AA6850A" w15:done="0"/>
  <w15:commentEx w15:paraId="4DB2E99A" w15:paraIdParent="6AA6850A" w15:done="0"/>
  <w15:commentEx w15:paraId="0D37C0ED" w15:paraIdParent="6AA6850A" w15:done="0"/>
  <w15:commentEx w15:paraId="77DA2C7B" w15:paraIdParent="6AA6850A" w15:done="0"/>
  <w15:commentEx w15:paraId="65D0F53D" w15:done="0"/>
  <w15:commentEx w15:paraId="0E430D82" w15:done="0"/>
  <w15:commentEx w15:paraId="48EEDEB7" w15:done="0"/>
  <w15:commentEx w15:paraId="6686327D" w15:paraIdParent="48EEDEB7" w15:done="0"/>
  <w15:commentEx w15:paraId="00E2026D" w15:done="0"/>
  <w15:commentEx w15:paraId="0A5695F3" w15:done="0"/>
  <w15:commentEx w15:paraId="7957109B" w15:paraIdParent="0A5695F3" w15:done="0"/>
  <w15:commentEx w15:paraId="7E10E303" w15:done="0"/>
  <w15:commentEx w15:paraId="233DBCF7" w15:done="0"/>
  <w15:commentEx w15:paraId="3FF8403F" w15:paraIdParent="233DBCF7" w15:done="0"/>
  <w15:commentEx w15:paraId="799A08F6" w15:done="0"/>
  <w15:commentEx w15:paraId="17F1BA20" w15:done="0"/>
  <w15:commentEx w15:paraId="6275412B" w15:done="0"/>
  <w15:commentEx w15:paraId="4D612072" w15:done="0"/>
  <w15:commentEx w15:paraId="0238629C" w15:done="0"/>
  <w15:commentEx w15:paraId="193F750E" w15:paraIdParent="0238629C" w15:done="0"/>
  <w15:commentEx w15:paraId="2442FCB1" w15:done="0"/>
  <w15:commentEx w15:paraId="0A331B91" w15:done="0"/>
  <w15:commentEx w15:paraId="60CC5F31" w15:paraIdParent="0A331B91" w15:done="0"/>
  <w15:commentEx w15:paraId="5EA9D8EF" w15:done="0"/>
  <w15:commentEx w15:paraId="09E497C0" w15:paraIdParent="5EA9D8EF" w15:done="0"/>
  <w15:commentEx w15:paraId="435DD379" w15:done="0"/>
  <w15:commentEx w15:paraId="55662FDD" w15:done="0"/>
  <w15:commentEx w15:paraId="02D77D3C" w15:done="0"/>
  <w15:commentEx w15:paraId="78DC6B82" w15:paraIdParent="02D77D3C" w15:done="0"/>
  <w15:commentEx w15:paraId="162C8FE7" w15:done="0"/>
  <w15:commentEx w15:paraId="40DF92FB" w15:paraIdParent="162C8FE7" w15:done="0"/>
  <w15:commentEx w15:paraId="6F124809" w15:paraIdParent="162C8FE7" w15:done="0"/>
  <w15:commentEx w15:paraId="4793478B" w15:done="0"/>
  <w15:commentEx w15:paraId="27396DCA" w15:paraIdParent="4793478B" w15:done="0"/>
  <w15:commentEx w15:paraId="107BBD6E" w15:done="0"/>
  <w15:commentEx w15:paraId="351D9B7B" w15:done="0"/>
  <w15:commentEx w15:paraId="671BC0DD" w15:done="0"/>
  <w15:commentEx w15:paraId="43110E81" w15:paraIdParent="671BC0DD" w15:done="0"/>
  <w15:commentEx w15:paraId="4E1A6455" w15:done="0"/>
  <w15:commentEx w15:paraId="75EBE3D7" w15:done="0"/>
  <w15:commentEx w15:paraId="0EDC5382" w15:done="0"/>
  <w15:commentEx w15:paraId="4F315496" w15:paraIdParent="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2963E889" w15:done="0"/>
  <w15:commentEx w15:paraId="205E4F57" w15:paraIdParent="2963E889" w15:done="0"/>
  <w15:commentEx w15:paraId="184B7A97" w15:done="0"/>
  <w15:commentEx w15:paraId="3622A93E" w15:paraIdParent="184B7A97" w15:done="0"/>
  <w15:commentEx w15:paraId="267CA808" w15:done="0"/>
  <w15:commentEx w15:paraId="5BC7F4AB" w15:done="0"/>
  <w15:commentEx w15:paraId="143164E9" w15:done="0"/>
  <w15:commentEx w15:paraId="1B97F528" w15:done="0"/>
  <w15:commentEx w15:paraId="5F2B3C7A" w15:done="0"/>
  <w15:commentEx w15:paraId="7A4CD454" w15:done="0"/>
  <w15:commentEx w15:paraId="3184F82C" w15:done="0"/>
  <w15:commentEx w15:paraId="671A4A05" w15:paraIdParent="3184F82C" w15:done="0"/>
  <w15:commentEx w15:paraId="5C5A3284" w15:done="0"/>
  <w15:commentEx w15:paraId="385B7460" w15:done="0"/>
  <w15:commentEx w15:paraId="01F9E9DD" w15:done="0"/>
  <w15:commentEx w15:paraId="2D95E4D8" w15:done="0"/>
  <w15:commentEx w15:paraId="6B625A62" w15:done="0"/>
  <w15:commentEx w15:paraId="3732469B" w15:paraIdParent="6B625A62" w15:done="0"/>
  <w15:commentEx w15:paraId="46119899" w15:done="0"/>
  <w15:commentEx w15:paraId="7DB10C6D" w15:paraIdParent="46119899" w15:done="0"/>
  <w15:commentEx w15:paraId="62A0E798" w15:paraIdParent="46119899" w15:done="0"/>
  <w15:commentEx w15:paraId="4F35E275" w15:done="0"/>
  <w15:commentEx w15:paraId="4ED275B6" w15:done="0"/>
  <w15:commentEx w15:paraId="7AFAB136" w15:done="0"/>
  <w15:commentEx w15:paraId="7E6D6C9C" w15:done="0"/>
  <w15:commentEx w15:paraId="46EC9096" w15:paraIdParent="7E6D6C9C" w15:done="0"/>
  <w15:commentEx w15:paraId="0A284255" w15:done="0"/>
  <w15:commentEx w15:paraId="17378BE1" w15:done="0"/>
  <w15:commentEx w15:paraId="47563D2A" w15:done="0"/>
  <w15:commentEx w15:paraId="1DFC2273" w15:done="0"/>
  <w15:commentEx w15:paraId="482766EA" w15:done="0"/>
  <w15:commentEx w15:paraId="2133DC78" w15:paraIdParent="482766EA" w15:done="0"/>
  <w15:commentEx w15:paraId="7753704A" w15:done="0"/>
  <w15:commentEx w15:paraId="1D221B80" w15:done="0"/>
  <w15:commentEx w15:paraId="13C19F9F" w15:paraIdParent="1D221B80" w15:done="0"/>
  <w15:commentEx w15:paraId="03852803" w15:done="0"/>
  <w15:commentEx w15:paraId="0CD3F2C6" w15:done="0"/>
  <w15:commentEx w15:paraId="01FD8D72" w15:done="0"/>
  <w15:commentEx w15:paraId="401BF597" w15:done="0"/>
  <w15:commentEx w15:paraId="3C9BBE01" w15:done="0"/>
  <w15:commentEx w15:paraId="76582117" w15:paraIdParent="3C9BBE01" w15:done="0"/>
  <w15:commentEx w15:paraId="77EE5B57" w15:done="0"/>
  <w15:commentEx w15:paraId="5A81909A" w15:paraIdParent="77EE5B57" w15:done="0"/>
  <w15:commentEx w15:paraId="16B04D00" w15:done="0"/>
  <w15:commentEx w15:paraId="2ABF59FD" w15:done="0"/>
  <w15:commentEx w15:paraId="2A10BF00" w15:paraIdParent="2ABF59FD" w15:done="0"/>
  <w15:commentEx w15:paraId="04885628" w15:done="0"/>
  <w15:commentEx w15:paraId="6D244C00" w15:done="0"/>
  <w15:commentEx w15:paraId="2BD74DF0" w15:paraIdParent="6D244C00" w15:done="0"/>
  <w15:commentEx w15:paraId="24F8A520" w15:done="0"/>
  <w15:commentEx w15:paraId="6F2EC642" w15:paraIdParent="24F8A520" w15:done="0"/>
  <w15:commentEx w15:paraId="6E05FE5C" w15:done="0"/>
  <w15:commentEx w15:paraId="76FC0AD3" w15:paraIdParent="6E05FE5C" w15:done="0"/>
  <w15:commentEx w15:paraId="58181B8D" w15:done="0"/>
  <w15:commentEx w15:paraId="2C78F098" w15:done="0"/>
  <w15:commentEx w15:paraId="4F497D26" w15:done="0"/>
  <w15:commentEx w15:paraId="567FDB46" w15:done="0"/>
  <w15:commentEx w15:paraId="609C0038" w15:done="0"/>
  <w15:commentEx w15:paraId="3626DE26" w15:done="0"/>
  <w15:commentEx w15:paraId="0AD3DB90" w15:done="0"/>
  <w15:commentEx w15:paraId="398558A8" w15:done="0"/>
  <w15:commentEx w15:paraId="4B18A87E" w15:done="0"/>
  <w15:commentEx w15:paraId="2313395D" w15:done="0"/>
  <w15:commentEx w15:paraId="0BFF5B74" w15:done="0"/>
  <w15:commentEx w15:paraId="1CD1D84A" w15:done="0"/>
  <w15:commentEx w15:paraId="666CCEE7" w15:done="0"/>
  <w15:commentEx w15:paraId="2F81655C" w15:done="0"/>
  <w15:commentEx w15:paraId="0EC006BA" w15:done="0"/>
  <w15:commentEx w15:paraId="311928C7" w15:done="0"/>
  <w15:commentEx w15:paraId="598A3C24" w15:done="0"/>
  <w15:commentEx w15:paraId="44511975" w15:done="0"/>
  <w15:commentEx w15:paraId="7DC71D91" w15:done="0"/>
  <w15:commentEx w15:paraId="68ECA257" w15:done="0"/>
  <w15:commentEx w15:paraId="195ECBD3" w15:done="0"/>
  <w15:commentEx w15:paraId="6EA21B3A" w15:paraIdParent="195ECBD3" w15:done="0"/>
  <w15:commentEx w15:paraId="254F6DF8" w15:done="0"/>
  <w15:commentEx w15:paraId="1F195E73" w15:paraIdParent="254F6DF8" w15:done="0"/>
  <w15:commentEx w15:paraId="577D2158" w15:done="0"/>
  <w15:commentEx w15:paraId="6065295C" w15:done="0"/>
  <w15:commentEx w15:paraId="3F5C4138" w15:done="0"/>
  <w15:commentEx w15:paraId="7B5B266D" w15:done="0"/>
  <w15:commentEx w15:paraId="40C99013" w15:done="0"/>
  <w15:commentEx w15:paraId="236C4136" w15:done="0"/>
  <w15:commentEx w15:paraId="39BE71B1" w15:done="0"/>
  <w15:commentEx w15:paraId="2342A815" w15:done="0"/>
  <w15:commentEx w15:paraId="2C7A5939" w15:done="0"/>
  <w15:commentEx w15:paraId="63459073" w15:done="0"/>
  <w15:commentEx w15:paraId="72748A04" w15:done="0"/>
  <w15:commentEx w15:paraId="65640EE9" w15:done="0"/>
  <w15:commentEx w15:paraId="7F2310F5" w15:done="0"/>
  <w15:commentEx w15:paraId="617FEC04" w15:done="0"/>
  <w15:commentEx w15:paraId="038E41F4" w15:done="0"/>
  <w15:commentEx w15:paraId="1DE7D49D" w15:done="0"/>
  <w15:commentEx w15:paraId="61D44853" w15:done="0"/>
  <w15:commentEx w15:paraId="27E78852" w15:done="0"/>
  <w15:commentEx w15:paraId="78658867" w15:done="0"/>
  <w15:commentEx w15:paraId="6A2ED6B8" w15:done="0"/>
  <w15:commentEx w15:paraId="21F04210" w15:done="0"/>
  <w15:commentEx w15:paraId="192324E6" w15:done="0"/>
  <w15:commentEx w15:paraId="59ED0979" w15:done="0"/>
  <w15:commentEx w15:paraId="75FD4F13" w15:paraIdParent="59ED0979" w15:done="0"/>
  <w15:commentEx w15:paraId="1ECF69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8986DA" w16cex:dateUtc="2024-09-17T08:22:00Z"/>
  <w16cex:commentExtensible w16cex:durableId="0AFEE9C8" w16cex:dateUtc="2024-10-13T23:45:00Z"/>
  <w16cex:commentExtensible w16cex:durableId="58011550" w16cex:dateUtc="2024-09-17T08:23:00Z"/>
  <w16cex:commentExtensible w16cex:durableId="27095E29" w16cex:dateUtc="2024-09-17T08:25:00Z"/>
  <w16cex:commentExtensible w16cex:durableId="16979204" w16cex:dateUtc="2024-09-17T08:24:00Z"/>
  <w16cex:commentExtensible w16cex:durableId="682F1E5F" w16cex:dateUtc="2024-09-17T08:24:00Z"/>
  <w16cex:commentExtensible w16cex:durableId="673F1D36" w16cex:dateUtc="2024-10-13T23:47:00Z"/>
  <w16cex:commentExtensible w16cex:durableId="5D766C1D" w16cex:dateUtc="2024-09-17T09:21:00Z"/>
  <w16cex:commentExtensible w16cex:durableId="30C5C22B" w16cex:dateUtc="2024-10-13T23:50:00Z"/>
  <w16cex:commentExtensible w16cex:durableId="0737C1BC" w16cex:dateUtc="2024-09-17T09:21:00Z"/>
  <w16cex:commentExtensible w16cex:durableId="10F9F78B" w16cex:dateUtc="2024-10-13T23:51:00Z"/>
  <w16cex:commentExtensible w16cex:durableId="4AD44764" w16cex:dateUtc="2024-09-17T09:22:00Z"/>
  <w16cex:commentExtensible w16cex:durableId="63F70592" w16cex:dateUtc="2024-10-13T23:51:00Z"/>
  <w16cex:commentExtensible w16cex:durableId="759E4443" w16cex:dateUtc="2024-09-17T09:14:00Z"/>
  <w16cex:commentExtensible w16cex:durableId="6C4FB102" w16cex:dateUtc="2024-10-13T23:52:00Z"/>
  <w16cex:commentExtensible w16cex:durableId="76FE2F1F" w16cex:dateUtc="2024-09-17T09:23:00Z"/>
  <w16cex:commentExtensible w16cex:durableId="28BEDA3C" w16cex:dateUtc="2024-10-13T23:54:00Z"/>
  <w16cex:commentExtensible w16cex:durableId="7822F7B9" w16cex:dateUtc="2024-09-17T09:15:00Z"/>
  <w16cex:commentExtensible w16cex:durableId="1F70C81E" w16cex:dateUtc="2024-10-13T23:53:00Z"/>
  <w16cex:commentExtensible w16cex:durableId="6978B12A" w16cex:dateUtc="2024-09-17T08:26:00Z"/>
  <w16cex:commentExtensible w16cex:durableId="149F7339" w16cex:dateUtc="2024-10-13T23:57:00Z"/>
  <w16cex:commentExtensible w16cex:durableId="5C0DF774" w16cex:dateUtc="2024-11-12T11:10:00Z"/>
  <w16cex:commentExtensible w16cex:durableId="37F5B1DE" w16cex:dateUtc="2024-08-15T07:15:00Z"/>
  <w16cex:commentExtensible w16cex:durableId="1A5F0DF5" w16cex:dateUtc="2024-09-17T08:26:00Z"/>
  <w16cex:commentExtensible w16cex:durableId="285CDED4" w16cex:dateUtc="2024-09-17T09:24:00Z"/>
  <w16cex:commentExtensible w16cex:durableId="2986C8CC" w16cex:dateUtc="2024-10-13T23:59:00Z"/>
  <w16cex:commentExtensible w16cex:durableId="3AC041A2" w16cex:dateUtc="2024-09-17T08:27:00Z"/>
  <w16cex:commentExtensible w16cex:durableId="57C7EC77" w16cex:dateUtc="2024-09-17T09:25:00Z"/>
  <w16cex:commentExtensible w16cex:durableId="0636FE4C" w16cex:dateUtc="2024-10-14T00:00:00Z"/>
  <w16cex:commentExtensible w16cex:durableId="576ED49D" w16cex:dateUtc="2024-09-17T09:25:00Z"/>
  <w16cex:commentExtensible w16cex:durableId="77AD1231" w16cex:dateUtc="2024-10-14T00:01:00Z"/>
  <w16cex:commentExtensible w16cex:durableId="6AD7C1B2" w16cex:dateUtc="2024-09-17T09:26:00Z"/>
  <w16cex:commentExtensible w16cex:durableId="4BBD5D2B" w16cex:dateUtc="2024-10-14T00:01:00Z"/>
  <w16cex:commentExtensible w16cex:durableId="5C62D62D" w16cex:dateUtc="2024-11-12T11:13:00Z"/>
  <w16cex:commentExtensible w16cex:durableId="32C4D276" w16cex:dateUtc="2024-09-17T09:27:00Z"/>
  <w16cex:commentExtensible w16cex:durableId="6E7D9C5C" w16cex:dateUtc="2024-10-14T00:02:00Z"/>
  <w16cex:commentExtensible w16cex:durableId="18C00ED1" w16cex:dateUtc="2024-09-17T09:27:00Z"/>
  <w16cex:commentExtensible w16cex:durableId="1E157859" w16cex:dateUtc="2024-10-14T00:05:00Z"/>
  <w16cex:commentExtensible w16cex:durableId="73630A7A" w16cex:dateUtc="2024-09-17T08:27:00Z"/>
  <w16cex:commentExtensible w16cex:durableId="0EF1DB05" w16cex:dateUtc="2024-09-17T08:28:00Z"/>
  <w16cex:commentExtensible w16cex:durableId="77982D2C" w16cex:dateUtc="2024-10-14T00:07:00Z"/>
  <w16cex:commentExtensible w16cex:durableId="1613A547" w16cex:dateUtc="2024-09-17T08:29:00Z"/>
  <w16cex:commentExtensible w16cex:durableId="09984BEC" w16cex:dateUtc="2024-10-14T00:18:00Z"/>
  <w16cex:commentExtensible w16cex:durableId="2DBE48BB" w16cex:dateUtc="2024-09-17T08:29:00Z"/>
  <w16cex:commentExtensible w16cex:durableId="3B612E75" w16cex:dateUtc="2024-10-14T00:18:00Z"/>
  <w16cex:commentExtensible w16cex:durableId="637EC49B" w16cex:dateUtc="2024-10-14T00:21:00Z"/>
  <w16cex:commentExtensible w16cex:durableId="5C8040A0" w16cex:dateUtc="2024-09-17T08:29:00Z"/>
  <w16cex:commentExtensible w16cex:durableId="69EC4690" w16cex:dateUtc="2024-09-17T09:28:00Z"/>
  <w16cex:commentExtensible w16cex:durableId="515216A3" w16cex:dateUtc="2024-10-14T00:24:00Z"/>
  <w16cex:commentExtensible w16cex:durableId="61DE16D4" w16cex:dateUtc="2024-09-17T08:30:00Z"/>
  <w16cex:commentExtensible w16cex:durableId="26E09332" w16cex:dateUtc="2024-09-17T08:30:00Z"/>
  <w16cex:commentExtensible w16cex:durableId="58BA1829" w16cex:dateUtc="2024-10-14T00:26:00Z"/>
  <w16cex:commentExtensible w16cex:durableId="34EBA98C" w16cex:dateUtc="2024-10-14T00:28:00Z"/>
  <w16cex:commentExtensible w16cex:durableId="57B67007" w16cex:dateUtc="2024-11-12T11:18:00Z"/>
  <w16cex:commentExtensible w16cex:durableId="3BEEDFF2" w16cex:dateUtc="2024-07-17T07:15:00Z"/>
  <w16cex:commentExtensible w16cex:durableId="3509D709" w16cex:dateUtc="2024-07-18T11:38:00Z"/>
  <w16cex:commentExtensible w16cex:durableId="05A707E9" w16cex:dateUtc="2024-07-17T14:31:00Z"/>
  <w16cex:commentExtensible w16cex:durableId="4AE661C1" w16cex:dateUtc="2024-09-17T09:28:00Z"/>
  <w16cex:commentExtensible w16cex:durableId="65679EC0" w16cex:dateUtc="2024-10-14T00:30:00Z"/>
  <w16cex:commentExtensible w16cex:durableId="68E6EBAE" w16cex:dateUtc="2024-11-13T16:38:00Z"/>
  <w16cex:commentExtensible w16cex:durableId="3ECEFD22" w16cex:dateUtc="2024-05-21T11:57:00Z"/>
  <w16cex:commentExtensible w16cex:durableId="2CDD346A" w16cex:dateUtc="2024-05-21T11:57:00Z"/>
  <w16cex:commentExtensible w16cex:durableId="2771C527" w16cex:dateUtc="2024-10-14T00:33:00Z"/>
  <w16cex:commentExtensible w16cex:durableId="0E2C29A6" w16cex:dateUtc="2024-09-17T08:31:00Z"/>
  <w16cex:commentExtensible w16cex:durableId="27D95284" w16cex:dateUtc="2024-10-14T00:34:00Z"/>
  <w16cex:commentExtensible w16cex:durableId="2EEC1D99" w16cex:dateUtc="2024-09-17T08:31:00Z"/>
  <w16cex:commentExtensible w16cex:durableId="5D49038C" w16cex:dateUtc="2024-09-17T08:31:00Z"/>
  <w16cex:commentExtensible w16cex:durableId="0442CD3F" w16cex:dateUtc="2024-10-14T00:34:00Z"/>
  <w16cex:commentExtensible w16cex:durableId="5B5189C0" w16cex:dateUtc="2024-09-17T09:28:00Z"/>
  <w16cex:commentExtensible w16cex:durableId="7791AD69" w16cex:dateUtc="2024-10-14T00:35:00Z"/>
  <w16cex:commentExtensible w16cex:durableId="18064405" w16cex:dateUtc="2024-05-21T12:00:00Z"/>
  <w16cex:commentExtensible w16cex:durableId="227107BC" w16cex:dateUtc="2024-09-17T08:32:00Z"/>
  <w16cex:commentExtensible w16cex:durableId="3A510F16" w16cex:dateUtc="2024-10-14T00:38:00Z"/>
  <w16cex:commentExtensible w16cex:durableId="2A692078" w16cex:dateUtc="2024-09-17T08:32:00Z"/>
  <w16cex:commentExtensible w16cex:durableId="2258C4A1" w16cex:dateUtc="2024-09-17T08:33:00Z"/>
  <w16cex:commentExtensible w16cex:durableId="77F2BDC1" w16cex:dateUtc="2024-10-14T00:40:00Z"/>
  <w16cex:commentExtensible w16cex:durableId="22EBEA70" w16cex:dateUtc="2024-11-13T16:59:00Z"/>
  <w16cex:commentExtensible w16cex:durableId="772283CD" w16cex:dateUtc="2024-10-14T00:46:00Z"/>
  <w16cex:commentExtensible w16cex:durableId="59894D54" w16cex:dateUtc="2024-11-12T11:19:00Z"/>
  <w16cex:commentExtensible w16cex:durableId="4BD17256" w16cex:dateUtc="2024-09-17T08:34:00Z"/>
  <w16cex:commentExtensible w16cex:durableId="4E5E2D57" w16cex:dateUtc="2024-09-13T12:57:00Z"/>
  <w16cex:commentExtensible w16cex:durableId="13B7215E" w16cex:dateUtc="2024-09-17T09:29:00Z"/>
  <w16cex:commentExtensible w16cex:durableId="011CE38A" w16cex:dateUtc="2024-11-13T16:55:00Z"/>
  <w16cex:commentExtensible w16cex:durableId="47BDD74B" w16cex:dateUtc="2024-09-17T09:29:00Z"/>
  <w16cex:commentExtensible w16cex:durableId="426BCE3E" w16cex:dateUtc="2024-10-14T00:53:00Z"/>
  <w16cex:commentExtensible w16cex:durableId="09292E28" w16cex:dateUtc="2024-11-12T11:21:00Z"/>
  <w16cex:commentExtensible w16cex:durableId="2BBBCAB6" w16cex:dateUtc="2024-09-17T08:34:00Z"/>
  <w16cex:commentExtensible w16cex:durableId="33BEBB66" w16cex:dateUtc="2024-09-17T08:36:00Z"/>
  <w16cex:commentExtensible w16cex:durableId="674845FF" w16cex:dateUtc="2024-09-17T08:36:00Z"/>
  <w16cex:commentExtensible w16cex:durableId="49768B17" w16cex:dateUtc="2024-10-14T00:58:00Z"/>
  <w16cex:commentExtensible w16cex:durableId="6B9385D2" w16cex:dateUtc="2024-07-18T14:43:00Z"/>
  <w16cex:commentExtensible w16cex:durableId="19503F6E" w16cex:dateUtc="2024-08-15T07:31:00Z"/>
  <w16cex:commentExtensible w16cex:durableId="6F4616EB" w16cex:dateUtc="2024-09-17T09:30:00Z"/>
  <w16cex:commentExtensible w16cex:durableId="51189039" w16cex:dateUtc="2024-10-14T01:02:00Z"/>
  <w16cex:commentExtensible w16cex:durableId="57E0DE57" w16cex:dateUtc="2024-08-15T08:18:00Z"/>
  <w16cex:commentExtensible w16cex:durableId="6726DED6" w16cex:dateUtc="2024-10-14T01:01:00Z"/>
  <w16cex:commentExtensible w16cex:durableId="45FA6797" w16cex:dateUtc="2024-09-17T09:30:00Z"/>
  <w16cex:commentExtensible w16cex:durableId="2E2DBBEC" w16cex:dateUtc="2024-08-15T08:18:00Z"/>
  <w16cex:commentExtensible w16cex:durableId="28FFAE2B" w16cex:dateUtc="2024-10-14T01:01:00Z"/>
  <w16cex:commentExtensible w16cex:durableId="1578F81A" w16cex:dateUtc="2024-01-17T15:33:00Z"/>
  <w16cex:commentExtensible w16cex:durableId="60BDE154" w16cex:dateUtc="2024-06-13T12:35:00Z"/>
  <w16cex:commentExtensible w16cex:durableId="45C4B48E" w16cex:dateUtc="2024-10-03T13:49:00Z"/>
  <w16cex:commentExtensible w16cex:durableId="7E4B6A6D" w16cex:dateUtc="2023-12-06T15:10:00Z"/>
  <w16cex:commentExtensible w16cex:durableId="0C73F332" w16cex:dateUtc="2024-09-17T08:36:00Z"/>
  <w16cex:commentExtensible w16cex:durableId="2F34B267" w16cex:dateUtc="2024-10-14T01:10:00Z"/>
  <w16cex:commentExtensible w16cex:durableId="4102704A" w16cex:dateUtc="2024-09-17T09:32:00Z"/>
  <w16cex:commentExtensible w16cex:durableId="5AB35C8B" w16cex:dateUtc="2024-10-14T01:11:00Z"/>
  <w16cex:commentExtensible w16cex:durableId="3FB7878A" w16cex:dateUtc="2024-09-17T08:38:00Z"/>
  <w16cex:commentExtensible w16cex:durableId="0AF1D50E" w16cex:dateUtc="2024-10-14T01:14:00Z"/>
  <w16cex:commentExtensible w16cex:durableId="70B0A7D1" w16cex:dateUtc="2024-10-14T01:17:00Z"/>
  <w16cex:commentExtensible w16cex:durableId="1EBB5B22" w16cex:dateUtc="2024-09-17T09:09:00Z"/>
  <w16cex:commentExtensible w16cex:durableId="62356B02" w16cex:dateUtc="2024-10-14T01:15:00Z"/>
  <w16cex:commentExtensible w16cex:durableId="7B9DF96A" w16cex:dateUtc="2024-09-17T09:33:00Z"/>
  <w16cex:commentExtensible w16cex:durableId="64BCC839" w16cex:dateUtc="2024-11-13T17:22:00Z"/>
  <w16cex:commentExtensible w16cex:durableId="764EE7CC" w16cex:dateUtc="2024-08-15T09:20:00Z"/>
  <w16cex:commentExtensible w16cex:durableId="391D004D" w16cex:dateUtc="2024-05-29T00:58:00Z"/>
  <w16cex:commentExtensible w16cex:durableId="02438CD9" w16cex:dateUtc="2024-10-14T01:20:00Z"/>
  <w16cex:commentExtensible w16cex:durableId="3EC13B2E" w16cex:dateUtc="2024-11-13T17:28:00Z"/>
  <w16cex:commentExtensible w16cex:durableId="5A9F3D52" w16cex:dateUtc="2023-12-06T15:08:00Z"/>
  <w16cex:commentExtensible w16cex:durableId="4361C53E" w16cex:dateUtc="2024-07-17T09:24:00Z"/>
  <w16cex:commentExtensible w16cex:durableId="66213E77" w16cex:dateUtc="2024-09-17T09:10:00Z"/>
  <w16cex:commentExtensible w16cex:durableId="22FBF610" w16cex:dateUtc="2024-09-20T10:32:00Z"/>
  <w16cex:commentExtensible w16cex:durableId="6E5C9941" w16cex:dateUtc="2023-12-06T15:09:00Z"/>
  <w16cex:commentExtensible w16cex:durableId="18DC9386" w16cex:dateUtc="2024-09-20T10:35:00Z"/>
  <w16cex:commentExtensible w16cex:durableId="4086891F" w16cex:dateUtc="2024-05-29T00:58:00Z"/>
  <w16cex:commentExtensible w16cex:durableId="1D755E52" w16cex:dateUtc="2024-10-14T01:20:00Z"/>
  <w16cex:commentExtensible w16cex:durableId="261D104A" w16cex:dateUtc="2024-11-13T17:28:00Z"/>
  <w16cex:commentExtensible w16cex:durableId="7FED1FAA" w16cex:dateUtc="2024-11-25T12:24:00Z"/>
  <w16cex:commentExtensible w16cex:durableId="2A87DF4C" w16cex:dateUtc="2024-10-04T10:36:00Z"/>
  <w16cex:commentExtensible w16cex:durableId="338C781D" w16cex:dateUtc="2023-12-06T15:09:00Z"/>
  <w16cex:commentExtensible w16cex:durableId="1F5D046C" w16cex:dateUtc="2024-06-19T09:50:00Z"/>
  <w16cex:commentExtensible w16cex:durableId="30574B67" w16cex:dateUtc="2024-10-02T09:56:00Z"/>
  <w16cex:commentExtensible w16cex:durableId="5F991B30" w16cex:dateUtc="2024-10-14T01:26:00Z"/>
  <w16cex:commentExtensible w16cex:durableId="0331EE58" w16cex:dateUtc="2024-09-17T09:34:00Z"/>
  <w16cex:commentExtensible w16cex:durableId="426FAD92" w16cex:dateUtc="2024-10-14T01:26:00Z"/>
  <w16cex:commentExtensible w16cex:durableId="36A63E94" w16cex:dateUtc="2024-10-14T01:24:00Z"/>
  <w16cex:commentExtensible w16cex:durableId="397970FE" w16cex:dateUtc="2024-09-17T09:35:00Z"/>
  <w16cex:commentExtensible w16cex:durableId="6C34701B" w16cex:dateUtc="2024-10-14T01:28:00Z"/>
  <w16cex:commentExtensible w16cex:durableId="14E26015" w16cex:dateUtc="2024-09-17T08:39:00Z"/>
  <w16cex:commentExtensible w16cex:durableId="55397DED" w16cex:dateUtc="2024-11-12T11:58:00Z"/>
  <w16cex:commentExtensible w16cex:durableId="6F6B480C" w16cex:dateUtc="2024-09-17T09:35:00Z"/>
  <w16cex:commentExtensible w16cex:durableId="32CFAFE2" w16cex:dateUtc="2024-10-14T01:31:00Z"/>
  <w16cex:commentExtensible w16cex:durableId="1E729053" w16cex:dateUtc="2024-09-17T08:40:00Z"/>
  <w16cex:commentExtensible w16cex:durableId="492506FB" w16cex:dateUtc="2024-10-14T01:34:00Z"/>
  <w16cex:commentExtensible w16cex:durableId="1DA96362" w16cex:dateUtc="2024-10-14T01:34:00Z"/>
  <w16cex:commentExtensible w16cex:durableId="54941DE3" w16cex:dateUtc="2024-09-17T08:41:00Z"/>
  <w16cex:commentExtensible w16cex:durableId="1CEB41D4" w16cex:dateUtc="2024-10-14T02:23:00Z"/>
  <w16cex:commentExtensible w16cex:durableId="20DE3625" w16cex:dateUtc="2024-10-14T02:24:00Z"/>
  <w16cex:commentExtensible w16cex:durableId="3A593C8F" w16cex:dateUtc="2024-09-17T09:36:00Z"/>
  <w16cex:commentExtensible w16cex:durableId="4247E13B" w16cex:dateUtc="2024-07-23T16:18:00Z"/>
  <w16cex:commentExtensible w16cex:durableId="33FA5C63" w16cex:dateUtc="2024-07-31T12:41:00Z"/>
  <w16cex:commentExtensible w16cex:durableId="781D5431" w16cex:dateUtc="2024-10-14T03:31:00Z"/>
  <w16cex:commentExtensible w16cex:durableId="385322C3" w16cex:dateUtc="2023-10-20T14:17:00Z"/>
  <w16cex:commentExtensible w16cex:durableId="46C3B7E7" w16cex:dateUtc="2024-09-17T09:36:00Z"/>
  <w16cex:commentExtensible w16cex:durableId="0857AE77" w16cex:dateUtc="2024-10-14T02:28:00Z"/>
  <w16cex:commentExtensible w16cex:durableId="02226DAD" w16cex:dateUtc="2024-07-30T05:29:00Z"/>
  <w16cex:commentExtensible w16cex:durableId="0FF6784C" w16cex:dateUtc="2024-07-31T12:59:00Z"/>
  <w16cex:commentExtensible w16cex:durableId="3CD9B51D" w16cex:dateUtc="2024-10-14T03:36:00Z"/>
  <w16cex:commentExtensible w16cex:durableId="1C95BFB0" w16cex:dateUtc="2024-09-17T08:42:00Z"/>
  <w16cex:commentExtensible w16cex:durableId="4B7BEF42" w16cex:dateUtc="2024-10-14T03:34:00Z"/>
  <w16cex:commentExtensible w16cex:durableId="1E367584" w16cex:dateUtc="2024-10-14T03:38:00Z"/>
  <w16cex:commentExtensible w16cex:durableId="5887337C" w16cex:dateUtc="2024-09-17T09:37:00Z"/>
  <w16cex:commentExtensible w16cex:durableId="2DA4DF4D" w16cex:dateUtc="2024-07-30T05:28:00Z"/>
  <w16cex:commentExtensible w16cex:durableId="5FB0ED5D" w16cex:dateUtc="2024-09-17T09:37:00Z"/>
  <w16cex:commentExtensible w16cex:durableId="612AA13D" w16cex:dateUtc="2024-10-14T03:36:00Z"/>
  <w16cex:commentExtensible w16cex:durableId="15C3DB1D" w16cex:dateUtc="2024-09-17T09:38:00Z"/>
  <w16cex:commentExtensible w16cex:durableId="08D7FA5E" w16cex:dateUtc="2024-10-14T03:39:00Z"/>
  <w16cex:commentExtensible w16cex:durableId="4BE4C3D4" w16cex:dateUtc="2024-10-14T03:40:00Z"/>
  <w16cex:commentExtensible w16cex:durableId="5FCA27FE" w16cex:dateUtc="2024-09-17T08:43:00Z"/>
  <w16cex:commentExtensible w16cex:durableId="358189CE" w16cex:dateUtc="2024-09-17T08:45:00Z"/>
  <w16cex:commentExtensible w16cex:durableId="6F15AF41" w16cex:dateUtc="2024-10-14T03:43:00Z"/>
  <w16cex:commentExtensible w16cex:durableId="146AE61F" w16cex:dateUtc="2024-07-18T14:28:00Z"/>
  <w16cex:commentExtensible w16cex:durableId="16DC0044" w16cex:dateUtc="2024-09-17T09:38:00Z"/>
  <w16cex:commentExtensible w16cex:durableId="4A3188D3" w16cex:dateUtc="2024-10-14T03:47:00Z"/>
  <w16cex:commentExtensible w16cex:durableId="7BC35DF3" w16cex:dateUtc="2024-07-31T13:39:00Z"/>
  <w16cex:commentExtensible w16cex:durableId="1E061CC8" w16cex:dateUtc="2024-07-18T14:29:00Z"/>
  <w16cex:commentExtensible w16cex:durableId="6D8B4DBD" w16cex:dateUtc="2024-07-30T05:55:00Z"/>
  <w16cex:commentExtensible w16cex:durableId="0280F545" w16cex:dateUtc="2024-07-31T13:40:00Z"/>
  <w16cex:commentExtensible w16cex:durableId="68440876" w16cex:dateUtc="2024-07-18T14:31:00Z"/>
  <w16cex:commentExtensible w16cex:durableId="53BCE5C5" w16cex:dateUtc="2024-07-31T13:41:00Z"/>
  <w16cex:commentExtensible w16cex:durableId="5D164120" w16cex:dateUtc="2024-08-12T05:57:00Z"/>
  <w16cex:commentExtensible w16cex:durableId="19C00455" w16cex:dateUtc="2023-10-19T12:36:00Z"/>
  <w16cex:commentExtensible w16cex:durableId="05C51829" w16cex:dateUtc="2023-12-06T14:15:00Z"/>
  <w16cex:commentExtensible w16cex:durableId="670B30C8" w16cex:dateUtc="2024-09-17T09:39:00Z"/>
  <w16cex:commentExtensible w16cex:durableId="50543BA9" w16cex:dateUtc="2024-10-14T03:50:00Z"/>
  <w16cex:commentExtensible w16cex:durableId="524AAA30" w16cex:dateUtc="2024-09-17T09:39:00Z"/>
  <w16cex:commentExtensible w16cex:durableId="08010386" w16cex:dateUtc="2024-10-14T03:51:00Z"/>
  <w16cex:commentExtensible w16cex:durableId="58095265" w16cex:dateUtc="2024-10-14T03:51:00Z"/>
  <w16cex:commentExtensible w16cex:durableId="78D5D697" w16cex:dateUtc="2024-09-17T09:39:00Z"/>
  <w16cex:commentExtensible w16cex:durableId="27E38909" w16cex:dateUtc="2024-10-14T03:53:00Z"/>
  <w16cex:commentExtensible w16cex:durableId="00D5ADC9" w16cex:dateUtc="2024-09-17T09:40:00Z"/>
  <w16cex:commentExtensible w16cex:durableId="39CED5D9" w16cex:dateUtc="2024-10-14T03:53:00Z"/>
  <w16cex:commentExtensible w16cex:durableId="55F1003D" w16cex:dateUtc="2024-10-14T03:57:00Z"/>
  <w16cex:commentExtensible w16cex:durableId="296AA29F" w16cex:dateUtc="2024-10-03T13:48:00Z"/>
  <w16cex:commentExtensible w16cex:durableId="2443A254" w16cex:dateUtc="2024-10-03T13:38:00Z"/>
  <w16cex:commentExtensible w16cex:durableId="20D4CED3" w16cex:dateUtc="2024-09-17T09:40:00Z"/>
  <w16cex:commentExtensible w16cex:durableId="5B1A0071" w16cex:dateUtc="2024-10-14T03:54:00Z"/>
  <w16cex:commentExtensible w16cex:durableId="59DFF415" w16cex:dateUtc="2024-09-17T08:47:00Z"/>
  <w16cex:commentExtensible w16cex:durableId="437B485D" w16cex:dateUtc="2024-10-14T03:58:00Z"/>
  <w16cex:commentExtensible w16cex:durableId="70EA324E" w16cex:dateUtc="2024-09-17T09:42:00Z"/>
  <w16cex:commentExtensible w16cex:durableId="277F0120" w16cex:dateUtc="2024-07-31T14:42:00Z"/>
  <w16cex:commentExtensible w16cex:durableId="3DC3B1DF" w16cex:dateUtc="2024-08-12T06:36:00Z"/>
  <w16cex:commentExtensible w16cex:durableId="1C28FF8F" w16cex:dateUtc="2024-07-31T14:46:00Z"/>
  <w16cex:commentExtensible w16cex:durableId="3C2056A0" w16cex:dateUtc="2024-07-31T14:46:00Z"/>
  <w16cex:commentExtensible w16cex:durableId="5A8B7811" w16cex:dateUtc="2024-07-17T10:51:00Z"/>
  <w16cex:commentExtensible w16cex:durableId="1569C116" w16cex:dateUtc="2024-09-17T09:41:00Z"/>
  <w16cex:commentExtensible w16cex:durableId="0B7C56C0" w16cex:dateUtc="2024-10-14T03:59:00Z"/>
  <w16cex:commentExtensible w16cex:durableId="353C1F28" w16cex:dateUtc="2024-09-17T09:41:00Z"/>
  <w16cex:commentExtensible w16cex:durableId="40E1D733" w16cex:dateUtc="2024-10-14T04:00:00Z"/>
  <w16cex:commentExtensible w16cex:durableId="004313A1" w16cex:dateUtc="2024-09-17T09:10:00Z"/>
  <w16cex:commentExtensible w16cex:durableId="4580EB87" w16cex:dateUtc="2024-10-14T04:00:00Z"/>
  <w16cex:commentExtensible w16cex:durableId="3AC92025" w16cex:dateUtc="2023-10-19T12:37:00Z"/>
  <w16cex:commentExtensible w16cex:durableId="2FEC41F8" w16cex:dateUtc="2024-09-13T13:23:00Z"/>
  <w16cex:commentExtensible w16cex:durableId="341D32ED" w16cex:dateUtc="2024-11-12T11:21:00Z"/>
  <w16cex:commentExtensible w16cex:durableId="38BC7E34" w16cex:dateUtc="2024-09-17T08:34:00Z"/>
  <w16cex:commentExtensible w16cex:durableId="5E6A2029" w16cex:dateUtc="2024-09-17T08:36:00Z"/>
  <w16cex:commentExtensible w16cex:durableId="3E1D25ED" w16cex:dateUtc="2024-09-17T08:36:00Z"/>
  <w16cex:commentExtensible w16cex:durableId="32817687" w16cex:dateUtc="2024-10-14T00:58:00Z"/>
  <w16cex:commentExtensible w16cex:durableId="2AB795D2" w16cex:dateUtc="2024-09-17T08:44:00Z"/>
  <w16cex:commentExtensible w16cex:durableId="37838AC4" w16cex:dateUtc="2024-10-14T04:02:00Z"/>
  <w16cex:commentExtensible w16cex:durableId="54F94533" w16cex:dateUtc="2024-11-12T12:14:00Z"/>
  <w16cex:commentExtensible w16cex:durableId="33E034D0" w16cex:dateUtc="2024-10-14T04:05:00Z"/>
  <w16cex:commentExtensible w16cex:durableId="79323242" w16cex:dateUtc="2024-09-17T08:44:00Z"/>
  <w16cex:commentExtensible w16cex:durableId="3E236C5C" w16cex:dateUtc="2024-10-14T04:03:00Z"/>
  <w16cex:commentExtensible w16cex:durableId="77A69A97" w16cex:dateUtc="2024-07-30T05:32:00Z"/>
  <w16cex:commentExtensible w16cex:durableId="044AFD11" w16cex:dateUtc="2024-08-16T09:48:00Z"/>
  <w16cex:commentExtensible w16cex:durableId="04146CA8" w16cex:dateUtc="2024-10-14T04:28:00Z"/>
  <w16cex:commentExtensible w16cex:durableId="125C5D21" w16cex:dateUtc="2024-02-06T09:43:00Z"/>
  <w16cex:commentExtensible w16cex:durableId="7D2F6152" w16cex:dateUtc="2024-09-19T15:17:00Z"/>
  <w16cex:commentExtensible w16cex:durableId="12059E15" w16cex:dateUtc="2024-09-17T08:48:00Z"/>
  <w16cex:commentExtensible w16cex:durableId="196BB19C" w16cex:dateUtc="2024-10-14T04:06:00Z"/>
  <w16cex:commentExtensible w16cex:durableId="35878E02" w16cex:dateUtc="2024-05-20T16:38:00Z"/>
  <w16cex:commentExtensible w16cex:durableId="420936A7" w16cex:dateUtc="2024-07-17T07:33:00Z"/>
  <w16cex:commentExtensible w16cex:durableId="4603B9DD" w16cex:dateUtc="2024-07-17T15:33:00Z"/>
  <w16cex:commentExtensible w16cex:durableId="31A97D31" w16cex:dateUtc="2024-09-17T09:42:00Z"/>
  <w16cex:commentExtensible w16cex:durableId="0B5B5106" w16cex:dateUtc="2024-10-14T04:08:00Z"/>
  <w16cex:commentExtensible w16cex:durableId="77CA74A8" w16cex:dateUtc="2024-07-31T15:21:00Z"/>
  <w16cex:commentExtensible w16cex:durableId="06853265" w16cex:dateUtc="2024-07-31T15:23:00Z"/>
  <w16cex:commentExtensible w16cex:durableId="7672FBE4" w16cex:dateUtc="2024-11-12T11:40:00Z"/>
  <w16cex:commentExtensible w16cex:durableId="3479D32A" w16cex:dateUtc="2024-09-17T08:56:00Z"/>
  <w16cex:commentExtensible w16cex:durableId="30BBC9A4" w16cex:dateUtc="2024-10-14T04:09:00Z"/>
  <w16cex:commentExtensible w16cex:durableId="7E45338B" w16cex:dateUtc="2024-09-17T08:57:00Z"/>
  <w16cex:commentExtensible w16cex:durableId="06F7CA20" w16cex:dateUtc="2024-10-14T04:11:00Z"/>
  <w16cex:commentExtensible w16cex:durableId="7CF3070B" w16cex:dateUtc="2024-10-11T04:41:00Z"/>
  <w16cex:commentExtensible w16cex:durableId="0BED64A7" w16cex:dateUtc="2024-10-11T04:24:00Z"/>
  <w16cex:commentExtensible w16cex:durableId="7D860727" w16cex:dateUtc="2024-10-11T04:35:00Z"/>
  <w16cex:commentExtensible w16cex:durableId="510A9E2F" w16cex:dateUtc="2024-10-11T04:36:00Z"/>
  <w16cex:commentExtensible w16cex:durableId="6A19C1AC" w16cex:dateUtc="2024-10-11T04:38:00Z"/>
  <w16cex:commentExtensible w16cex:durableId="2286BD71" w16cex:dateUtc="2024-05-21T08:11:00Z"/>
  <w16cex:commentExtensible w16cex:durableId="4C5FF2B5" w16cex:dateUtc="2024-07-30T06:08:00Z"/>
  <w16cex:commentExtensible w16cex:durableId="4421D783" w16cex:dateUtc="2024-09-18T09:18:00Z"/>
  <w16cex:commentExtensible w16cex:durableId="1261E744" w16cex:dateUtc="2024-09-18T09:24:00Z"/>
  <w16cex:commentExtensible w16cex:durableId="312EC22A" w16cex:dateUtc="2024-09-25T07:56:00Z"/>
  <w16cex:commentExtensible w16cex:durableId="4F16AA42" w16cex:dateUtc="2024-01-17T15:37:00Z"/>
  <w16cex:commentExtensible w16cex:durableId="772BB3DF" w16cex:dateUtc="2024-07-17T10:57:00Z"/>
  <w16cex:commentExtensible w16cex:durableId="759E6317" w16cex:dateUtc="2024-07-30T06:21:00Z"/>
  <w16cex:commentExtensible w16cex:durableId="508B344C" w16cex:dateUtc="2024-09-18T09:35:00Z"/>
  <w16cex:commentExtensible w16cex:durableId="3D3294B5" w16cex:dateUtc="2024-09-18T09:40:00Z"/>
  <w16cex:commentExtensible w16cex:durableId="10D738EE" w16cex:dateUtc="2024-09-17T09:44:00Z"/>
  <w16cex:commentExtensible w16cex:durableId="6480F3B1" w16cex:dateUtc="2024-09-18T09:37:00Z"/>
  <w16cex:commentExtensible w16cex:durableId="74613DA4" w16cex:dateUtc="2024-09-18T10:29:00Z"/>
  <w16cex:commentExtensible w16cex:durableId="27BDDBB6" w16cex:dateUtc="2024-09-18T10:31:00Z"/>
  <w16cex:commentExtensible w16cex:durableId="58C1FA3D" w16cex:dateUtc="2024-09-17T09:16:00Z"/>
  <w16cex:commentExtensible w16cex:durableId="7A6421C7" w16cex:dateUtc="2024-09-18T10:58:00Z"/>
  <w16cex:commentExtensible w16cex:durableId="74DE7A0A" w16cex:dateUtc="2024-09-18T10:47:00Z"/>
  <w16cex:commentExtensible w16cex:durableId="4939B8BC" w16cex:dateUtc="2024-09-18T10:48:00Z"/>
  <w16cex:commentExtensible w16cex:durableId="220DB113" w16cex:dateUtc="2024-09-18T10:51:00Z"/>
  <w16cex:commentExtensible w16cex:durableId="5CA50C6A" w16cex:dateUtc="2024-09-18T10:35:00Z"/>
  <w16cex:commentExtensible w16cex:durableId="7745B7AE" w16cex:dateUtc="2024-09-25T08:07:00Z"/>
  <w16cex:commentExtensible w16cex:durableId="0405D3C0" w16cex:dateUtc="2023-10-19T11:59:00Z"/>
  <w16cex:commentExtensible w16cex:durableId="4585791A" w16cex:dateUtc="2024-01-17T15:38:00Z"/>
  <w16cex:commentExtensible w16cex:durableId="1645A9DB" w16cex:dateUtc="2024-08-13T06:57:00Z"/>
  <w16cex:commentExtensible w16cex:durableId="2E765D70" w16cex:dateUtc="2024-09-17T09:44:00Z"/>
  <w16cex:commentExtensible w16cex:durableId="19A1E581" w16cex:dateUtc="2024-10-14T04:15:00Z"/>
  <w16cex:commentExtensible w16cex:durableId="69D9194E" w16cex:dateUtc="2024-09-17T09:45:00Z"/>
  <w16cex:commentExtensible w16cex:durableId="246298EE" w16cex:dateUtc="2024-10-14T04:16:00Z"/>
  <w16cex:commentExtensible w16cex:durableId="22D63FBC" w16cex:dateUtc="2024-09-18T14:49:00Z"/>
  <w16cex:commentExtensible w16cex:durableId="2E9044AA" w16cex:dateUtc="2024-05-28T08:07:00Z"/>
  <w16cex:commentExtensible w16cex:durableId="51EFAEE4" w16cex:dateUtc="2024-07-17T11:02:00Z"/>
  <w16cex:commentExtensible w16cex:durableId="0413E0C2" w16cex:dateUtc="2024-07-30T06:42:00Z"/>
  <w16cex:commentExtensible w16cex:durableId="7FACD4B5" w16cex:dateUtc="2024-08-13T07:49:00Z"/>
  <w16cex:commentExtensible w16cex:durableId="3C315DC6" w16cex:dateUtc="2024-09-27T06:04:00Z"/>
  <w16cex:commentExtensible w16cex:durableId="7512BD14" w16cex:dateUtc="2024-09-19T08:20:00Z"/>
  <w16cex:commentExtensible w16cex:durableId="68987D3B" w16cex:dateUtc="2024-08-13T07:53:00Z"/>
  <w16cex:commentExtensible w16cex:durableId="09624DDB" w16cex:dateUtc="2024-09-19T08:16:00Z"/>
  <w16cex:commentExtensible w16cex:durableId="70EFBB38" w16cex:dateUtc="2024-09-19T08:19:00Z"/>
  <w16cex:commentExtensible w16cex:durableId="46C6F0AF" w16cex:dateUtc="2024-09-19T08:22:00Z"/>
  <w16cex:commentExtensible w16cex:durableId="68F07C94" w16cex:dateUtc="2024-05-21T08:21:00Z"/>
  <w16cex:commentExtensible w16cex:durableId="6F1C90AF" w16cex:dateUtc="2024-05-21T08:38:00Z"/>
  <w16cex:commentExtensible w16cex:durableId="1305F848" w16cex:dateUtc="2024-08-13T07:54:00Z"/>
  <w16cex:commentExtensible w16cex:durableId="61534F83" w16cex:dateUtc="2024-09-17T09:11:00Z"/>
  <w16cex:commentExtensible w16cex:durableId="228B975C" w16cex:dateUtc="2024-10-14T04:17:00Z"/>
  <w16cex:commentExtensible w16cex:durableId="07BF1F32" w16cex:dateUtc="2024-09-17T09:12:00Z"/>
  <w16cex:commentExtensible w16cex:durableId="2FD470DF" w16cex:dateUtc="2024-10-03T16:01:00Z"/>
  <w16cex:commentExtensible w16cex:durableId="59E7EB51" w16cex:dateUtc="2024-09-19T09:17:00Z"/>
  <w16cex:commentExtensible w16cex:durableId="453DB220" w16cex:dateUtc="2024-08-13T09:11:00Z"/>
  <w16cex:commentExtensible w16cex:durableId="30A9F839" w16cex:dateUtc="2024-09-19T10:07:00Z"/>
  <w16cex:commentExtensible w16cex:durableId="777583AA" w16cex:dateUtc="2024-11-12T08:32:00Z"/>
  <w16cex:commentExtensible w16cex:durableId="3CC458A2" w16cex:dateUtc="2024-05-21T08:39:00Z"/>
  <w16cex:commentExtensible w16cex:durableId="0D2EE45F" w16cex:dateUtc="2024-09-19T11:06:00Z"/>
  <w16cex:commentExtensible w16cex:durableId="35EFB02E" w16cex:dateUtc="2024-10-14T04:20:00Z"/>
  <w16cex:commentExtensible w16cex:durableId="42CCCD7D" w16cex:dateUtc="2024-09-19T11:04:00Z"/>
  <w16cex:commentExtensible w16cex:durableId="265A503E" w16cex:dateUtc="2024-09-19T12:21:00Z"/>
  <w16cex:commentExtensible w16cex:durableId="15C863AC" w16cex:dateUtc="2024-09-19T12:43:00Z"/>
  <w16cex:commentExtensible w16cex:durableId="48329870" w16cex:dateUtc="2024-02-06T11:16:00Z"/>
  <w16cex:commentExtensible w16cex:durableId="11D95AA3" w16cex:dateUtc="2024-09-17T09:16:00Z"/>
  <w16cex:commentExtensible w16cex:durableId="3E1F3BA0" w16cex:dateUtc="2024-10-14T04:21:00Z"/>
  <w16cex:commentExtensible w16cex:durableId="3F1DA19F" w16cex:dateUtc="2024-07-17T11:08:00Z"/>
  <w16cex:commentExtensible w16cex:durableId="3A617BA0" w16cex:dateUtc="2024-09-19T13:19:00Z"/>
  <w16cex:commentExtensible w16cex:durableId="0FDBDCE1" w16cex:dateUtc="2024-10-03T16:17:00Z"/>
  <w16cex:commentExtensible w16cex:durableId="7AF66C64" w16cex:dateUtc="2024-07-17T11:08:00Z"/>
  <w16cex:commentExtensible w16cex:durableId="39E003A1" w16cex:dateUtc="2024-10-14T04:21:00Z"/>
  <w16cex:commentExtensible w16cex:durableId="620F7C74" w16cex:dateUtc="2024-09-19T13:22:00Z"/>
  <w16cex:commentExtensible w16cex:durableId="712C6514" w16cex:dateUtc="2024-09-19T13:23:00Z"/>
  <w16cex:commentExtensible w16cex:durableId="2689AF12" w16cex:dateUtc="2024-09-17T09:13:00Z"/>
  <w16cex:commentExtensible w16cex:durableId="11164F28" w16cex:dateUtc="2024-10-14T04:22:00Z"/>
  <w16cex:commentExtensible w16cex:durableId="41FBBC31" w16cex:dateUtc="2024-08-14T07:17:00Z"/>
  <w16cex:commentExtensible w16cex:durableId="25C66763" w16cex:dateUtc="2024-05-20T15:05:00Z"/>
  <w16cex:commentExtensible w16cex:durableId="5BFAF55B" w16cex:dateUtc="2024-05-20T15:07:00Z"/>
  <w16cex:commentExtensible w16cex:durableId="268988F5" w16cex:dateUtc="2024-09-19T14:44: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558FCD3A" w16cex:dateUtc="2024-09-17T08:58:00Z"/>
  <w16cex:commentExtensible w16cex:durableId="6CD305D0" w16cex:dateUtc="2024-10-14T04:24:00Z"/>
  <w16cex:commentExtensible w16cex:durableId="2907DD14" w16cex:dateUtc="2024-02-06T11:00:00Z"/>
  <w16cex:commentExtensible w16cex:durableId="297E7BFB" w16cex:dateUtc="2024-08-14T15:37:00Z"/>
  <w16cex:commentExtensible w16cex:durableId="1AFF464E" w16cex:dateUtc="2024-09-19T14:47:00Z"/>
  <w16cex:commentExtensible w16cex:durableId="02AF20B8" w16cex:dateUtc="2024-08-16T09:47:00Z"/>
  <w16cex:commentExtensible w16cex:durableId="4AC1C1FE" w16cex:dateUtc="2024-09-19T14:59:00Z"/>
  <w16cex:commentExtensible w16cex:durableId="71F71065" w16cex:dateUtc="2024-08-16T09:48:00Z"/>
  <w16cex:commentExtensible w16cex:durableId="7D1412E8" w16cex:dateUtc="2024-02-06T09:43:00Z"/>
  <w16cex:commentExtensible w16cex:durableId="10C3980C" w16cex:dateUtc="2024-09-19T15:17:00Z"/>
  <w16cex:commentExtensible w16cex:durableId="2196163B" w16cex:dateUtc="2024-08-14T07:24:00Z"/>
  <w16cex:commentExtensible w16cex:durableId="72D4F0F8" w16cex:dateUtc="2024-09-13T12:54:00Z"/>
  <w16cex:commentExtensible w16cex:durableId="36778B2D" w16cex:dateUtc="2024-09-13T13:04:00Z"/>
  <w16cex:commentExtensible w16cex:durableId="6BE6B681" w16cex:dateUtc="2024-05-21T09:40:00Z"/>
  <w16cex:commentExtensible w16cex:durableId="247137AC" w16cex:dateUtc="2024-09-13T12:55:00Z"/>
  <w16cex:commentExtensible w16cex:durableId="483FC3ED" w16cex:dateUtc="2024-09-13T12:56:00Z"/>
  <w16cex:commentExtensible w16cex:durableId="70105EDE" w16cex:dateUtc="2024-07-17T13:06:00Z"/>
  <w16cex:commentExtensible w16cex:durableId="7314B0F5"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44E871EB" w16cex:dateUtc="2024-08-20T05:57:00Z"/>
  <w16cex:commentExtensible w16cex:durableId="3DE40C81" w16cex:dateUtc="2024-09-13T12:55:00Z"/>
  <w16cex:commentExtensible w16cex:durableId="2269DDFD" w16cex:dateUtc="2024-09-13T12:56:00Z"/>
  <w16cex:commentExtensible w16cex:durableId="5F4C6FB5" w16cex:dateUtc="2024-07-17T13:06:00Z"/>
  <w16cex:commentExtensible w16cex:durableId="791F5CC3" w16cex:dateUtc="2024-07-17T13:07:00Z"/>
  <w16cex:commentExtensible w16cex:durableId="73B66D70" w16cex:dateUtc="2024-02-06T15:54:00Z"/>
  <w16cex:commentExtensible w16cex:durableId="387B0F18" w16cex:dateUtc="2024-05-29T04:44:00Z"/>
  <w16cex:commentExtensible w16cex:durableId="7727EFFC" w16cex:dateUtc="2024-09-17T09:47:00Z"/>
  <w16cex:commentExtensible w16cex:durableId="31BAC585" w16cex:dateUtc="2024-05-21T08:43:00Z"/>
  <w16cex:commentExtensible w16cex:durableId="6A0BDE15" w16cex:dateUtc="2024-01-15T15:36:00Z"/>
  <w16cex:commentExtensible w16cex:durableId="005C5321" w16cex:dateUtc="2024-05-21T08:44:00Z"/>
  <w16cex:commentExtensible w16cex:durableId="1C9919D0" w16cex:dateUtc="2024-11-20T11:07:00Z"/>
  <w16cex:commentExtensible w16cex:durableId="5D8440E3" w16cex:dateUtc="2024-05-20T15:12:00Z"/>
  <w16cex:commentExtensible w16cex:durableId="39133DAB" w16cex:dateUtc="2024-11-20T11:40:00Z"/>
  <w16cex:commentExtensible w16cex:durableId="64DAC2F1" w16cex:dateUtc="2024-11-20T16:04:00Z"/>
  <w16cex:commentExtensible w16cex:durableId="473336CD" w16cex:dateUtc="2023-12-06T14:52:00Z"/>
  <w16cex:commentExtensible w16cex:durableId="5C6CA217" w16cex:dateUtc="2024-05-29T04:29:00Z"/>
  <w16cex:commentExtensible w16cex:durableId="1F2D9B1E" w16cex:dateUtc="2024-09-20T12:32:00Z"/>
  <w16cex:commentExtensible w16cex:durableId="61336E45" w16cex:dateUtc="2024-05-20T15:19:00Z"/>
  <w16cex:commentExtensible w16cex:durableId="2FD39CBA" w16cex:dateUtc="2024-09-20T12:13:00Z"/>
  <w16cex:commentExtensible w16cex:durableId="47CCD19A" w16cex:dateUtc="2024-09-17T09:47:00Z"/>
  <w16cex:commentExtensible w16cex:durableId="75AD005A" w16cex:dateUtc="2024-09-20T12:36:00Z"/>
  <w16cex:commentExtensible w16cex:durableId="67698F06" w16cex:dateUtc="2024-05-20T14:47:00Z"/>
  <w16cex:commentExtensible w16cex:durableId="4FCE57B8" w16cex:dateUtc="2024-09-17T08:59:00Z"/>
  <w16cex:commentExtensible w16cex:durableId="048D1614" w16cex:dateUtc="2024-09-20T12:42:00Z"/>
  <w16cex:commentExtensible w16cex:durableId="3102F380" w16cex:dateUtc="2024-11-22T15:30:00Z"/>
  <w16cex:commentExtensible w16cex:durableId="052080D6" w16cex:dateUtc="2024-09-20T14:33:00Z"/>
  <w16cex:commentExtensible w16cex:durableId="4EF80419" w16cex:dateUtc="2024-09-20T14:41:00Z"/>
  <w16cex:commentExtensible w16cex:durableId="6F7E8B71" w16cex:dateUtc="2024-09-17T08:59:00Z"/>
  <w16cex:commentExtensible w16cex:durableId="5A206BA0" w16cex:dateUtc="2024-09-20T12:44:00Z"/>
  <w16cex:commentExtensible w16cex:durableId="744784A5" w16cex:dateUtc="2024-09-20T12:54:00Z"/>
  <w16cex:commentExtensible w16cex:durableId="72BD5989" w16cex:dateUtc="2024-09-20T12:55:00Z"/>
  <w16cex:commentExtensible w16cex:durableId="6D0A6482" w16cex:dateUtc="2024-09-17T09:18:00Z"/>
  <w16cex:commentExtensible w16cex:durableId="0B974902" w16cex:dateUtc="2024-09-17T09:48:00Z"/>
  <w16cex:commentExtensible w16cex:durableId="1C1A2AE5" w16cex:dateUtc="2024-09-17T09:48:00Z"/>
  <w16cex:commentExtensible w16cex:durableId="0CE027CB" w16cex:dateUtc="2024-09-17T09:00:00Z"/>
  <w16cex:commentExtensible w16cex:durableId="1A1FA9A6" w16cex:dateUtc="2024-05-21T09:42:00Z"/>
  <w16cex:commentExtensible w16cex:durableId="0518C932" w16cex:dateUtc="2024-09-20T13:11:00Z"/>
  <w16cex:commentExtensible w16cex:durableId="5F082C1C" w16cex:dateUtc="2024-09-17T09:01:00Z"/>
  <w16cex:commentExtensible w16cex:durableId="7A294457" w16cex:dateUtc="2024-09-17T09:01:00Z"/>
  <w16cex:commentExtensible w16cex:durableId="7A965082" w16cex:dateUtc="2024-09-17T09:49:00Z"/>
  <w16cex:commentExtensible w16cex:durableId="2882C8A1" w16cex:dateUtc="2024-05-21T09:43:00Z"/>
  <w16cex:commentExtensible w16cex:durableId="037DDF27" w16cex:dateUtc="2024-09-17T09:01:00Z"/>
  <w16cex:commentExtensible w16cex:durableId="0505D015" w16cex:dateUtc="2024-09-17T09:02:00Z"/>
  <w16cex:commentExtensible w16cex:durableId="7365A5BD" w16cex:dateUtc="2024-09-17T09:20:00Z"/>
  <w16cex:commentExtensible w16cex:durableId="30D8E66B" w16cex:dateUtc="2024-05-20T16:23:00Z"/>
  <w16cex:commentExtensible w16cex:durableId="663DED87" w16cex:dateUtc="2024-09-17T09:03:00Z"/>
  <w16cex:commentExtensible w16cex:durableId="07E28136" w16cex:dateUtc="2024-09-20T13:47:00Z"/>
  <w16cex:commentExtensible w16cex:durableId="43D5359A" w16cex:dateUtc="2024-05-20T15:18:00Z"/>
  <w16cex:commentExtensible w16cex:durableId="45A91AF5" w16cex:dateUtc="2024-09-20T14:26:00Z"/>
  <w16cex:commentExtensible w16cex:durableId="2CA5CC9E" w16cex:dateUtc="2024-09-17T09:04:00Z"/>
  <w16cex:commentExtensible w16cex:durableId="0D56FBBB" w16cex:dateUtc="2024-09-17T09:04: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1D2F8AA2" w16cex:dateUtc="2024-09-20T14:53:00Z"/>
  <w16cex:commentExtensible w16cex:durableId="436A7CEB" w16cex:dateUtc="2024-09-17T09:05:00Z"/>
  <w16cex:commentExtensible w16cex:durableId="6925D9DA" w16cex:dateUtc="2024-05-21T12:16:00Z"/>
  <w16cex:commentExtensible w16cex:durableId="45D3041D" w16cex:dateUtc="2024-09-20T15:17:00Z"/>
  <w16cex:commentExtensible w16cex:durableId="503790A5" w16cex:dateUtc="2024-05-21T12:18:00Z"/>
  <w16cex:commentExtensible w16cex:durableId="7CFE004C" w16cex:dateUtc="2024-09-17T09:18:00Z"/>
  <w16cex:commentExtensible w16cex:durableId="3D0B964F" w16cex:dateUtc="2024-09-17T09:50:00Z"/>
  <w16cex:commentExtensible w16cex:durableId="583AAF08" w16cex:dateUtc="2024-09-17T09:51:00Z"/>
  <w16cex:commentExtensible w16cex:durableId="33C45CB6" w16cex:dateUtc="2024-10-02T09:10:00Z"/>
  <w16cex:commentExtensible w16cex:durableId="53AC401D" w16cex:dateUtc="2024-09-17T09:50:00Z"/>
  <w16cex:commentExtensible w16cex:durableId="2B54A3CD" w16cex:dateUtc="2024-09-17T09:51:00Z"/>
  <w16cex:commentExtensible w16cex:durableId="2A92A814" w16cex:dateUtc="2024-09-16T16:50:00Z"/>
  <w16cex:commentExtensible w16cex:durableId="2A92A949" w16cex:dateUtc="2024-09-16T16:55:00Z"/>
  <w16cex:commentExtensible w16cex:durableId="2A92A8E3" w16cex:dateUtc="2024-09-16T16:53:00Z"/>
  <w16cex:commentExtensible w16cex:durableId="2A92A9C1" w16cex:dateUtc="2024-09-16T16:57:00Z"/>
  <w16cex:commentExtensible w16cex:durableId="0997BF44" w16cex:dateUtc="2024-10-13T08:05:00Z"/>
  <w16cex:commentExtensible w16cex:durableId="2A93D1A7" w16cex:dateUtc="2024-09-17T14:00:00Z"/>
  <w16cex:commentExtensible w16cex:durableId="2C7C9459" w16cex:dateUtc="2024-10-12T19:20:00Z"/>
  <w16cex:commentExtensible w16cex:durableId="1CCE502E" w16cex:dateUtc="2024-10-12T19:22:00Z"/>
  <w16cex:commentExtensible w16cex:durableId="4498EB03" w16cex:dateUtc="2024-10-23T13:17:00Z"/>
  <w16cex:commentExtensible w16cex:durableId="3AF6F113" w16cex:dateUtc="2024-10-01T12:37:00Z"/>
  <w16cex:commentExtensible w16cex:durableId="26E9D7BD" w16cex:dateUtc="2024-10-12T19:33:00Z"/>
  <w16cex:commentExtensible w16cex:durableId="25D05994" w16cex:dateUtc="2024-11-13T13:32:00Z"/>
  <w16cex:commentExtensible w16cex:durableId="4EA51511" w16cex:dateUtc="2024-11-27T06:44:00Z"/>
  <w16cex:commentExtensible w16cex:durableId="1B92BCB1" w16cex:dateUtc="2024-11-25T1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9FDF34" w16cid:durableId="548986DA"/>
  <w16cid:commentId w16cid:paraId="7DECF011" w16cid:durableId="0AFEE9C8"/>
  <w16cid:commentId w16cid:paraId="07995DB3" w16cid:durableId="58011550"/>
  <w16cid:commentId w16cid:paraId="016259E5" w16cid:durableId="27095E29"/>
  <w16cid:commentId w16cid:paraId="6F8690A5" w16cid:durableId="16979204"/>
  <w16cid:commentId w16cid:paraId="1D2127DE" w16cid:durableId="682F1E5F"/>
  <w16cid:commentId w16cid:paraId="0D137E04" w16cid:durableId="673F1D36"/>
  <w16cid:commentId w16cid:paraId="72ED6B49" w16cid:durableId="5D766C1D"/>
  <w16cid:commentId w16cid:paraId="5A03541C" w16cid:durableId="30C5C22B"/>
  <w16cid:commentId w16cid:paraId="52FC1BEB" w16cid:durableId="0737C1BC"/>
  <w16cid:commentId w16cid:paraId="0BC194C9" w16cid:durableId="10F9F78B"/>
  <w16cid:commentId w16cid:paraId="437E8E2D" w16cid:durableId="4AD44764"/>
  <w16cid:commentId w16cid:paraId="2E0A9743" w16cid:durableId="63F70592"/>
  <w16cid:commentId w16cid:paraId="10E57A84" w16cid:durableId="759E4443"/>
  <w16cid:commentId w16cid:paraId="73EC1C97" w16cid:durableId="6C4FB102"/>
  <w16cid:commentId w16cid:paraId="69A6EC65" w16cid:durableId="76FE2F1F"/>
  <w16cid:commentId w16cid:paraId="5A5597DB" w16cid:durableId="28BEDA3C"/>
  <w16cid:commentId w16cid:paraId="263D723A" w16cid:durableId="7822F7B9"/>
  <w16cid:commentId w16cid:paraId="7E39874E" w16cid:durableId="1F70C81E"/>
  <w16cid:commentId w16cid:paraId="1C4D6D54" w16cid:durableId="6978B12A"/>
  <w16cid:commentId w16cid:paraId="48EFE050" w16cid:durableId="149F7339"/>
  <w16cid:commentId w16cid:paraId="1009DCC0" w16cid:durableId="5C0DF774"/>
  <w16cid:commentId w16cid:paraId="5CF5A1DA" w16cid:durableId="37F5B1DE"/>
  <w16cid:commentId w16cid:paraId="2CBC9A82" w16cid:durableId="1A5F0DF5"/>
  <w16cid:commentId w16cid:paraId="2D4BDB3E" w16cid:durableId="285CDED4"/>
  <w16cid:commentId w16cid:paraId="7CF52F3E" w16cid:durableId="2986C8CC"/>
  <w16cid:commentId w16cid:paraId="3D8E0AC6" w16cid:durableId="3AC041A2"/>
  <w16cid:commentId w16cid:paraId="0DBB3004" w16cid:durableId="57C7EC77"/>
  <w16cid:commentId w16cid:paraId="7AA54E97" w16cid:durableId="0636FE4C"/>
  <w16cid:commentId w16cid:paraId="2C9D9347" w16cid:durableId="576ED49D"/>
  <w16cid:commentId w16cid:paraId="261C7CDD" w16cid:durableId="77AD1231"/>
  <w16cid:commentId w16cid:paraId="41D9656F" w16cid:durableId="6AD7C1B2"/>
  <w16cid:commentId w16cid:paraId="406B168D" w16cid:durableId="4BBD5D2B"/>
  <w16cid:commentId w16cid:paraId="12B932FB" w16cid:durableId="5C62D62D"/>
  <w16cid:commentId w16cid:paraId="0A5BAF5E" w16cid:durableId="32C4D276"/>
  <w16cid:commentId w16cid:paraId="370B0093" w16cid:durableId="6E7D9C5C"/>
  <w16cid:commentId w16cid:paraId="5488CC50" w16cid:durableId="18C00ED1"/>
  <w16cid:commentId w16cid:paraId="585CB1C8" w16cid:durableId="1E157859"/>
  <w16cid:commentId w16cid:paraId="270BF056" w16cid:durableId="73630A7A"/>
  <w16cid:commentId w16cid:paraId="2C93B5B7" w16cid:durableId="0EF1DB05"/>
  <w16cid:commentId w16cid:paraId="4149D6C9" w16cid:durableId="77982D2C"/>
  <w16cid:commentId w16cid:paraId="7076EF11" w16cid:durableId="1613A547"/>
  <w16cid:commentId w16cid:paraId="6B9A98A4" w16cid:durableId="09984BEC"/>
  <w16cid:commentId w16cid:paraId="656A41A9" w16cid:durableId="2DBE48BB"/>
  <w16cid:commentId w16cid:paraId="3E013DB9" w16cid:durableId="3B612E75"/>
  <w16cid:commentId w16cid:paraId="64963078" w16cid:durableId="637EC49B"/>
  <w16cid:commentId w16cid:paraId="326530D1" w16cid:durableId="5C8040A0"/>
  <w16cid:commentId w16cid:paraId="322A379A" w16cid:durableId="69EC4690"/>
  <w16cid:commentId w16cid:paraId="79CE545C" w16cid:durableId="515216A3"/>
  <w16cid:commentId w16cid:paraId="026AB400" w16cid:durableId="61DE16D4"/>
  <w16cid:commentId w16cid:paraId="46F36A61" w16cid:durableId="26E09332"/>
  <w16cid:commentId w16cid:paraId="445080B6" w16cid:durableId="58BA1829"/>
  <w16cid:commentId w16cid:paraId="149A991C" w16cid:durableId="34EBA98C"/>
  <w16cid:commentId w16cid:paraId="43F16AFD" w16cid:durableId="57B67007"/>
  <w16cid:commentId w16cid:paraId="4694BB93" w16cid:durableId="3BEEDFF2"/>
  <w16cid:commentId w16cid:paraId="5F58018F" w16cid:durableId="3509D709"/>
  <w16cid:commentId w16cid:paraId="521EDBBA" w16cid:durableId="05A707E9"/>
  <w16cid:commentId w16cid:paraId="030D59FB" w16cid:durableId="4AE661C1"/>
  <w16cid:commentId w16cid:paraId="12D3A31F" w16cid:durableId="65679EC0"/>
  <w16cid:commentId w16cid:paraId="21084C31" w16cid:durableId="68E6EBAE"/>
  <w16cid:commentId w16cid:paraId="0CD6FDA4" w16cid:durableId="3ECEFD22"/>
  <w16cid:commentId w16cid:paraId="4553B01E" w16cid:durableId="2CDD346A"/>
  <w16cid:commentId w16cid:paraId="2FB762DC" w16cid:durableId="2771C527"/>
  <w16cid:commentId w16cid:paraId="1E775BA6" w16cid:durableId="0E2C29A6"/>
  <w16cid:commentId w16cid:paraId="5793726F" w16cid:durableId="27D95284"/>
  <w16cid:commentId w16cid:paraId="028680BC" w16cid:durableId="2EEC1D99"/>
  <w16cid:commentId w16cid:paraId="43C5C11A" w16cid:durableId="5D49038C"/>
  <w16cid:commentId w16cid:paraId="084B8712" w16cid:durableId="0442CD3F"/>
  <w16cid:commentId w16cid:paraId="14AF1820" w16cid:durableId="5B5189C0"/>
  <w16cid:commentId w16cid:paraId="7B684F1B" w16cid:durableId="7791AD69"/>
  <w16cid:commentId w16cid:paraId="01AF08B6" w16cid:durableId="18064405"/>
  <w16cid:commentId w16cid:paraId="583D2DA1" w16cid:durableId="227107BC"/>
  <w16cid:commentId w16cid:paraId="20392BF7" w16cid:durableId="3A510F16"/>
  <w16cid:commentId w16cid:paraId="31458041" w16cid:durableId="2A692078"/>
  <w16cid:commentId w16cid:paraId="3F23C6CE" w16cid:durableId="2258C4A1"/>
  <w16cid:commentId w16cid:paraId="71851B93" w16cid:durableId="77F2BDC1"/>
  <w16cid:commentId w16cid:paraId="187E837D" w16cid:durableId="22EBEA70"/>
  <w16cid:commentId w16cid:paraId="2ED487DE" w16cid:durableId="772283CD"/>
  <w16cid:commentId w16cid:paraId="05ABC384" w16cid:durableId="59894D54"/>
  <w16cid:commentId w16cid:paraId="3AA08E59" w16cid:durableId="4BD17256"/>
  <w16cid:commentId w16cid:paraId="66F34E3C" w16cid:durableId="4E5E2D57"/>
  <w16cid:commentId w16cid:paraId="6E30D5BC" w16cid:durableId="13B7215E"/>
  <w16cid:commentId w16cid:paraId="1E63B593" w16cid:durableId="011CE38A"/>
  <w16cid:commentId w16cid:paraId="3485C8D5" w16cid:durableId="47BDD74B"/>
  <w16cid:commentId w16cid:paraId="14E5E992" w16cid:durableId="426BCE3E"/>
  <w16cid:commentId w16cid:paraId="7A9A6FFC" w16cid:durableId="09292E28"/>
  <w16cid:commentId w16cid:paraId="79153625" w16cid:durableId="2BBBCAB6"/>
  <w16cid:commentId w16cid:paraId="40A4E0C1" w16cid:durableId="33BEBB66"/>
  <w16cid:commentId w16cid:paraId="6BD7864C" w16cid:durableId="674845FF"/>
  <w16cid:commentId w16cid:paraId="1747DBF2" w16cid:durableId="49768B17"/>
  <w16cid:commentId w16cid:paraId="171D6FA0" w16cid:durableId="6B9385D2"/>
  <w16cid:commentId w16cid:paraId="74C2FAA0" w16cid:durableId="19503F6E"/>
  <w16cid:commentId w16cid:paraId="5C67EF9D" w16cid:durableId="6F4616EB"/>
  <w16cid:commentId w16cid:paraId="3AE3B1F3" w16cid:durableId="51189039"/>
  <w16cid:commentId w16cid:paraId="318038E2" w16cid:durableId="57E0DE57"/>
  <w16cid:commentId w16cid:paraId="217FDA5D" w16cid:durableId="6726DED6"/>
  <w16cid:commentId w16cid:paraId="66DC60B4" w16cid:durableId="45FA6797"/>
  <w16cid:commentId w16cid:paraId="2C070C51" w16cid:durableId="2E2DBBEC"/>
  <w16cid:commentId w16cid:paraId="2570451C" w16cid:durableId="28FFAE2B"/>
  <w16cid:commentId w16cid:paraId="52662F4C" w16cid:durableId="1578F81A"/>
  <w16cid:commentId w16cid:paraId="5339D48D" w16cid:durableId="60BDE154"/>
  <w16cid:commentId w16cid:paraId="07D8688B" w16cid:durableId="45C4B48E"/>
  <w16cid:commentId w16cid:paraId="577EAC83" w16cid:durableId="7E4B6A6D"/>
  <w16cid:commentId w16cid:paraId="23368A7E" w16cid:durableId="0C73F332"/>
  <w16cid:commentId w16cid:paraId="7E4668E8" w16cid:durableId="2F34B267"/>
  <w16cid:commentId w16cid:paraId="7E3C6256" w16cid:durableId="4102704A"/>
  <w16cid:commentId w16cid:paraId="5B6BD708" w16cid:durableId="5AB35C8B"/>
  <w16cid:commentId w16cid:paraId="105CC094" w16cid:durableId="3FB7878A"/>
  <w16cid:commentId w16cid:paraId="7F60C29B" w16cid:durableId="0AF1D50E"/>
  <w16cid:commentId w16cid:paraId="2D410292" w16cid:durableId="70B0A7D1"/>
  <w16cid:commentId w16cid:paraId="70918493" w16cid:durableId="1EBB5B22"/>
  <w16cid:commentId w16cid:paraId="31437511" w16cid:durableId="62356B02"/>
  <w16cid:commentId w16cid:paraId="0BDDF4E8" w16cid:durableId="7B9DF96A"/>
  <w16cid:commentId w16cid:paraId="30370332" w16cid:durableId="64BCC839"/>
  <w16cid:commentId w16cid:paraId="66D94CB9" w16cid:durableId="764EE7CC"/>
  <w16cid:commentId w16cid:paraId="78583318" w16cid:durableId="391D004D"/>
  <w16cid:commentId w16cid:paraId="7610EDCE" w16cid:durableId="02438CD9"/>
  <w16cid:commentId w16cid:paraId="76D86FA7" w16cid:durableId="3EC13B2E"/>
  <w16cid:commentId w16cid:paraId="188230A6" w16cid:durableId="5A9F3D52"/>
  <w16cid:commentId w16cid:paraId="31A3AAB7" w16cid:durableId="4361C53E"/>
  <w16cid:commentId w16cid:paraId="5408DB2F" w16cid:durableId="66213E77"/>
  <w16cid:commentId w16cid:paraId="294AD51E" w16cid:durableId="22FBF610"/>
  <w16cid:commentId w16cid:paraId="7F905E8E" w16cid:durableId="6E5C9941"/>
  <w16cid:commentId w16cid:paraId="5EB74507" w16cid:durableId="18DC9386"/>
  <w16cid:commentId w16cid:paraId="7C2F69BC" w16cid:durableId="4086891F"/>
  <w16cid:commentId w16cid:paraId="41F85F10" w16cid:durableId="1D755E52"/>
  <w16cid:commentId w16cid:paraId="7063B5C3" w16cid:durableId="261D104A"/>
  <w16cid:commentId w16cid:paraId="1BE98E8A" w16cid:durableId="7FED1FAA"/>
  <w16cid:commentId w16cid:paraId="0478CECE" w16cid:durableId="2A87DF4C"/>
  <w16cid:commentId w16cid:paraId="31D8B87F" w16cid:durableId="338C781D"/>
  <w16cid:commentId w16cid:paraId="1FA1BCDD" w16cid:durableId="1F5D046C"/>
  <w16cid:commentId w16cid:paraId="01FBA5E1" w16cid:durableId="30574B67"/>
  <w16cid:commentId w16cid:paraId="60CB077E" w16cid:durableId="5F991B30"/>
  <w16cid:commentId w16cid:paraId="1C1470B2" w16cid:durableId="0331EE58"/>
  <w16cid:commentId w16cid:paraId="3E3C11E6" w16cid:durableId="426FAD92"/>
  <w16cid:commentId w16cid:paraId="489EB069" w16cid:durableId="36A63E94"/>
  <w16cid:commentId w16cid:paraId="7EC759E8" w16cid:durableId="397970FE"/>
  <w16cid:commentId w16cid:paraId="6E26E6FB" w16cid:durableId="6C34701B"/>
  <w16cid:commentId w16cid:paraId="72E12C43" w16cid:durableId="14E26015"/>
  <w16cid:commentId w16cid:paraId="7014E231" w16cid:durableId="55397DED"/>
  <w16cid:commentId w16cid:paraId="168904D0" w16cid:durableId="6F6B480C"/>
  <w16cid:commentId w16cid:paraId="18EB450E" w16cid:durableId="32CFAFE2"/>
  <w16cid:commentId w16cid:paraId="097B7F26" w16cid:durableId="1E729053"/>
  <w16cid:commentId w16cid:paraId="6992336B" w16cid:durableId="492506FB"/>
  <w16cid:commentId w16cid:paraId="35859BE2" w16cid:durableId="1DA96362"/>
  <w16cid:commentId w16cid:paraId="443FBB10" w16cid:durableId="54941DE3"/>
  <w16cid:commentId w16cid:paraId="330B80E7" w16cid:durableId="1CEB41D4"/>
  <w16cid:commentId w16cid:paraId="0A5BDA2D" w16cid:durableId="20DE3625"/>
  <w16cid:commentId w16cid:paraId="4EF15A91" w16cid:durableId="3A593C8F"/>
  <w16cid:commentId w16cid:paraId="16B8E680" w16cid:durableId="4247E13B"/>
  <w16cid:commentId w16cid:paraId="28FC5D5E" w16cid:durableId="33FA5C63"/>
  <w16cid:commentId w16cid:paraId="2633B3E6" w16cid:durableId="781D5431"/>
  <w16cid:commentId w16cid:paraId="5CCD8EA9" w16cid:durableId="385322C3"/>
  <w16cid:commentId w16cid:paraId="501DAC9C" w16cid:durableId="46C3B7E7"/>
  <w16cid:commentId w16cid:paraId="257ADCEA" w16cid:durableId="0857AE77"/>
  <w16cid:commentId w16cid:paraId="7F20B5A8" w16cid:durableId="02226DAD"/>
  <w16cid:commentId w16cid:paraId="4E0175B6" w16cid:durableId="0FF6784C"/>
  <w16cid:commentId w16cid:paraId="7E5D4385" w16cid:durableId="3CD9B51D"/>
  <w16cid:commentId w16cid:paraId="7167993E" w16cid:durableId="1C95BFB0"/>
  <w16cid:commentId w16cid:paraId="78A3ED89" w16cid:durableId="4B7BEF42"/>
  <w16cid:commentId w16cid:paraId="14B37599" w16cid:durableId="1E367584"/>
  <w16cid:commentId w16cid:paraId="4BB8E734" w16cid:durableId="5887337C"/>
  <w16cid:commentId w16cid:paraId="00075996" w16cid:durableId="2DA4DF4D"/>
  <w16cid:commentId w16cid:paraId="2798B181" w16cid:durableId="5FB0ED5D"/>
  <w16cid:commentId w16cid:paraId="5A39B8C0" w16cid:durableId="612AA13D"/>
  <w16cid:commentId w16cid:paraId="12768DFD" w16cid:durableId="15C3DB1D"/>
  <w16cid:commentId w16cid:paraId="50ADE737" w16cid:durableId="08D7FA5E"/>
  <w16cid:commentId w16cid:paraId="75463677" w16cid:durableId="4BE4C3D4"/>
  <w16cid:commentId w16cid:paraId="34720ABD" w16cid:durableId="5FCA27FE"/>
  <w16cid:commentId w16cid:paraId="57F7CD57" w16cid:durableId="358189CE"/>
  <w16cid:commentId w16cid:paraId="6FCC72F6" w16cid:durableId="6F15AF41"/>
  <w16cid:commentId w16cid:paraId="60B68D87" w16cid:durableId="146AE61F"/>
  <w16cid:commentId w16cid:paraId="53449DA8" w16cid:durableId="16DC0044"/>
  <w16cid:commentId w16cid:paraId="4A654A65" w16cid:durableId="4A3188D3"/>
  <w16cid:commentId w16cid:paraId="345949A9" w16cid:durableId="7BC35DF3"/>
  <w16cid:commentId w16cid:paraId="2363BB59" w16cid:durableId="1E061CC8"/>
  <w16cid:commentId w16cid:paraId="48D028AF" w16cid:durableId="6D8B4DBD"/>
  <w16cid:commentId w16cid:paraId="4C498ABA" w16cid:durableId="0280F545"/>
  <w16cid:commentId w16cid:paraId="0030C506" w16cid:durableId="68440876"/>
  <w16cid:commentId w16cid:paraId="6032EF19" w16cid:durableId="53BCE5C5"/>
  <w16cid:commentId w16cid:paraId="68E9E579" w16cid:durableId="5D164120"/>
  <w16cid:commentId w16cid:paraId="130E2B94" w16cid:durableId="19C00455"/>
  <w16cid:commentId w16cid:paraId="28FA0E20" w16cid:durableId="05C51829"/>
  <w16cid:commentId w16cid:paraId="4F0A0F2E" w16cid:durableId="670B30C8"/>
  <w16cid:commentId w16cid:paraId="2EDA0D87" w16cid:durableId="50543BA9"/>
  <w16cid:commentId w16cid:paraId="59947FAD" w16cid:durableId="524AAA30"/>
  <w16cid:commentId w16cid:paraId="1EC2D82E" w16cid:durableId="08010386"/>
  <w16cid:commentId w16cid:paraId="5CA48780" w16cid:durableId="58095265"/>
  <w16cid:commentId w16cid:paraId="137ADFD3" w16cid:durableId="78D5D697"/>
  <w16cid:commentId w16cid:paraId="6512198C" w16cid:durableId="27E38909"/>
  <w16cid:commentId w16cid:paraId="14797E28" w16cid:durableId="00D5ADC9"/>
  <w16cid:commentId w16cid:paraId="4C15B480" w16cid:durableId="39CED5D9"/>
  <w16cid:commentId w16cid:paraId="6FE3D225" w16cid:durableId="55F1003D"/>
  <w16cid:commentId w16cid:paraId="49151672" w16cid:durableId="296AA29F"/>
  <w16cid:commentId w16cid:paraId="7E565C10" w16cid:durableId="2443A254"/>
  <w16cid:commentId w16cid:paraId="4F19B694" w16cid:durableId="20D4CED3"/>
  <w16cid:commentId w16cid:paraId="74ED610B" w16cid:durableId="5B1A0071"/>
  <w16cid:commentId w16cid:paraId="5D1AC3FA" w16cid:durableId="59DFF415"/>
  <w16cid:commentId w16cid:paraId="75D1E58C" w16cid:durableId="437B485D"/>
  <w16cid:commentId w16cid:paraId="71CBC7FB" w16cid:durableId="70EA324E"/>
  <w16cid:commentId w16cid:paraId="6CFA932A" w16cid:durableId="277F0120"/>
  <w16cid:commentId w16cid:paraId="524FE8D9" w16cid:durableId="3DC3B1DF"/>
  <w16cid:commentId w16cid:paraId="78C83BC3" w16cid:durableId="1C28FF8F"/>
  <w16cid:commentId w16cid:paraId="74FBBECD" w16cid:durableId="3C2056A0"/>
  <w16cid:commentId w16cid:paraId="38E15916" w16cid:durableId="5A8B7811"/>
  <w16cid:commentId w16cid:paraId="4D1BD482" w16cid:durableId="1569C116"/>
  <w16cid:commentId w16cid:paraId="7AABDC83" w16cid:durableId="0B7C56C0"/>
  <w16cid:commentId w16cid:paraId="529206A6" w16cid:durableId="353C1F28"/>
  <w16cid:commentId w16cid:paraId="5D1422BC" w16cid:durableId="40E1D733"/>
  <w16cid:commentId w16cid:paraId="6D3025E0" w16cid:durableId="004313A1"/>
  <w16cid:commentId w16cid:paraId="23858309" w16cid:durableId="4580EB87"/>
  <w16cid:commentId w16cid:paraId="6848C7C0" w16cid:durableId="3AC92025"/>
  <w16cid:commentId w16cid:paraId="417B0C67" w16cid:durableId="2FEC41F8"/>
  <w16cid:commentId w16cid:paraId="5A36163A" w16cid:durableId="341D32ED"/>
  <w16cid:commentId w16cid:paraId="67FF84F0" w16cid:durableId="38BC7E34"/>
  <w16cid:commentId w16cid:paraId="509BCB2C" w16cid:durableId="5E6A2029"/>
  <w16cid:commentId w16cid:paraId="03CE249D" w16cid:durableId="3E1D25ED"/>
  <w16cid:commentId w16cid:paraId="165F5568" w16cid:durableId="32817687"/>
  <w16cid:commentId w16cid:paraId="1BEE803F" w16cid:durableId="2AB795D2"/>
  <w16cid:commentId w16cid:paraId="3D93415A" w16cid:durableId="37838AC4"/>
  <w16cid:commentId w16cid:paraId="26D565F0" w16cid:durableId="54F94533"/>
  <w16cid:commentId w16cid:paraId="2F77E9AB" w16cid:durableId="33E034D0"/>
  <w16cid:commentId w16cid:paraId="27BAAC75" w16cid:durableId="79323242"/>
  <w16cid:commentId w16cid:paraId="28D52F70" w16cid:durableId="3E236C5C"/>
  <w16cid:commentId w16cid:paraId="3F76C77D" w16cid:durableId="77A69A97"/>
  <w16cid:commentId w16cid:paraId="6BD1AA25" w16cid:durableId="044AFD11"/>
  <w16cid:commentId w16cid:paraId="223F95CA" w16cid:durableId="04146CA8"/>
  <w16cid:commentId w16cid:paraId="657949AC" w16cid:durableId="125C5D21"/>
  <w16cid:commentId w16cid:paraId="790C2B9D" w16cid:durableId="7D2F6152"/>
  <w16cid:commentId w16cid:paraId="713F1240" w16cid:durableId="12059E15"/>
  <w16cid:commentId w16cid:paraId="7D77B7D7" w16cid:durableId="196BB19C"/>
  <w16cid:commentId w16cid:paraId="6532C656" w16cid:durableId="35878E02"/>
  <w16cid:commentId w16cid:paraId="67EFCAD9" w16cid:durableId="420936A7"/>
  <w16cid:commentId w16cid:paraId="7545DF77" w16cid:durableId="4603B9DD"/>
  <w16cid:commentId w16cid:paraId="07E25EEE" w16cid:durableId="31A97D31"/>
  <w16cid:commentId w16cid:paraId="3AF6F210" w16cid:durableId="0B5B5106"/>
  <w16cid:commentId w16cid:paraId="4CB663F1" w16cid:durableId="77CA74A8"/>
  <w16cid:commentId w16cid:paraId="437AB005" w16cid:durableId="06853265"/>
  <w16cid:commentId w16cid:paraId="165084FF" w16cid:durableId="7672FBE4"/>
  <w16cid:commentId w16cid:paraId="05117AB3" w16cid:durableId="3479D32A"/>
  <w16cid:commentId w16cid:paraId="70B6CDCC" w16cid:durableId="30BBC9A4"/>
  <w16cid:commentId w16cid:paraId="12B0B709" w16cid:durableId="7E45338B"/>
  <w16cid:commentId w16cid:paraId="1452FE57" w16cid:durableId="06F7CA20"/>
  <w16cid:commentId w16cid:paraId="711F5C38" w16cid:durableId="7CF3070B"/>
  <w16cid:commentId w16cid:paraId="3B25B5CF" w16cid:durableId="0BED64A7"/>
  <w16cid:commentId w16cid:paraId="0101DBE0" w16cid:durableId="7D860727"/>
  <w16cid:commentId w16cid:paraId="4E3FE8E4" w16cid:durableId="510A9E2F"/>
  <w16cid:commentId w16cid:paraId="5D388A19" w16cid:durableId="6A19C1AC"/>
  <w16cid:commentId w16cid:paraId="43692957" w16cid:durableId="2286BD71"/>
  <w16cid:commentId w16cid:paraId="5C6959BB" w16cid:durableId="4C5FF2B5"/>
  <w16cid:commentId w16cid:paraId="5EBDAB5C" w16cid:durableId="4421D783"/>
  <w16cid:commentId w16cid:paraId="48F3D24D" w16cid:durableId="1261E744"/>
  <w16cid:commentId w16cid:paraId="3626F75F" w16cid:durableId="312EC22A"/>
  <w16cid:commentId w16cid:paraId="21BE9E74" w16cid:durableId="4F16AA42"/>
  <w16cid:commentId w16cid:paraId="3801A2B0" w16cid:durableId="772BB3DF"/>
  <w16cid:commentId w16cid:paraId="0A2AB18E" w16cid:durableId="759E6317"/>
  <w16cid:commentId w16cid:paraId="7987F3BD" w16cid:durableId="508B344C"/>
  <w16cid:commentId w16cid:paraId="098E399F" w16cid:durableId="3D3294B5"/>
  <w16cid:commentId w16cid:paraId="6949D321" w16cid:durableId="10D738EE"/>
  <w16cid:commentId w16cid:paraId="1B24D3BE" w16cid:durableId="6480F3B1"/>
  <w16cid:commentId w16cid:paraId="5AF92B07" w16cid:durableId="74613DA4"/>
  <w16cid:commentId w16cid:paraId="12CC5050" w16cid:durableId="27BDDBB6"/>
  <w16cid:commentId w16cid:paraId="56861D77" w16cid:durableId="58C1FA3D"/>
  <w16cid:commentId w16cid:paraId="72721AD7" w16cid:durableId="7A6421C7"/>
  <w16cid:commentId w16cid:paraId="41D1AE49" w16cid:durableId="74DE7A0A"/>
  <w16cid:commentId w16cid:paraId="27204FD6" w16cid:durableId="4939B8BC"/>
  <w16cid:commentId w16cid:paraId="336651F6" w16cid:durableId="220DB113"/>
  <w16cid:commentId w16cid:paraId="582CF597" w16cid:durableId="5CA50C6A"/>
  <w16cid:commentId w16cid:paraId="544E01AF" w16cid:durableId="7745B7AE"/>
  <w16cid:commentId w16cid:paraId="2E514710" w16cid:durableId="0405D3C0"/>
  <w16cid:commentId w16cid:paraId="5A5B08B0" w16cid:durableId="4585791A"/>
  <w16cid:commentId w16cid:paraId="6445FE94" w16cid:durableId="1645A9DB"/>
  <w16cid:commentId w16cid:paraId="127D6095" w16cid:durableId="2E765D70"/>
  <w16cid:commentId w16cid:paraId="57A90014" w16cid:durableId="19A1E581"/>
  <w16cid:commentId w16cid:paraId="54AC6FEC" w16cid:durableId="69D9194E"/>
  <w16cid:commentId w16cid:paraId="513E4E23" w16cid:durableId="246298EE"/>
  <w16cid:commentId w16cid:paraId="6424ED6F" w16cid:durableId="22D63FBC"/>
  <w16cid:commentId w16cid:paraId="6AA6850A" w16cid:durableId="2E9044AA"/>
  <w16cid:commentId w16cid:paraId="63C30E85" w16cid:durableId="51EFAEE4"/>
  <w16cid:commentId w16cid:paraId="4DB2E99A" w16cid:durableId="0413E0C2"/>
  <w16cid:commentId w16cid:paraId="0D37C0ED" w16cid:durableId="7FACD4B5"/>
  <w16cid:commentId w16cid:paraId="77DA2C7B" w16cid:durableId="3C315DC6"/>
  <w16cid:commentId w16cid:paraId="65D0F53D" w16cid:durableId="7512BD14"/>
  <w16cid:commentId w16cid:paraId="0E430D82" w16cid:durableId="68987D3B"/>
  <w16cid:commentId w16cid:paraId="48EEDEB7" w16cid:durableId="09624DDB"/>
  <w16cid:commentId w16cid:paraId="6686327D" w16cid:durableId="70EFBB38"/>
  <w16cid:commentId w16cid:paraId="00E2026D" w16cid:durableId="46C6F0AF"/>
  <w16cid:commentId w16cid:paraId="0A5695F3" w16cid:durableId="68F07C94"/>
  <w16cid:commentId w16cid:paraId="7957109B" w16cid:durableId="6F1C90AF"/>
  <w16cid:commentId w16cid:paraId="7E10E303" w16cid:durableId="1305F848"/>
  <w16cid:commentId w16cid:paraId="233DBCF7" w16cid:durableId="61534F83"/>
  <w16cid:commentId w16cid:paraId="3FF8403F" w16cid:durableId="228B975C"/>
  <w16cid:commentId w16cid:paraId="799A08F6" w16cid:durableId="07BF1F32"/>
  <w16cid:commentId w16cid:paraId="17F1BA20" w16cid:durableId="2FD470DF"/>
  <w16cid:commentId w16cid:paraId="6275412B" w16cid:durableId="59E7EB51"/>
  <w16cid:commentId w16cid:paraId="4D612072" w16cid:durableId="453DB220"/>
  <w16cid:commentId w16cid:paraId="0238629C" w16cid:durableId="30A9F839"/>
  <w16cid:commentId w16cid:paraId="193F750E" w16cid:durableId="777583AA"/>
  <w16cid:commentId w16cid:paraId="2442FCB1" w16cid:durableId="3CC458A2"/>
  <w16cid:commentId w16cid:paraId="0A331B91" w16cid:durableId="0D2EE45F"/>
  <w16cid:commentId w16cid:paraId="60CC5F31" w16cid:durableId="35EFB02E"/>
  <w16cid:commentId w16cid:paraId="5EA9D8EF" w16cid:durableId="42CCCD7D"/>
  <w16cid:commentId w16cid:paraId="09E497C0" w16cid:durableId="265A503E"/>
  <w16cid:commentId w16cid:paraId="435DD379" w16cid:durableId="15C863AC"/>
  <w16cid:commentId w16cid:paraId="55662FDD" w16cid:durableId="48329870"/>
  <w16cid:commentId w16cid:paraId="02D77D3C" w16cid:durableId="11D95AA3"/>
  <w16cid:commentId w16cid:paraId="78DC6B82" w16cid:durableId="3E1F3BA0"/>
  <w16cid:commentId w16cid:paraId="162C8FE7" w16cid:durableId="3F1DA19F"/>
  <w16cid:commentId w16cid:paraId="40DF92FB" w16cid:durableId="3A617BA0"/>
  <w16cid:commentId w16cid:paraId="6F124809" w16cid:durableId="0FDBDCE1"/>
  <w16cid:commentId w16cid:paraId="4793478B" w16cid:durableId="7AF66C64"/>
  <w16cid:commentId w16cid:paraId="27396DCA" w16cid:durableId="39E003A1"/>
  <w16cid:commentId w16cid:paraId="107BBD6E" w16cid:durableId="620F7C74"/>
  <w16cid:commentId w16cid:paraId="351D9B7B" w16cid:durableId="712C6514"/>
  <w16cid:commentId w16cid:paraId="671BC0DD" w16cid:durableId="2689AF12"/>
  <w16cid:commentId w16cid:paraId="43110E81" w16cid:durableId="11164F28"/>
  <w16cid:commentId w16cid:paraId="4E1A6455" w16cid:durableId="41FBBC31"/>
  <w16cid:commentId w16cid:paraId="75EBE3D7" w16cid:durableId="25C66763"/>
  <w16cid:commentId w16cid:paraId="0EDC5382" w16cid:durableId="5BFAF55B"/>
  <w16cid:commentId w16cid:paraId="4F315496" w16cid:durableId="268988F5"/>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2963E889" w16cid:durableId="558FCD3A"/>
  <w16cid:commentId w16cid:paraId="205E4F57" w16cid:durableId="6CD305D0"/>
  <w16cid:commentId w16cid:paraId="184B7A97" w16cid:durableId="2907DD14"/>
  <w16cid:commentId w16cid:paraId="3622A93E" w16cid:durableId="297E7BFB"/>
  <w16cid:commentId w16cid:paraId="267CA808" w16cid:durableId="1AFF464E"/>
  <w16cid:commentId w16cid:paraId="5BC7F4AB" w16cid:durableId="02AF20B8"/>
  <w16cid:commentId w16cid:paraId="143164E9" w16cid:durableId="4AC1C1FE"/>
  <w16cid:commentId w16cid:paraId="1B97F528" w16cid:durableId="71F71065"/>
  <w16cid:commentId w16cid:paraId="5F2B3C7A" w16cid:durableId="7D1412E8"/>
  <w16cid:commentId w16cid:paraId="7A4CD454" w16cid:durableId="10C3980C"/>
  <w16cid:commentId w16cid:paraId="3184F82C" w16cid:durableId="2196163B"/>
  <w16cid:commentId w16cid:paraId="671A4A05" w16cid:durableId="72D4F0F8"/>
  <w16cid:commentId w16cid:paraId="5C5A3284" w16cid:durableId="36778B2D"/>
  <w16cid:commentId w16cid:paraId="385B7460" w16cid:durableId="6BE6B681"/>
  <w16cid:commentId w16cid:paraId="01F9E9DD" w16cid:durableId="247137AC"/>
  <w16cid:commentId w16cid:paraId="2D95E4D8" w16cid:durableId="483FC3ED"/>
  <w16cid:commentId w16cid:paraId="6B625A62" w16cid:durableId="70105EDE"/>
  <w16cid:commentId w16cid:paraId="3732469B" w16cid:durableId="7314B0F5"/>
  <w16cid:commentId w16cid:paraId="46119899" w16cid:durableId="38EE811C"/>
  <w16cid:commentId w16cid:paraId="7DB10C6D" w16cid:durableId="340296B0"/>
  <w16cid:commentId w16cid:paraId="62A0E798" w16cid:durableId="25DB2B58"/>
  <w16cid:commentId w16cid:paraId="4F35E275" w16cid:durableId="44E871EB"/>
  <w16cid:commentId w16cid:paraId="4ED275B6" w16cid:durableId="3DE40C81"/>
  <w16cid:commentId w16cid:paraId="7AFAB136" w16cid:durableId="2269DDFD"/>
  <w16cid:commentId w16cid:paraId="7E6D6C9C" w16cid:durableId="5F4C6FB5"/>
  <w16cid:commentId w16cid:paraId="46EC9096" w16cid:durableId="791F5CC3"/>
  <w16cid:commentId w16cid:paraId="0A284255" w16cid:durableId="73B66D70"/>
  <w16cid:commentId w16cid:paraId="17378BE1" w16cid:durableId="387B0F18"/>
  <w16cid:commentId w16cid:paraId="47563D2A" w16cid:durableId="7727EFFC"/>
  <w16cid:commentId w16cid:paraId="1DFC2273" w16cid:durableId="31BAC585"/>
  <w16cid:commentId w16cid:paraId="482766EA" w16cid:durableId="6A0BDE15"/>
  <w16cid:commentId w16cid:paraId="2133DC78" w16cid:durableId="005C5321"/>
  <w16cid:commentId w16cid:paraId="7753704A" w16cid:durableId="1C9919D0"/>
  <w16cid:commentId w16cid:paraId="1D221B80" w16cid:durableId="5D8440E3"/>
  <w16cid:commentId w16cid:paraId="13C19F9F" w16cid:durableId="39133DAB"/>
  <w16cid:commentId w16cid:paraId="03852803" w16cid:durableId="64DAC2F1"/>
  <w16cid:commentId w16cid:paraId="0CD3F2C6" w16cid:durableId="473336CD"/>
  <w16cid:commentId w16cid:paraId="01FD8D72" w16cid:durableId="5C6CA217"/>
  <w16cid:commentId w16cid:paraId="401BF597" w16cid:durableId="1F2D9B1E"/>
  <w16cid:commentId w16cid:paraId="3C9BBE01" w16cid:durableId="61336E45"/>
  <w16cid:commentId w16cid:paraId="76582117" w16cid:durableId="2FD39CBA"/>
  <w16cid:commentId w16cid:paraId="77EE5B57" w16cid:durableId="47CCD19A"/>
  <w16cid:commentId w16cid:paraId="5A81909A" w16cid:durableId="75AD005A"/>
  <w16cid:commentId w16cid:paraId="16B04D00" w16cid:durableId="67698F06"/>
  <w16cid:commentId w16cid:paraId="2ABF59FD" w16cid:durableId="4FCE57B8"/>
  <w16cid:commentId w16cid:paraId="2A10BF00" w16cid:durableId="048D1614"/>
  <w16cid:commentId w16cid:paraId="04885628" w16cid:durableId="3102F380"/>
  <w16cid:commentId w16cid:paraId="6D244C00" w16cid:durableId="052080D6"/>
  <w16cid:commentId w16cid:paraId="2BD74DF0" w16cid:durableId="4EF80419"/>
  <w16cid:commentId w16cid:paraId="24F8A520" w16cid:durableId="6F7E8B71"/>
  <w16cid:commentId w16cid:paraId="6F2EC642" w16cid:durableId="5A206BA0"/>
  <w16cid:commentId w16cid:paraId="6E05FE5C" w16cid:durableId="744784A5"/>
  <w16cid:commentId w16cid:paraId="76FC0AD3" w16cid:durableId="72BD5989"/>
  <w16cid:commentId w16cid:paraId="58181B8D" w16cid:durableId="6D0A6482"/>
  <w16cid:commentId w16cid:paraId="2C78F098" w16cid:durableId="0B974902"/>
  <w16cid:commentId w16cid:paraId="4F497D26" w16cid:durableId="1C1A2AE5"/>
  <w16cid:commentId w16cid:paraId="567FDB46" w16cid:durableId="0CE027CB"/>
  <w16cid:commentId w16cid:paraId="609C0038" w16cid:durableId="1A1FA9A6"/>
  <w16cid:commentId w16cid:paraId="3626DE26" w16cid:durableId="0518C932"/>
  <w16cid:commentId w16cid:paraId="0AD3DB90" w16cid:durableId="5F082C1C"/>
  <w16cid:commentId w16cid:paraId="398558A8" w16cid:durableId="7A294457"/>
  <w16cid:commentId w16cid:paraId="4B18A87E" w16cid:durableId="7A965082"/>
  <w16cid:commentId w16cid:paraId="2313395D" w16cid:durableId="2882C8A1"/>
  <w16cid:commentId w16cid:paraId="0BFF5B74" w16cid:durableId="037DDF27"/>
  <w16cid:commentId w16cid:paraId="1CD1D84A" w16cid:durableId="0505D015"/>
  <w16cid:commentId w16cid:paraId="666CCEE7" w16cid:durableId="7365A5BD"/>
  <w16cid:commentId w16cid:paraId="2F81655C" w16cid:durableId="30D8E66B"/>
  <w16cid:commentId w16cid:paraId="0EC006BA" w16cid:durableId="663DED87"/>
  <w16cid:commentId w16cid:paraId="311928C7" w16cid:durableId="07E28136"/>
  <w16cid:commentId w16cid:paraId="598A3C24" w16cid:durableId="43D5359A"/>
  <w16cid:commentId w16cid:paraId="44511975" w16cid:durableId="45A91AF5"/>
  <w16cid:commentId w16cid:paraId="7DC71D91" w16cid:durableId="2CA5CC9E"/>
  <w16cid:commentId w16cid:paraId="68ECA257" w16cid:durableId="0D56FBBB"/>
  <w16cid:commentId w16cid:paraId="195ECBD3" w16cid:durableId="76D42385"/>
  <w16cid:commentId w16cid:paraId="6EA21B3A" w16cid:durableId="3EEA899D"/>
  <w16cid:commentId w16cid:paraId="254F6DF8" w16cid:durableId="56BD01B6"/>
  <w16cid:commentId w16cid:paraId="1F195E73" w16cid:durableId="79F623EA"/>
  <w16cid:commentId w16cid:paraId="577D2158" w16cid:durableId="1D2F8AA2"/>
  <w16cid:commentId w16cid:paraId="6065295C" w16cid:durableId="436A7CEB"/>
  <w16cid:commentId w16cid:paraId="3F5C4138" w16cid:durableId="6925D9DA"/>
  <w16cid:commentId w16cid:paraId="7B5B266D" w16cid:durableId="45D3041D"/>
  <w16cid:commentId w16cid:paraId="40C99013" w16cid:durableId="503790A5"/>
  <w16cid:commentId w16cid:paraId="236C4136" w16cid:durableId="7CFE004C"/>
  <w16cid:commentId w16cid:paraId="39BE71B1" w16cid:durableId="3D0B964F"/>
  <w16cid:commentId w16cid:paraId="2342A815" w16cid:durableId="583AAF08"/>
  <w16cid:commentId w16cid:paraId="2C7A5939" w16cid:durableId="33C45CB6"/>
  <w16cid:commentId w16cid:paraId="63459073" w16cid:durableId="53AC401D"/>
  <w16cid:commentId w16cid:paraId="72748A04" w16cid:durableId="2B54A3CD"/>
  <w16cid:commentId w16cid:paraId="65640EE9" w16cid:durableId="2A92A814"/>
  <w16cid:commentId w16cid:paraId="7F2310F5" w16cid:durableId="2A92A949"/>
  <w16cid:commentId w16cid:paraId="617FEC04" w16cid:durableId="2A92A8E3"/>
  <w16cid:commentId w16cid:paraId="038E41F4" w16cid:durableId="2A92A9C1"/>
  <w16cid:commentId w16cid:paraId="1DE7D49D" w16cid:durableId="0997BF44"/>
  <w16cid:commentId w16cid:paraId="61D44853" w16cid:durableId="2A93D1A7"/>
  <w16cid:commentId w16cid:paraId="27E78852" w16cid:durableId="2C7C9459"/>
  <w16cid:commentId w16cid:paraId="78658867" w16cid:durableId="1CCE502E"/>
  <w16cid:commentId w16cid:paraId="6A2ED6B8" w16cid:durableId="4498EB03"/>
  <w16cid:commentId w16cid:paraId="21F04210" w16cid:durableId="3AF6F113"/>
  <w16cid:commentId w16cid:paraId="192324E6" w16cid:durableId="26E9D7BD"/>
  <w16cid:commentId w16cid:paraId="59ED0979" w16cid:durableId="25D05994"/>
  <w16cid:commentId w16cid:paraId="75FD4F13" w16cid:durableId="4EA51511"/>
  <w16cid:commentId w16cid:paraId="1ECF6919" w16cid:durableId="1B92BC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AC3D0" w14:textId="77777777" w:rsidR="00301FE9" w:rsidRPr="00A527F0" w:rsidRDefault="00301FE9" w:rsidP="006B114A">
      <w:pPr>
        <w:spacing w:after="0"/>
      </w:pPr>
      <w:r w:rsidRPr="00A527F0">
        <w:separator/>
      </w:r>
    </w:p>
    <w:p w14:paraId="0CF707DD" w14:textId="77777777" w:rsidR="00301FE9" w:rsidRPr="00A527F0" w:rsidRDefault="00301FE9"/>
  </w:endnote>
  <w:endnote w:type="continuationSeparator" w:id="0">
    <w:p w14:paraId="0FC36D34" w14:textId="77777777" w:rsidR="00301FE9" w:rsidRPr="00A527F0" w:rsidRDefault="00301FE9" w:rsidP="006B114A">
      <w:pPr>
        <w:spacing w:after="0"/>
      </w:pPr>
      <w:r w:rsidRPr="00A527F0">
        <w:continuationSeparator/>
      </w:r>
    </w:p>
    <w:p w14:paraId="57412141" w14:textId="77777777" w:rsidR="00301FE9" w:rsidRPr="00A527F0" w:rsidRDefault="00301F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24695095"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B30BBA">
      <w:rPr>
        <w:rFonts w:cs="Arial"/>
        <w:sz w:val="16"/>
      </w:rPr>
      <w:t>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r w:rsidRPr="00237F07">
      <w:rPr>
        <w:rFonts w:cs="Arial"/>
        <w:color w:val="FF0000"/>
        <w:sz w:val="16"/>
      </w:rPr>
      <w:t>Xxxx</w:t>
    </w:r>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6CE233B9"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Pr="00237F07">
      <w:rPr>
        <w:rFonts w:cs="Arial"/>
        <w:sz w:val="16"/>
      </w:rPr>
      <w:t xml:space="preserve"> 202</w:t>
    </w:r>
    <w:r w:rsidR="001873DC" w:rsidRPr="00237F07">
      <w:rPr>
        <w:rFonts w:cs="Arial"/>
        <w:sz w:val="16"/>
      </w:rPr>
      <w:t>4</w:t>
    </w:r>
    <w:r w:rsidRPr="00237F07">
      <w:rPr>
        <w:rFonts w:cs="Arial"/>
        <w:sz w:val="16"/>
      </w:rPr>
      <w:tab/>
      <w:t>Edition 1.</w:t>
    </w:r>
    <w:r w:rsidR="00B30BBA">
      <w:rPr>
        <w:rFonts w:cs="Arial"/>
        <w:sz w:val="16"/>
      </w:rPr>
      <w:t>7</w:t>
    </w:r>
    <w:r w:rsidRPr="00237F07">
      <w:rPr>
        <w:rFonts w:cs="Arial"/>
        <w:sz w:val="16"/>
      </w:rPr>
      <w:t>.</w:t>
    </w:r>
    <w:r w:rsidR="00B30BBA">
      <w:rPr>
        <w:rFonts w:cs="Arial"/>
        <w:sz w:val="16"/>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35092417"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ED484D">
      <w:rPr>
        <w:rFonts w:cs="Arial"/>
        <w:sz w:val="16"/>
      </w:rPr>
      <w:t>4</w:t>
    </w:r>
    <w:r w:rsidRPr="00A527F0">
      <w:rPr>
        <w:rFonts w:cs="Arial"/>
        <w:sz w:val="16"/>
      </w:rPr>
      <w:tab/>
      <w:t>Edition 1.</w:t>
    </w:r>
    <w:r w:rsidR="00B30BBA">
      <w:rPr>
        <w:rFonts w:cs="Arial"/>
        <w:sz w:val="16"/>
      </w:rPr>
      <w:t>7</w:t>
    </w:r>
    <w:r w:rsidRPr="00A527F0">
      <w:rPr>
        <w:rFonts w:cs="Arial"/>
        <w:sz w:val="16"/>
      </w:rPr>
      <w:t>.</w:t>
    </w:r>
    <w:r w:rsidR="00B30BBA">
      <w:rPr>
        <w:rFonts w:cs="Arial"/>
        <w:sz w:val="16"/>
      </w:rP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0177FE5E"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C10557" w:rsidRPr="00A527F0">
      <w:rPr>
        <w:rFonts w:cs="Arial"/>
        <w:sz w:val="16"/>
      </w:rPr>
      <w:t>4</w:t>
    </w:r>
    <w:r w:rsidRPr="00A527F0">
      <w:rPr>
        <w:rFonts w:cs="Arial"/>
        <w:sz w:val="16"/>
      </w:rPr>
      <w:tab/>
      <w:t>Edition 1.</w:t>
    </w:r>
    <w:r w:rsidR="00B30BBA">
      <w:rPr>
        <w:rFonts w:cs="Arial"/>
        <w:sz w:val="16"/>
      </w:rPr>
      <w:t>7</w:t>
    </w:r>
    <w:r w:rsidRPr="00A527F0">
      <w:rPr>
        <w:rFonts w:cs="Arial"/>
        <w:sz w:val="16"/>
      </w:rPr>
      <w:t>.</w:t>
    </w:r>
    <w:r w:rsidR="00B30BBA">
      <w:rPr>
        <w:rFonts w:cs="Arial"/>
        <w:sz w:val="16"/>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DEAE6E" w14:textId="77777777" w:rsidR="00301FE9" w:rsidRPr="00A527F0" w:rsidRDefault="00301FE9" w:rsidP="006B114A">
      <w:pPr>
        <w:spacing w:after="0"/>
      </w:pPr>
      <w:r w:rsidRPr="00A527F0">
        <w:separator/>
      </w:r>
    </w:p>
    <w:p w14:paraId="4DD6AF04" w14:textId="77777777" w:rsidR="00301FE9" w:rsidRPr="00A527F0" w:rsidRDefault="00301FE9"/>
  </w:footnote>
  <w:footnote w:type="continuationSeparator" w:id="0">
    <w:p w14:paraId="1CB81272" w14:textId="77777777" w:rsidR="00301FE9" w:rsidRPr="00A527F0" w:rsidRDefault="00301FE9" w:rsidP="006B114A">
      <w:pPr>
        <w:spacing w:after="0"/>
      </w:pPr>
      <w:r w:rsidRPr="00A527F0">
        <w:continuationSeparator/>
      </w:r>
    </w:p>
    <w:p w14:paraId="5CA85DE7" w14:textId="77777777" w:rsidR="00301FE9" w:rsidRPr="00A527F0" w:rsidRDefault="00301FE9"/>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xyL values are: DAY x= 0.15, y=0.15, L=30.0; DUSK x=0.15, y=0.15, L=7.5; NIGHT x=0.15, y=0.15, L=1.2</w:t>
      </w:r>
    </w:p>
  </w:footnote>
  <w:footnote w:id="3">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xyL values are: DAY x= 0.15, y=¬0.15, L=30.0; DUSK x=0.15, y=0.15, L=7.5; NIGHT x=0.15, y=0.15, L=1.2.</w:t>
      </w:r>
    </w:p>
  </w:footnote>
  <w:footnote w:id="4">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xyL values are: DAY x= 0.15, y=¬0.15, L=30.0; DUSK x=0.15, y=0.15, L=7.5; NIGHT x=0.15, y=0.15, L=1.2</w:t>
      </w:r>
    </w:p>
  </w:footnote>
  <w:footnote w:id="5">
    <w:p w14:paraId="0E660BAF" w14:textId="18C35A44" w:rsidR="00CC4988" w:rsidRDefault="00CC4988">
      <w:pPr>
        <w:pStyle w:val="FootnoteText"/>
      </w:pPr>
      <w:ins w:id="3366" w:author="jon pritchard" w:date="2024-11-27T16:51:00Z" w16du:dateUtc="2024-11-27T15:51:00Z">
        <w:r>
          <w:rPr>
            <w:rStyle w:val="FootnoteReference"/>
          </w:rPr>
          <w:footnoteRef/>
        </w:r>
        <w:r>
          <w:t xml:space="preserve"> Data Coverage features selected </w:t>
        </w:r>
      </w:ins>
      <w:ins w:id="3367" w:author="jon pritchard" w:date="2024-11-27T16:52:00Z" w16du:dateUtc="2024-11-27T15:52:00Z">
        <w:r>
          <w:t xml:space="preserve">after this point in the algorithm are subject to the OVERSC01 grossly overscaled pattern as described in section </w:t>
        </w:r>
        <w:r w:rsidRPr="00CC4988">
          <w:rPr>
            <w:highlight w:val="yellow"/>
            <w:rPrChange w:id="3368" w:author="jon pritchard" w:date="2024-11-27T16:52:00Z" w16du:dateUtc="2024-11-27T15:52:00Z">
              <w:rPr/>
            </w:rPrChange>
          </w:rPr>
          <w:t>XXX.XXX</w:t>
        </w:r>
      </w:ins>
    </w:p>
  </w:footnote>
  <w:footnote w:id="6">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B812CA" w:rsidRDefault="00E54143" w:rsidP="00086B9D">
    <w:pPr>
      <w:tabs>
        <w:tab w:val="center" w:pos="4536"/>
        <w:tab w:val="right" w:pos="9072"/>
      </w:tabs>
      <w:spacing w:after="0"/>
      <w:ind w:right="369"/>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12</w:t>
    </w:r>
    <w:r w:rsidRPr="00B812CA">
      <w:rPr>
        <w:rFonts w:eastAsia="Times New Roman" w:cs="Arial"/>
        <w:sz w:val="16"/>
        <w:szCs w:val="16"/>
      </w:rPr>
      <w:fldChar w:fldCharType="end"/>
    </w:r>
    <w:r w:rsidRPr="00B812CA">
      <w:rPr>
        <w:rFonts w:eastAsia="Times New Roman" w:cs="Arial"/>
        <w:sz w:val="16"/>
        <w:szCs w:val="16"/>
      </w:rPr>
      <w:tab/>
    </w:r>
    <w:bookmarkStart w:id="201" w:name="_Hlk32445934"/>
    <w:bookmarkStart w:id="202" w:name="_Hlk41490377"/>
    <w:r w:rsidRPr="00B812CA">
      <w:rPr>
        <w:rFonts w:eastAsia="Times New Roman" w:cs="Arial"/>
        <w:sz w:val="16"/>
        <w:szCs w:val="16"/>
      </w:rPr>
      <w:t xml:space="preserve">Harmonised User Experience </w:t>
    </w:r>
    <w:bookmarkEnd w:id="201"/>
    <w:r w:rsidRPr="00B812CA">
      <w:rPr>
        <w:rFonts w:eastAsia="Times New Roman" w:cs="Arial"/>
        <w:sz w:val="16"/>
        <w:szCs w:val="16"/>
      </w:rPr>
      <w:t>for ECDIS and INS</w:t>
    </w:r>
    <w:bookmarkEnd w:id="202"/>
    <w:r w:rsidRPr="00B812CA">
      <w:rPr>
        <w:rFonts w:eastAsia="Times New Roman" w:cs="Arial"/>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B812CA">
      <w:rPr>
        <w:rFonts w:eastAsia="Times New Roman" w:cs="Arial"/>
        <w:sz w:val="16"/>
        <w:szCs w:val="16"/>
      </w:rPr>
      <w:fldChar w:fldCharType="begin"/>
    </w:r>
    <w:r w:rsidRPr="00DD4967">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DD4967">
      <w:rPr>
        <w:rFonts w:eastAsia="Times New Roman" w:cs="Arial"/>
        <w:sz w:val="16"/>
        <w:szCs w:val="16"/>
      </w:rPr>
      <w:t>vii</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B812CA" w:rsidRDefault="00E54143" w:rsidP="00A56DE1">
    <w:pPr>
      <w:tabs>
        <w:tab w:val="center" w:pos="4536"/>
        <w:tab w:val="right" w:pos="9072"/>
      </w:tabs>
      <w:spacing w:after="0"/>
      <w:ind w:right="368"/>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82</w:t>
    </w:r>
    <w:r w:rsidRPr="00B812CA">
      <w:rPr>
        <w:rFonts w:eastAsia="Times New Roman" w:cs="Arial"/>
        <w:sz w:val="16"/>
        <w:szCs w:val="16"/>
      </w:rPr>
      <w:fldChar w:fldCharType="end"/>
    </w:r>
    <w:r w:rsidRPr="00B812CA">
      <w:rPr>
        <w:rFonts w:eastAsia="Times New Roman" w:cs="Arial"/>
        <w:sz w:val="16"/>
        <w:szCs w:val="16"/>
      </w:rPr>
      <w:tab/>
      <w:t>Harmonised User Experience for ECDIS and INS</w:t>
    </w:r>
    <w:r w:rsidRPr="00B812CA">
      <w:rPr>
        <w:rFonts w:eastAsia="Times New Roman" w:cs="Arial"/>
        <w:sz w:val="16"/>
        <w:szCs w:val="16"/>
      </w:rPr>
      <w:tab/>
    </w:r>
  </w:p>
  <w:p w14:paraId="553077B4" w14:textId="77777777" w:rsidR="00E54143" w:rsidRPr="00A527F0" w:rsidRDefault="00E54143" w:rsidP="00A56DE1">
    <w:pPr>
      <w:tabs>
        <w:tab w:val="right"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t>Harmonised User Experience for ECDIS and INS</w:t>
    </w:r>
    <w:r w:rsidRPr="00B812C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1"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4"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0"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7"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52"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3"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6"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58"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8"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72"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5"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7"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0"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82"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5"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91"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2"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95"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7"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99"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04"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7"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0"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7126C62"/>
    <w:multiLevelType w:val="multilevel"/>
    <w:tmpl w:val="BCBCFD4C"/>
    <w:lvl w:ilvl="0">
      <w:start w:val="4"/>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trike w:val="0"/>
        <w:sz w:val="22"/>
      </w:rPr>
    </w:lvl>
    <w:lvl w:ilvl="2">
      <w:start w:val="1"/>
      <w:numFmt w:val="decimal"/>
      <w:pStyle w:val="Heading3"/>
      <w:lvlText w:val="C-%1.%2.%3"/>
      <w:lvlJc w:val="left"/>
      <w:pPr>
        <w:ind w:left="2553"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129"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38"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9"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0"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2"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43"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7"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8"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149"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150"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151"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2"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3"/>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67"/>
  </w:num>
  <w:num w:numId="7" w16cid:durableId="520437362">
    <w:abstractNumId w:val="4"/>
  </w:num>
  <w:num w:numId="8" w16cid:durableId="224798262">
    <w:abstractNumId w:val="74"/>
  </w:num>
  <w:num w:numId="9" w16cid:durableId="1220020221">
    <w:abstractNumId w:val="5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49"/>
  </w:num>
  <w:num w:numId="11" w16cid:durableId="1538661874">
    <w:abstractNumId w:val="145"/>
  </w:num>
  <w:num w:numId="12" w16cid:durableId="1366056996">
    <w:abstractNumId w:val="75"/>
  </w:num>
  <w:num w:numId="13" w16cid:durableId="934938797">
    <w:abstractNumId w:val="152"/>
  </w:num>
  <w:num w:numId="14" w16cid:durableId="1152716467">
    <w:abstractNumId w:val="5"/>
  </w:num>
  <w:num w:numId="15" w16cid:durableId="825323552">
    <w:abstractNumId w:val="99"/>
  </w:num>
  <w:num w:numId="16" w16cid:durableId="1365056534">
    <w:abstractNumId w:val="64"/>
  </w:num>
  <w:num w:numId="17" w16cid:durableId="1229415262">
    <w:abstractNumId w:val="114"/>
  </w:num>
  <w:num w:numId="18" w16cid:durableId="602953057">
    <w:abstractNumId w:val="83"/>
  </w:num>
  <w:num w:numId="19" w16cid:durableId="1456021189">
    <w:abstractNumId w:val="117"/>
  </w:num>
  <w:num w:numId="20" w16cid:durableId="657074034">
    <w:abstractNumId w:val="17"/>
  </w:num>
  <w:num w:numId="21" w16cid:durableId="1747340357">
    <w:abstractNumId w:val="111"/>
  </w:num>
  <w:num w:numId="22" w16cid:durableId="1880237404">
    <w:abstractNumId w:val="38"/>
  </w:num>
  <w:num w:numId="23" w16cid:durableId="395519696">
    <w:abstractNumId w:val="21"/>
  </w:num>
  <w:num w:numId="24" w16cid:durableId="315649694">
    <w:abstractNumId w:val="69"/>
  </w:num>
  <w:num w:numId="25" w16cid:durableId="1678388144">
    <w:abstractNumId w:val="27"/>
  </w:num>
  <w:num w:numId="26" w16cid:durableId="425270687">
    <w:abstractNumId w:val="20"/>
  </w:num>
  <w:num w:numId="27" w16cid:durableId="57022568">
    <w:abstractNumId w:val="42"/>
  </w:num>
  <w:num w:numId="28" w16cid:durableId="1365593703">
    <w:abstractNumId w:val="121"/>
  </w:num>
  <w:num w:numId="29" w16cid:durableId="272830641">
    <w:abstractNumId w:val="61"/>
  </w:num>
  <w:num w:numId="30" w16cid:durableId="2041735839">
    <w:abstractNumId w:val="93"/>
  </w:num>
  <w:num w:numId="31" w16cid:durableId="1208181221">
    <w:abstractNumId w:val="62"/>
  </w:num>
  <w:num w:numId="32" w16cid:durableId="1865439396">
    <w:abstractNumId w:val="120"/>
  </w:num>
  <w:num w:numId="33" w16cid:durableId="479427342">
    <w:abstractNumId w:val="115"/>
  </w:num>
  <w:num w:numId="34" w16cid:durableId="1198079038">
    <w:abstractNumId w:val="101"/>
  </w:num>
  <w:num w:numId="35" w16cid:durableId="1648513988">
    <w:abstractNumId w:val="122"/>
  </w:num>
  <w:num w:numId="36" w16cid:durableId="681395225">
    <w:abstractNumId w:val="136"/>
  </w:num>
  <w:num w:numId="37" w16cid:durableId="542406099">
    <w:abstractNumId w:val="123"/>
  </w:num>
  <w:num w:numId="38" w16cid:durableId="788353502">
    <w:abstractNumId w:val="130"/>
  </w:num>
  <w:num w:numId="39" w16cid:durableId="1403211629">
    <w:abstractNumId w:val="54"/>
  </w:num>
  <w:num w:numId="40" w16cid:durableId="1933275798">
    <w:abstractNumId w:val="16"/>
  </w:num>
  <w:num w:numId="41" w16cid:durableId="2145198098">
    <w:abstractNumId w:val="44"/>
  </w:num>
  <w:num w:numId="42" w16cid:durableId="885096402">
    <w:abstractNumId w:val="95"/>
  </w:num>
  <w:num w:numId="43" w16cid:durableId="2081514262">
    <w:abstractNumId w:val="50"/>
  </w:num>
  <w:num w:numId="44" w16cid:durableId="1667590414">
    <w:abstractNumId w:val="6"/>
  </w:num>
  <w:num w:numId="45" w16cid:durableId="482047812">
    <w:abstractNumId w:val="85"/>
  </w:num>
  <w:num w:numId="46" w16cid:durableId="1147546858">
    <w:abstractNumId w:val="116"/>
  </w:num>
  <w:num w:numId="47" w16cid:durableId="1277758648">
    <w:abstractNumId w:val="127"/>
  </w:num>
  <w:num w:numId="48" w16cid:durableId="911505430">
    <w:abstractNumId w:val="82"/>
  </w:num>
  <w:num w:numId="49" w16cid:durableId="1743286102">
    <w:abstractNumId w:val="8"/>
  </w:num>
  <w:num w:numId="50" w16cid:durableId="81689452">
    <w:abstractNumId w:val="41"/>
  </w:num>
  <w:num w:numId="51" w16cid:durableId="1522090863">
    <w:abstractNumId w:val="34"/>
  </w:num>
  <w:num w:numId="52" w16cid:durableId="455148923">
    <w:abstractNumId w:val="58"/>
  </w:num>
  <w:num w:numId="53" w16cid:durableId="190073881">
    <w:abstractNumId w:val="77"/>
  </w:num>
  <w:num w:numId="54" w16cid:durableId="1835803932">
    <w:abstractNumId w:val="132"/>
  </w:num>
  <w:num w:numId="55" w16cid:durableId="665087180">
    <w:abstractNumId w:val="144"/>
  </w:num>
  <w:num w:numId="56" w16cid:durableId="1601529935">
    <w:abstractNumId w:val="134"/>
  </w:num>
  <w:num w:numId="57" w16cid:durableId="1893223561">
    <w:abstractNumId w:val="107"/>
  </w:num>
  <w:num w:numId="58" w16cid:durableId="884679831">
    <w:abstractNumId w:val="109"/>
  </w:num>
  <w:num w:numId="59" w16cid:durableId="1215968707">
    <w:abstractNumId w:val="133"/>
  </w:num>
  <w:num w:numId="60" w16cid:durableId="1669167867">
    <w:abstractNumId w:val="89"/>
  </w:num>
  <w:num w:numId="61" w16cid:durableId="1401245961">
    <w:abstractNumId w:val="36"/>
  </w:num>
  <w:num w:numId="62" w16cid:durableId="130707343">
    <w:abstractNumId w:val="125"/>
  </w:num>
  <w:num w:numId="63" w16cid:durableId="2040466205">
    <w:abstractNumId w:val="131"/>
  </w:num>
  <w:num w:numId="64" w16cid:durableId="1139231029">
    <w:abstractNumId w:val="110"/>
  </w:num>
  <w:num w:numId="65" w16cid:durableId="2120636323">
    <w:abstractNumId w:val="80"/>
  </w:num>
  <w:num w:numId="66" w16cid:durableId="38202790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66"/>
  </w:num>
  <w:num w:numId="71" w16cid:durableId="1828789613">
    <w:abstractNumId w:val="68"/>
  </w:num>
  <w:num w:numId="72" w16cid:durableId="186219696">
    <w:abstractNumId w:val="23"/>
  </w:num>
  <w:num w:numId="73" w16cid:durableId="564797464">
    <w:abstractNumId w:val="138"/>
  </w:num>
  <w:num w:numId="74" w16cid:durableId="456336870">
    <w:abstractNumId w:val="72"/>
  </w:num>
  <w:num w:numId="75" w16cid:durableId="1110736404">
    <w:abstractNumId w:val="124"/>
  </w:num>
  <w:num w:numId="76" w16cid:durableId="1601067080">
    <w:abstractNumId w:val="151"/>
  </w:num>
  <w:num w:numId="77" w16cid:durableId="895627992">
    <w:abstractNumId w:val="79"/>
  </w:num>
  <w:num w:numId="78" w16cid:durableId="1791895866">
    <w:abstractNumId w:val="73"/>
  </w:num>
  <w:num w:numId="79" w16cid:durableId="2020740785">
    <w:abstractNumId w:val="43"/>
  </w:num>
  <w:num w:numId="80" w16cid:durableId="212274501">
    <w:abstractNumId w:val="84"/>
  </w:num>
  <w:num w:numId="81" w16cid:durableId="1953394339">
    <w:abstractNumId w:val="139"/>
  </w:num>
  <w:num w:numId="82" w16cid:durableId="1177884358">
    <w:abstractNumId w:val="59"/>
  </w:num>
  <w:num w:numId="83" w16cid:durableId="968320945">
    <w:abstractNumId w:val="106"/>
  </w:num>
  <w:num w:numId="84" w16cid:durableId="1589540613">
    <w:abstractNumId w:val="129"/>
  </w:num>
  <w:num w:numId="85" w16cid:durableId="1339579398">
    <w:abstractNumId w:val="118"/>
  </w:num>
  <w:num w:numId="86" w16cid:durableId="1234852156">
    <w:abstractNumId w:val="86"/>
  </w:num>
  <w:num w:numId="87" w16cid:durableId="2039427198">
    <w:abstractNumId w:val="53"/>
  </w:num>
  <w:num w:numId="88" w16cid:durableId="1285115057">
    <w:abstractNumId w:val="105"/>
  </w:num>
  <w:num w:numId="89" w16cid:durableId="2115326439">
    <w:abstractNumId w:val="88"/>
  </w:num>
  <w:num w:numId="90" w16cid:durableId="1010915573">
    <w:abstractNumId w:val="96"/>
  </w:num>
  <w:num w:numId="91" w16cid:durableId="1564027605">
    <w:abstractNumId w:val="25"/>
  </w:num>
  <w:num w:numId="92" w16cid:durableId="470439567">
    <w:abstractNumId w:val="153"/>
  </w:num>
  <w:num w:numId="93" w16cid:durableId="1198395811">
    <w:abstractNumId w:val="147"/>
  </w:num>
  <w:num w:numId="94" w16cid:durableId="1110275684">
    <w:abstractNumId w:val="45"/>
  </w:num>
  <w:num w:numId="95" w16cid:durableId="419908145">
    <w:abstractNumId w:val="12"/>
  </w:num>
  <w:num w:numId="96" w16cid:durableId="1105148574">
    <w:abstractNumId w:val="7"/>
  </w:num>
  <w:num w:numId="97" w16cid:durableId="831335758">
    <w:abstractNumId w:val="104"/>
  </w:num>
  <w:num w:numId="98" w16cid:durableId="1918709030">
    <w:abstractNumId w:val="128"/>
  </w:num>
  <w:num w:numId="99" w16cid:durableId="1078593336">
    <w:abstractNumId w:val="30"/>
  </w:num>
  <w:num w:numId="100" w16cid:durableId="576207716">
    <w:abstractNumId w:val="57"/>
  </w:num>
  <w:num w:numId="101" w16cid:durableId="1322809917">
    <w:abstractNumId w:val="91"/>
  </w:num>
  <w:num w:numId="102" w16cid:durableId="1884554199">
    <w:abstractNumId w:val="91"/>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28"/>
  </w:num>
  <w:num w:numId="106" w16cid:durableId="1051802856">
    <w:abstractNumId w:val="97"/>
  </w:num>
  <w:num w:numId="107" w16cid:durableId="666128713">
    <w:abstractNumId w:val="31"/>
  </w:num>
  <w:num w:numId="108" w16cid:durableId="1466967227">
    <w:abstractNumId w:val="19"/>
  </w:num>
  <w:num w:numId="109" w16cid:durableId="2105615323">
    <w:abstractNumId w:val="65"/>
  </w:num>
  <w:num w:numId="110" w16cid:durableId="917132877">
    <w:abstractNumId w:val="29"/>
  </w:num>
  <w:num w:numId="111" w16cid:durableId="314146171">
    <w:abstractNumId w:val="60"/>
  </w:num>
  <w:num w:numId="112" w16cid:durableId="1760445821">
    <w:abstractNumId w:val="32"/>
  </w:num>
  <w:num w:numId="113" w16cid:durableId="734352504">
    <w:abstractNumId w:val="78"/>
  </w:num>
  <w:num w:numId="114" w16cid:durableId="1475636988">
    <w:abstractNumId w:val="15"/>
  </w:num>
  <w:num w:numId="115" w16cid:durableId="854613115">
    <w:abstractNumId w:val="92"/>
  </w:num>
  <w:num w:numId="116" w16cid:durableId="25253516">
    <w:abstractNumId w:val="140"/>
  </w:num>
  <w:num w:numId="117" w16cid:durableId="1986933757">
    <w:abstractNumId w:val="137"/>
  </w:num>
  <w:num w:numId="118" w16cid:durableId="1440880355">
    <w:abstractNumId w:val="63"/>
  </w:num>
  <w:num w:numId="119" w16cid:durableId="1746294753">
    <w:abstractNumId w:val="40"/>
  </w:num>
  <w:num w:numId="120" w16cid:durableId="1036077983">
    <w:abstractNumId w:val="108"/>
  </w:num>
  <w:num w:numId="121" w16cid:durableId="907836287">
    <w:abstractNumId w:val="1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489829795">
    <w:abstractNumId w:val="37"/>
  </w:num>
  <w:num w:numId="123" w16cid:durableId="920066762">
    <w:abstractNumId w:val="70"/>
  </w:num>
  <w:num w:numId="124" w16cid:durableId="502546762">
    <w:abstractNumId w:val="141"/>
  </w:num>
  <w:num w:numId="125" w16cid:durableId="820653513">
    <w:abstractNumId w:val="52"/>
  </w:num>
  <w:num w:numId="126" w16cid:durableId="535973778">
    <w:abstractNumId w:val="9"/>
  </w:num>
  <w:num w:numId="127" w16cid:durableId="1424492954">
    <w:abstractNumId w:val="18"/>
  </w:num>
  <w:num w:numId="128" w16cid:durableId="285280280">
    <w:abstractNumId w:val="46"/>
  </w:num>
  <w:num w:numId="129" w16cid:durableId="70005708">
    <w:abstractNumId w:val="143"/>
  </w:num>
  <w:num w:numId="130" w16cid:durableId="1833569505">
    <w:abstractNumId w:val="87"/>
  </w:num>
  <w:num w:numId="131" w16cid:durableId="1733700163">
    <w:abstractNumId w:val="28"/>
  </w:num>
  <w:num w:numId="132" w16cid:durableId="675960429">
    <w:abstractNumId w:val="148"/>
  </w:num>
  <w:num w:numId="133" w16cid:durableId="1074935001">
    <w:abstractNumId w:val="33"/>
  </w:num>
  <w:num w:numId="134" w16cid:durableId="141625152">
    <w:abstractNumId w:val="112"/>
  </w:num>
  <w:num w:numId="135" w16cid:durableId="975793600">
    <w:abstractNumId w:val="48"/>
  </w:num>
  <w:num w:numId="136" w16cid:durableId="650184291">
    <w:abstractNumId w:val="55"/>
  </w:num>
  <w:num w:numId="137" w16cid:durableId="743380179">
    <w:abstractNumId w:val="47"/>
  </w:num>
  <w:num w:numId="138" w16cid:durableId="714349527">
    <w:abstractNumId w:val="100"/>
  </w:num>
  <w:num w:numId="139" w16cid:durableId="179588316">
    <w:abstractNumId w:val="39"/>
  </w:num>
  <w:num w:numId="140" w16cid:durableId="1260792281">
    <w:abstractNumId w:val="22"/>
  </w:num>
  <w:num w:numId="141" w16cid:durableId="1102459762">
    <w:abstractNumId w:val="56"/>
  </w:num>
  <w:num w:numId="142" w16cid:durableId="1778745045">
    <w:abstractNumId w:val="51"/>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51"/>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13"/>
  </w:num>
  <w:num w:numId="145" w16cid:durableId="1816289812">
    <w:abstractNumId w:val="94"/>
  </w:num>
  <w:num w:numId="146" w16cid:durableId="1670326750">
    <w:abstractNumId w:val="90"/>
  </w:num>
  <w:num w:numId="147" w16cid:durableId="926501025">
    <w:abstractNumId w:val="71"/>
  </w:num>
  <w:num w:numId="148" w16cid:durableId="514657621">
    <w:abstractNumId w:val="149"/>
  </w:num>
  <w:num w:numId="149" w16cid:durableId="1405833014">
    <w:abstractNumId w:val="11"/>
  </w:num>
  <w:num w:numId="150" w16cid:durableId="576132646">
    <w:abstractNumId w:val="142"/>
  </w:num>
  <w:num w:numId="151" w16cid:durableId="1175194220">
    <w:abstractNumId w:val="102"/>
  </w:num>
  <w:num w:numId="152" w16cid:durableId="129055939">
    <w:abstractNumId w:val="14"/>
  </w:num>
  <w:num w:numId="153" w16cid:durableId="287707416">
    <w:abstractNumId w:val="135"/>
  </w:num>
  <w:num w:numId="154" w16cid:durableId="692875305">
    <w:abstractNumId w:val="35"/>
  </w:num>
  <w:num w:numId="155" w16cid:durableId="674721230">
    <w:abstractNumId w:val="126"/>
  </w:num>
  <w:num w:numId="156" w16cid:durableId="16154351">
    <w:abstractNumId w:val="119"/>
  </w:num>
  <w:num w:numId="157" w16cid:durableId="238098833">
    <w:abstractNumId w:val="10"/>
  </w:num>
  <w:num w:numId="158" w16cid:durableId="1149205445">
    <w:abstractNumId w:val="150"/>
  </w:num>
  <w:num w:numId="159" w16cid:durableId="1741444971">
    <w:abstractNumId w:val="146"/>
  </w:num>
  <w:num w:numId="160" w16cid:durableId="1555847129">
    <w:abstractNumId w:val="24"/>
  </w:num>
  <w:num w:numId="161" w16cid:durableId="370765256">
    <w:abstractNumId w:val="76"/>
  </w:num>
  <w:numIdMacAtCleanup w:val="1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jon pritchard">
    <w15:presenceInfo w15:providerId="Windows Live" w15:userId="19e06ccb8451a59f"/>
  </w15:person>
  <w15:person w15:author="Grant, David M (52400) CIV USN NIWC ATLANTIC VA (USA)">
    <w15:presenceInfo w15:providerId="AD" w15:userId="S::david.m.grant22.civ@us.navy.mil::1c25449f-5e68-4aff-b406-d49e077e2ac8"/>
  </w15:person>
  <w15:person w15:author="David">
    <w15:presenceInfo w15:providerId="AD" w15:userId="S::david.m.grant22.civ@us.navy.mil::1c25449f-5e68-4aff-b406-d49e077e2a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oNotDisplayPageBoundarie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572"/>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4B4"/>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881"/>
    <w:rsid w:val="00093EE0"/>
    <w:rsid w:val="000942B3"/>
    <w:rsid w:val="0009457E"/>
    <w:rsid w:val="0009495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0CCA"/>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4CA"/>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4FDE"/>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1FE9"/>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3DD3"/>
    <w:rsid w:val="0045426C"/>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7B7"/>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5098"/>
    <w:rsid w:val="00495467"/>
    <w:rsid w:val="004955F8"/>
    <w:rsid w:val="00495841"/>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99"/>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627"/>
    <w:rsid w:val="005E3EB6"/>
    <w:rsid w:val="005E4257"/>
    <w:rsid w:val="005E4640"/>
    <w:rsid w:val="005E4E66"/>
    <w:rsid w:val="005E537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1C9"/>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130"/>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C3"/>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9CB"/>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774"/>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74F"/>
    <w:rsid w:val="006E0E71"/>
    <w:rsid w:val="006E17E2"/>
    <w:rsid w:val="006E1DB4"/>
    <w:rsid w:val="006E1E87"/>
    <w:rsid w:val="006E1F1E"/>
    <w:rsid w:val="006E20AB"/>
    <w:rsid w:val="006E24A8"/>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6D6D"/>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2BDD"/>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0AB1"/>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0ED"/>
    <w:rsid w:val="008D1A2C"/>
    <w:rsid w:val="008D1C90"/>
    <w:rsid w:val="008D1D9A"/>
    <w:rsid w:val="008D1DC3"/>
    <w:rsid w:val="008D22F9"/>
    <w:rsid w:val="008D2887"/>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E36"/>
    <w:rsid w:val="00A522F4"/>
    <w:rsid w:val="00A52771"/>
    <w:rsid w:val="00A527F0"/>
    <w:rsid w:val="00A52894"/>
    <w:rsid w:val="00A52928"/>
    <w:rsid w:val="00A52A66"/>
    <w:rsid w:val="00A52AE0"/>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8A3"/>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6939"/>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C36"/>
    <w:rsid w:val="00AD3D9E"/>
    <w:rsid w:val="00AD4268"/>
    <w:rsid w:val="00AD5025"/>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32B"/>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6580"/>
    <w:rsid w:val="00B76743"/>
    <w:rsid w:val="00B76E6D"/>
    <w:rsid w:val="00B770B1"/>
    <w:rsid w:val="00B770CD"/>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5CE"/>
    <w:rsid w:val="00CF5B27"/>
    <w:rsid w:val="00CF5CC4"/>
    <w:rsid w:val="00CF5FE7"/>
    <w:rsid w:val="00CF6172"/>
    <w:rsid w:val="00CF68F6"/>
    <w:rsid w:val="00CF70B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12D"/>
    <w:rsid w:val="00D317C6"/>
    <w:rsid w:val="00D31A8C"/>
    <w:rsid w:val="00D3223C"/>
    <w:rsid w:val="00D32B6E"/>
    <w:rsid w:val="00D32B71"/>
    <w:rsid w:val="00D32E14"/>
    <w:rsid w:val="00D32F9E"/>
    <w:rsid w:val="00D33129"/>
    <w:rsid w:val="00D3352A"/>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87C55"/>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E45"/>
    <w:rsid w:val="00DB20A9"/>
    <w:rsid w:val="00DB24C3"/>
    <w:rsid w:val="00DB2856"/>
    <w:rsid w:val="00DB4015"/>
    <w:rsid w:val="00DB4485"/>
    <w:rsid w:val="00DB45AB"/>
    <w:rsid w:val="00DB48AD"/>
    <w:rsid w:val="00DB4AA7"/>
    <w:rsid w:val="00DB4C45"/>
    <w:rsid w:val="00DB4D25"/>
    <w:rsid w:val="00DB4EAD"/>
    <w:rsid w:val="00DB567C"/>
    <w:rsid w:val="00DB57C3"/>
    <w:rsid w:val="00DB5B09"/>
    <w:rsid w:val="00DB6416"/>
    <w:rsid w:val="00DB658E"/>
    <w:rsid w:val="00DB7448"/>
    <w:rsid w:val="00DB785B"/>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D044B"/>
    <w:rsid w:val="00DD1319"/>
    <w:rsid w:val="00DD1E0E"/>
    <w:rsid w:val="00DD1F43"/>
    <w:rsid w:val="00DD20D5"/>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4967"/>
    <w:rsid w:val="00DD6286"/>
    <w:rsid w:val="00DD654C"/>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0466"/>
    <w:rsid w:val="00F61C95"/>
    <w:rsid w:val="00F61ECC"/>
    <w:rsid w:val="00F620BC"/>
    <w:rsid w:val="00F62570"/>
    <w:rsid w:val="00F6274C"/>
    <w:rsid w:val="00F638B8"/>
    <w:rsid w:val="00F63E4E"/>
    <w:rsid w:val="00F64AEC"/>
    <w:rsid w:val="00F64CAC"/>
    <w:rsid w:val="00F64EAA"/>
    <w:rsid w:val="00F65057"/>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e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theme" Target="theme/theme1.xml"/><Relationship Id="rId16" Type="http://schemas.openxmlformats.org/officeDocument/2006/relationships/comments" Target="comments.xm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eader" Target="header4.xml"/><Relationship Id="rId58" Type="http://schemas.openxmlformats.org/officeDocument/2006/relationships/image" Target="media/image34.png"/><Relationship Id="rId74" Type="http://schemas.openxmlformats.org/officeDocument/2006/relationships/image" Target="media/image50.jpe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ntTable" Target="fontTable.xml"/><Relationship Id="rId19" Type="http://schemas.microsoft.com/office/2018/08/relationships/commentsExtensible" Target="commentsExtensible.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6.xm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hyperlink" Target="http://www.wipo.int/treaties/en/ip/berne/trtdocs_wo001.html" TargetMode="External"/><Relationship Id="rId51" Type="http://schemas.openxmlformats.org/officeDocument/2006/relationships/image" Target="media/image31.emf"/><Relationship Id="rId72" Type="http://schemas.openxmlformats.org/officeDocument/2006/relationships/image" Target="media/image48.png"/><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registry.iho.int" TargetMode="External"/><Relationship Id="rId41" Type="http://schemas.openxmlformats.org/officeDocument/2006/relationships/image" Target="media/image21.png"/><Relationship Id="rId54" Type="http://schemas.openxmlformats.org/officeDocument/2006/relationships/header" Target="header5.xm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cid:image004.jpg@01D7E067.4BDF7CF0"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emf"/><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microsoft.com/office/2016/09/relationships/commentsIds" Target="commentsIds.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footer" Target="footer5.xml"/><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emf"/><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37588</Words>
  <Characters>214257</Characters>
  <Application>Microsoft Office Word</Application>
  <DocSecurity>0</DocSecurity>
  <Lines>1785</Lines>
  <Paragraphs>502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2</cp:revision>
  <cp:lastPrinted>2024-10-25T16:17:00Z</cp:lastPrinted>
  <dcterms:created xsi:type="dcterms:W3CDTF">2024-11-30T10:20:00Z</dcterms:created>
  <dcterms:modified xsi:type="dcterms:W3CDTF">2024-11-30T10:20:00Z</dcterms:modified>
</cp:coreProperties>
</file>