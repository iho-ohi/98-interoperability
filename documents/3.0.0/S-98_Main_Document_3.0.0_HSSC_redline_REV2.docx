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DB32" w14:textId="4E2E760F" w:rsidR="00DA6FA5" w:rsidRPr="009E580F" w:rsidRDefault="00DA6FA5"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946EEA0" w:rsidR="00C26A5A" w:rsidRPr="0062074F" w:rsidRDefault="00C26A5A" w:rsidP="00C26A5A">
      <w:r w:rsidRPr="0062074F">
        <w:rPr>
          <w:noProof/>
        </w:rPr>
        <mc:AlternateContent>
          <mc:Choice Requires="wpg">
            <w:drawing>
              <wp:anchor distT="0" distB="0" distL="114300" distR="114300" simplePos="0" relativeHeight="251658246" behindDoc="0" locked="0" layoutInCell="1" allowOverlap="1" wp14:anchorId="61A4A5B9" wp14:editId="13C03716">
                <wp:simplePos x="0" y="0"/>
                <wp:positionH relativeFrom="margin">
                  <wp:posOffset>-369455</wp:posOffset>
                </wp:positionH>
                <wp:positionV relativeFrom="paragraph">
                  <wp:posOffset>-477982</wp:posOffset>
                </wp:positionV>
                <wp:extent cx="6530340" cy="9392285"/>
                <wp:effectExtent l="0" t="0" r="3810" b="0"/>
                <wp:wrapNone/>
                <wp:docPr id="14106066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270305364" name="Tekstvak 2"/>
                        <wps:cNvSpPr txBox="1">
                          <a:spLocks noChangeArrowheads="1"/>
                        </wps:cNvSpPr>
                        <wps:spPr bwMode="auto">
                          <a:xfrm>
                            <a:off x="935086" y="0"/>
                            <a:ext cx="716883" cy="861742"/>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wps:txbx>
                        <wps:bodyPr rot="0" vert="horz" wrap="square" lIns="180000" tIns="288000" rIns="180000" bIns="288000" anchor="ctr" anchorCtr="0" upright="1">
                          <a:spAutoFit/>
                        </wps:bodyPr>
                      </wps:wsp>
                      <pic:pic xmlns:pic="http://schemas.openxmlformats.org/drawingml/2006/picture">
                        <pic:nvPicPr>
                          <pic:cNvPr id="1008936048"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6555078"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8621580"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6361769"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1212842378"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7561E540"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4F4B90">
                                <w:rPr>
                                  <w:rFonts w:ascii="Arial" w:hAnsi="Arial" w:cs="HelveticaNeueLT Std Med"/>
                                  <w:b/>
                                  <w:color w:val="00004C"/>
                                  <w:sz w:val="28"/>
                                  <w:szCs w:val="28"/>
                                  <w:lang w:val="en-GB"/>
                                </w:rPr>
                                <w:t>3.0.0</w:t>
                              </w:r>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29.1pt;margin-top:-37.65pt;width:514.2pt;height:739.55pt;z-index:251658246;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">
                <v:shapetype id="_x0000_t202" coordsize="21600,21600" o:spt="202" path="m,l,21600r21600,l21600,xe">
                  <v:stroke joinstyle="miter"/>
                  <v:path gradientshapeok="t" o:connecttype="rect"/>
                </v:shapetype>
                <v:shape id="Tekstvak 2" o:spid="_x0000_s1027" type="#_x0000_t202" style="position:absolute;left:9350;width:7169;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" fillcolor="#f1eaca" stroked="f" strokeweight=".5pt">
                  <v:textbox style="mso-fit-shape-to-text:t" inset="5mm,8mm,5mm,8mm">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" fillcolor="#00ac9e" stroked="f" strokeweight=".5pt">
                  <v:textbox inset="5mm,5mm,5mm,5mm">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&#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7561E540"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4F4B90">
                          <w:rPr>
                            <w:rFonts w:ascii="Arial" w:hAnsi="Arial" w:cs="HelveticaNeueLT Std Med"/>
                            <w:b/>
                            <w:color w:val="00004C"/>
                            <w:sz w:val="28"/>
                            <w:szCs w:val="28"/>
                            <w:lang w:val="en-GB"/>
                          </w:rPr>
                          <w:t>3.0.0</w:t>
                        </w:r>
                        <w:r w:rsidR="00701B8D">
                          <w:rPr>
                            <w:rFonts w:ascii="Arial" w:hAnsi="Arial" w:cs="HelveticaNeueLT Std Med"/>
                            <w:b/>
                            <w:color w:val="00004C"/>
                            <w:sz w:val="28"/>
                            <w:szCs w:val="28"/>
                            <w:lang w:val="en-GB"/>
                          </w:rPr>
                          <w:t xml:space="preserve"> March</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62074F">
        <w:tab/>
        <w:t xml:space="preserve"> </w:t>
      </w:r>
    </w:p>
    <w:p w14:paraId="030C8663" w14:textId="124DC054" w:rsidR="00C26A5A" w:rsidRPr="0062074F" w:rsidRDefault="00C26A5A" w:rsidP="00C26A5A">
      <w:pPr>
        <w:rPr>
          <w:rStyle w:val="module"/>
          <w:b/>
          <w:sz w:val="22"/>
        </w:rPr>
      </w:pPr>
      <w:r w:rsidRPr="0062074F">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62074F" w14:paraId="25AE18F4" w14:textId="77777777" w:rsidTr="00D343CC">
        <w:tc>
          <w:tcPr>
            <w:tcW w:w="9253" w:type="dxa"/>
            <w:tcBorders>
              <w:top w:val="single" w:sz="4" w:space="0" w:color="000000"/>
            </w:tcBorders>
          </w:tcPr>
          <w:p w14:paraId="128C2683" w14:textId="41CA5AD6" w:rsidR="00C26A5A" w:rsidRPr="0062074F"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62074F">
              <w:rPr>
                <w:rFonts w:ascii="Helvetica" w:hAnsi="Helvetica" w:cs="Helvetica"/>
                <w:sz w:val="22"/>
                <w:szCs w:val="22"/>
              </w:rPr>
              <w:lastRenderedPageBreak/>
              <w:t xml:space="preserve">© </w:t>
            </w:r>
            <w:r w:rsidRPr="0062074F">
              <w:rPr>
                <w:rFonts w:ascii="Helvetica" w:hAnsi="Helvetica"/>
                <w:sz w:val="22"/>
                <w:szCs w:val="22"/>
              </w:rPr>
              <w:t>Copyright International Hydrographic Organization 202</w:t>
            </w:r>
            <w:r w:rsidR="006074BB" w:rsidRPr="0062074F">
              <w:rPr>
                <w:rFonts w:ascii="Helvetica" w:hAnsi="Helvetica"/>
                <w:sz w:val="22"/>
                <w:szCs w:val="22"/>
              </w:rPr>
              <w:t>5</w:t>
            </w:r>
          </w:p>
        </w:tc>
      </w:tr>
      <w:tr w:rsidR="00C26A5A" w:rsidRPr="0062074F" w14:paraId="56714347" w14:textId="77777777" w:rsidTr="00D343CC">
        <w:tc>
          <w:tcPr>
            <w:tcW w:w="9253" w:type="dxa"/>
          </w:tcPr>
          <w:p w14:paraId="23001D50"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 xml:space="preserve">This work is copyright. Apart from any use permitted in accordance with the </w:t>
            </w:r>
            <w:hyperlink r:id="rId14" w:history="1">
              <w:r w:rsidRPr="0062074F">
                <w:rPr>
                  <w:color w:val="auto"/>
                  <w:sz w:val="20"/>
                  <w:szCs w:val="20"/>
                  <w:lang w:val="en-GB"/>
                </w:rPr>
                <w:t>Berne Convention for the Protection of Literary and Artistic Works</w:t>
              </w:r>
            </w:hyperlink>
            <w:r w:rsidRPr="0062074F">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C26A5A" w:rsidRPr="0062074F" w14:paraId="6BED6202" w14:textId="77777777" w:rsidTr="00D343CC">
        <w:tc>
          <w:tcPr>
            <w:tcW w:w="9253" w:type="dxa"/>
          </w:tcPr>
          <w:p w14:paraId="522EE3FE"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C26A5A" w:rsidRPr="0062074F" w14:paraId="04D82C7C" w14:textId="77777777" w:rsidTr="00D343CC">
        <w:tc>
          <w:tcPr>
            <w:tcW w:w="9253" w:type="dxa"/>
          </w:tcPr>
          <w:p w14:paraId="0CD5E5A9" w14:textId="77777777" w:rsidR="00C26A5A" w:rsidRPr="0062074F" w:rsidRDefault="00C26A5A" w:rsidP="00D343CC">
            <w:pPr>
              <w:autoSpaceDE w:val="0"/>
              <w:autoSpaceDN w:val="0"/>
              <w:adjustRightInd w:val="0"/>
              <w:spacing w:before="120" w:after="120"/>
              <w:ind w:left="317" w:right="390"/>
              <w:jc w:val="both"/>
              <w:rPr>
                <w:rFonts w:cs="Arial"/>
              </w:rPr>
            </w:pPr>
            <w:r w:rsidRPr="0062074F">
              <w:rPr>
                <w:rFonts w:cs="Arial"/>
              </w:rPr>
              <w:t>In the event that this document or partial material from this document is reproduced, translated or distributed under the terms described above, the following statements are to be included:</w:t>
            </w:r>
          </w:p>
        </w:tc>
      </w:tr>
      <w:tr w:rsidR="00C26A5A" w:rsidRPr="0062074F" w14:paraId="556A2E95" w14:textId="77777777" w:rsidTr="00D343CC">
        <w:tc>
          <w:tcPr>
            <w:tcW w:w="9253" w:type="dxa"/>
          </w:tcPr>
          <w:p w14:paraId="742F4B57"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C26A5A" w:rsidRPr="0062074F" w14:paraId="7C2AE5D2" w14:textId="77777777" w:rsidTr="00D343CC">
        <w:trPr>
          <w:trHeight w:val="2312"/>
        </w:trPr>
        <w:tc>
          <w:tcPr>
            <w:tcW w:w="9253" w:type="dxa"/>
            <w:tcBorders>
              <w:bottom w:val="single" w:sz="4" w:space="0" w:color="000000"/>
            </w:tcBorders>
          </w:tcPr>
          <w:p w14:paraId="6589EC35"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7737A489" w14:textId="77777777" w:rsidR="00C26A5A" w:rsidRPr="0062074F" w:rsidRDefault="00C26A5A" w:rsidP="00D343CC">
            <w:pPr>
              <w:autoSpaceDE w:val="0"/>
              <w:autoSpaceDN w:val="0"/>
              <w:adjustRightInd w:val="0"/>
              <w:spacing w:before="120" w:after="120"/>
              <w:ind w:left="366" w:right="924"/>
              <w:jc w:val="both"/>
              <w:rPr>
                <w:rFonts w:cs="Arial"/>
              </w:rPr>
            </w:pPr>
            <w:r w:rsidRPr="0062074F">
              <w:rPr>
                <w:rFonts w:cs="Arial"/>
              </w:rPr>
              <w:t>The IHO Logo or other identifiers shall not be used in any derived product without prior written permission from the IHO Secretariat.</w:t>
            </w:r>
          </w:p>
          <w:p w14:paraId="2CB02291" w14:textId="77777777" w:rsidR="00C26A5A" w:rsidRPr="0062074F"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Pr="0062074F" w:rsidRDefault="00C26A5A" w:rsidP="00B812CA">
      <w:pPr>
        <w:spacing w:line="240" w:lineRule="auto"/>
        <w:jc w:val="both"/>
        <w:rPr>
          <w:rFonts w:cs="Arial"/>
          <w:b/>
          <w:sz w:val="28"/>
          <w:szCs w:val="28"/>
        </w:rPr>
      </w:pPr>
    </w:p>
    <w:p w14:paraId="6ED5B2D0" w14:textId="0A7C7B30" w:rsidR="00885FE2" w:rsidRPr="0062074F" w:rsidRDefault="00885FE2" w:rsidP="00B812CA">
      <w:pPr>
        <w:spacing w:line="240" w:lineRule="auto"/>
        <w:jc w:val="both"/>
      </w:pPr>
      <w:r w:rsidRPr="0062074F">
        <w:rPr>
          <w:rFonts w:cs="Arial"/>
          <w:b/>
          <w:sz w:val="28"/>
          <w:szCs w:val="28"/>
        </w:rPr>
        <w:br w:type="page"/>
      </w:r>
    </w:p>
    <w:bookmarkStart w:id="3" w:name="_Toc226034966" w:displacedByCustomXml="next"/>
    <w:bookmarkStart w:id="4" w:name="_Toc144421198" w:displacedByCustomXml="next"/>
    <w:bookmarkStart w:id="5" w:name="_Toc144415652"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62074F"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62074F">
            <w:rPr>
              <w:b/>
              <w:sz w:val="28"/>
            </w:rPr>
            <w:t>CONTENTS</w:t>
          </w:r>
          <w:bookmarkEnd w:id="5"/>
          <w:bookmarkEnd w:id="4"/>
          <w:bookmarkEnd w:id="3"/>
        </w:p>
        <w:p w14:paraId="742B4705" w14:textId="77777777" w:rsidR="00703BA8" w:rsidRPr="0062074F" w:rsidRDefault="00703BA8" w:rsidP="00FD4BD6">
          <w:pPr>
            <w:pStyle w:val="TOC9"/>
          </w:pPr>
        </w:p>
        <w:p w14:paraId="2802797E" w14:textId="7CDFA398" w:rsidR="00E229A9" w:rsidRDefault="000806E0">
          <w:pPr>
            <w:pStyle w:val="TOC1"/>
            <w:rPr>
              <w:rFonts w:asciiTheme="minorHAnsi" w:eastAsiaTheme="minorEastAsia" w:hAnsiTheme="minorHAnsi" w:cstheme="minorBidi"/>
              <w:bCs w:val="0"/>
              <w:noProof/>
              <w:kern w:val="2"/>
              <w:sz w:val="24"/>
              <w:szCs w:val="24"/>
              <w:lang w:eastAsia="en-GB"/>
              <w14:ligatures w14:val="standardContextual"/>
            </w:rPr>
          </w:pPr>
          <w:r w:rsidRPr="0062074F">
            <w:fldChar w:fldCharType="begin"/>
          </w:r>
          <w:r w:rsidRPr="0062074F">
            <w:instrText xml:space="preserve"> TOC \o "1-3" \h \z \u </w:instrText>
          </w:r>
          <w:r w:rsidRPr="0062074F">
            <w:fldChar w:fldCharType="separate"/>
          </w:r>
          <w:hyperlink w:anchor="_Toc226034966" w:history="1">
            <w:r w:rsidR="00E229A9" w:rsidRPr="00F63275">
              <w:rPr>
                <w:rStyle w:val="Hyperlink"/>
                <w:b/>
                <w:noProof/>
              </w:rPr>
              <w:t>CONTENTS</w:t>
            </w:r>
            <w:r w:rsidR="00E229A9">
              <w:rPr>
                <w:noProof/>
                <w:webHidden/>
              </w:rPr>
              <w:tab/>
            </w:r>
            <w:r w:rsidR="00E229A9">
              <w:rPr>
                <w:noProof/>
                <w:webHidden/>
              </w:rPr>
              <w:fldChar w:fldCharType="begin"/>
            </w:r>
            <w:r w:rsidR="00E229A9">
              <w:rPr>
                <w:noProof/>
                <w:webHidden/>
              </w:rPr>
              <w:instrText xml:space="preserve"> PAGEREF _Toc226034966 \h </w:instrText>
            </w:r>
            <w:r w:rsidR="00E229A9">
              <w:rPr>
                <w:noProof/>
                <w:webHidden/>
              </w:rPr>
            </w:r>
            <w:r w:rsidR="00E229A9">
              <w:rPr>
                <w:noProof/>
                <w:webHidden/>
              </w:rPr>
              <w:fldChar w:fldCharType="separate"/>
            </w:r>
            <w:r w:rsidR="00E229A9">
              <w:rPr>
                <w:noProof/>
                <w:webHidden/>
              </w:rPr>
              <w:t>iii</w:t>
            </w:r>
            <w:r w:rsidR="00E229A9">
              <w:rPr>
                <w:noProof/>
                <w:webHidden/>
              </w:rPr>
              <w:fldChar w:fldCharType="end"/>
            </w:r>
          </w:hyperlink>
        </w:p>
        <w:p w14:paraId="01FB8EC0" w14:textId="09F34E3A"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67" w:history="1">
            <w:r w:rsidRPr="00F63275">
              <w:rPr>
                <w:rStyle w:val="Hyperlink"/>
                <w:noProof/>
              </w:rPr>
              <w:t>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_Toc226034967 \h </w:instrText>
            </w:r>
            <w:r>
              <w:rPr>
                <w:noProof/>
                <w:webHidden/>
              </w:rPr>
            </w:r>
            <w:r>
              <w:rPr>
                <w:noProof/>
                <w:webHidden/>
              </w:rPr>
              <w:fldChar w:fldCharType="separate"/>
            </w:r>
            <w:r>
              <w:rPr>
                <w:noProof/>
                <w:webHidden/>
              </w:rPr>
              <w:t>8</w:t>
            </w:r>
            <w:r>
              <w:rPr>
                <w:noProof/>
                <w:webHidden/>
              </w:rPr>
              <w:fldChar w:fldCharType="end"/>
            </w:r>
          </w:hyperlink>
        </w:p>
        <w:p w14:paraId="2AA0032A" w14:textId="426E723F"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68" w:history="1">
            <w:r w:rsidRPr="00F63275">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References</w:t>
            </w:r>
            <w:r>
              <w:rPr>
                <w:noProof/>
                <w:webHidden/>
              </w:rPr>
              <w:tab/>
            </w:r>
            <w:r>
              <w:rPr>
                <w:noProof/>
                <w:webHidden/>
              </w:rPr>
              <w:fldChar w:fldCharType="begin"/>
            </w:r>
            <w:r>
              <w:rPr>
                <w:noProof/>
                <w:webHidden/>
              </w:rPr>
              <w:instrText xml:space="preserve"> PAGEREF _Toc226034968 \h </w:instrText>
            </w:r>
            <w:r>
              <w:rPr>
                <w:noProof/>
                <w:webHidden/>
              </w:rPr>
            </w:r>
            <w:r>
              <w:rPr>
                <w:noProof/>
                <w:webHidden/>
              </w:rPr>
              <w:fldChar w:fldCharType="separate"/>
            </w:r>
            <w:r>
              <w:rPr>
                <w:noProof/>
                <w:webHidden/>
              </w:rPr>
              <w:t>9</w:t>
            </w:r>
            <w:r>
              <w:rPr>
                <w:noProof/>
                <w:webHidden/>
              </w:rPr>
              <w:fldChar w:fldCharType="end"/>
            </w:r>
          </w:hyperlink>
        </w:p>
        <w:p w14:paraId="57A62A91" w14:textId="00E0039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69" w:history="1">
            <w:r w:rsidRPr="00F63275">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Normative references</w:t>
            </w:r>
            <w:r>
              <w:rPr>
                <w:noProof/>
                <w:webHidden/>
              </w:rPr>
              <w:tab/>
            </w:r>
            <w:r>
              <w:rPr>
                <w:noProof/>
                <w:webHidden/>
              </w:rPr>
              <w:fldChar w:fldCharType="begin"/>
            </w:r>
            <w:r>
              <w:rPr>
                <w:noProof/>
                <w:webHidden/>
              </w:rPr>
              <w:instrText xml:space="preserve"> PAGEREF _Toc226034969 \h </w:instrText>
            </w:r>
            <w:r>
              <w:rPr>
                <w:noProof/>
                <w:webHidden/>
              </w:rPr>
            </w:r>
            <w:r>
              <w:rPr>
                <w:noProof/>
                <w:webHidden/>
              </w:rPr>
              <w:fldChar w:fldCharType="separate"/>
            </w:r>
            <w:r>
              <w:rPr>
                <w:noProof/>
                <w:webHidden/>
              </w:rPr>
              <w:t>9</w:t>
            </w:r>
            <w:r>
              <w:rPr>
                <w:noProof/>
                <w:webHidden/>
              </w:rPr>
              <w:fldChar w:fldCharType="end"/>
            </w:r>
          </w:hyperlink>
        </w:p>
        <w:p w14:paraId="1CBBD206" w14:textId="153E4CB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0" w:history="1">
            <w:r w:rsidRPr="00F63275">
              <w:rPr>
                <w:rStyle w:val="Hyperlink"/>
                <w:noProof/>
                <w:lang w:eastAsia="en-GB"/>
              </w:rPr>
              <w:t>2.2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Informative references</w:t>
            </w:r>
            <w:r>
              <w:rPr>
                <w:noProof/>
                <w:webHidden/>
              </w:rPr>
              <w:tab/>
            </w:r>
            <w:r>
              <w:rPr>
                <w:noProof/>
                <w:webHidden/>
              </w:rPr>
              <w:fldChar w:fldCharType="begin"/>
            </w:r>
            <w:r>
              <w:rPr>
                <w:noProof/>
                <w:webHidden/>
              </w:rPr>
              <w:instrText xml:space="preserve"> PAGEREF _Toc226034970 \h </w:instrText>
            </w:r>
            <w:r>
              <w:rPr>
                <w:noProof/>
                <w:webHidden/>
              </w:rPr>
            </w:r>
            <w:r>
              <w:rPr>
                <w:noProof/>
                <w:webHidden/>
              </w:rPr>
              <w:fldChar w:fldCharType="separate"/>
            </w:r>
            <w:r>
              <w:rPr>
                <w:noProof/>
                <w:webHidden/>
              </w:rPr>
              <w:t>10</w:t>
            </w:r>
            <w:r>
              <w:rPr>
                <w:noProof/>
                <w:webHidden/>
              </w:rPr>
              <w:fldChar w:fldCharType="end"/>
            </w:r>
          </w:hyperlink>
        </w:p>
        <w:p w14:paraId="6C74DF62" w14:textId="651716B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71" w:history="1">
            <w:r w:rsidRPr="00F63275">
              <w:rPr>
                <w:rStyle w:val="Hyperlink"/>
                <w:noProof/>
                <w:lang w:eastAsia="en-GB"/>
              </w:rPr>
              <w:t>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lang w:eastAsia="en-GB"/>
              </w:rPr>
              <w:t>Abbreviations and Notation</w:t>
            </w:r>
            <w:r>
              <w:rPr>
                <w:noProof/>
                <w:webHidden/>
              </w:rPr>
              <w:tab/>
            </w:r>
            <w:r>
              <w:rPr>
                <w:noProof/>
                <w:webHidden/>
              </w:rPr>
              <w:fldChar w:fldCharType="begin"/>
            </w:r>
            <w:r>
              <w:rPr>
                <w:noProof/>
                <w:webHidden/>
              </w:rPr>
              <w:instrText xml:space="preserve"> PAGEREF _Toc226034971 \h </w:instrText>
            </w:r>
            <w:r>
              <w:rPr>
                <w:noProof/>
                <w:webHidden/>
              </w:rPr>
            </w:r>
            <w:r>
              <w:rPr>
                <w:noProof/>
                <w:webHidden/>
              </w:rPr>
              <w:fldChar w:fldCharType="separate"/>
            </w:r>
            <w:r>
              <w:rPr>
                <w:noProof/>
                <w:webHidden/>
              </w:rPr>
              <w:t>10</w:t>
            </w:r>
            <w:r>
              <w:rPr>
                <w:noProof/>
                <w:webHidden/>
              </w:rPr>
              <w:fldChar w:fldCharType="end"/>
            </w:r>
          </w:hyperlink>
        </w:p>
        <w:p w14:paraId="5AAA9D13" w14:textId="62EF8349"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2" w:history="1">
            <w:r w:rsidRPr="00F63275">
              <w:rPr>
                <w:rStyle w:val="Hyperlink"/>
                <w:noProof/>
                <w:lang w:eastAsia="en-GB"/>
              </w:rPr>
              <w:t>3.1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Abbreviations</w:t>
            </w:r>
            <w:r>
              <w:rPr>
                <w:noProof/>
                <w:webHidden/>
              </w:rPr>
              <w:tab/>
            </w:r>
            <w:r>
              <w:rPr>
                <w:noProof/>
                <w:webHidden/>
              </w:rPr>
              <w:fldChar w:fldCharType="begin"/>
            </w:r>
            <w:r>
              <w:rPr>
                <w:noProof/>
                <w:webHidden/>
              </w:rPr>
              <w:instrText xml:space="preserve"> PAGEREF _Toc226034972 \h </w:instrText>
            </w:r>
            <w:r>
              <w:rPr>
                <w:noProof/>
                <w:webHidden/>
              </w:rPr>
            </w:r>
            <w:r>
              <w:rPr>
                <w:noProof/>
                <w:webHidden/>
              </w:rPr>
              <w:fldChar w:fldCharType="separate"/>
            </w:r>
            <w:r>
              <w:rPr>
                <w:noProof/>
                <w:webHidden/>
              </w:rPr>
              <w:t>10</w:t>
            </w:r>
            <w:r>
              <w:rPr>
                <w:noProof/>
                <w:webHidden/>
              </w:rPr>
              <w:fldChar w:fldCharType="end"/>
            </w:r>
          </w:hyperlink>
        </w:p>
        <w:p w14:paraId="5E58C016" w14:textId="3B4043E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3" w:history="1">
            <w:r w:rsidRPr="00F63275">
              <w:rPr>
                <w:rStyle w:val="Hyperlink"/>
                <w:noProof/>
                <w:lang w:eastAsia="en-GB"/>
              </w:rPr>
              <w:t>3.2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Notation</w:t>
            </w:r>
            <w:r>
              <w:rPr>
                <w:noProof/>
                <w:webHidden/>
              </w:rPr>
              <w:tab/>
            </w:r>
            <w:r>
              <w:rPr>
                <w:noProof/>
                <w:webHidden/>
              </w:rPr>
              <w:fldChar w:fldCharType="begin"/>
            </w:r>
            <w:r>
              <w:rPr>
                <w:noProof/>
                <w:webHidden/>
              </w:rPr>
              <w:instrText xml:space="preserve"> PAGEREF _Toc226034973 \h </w:instrText>
            </w:r>
            <w:r>
              <w:rPr>
                <w:noProof/>
                <w:webHidden/>
              </w:rPr>
            </w:r>
            <w:r>
              <w:rPr>
                <w:noProof/>
                <w:webHidden/>
              </w:rPr>
              <w:fldChar w:fldCharType="separate"/>
            </w:r>
            <w:r>
              <w:rPr>
                <w:noProof/>
                <w:webHidden/>
              </w:rPr>
              <w:t>10</w:t>
            </w:r>
            <w:r>
              <w:rPr>
                <w:noProof/>
                <w:webHidden/>
              </w:rPr>
              <w:fldChar w:fldCharType="end"/>
            </w:r>
          </w:hyperlink>
        </w:p>
        <w:p w14:paraId="0DCDF233" w14:textId="134FE20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4" w:history="1">
            <w:r w:rsidRPr="00F63275">
              <w:rPr>
                <w:rStyle w:val="Hyperlink"/>
                <w:noProof/>
                <w:lang w:eastAsia="en-GB"/>
              </w:rPr>
              <w:t>3.3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lang w:eastAsia="en-GB"/>
              </w:rPr>
              <w:t>Normative vs Informative within this document.</w:t>
            </w:r>
            <w:r>
              <w:rPr>
                <w:noProof/>
                <w:webHidden/>
              </w:rPr>
              <w:tab/>
            </w:r>
            <w:r>
              <w:rPr>
                <w:noProof/>
                <w:webHidden/>
              </w:rPr>
              <w:fldChar w:fldCharType="begin"/>
            </w:r>
            <w:r>
              <w:rPr>
                <w:noProof/>
                <w:webHidden/>
              </w:rPr>
              <w:instrText xml:space="preserve"> PAGEREF _Toc226034974 \h </w:instrText>
            </w:r>
            <w:r>
              <w:rPr>
                <w:noProof/>
                <w:webHidden/>
              </w:rPr>
            </w:r>
            <w:r>
              <w:rPr>
                <w:noProof/>
                <w:webHidden/>
              </w:rPr>
              <w:fldChar w:fldCharType="separate"/>
            </w:r>
            <w:r>
              <w:rPr>
                <w:noProof/>
                <w:webHidden/>
              </w:rPr>
              <w:t>11</w:t>
            </w:r>
            <w:r>
              <w:rPr>
                <w:noProof/>
                <w:webHidden/>
              </w:rPr>
              <w:fldChar w:fldCharType="end"/>
            </w:r>
          </w:hyperlink>
        </w:p>
        <w:p w14:paraId="30D138B7" w14:textId="42AA6C95"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75" w:history="1">
            <w:r w:rsidRPr="00F63275">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Background - System Concepts and Limitations</w:t>
            </w:r>
            <w:r>
              <w:rPr>
                <w:noProof/>
                <w:webHidden/>
              </w:rPr>
              <w:tab/>
            </w:r>
            <w:r>
              <w:rPr>
                <w:noProof/>
                <w:webHidden/>
              </w:rPr>
              <w:fldChar w:fldCharType="begin"/>
            </w:r>
            <w:r>
              <w:rPr>
                <w:noProof/>
                <w:webHidden/>
              </w:rPr>
              <w:instrText xml:space="preserve"> PAGEREF _Toc226034975 \h </w:instrText>
            </w:r>
            <w:r>
              <w:rPr>
                <w:noProof/>
                <w:webHidden/>
              </w:rPr>
            </w:r>
            <w:r>
              <w:rPr>
                <w:noProof/>
                <w:webHidden/>
              </w:rPr>
              <w:fldChar w:fldCharType="separate"/>
            </w:r>
            <w:r>
              <w:rPr>
                <w:noProof/>
                <w:webHidden/>
              </w:rPr>
              <w:t>11</w:t>
            </w:r>
            <w:r>
              <w:rPr>
                <w:noProof/>
                <w:webHidden/>
              </w:rPr>
              <w:fldChar w:fldCharType="end"/>
            </w:r>
          </w:hyperlink>
        </w:p>
        <w:p w14:paraId="65798212" w14:textId="6C12ADB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6" w:history="1">
            <w:r w:rsidRPr="00F63275">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The concepts of ENC, ENDS and System Database</w:t>
            </w:r>
            <w:r>
              <w:rPr>
                <w:noProof/>
                <w:webHidden/>
              </w:rPr>
              <w:tab/>
            </w:r>
            <w:r>
              <w:rPr>
                <w:noProof/>
                <w:webHidden/>
              </w:rPr>
              <w:fldChar w:fldCharType="begin"/>
            </w:r>
            <w:r>
              <w:rPr>
                <w:noProof/>
                <w:webHidden/>
              </w:rPr>
              <w:instrText xml:space="preserve"> PAGEREF _Toc226034976 \h </w:instrText>
            </w:r>
            <w:r>
              <w:rPr>
                <w:noProof/>
                <w:webHidden/>
              </w:rPr>
            </w:r>
            <w:r>
              <w:rPr>
                <w:noProof/>
                <w:webHidden/>
              </w:rPr>
              <w:fldChar w:fldCharType="separate"/>
            </w:r>
            <w:r>
              <w:rPr>
                <w:noProof/>
                <w:webHidden/>
              </w:rPr>
              <w:t>11</w:t>
            </w:r>
            <w:r>
              <w:rPr>
                <w:noProof/>
                <w:webHidden/>
              </w:rPr>
              <w:fldChar w:fldCharType="end"/>
            </w:r>
          </w:hyperlink>
        </w:p>
        <w:p w14:paraId="017FD239" w14:textId="11F5B93F"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7" w:history="1">
            <w:r w:rsidRPr="00F63275">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ECDIS concept, limitations, and challenges</w:t>
            </w:r>
            <w:r>
              <w:rPr>
                <w:noProof/>
                <w:webHidden/>
              </w:rPr>
              <w:tab/>
            </w:r>
            <w:r>
              <w:rPr>
                <w:noProof/>
                <w:webHidden/>
              </w:rPr>
              <w:fldChar w:fldCharType="begin"/>
            </w:r>
            <w:r>
              <w:rPr>
                <w:noProof/>
                <w:webHidden/>
              </w:rPr>
              <w:instrText xml:space="preserve"> PAGEREF _Toc226034977 \h </w:instrText>
            </w:r>
            <w:r>
              <w:rPr>
                <w:noProof/>
                <w:webHidden/>
              </w:rPr>
            </w:r>
            <w:r>
              <w:rPr>
                <w:noProof/>
                <w:webHidden/>
              </w:rPr>
              <w:fldChar w:fldCharType="separate"/>
            </w:r>
            <w:r>
              <w:rPr>
                <w:noProof/>
                <w:webHidden/>
              </w:rPr>
              <w:t>11</w:t>
            </w:r>
            <w:r>
              <w:rPr>
                <w:noProof/>
                <w:webHidden/>
              </w:rPr>
              <w:fldChar w:fldCharType="end"/>
            </w:r>
          </w:hyperlink>
        </w:p>
        <w:p w14:paraId="1FB0747B" w14:textId="45F876D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78" w:history="1">
            <w:r w:rsidRPr="00F63275">
              <w:rPr>
                <w:rStyle w:val="Hyperlink"/>
                <w:noProof/>
              </w:rPr>
              <w:t>4.2.1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Depth Related Functionality</w:t>
            </w:r>
            <w:r>
              <w:rPr>
                <w:noProof/>
                <w:webHidden/>
              </w:rPr>
              <w:tab/>
            </w:r>
            <w:r>
              <w:rPr>
                <w:noProof/>
                <w:webHidden/>
              </w:rPr>
              <w:fldChar w:fldCharType="begin"/>
            </w:r>
            <w:r>
              <w:rPr>
                <w:noProof/>
                <w:webHidden/>
              </w:rPr>
              <w:instrText xml:space="preserve"> PAGEREF _Toc226034978 \h </w:instrText>
            </w:r>
            <w:r>
              <w:rPr>
                <w:noProof/>
                <w:webHidden/>
              </w:rPr>
            </w:r>
            <w:r>
              <w:rPr>
                <w:noProof/>
                <w:webHidden/>
              </w:rPr>
              <w:fldChar w:fldCharType="separate"/>
            </w:r>
            <w:r>
              <w:rPr>
                <w:noProof/>
                <w:webHidden/>
              </w:rPr>
              <w:t>13</w:t>
            </w:r>
            <w:r>
              <w:rPr>
                <w:noProof/>
                <w:webHidden/>
              </w:rPr>
              <w:fldChar w:fldCharType="end"/>
            </w:r>
          </w:hyperlink>
        </w:p>
        <w:p w14:paraId="4F7146C2" w14:textId="1BD1B1D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79" w:history="1">
            <w:r w:rsidRPr="00F63275">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Integrated Navigation System (INS) concept, limitations and challenges</w:t>
            </w:r>
            <w:r>
              <w:rPr>
                <w:noProof/>
                <w:webHidden/>
              </w:rPr>
              <w:tab/>
            </w:r>
            <w:r>
              <w:rPr>
                <w:noProof/>
                <w:webHidden/>
              </w:rPr>
              <w:fldChar w:fldCharType="begin"/>
            </w:r>
            <w:r>
              <w:rPr>
                <w:noProof/>
                <w:webHidden/>
              </w:rPr>
              <w:instrText xml:space="preserve"> PAGEREF _Toc226034979 \h </w:instrText>
            </w:r>
            <w:r>
              <w:rPr>
                <w:noProof/>
                <w:webHidden/>
              </w:rPr>
            </w:r>
            <w:r>
              <w:rPr>
                <w:noProof/>
                <w:webHidden/>
              </w:rPr>
              <w:fldChar w:fldCharType="separate"/>
            </w:r>
            <w:r>
              <w:rPr>
                <w:noProof/>
                <w:webHidden/>
              </w:rPr>
              <w:t>13</w:t>
            </w:r>
            <w:r>
              <w:rPr>
                <w:noProof/>
                <w:webHidden/>
              </w:rPr>
              <w:fldChar w:fldCharType="end"/>
            </w:r>
          </w:hyperlink>
        </w:p>
        <w:p w14:paraId="47B46F08" w14:textId="32E23362"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80" w:history="1">
            <w:r w:rsidRPr="00F63275">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User Interface Design</w:t>
            </w:r>
            <w:r>
              <w:rPr>
                <w:noProof/>
                <w:webHidden/>
              </w:rPr>
              <w:tab/>
            </w:r>
            <w:r>
              <w:rPr>
                <w:noProof/>
                <w:webHidden/>
              </w:rPr>
              <w:fldChar w:fldCharType="begin"/>
            </w:r>
            <w:r>
              <w:rPr>
                <w:noProof/>
                <w:webHidden/>
              </w:rPr>
              <w:instrText xml:space="preserve"> PAGEREF _Toc226034980 \h </w:instrText>
            </w:r>
            <w:r>
              <w:rPr>
                <w:noProof/>
                <w:webHidden/>
              </w:rPr>
            </w:r>
            <w:r>
              <w:rPr>
                <w:noProof/>
                <w:webHidden/>
              </w:rPr>
              <w:fldChar w:fldCharType="separate"/>
            </w:r>
            <w:r>
              <w:rPr>
                <w:noProof/>
                <w:webHidden/>
              </w:rPr>
              <w:t>14</w:t>
            </w:r>
            <w:r>
              <w:rPr>
                <w:noProof/>
                <w:webHidden/>
              </w:rPr>
              <w:fldChar w:fldCharType="end"/>
            </w:r>
          </w:hyperlink>
        </w:p>
        <w:p w14:paraId="7014734D" w14:textId="0AEC2E45"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81" w:history="1">
            <w:r w:rsidRPr="00F63275">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General principles</w:t>
            </w:r>
            <w:r>
              <w:rPr>
                <w:noProof/>
                <w:webHidden/>
              </w:rPr>
              <w:tab/>
            </w:r>
            <w:r>
              <w:rPr>
                <w:noProof/>
                <w:webHidden/>
              </w:rPr>
              <w:fldChar w:fldCharType="begin"/>
            </w:r>
            <w:r>
              <w:rPr>
                <w:noProof/>
                <w:webHidden/>
              </w:rPr>
              <w:instrText xml:space="preserve"> PAGEREF _Toc226034981 \h </w:instrText>
            </w:r>
            <w:r>
              <w:rPr>
                <w:noProof/>
                <w:webHidden/>
              </w:rPr>
            </w:r>
            <w:r>
              <w:rPr>
                <w:noProof/>
                <w:webHidden/>
              </w:rPr>
              <w:fldChar w:fldCharType="separate"/>
            </w:r>
            <w:r>
              <w:rPr>
                <w:noProof/>
                <w:webHidden/>
              </w:rPr>
              <w:t>14</w:t>
            </w:r>
            <w:r>
              <w:rPr>
                <w:noProof/>
                <w:webHidden/>
              </w:rPr>
              <w:fldChar w:fldCharType="end"/>
            </w:r>
          </w:hyperlink>
        </w:p>
        <w:p w14:paraId="5B98324E" w14:textId="2114C9A9"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82" w:history="1">
            <w:r w:rsidRPr="00F63275">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 Layers</w:t>
            </w:r>
            <w:r>
              <w:rPr>
                <w:noProof/>
                <w:webHidden/>
              </w:rPr>
              <w:tab/>
            </w:r>
            <w:r>
              <w:rPr>
                <w:noProof/>
                <w:webHidden/>
              </w:rPr>
              <w:fldChar w:fldCharType="begin"/>
            </w:r>
            <w:r>
              <w:rPr>
                <w:noProof/>
                <w:webHidden/>
              </w:rPr>
              <w:instrText xml:space="preserve"> PAGEREF _Toc226034982 \h </w:instrText>
            </w:r>
            <w:r>
              <w:rPr>
                <w:noProof/>
                <w:webHidden/>
              </w:rPr>
            </w:r>
            <w:r>
              <w:rPr>
                <w:noProof/>
                <w:webHidden/>
              </w:rPr>
              <w:fldChar w:fldCharType="separate"/>
            </w:r>
            <w:r>
              <w:rPr>
                <w:noProof/>
                <w:webHidden/>
              </w:rPr>
              <w:t>14</w:t>
            </w:r>
            <w:r>
              <w:rPr>
                <w:noProof/>
                <w:webHidden/>
              </w:rPr>
              <w:fldChar w:fldCharType="end"/>
            </w:r>
          </w:hyperlink>
        </w:p>
        <w:p w14:paraId="78CEB260" w14:textId="6AB520D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83" w:history="1">
            <w:r w:rsidRPr="00F63275">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Data products and information layers</w:t>
            </w:r>
            <w:r>
              <w:rPr>
                <w:noProof/>
                <w:webHidden/>
              </w:rPr>
              <w:tab/>
            </w:r>
            <w:r>
              <w:rPr>
                <w:noProof/>
                <w:webHidden/>
              </w:rPr>
              <w:fldChar w:fldCharType="begin"/>
            </w:r>
            <w:r>
              <w:rPr>
                <w:noProof/>
                <w:webHidden/>
              </w:rPr>
              <w:instrText xml:space="preserve"> PAGEREF _Toc226034983 \h </w:instrText>
            </w:r>
            <w:r>
              <w:rPr>
                <w:noProof/>
                <w:webHidden/>
              </w:rPr>
            </w:r>
            <w:r>
              <w:rPr>
                <w:noProof/>
                <w:webHidden/>
              </w:rPr>
              <w:fldChar w:fldCharType="separate"/>
            </w:r>
            <w:r>
              <w:rPr>
                <w:noProof/>
                <w:webHidden/>
              </w:rPr>
              <w:t>14</w:t>
            </w:r>
            <w:r>
              <w:rPr>
                <w:noProof/>
                <w:webHidden/>
              </w:rPr>
              <w:fldChar w:fldCharType="end"/>
            </w:r>
          </w:hyperlink>
        </w:p>
        <w:p w14:paraId="2C9DF720" w14:textId="0C903B3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84" w:history="1">
            <w:r w:rsidRPr="00F63275">
              <w:rPr>
                <w:rStyle w:val="Hyperlink"/>
                <w:noProof/>
              </w:rPr>
              <w:t>6.1.1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Basic product specifications and layers</w:t>
            </w:r>
            <w:r>
              <w:rPr>
                <w:noProof/>
                <w:webHidden/>
              </w:rPr>
              <w:tab/>
            </w:r>
            <w:r>
              <w:rPr>
                <w:noProof/>
                <w:webHidden/>
              </w:rPr>
              <w:fldChar w:fldCharType="begin"/>
            </w:r>
            <w:r>
              <w:rPr>
                <w:noProof/>
                <w:webHidden/>
              </w:rPr>
              <w:instrText xml:space="preserve"> PAGEREF _Toc226034984 \h </w:instrText>
            </w:r>
            <w:r>
              <w:rPr>
                <w:noProof/>
                <w:webHidden/>
              </w:rPr>
            </w:r>
            <w:r>
              <w:rPr>
                <w:noProof/>
                <w:webHidden/>
              </w:rPr>
              <w:fldChar w:fldCharType="separate"/>
            </w:r>
            <w:r>
              <w:rPr>
                <w:noProof/>
                <w:webHidden/>
              </w:rPr>
              <w:t>14</w:t>
            </w:r>
            <w:r>
              <w:rPr>
                <w:noProof/>
                <w:webHidden/>
              </w:rPr>
              <w:fldChar w:fldCharType="end"/>
            </w:r>
          </w:hyperlink>
        </w:p>
        <w:p w14:paraId="431E4FFB" w14:textId="7046A0E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85" w:history="1">
            <w:r w:rsidRPr="00F63275">
              <w:rPr>
                <w:rStyle w:val="Hyperlink"/>
                <w:noProof/>
              </w:rPr>
              <w:t>6.1.2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Projected Data</w:t>
            </w:r>
            <w:r>
              <w:rPr>
                <w:noProof/>
                <w:webHidden/>
              </w:rPr>
              <w:tab/>
            </w:r>
            <w:r>
              <w:rPr>
                <w:noProof/>
                <w:webHidden/>
              </w:rPr>
              <w:fldChar w:fldCharType="begin"/>
            </w:r>
            <w:r>
              <w:rPr>
                <w:noProof/>
                <w:webHidden/>
              </w:rPr>
              <w:instrText xml:space="preserve"> PAGEREF _Toc226034985 \h </w:instrText>
            </w:r>
            <w:r>
              <w:rPr>
                <w:noProof/>
                <w:webHidden/>
              </w:rPr>
            </w:r>
            <w:r>
              <w:rPr>
                <w:noProof/>
                <w:webHidden/>
              </w:rPr>
              <w:fldChar w:fldCharType="separate"/>
            </w:r>
            <w:r>
              <w:rPr>
                <w:noProof/>
                <w:webHidden/>
              </w:rPr>
              <w:t>15</w:t>
            </w:r>
            <w:r>
              <w:rPr>
                <w:noProof/>
                <w:webHidden/>
              </w:rPr>
              <w:fldChar w:fldCharType="end"/>
            </w:r>
          </w:hyperlink>
        </w:p>
        <w:p w14:paraId="7CEF235A" w14:textId="18344FB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86" w:history="1">
            <w:r w:rsidRPr="00F63275">
              <w:rPr>
                <w:rStyle w:val="Hyperlink"/>
                <w:noProof/>
              </w:rPr>
              <w:t>6.1.3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Other data products</w:t>
            </w:r>
            <w:r>
              <w:rPr>
                <w:noProof/>
                <w:webHidden/>
              </w:rPr>
              <w:tab/>
            </w:r>
            <w:r>
              <w:rPr>
                <w:noProof/>
                <w:webHidden/>
              </w:rPr>
              <w:fldChar w:fldCharType="begin"/>
            </w:r>
            <w:r>
              <w:rPr>
                <w:noProof/>
                <w:webHidden/>
              </w:rPr>
              <w:instrText xml:space="preserve"> PAGEREF _Toc226034986 \h </w:instrText>
            </w:r>
            <w:r>
              <w:rPr>
                <w:noProof/>
                <w:webHidden/>
              </w:rPr>
            </w:r>
            <w:r>
              <w:rPr>
                <w:noProof/>
                <w:webHidden/>
              </w:rPr>
              <w:fldChar w:fldCharType="separate"/>
            </w:r>
            <w:r>
              <w:rPr>
                <w:noProof/>
                <w:webHidden/>
              </w:rPr>
              <w:t>15</w:t>
            </w:r>
            <w:r>
              <w:rPr>
                <w:noProof/>
                <w:webHidden/>
              </w:rPr>
              <w:fldChar w:fldCharType="end"/>
            </w:r>
          </w:hyperlink>
        </w:p>
        <w:p w14:paraId="7D2C255C" w14:textId="7D92F4D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87" w:history="1">
            <w:r w:rsidRPr="00F63275">
              <w:rPr>
                <w:rStyle w:val="Hyperlink"/>
                <w:noProof/>
              </w:rPr>
              <w:t>6.1.4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Data layers in Display Base and Standard Display</w:t>
            </w:r>
            <w:r>
              <w:rPr>
                <w:noProof/>
                <w:webHidden/>
              </w:rPr>
              <w:tab/>
            </w:r>
            <w:r>
              <w:rPr>
                <w:noProof/>
                <w:webHidden/>
              </w:rPr>
              <w:fldChar w:fldCharType="begin"/>
            </w:r>
            <w:r>
              <w:rPr>
                <w:noProof/>
                <w:webHidden/>
              </w:rPr>
              <w:instrText xml:space="preserve"> PAGEREF _Toc226034987 \h </w:instrText>
            </w:r>
            <w:r>
              <w:rPr>
                <w:noProof/>
                <w:webHidden/>
              </w:rPr>
            </w:r>
            <w:r>
              <w:rPr>
                <w:noProof/>
                <w:webHidden/>
              </w:rPr>
              <w:fldChar w:fldCharType="separate"/>
            </w:r>
            <w:r>
              <w:rPr>
                <w:noProof/>
                <w:webHidden/>
              </w:rPr>
              <w:t>15</w:t>
            </w:r>
            <w:r>
              <w:rPr>
                <w:noProof/>
                <w:webHidden/>
              </w:rPr>
              <w:fldChar w:fldCharType="end"/>
            </w:r>
          </w:hyperlink>
        </w:p>
        <w:p w14:paraId="21A22965" w14:textId="00486EF1"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88" w:history="1">
            <w:r w:rsidRPr="00F63275">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Mitigation of data overload</w:t>
            </w:r>
            <w:r>
              <w:rPr>
                <w:noProof/>
                <w:webHidden/>
              </w:rPr>
              <w:tab/>
            </w:r>
            <w:r>
              <w:rPr>
                <w:noProof/>
                <w:webHidden/>
              </w:rPr>
              <w:fldChar w:fldCharType="begin"/>
            </w:r>
            <w:r>
              <w:rPr>
                <w:noProof/>
                <w:webHidden/>
              </w:rPr>
              <w:instrText xml:space="preserve"> PAGEREF _Toc226034988 \h </w:instrText>
            </w:r>
            <w:r>
              <w:rPr>
                <w:noProof/>
                <w:webHidden/>
              </w:rPr>
            </w:r>
            <w:r>
              <w:rPr>
                <w:noProof/>
                <w:webHidden/>
              </w:rPr>
              <w:fldChar w:fldCharType="separate"/>
            </w:r>
            <w:r>
              <w:rPr>
                <w:noProof/>
                <w:webHidden/>
              </w:rPr>
              <w:t>15</w:t>
            </w:r>
            <w:r>
              <w:rPr>
                <w:noProof/>
                <w:webHidden/>
              </w:rPr>
              <w:fldChar w:fldCharType="end"/>
            </w:r>
          </w:hyperlink>
        </w:p>
        <w:p w14:paraId="651ABB9D" w14:textId="0000BC6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4989" w:history="1">
            <w:r w:rsidRPr="00F63275">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Portrayal Process, Catalogue Elements, and Alerting</w:t>
            </w:r>
            <w:r>
              <w:rPr>
                <w:noProof/>
                <w:webHidden/>
              </w:rPr>
              <w:tab/>
            </w:r>
            <w:r>
              <w:rPr>
                <w:noProof/>
                <w:webHidden/>
              </w:rPr>
              <w:fldChar w:fldCharType="begin"/>
            </w:r>
            <w:r>
              <w:rPr>
                <w:noProof/>
                <w:webHidden/>
              </w:rPr>
              <w:instrText xml:space="preserve"> PAGEREF _Toc226034989 \h </w:instrText>
            </w:r>
            <w:r>
              <w:rPr>
                <w:noProof/>
                <w:webHidden/>
              </w:rPr>
            </w:r>
            <w:r>
              <w:rPr>
                <w:noProof/>
                <w:webHidden/>
              </w:rPr>
              <w:fldChar w:fldCharType="separate"/>
            </w:r>
            <w:r>
              <w:rPr>
                <w:noProof/>
                <w:webHidden/>
              </w:rPr>
              <w:t>15</w:t>
            </w:r>
            <w:r>
              <w:rPr>
                <w:noProof/>
                <w:webHidden/>
              </w:rPr>
              <w:fldChar w:fldCharType="end"/>
            </w:r>
          </w:hyperlink>
        </w:p>
        <w:p w14:paraId="4D9C7184" w14:textId="064561D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90" w:history="1">
            <w:r w:rsidRPr="00F63275">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Overview of the portrayal process</w:t>
            </w:r>
            <w:r>
              <w:rPr>
                <w:noProof/>
                <w:webHidden/>
              </w:rPr>
              <w:tab/>
            </w:r>
            <w:r>
              <w:rPr>
                <w:noProof/>
                <w:webHidden/>
              </w:rPr>
              <w:fldChar w:fldCharType="begin"/>
            </w:r>
            <w:r>
              <w:rPr>
                <w:noProof/>
                <w:webHidden/>
              </w:rPr>
              <w:instrText xml:space="preserve"> PAGEREF _Toc226034990 \h </w:instrText>
            </w:r>
            <w:r>
              <w:rPr>
                <w:noProof/>
                <w:webHidden/>
              </w:rPr>
            </w:r>
            <w:r>
              <w:rPr>
                <w:noProof/>
                <w:webHidden/>
              </w:rPr>
              <w:fldChar w:fldCharType="separate"/>
            </w:r>
            <w:r>
              <w:rPr>
                <w:noProof/>
                <w:webHidden/>
              </w:rPr>
              <w:t>16</w:t>
            </w:r>
            <w:r>
              <w:rPr>
                <w:noProof/>
                <w:webHidden/>
              </w:rPr>
              <w:fldChar w:fldCharType="end"/>
            </w:r>
          </w:hyperlink>
        </w:p>
        <w:p w14:paraId="05BBBBFC" w14:textId="4168999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4991" w:history="1">
            <w:r w:rsidRPr="00F63275">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Elements of S-100 Portrayal</w:t>
            </w:r>
            <w:r>
              <w:rPr>
                <w:noProof/>
                <w:webHidden/>
              </w:rPr>
              <w:tab/>
            </w:r>
            <w:r>
              <w:rPr>
                <w:noProof/>
                <w:webHidden/>
              </w:rPr>
              <w:fldChar w:fldCharType="begin"/>
            </w:r>
            <w:r>
              <w:rPr>
                <w:noProof/>
                <w:webHidden/>
              </w:rPr>
              <w:instrText xml:space="preserve"> PAGEREF _Toc226034991 \h </w:instrText>
            </w:r>
            <w:r>
              <w:rPr>
                <w:noProof/>
                <w:webHidden/>
              </w:rPr>
            </w:r>
            <w:r>
              <w:rPr>
                <w:noProof/>
                <w:webHidden/>
              </w:rPr>
              <w:fldChar w:fldCharType="separate"/>
            </w:r>
            <w:r>
              <w:rPr>
                <w:noProof/>
                <w:webHidden/>
              </w:rPr>
              <w:t>16</w:t>
            </w:r>
            <w:r>
              <w:rPr>
                <w:noProof/>
                <w:webHidden/>
              </w:rPr>
              <w:fldChar w:fldCharType="end"/>
            </w:r>
          </w:hyperlink>
        </w:p>
        <w:p w14:paraId="0E275CA9" w14:textId="4B519F9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2" w:history="1">
            <w:r w:rsidRPr="00F63275">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Pixmaps</w:t>
            </w:r>
            <w:r>
              <w:rPr>
                <w:noProof/>
                <w:webHidden/>
              </w:rPr>
              <w:tab/>
            </w:r>
            <w:r>
              <w:rPr>
                <w:noProof/>
                <w:webHidden/>
              </w:rPr>
              <w:fldChar w:fldCharType="begin"/>
            </w:r>
            <w:r>
              <w:rPr>
                <w:noProof/>
                <w:webHidden/>
              </w:rPr>
              <w:instrText xml:space="preserve"> PAGEREF _Toc226034992 \h </w:instrText>
            </w:r>
            <w:r>
              <w:rPr>
                <w:noProof/>
                <w:webHidden/>
              </w:rPr>
            </w:r>
            <w:r>
              <w:rPr>
                <w:noProof/>
                <w:webHidden/>
              </w:rPr>
              <w:fldChar w:fldCharType="separate"/>
            </w:r>
            <w:r>
              <w:rPr>
                <w:noProof/>
                <w:webHidden/>
              </w:rPr>
              <w:t>16</w:t>
            </w:r>
            <w:r>
              <w:rPr>
                <w:noProof/>
                <w:webHidden/>
              </w:rPr>
              <w:fldChar w:fldCharType="end"/>
            </w:r>
          </w:hyperlink>
        </w:p>
        <w:p w14:paraId="171A7605" w14:textId="6D0E331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3" w:history="1">
            <w:r w:rsidRPr="00F63275">
              <w:rPr>
                <w:rStyle w:val="Hyperlink"/>
                <w:noProof/>
              </w:rPr>
              <w:t>7.2.2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Colour coding scheme</w:t>
            </w:r>
            <w:r>
              <w:rPr>
                <w:noProof/>
                <w:webHidden/>
              </w:rPr>
              <w:tab/>
            </w:r>
            <w:r>
              <w:rPr>
                <w:noProof/>
                <w:webHidden/>
              </w:rPr>
              <w:fldChar w:fldCharType="begin"/>
            </w:r>
            <w:r>
              <w:rPr>
                <w:noProof/>
                <w:webHidden/>
              </w:rPr>
              <w:instrText xml:space="preserve"> PAGEREF _Toc226034993 \h </w:instrText>
            </w:r>
            <w:r>
              <w:rPr>
                <w:noProof/>
                <w:webHidden/>
              </w:rPr>
            </w:r>
            <w:r>
              <w:rPr>
                <w:noProof/>
                <w:webHidden/>
              </w:rPr>
              <w:fldChar w:fldCharType="separate"/>
            </w:r>
            <w:r>
              <w:rPr>
                <w:noProof/>
                <w:webHidden/>
              </w:rPr>
              <w:t>16</w:t>
            </w:r>
            <w:r>
              <w:rPr>
                <w:noProof/>
                <w:webHidden/>
              </w:rPr>
              <w:fldChar w:fldCharType="end"/>
            </w:r>
          </w:hyperlink>
        </w:p>
        <w:p w14:paraId="6D2E6140" w14:textId="1817507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4" w:history="1">
            <w:r w:rsidRPr="00F63275">
              <w:rPr>
                <w:rStyle w:val="Hyperlink"/>
                <w:noProof/>
              </w:rPr>
              <w:t>7.2.3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Symbols</w:t>
            </w:r>
            <w:r>
              <w:rPr>
                <w:noProof/>
                <w:webHidden/>
              </w:rPr>
              <w:tab/>
            </w:r>
            <w:r>
              <w:rPr>
                <w:noProof/>
                <w:webHidden/>
              </w:rPr>
              <w:fldChar w:fldCharType="begin"/>
            </w:r>
            <w:r>
              <w:rPr>
                <w:noProof/>
                <w:webHidden/>
              </w:rPr>
              <w:instrText xml:space="preserve"> PAGEREF _Toc226034994 \h </w:instrText>
            </w:r>
            <w:r>
              <w:rPr>
                <w:noProof/>
                <w:webHidden/>
              </w:rPr>
            </w:r>
            <w:r>
              <w:rPr>
                <w:noProof/>
                <w:webHidden/>
              </w:rPr>
              <w:fldChar w:fldCharType="separate"/>
            </w:r>
            <w:r>
              <w:rPr>
                <w:noProof/>
                <w:webHidden/>
              </w:rPr>
              <w:t>16</w:t>
            </w:r>
            <w:r>
              <w:rPr>
                <w:noProof/>
                <w:webHidden/>
              </w:rPr>
              <w:fldChar w:fldCharType="end"/>
            </w:r>
          </w:hyperlink>
        </w:p>
        <w:p w14:paraId="2755C060" w14:textId="40D51ECC"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5" w:history="1">
            <w:r w:rsidRPr="00F63275">
              <w:rPr>
                <w:rStyle w:val="Hyperlink"/>
                <w:noProof/>
              </w:rPr>
              <w:t>7.2.4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Area fills</w:t>
            </w:r>
            <w:r>
              <w:rPr>
                <w:noProof/>
                <w:webHidden/>
              </w:rPr>
              <w:tab/>
            </w:r>
            <w:r>
              <w:rPr>
                <w:noProof/>
                <w:webHidden/>
              </w:rPr>
              <w:fldChar w:fldCharType="begin"/>
            </w:r>
            <w:r>
              <w:rPr>
                <w:noProof/>
                <w:webHidden/>
              </w:rPr>
              <w:instrText xml:space="preserve"> PAGEREF _Toc226034995 \h </w:instrText>
            </w:r>
            <w:r>
              <w:rPr>
                <w:noProof/>
                <w:webHidden/>
              </w:rPr>
            </w:r>
            <w:r>
              <w:rPr>
                <w:noProof/>
                <w:webHidden/>
              </w:rPr>
              <w:fldChar w:fldCharType="separate"/>
            </w:r>
            <w:r>
              <w:rPr>
                <w:noProof/>
                <w:webHidden/>
              </w:rPr>
              <w:t>16</w:t>
            </w:r>
            <w:r>
              <w:rPr>
                <w:noProof/>
                <w:webHidden/>
              </w:rPr>
              <w:fldChar w:fldCharType="end"/>
            </w:r>
          </w:hyperlink>
        </w:p>
        <w:p w14:paraId="1FC1DA8D" w14:textId="0CACC4F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6" w:history="1">
            <w:r w:rsidRPr="00F63275">
              <w:rPr>
                <w:rStyle w:val="Hyperlink"/>
                <w:noProof/>
              </w:rPr>
              <w:t>7.2.5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Line styles</w:t>
            </w:r>
            <w:r>
              <w:rPr>
                <w:noProof/>
                <w:webHidden/>
              </w:rPr>
              <w:tab/>
            </w:r>
            <w:r>
              <w:rPr>
                <w:noProof/>
                <w:webHidden/>
              </w:rPr>
              <w:fldChar w:fldCharType="begin"/>
            </w:r>
            <w:r>
              <w:rPr>
                <w:noProof/>
                <w:webHidden/>
              </w:rPr>
              <w:instrText xml:space="preserve"> PAGEREF _Toc226034996 \h </w:instrText>
            </w:r>
            <w:r>
              <w:rPr>
                <w:noProof/>
                <w:webHidden/>
              </w:rPr>
            </w:r>
            <w:r>
              <w:rPr>
                <w:noProof/>
                <w:webHidden/>
              </w:rPr>
              <w:fldChar w:fldCharType="separate"/>
            </w:r>
            <w:r>
              <w:rPr>
                <w:noProof/>
                <w:webHidden/>
              </w:rPr>
              <w:t>16</w:t>
            </w:r>
            <w:r>
              <w:rPr>
                <w:noProof/>
                <w:webHidden/>
              </w:rPr>
              <w:fldChar w:fldCharType="end"/>
            </w:r>
          </w:hyperlink>
        </w:p>
        <w:p w14:paraId="6AEA051F" w14:textId="7AF263A1"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7" w:history="1">
            <w:r w:rsidRPr="00F63275">
              <w:rPr>
                <w:rStyle w:val="Hyperlink"/>
                <w:noProof/>
              </w:rPr>
              <w:t>7.2.6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Portrayal of Shared Edges.</w:t>
            </w:r>
            <w:r>
              <w:rPr>
                <w:noProof/>
                <w:webHidden/>
              </w:rPr>
              <w:tab/>
            </w:r>
            <w:r>
              <w:rPr>
                <w:noProof/>
                <w:webHidden/>
              </w:rPr>
              <w:fldChar w:fldCharType="begin"/>
            </w:r>
            <w:r>
              <w:rPr>
                <w:noProof/>
                <w:webHidden/>
              </w:rPr>
              <w:instrText xml:space="preserve"> PAGEREF _Toc226034997 \h </w:instrText>
            </w:r>
            <w:r>
              <w:rPr>
                <w:noProof/>
                <w:webHidden/>
              </w:rPr>
            </w:r>
            <w:r>
              <w:rPr>
                <w:noProof/>
                <w:webHidden/>
              </w:rPr>
              <w:fldChar w:fldCharType="separate"/>
            </w:r>
            <w:r>
              <w:rPr>
                <w:noProof/>
                <w:webHidden/>
              </w:rPr>
              <w:t>17</w:t>
            </w:r>
            <w:r>
              <w:rPr>
                <w:noProof/>
                <w:webHidden/>
              </w:rPr>
              <w:fldChar w:fldCharType="end"/>
            </w:r>
          </w:hyperlink>
        </w:p>
        <w:p w14:paraId="2ED3756B" w14:textId="5191613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8" w:history="1">
            <w:r w:rsidRPr="00F63275">
              <w:rPr>
                <w:rStyle w:val="Hyperlink"/>
                <w:noProof/>
              </w:rPr>
              <w:t>7.2.7</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Text</w:t>
            </w:r>
            <w:r>
              <w:rPr>
                <w:noProof/>
                <w:webHidden/>
              </w:rPr>
              <w:tab/>
            </w:r>
            <w:r>
              <w:rPr>
                <w:noProof/>
                <w:webHidden/>
              </w:rPr>
              <w:fldChar w:fldCharType="begin"/>
            </w:r>
            <w:r>
              <w:rPr>
                <w:noProof/>
                <w:webHidden/>
              </w:rPr>
              <w:instrText xml:space="preserve"> PAGEREF _Toc226034998 \h </w:instrText>
            </w:r>
            <w:r>
              <w:rPr>
                <w:noProof/>
                <w:webHidden/>
              </w:rPr>
            </w:r>
            <w:r>
              <w:rPr>
                <w:noProof/>
                <w:webHidden/>
              </w:rPr>
              <w:fldChar w:fldCharType="separate"/>
            </w:r>
            <w:r>
              <w:rPr>
                <w:noProof/>
                <w:webHidden/>
              </w:rPr>
              <w:t>17</w:t>
            </w:r>
            <w:r>
              <w:rPr>
                <w:noProof/>
                <w:webHidden/>
              </w:rPr>
              <w:fldChar w:fldCharType="end"/>
            </w:r>
          </w:hyperlink>
        </w:p>
        <w:p w14:paraId="014C46CB" w14:textId="581AA7BC"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4999" w:history="1">
            <w:r w:rsidRPr="00F63275">
              <w:rPr>
                <w:rStyle w:val="Hyperlink"/>
                <w:noProof/>
              </w:rPr>
              <w:t>7.2.8</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Style sheets</w:t>
            </w:r>
            <w:r>
              <w:rPr>
                <w:noProof/>
                <w:webHidden/>
              </w:rPr>
              <w:tab/>
            </w:r>
            <w:r>
              <w:rPr>
                <w:noProof/>
                <w:webHidden/>
              </w:rPr>
              <w:fldChar w:fldCharType="begin"/>
            </w:r>
            <w:r>
              <w:rPr>
                <w:noProof/>
                <w:webHidden/>
              </w:rPr>
              <w:instrText xml:space="preserve"> PAGEREF _Toc226034999 \h </w:instrText>
            </w:r>
            <w:r>
              <w:rPr>
                <w:noProof/>
                <w:webHidden/>
              </w:rPr>
            </w:r>
            <w:r>
              <w:rPr>
                <w:noProof/>
                <w:webHidden/>
              </w:rPr>
              <w:fldChar w:fldCharType="separate"/>
            </w:r>
            <w:r>
              <w:rPr>
                <w:noProof/>
                <w:webHidden/>
              </w:rPr>
              <w:t>18</w:t>
            </w:r>
            <w:r>
              <w:rPr>
                <w:noProof/>
                <w:webHidden/>
              </w:rPr>
              <w:fldChar w:fldCharType="end"/>
            </w:r>
          </w:hyperlink>
        </w:p>
        <w:p w14:paraId="664480B5" w14:textId="06DE11C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0" w:history="1">
            <w:r w:rsidRPr="00F63275">
              <w:rPr>
                <w:rStyle w:val="Hyperlink"/>
                <w:noProof/>
              </w:rPr>
              <w:t>7.2.9</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planes</w:t>
            </w:r>
            <w:r>
              <w:rPr>
                <w:noProof/>
                <w:webHidden/>
              </w:rPr>
              <w:tab/>
            </w:r>
            <w:r>
              <w:rPr>
                <w:noProof/>
                <w:webHidden/>
              </w:rPr>
              <w:fldChar w:fldCharType="begin"/>
            </w:r>
            <w:r>
              <w:rPr>
                <w:noProof/>
                <w:webHidden/>
              </w:rPr>
              <w:instrText xml:space="preserve"> PAGEREF _Toc226035000 \h </w:instrText>
            </w:r>
            <w:r>
              <w:rPr>
                <w:noProof/>
                <w:webHidden/>
              </w:rPr>
            </w:r>
            <w:r>
              <w:rPr>
                <w:noProof/>
                <w:webHidden/>
              </w:rPr>
              <w:fldChar w:fldCharType="separate"/>
            </w:r>
            <w:r>
              <w:rPr>
                <w:noProof/>
                <w:webHidden/>
              </w:rPr>
              <w:t>18</w:t>
            </w:r>
            <w:r>
              <w:rPr>
                <w:noProof/>
                <w:webHidden/>
              </w:rPr>
              <w:fldChar w:fldCharType="end"/>
            </w:r>
          </w:hyperlink>
        </w:p>
        <w:p w14:paraId="6D0A8AFA" w14:textId="7C079D9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1" w:history="1">
            <w:r w:rsidRPr="00F63275">
              <w:rPr>
                <w:rStyle w:val="Hyperlink"/>
                <w:noProof/>
              </w:rPr>
              <w:t>7.2.10</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(drawing) priorities</w:t>
            </w:r>
            <w:r>
              <w:rPr>
                <w:noProof/>
                <w:webHidden/>
              </w:rPr>
              <w:tab/>
            </w:r>
            <w:r>
              <w:rPr>
                <w:noProof/>
                <w:webHidden/>
              </w:rPr>
              <w:fldChar w:fldCharType="begin"/>
            </w:r>
            <w:r>
              <w:rPr>
                <w:noProof/>
                <w:webHidden/>
              </w:rPr>
              <w:instrText xml:space="preserve"> PAGEREF _Toc226035001 \h </w:instrText>
            </w:r>
            <w:r>
              <w:rPr>
                <w:noProof/>
                <w:webHidden/>
              </w:rPr>
            </w:r>
            <w:r>
              <w:rPr>
                <w:noProof/>
                <w:webHidden/>
              </w:rPr>
              <w:fldChar w:fldCharType="separate"/>
            </w:r>
            <w:r>
              <w:rPr>
                <w:noProof/>
                <w:webHidden/>
              </w:rPr>
              <w:t>18</w:t>
            </w:r>
            <w:r>
              <w:rPr>
                <w:noProof/>
                <w:webHidden/>
              </w:rPr>
              <w:fldChar w:fldCharType="end"/>
            </w:r>
          </w:hyperlink>
        </w:p>
        <w:p w14:paraId="48827B5A" w14:textId="058AB9E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2" w:history="1">
            <w:r w:rsidRPr="00F63275">
              <w:rPr>
                <w:rStyle w:val="Hyperlink"/>
                <w:noProof/>
              </w:rPr>
              <w:t>7.2.11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Viewing groups</w:t>
            </w:r>
            <w:r>
              <w:rPr>
                <w:noProof/>
                <w:webHidden/>
              </w:rPr>
              <w:tab/>
            </w:r>
            <w:r>
              <w:rPr>
                <w:noProof/>
                <w:webHidden/>
              </w:rPr>
              <w:fldChar w:fldCharType="begin"/>
            </w:r>
            <w:r>
              <w:rPr>
                <w:noProof/>
                <w:webHidden/>
              </w:rPr>
              <w:instrText xml:space="preserve"> PAGEREF _Toc226035002 \h </w:instrText>
            </w:r>
            <w:r>
              <w:rPr>
                <w:noProof/>
                <w:webHidden/>
              </w:rPr>
            </w:r>
            <w:r>
              <w:rPr>
                <w:noProof/>
                <w:webHidden/>
              </w:rPr>
              <w:fldChar w:fldCharType="separate"/>
            </w:r>
            <w:r>
              <w:rPr>
                <w:noProof/>
                <w:webHidden/>
              </w:rPr>
              <w:t>18</w:t>
            </w:r>
            <w:r>
              <w:rPr>
                <w:noProof/>
                <w:webHidden/>
              </w:rPr>
              <w:fldChar w:fldCharType="end"/>
            </w:r>
          </w:hyperlink>
        </w:p>
        <w:p w14:paraId="50C30024" w14:textId="2E00255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3" w:history="1">
            <w:r w:rsidRPr="00F63275">
              <w:rPr>
                <w:rStyle w:val="Hyperlink"/>
                <w:noProof/>
              </w:rPr>
              <w:t>7.2.12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Viewing group layers</w:t>
            </w:r>
            <w:r>
              <w:rPr>
                <w:noProof/>
                <w:webHidden/>
              </w:rPr>
              <w:tab/>
            </w:r>
            <w:r>
              <w:rPr>
                <w:noProof/>
                <w:webHidden/>
              </w:rPr>
              <w:fldChar w:fldCharType="begin"/>
            </w:r>
            <w:r>
              <w:rPr>
                <w:noProof/>
                <w:webHidden/>
              </w:rPr>
              <w:instrText xml:space="preserve"> PAGEREF _Toc226035003 \h </w:instrText>
            </w:r>
            <w:r>
              <w:rPr>
                <w:noProof/>
                <w:webHidden/>
              </w:rPr>
            </w:r>
            <w:r>
              <w:rPr>
                <w:noProof/>
                <w:webHidden/>
              </w:rPr>
              <w:fldChar w:fldCharType="separate"/>
            </w:r>
            <w:r>
              <w:rPr>
                <w:noProof/>
                <w:webHidden/>
              </w:rPr>
              <w:t>18</w:t>
            </w:r>
            <w:r>
              <w:rPr>
                <w:noProof/>
                <w:webHidden/>
              </w:rPr>
              <w:fldChar w:fldCharType="end"/>
            </w:r>
          </w:hyperlink>
        </w:p>
        <w:p w14:paraId="63E933C0" w14:textId="4157C6F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4" w:history="1">
            <w:r w:rsidRPr="00F63275">
              <w:rPr>
                <w:rStyle w:val="Hyperlink"/>
                <w:noProof/>
              </w:rPr>
              <w:t>7.2.13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modes</w:t>
            </w:r>
            <w:r>
              <w:rPr>
                <w:noProof/>
                <w:webHidden/>
              </w:rPr>
              <w:tab/>
            </w:r>
            <w:r>
              <w:rPr>
                <w:noProof/>
                <w:webHidden/>
              </w:rPr>
              <w:fldChar w:fldCharType="begin"/>
            </w:r>
            <w:r>
              <w:rPr>
                <w:noProof/>
                <w:webHidden/>
              </w:rPr>
              <w:instrText xml:space="preserve"> PAGEREF _Toc226035004 \h </w:instrText>
            </w:r>
            <w:r>
              <w:rPr>
                <w:noProof/>
                <w:webHidden/>
              </w:rPr>
            </w:r>
            <w:r>
              <w:rPr>
                <w:noProof/>
                <w:webHidden/>
              </w:rPr>
              <w:fldChar w:fldCharType="separate"/>
            </w:r>
            <w:r>
              <w:rPr>
                <w:noProof/>
                <w:webHidden/>
              </w:rPr>
              <w:t>18</w:t>
            </w:r>
            <w:r>
              <w:rPr>
                <w:noProof/>
                <w:webHidden/>
              </w:rPr>
              <w:fldChar w:fldCharType="end"/>
            </w:r>
          </w:hyperlink>
        </w:p>
        <w:p w14:paraId="04734251" w14:textId="4CEF225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5" w:history="1">
            <w:r w:rsidRPr="00F63275">
              <w:rPr>
                <w:rStyle w:val="Hyperlink"/>
                <w:noProof/>
              </w:rPr>
              <w:t>7.2.14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Rules</w:t>
            </w:r>
            <w:r>
              <w:rPr>
                <w:noProof/>
                <w:webHidden/>
              </w:rPr>
              <w:tab/>
            </w:r>
            <w:r>
              <w:rPr>
                <w:noProof/>
                <w:webHidden/>
              </w:rPr>
              <w:fldChar w:fldCharType="begin"/>
            </w:r>
            <w:r>
              <w:rPr>
                <w:noProof/>
                <w:webHidden/>
              </w:rPr>
              <w:instrText xml:space="preserve"> PAGEREF _Toc226035005 \h </w:instrText>
            </w:r>
            <w:r>
              <w:rPr>
                <w:noProof/>
                <w:webHidden/>
              </w:rPr>
            </w:r>
            <w:r>
              <w:rPr>
                <w:noProof/>
                <w:webHidden/>
              </w:rPr>
              <w:fldChar w:fldCharType="separate"/>
            </w:r>
            <w:r>
              <w:rPr>
                <w:noProof/>
                <w:webHidden/>
              </w:rPr>
              <w:t>18</w:t>
            </w:r>
            <w:r>
              <w:rPr>
                <w:noProof/>
                <w:webHidden/>
              </w:rPr>
              <w:fldChar w:fldCharType="end"/>
            </w:r>
          </w:hyperlink>
        </w:p>
        <w:p w14:paraId="54C3D0AD" w14:textId="0CB12CC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6" w:history="1">
            <w:r w:rsidRPr="00F63275">
              <w:rPr>
                <w:rStyle w:val="Hyperlink"/>
                <w:noProof/>
              </w:rPr>
              <w:t>7.2.15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Context</w:t>
            </w:r>
            <w:r>
              <w:rPr>
                <w:noProof/>
                <w:webHidden/>
              </w:rPr>
              <w:tab/>
            </w:r>
            <w:r>
              <w:rPr>
                <w:noProof/>
                <w:webHidden/>
              </w:rPr>
              <w:fldChar w:fldCharType="begin"/>
            </w:r>
            <w:r>
              <w:rPr>
                <w:noProof/>
                <w:webHidden/>
              </w:rPr>
              <w:instrText xml:space="preserve"> PAGEREF _Toc226035006 \h </w:instrText>
            </w:r>
            <w:r>
              <w:rPr>
                <w:noProof/>
                <w:webHidden/>
              </w:rPr>
            </w:r>
            <w:r>
              <w:rPr>
                <w:noProof/>
                <w:webHidden/>
              </w:rPr>
              <w:fldChar w:fldCharType="separate"/>
            </w:r>
            <w:r>
              <w:rPr>
                <w:noProof/>
                <w:webHidden/>
              </w:rPr>
              <w:t>18</w:t>
            </w:r>
            <w:r>
              <w:rPr>
                <w:noProof/>
                <w:webHidden/>
              </w:rPr>
              <w:fldChar w:fldCharType="end"/>
            </w:r>
          </w:hyperlink>
        </w:p>
        <w:p w14:paraId="77295FFA" w14:textId="605166F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07" w:history="1">
            <w:r w:rsidRPr="00F63275">
              <w:rPr>
                <w:rStyle w:val="Hyperlink"/>
                <w:noProof/>
              </w:rPr>
              <w:t>7.2.16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Validity times</w:t>
            </w:r>
            <w:r>
              <w:rPr>
                <w:noProof/>
                <w:webHidden/>
              </w:rPr>
              <w:tab/>
            </w:r>
            <w:r>
              <w:rPr>
                <w:noProof/>
                <w:webHidden/>
              </w:rPr>
              <w:fldChar w:fldCharType="begin"/>
            </w:r>
            <w:r>
              <w:rPr>
                <w:noProof/>
                <w:webHidden/>
              </w:rPr>
              <w:instrText xml:space="preserve"> PAGEREF _Toc226035007 \h </w:instrText>
            </w:r>
            <w:r>
              <w:rPr>
                <w:noProof/>
                <w:webHidden/>
              </w:rPr>
            </w:r>
            <w:r>
              <w:rPr>
                <w:noProof/>
                <w:webHidden/>
              </w:rPr>
              <w:fldChar w:fldCharType="separate"/>
            </w:r>
            <w:r>
              <w:rPr>
                <w:noProof/>
                <w:webHidden/>
              </w:rPr>
              <w:t>18</w:t>
            </w:r>
            <w:r>
              <w:rPr>
                <w:noProof/>
                <w:webHidden/>
              </w:rPr>
              <w:fldChar w:fldCharType="end"/>
            </w:r>
          </w:hyperlink>
        </w:p>
        <w:p w14:paraId="0953DF94" w14:textId="5B023F0C"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08" w:history="1">
            <w:r w:rsidRPr="00F63275">
              <w:rPr>
                <w:rStyle w:val="Hyperlink"/>
                <w:noProof/>
              </w:rPr>
              <w:t>7.3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The Alert Catalogue</w:t>
            </w:r>
            <w:r>
              <w:rPr>
                <w:noProof/>
                <w:webHidden/>
              </w:rPr>
              <w:tab/>
            </w:r>
            <w:r>
              <w:rPr>
                <w:noProof/>
                <w:webHidden/>
              </w:rPr>
              <w:fldChar w:fldCharType="begin"/>
            </w:r>
            <w:r>
              <w:rPr>
                <w:noProof/>
                <w:webHidden/>
              </w:rPr>
              <w:instrText xml:space="preserve"> PAGEREF _Toc226035008 \h </w:instrText>
            </w:r>
            <w:r>
              <w:rPr>
                <w:noProof/>
                <w:webHidden/>
              </w:rPr>
            </w:r>
            <w:r>
              <w:rPr>
                <w:noProof/>
                <w:webHidden/>
              </w:rPr>
              <w:fldChar w:fldCharType="separate"/>
            </w:r>
            <w:r>
              <w:rPr>
                <w:noProof/>
                <w:webHidden/>
              </w:rPr>
              <w:t>19</w:t>
            </w:r>
            <w:r>
              <w:rPr>
                <w:noProof/>
                <w:webHidden/>
              </w:rPr>
              <w:fldChar w:fldCharType="end"/>
            </w:r>
          </w:hyperlink>
        </w:p>
        <w:p w14:paraId="71B4D7A7" w14:textId="39FDDEF3"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09" w:history="1">
            <w:r w:rsidRPr="00F63275">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Display Organisation and Operation</w:t>
            </w:r>
            <w:r>
              <w:rPr>
                <w:noProof/>
                <w:webHidden/>
              </w:rPr>
              <w:tab/>
            </w:r>
            <w:r>
              <w:rPr>
                <w:noProof/>
                <w:webHidden/>
              </w:rPr>
              <w:fldChar w:fldCharType="begin"/>
            </w:r>
            <w:r>
              <w:rPr>
                <w:noProof/>
                <w:webHidden/>
              </w:rPr>
              <w:instrText xml:space="preserve"> PAGEREF _Toc226035009 \h </w:instrText>
            </w:r>
            <w:r>
              <w:rPr>
                <w:noProof/>
                <w:webHidden/>
              </w:rPr>
            </w:r>
            <w:r>
              <w:rPr>
                <w:noProof/>
                <w:webHidden/>
              </w:rPr>
              <w:fldChar w:fldCharType="separate"/>
            </w:r>
            <w:r>
              <w:rPr>
                <w:noProof/>
                <w:webHidden/>
              </w:rPr>
              <w:t>19</w:t>
            </w:r>
            <w:r>
              <w:rPr>
                <w:noProof/>
                <w:webHidden/>
              </w:rPr>
              <w:fldChar w:fldCharType="end"/>
            </w:r>
          </w:hyperlink>
        </w:p>
        <w:p w14:paraId="41C205EC" w14:textId="63E0BA1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10" w:history="1">
            <w:r w:rsidRPr="00F63275">
              <w:rPr>
                <w:rStyle w:val="Hyperlink"/>
                <w:noProof/>
              </w:rPr>
              <w:t>8.1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of non-S-100 information</w:t>
            </w:r>
            <w:r>
              <w:rPr>
                <w:noProof/>
                <w:webHidden/>
              </w:rPr>
              <w:tab/>
            </w:r>
            <w:r>
              <w:rPr>
                <w:noProof/>
                <w:webHidden/>
              </w:rPr>
              <w:fldChar w:fldCharType="begin"/>
            </w:r>
            <w:r>
              <w:rPr>
                <w:noProof/>
                <w:webHidden/>
              </w:rPr>
              <w:instrText xml:space="preserve"> PAGEREF _Toc226035010 \h </w:instrText>
            </w:r>
            <w:r>
              <w:rPr>
                <w:noProof/>
                <w:webHidden/>
              </w:rPr>
            </w:r>
            <w:r>
              <w:rPr>
                <w:noProof/>
                <w:webHidden/>
              </w:rPr>
              <w:fldChar w:fldCharType="separate"/>
            </w:r>
            <w:r>
              <w:rPr>
                <w:noProof/>
                <w:webHidden/>
              </w:rPr>
              <w:t>19</w:t>
            </w:r>
            <w:r>
              <w:rPr>
                <w:noProof/>
                <w:webHidden/>
              </w:rPr>
              <w:fldChar w:fldCharType="end"/>
            </w:r>
          </w:hyperlink>
        </w:p>
        <w:p w14:paraId="4B6A0A12" w14:textId="084543F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11" w:history="1">
            <w:r w:rsidRPr="00F63275">
              <w:rPr>
                <w:rStyle w:val="Hyperlink"/>
                <w:noProof/>
              </w:rPr>
              <w:t>8.1.1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Distinguishing between official S-100 data and additional data</w:t>
            </w:r>
            <w:r>
              <w:rPr>
                <w:noProof/>
                <w:webHidden/>
              </w:rPr>
              <w:tab/>
            </w:r>
            <w:r>
              <w:rPr>
                <w:noProof/>
                <w:webHidden/>
              </w:rPr>
              <w:fldChar w:fldCharType="begin"/>
            </w:r>
            <w:r>
              <w:rPr>
                <w:noProof/>
                <w:webHidden/>
              </w:rPr>
              <w:instrText xml:space="preserve"> PAGEREF _Toc226035011 \h </w:instrText>
            </w:r>
            <w:r>
              <w:rPr>
                <w:noProof/>
                <w:webHidden/>
              </w:rPr>
            </w:r>
            <w:r>
              <w:rPr>
                <w:noProof/>
                <w:webHidden/>
              </w:rPr>
              <w:fldChar w:fldCharType="separate"/>
            </w:r>
            <w:r>
              <w:rPr>
                <w:noProof/>
                <w:webHidden/>
              </w:rPr>
              <w:t>19</w:t>
            </w:r>
            <w:r>
              <w:rPr>
                <w:noProof/>
                <w:webHidden/>
              </w:rPr>
              <w:fldChar w:fldCharType="end"/>
            </w:r>
          </w:hyperlink>
        </w:p>
        <w:p w14:paraId="3E113E7D" w14:textId="5C5A1BA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12" w:history="1">
            <w:r w:rsidRPr="00F63275">
              <w:rPr>
                <w:rStyle w:val="Hyperlink"/>
                <w:noProof/>
              </w:rPr>
              <w:t>8.1.2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Supplemental display items</w:t>
            </w:r>
            <w:r>
              <w:rPr>
                <w:noProof/>
                <w:webHidden/>
              </w:rPr>
              <w:tab/>
            </w:r>
            <w:r>
              <w:rPr>
                <w:noProof/>
                <w:webHidden/>
              </w:rPr>
              <w:fldChar w:fldCharType="begin"/>
            </w:r>
            <w:r>
              <w:rPr>
                <w:noProof/>
                <w:webHidden/>
              </w:rPr>
              <w:instrText xml:space="preserve"> PAGEREF _Toc226035012 \h </w:instrText>
            </w:r>
            <w:r>
              <w:rPr>
                <w:noProof/>
                <w:webHidden/>
              </w:rPr>
            </w:r>
            <w:r>
              <w:rPr>
                <w:noProof/>
                <w:webHidden/>
              </w:rPr>
              <w:fldChar w:fldCharType="separate"/>
            </w:r>
            <w:r>
              <w:rPr>
                <w:noProof/>
                <w:webHidden/>
              </w:rPr>
              <w:t>20</w:t>
            </w:r>
            <w:r>
              <w:rPr>
                <w:noProof/>
                <w:webHidden/>
              </w:rPr>
              <w:fldChar w:fldCharType="end"/>
            </w:r>
          </w:hyperlink>
        </w:p>
        <w:p w14:paraId="3697151B" w14:textId="59C78E7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17" w:history="1">
            <w:r w:rsidRPr="00F63275">
              <w:rPr>
                <w:rStyle w:val="Hyperlink"/>
                <w:noProof/>
              </w:rPr>
              <w:t>8.2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Priority of information</w:t>
            </w:r>
            <w:r>
              <w:rPr>
                <w:noProof/>
                <w:webHidden/>
              </w:rPr>
              <w:tab/>
            </w:r>
            <w:r>
              <w:rPr>
                <w:noProof/>
                <w:webHidden/>
              </w:rPr>
              <w:fldChar w:fldCharType="begin"/>
            </w:r>
            <w:r>
              <w:rPr>
                <w:noProof/>
                <w:webHidden/>
              </w:rPr>
              <w:instrText xml:space="preserve"> PAGEREF _Toc226035017 \h </w:instrText>
            </w:r>
            <w:r>
              <w:rPr>
                <w:noProof/>
                <w:webHidden/>
              </w:rPr>
            </w:r>
            <w:r>
              <w:rPr>
                <w:noProof/>
                <w:webHidden/>
              </w:rPr>
              <w:fldChar w:fldCharType="separate"/>
            </w:r>
            <w:r>
              <w:rPr>
                <w:noProof/>
                <w:webHidden/>
              </w:rPr>
              <w:t>20</w:t>
            </w:r>
            <w:r>
              <w:rPr>
                <w:noProof/>
                <w:webHidden/>
              </w:rPr>
              <w:fldChar w:fldCharType="end"/>
            </w:r>
          </w:hyperlink>
        </w:p>
        <w:p w14:paraId="5D118286" w14:textId="2C7023B5"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18" w:history="1">
            <w:r w:rsidRPr="00F63275">
              <w:rPr>
                <w:rStyle w:val="Hyperlink"/>
                <w:noProof/>
              </w:rPr>
              <w:t>8.2.1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Priority layers</w:t>
            </w:r>
            <w:r>
              <w:rPr>
                <w:noProof/>
                <w:webHidden/>
              </w:rPr>
              <w:tab/>
            </w:r>
            <w:r>
              <w:rPr>
                <w:noProof/>
                <w:webHidden/>
              </w:rPr>
              <w:fldChar w:fldCharType="begin"/>
            </w:r>
            <w:r>
              <w:rPr>
                <w:noProof/>
                <w:webHidden/>
              </w:rPr>
              <w:instrText xml:space="preserve"> PAGEREF _Toc226035018 \h </w:instrText>
            </w:r>
            <w:r>
              <w:rPr>
                <w:noProof/>
                <w:webHidden/>
              </w:rPr>
            </w:r>
            <w:r>
              <w:rPr>
                <w:noProof/>
                <w:webHidden/>
              </w:rPr>
              <w:fldChar w:fldCharType="separate"/>
            </w:r>
            <w:r>
              <w:rPr>
                <w:noProof/>
                <w:webHidden/>
              </w:rPr>
              <w:t>20</w:t>
            </w:r>
            <w:r>
              <w:rPr>
                <w:noProof/>
                <w:webHidden/>
              </w:rPr>
              <w:fldChar w:fldCharType="end"/>
            </w:r>
          </w:hyperlink>
        </w:p>
        <w:p w14:paraId="03C94718" w14:textId="2E2EDAA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19" w:history="1">
            <w:r w:rsidRPr="00F63275">
              <w:rPr>
                <w:rStyle w:val="Hyperlink"/>
                <w:noProof/>
              </w:rPr>
              <w:t>8.2.2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Radar priority</w:t>
            </w:r>
            <w:r>
              <w:rPr>
                <w:noProof/>
                <w:webHidden/>
              </w:rPr>
              <w:tab/>
            </w:r>
            <w:r>
              <w:rPr>
                <w:noProof/>
                <w:webHidden/>
              </w:rPr>
              <w:fldChar w:fldCharType="begin"/>
            </w:r>
            <w:r>
              <w:rPr>
                <w:noProof/>
                <w:webHidden/>
              </w:rPr>
              <w:instrText xml:space="preserve"> PAGEREF _Toc226035019 \h </w:instrText>
            </w:r>
            <w:r>
              <w:rPr>
                <w:noProof/>
                <w:webHidden/>
              </w:rPr>
            </w:r>
            <w:r>
              <w:rPr>
                <w:noProof/>
                <w:webHidden/>
              </w:rPr>
              <w:fldChar w:fldCharType="separate"/>
            </w:r>
            <w:r>
              <w:rPr>
                <w:noProof/>
                <w:webHidden/>
              </w:rPr>
              <w:t>21</w:t>
            </w:r>
            <w:r>
              <w:rPr>
                <w:noProof/>
                <w:webHidden/>
              </w:rPr>
              <w:fldChar w:fldCharType="end"/>
            </w:r>
          </w:hyperlink>
        </w:p>
        <w:p w14:paraId="5BB91339" w14:textId="4118D081"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0" w:history="1">
            <w:r w:rsidRPr="00F63275">
              <w:rPr>
                <w:rStyle w:val="Hyperlink"/>
                <w:noProof/>
              </w:rPr>
              <w:t>8.3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Displaying ECDIS updates</w:t>
            </w:r>
            <w:r>
              <w:rPr>
                <w:noProof/>
                <w:webHidden/>
              </w:rPr>
              <w:tab/>
            </w:r>
            <w:r>
              <w:rPr>
                <w:noProof/>
                <w:webHidden/>
              </w:rPr>
              <w:fldChar w:fldCharType="begin"/>
            </w:r>
            <w:r>
              <w:rPr>
                <w:noProof/>
                <w:webHidden/>
              </w:rPr>
              <w:instrText xml:space="preserve"> PAGEREF _Toc226035020 \h </w:instrText>
            </w:r>
            <w:r>
              <w:rPr>
                <w:noProof/>
                <w:webHidden/>
              </w:rPr>
            </w:r>
            <w:r>
              <w:rPr>
                <w:noProof/>
                <w:webHidden/>
              </w:rPr>
              <w:fldChar w:fldCharType="separate"/>
            </w:r>
            <w:r>
              <w:rPr>
                <w:noProof/>
                <w:webHidden/>
              </w:rPr>
              <w:t>21</w:t>
            </w:r>
            <w:r>
              <w:rPr>
                <w:noProof/>
                <w:webHidden/>
              </w:rPr>
              <w:fldChar w:fldCharType="end"/>
            </w:r>
          </w:hyperlink>
        </w:p>
        <w:p w14:paraId="662351B0" w14:textId="5A9272BE"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1" w:history="1">
            <w:r w:rsidRPr="00F63275">
              <w:rPr>
                <w:rStyle w:val="Hyperlink"/>
                <w:noProof/>
              </w:rPr>
              <w:t>8.4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functions</w:t>
            </w:r>
            <w:r>
              <w:rPr>
                <w:noProof/>
                <w:webHidden/>
              </w:rPr>
              <w:tab/>
            </w:r>
            <w:r>
              <w:rPr>
                <w:noProof/>
                <w:webHidden/>
              </w:rPr>
              <w:fldChar w:fldCharType="begin"/>
            </w:r>
            <w:r>
              <w:rPr>
                <w:noProof/>
                <w:webHidden/>
              </w:rPr>
              <w:instrText xml:space="preserve"> PAGEREF _Toc226035021 \h </w:instrText>
            </w:r>
            <w:r>
              <w:rPr>
                <w:noProof/>
                <w:webHidden/>
              </w:rPr>
            </w:r>
            <w:r>
              <w:rPr>
                <w:noProof/>
                <w:webHidden/>
              </w:rPr>
              <w:fldChar w:fldCharType="separate"/>
            </w:r>
            <w:r>
              <w:rPr>
                <w:noProof/>
                <w:webHidden/>
              </w:rPr>
              <w:t>21</w:t>
            </w:r>
            <w:r>
              <w:rPr>
                <w:noProof/>
                <w:webHidden/>
              </w:rPr>
              <w:fldChar w:fldCharType="end"/>
            </w:r>
          </w:hyperlink>
        </w:p>
        <w:p w14:paraId="7401C0EC" w14:textId="66BB6259"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22" w:history="1">
            <w:r w:rsidRPr="00F63275">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General Rules for Symbols and Text</w:t>
            </w:r>
            <w:r>
              <w:rPr>
                <w:noProof/>
                <w:webHidden/>
              </w:rPr>
              <w:tab/>
            </w:r>
            <w:r>
              <w:rPr>
                <w:noProof/>
                <w:webHidden/>
              </w:rPr>
              <w:fldChar w:fldCharType="begin"/>
            </w:r>
            <w:r>
              <w:rPr>
                <w:noProof/>
                <w:webHidden/>
              </w:rPr>
              <w:instrText xml:space="preserve"> PAGEREF _Toc226035022 \h </w:instrText>
            </w:r>
            <w:r>
              <w:rPr>
                <w:noProof/>
                <w:webHidden/>
              </w:rPr>
            </w:r>
            <w:r>
              <w:rPr>
                <w:noProof/>
                <w:webHidden/>
              </w:rPr>
              <w:fldChar w:fldCharType="separate"/>
            </w:r>
            <w:r>
              <w:rPr>
                <w:noProof/>
                <w:webHidden/>
              </w:rPr>
              <w:t>21</w:t>
            </w:r>
            <w:r>
              <w:rPr>
                <w:noProof/>
                <w:webHidden/>
              </w:rPr>
              <w:fldChar w:fldCharType="end"/>
            </w:r>
          </w:hyperlink>
        </w:p>
        <w:p w14:paraId="025324D6" w14:textId="79529C1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3" w:history="1">
            <w:r w:rsidRPr="00F63275">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Symbol Specifications</w:t>
            </w:r>
            <w:r>
              <w:rPr>
                <w:noProof/>
                <w:webHidden/>
              </w:rPr>
              <w:tab/>
            </w:r>
            <w:r>
              <w:rPr>
                <w:noProof/>
                <w:webHidden/>
              </w:rPr>
              <w:fldChar w:fldCharType="begin"/>
            </w:r>
            <w:r>
              <w:rPr>
                <w:noProof/>
                <w:webHidden/>
              </w:rPr>
              <w:instrText xml:space="preserve"> PAGEREF _Toc226035023 \h </w:instrText>
            </w:r>
            <w:r>
              <w:rPr>
                <w:noProof/>
                <w:webHidden/>
              </w:rPr>
            </w:r>
            <w:r>
              <w:rPr>
                <w:noProof/>
                <w:webHidden/>
              </w:rPr>
              <w:fldChar w:fldCharType="separate"/>
            </w:r>
            <w:r>
              <w:rPr>
                <w:noProof/>
                <w:webHidden/>
              </w:rPr>
              <w:t>21</w:t>
            </w:r>
            <w:r>
              <w:rPr>
                <w:noProof/>
                <w:webHidden/>
              </w:rPr>
              <w:fldChar w:fldCharType="end"/>
            </w:r>
          </w:hyperlink>
        </w:p>
        <w:p w14:paraId="4AB8C609" w14:textId="58B2D92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4" w:history="1">
            <w:r w:rsidRPr="00F63275">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Reproduction of lines, symbols and text</w:t>
            </w:r>
            <w:r>
              <w:rPr>
                <w:noProof/>
                <w:webHidden/>
              </w:rPr>
              <w:tab/>
            </w:r>
            <w:r>
              <w:rPr>
                <w:noProof/>
                <w:webHidden/>
              </w:rPr>
              <w:fldChar w:fldCharType="begin"/>
            </w:r>
            <w:r>
              <w:rPr>
                <w:noProof/>
                <w:webHidden/>
              </w:rPr>
              <w:instrText xml:space="preserve"> PAGEREF _Toc226035024 \h </w:instrText>
            </w:r>
            <w:r>
              <w:rPr>
                <w:noProof/>
                <w:webHidden/>
              </w:rPr>
            </w:r>
            <w:r>
              <w:rPr>
                <w:noProof/>
                <w:webHidden/>
              </w:rPr>
              <w:fldChar w:fldCharType="separate"/>
            </w:r>
            <w:r>
              <w:rPr>
                <w:noProof/>
                <w:webHidden/>
              </w:rPr>
              <w:t>22</w:t>
            </w:r>
            <w:r>
              <w:rPr>
                <w:noProof/>
                <w:webHidden/>
              </w:rPr>
              <w:fldChar w:fldCharType="end"/>
            </w:r>
          </w:hyperlink>
        </w:p>
        <w:p w14:paraId="2D922C20" w14:textId="4D18E71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25" w:history="1">
            <w:r w:rsidRPr="00F63275">
              <w:rPr>
                <w:rStyle w:val="Hyperlink"/>
                <w:noProof/>
              </w:rPr>
              <w:t>9.2.1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_Toc226035025 \h </w:instrText>
            </w:r>
            <w:r>
              <w:rPr>
                <w:noProof/>
                <w:webHidden/>
              </w:rPr>
            </w:r>
            <w:r>
              <w:rPr>
                <w:noProof/>
                <w:webHidden/>
              </w:rPr>
              <w:fldChar w:fldCharType="separate"/>
            </w:r>
            <w:r>
              <w:rPr>
                <w:noProof/>
                <w:webHidden/>
              </w:rPr>
              <w:t>22</w:t>
            </w:r>
            <w:r>
              <w:rPr>
                <w:noProof/>
                <w:webHidden/>
              </w:rPr>
              <w:fldChar w:fldCharType="end"/>
            </w:r>
          </w:hyperlink>
        </w:p>
        <w:p w14:paraId="5BB3A4D6" w14:textId="02F2124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26" w:history="1">
            <w:r w:rsidRPr="00F63275">
              <w:rPr>
                <w:rStyle w:val="Hyperlink"/>
                <w:noProof/>
              </w:rPr>
              <w:t>9.2.2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Minimum Requirement for size and resolution</w:t>
            </w:r>
            <w:r>
              <w:rPr>
                <w:noProof/>
                <w:webHidden/>
              </w:rPr>
              <w:tab/>
            </w:r>
            <w:r>
              <w:rPr>
                <w:noProof/>
                <w:webHidden/>
              </w:rPr>
              <w:fldChar w:fldCharType="begin"/>
            </w:r>
            <w:r>
              <w:rPr>
                <w:noProof/>
                <w:webHidden/>
              </w:rPr>
              <w:instrText xml:space="preserve"> PAGEREF _Toc226035026 \h </w:instrText>
            </w:r>
            <w:r>
              <w:rPr>
                <w:noProof/>
                <w:webHidden/>
              </w:rPr>
            </w:r>
            <w:r>
              <w:rPr>
                <w:noProof/>
                <w:webHidden/>
              </w:rPr>
              <w:fldChar w:fldCharType="separate"/>
            </w:r>
            <w:r>
              <w:rPr>
                <w:noProof/>
                <w:webHidden/>
              </w:rPr>
              <w:t>22</w:t>
            </w:r>
            <w:r>
              <w:rPr>
                <w:noProof/>
                <w:webHidden/>
              </w:rPr>
              <w:fldChar w:fldCharType="end"/>
            </w:r>
          </w:hyperlink>
        </w:p>
        <w:p w14:paraId="15C77E16" w14:textId="75B81E2C"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27" w:history="1">
            <w:r w:rsidRPr="00F63275">
              <w:rPr>
                <w:rStyle w:val="Hyperlink"/>
                <w:noProof/>
              </w:rPr>
              <w:t>9.2.3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Zooming</w:t>
            </w:r>
            <w:r>
              <w:rPr>
                <w:noProof/>
                <w:webHidden/>
              </w:rPr>
              <w:tab/>
            </w:r>
            <w:r>
              <w:rPr>
                <w:noProof/>
                <w:webHidden/>
              </w:rPr>
              <w:fldChar w:fldCharType="begin"/>
            </w:r>
            <w:r>
              <w:rPr>
                <w:noProof/>
                <w:webHidden/>
              </w:rPr>
              <w:instrText xml:space="preserve"> PAGEREF _Toc226035027 \h </w:instrText>
            </w:r>
            <w:r>
              <w:rPr>
                <w:noProof/>
                <w:webHidden/>
              </w:rPr>
            </w:r>
            <w:r>
              <w:rPr>
                <w:noProof/>
                <w:webHidden/>
              </w:rPr>
              <w:fldChar w:fldCharType="separate"/>
            </w:r>
            <w:r>
              <w:rPr>
                <w:noProof/>
                <w:webHidden/>
              </w:rPr>
              <w:t>22</w:t>
            </w:r>
            <w:r>
              <w:rPr>
                <w:noProof/>
                <w:webHidden/>
              </w:rPr>
              <w:fldChar w:fldCharType="end"/>
            </w:r>
          </w:hyperlink>
        </w:p>
        <w:p w14:paraId="213CCB64" w14:textId="15867FA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28" w:history="1">
            <w:r w:rsidRPr="00F63275">
              <w:rPr>
                <w:rStyle w:val="Hyperlink"/>
                <w:noProof/>
              </w:rPr>
              <w:t>9.3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Common text and information attributes</w:t>
            </w:r>
            <w:r>
              <w:rPr>
                <w:noProof/>
                <w:webHidden/>
              </w:rPr>
              <w:tab/>
            </w:r>
            <w:r>
              <w:rPr>
                <w:noProof/>
                <w:webHidden/>
              </w:rPr>
              <w:fldChar w:fldCharType="begin"/>
            </w:r>
            <w:r>
              <w:rPr>
                <w:noProof/>
                <w:webHidden/>
              </w:rPr>
              <w:instrText xml:space="preserve"> PAGEREF _Toc226035028 \h </w:instrText>
            </w:r>
            <w:r>
              <w:rPr>
                <w:noProof/>
                <w:webHidden/>
              </w:rPr>
            </w:r>
            <w:r>
              <w:rPr>
                <w:noProof/>
                <w:webHidden/>
              </w:rPr>
              <w:fldChar w:fldCharType="separate"/>
            </w:r>
            <w:r>
              <w:rPr>
                <w:noProof/>
                <w:webHidden/>
              </w:rPr>
              <w:t>22</w:t>
            </w:r>
            <w:r>
              <w:rPr>
                <w:noProof/>
                <w:webHidden/>
              </w:rPr>
              <w:fldChar w:fldCharType="end"/>
            </w:r>
          </w:hyperlink>
        </w:p>
        <w:p w14:paraId="3453740D" w14:textId="6D61D33D"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29" w:history="1">
            <w:r w:rsidRPr="00F63275">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Text and Graphics</w:t>
            </w:r>
            <w:r>
              <w:rPr>
                <w:noProof/>
                <w:webHidden/>
              </w:rPr>
              <w:tab/>
            </w:r>
            <w:r>
              <w:rPr>
                <w:noProof/>
                <w:webHidden/>
              </w:rPr>
              <w:fldChar w:fldCharType="begin"/>
            </w:r>
            <w:r>
              <w:rPr>
                <w:noProof/>
                <w:webHidden/>
              </w:rPr>
              <w:instrText xml:space="preserve"> PAGEREF _Toc226035029 \h </w:instrText>
            </w:r>
            <w:r>
              <w:rPr>
                <w:noProof/>
                <w:webHidden/>
              </w:rPr>
            </w:r>
            <w:r>
              <w:rPr>
                <w:noProof/>
                <w:webHidden/>
              </w:rPr>
              <w:fldChar w:fldCharType="separate"/>
            </w:r>
            <w:r>
              <w:rPr>
                <w:noProof/>
                <w:webHidden/>
              </w:rPr>
              <w:t>23</w:t>
            </w:r>
            <w:r>
              <w:rPr>
                <w:noProof/>
                <w:webHidden/>
              </w:rPr>
              <w:fldChar w:fldCharType="end"/>
            </w:r>
          </w:hyperlink>
        </w:p>
        <w:p w14:paraId="0097DD76" w14:textId="40647F5E"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30" w:history="1">
            <w:r w:rsidRPr="00F63275">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Arrangement of viewing group layers.</w:t>
            </w:r>
            <w:r>
              <w:rPr>
                <w:noProof/>
                <w:webHidden/>
              </w:rPr>
              <w:tab/>
            </w:r>
            <w:r>
              <w:rPr>
                <w:noProof/>
                <w:webHidden/>
              </w:rPr>
              <w:fldChar w:fldCharType="begin"/>
            </w:r>
            <w:r>
              <w:rPr>
                <w:noProof/>
                <w:webHidden/>
              </w:rPr>
              <w:instrText xml:space="preserve"> PAGEREF _Toc226035030 \h </w:instrText>
            </w:r>
            <w:r>
              <w:rPr>
                <w:noProof/>
                <w:webHidden/>
              </w:rPr>
            </w:r>
            <w:r>
              <w:rPr>
                <w:noProof/>
                <w:webHidden/>
              </w:rPr>
              <w:fldChar w:fldCharType="separate"/>
            </w:r>
            <w:r>
              <w:rPr>
                <w:noProof/>
                <w:webHidden/>
              </w:rPr>
              <w:t>23</w:t>
            </w:r>
            <w:r>
              <w:rPr>
                <w:noProof/>
                <w:webHidden/>
              </w:rPr>
              <w:fldChar w:fldCharType="end"/>
            </w:r>
          </w:hyperlink>
        </w:p>
        <w:p w14:paraId="5D1796F6" w14:textId="732EFBF4"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31" w:history="1">
            <w:r w:rsidRPr="00F63275">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Display Elements</w:t>
            </w:r>
            <w:r>
              <w:rPr>
                <w:noProof/>
                <w:webHidden/>
              </w:rPr>
              <w:tab/>
            </w:r>
            <w:r>
              <w:rPr>
                <w:noProof/>
                <w:webHidden/>
              </w:rPr>
              <w:fldChar w:fldCharType="begin"/>
            </w:r>
            <w:r>
              <w:rPr>
                <w:noProof/>
                <w:webHidden/>
              </w:rPr>
              <w:instrText xml:space="preserve"> PAGEREF _Toc226035031 \h </w:instrText>
            </w:r>
            <w:r>
              <w:rPr>
                <w:noProof/>
                <w:webHidden/>
              </w:rPr>
            </w:r>
            <w:r>
              <w:rPr>
                <w:noProof/>
                <w:webHidden/>
              </w:rPr>
              <w:fldChar w:fldCharType="separate"/>
            </w:r>
            <w:r>
              <w:rPr>
                <w:noProof/>
                <w:webHidden/>
              </w:rPr>
              <w:t>23</w:t>
            </w:r>
            <w:r>
              <w:rPr>
                <w:noProof/>
                <w:webHidden/>
              </w:rPr>
              <w:fldChar w:fldCharType="end"/>
            </w:r>
          </w:hyperlink>
        </w:p>
        <w:p w14:paraId="6D0743D1" w14:textId="394B0F7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32" w:history="1">
            <w:r w:rsidRPr="00F63275">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Elements related to data and display scales</w:t>
            </w:r>
            <w:r>
              <w:rPr>
                <w:noProof/>
                <w:webHidden/>
              </w:rPr>
              <w:tab/>
            </w:r>
            <w:r>
              <w:rPr>
                <w:noProof/>
                <w:webHidden/>
              </w:rPr>
              <w:fldChar w:fldCharType="begin"/>
            </w:r>
            <w:r>
              <w:rPr>
                <w:noProof/>
                <w:webHidden/>
              </w:rPr>
              <w:instrText xml:space="preserve"> PAGEREF _Toc226035032 \h </w:instrText>
            </w:r>
            <w:r>
              <w:rPr>
                <w:noProof/>
                <w:webHidden/>
              </w:rPr>
            </w:r>
            <w:r>
              <w:rPr>
                <w:noProof/>
                <w:webHidden/>
              </w:rPr>
              <w:fldChar w:fldCharType="separate"/>
            </w:r>
            <w:r>
              <w:rPr>
                <w:noProof/>
                <w:webHidden/>
              </w:rPr>
              <w:t>23</w:t>
            </w:r>
            <w:r>
              <w:rPr>
                <w:noProof/>
                <w:webHidden/>
              </w:rPr>
              <w:fldChar w:fldCharType="end"/>
            </w:r>
          </w:hyperlink>
        </w:p>
        <w:p w14:paraId="4AC1962C" w14:textId="1767FE49"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3" w:history="1">
            <w:r w:rsidRPr="00F63275">
              <w:rPr>
                <w:rStyle w:val="Hyperlink"/>
                <w:noProof/>
              </w:rPr>
              <w:t>11.1.1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ENC scale</w:t>
            </w:r>
            <w:r>
              <w:rPr>
                <w:noProof/>
                <w:webHidden/>
              </w:rPr>
              <w:tab/>
            </w:r>
            <w:r>
              <w:rPr>
                <w:noProof/>
                <w:webHidden/>
              </w:rPr>
              <w:fldChar w:fldCharType="begin"/>
            </w:r>
            <w:r>
              <w:rPr>
                <w:noProof/>
                <w:webHidden/>
              </w:rPr>
              <w:instrText xml:space="preserve"> PAGEREF _Toc226035033 \h </w:instrText>
            </w:r>
            <w:r>
              <w:rPr>
                <w:noProof/>
                <w:webHidden/>
              </w:rPr>
            </w:r>
            <w:r>
              <w:rPr>
                <w:noProof/>
                <w:webHidden/>
              </w:rPr>
              <w:fldChar w:fldCharType="separate"/>
            </w:r>
            <w:r>
              <w:rPr>
                <w:noProof/>
                <w:webHidden/>
              </w:rPr>
              <w:t>24</w:t>
            </w:r>
            <w:r>
              <w:rPr>
                <w:noProof/>
                <w:webHidden/>
              </w:rPr>
              <w:fldChar w:fldCharType="end"/>
            </w:r>
          </w:hyperlink>
        </w:p>
        <w:p w14:paraId="7FAAE987" w14:textId="21C543A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34" w:history="1">
            <w:r w:rsidRPr="00F63275">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of Non-ENC data layers</w:t>
            </w:r>
            <w:r>
              <w:rPr>
                <w:noProof/>
                <w:webHidden/>
              </w:rPr>
              <w:tab/>
            </w:r>
            <w:r>
              <w:rPr>
                <w:noProof/>
                <w:webHidden/>
              </w:rPr>
              <w:fldChar w:fldCharType="begin"/>
            </w:r>
            <w:r>
              <w:rPr>
                <w:noProof/>
                <w:webHidden/>
              </w:rPr>
              <w:instrText xml:space="preserve"> PAGEREF _Toc226035034 \h </w:instrText>
            </w:r>
            <w:r>
              <w:rPr>
                <w:noProof/>
                <w:webHidden/>
              </w:rPr>
            </w:r>
            <w:r>
              <w:rPr>
                <w:noProof/>
                <w:webHidden/>
              </w:rPr>
              <w:fldChar w:fldCharType="separate"/>
            </w:r>
            <w:r>
              <w:rPr>
                <w:noProof/>
                <w:webHidden/>
              </w:rPr>
              <w:t>24</w:t>
            </w:r>
            <w:r>
              <w:rPr>
                <w:noProof/>
                <w:webHidden/>
              </w:rPr>
              <w:fldChar w:fldCharType="end"/>
            </w:r>
          </w:hyperlink>
        </w:p>
        <w:p w14:paraId="5ACDCE30" w14:textId="4E04E6D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5" w:history="1">
            <w:r w:rsidRPr="00F63275">
              <w:rPr>
                <w:rStyle w:val="Hyperlink"/>
                <w:noProof/>
              </w:rPr>
              <w:t>11.2.1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Restrictions on display of Non-ENC data layers</w:t>
            </w:r>
            <w:r>
              <w:rPr>
                <w:noProof/>
                <w:webHidden/>
              </w:rPr>
              <w:tab/>
            </w:r>
            <w:r>
              <w:rPr>
                <w:noProof/>
                <w:webHidden/>
              </w:rPr>
              <w:fldChar w:fldCharType="begin"/>
            </w:r>
            <w:r>
              <w:rPr>
                <w:noProof/>
                <w:webHidden/>
              </w:rPr>
              <w:instrText xml:space="preserve"> PAGEREF _Toc226035035 \h </w:instrText>
            </w:r>
            <w:r>
              <w:rPr>
                <w:noProof/>
                <w:webHidden/>
              </w:rPr>
            </w:r>
            <w:r>
              <w:rPr>
                <w:noProof/>
                <w:webHidden/>
              </w:rPr>
              <w:fldChar w:fldCharType="separate"/>
            </w:r>
            <w:r>
              <w:rPr>
                <w:noProof/>
                <w:webHidden/>
              </w:rPr>
              <w:t>24</w:t>
            </w:r>
            <w:r>
              <w:rPr>
                <w:noProof/>
                <w:webHidden/>
              </w:rPr>
              <w:fldChar w:fldCharType="end"/>
            </w:r>
          </w:hyperlink>
        </w:p>
        <w:p w14:paraId="246BE1E1" w14:textId="532801F4"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36" w:history="1">
            <w:r w:rsidRPr="00F63275">
              <w:rPr>
                <w:rStyle w:val="Hyperlink"/>
                <w:noProof/>
              </w:rPr>
              <w:t>11.3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Overscale</w:t>
            </w:r>
            <w:r>
              <w:rPr>
                <w:noProof/>
                <w:webHidden/>
              </w:rPr>
              <w:tab/>
            </w:r>
            <w:r>
              <w:rPr>
                <w:noProof/>
                <w:webHidden/>
              </w:rPr>
              <w:fldChar w:fldCharType="begin"/>
            </w:r>
            <w:r>
              <w:rPr>
                <w:noProof/>
                <w:webHidden/>
              </w:rPr>
              <w:instrText xml:space="preserve"> PAGEREF _Toc226035036 \h </w:instrText>
            </w:r>
            <w:r>
              <w:rPr>
                <w:noProof/>
                <w:webHidden/>
              </w:rPr>
            </w:r>
            <w:r>
              <w:rPr>
                <w:noProof/>
                <w:webHidden/>
              </w:rPr>
              <w:fldChar w:fldCharType="separate"/>
            </w:r>
            <w:r>
              <w:rPr>
                <w:noProof/>
                <w:webHidden/>
              </w:rPr>
              <w:t>25</w:t>
            </w:r>
            <w:r>
              <w:rPr>
                <w:noProof/>
                <w:webHidden/>
              </w:rPr>
              <w:fldChar w:fldCharType="end"/>
            </w:r>
          </w:hyperlink>
        </w:p>
        <w:p w14:paraId="59C5316E" w14:textId="636A919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7" w:history="1">
            <w:r w:rsidRPr="00F63275">
              <w:rPr>
                <w:rStyle w:val="Hyperlink"/>
                <w:noProof/>
              </w:rPr>
              <w:t>11.3.1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Chart Scale boundary</w:t>
            </w:r>
            <w:r>
              <w:rPr>
                <w:noProof/>
                <w:webHidden/>
              </w:rPr>
              <w:tab/>
            </w:r>
            <w:r>
              <w:rPr>
                <w:noProof/>
                <w:webHidden/>
              </w:rPr>
              <w:fldChar w:fldCharType="begin"/>
            </w:r>
            <w:r>
              <w:rPr>
                <w:noProof/>
                <w:webHidden/>
              </w:rPr>
              <w:instrText xml:space="preserve"> PAGEREF _Toc226035037 \h </w:instrText>
            </w:r>
            <w:r>
              <w:rPr>
                <w:noProof/>
                <w:webHidden/>
              </w:rPr>
            </w:r>
            <w:r>
              <w:rPr>
                <w:noProof/>
                <w:webHidden/>
              </w:rPr>
              <w:fldChar w:fldCharType="separate"/>
            </w:r>
            <w:r>
              <w:rPr>
                <w:noProof/>
                <w:webHidden/>
              </w:rPr>
              <w:t>25</w:t>
            </w:r>
            <w:r>
              <w:rPr>
                <w:noProof/>
                <w:webHidden/>
              </w:rPr>
              <w:fldChar w:fldCharType="end"/>
            </w:r>
          </w:hyperlink>
        </w:p>
        <w:p w14:paraId="7D0627BE" w14:textId="7E762F4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8" w:history="1">
            <w:r w:rsidRPr="00F63275">
              <w:rPr>
                <w:rStyle w:val="Hyperlink"/>
                <w:noProof/>
              </w:rPr>
              <w:t>11.3.2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Overscale Pattern</w:t>
            </w:r>
            <w:r>
              <w:rPr>
                <w:noProof/>
                <w:webHidden/>
              </w:rPr>
              <w:tab/>
            </w:r>
            <w:r>
              <w:rPr>
                <w:noProof/>
                <w:webHidden/>
              </w:rPr>
              <w:fldChar w:fldCharType="begin"/>
            </w:r>
            <w:r>
              <w:rPr>
                <w:noProof/>
                <w:webHidden/>
              </w:rPr>
              <w:instrText xml:space="preserve"> PAGEREF _Toc226035038 \h </w:instrText>
            </w:r>
            <w:r>
              <w:rPr>
                <w:noProof/>
                <w:webHidden/>
              </w:rPr>
            </w:r>
            <w:r>
              <w:rPr>
                <w:noProof/>
                <w:webHidden/>
              </w:rPr>
              <w:fldChar w:fldCharType="separate"/>
            </w:r>
            <w:r>
              <w:rPr>
                <w:noProof/>
                <w:webHidden/>
              </w:rPr>
              <w:t>25</w:t>
            </w:r>
            <w:r>
              <w:rPr>
                <w:noProof/>
                <w:webHidden/>
              </w:rPr>
              <w:fldChar w:fldCharType="end"/>
            </w:r>
          </w:hyperlink>
        </w:p>
        <w:p w14:paraId="702F9B9B" w14:textId="00736A7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39" w:history="1">
            <w:r w:rsidRPr="00F63275">
              <w:rPr>
                <w:rStyle w:val="Hyperlink"/>
                <w:noProof/>
              </w:rPr>
              <w:t>11.3.3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Larger scale data available</w:t>
            </w:r>
            <w:r>
              <w:rPr>
                <w:noProof/>
                <w:webHidden/>
              </w:rPr>
              <w:tab/>
            </w:r>
            <w:r>
              <w:rPr>
                <w:noProof/>
                <w:webHidden/>
              </w:rPr>
              <w:fldChar w:fldCharType="begin"/>
            </w:r>
            <w:r>
              <w:rPr>
                <w:noProof/>
                <w:webHidden/>
              </w:rPr>
              <w:instrText xml:space="preserve"> PAGEREF _Toc226035039 \h </w:instrText>
            </w:r>
            <w:r>
              <w:rPr>
                <w:noProof/>
                <w:webHidden/>
              </w:rPr>
            </w:r>
            <w:r>
              <w:rPr>
                <w:noProof/>
                <w:webHidden/>
              </w:rPr>
              <w:fldChar w:fldCharType="separate"/>
            </w:r>
            <w:r>
              <w:rPr>
                <w:noProof/>
                <w:webHidden/>
              </w:rPr>
              <w:t>26</w:t>
            </w:r>
            <w:r>
              <w:rPr>
                <w:noProof/>
                <w:webHidden/>
              </w:rPr>
              <w:fldChar w:fldCharType="end"/>
            </w:r>
          </w:hyperlink>
        </w:p>
        <w:p w14:paraId="6D71859D" w14:textId="06B07D15"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40" w:history="1">
            <w:r w:rsidRPr="00F63275">
              <w:rPr>
                <w:rStyle w:val="Hyperlink"/>
                <w:noProof/>
              </w:rPr>
              <w:t>11.4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Graphical indexes</w:t>
            </w:r>
            <w:r>
              <w:rPr>
                <w:noProof/>
                <w:webHidden/>
              </w:rPr>
              <w:tab/>
            </w:r>
            <w:r>
              <w:rPr>
                <w:noProof/>
                <w:webHidden/>
              </w:rPr>
              <w:fldChar w:fldCharType="begin"/>
            </w:r>
            <w:r>
              <w:rPr>
                <w:noProof/>
                <w:webHidden/>
              </w:rPr>
              <w:instrText xml:space="preserve"> PAGEREF _Toc226035040 \h </w:instrText>
            </w:r>
            <w:r>
              <w:rPr>
                <w:noProof/>
                <w:webHidden/>
              </w:rPr>
            </w:r>
            <w:r>
              <w:rPr>
                <w:noProof/>
                <w:webHidden/>
              </w:rPr>
              <w:fldChar w:fldCharType="separate"/>
            </w:r>
            <w:r>
              <w:rPr>
                <w:noProof/>
                <w:webHidden/>
              </w:rPr>
              <w:t>26</w:t>
            </w:r>
            <w:r>
              <w:rPr>
                <w:noProof/>
                <w:webHidden/>
              </w:rPr>
              <w:fldChar w:fldCharType="end"/>
            </w:r>
          </w:hyperlink>
        </w:p>
        <w:p w14:paraId="371FBF10" w14:textId="1A7F108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1" w:history="1">
            <w:r w:rsidRPr="00F63275">
              <w:rPr>
                <w:rStyle w:val="Hyperlink"/>
                <w:noProof/>
              </w:rPr>
              <w:t>11.4.1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Graphical indexes of ENCs</w:t>
            </w:r>
            <w:r>
              <w:rPr>
                <w:noProof/>
                <w:webHidden/>
              </w:rPr>
              <w:tab/>
            </w:r>
            <w:r>
              <w:rPr>
                <w:noProof/>
                <w:webHidden/>
              </w:rPr>
              <w:fldChar w:fldCharType="begin"/>
            </w:r>
            <w:r>
              <w:rPr>
                <w:noProof/>
                <w:webHidden/>
              </w:rPr>
              <w:instrText xml:space="preserve"> PAGEREF _Toc226035041 \h </w:instrText>
            </w:r>
            <w:r>
              <w:rPr>
                <w:noProof/>
                <w:webHidden/>
              </w:rPr>
            </w:r>
            <w:r>
              <w:rPr>
                <w:noProof/>
                <w:webHidden/>
              </w:rPr>
              <w:fldChar w:fldCharType="separate"/>
            </w:r>
            <w:r>
              <w:rPr>
                <w:noProof/>
                <w:webHidden/>
              </w:rPr>
              <w:t>26</w:t>
            </w:r>
            <w:r>
              <w:rPr>
                <w:noProof/>
                <w:webHidden/>
              </w:rPr>
              <w:fldChar w:fldCharType="end"/>
            </w:r>
          </w:hyperlink>
        </w:p>
        <w:p w14:paraId="57F1995C" w14:textId="3ED4891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2" w:history="1">
            <w:r w:rsidRPr="00F63275">
              <w:rPr>
                <w:rStyle w:val="Hyperlink"/>
                <w:noProof/>
              </w:rPr>
              <w:t>11.4.2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Graphical indexes of other S-100 products</w:t>
            </w:r>
            <w:r>
              <w:rPr>
                <w:noProof/>
                <w:webHidden/>
              </w:rPr>
              <w:tab/>
            </w:r>
            <w:r>
              <w:rPr>
                <w:noProof/>
                <w:webHidden/>
              </w:rPr>
              <w:fldChar w:fldCharType="begin"/>
            </w:r>
            <w:r>
              <w:rPr>
                <w:noProof/>
                <w:webHidden/>
              </w:rPr>
              <w:instrText xml:space="preserve"> PAGEREF _Toc226035042 \h </w:instrText>
            </w:r>
            <w:r>
              <w:rPr>
                <w:noProof/>
                <w:webHidden/>
              </w:rPr>
            </w:r>
            <w:r>
              <w:rPr>
                <w:noProof/>
                <w:webHidden/>
              </w:rPr>
              <w:fldChar w:fldCharType="separate"/>
            </w:r>
            <w:r>
              <w:rPr>
                <w:noProof/>
                <w:webHidden/>
              </w:rPr>
              <w:t>27</w:t>
            </w:r>
            <w:r>
              <w:rPr>
                <w:noProof/>
                <w:webHidden/>
              </w:rPr>
              <w:fldChar w:fldCharType="end"/>
            </w:r>
          </w:hyperlink>
        </w:p>
        <w:p w14:paraId="6A954260" w14:textId="3D3018F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43" w:history="1">
            <w:r w:rsidRPr="00F63275">
              <w:rPr>
                <w:rStyle w:val="Hyperlink"/>
                <w:noProof/>
              </w:rPr>
              <w:t>11.5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Limits of data</w:t>
            </w:r>
            <w:r>
              <w:rPr>
                <w:noProof/>
                <w:webHidden/>
              </w:rPr>
              <w:tab/>
            </w:r>
            <w:r>
              <w:rPr>
                <w:noProof/>
                <w:webHidden/>
              </w:rPr>
              <w:fldChar w:fldCharType="begin"/>
            </w:r>
            <w:r>
              <w:rPr>
                <w:noProof/>
                <w:webHidden/>
              </w:rPr>
              <w:instrText xml:space="preserve"> PAGEREF _Toc226035043 \h </w:instrText>
            </w:r>
            <w:r>
              <w:rPr>
                <w:noProof/>
                <w:webHidden/>
              </w:rPr>
            </w:r>
            <w:r>
              <w:rPr>
                <w:noProof/>
                <w:webHidden/>
              </w:rPr>
              <w:fldChar w:fldCharType="separate"/>
            </w:r>
            <w:r>
              <w:rPr>
                <w:noProof/>
                <w:webHidden/>
              </w:rPr>
              <w:t>27</w:t>
            </w:r>
            <w:r>
              <w:rPr>
                <w:noProof/>
                <w:webHidden/>
              </w:rPr>
              <w:fldChar w:fldCharType="end"/>
            </w:r>
          </w:hyperlink>
        </w:p>
        <w:p w14:paraId="7B20428D" w14:textId="3F81687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4" w:history="1">
            <w:r w:rsidRPr="00F63275">
              <w:rPr>
                <w:rStyle w:val="Hyperlink"/>
                <w:noProof/>
              </w:rPr>
              <w:t>11.5.1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ENC No data areas</w:t>
            </w:r>
            <w:r>
              <w:rPr>
                <w:noProof/>
                <w:webHidden/>
              </w:rPr>
              <w:tab/>
            </w:r>
            <w:r>
              <w:rPr>
                <w:noProof/>
                <w:webHidden/>
              </w:rPr>
              <w:fldChar w:fldCharType="begin"/>
            </w:r>
            <w:r>
              <w:rPr>
                <w:noProof/>
                <w:webHidden/>
              </w:rPr>
              <w:instrText xml:space="preserve"> PAGEREF _Toc226035044 \h </w:instrText>
            </w:r>
            <w:r>
              <w:rPr>
                <w:noProof/>
                <w:webHidden/>
              </w:rPr>
            </w:r>
            <w:r>
              <w:rPr>
                <w:noProof/>
                <w:webHidden/>
              </w:rPr>
              <w:fldChar w:fldCharType="separate"/>
            </w:r>
            <w:r>
              <w:rPr>
                <w:noProof/>
                <w:webHidden/>
              </w:rPr>
              <w:t>27</w:t>
            </w:r>
            <w:r>
              <w:rPr>
                <w:noProof/>
                <w:webHidden/>
              </w:rPr>
              <w:fldChar w:fldCharType="end"/>
            </w:r>
          </w:hyperlink>
        </w:p>
        <w:p w14:paraId="1FA607B9" w14:textId="0699854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5" w:history="1">
            <w:r w:rsidRPr="00F63275">
              <w:rPr>
                <w:rStyle w:val="Hyperlink"/>
                <w:noProof/>
              </w:rPr>
              <w:t>11.5.2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Limit of official S-101 data and non official S-101 data</w:t>
            </w:r>
            <w:r>
              <w:rPr>
                <w:noProof/>
                <w:webHidden/>
              </w:rPr>
              <w:tab/>
            </w:r>
            <w:r>
              <w:rPr>
                <w:noProof/>
                <w:webHidden/>
              </w:rPr>
              <w:fldChar w:fldCharType="begin"/>
            </w:r>
            <w:r>
              <w:rPr>
                <w:noProof/>
                <w:webHidden/>
              </w:rPr>
              <w:instrText xml:space="preserve"> PAGEREF _Toc226035045 \h </w:instrText>
            </w:r>
            <w:r>
              <w:rPr>
                <w:noProof/>
                <w:webHidden/>
              </w:rPr>
            </w:r>
            <w:r>
              <w:rPr>
                <w:noProof/>
                <w:webHidden/>
              </w:rPr>
              <w:fldChar w:fldCharType="separate"/>
            </w:r>
            <w:r>
              <w:rPr>
                <w:noProof/>
                <w:webHidden/>
              </w:rPr>
              <w:t>27</w:t>
            </w:r>
            <w:r>
              <w:rPr>
                <w:noProof/>
                <w:webHidden/>
              </w:rPr>
              <w:fldChar w:fldCharType="end"/>
            </w:r>
          </w:hyperlink>
        </w:p>
        <w:p w14:paraId="3F82F848" w14:textId="296CF9C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6" w:history="1">
            <w:r w:rsidRPr="00F63275">
              <w:rPr>
                <w:rStyle w:val="Hyperlink"/>
                <w:noProof/>
              </w:rPr>
              <w:t>11.5.3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Limits of other S-100 product data</w:t>
            </w:r>
            <w:r>
              <w:rPr>
                <w:noProof/>
                <w:webHidden/>
              </w:rPr>
              <w:tab/>
            </w:r>
            <w:r>
              <w:rPr>
                <w:noProof/>
                <w:webHidden/>
              </w:rPr>
              <w:fldChar w:fldCharType="begin"/>
            </w:r>
            <w:r>
              <w:rPr>
                <w:noProof/>
                <w:webHidden/>
              </w:rPr>
              <w:instrText xml:space="preserve"> PAGEREF _Toc226035046 \h </w:instrText>
            </w:r>
            <w:r>
              <w:rPr>
                <w:noProof/>
                <w:webHidden/>
              </w:rPr>
            </w:r>
            <w:r>
              <w:rPr>
                <w:noProof/>
                <w:webHidden/>
              </w:rPr>
              <w:fldChar w:fldCharType="separate"/>
            </w:r>
            <w:r>
              <w:rPr>
                <w:noProof/>
                <w:webHidden/>
              </w:rPr>
              <w:t>27</w:t>
            </w:r>
            <w:r>
              <w:rPr>
                <w:noProof/>
                <w:webHidden/>
              </w:rPr>
              <w:fldChar w:fldCharType="end"/>
            </w:r>
          </w:hyperlink>
        </w:p>
        <w:p w14:paraId="1E7BC537" w14:textId="24A97EC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47" w:history="1">
            <w:r w:rsidRPr="00F63275">
              <w:rPr>
                <w:rStyle w:val="Hyperlink"/>
                <w:noProof/>
              </w:rPr>
              <w:t>11.6</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Special ECDIS chart symbols to identify unsafe depths</w:t>
            </w:r>
            <w:r>
              <w:rPr>
                <w:noProof/>
                <w:webHidden/>
              </w:rPr>
              <w:tab/>
            </w:r>
            <w:r>
              <w:rPr>
                <w:noProof/>
                <w:webHidden/>
              </w:rPr>
              <w:fldChar w:fldCharType="begin"/>
            </w:r>
            <w:r>
              <w:rPr>
                <w:noProof/>
                <w:webHidden/>
              </w:rPr>
              <w:instrText xml:space="preserve"> PAGEREF _Toc226035047 \h </w:instrText>
            </w:r>
            <w:r>
              <w:rPr>
                <w:noProof/>
                <w:webHidden/>
              </w:rPr>
            </w:r>
            <w:r>
              <w:rPr>
                <w:noProof/>
                <w:webHidden/>
              </w:rPr>
              <w:fldChar w:fldCharType="separate"/>
            </w:r>
            <w:r>
              <w:rPr>
                <w:noProof/>
                <w:webHidden/>
              </w:rPr>
              <w:t>27</w:t>
            </w:r>
            <w:r>
              <w:rPr>
                <w:noProof/>
                <w:webHidden/>
              </w:rPr>
              <w:fldChar w:fldCharType="end"/>
            </w:r>
          </w:hyperlink>
        </w:p>
        <w:p w14:paraId="0D498768" w14:textId="1A0C1D6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48" w:history="1">
            <w:r w:rsidRPr="00F63275">
              <w:rPr>
                <w:rStyle w:val="Hyperlink"/>
                <w:noProof/>
              </w:rPr>
              <w:t>11.6.1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Safety Contour</w:t>
            </w:r>
            <w:r>
              <w:rPr>
                <w:noProof/>
                <w:webHidden/>
              </w:rPr>
              <w:tab/>
            </w:r>
            <w:r>
              <w:rPr>
                <w:noProof/>
                <w:webHidden/>
              </w:rPr>
              <w:fldChar w:fldCharType="begin"/>
            </w:r>
            <w:r>
              <w:rPr>
                <w:noProof/>
                <w:webHidden/>
              </w:rPr>
              <w:instrText xml:space="preserve"> PAGEREF _Toc226035048 \h </w:instrText>
            </w:r>
            <w:r>
              <w:rPr>
                <w:noProof/>
                <w:webHidden/>
              </w:rPr>
            </w:r>
            <w:r>
              <w:rPr>
                <w:noProof/>
                <w:webHidden/>
              </w:rPr>
              <w:fldChar w:fldCharType="separate"/>
            </w:r>
            <w:r>
              <w:rPr>
                <w:noProof/>
                <w:webHidden/>
              </w:rPr>
              <w:t>27</w:t>
            </w:r>
            <w:r>
              <w:rPr>
                <w:noProof/>
                <w:webHidden/>
              </w:rPr>
              <w:fldChar w:fldCharType="end"/>
            </w:r>
          </w:hyperlink>
        </w:p>
        <w:p w14:paraId="58DC4BA4" w14:textId="5BC3FD7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49" w:history="1">
            <w:r w:rsidRPr="00F63275">
              <w:rPr>
                <w:rStyle w:val="Hyperlink"/>
                <w:noProof/>
              </w:rPr>
              <w:t>11.7</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Date-dependent features</w:t>
            </w:r>
            <w:r>
              <w:rPr>
                <w:noProof/>
                <w:webHidden/>
              </w:rPr>
              <w:tab/>
            </w:r>
            <w:r>
              <w:rPr>
                <w:noProof/>
                <w:webHidden/>
              </w:rPr>
              <w:fldChar w:fldCharType="begin"/>
            </w:r>
            <w:r>
              <w:rPr>
                <w:noProof/>
                <w:webHidden/>
              </w:rPr>
              <w:instrText xml:space="preserve"> PAGEREF _Toc226035049 \h </w:instrText>
            </w:r>
            <w:r>
              <w:rPr>
                <w:noProof/>
                <w:webHidden/>
              </w:rPr>
            </w:r>
            <w:r>
              <w:rPr>
                <w:noProof/>
                <w:webHidden/>
              </w:rPr>
              <w:fldChar w:fldCharType="separate"/>
            </w:r>
            <w:r>
              <w:rPr>
                <w:noProof/>
                <w:webHidden/>
              </w:rPr>
              <w:t>28</w:t>
            </w:r>
            <w:r>
              <w:rPr>
                <w:noProof/>
                <w:webHidden/>
              </w:rPr>
              <w:fldChar w:fldCharType="end"/>
            </w:r>
          </w:hyperlink>
        </w:p>
        <w:p w14:paraId="164EA886" w14:textId="6D288D1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0" w:history="1">
            <w:r w:rsidRPr="00F63275">
              <w:rPr>
                <w:rStyle w:val="Hyperlink"/>
                <w:noProof/>
              </w:rPr>
              <w:t>11.7.1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of date-dependent features by mariner-selected date</w:t>
            </w:r>
            <w:r>
              <w:rPr>
                <w:noProof/>
                <w:webHidden/>
              </w:rPr>
              <w:tab/>
            </w:r>
            <w:r>
              <w:rPr>
                <w:noProof/>
                <w:webHidden/>
              </w:rPr>
              <w:fldChar w:fldCharType="begin"/>
            </w:r>
            <w:r>
              <w:rPr>
                <w:noProof/>
                <w:webHidden/>
              </w:rPr>
              <w:instrText xml:space="preserve"> PAGEREF _Toc226035050 \h </w:instrText>
            </w:r>
            <w:r>
              <w:rPr>
                <w:noProof/>
                <w:webHidden/>
              </w:rPr>
            </w:r>
            <w:r>
              <w:rPr>
                <w:noProof/>
                <w:webHidden/>
              </w:rPr>
              <w:fldChar w:fldCharType="separate"/>
            </w:r>
            <w:r>
              <w:rPr>
                <w:noProof/>
                <w:webHidden/>
              </w:rPr>
              <w:t>28</w:t>
            </w:r>
            <w:r>
              <w:rPr>
                <w:noProof/>
                <w:webHidden/>
              </w:rPr>
              <w:fldChar w:fldCharType="end"/>
            </w:r>
          </w:hyperlink>
        </w:p>
        <w:p w14:paraId="62A3DD44" w14:textId="31323831"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1" w:history="1">
            <w:r w:rsidRPr="00F63275">
              <w:rPr>
                <w:rStyle w:val="Hyperlink"/>
                <w:noProof/>
              </w:rPr>
              <w:t>11.7.2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Indication of date adjustment</w:t>
            </w:r>
            <w:r>
              <w:rPr>
                <w:noProof/>
                <w:webHidden/>
              </w:rPr>
              <w:tab/>
            </w:r>
            <w:r>
              <w:rPr>
                <w:noProof/>
                <w:webHidden/>
              </w:rPr>
              <w:fldChar w:fldCharType="begin"/>
            </w:r>
            <w:r>
              <w:rPr>
                <w:noProof/>
                <w:webHidden/>
              </w:rPr>
              <w:instrText xml:space="preserve"> PAGEREF _Toc226035051 \h </w:instrText>
            </w:r>
            <w:r>
              <w:rPr>
                <w:noProof/>
                <w:webHidden/>
              </w:rPr>
            </w:r>
            <w:r>
              <w:rPr>
                <w:noProof/>
                <w:webHidden/>
              </w:rPr>
              <w:fldChar w:fldCharType="separate"/>
            </w:r>
            <w:r>
              <w:rPr>
                <w:noProof/>
                <w:webHidden/>
              </w:rPr>
              <w:t>28</w:t>
            </w:r>
            <w:r>
              <w:rPr>
                <w:noProof/>
                <w:webHidden/>
              </w:rPr>
              <w:fldChar w:fldCharType="end"/>
            </w:r>
          </w:hyperlink>
        </w:p>
        <w:p w14:paraId="436C6992" w14:textId="69AFEAF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52" w:history="1">
            <w:r w:rsidRPr="00F63275">
              <w:rPr>
                <w:rStyle w:val="Hyperlink"/>
                <w:noProof/>
              </w:rPr>
              <w:t>11.8</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Decluttering the screen</w:t>
            </w:r>
            <w:r>
              <w:rPr>
                <w:noProof/>
                <w:webHidden/>
              </w:rPr>
              <w:tab/>
            </w:r>
            <w:r>
              <w:rPr>
                <w:noProof/>
                <w:webHidden/>
              </w:rPr>
              <w:fldChar w:fldCharType="begin"/>
            </w:r>
            <w:r>
              <w:rPr>
                <w:noProof/>
                <w:webHidden/>
              </w:rPr>
              <w:instrText xml:space="preserve"> PAGEREF _Toc226035052 \h </w:instrText>
            </w:r>
            <w:r>
              <w:rPr>
                <w:noProof/>
                <w:webHidden/>
              </w:rPr>
            </w:r>
            <w:r>
              <w:rPr>
                <w:noProof/>
                <w:webHidden/>
              </w:rPr>
              <w:fldChar w:fldCharType="separate"/>
            </w:r>
            <w:r>
              <w:rPr>
                <w:noProof/>
                <w:webHidden/>
              </w:rPr>
              <w:t>28</w:t>
            </w:r>
            <w:r>
              <w:rPr>
                <w:noProof/>
                <w:webHidden/>
              </w:rPr>
              <w:fldChar w:fldCharType="end"/>
            </w:r>
          </w:hyperlink>
        </w:p>
        <w:p w14:paraId="311AE726" w14:textId="5AA5A85F"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53" w:history="1">
            <w:r w:rsidRPr="00F63275">
              <w:rPr>
                <w:rStyle w:val="Hyperlink"/>
                <w:noProof/>
              </w:rPr>
              <w:t>11.9</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IMO presentation elements</w:t>
            </w:r>
            <w:r>
              <w:rPr>
                <w:noProof/>
                <w:webHidden/>
              </w:rPr>
              <w:tab/>
            </w:r>
            <w:r>
              <w:rPr>
                <w:noProof/>
                <w:webHidden/>
              </w:rPr>
              <w:fldChar w:fldCharType="begin"/>
            </w:r>
            <w:r>
              <w:rPr>
                <w:noProof/>
                <w:webHidden/>
              </w:rPr>
              <w:instrText xml:space="preserve"> PAGEREF _Toc226035053 \h </w:instrText>
            </w:r>
            <w:r>
              <w:rPr>
                <w:noProof/>
                <w:webHidden/>
              </w:rPr>
            </w:r>
            <w:r>
              <w:rPr>
                <w:noProof/>
                <w:webHidden/>
              </w:rPr>
              <w:fldChar w:fldCharType="separate"/>
            </w:r>
            <w:r>
              <w:rPr>
                <w:noProof/>
                <w:webHidden/>
              </w:rPr>
              <w:t>28</w:t>
            </w:r>
            <w:r>
              <w:rPr>
                <w:noProof/>
                <w:webHidden/>
              </w:rPr>
              <w:fldChar w:fldCharType="end"/>
            </w:r>
          </w:hyperlink>
        </w:p>
        <w:p w14:paraId="70225FDD" w14:textId="4E9E02B5"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4" w:history="1">
            <w:r w:rsidRPr="00F63275">
              <w:rPr>
                <w:rStyle w:val="Hyperlink"/>
                <w:noProof/>
              </w:rPr>
              <w:t>11.9.1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Scale bar and latitude scale</w:t>
            </w:r>
            <w:r>
              <w:rPr>
                <w:noProof/>
                <w:webHidden/>
              </w:rPr>
              <w:tab/>
            </w:r>
            <w:r>
              <w:rPr>
                <w:noProof/>
                <w:webHidden/>
              </w:rPr>
              <w:fldChar w:fldCharType="begin"/>
            </w:r>
            <w:r>
              <w:rPr>
                <w:noProof/>
                <w:webHidden/>
              </w:rPr>
              <w:instrText xml:space="preserve"> PAGEREF _Toc226035054 \h </w:instrText>
            </w:r>
            <w:r>
              <w:rPr>
                <w:noProof/>
                <w:webHidden/>
              </w:rPr>
            </w:r>
            <w:r>
              <w:rPr>
                <w:noProof/>
                <w:webHidden/>
              </w:rPr>
              <w:fldChar w:fldCharType="separate"/>
            </w:r>
            <w:r>
              <w:rPr>
                <w:noProof/>
                <w:webHidden/>
              </w:rPr>
              <w:t>29</w:t>
            </w:r>
            <w:r>
              <w:rPr>
                <w:noProof/>
                <w:webHidden/>
              </w:rPr>
              <w:fldChar w:fldCharType="end"/>
            </w:r>
          </w:hyperlink>
        </w:p>
        <w:p w14:paraId="71C490ED" w14:textId="45A7713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5" w:history="1">
            <w:r w:rsidRPr="00F63275">
              <w:rPr>
                <w:rStyle w:val="Hyperlink"/>
                <w:noProof/>
              </w:rPr>
              <w:t>11.9.2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North arrow</w:t>
            </w:r>
            <w:r>
              <w:rPr>
                <w:noProof/>
                <w:webHidden/>
              </w:rPr>
              <w:tab/>
            </w:r>
            <w:r>
              <w:rPr>
                <w:noProof/>
                <w:webHidden/>
              </w:rPr>
              <w:fldChar w:fldCharType="begin"/>
            </w:r>
            <w:r>
              <w:rPr>
                <w:noProof/>
                <w:webHidden/>
              </w:rPr>
              <w:instrText xml:space="preserve"> PAGEREF _Toc226035055 \h </w:instrText>
            </w:r>
            <w:r>
              <w:rPr>
                <w:noProof/>
                <w:webHidden/>
              </w:rPr>
            </w:r>
            <w:r>
              <w:rPr>
                <w:noProof/>
                <w:webHidden/>
              </w:rPr>
              <w:fldChar w:fldCharType="separate"/>
            </w:r>
            <w:r>
              <w:rPr>
                <w:noProof/>
                <w:webHidden/>
              </w:rPr>
              <w:t>29</w:t>
            </w:r>
            <w:r>
              <w:rPr>
                <w:noProof/>
                <w:webHidden/>
              </w:rPr>
              <w:fldChar w:fldCharType="end"/>
            </w:r>
          </w:hyperlink>
        </w:p>
        <w:p w14:paraId="1CF8C6D1" w14:textId="3917826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6" w:history="1">
            <w:r w:rsidRPr="00F63275">
              <w:rPr>
                <w:rStyle w:val="Hyperlink"/>
                <w:noProof/>
              </w:rPr>
              <w:t>11.9.3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Graticule</w:t>
            </w:r>
            <w:r>
              <w:rPr>
                <w:noProof/>
                <w:webHidden/>
              </w:rPr>
              <w:tab/>
            </w:r>
            <w:r>
              <w:rPr>
                <w:noProof/>
                <w:webHidden/>
              </w:rPr>
              <w:fldChar w:fldCharType="begin"/>
            </w:r>
            <w:r>
              <w:rPr>
                <w:noProof/>
                <w:webHidden/>
              </w:rPr>
              <w:instrText xml:space="preserve"> PAGEREF _Toc226035056 \h </w:instrText>
            </w:r>
            <w:r>
              <w:rPr>
                <w:noProof/>
                <w:webHidden/>
              </w:rPr>
            </w:r>
            <w:r>
              <w:rPr>
                <w:noProof/>
                <w:webHidden/>
              </w:rPr>
              <w:fldChar w:fldCharType="separate"/>
            </w:r>
            <w:r>
              <w:rPr>
                <w:noProof/>
                <w:webHidden/>
              </w:rPr>
              <w:t>29</w:t>
            </w:r>
            <w:r>
              <w:rPr>
                <w:noProof/>
                <w:webHidden/>
              </w:rPr>
              <w:fldChar w:fldCharType="end"/>
            </w:r>
          </w:hyperlink>
        </w:p>
        <w:p w14:paraId="0EEFF700" w14:textId="4D80D343"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7" w:history="1">
            <w:r w:rsidRPr="00F63275">
              <w:rPr>
                <w:rStyle w:val="Hyperlink"/>
                <w:noProof/>
              </w:rPr>
              <w:t>11.9.4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mode</w:t>
            </w:r>
            <w:r>
              <w:rPr>
                <w:noProof/>
                <w:webHidden/>
              </w:rPr>
              <w:tab/>
            </w:r>
            <w:r>
              <w:rPr>
                <w:noProof/>
                <w:webHidden/>
              </w:rPr>
              <w:fldChar w:fldCharType="begin"/>
            </w:r>
            <w:r>
              <w:rPr>
                <w:noProof/>
                <w:webHidden/>
              </w:rPr>
              <w:instrText xml:space="preserve"> PAGEREF _Toc226035057 \h </w:instrText>
            </w:r>
            <w:r>
              <w:rPr>
                <w:noProof/>
                <w:webHidden/>
              </w:rPr>
            </w:r>
            <w:r>
              <w:rPr>
                <w:noProof/>
                <w:webHidden/>
              </w:rPr>
              <w:fldChar w:fldCharType="separate"/>
            </w:r>
            <w:r>
              <w:rPr>
                <w:noProof/>
                <w:webHidden/>
              </w:rPr>
              <w:t>30</w:t>
            </w:r>
            <w:r>
              <w:rPr>
                <w:noProof/>
                <w:webHidden/>
              </w:rPr>
              <w:fldChar w:fldCharType="end"/>
            </w:r>
          </w:hyperlink>
        </w:p>
        <w:p w14:paraId="26E381E2" w14:textId="39184D2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8" w:history="1">
            <w:r w:rsidRPr="00F63275">
              <w:rPr>
                <w:rStyle w:val="Hyperlink"/>
                <w:noProof/>
              </w:rPr>
              <w:t>11.9.5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Black level adjustment symbol</w:t>
            </w:r>
            <w:r>
              <w:rPr>
                <w:noProof/>
                <w:webHidden/>
              </w:rPr>
              <w:tab/>
            </w:r>
            <w:r>
              <w:rPr>
                <w:noProof/>
                <w:webHidden/>
              </w:rPr>
              <w:fldChar w:fldCharType="begin"/>
            </w:r>
            <w:r>
              <w:rPr>
                <w:noProof/>
                <w:webHidden/>
              </w:rPr>
              <w:instrText xml:space="preserve"> PAGEREF _Toc226035058 \h </w:instrText>
            </w:r>
            <w:r>
              <w:rPr>
                <w:noProof/>
                <w:webHidden/>
              </w:rPr>
            </w:r>
            <w:r>
              <w:rPr>
                <w:noProof/>
                <w:webHidden/>
              </w:rPr>
              <w:fldChar w:fldCharType="separate"/>
            </w:r>
            <w:r>
              <w:rPr>
                <w:noProof/>
                <w:webHidden/>
              </w:rPr>
              <w:t>30</w:t>
            </w:r>
            <w:r>
              <w:rPr>
                <w:noProof/>
                <w:webHidden/>
              </w:rPr>
              <w:fldChar w:fldCharType="end"/>
            </w:r>
          </w:hyperlink>
        </w:p>
        <w:p w14:paraId="00FA8E80" w14:textId="16053E31"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59" w:history="1">
            <w:r w:rsidRPr="00F63275">
              <w:rPr>
                <w:rStyle w:val="Hyperlink"/>
                <w:noProof/>
              </w:rPr>
              <w:t>11.9.6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Detection and notification of navigational hazards</w:t>
            </w:r>
            <w:r>
              <w:rPr>
                <w:noProof/>
                <w:webHidden/>
              </w:rPr>
              <w:tab/>
            </w:r>
            <w:r>
              <w:rPr>
                <w:noProof/>
                <w:webHidden/>
              </w:rPr>
              <w:fldChar w:fldCharType="begin"/>
            </w:r>
            <w:r>
              <w:rPr>
                <w:noProof/>
                <w:webHidden/>
              </w:rPr>
              <w:instrText xml:space="preserve"> PAGEREF _Toc226035059 \h </w:instrText>
            </w:r>
            <w:r>
              <w:rPr>
                <w:noProof/>
                <w:webHidden/>
              </w:rPr>
            </w:r>
            <w:r>
              <w:rPr>
                <w:noProof/>
                <w:webHidden/>
              </w:rPr>
              <w:fldChar w:fldCharType="separate"/>
            </w:r>
            <w:r>
              <w:rPr>
                <w:noProof/>
                <w:webHidden/>
              </w:rPr>
              <w:t>30</w:t>
            </w:r>
            <w:r>
              <w:rPr>
                <w:noProof/>
                <w:webHidden/>
              </w:rPr>
              <w:fldChar w:fldCharType="end"/>
            </w:r>
          </w:hyperlink>
        </w:p>
        <w:p w14:paraId="27397E59" w14:textId="58E77FC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0" w:history="1">
            <w:r w:rsidRPr="00F63275">
              <w:rPr>
                <w:rStyle w:val="Hyperlink"/>
                <w:noProof/>
              </w:rPr>
              <w:t>11.9.7</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Detection of areas for which special conditions exist</w:t>
            </w:r>
            <w:r>
              <w:rPr>
                <w:noProof/>
                <w:webHidden/>
              </w:rPr>
              <w:tab/>
            </w:r>
            <w:r>
              <w:rPr>
                <w:noProof/>
                <w:webHidden/>
              </w:rPr>
              <w:fldChar w:fldCharType="begin"/>
            </w:r>
            <w:r>
              <w:rPr>
                <w:noProof/>
                <w:webHidden/>
              </w:rPr>
              <w:instrText xml:space="preserve"> PAGEREF _Toc226035060 \h </w:instrText>
            </w:r>
            <w:r>
              <w:rPr>
                <w:noProof/>
                <w:webHidden/>
              </w:rPr>
            </w:r>
            <w:r>
              <w:rPr>
                <w:noProof/>
                <w:webHidden/>
              </w:rPr>
              <w:fldChar w:fldCharType="separate"/>
            </w:r>
            <w:r>
              <w:rPr>
                <w:noProof/>
                <w:webHidden/>
              </w:rPr>
              <w:t>31</w:t>
            </w:r>
            <w:r>
              <w:rPr>
                <w:noProof/>
                <w:webHidden/>
              </w:rPr>
              <w:fldChar w:fldCharType="end"/>
            </w:r>
          </w:hyperlink>
        </w:p>
        <w:p w14:paraId="63B0D880" w14:textId="70038053"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1" w:history="1">
            <w:r w:rsidRPr="00F63275">
              <w:rPr>
                <w:rStyle w:val="Hyperlink"/>
                <w:noProof/>
              </w:rPr>
              <w:t>11.9.8</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Definition of safety contour</w:t>
            </w:r>
            <w:r>
              <w:rPr>
                <w:noProof/>
                <w:webHidden/>
              </w:rPr>
              <w:tab/>
            </w:r>
            <w:r>
              <w:rPr>
                <w:noProof/>
                <w:webHidden/>
              </w:rPr>
              <w:fldChar w:fldCharType="begin"/>
            </w:r>
            <w:r>
              <w:rPr>
                <w:noProof/>
                <w:webHidden/>
              </w:rPr>
              <w:instrText xml:space="preserve"> PAGEREF _Toc226035061 \h </w:instrText>
            </w:r>
            <w:r>
              <w:rPr>
                <w:noProof/>
                <w:webHidden/>
              </w:rPr>
            </w:r>
            <w:r>
              <w:rPr>
                <w:noProof/>
                <w:webHidden/>
              </w:rPr>
              <w:fldChar w:fldCharType="separate"/>
            </w:r>
            <w:r>
              <w:rPr>
                <w:noProof/>
                <w:webHidden/>
              </w:rPr>
              <w:t>31</w:t>
            </w:r>
            <w:r>
              <w:rPr>
                <w:noProof/>
                <w:webHidden/>
              </w:rPr>
              <w:fldChar w:fldCharType="end"/>
            </w:r>
          </w:hyperlink>
        </w:p>
        <w:p w14:paraId="126E8660" w14:textId="4265A2BC"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2" w:history="1">
            <w:r w:rsidRPr="00F63275">
              <w:rPr>
                <w:rStyle w:val="Hyperlink"/>
                <w:noProof/>
              </w:rPr>
              <w:t>11.9.9</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Detection of safety contour</w:t>
            </w:r>
            <w:r>
              <w:rPr>
                <w:noProof/>
                <w:webHidden/>
              </w:rPr>
              <w:tab/>
            </w:r>
            <w:r>
              <w:rPr>
                <w:noProof/>
                <w:webHidden/>
              </w:rPr>
              <w:fldChar w:fldCharType="begin"/>
            </w:r>
            <w:r>
              <w:rPr>
                <w:noProof/>
                <w:webHidden/>
              </w:rPr>
              <w:instrText xml:space="preserve"> PAGEREF _Toc226035062 \h </w:instrText>
            </w:r>
            <w:r>
              <w:rPr>
                <w:noProof/>
                <w:webHidden/>
              </w:rPr>
            </w:r>
            <w:r>
              <w:rPr>
                <w:noProof/>
                <w:webHidden/>
              </w:rPr>
              <w:fldChar w:fldCharType="separate"/>
            </w:r>
            <w:r>
              <w:rPr>
                <w:noProof/>
                <w:webHidden/>
              </w:rPr>
              <w:t>31</w:t>
            </w:r>
            <w:r>
              <w:rPr>
                <w:noProof/>
                <w:webHidden/>
              </w:rPr>
              <w:fldChar w:fldCharType="end"/>
            </w:r>
          </w:hyperlink>
        </w:p>
        <w:p w14:paraId="3525C0D5" w14:textId="1ADB728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3" w:history="1">
            <w:r w:rsidRPr="00F63275">
              <w:rPr>
                <w:rStyle w:val="Hyperlink"/>
                <w:noProof/>
              </w:rPr>
              <w:t>11.9.10</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Indications related to ENC accuracy</w:t>
            </w:r>
            <w:r>
              <w:rPr>
                <w:noProof/>
                <w:webHidden/>
              </w:rPr>
              <w:tab/>
            </w:r>
            <w:r>
              <w:rPr>
                <w:noProof/>
                <w:webHidden/>
              </w:rPr>
              <w:fldChar w:fldCharType="begin"/>
            </w:r>
            <w:r>
              <w:rPr>
                <w:noProof/>
                <w:webHidden/>
              </w:rPr>
              <w:instrText xml:space="preserve"> PAGEREF _Toc226035063 \h </w:instrText>
            </w:r>
            <w:r>
              <w:rPr>
                <w:noProof/>
                <w:webHidden/>
              </w:rPr>
            </w:r>
            <w:r>
              <w:rPr>
                <w:noProof/>
                <w:webHidden/>
              </w:rPr>
              <w:fldChar w:fldCharType="separate"/>
            </w:r>
            <w:r>
              <w:rPr>
                <w:noProof/>
                <w:webHidden/>
              </w:rPr>
              <w:t>32</w:t>
            </w:r>
            <w:r>
              <w:rPr>
                <w:noProof/>
                <w:webHidden/>
              </w:rPr>
              <w:fldChar w:fldCharType="end"/>
            </w:r>
          </w:hyperlink>
        </w:p>
        <w:p w14:paraId="04636873" w14:textId="70A2531F"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4" w:history="1">
            <w:r w:rsidRPr="00F63275">
              <w:rPr>
                <w:rStyle w:val="Hyperlink"/>
                <w:rFonts w:eastAsia="Calibri"/>
                <w:noProof/>
                <w:snapToGrid w:val="0"/>
                <w:lang w:eastAsia="fr-FR"/>
              </w:rPr>
              <w:t>11.9.10.1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Check area extension value – S-101 only</w:t>
            </w:r>
            <w:r>
              <w:rPr>
                <w:noProof/>
                <w:webHidden/>
              </w:rPr>
              <w:tab/>
            </w:r>
            <w:r>
              <w:rPr>
                <w:noProof/>
                <w:webHidden/>
              </w:rPr>
              <w:fldChar w:fldCharType="begin"/>
            </w:r>
            <w:r>
              <w:rPr>
                <w:noProof/>
                <w:webHidden/>
              </w:rPr>
              <w:instrText xml:space="preserve"> PAGEREF _Toc226035064 \h </w:instrText>
            </w:r>
            <w:r>
              <w:rPr>
                <w:noProof/>
                <w:webHidden/>
              </w:rPr>
            </w:r>
            <w:r>
              <w:rPr>
                <w:noProof/>
                <w:webHidden/>
              </w:rPr>
              <w:fldChar w:fldCharType="separate"/>
            </w:r>
            <w:r>
              <w:rPr>
                <w:noProof/>
                <w:webHidden/>
              </w:rPr>
              <w:t>32</w:t>
            </w:r>
            <w:r>
              <w:rPr>
                <w:noProof/>
                <w:webHidden/>
              </w:rPr>
              <w:fldChar w:fldCharType="end"/>
            </w:r>
          </w:hyperlink>
        </w:p>
        <w:p w14:paraId="74AAB8AD" w14:textId="3F7868B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5" w:history="1">
            <w:r w:rsidRPr="00F63275">
              <w:rPr>
                <w:rStyle w:val="Hyperlink"/>
                <w:noProof/>
              </w:rPr>
              <w:t>11.9.10.2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Check area extension value – S-102 depth substitution</w:t>
            </w:r>
            <w:r>
              <w:rPr>
                <w:noProof/>
                <w:webHidden/>
              </w:rPr>
              <w:tab/>
            </w:r>
            <w:r>
              <w:rPr>
                <w:noProof/>
                <w:webHidden/>
              </w:rPr>
              <w:fldChar w:fldCharType="begin"/>
            </w:r>
            <w:r>
              <w:rPr>
                <w:noProof/>
                <w:webHidden/>
              </w:rPr>
              <w:instrText xml:space="preserve"> PAGEREF _Toc226035065 \h </w:instrText>
            </w:r>
            <w:r>
              <w:rPr>
                <w:noProof/>
                <w:webHidden/>
              </w:rPr>
            </w:r>
            <w:r>
              <w:rPr>
                <w:noProof/>
                <w:webHidden/>
              </w:rPr>
              <w:fldChar w:fldCharType="separate"/>
            </w:r>
            <w:r>
              <w:rPr>
                <w:noProof/>
                <w:webHidden/>
              </w:rPr>
              <w:t>33</w:t>
            </w:r>
            <w:r>
              <w:rPr>
                <w:noProof/>
                <w:webHidden/>
              </w:rPr>
              <w:fldChar w:fldCharType="end"/>
            </w:r>
          </w:hyperlink>
        </w:p>
        <w:p w14:paraId="547BA7D4" w14:textId="6B05209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6" w:history="1">
            <w:r w:rsidRPr="00F63275">
              <w:rPr>
                <w:rStyle w:val="Hyperlink"/>
                <w:noProof/>
              </w:rPr>
              <w:t>11.9.10.3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Multiple QualityOfBathymetricData Features</w:t>
            </w:r>
            <w:r>
              <w:rPr>
                <w:noProof/>
                <w:webHidden/>
              </w:rPr>
              <w:tab/>
            </w:r>
            <w:r>
              <w:rPr>
                <w:noProof/>
                <w:webHidden/>
              </w:rPr>
              <w:fldChar w:fldCharType="begin"/>
            </w:r>
            <w:r>
              <w:rPr>
                <w:noProof/>
                <w:webHidden/>
              </w:rPr>
              <w:instrText xml:space="preserve"> PAGEREF _Toc226035066 \h </w:instrText>
            </w:r>
            <w:r>
              <w:rPr>
                <w:noProof/>
                <w:webHidden/>
              </w:rPr>
            </w:r>
            <w:r>
              <w:rPr>
                <w:noProof/>
                <w:webHidden/>
              </w:rPr>
              <w:fldChar w:fldCharType="separate"/>
            </w:r>
            <w:r>
              <w:rPr>
                <w:noProof/>
                <w:webHidden/>
              </w:rPr>
              <w:t>33</w:t>
            </w:r>
            <w:r>
              <w:rPr>
                <w:noProof/>
                <w:webHidden/>
              </w:rPr>
              <w:fldChar w:fldCharType="end"/>
            </w:r>
          </w:hyperlink>
        </w:p>
        <w:p w14:paraId="26E247E9" w14:textId="045E29D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7" w:history="1">
            <w:r w:rsidRPr="00F63275">
              <w:rPr>
                <w:rStyle w:val="Hyperlink"/>
                <w:noProof/>
              </w:rPr>
              <w:t>11.9.11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Enhanced Safety Contour and Water Level Adjustment.</w:t>
            </w:r>
            <w:r>
              <w:rPr>
                <w:noProof/>
                <w:webHidden/>
              </w:rPr>
              <w:tab/>
            </w:r>
            <w:r>
              <w:rPr>
                <w:noProof/>
                <w:webHidden/>
              </w:rPr>
              <w:fldChar w:fldCharType="begin"/>
            </w:r>
            <w:r>
              <w:rPr>
                <w:noProof/>
                <w:webHidden/>
              </w:rPr>
              <w:instrText xml:space="preserve"> PAGEREF _Toc226035067 \h </w:instrText>
            </w:r>
            <w:r>
              <w:rPr>
                <w:noProof/>
                <w:webHidden/>
              </w:rPr>
            </w:r>
            <w:r>
              <w:rPr>
                <w:noProof/>
                <w:webHidden/>
              </w:rPr>
              <w:fldChar w:fldCharType="separate"/>
            </w:r>
            <w:r>
              <w:rPr>
                <w:noProof/>
                <w:webHidden/>
              </w:rPr>
              <w:t>33</w:t>
            </w:r>
            <w:r>
              <w:rPr>
                <w:noProof/>
                <w:webHidden/>
              </w:rPr>
              <w:fldChar w:fldCharType="end"/>
            </w:r>
          </w:hyperlink>
        </w:p>
        <w:p w14:paraId="51ED6B98" w14:textId="53442EC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68" w:history="1">
            <w:r w:rsidRPr="00F63275">
              <w:rPr>
                <w:rStyle w:val="Hyperlink"/>
                <w:noProof/>
              </w:rPr>
              <w:t>11.10</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Other specified display features</w:t>
            </w:r>
            <w:r>
              <w:rPr>
                <w:noProof/>
                <w:webHidden/>
              </w:rPr>
              <w:tab/>
            </w:r>
            <w:r>
              <w:rPr>
                <w:noProof/>
                <w:webHidden/>
              </w:rPr>
              <w:fldChar w:fldCharType="begin"/>
            </w:r>
            <w:r>
              <w:rPr>
                <w:noProof/>
                <w:webHidden/>
              </w:rPr>
              <w:instrText xml:space="preserve"> PAGEREF _Toc226035068 \h </w:instrText>
            </w:r>
            <w:r>
              <w:rPr>
                <w:noProof/>
                <w:webHidden/>
              </w:rPr>
            </w:r>
            <w:r>
              <w:rPr>
                <w:noProof/>
                <w:webHidden/>
              </w:rPr>
              <w:fldChar w:fldCharType="separate"/>
            </w:r>
            <w:r>
              <w:rPr>
                <w:noProof/>
                <w:webHidden/>
              </w:rPr>
              <w:t>34</w:t>
            </w:r>
            <w:r>
              <w:rPr>
                <w:noProof/>
                <w:webHidden/>
              </w:rPr>
              <w:fldChar w:fldCharType="end"/>
            </w:r>
          </w:hyperlink>
        </w:p>
        <w:p w14:paraId="1C4577AB" w14:textId="555C7DC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69" w:history="1">
            <w:r w:rsidRPr="00F63275">
              <w:rPr>
                <w:rStyle w:val="Hyperlink"/>
                <w:noProof/>
              </w:rPr>
              <w:t>11.10.1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Legend</w:t>
            </w:r>
            <w:r>
              <w:rPr>
                <w:noProof/>
                <w:webHidden/>
              </w:rPr>
              <w:tab/>
            </w:r>
            <w:r>
              <w:rPr>
                <w:noProof/>
                <w:webHidden/>
              </w:rPr>
              <w:fldChar w:fldCharType="begin"/>
            </w:r>
            <w:r>
              <w:rPr>
                <w:noProof/>
                <w:webHidden/>
              </w:rPr>
              <w:instrText xml:space="preserve"> PAGEREF _Toc226035069 \h </w:instrText>
            </w:r>
            <w:r>
              <w:rPr>
                <w:noProof/>
                <w:webHidden/>
              </w:rPr>
            </w:r>
            <w:r>
              <w:rPr>
                <w:noProof/>
                <w:webHidden/>
              </w:rPr>
              <w:fldChar w:fldCharType="separate"/>
            </w:r>
            <w:r>
              <w:rPr>
                <w:noProof/>
                <w:webHidden/>
              </w:rPr>
              <w:t>34</w:t>
            </w:r>
            <w:r>
              <w:rPr>
                <w:noProof/>
                <w:webHidden/>
              </w:rPr>
              <w:fldChar w:fldCharType="end"/>
            </w:r>
          </w:hyperlink>
        </w:p>
        <w:p w14:paraId="300C9F9B" w14:textId="455F3DC9"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0" w:history="1">
            <w:r w:rsidRPr="00F63275">
              <w:rPr>
                <w:rStyle w:val="Hyperlink"/>
                <w:noProof/>
              </w:rPr>
              <w:t>11.10.2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Legend details</w:t>
            </w:r>
            <w:r>
              <w:rPr>
                <w:noProof/>
                <w:webHidden/>
              </w:rPr>
              <w:tab/>
            </w:r>
            <w:r>
              <w:rPr>
                <w:noProof/>
                <w:webHidden/>
              </w:rPr>
              <w:fldChar w:fldCharType="begin"/>
            </w:r>
            <w:r>
              <w:rPr>
                <w:noProof/>
                <w:webHidden/>
              </w:rPr>
              <w:instrText xml:space="preserve"> PAGEREF _Toc226035070 \h </w:instrText>
            </w:r>
            <w:r>
              <w:rPr>
                <w:noProof/>
                <w:webHidden/>
              </w:rPr>
            </w:r>
            <w:r>
              <w:rPr>
                <w:noProof/>
                <w:webHidden/>
              </w:rPr>
              <w:fldChar w:fldCharType="separate"/>
            </w:r>
            <w:r>
              <w:rPr>
                <w:noProof/>
                <w:webHidden/>
              </w:rPr>
              <w:t>34</w:t>
            </w:r>
            <w:r>
              <w:rPr>
                <w:noProof/>
                <w:webHidden/>
              </w:rPr>
              <w:fldChar w:fldCharType="end"/>
            </w:r>
          </w:hyperlink>
        </w:p>
        <w:p w14:paraId="6F53D7E5" w14:textId="2439144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1" w:history="1">
            <w:r w:rsidRPr="00F63275">
              <w:rPr>
                <w:rStyle w:val="Hyperlink"/>
                <w:noProof/>
              </w:rPr>
              <w:t>11.10.3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ECDIS Legend</w:t>
            </w:r>
            <w:r>
              <w:rPr>
                <w:noProof/>
                <w:webHidden/>
              </w:rPr>
              <w:tab/>
            </w:r>
            <w:r>
              <w:rPr>
                <w:noProof/>
                <w:webHidden/>
              </w:rPr>
              <w:fldChar w:fldCharType="begin"/>
            </w:r>
            <w:r>
              <w:rPr>
                <w:noProof/>
                <w:webHidden/>
              </w:rPr>
              <w:instrText xml:space="preserve"> PAGEREF _Toc226035071 \h </w:instrText>
            </w:r>
            <w:r>
              <w:rPr>
                <w:noProof/>
                <w:webHidden/>
              </w:rPr>
            </w:r>
            <w:r>
              <w:rPr>
                <w:noProof/>
                <w:webHidden/>
              </w:rPr>
              <w:fldChar w:fldCharType="separate"/>
            </w:r>
            <w:r>
              <w:rPr>
                <w:noProof/>
                <w:webHidden/>
              </w:rPr>
              <w:t>34</w:t>
            </w:r>
            <w:r>
              <w:rPr>
                <w:noProof/>
                <w:webHidden/>
              </w:rPr>
              <w:fldChar w:fldCharType="end"/>
            </w:r>
          </w:hyperlink>
        </w:p>
        <w:p w14:paraId="7E8E5D2E" w14:textId="14768F6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72" w:history="1">
            <w:r w:rsidRPr="00F63275">
              <w:rPr>
                <w:rStyle w:val="Hyperlink"/>
                <w:noProof/>
              </w:rPr>
              <w:t>11.11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Displaying manual and automatic updates and added information</w:t>
            </w:r>
            <w:r>
              <w:rPr>
                <w:noProof/>
                <w:webHidden/>
              </w:rPr>
              <w:tab/>
            </w:r>
            <w:r>
              <w:rPr>
                <w:noProof/>
                <w:webHidden/>
              </w:rPr>
              <w:fldChar w:fldCharType="begin"/>
            </w:r>
            <w:r>
              <w:rPr>
                <w:noProof/>
                <w:webHidden/>
              </w:rPr>
              <w:instrText xml:space="preserve"> PAGEREF _Toc226035072 \h </w:instrText>
            </w:r>
            <w:r>
              <w:rPr>
                <w:noProof/>
                <w:webHidden/>
              </w:rPr>
            </w:r>
            <w:r>
              <w:rPr>
                <w:noProof/>
                <w:webHidden/>
              </w:rPr>
              <w:fldChar w:fldCharType="separate"/>
            </w:r>
            <w:r>
              <w:rPr>
                <w:noProof/>
                <w:webHidden/>
              </w:rPr>
              <w:t>36</w:t>
            </w:r>
            <w:r>
              <w:rPr>
                <w:noProof/>
                <w:webHidden/>
              </w:rPr>
              <w:fldChar w:fldCharType="end"/>
            </w:r>
          </w:hyperlink>
        </w:p>
        <w:p w14:paraId="3699AA9E" w14:textId="72F3299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3" w:history="1">
            <w:r w:rsidRPr="00F63275">
              <w:rPr>
                <w:rStyle w:val="Hyperlink"/>
                <w:noProof/>
              </w:rPr>
              <w:t>11.11.1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Manual updates</w:t>
            </w:r>
            <w:r>
              <w:rPr>
                <w:noProof/>
                <w:webHidden/>
              </w:rPr>
              <w:tab/>
            </w:r>
            <w:r>
              <w:rPr>
                <w:noProof/>
                <w:webHidden/>
              </w:rPr>
              <w:fldChar w:fldCharType="begin"/>
            </w:r>
            <w:r>
              <w:rPr>
                <w:noProof/>
                <w:webHidden/>
              </w:rPr>
              <w:instrText xml:space="preserve"> PAGEREF _Toc226035073 \h </w:instrText>
            </w:r>
            <w:r>
              <w:rPr>
                <w:noProof/>
                <w:webHidden/>
              </w:rPr>
            </w:r>
            <w:r>
              <w:rPr>
                <w:noProof/>
                <w:webHidden/>
              </w:rPr>
              <w:fldChar w:fldCharType="separate"/>
            </w:r>
            <w:r>
              <w:rPr>
                <w:noProof/>
                <w:webHidden/>
              </w:rPr>
              <w:t>36</w:t>
            </w:r>
            <w:r>
              <w:rPr>
                <w:noProof/>
                <w:webHidden/>
              </w:rPr>
              <w:fldChar w:fldCharType="end"/>
            </w:r>
          </w:hyperlink>
        </w:p>
        <w:p w14:paraId="40334172" w14:textId="1E223EA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4" w:history="1">
            <w:r w:rsidRPr="00F63275">
              <w:rPr>
                <w:rStyle w:val="Hyperlink"/>
                <w:noProof/>
              </w:rPr>
              <w:t>11.11.2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Additional Mariner’s Information</w:t>
            </w:r>
            <w:r>
              <w:rPr>
                <w:noProof/>
                <w:webHidden/>
              </w:rPr>
              <w:tab/>
            </w:r>
            <w:r>
              <w:rPr>
                <w:noProof/>
                <w:webHidden/>
              </w:rPr>
              <w:fldChar w:fldCharType="begin"/>
            </w:r>
            <w:r>
              <w:rPr>
                <w:noProof/>
                <w:webHidden/>
              </w:rPr>
              <w:instrText xml:space="preserve"> PAGEREF _Toc226035074 \h </w:instrText>
            </w:r>
            <w:r>
              <w:rPr>
                <w:noProof/>
                <w:webHidden/>
              </w:rPr>
            </w:r>
            <w:r>
              <w:rPr>
                <w:noProof/>
                <w:webHidden/>
              </w:rPr>
              <w:fldChar w:fldCharType="separate"/>
            </w:r>
            <w:r>
              <w:rPr>
                <w:noProof/>
                <w:webHidden/>
              </w:rPr>
              <w:t>36</w:t>
            </w:r>
            <w:r>
              <w:rPr>
                <w:noProof/>
                <w:webHidden/>
              </w:rPr>
              <w:fldChar w:fldCharType="end"/>
            </w:r>
          </w:hyperlink>
        </w:p>
        <w:p w14:paraId="09628849" w14:textId="708E1C7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5" w:history="1">
            <w:r w:rsidRPr="00F63275">
              <w:rPr>
                <w:rStyle w:val="Hyperlink"/>
                <w:noProof/>
              </w:rPr>
              <w:t>11.11.3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Automatic Updates</w:t>
            </w:r>
            <w:r>
              <w:rPr>
                <w:noProof/>
                <w:webHidden/>
              </w:rPr>
              <w:tab/>
            </w:r>
            <w:r>
              <w:rPr>
                <w:noProof/>
                <w:webHidden/>
              </w:rPr>
              <w:fldChar w:fldCharType="begin"/>
            </w:r>
            <w:r>
              <w:rPr>
                <w:noProof/>
                <w:webHidden/>
              </w:rPr>
              <w:instrText xml:space="preserve"> PAGEREF _Toc226035075 \h </w:instrText>
            </w:r>
            <w:r>
              <w:rPr>
                <w:noProof/>
                <w:webHidden/>
              </w:rPr>
            </w:r>
            <w:r>
              <w:rPr>
                <w:noProof/>
                <w:webHidden/>
              </w:rPr>
              <w:fldChar w:fldCharType="separate"/>
            </w:r>
            <w:r>
              <w:rPr>
                <w:noProof/>
                <w:webHidden/>
              </w:rPr>
              <w:t>37</w:t>
            </w:r>
            <w:r>
              <w:rPr>
                <w:noProof/>
                <w:webHidden/>
              </w:rPr>
              <w:fldChar w:fldCharType="end"/>
            </w:r>
          </w:hyperlink>
        </w:p>
        <w:p w14:paraId="24131224" w14:textId="3266482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6" w:history="1">
            <w:r w:rsidRPr="00F63275">
              <w:rPr>
                <w:rStyle w:val="Hyperlink"/>
                <w:noProof/>
              </w:rPr>
              <w:t>11.11.4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Identifying automatic chart corrections on demand</w:t>
            </w:r>
            <w:r>
              <w:rPr>
                <w:noProof/>
                <w:webHidden/>
              </w:rPr>
              <w:tab/>
            </w:r>
            <w:r>
              <w:rPr>
                <w:noProof/>
                <w:webHidden/>
              </w:rPr>
              <w:fldChar w:fldCharType="begin"/>
            </w:r>
            <w:r>
              <w:rPr>
                <w:noProof/>
                <w:webHidden/>
              </w:rPr>
              <w:instrText xml:space="preserve"> PAGEREF _Toc226035076 \h </w:instrText>
            </w:r>
            <w:r>
              <w:rPr>
                <w:noProof/>
                <w:webHidden/>
              </w:rPr>
            </w:r>
            <w:r>
              <w:rPr>
                <w:noProof/>
                <w:webHidden/>
              </w:rPr>
              <w:fldChar w:fldCharType="separate"/>
            </w:r>
            <w:r>
              <w:rPr>
                <w:noProof/>
                <w:webHidden/>
              </w:rPr>
              <w:t>37</w:t>
            </w:r>
            <w:r>
              <w:rPr>
                <w:noProof/>
                <w:webHidden/>
              </w:rPr>
              <w:fldChar w:fldCharType="end"/>
            </w:r>
          </w:hyperlink>
        </w:p>
        <w:p w14:paraId="0AABBCB5" w14:textId="1594EE48"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7" w:history="1">
            <w:r w:rsidRPr="00F63275">
              <w:rPr>
                <w:rStyle w:val="Hyperlink"/>
                <w:noProof/>
              </w:rPr>
              <w:t>11.11.5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Update Information</w:t>
            </w:r>
            <w:r>
              <w:rPr>
                <w:noProof/>
                <w:webHidden/>
              </w:rPr>
              <w:tab/>
            </w:r>
            <w:r>
              <w:rPr>
                <w:noProof/>
                <w:webHidden/>
              </w:rPr>
              <w:fldChar w:fldCharType="begin"/>
            </w:r>
            <w:r>
              <w:rPr>
                <w:noProof/>
                <w:webHidden/>
              </w:rPr>
              <w:instrText xml:space="preserve"> PAGEREF _Toc226035077 \h </w:instrText>
            </w:r>
            <w:r>
              <w:rPr>
                <w:noProof/>
                <w:webHidden/>
              </w:rPr>
            </w:r>
            <w:r>
              <w:rPr>
                <w:noProof/>
                <w:webHidden/>
              </w:rPr>
              <w:fldChar w:fldCharType="separate"/>
            </w:r>
            <w:r>
              <w:rPr>
                <w:noProof/>
                <w:webHidden/>
              </w:rPr>
              <w:t>37</w:t>
            </w:r>
            <w:r>
              <w:rPr>
                <w:noProof/>
                <w:webHidden/>
              </w:rPr>
              <w:fldChar w:fldCharType="end"/>
            </w:r>
          </w:hyperlink>
        </w:p>
        <w:p w14:paraId="7973261F" w14:textId="6B2D4DF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78" w:history="1">
            <w:r w:rsidRPr="00F63275">
              <w:rPr>
                <w:rStyle w:val="Hyperlink"/>
                <w:noProof/>
              </w:rPr>
              <w:t>11.11.6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Non-official Added Chart Information</w:t>
            </w:r>
            <w:r>
              <w:rPr>
                <w:noProof/>
                <w:webHidden/>
              </w:rPr>
              <w:tab/>
            </w:r>
            <w:r>
              <w:rPr>
                <w:noProof/>
                <w:webHidden/>
              </w:rPr>
              <w:fldChar w:fldCharType="begin"/>
            </w:r>
            <w:r>
              <w:rPr>
                <w:noProof/>
                <w:webHidden/>
              </w:rPr>
              <w:instrText xml:space="preserve"> PAGEREF _Toc226035078 \h </w:instrText>
            </w:r>
            <w:r>
              <w:rPr>
                <w:noProof/>
                <w:webHidden/>
              </w:rPr>
            </w:r>
            <w:r>
              <w:rPr>
                <w:noProof/>
                <w:webHidden/>
              </w:rPr>
              <w:fldChar w:fldCharType="separate"/>
            </w:r>
            <w:r>
              <w:rPr>
                <w:noProof/>
                <w:webHidden/>
              </w:rPr>
              <w:t>37</w:t>
            </w:r>
            <w:r>
              <w:rPr>
                <w:noProof/>
                <w:webHidden/>
              </w:rPr>
              <w:fldChar w:fldCharType="end"/>
            </w:r>
          </w:hyperlink>
        </w:p>
        <w:p w14:paraId="518A6035" w14:textId="15D38B6D"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79" w:history="1">
            <w:r w:rsidRPr="00F63275">
              <w:rPr>
                <w:rStyle w:val="Hyperlink"/>
                <w:noProof/>
              </w:rPr>
              <w:t>11.12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and Management of Navigational Warnings</w:t>
            </w:r>
            <w:r>
              <w:rPr>
                <w:noProof/>
                <w:webHidden/>
              </w:rPr>
              <w:tab/>
            </w:r>
            <w:r>
              <w:rPr>
                <w:noProof/>
                <w:webHidden/>
              </w:rPr>
              <w:fldChar w:fldCharType="begin"/>
            </w:r>
            <w:r>
              <w:rPr>
                <w:noProof/>
                <w:webHidden/>
              </w:rPr>
              <w:instrText xml:space="preserve"> PAGEREF _Toc226035079 \h </w:instrText>
            </w:r>
            <w:r>
              <w:rPr>
                <w:noProof/>
                <w:webHidden/>
              </w:rPr>
            </w:r>
            <w:r>
              <w:rPr>
                <w:noProof/>
                <w:webHidden/>
              </w:rPr>
              <w:fldChar w:fldCharType="separate"/>
            </w:r>
            <w:r>
              <w:rPr>
                <w:noProof/>
                <w:webHidden/>
              </w:rPr>
              <w:t>38</w:t>
            </w:r>
            <w:r>
              <w:rPr>
                <w:noProof/>
                <w:webHidden/>
              </w:rPr>
              <w:fldChar w:fldCharType="end"/>
            </w:r>
          </w:hyperlink>
        </w:p>
        <w:p w14:paraId="4499AF4A" w14:textId="4C63932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0" w:history="1">
            <w:r w:rsidRPr="00F63275">
              <w:rPr>
                <w:rStyle w:val="Hyperlink"/>
                <w:noProof/>
              </w:rPr>
              <w:t>11.12.1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Requirements of the Graphical User Interface</w:t>
            </w:r>
            <w:r>
              <w:rPr>
                <w:noProof/>
                <w:webHidden/>
              </w:rPr>
              <w:tab/>
            </w:r>
            <w:r>
              <w:rPr>
                <w:noProof/>
                <w:webHidden/>
              </w:rPr>
              <w:fldChar w:fldCharType="begin"/>
            </w:r>
            <w:r>
              <w:rPr>
                <w:noProof/>
                <w:webHidden/>
              </w:rPr>
              <w:instrText xml:space="preserve"> PAGEREF _Toc226035080 \h </w:instrText>
            </w:r>
            <w:r>
              <w:rPr>
                <w:noProof/>
                <w:webHidden/>
              </w:rPr>
            </w:r>
            <w:r>
              <w:rPr>
                <w:noProof/>
                <w:webHidden/>
              </w:rPr>
              <w:fldChar w:fldCharType="separate"/>
            </w:r>
            <w:r>
              <w:rPr>
                <w:noProof/>
                <w:webHidden/>
              </w:rPr>
              <w:t>38</w:t>
            </w:r>
            <w:r>
              <w:rPr>
                <w:noProof/>
                <w:webHidden/>
              </w:rPr>
              <w:fldChar w:fldCharType="end"/>
            </w:r>
          </w:hyperlink>
        </w:p>
        <w:p w14:paraId="56E68226" w14:textId="5B92BD1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1" w:history="1">
            <w:r w:rsidRPr="00F63275">
              <w:rPr>
                <w:rStyle w:val="Hyperlink"/>
                <w:noProof/>
              </w:rPr>
              <w:t>11.12.2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Classifying Navigational Warning information</w:t>
            </w:r>
            <w:r>
              <w:rPr>
                <w:noProof/>
                <w:webHidden/>
              </w:rPr>
              <w:tab/>
            </w:r>
            <w:r>
              <w:rPr>
                <w:noProof/>
                <w:webHidden/>
              </w:rPr>
              <w:fldChar w:fldCharType="begin"/>
            </w:r>
            <w:r>
              <w:rPr>
                <w:noProof/>
                <w:webHidden/>
              </w:rPr>
              <w:instrText xml:space="preserve"> PAGEREF _Toc226035081 \h </w:instrText>
            </w:r>
            <w:r>
              <w:rPr>
                <w:noProof/>
                <w:webHidden/>
              </w:rPr>
            </w:r>
            <w:r>
              <w:rPr>
                <w:noProof/>
                <w:webHidden/>
              </w:rPr>
              <w:fldChar w:fldCharType="separate"/>
            </w:r>
            <w:r>
              <w:rPr>
                <w:noProof/>
                <w:webHidden/>
              </w:rPr>
              <w:t>38</w:t>
            </w:r>
            <w:r>
              <w:rPr>
                <w:noProof/>
                <w:webHidden/>
              </w:rPr>
              <w:fldChar w:fldCharType="end"/>
            </w:r>
          </w:hyperlink>
        </w:p>
        <w:p w14:paraId="641BC498" w14:textId="3DC7B51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2" w:history="1">
            <w:r w:rsidRPr="00F63275">
              <w:rPr>
                <w:rStyle w:val="Hyperlink"/>
                <w:noProof/>
              </w:rPr>
              <w:t>11.12.3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Cancelled datasets</w:t>
            </w:r>
            <w:r>
              <w:rPr>
                <w:noProof/>
                <w:webHidden/>
              </w:rPr>
              <w:tab/>
            </w:r>
            <w:r>
              <w:rPr>
                <w:noProof/>
                <w:webHidden/>
              </w:rPr>
              <w:fldChar w:fldCharType="begin"/>
            </w:r>
            <w:r>
              <w:rPr>
                <w:noProof/>
                <w:webHidden/>
              </w:rPr>
              <w:instrText xml:space="preserve"> PAGEREF _Toc226035082 \h </w:instrText>
            </w:r>
            <w:r>
              <w:rPr>
                <w:noProof/>
                <w:webHidden/>
              </w:rPr>
            </w:r>
            <w:r>
              <w:rPr>
                <w:noProof/>
                <w:webHidden/>
              </w:rPr>
              <w:fldChar w:fldCharType="separate"/>
            </w:r>
            <w:r>
              <w:rPr>
                <w:noProof/>
                <w:webHidden/>
              </w:rPr>
              <w:t>39</w:t>
            </w:r>
            <w:r>
              <w:rPr>
                <w:noProof/>
                <w:webHidden/>
              </w:rPr>
              <w:fldChar w:fldCharType="end"/>
            </w:r>
          </w:hyperlink>
        </w:p>
        <w:p w14:paraId="1851DE6D" w14:textId="30389B3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3" w:history="1">
            <w:r w:rsidRPr="00F63275">
              <w:rPr>
                <w:rStyle w:val="Hyperlink"/>
                <w:noProof/>
              </w:rPr>
              <w:t>11.12.4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Retention of datasets</w:t>
            </w:r>
            <w:r>
              <w:rPr>
                <w:noProof/>
                <w:webHidden/>
              </w:rPr>
              <w:tab/>
            </w:r>
            <w:r>
              <w:rPr>
                <w:noProof/>
                <w:webHidden/>
              </w:rPr>
              <w:fldChar w:fldCharType="begin"/>
            </w:r>
            <w:r>
              <w:rPr>
                <w:noProof/>
                <w:webHidden/>
              </w:rPr>
              <w:instrText xml:space="preserve"> PAGEREF _Toc226035083 \h </w:instrText>
            </w:r>
            <w:r>
              <w:rPr>
                <w:noProof/>
                <w:webHidden/>
              </w:rPr>
            </w:r>
            <w:r>
              <w:rPr>
                <w:noProof/>
                <w:webHidden/>
              </w:rPr>
              <w:fldChar w:fldCharType="separate"/>
            </w:r>
            <w:r>
              <w:rPr>
                <w:noProof/>
                <w:webHidden/>
              </w:rPr>
              <w:t>39</w:t>
            </w:r>
            <w:r>
              <w:rPr>
                <w:noProof/>
                <w:webHidden/>
              </w:rPr>
              <w:fldChar w:fldCharType="end"/>
            </w:r>
          </w:hyperlink>
        </w:p>
        <w:p w14:paraId="17CEC1F5" w14:textId="3327D26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84" w:history="1">
            <w:r w:rsidRPr="00F63275">
              <w:rPr>
                <w:rStyle w:val="Hyperlink"/>
                <w:noProof/>
              </w:rPr>
              <w:t>11.12.5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Portrayal of feature types</w:t>
            </w:r>
            <w:r>
              <w:rPr>
                <w:noProof/>
                <w:webHidden/>
              </w:rPr>
              <w:tab/>
            </w:r>
            <w:r>
              <w:rPr>
                <w:noProof/>
                <w:webHidden/>
              </w:rPr>
              <w:fldChar w:fldCharType="begin"/>
            </w:r>
            <w:r>
              <w:rPr>
                <w:noProof/>
                <w:webHidden/>
              </w:rPr>
              <w:instrText xml:space="preserve"> PAGEREF _Toc226035084 \h </w:instrText>
            </w:r>
            <w:r>
              <w:rPr>
                <w:noProof/>
                <w:webHidden/>
              </w:rPr>
            </w:r>
            <w:r>
              <w:rPr>
                <w:noProof/>
                <w:webHidden/>
              </w:rPr>
              <w:fldChar w:fldCharType="separate"/>
            </w:r>
            <w:r>
              <w:rPr>
                <w:noProof/>
                <w:webHidden/>
              </w:rPr>
              <w:t>39</w:t>
            </w:r>
            <w:r>
              <w:rPr>
                <w:noProof/>
                <w:webHidden/>
              </w:rPr>
              <w:fldChar w:fldCharType="end"/>
            </w:r>
          </w:hyperlink>
        </w:p>
        <w:p w14:paraId="71F39CFB" w14:textId="638173A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85" w:history="1">
            <w:r w:rsidRPr="00F63275">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Coverages and Time Series for Gridded Data (S-102, S-104 and S-111)</w:t>
            </w:r>
            <w:r>
              <w:rPr>
                <w:noProof/>
                <w:webHidden/>
              </w:rPr>
              <w:tab/>
            </w:r>
            <w:r>
              <w:rPr>
                <w:noProof/>
                <w:webHidden/>
              </w:rPr>
              <w:fldChar w:fldCharType="begin"/>
            </w:r>
            <w:r>
              <w:rPr>
                <w:noProof/>
                <w:webHidden/>
              </w:rPr>
              <w:instrText xml:space="preserve"> PAGEREF _Toc226035085 \h </w:instrText>
            </w:r>
            <w:r>
              <w:rPr>
                <w:noProof/>
                <w:webHidden/>
              </w:rPr>
            </w:r>
            <w:r>
              <w:rPr>
                <w:noProof/>
                <w:webHidden/>
              </w:rPr>
              <w:fldChar w:fldCharType="separate"/>
            </w:r>
            <w:r>
              <w:rPr>
                <w:noProof/>
                <w:webHidden/>
              </w:rPr>
              <w:t>39</w:t>
            </w:r>
            <w:r>
              <w:rPr>
                <w:noProof/>
                <w:webHidden/>
              </w:rPr>
              <w:fldChar w:fldCharType="end"/>
            </w:r>
          </w:hyperlink>
        </w:p>
        <w:p w14:paraId="29DA463E" w14:textId="2E4CE7CC"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86" w:history="1">
            <w:r w:rsidRPr="00F63275">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Thinning</w:t>
            </w:r>
            <w:r>
              <w:rPr>
                <w:noProof/>
                <w:webHidden/>
              </w:rPr>
              <w:tab/>
            </w:r>
            <w:r>
              <w:rPr>
                <w:noProof/>
                <w:webHidden/>
              </w:rPr>
              <w:fldChar w:fldCharType="begin"/>
            </w:r>
            <w:r>
              <w:rPr>
                <w:noProof/>
                <w:webHidden/>
              </w:rPr>
              <w:instrText xml:space="preserve"> PAGEREF _Toc226035086 \h </w:instrText>
            </w:r>
            <w:r>
              <w:rPr>
                <w:noProof/>
                <w:webHidden/>
              </w:rPr>
            </w:r>
            <w:r>
              <w:rPr>
                <w:noProof/>
                <w:webHidden/>
              </w:rPr>
              <w:fldChar w:fldCharType="separate"/>
            </w:r>
            <w:r>
              <w:rPr>
                <w:noProof/>
                <w:webHidden/>
              </w:rPr>
              <w:t>39</w:t>
            </w:r>
            <w:r>
              <w:rPr>
                <w:noProof/>
                <w:webHidden/>
              </w:rPr>
              <w:fldChar w:fldCharType="end"/>
            </w:r>
          </w:hyperlink>
        </w:p>
        <w:p w14:paraId="35C57225" w14:textId="65A2FB8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87" w:history="1">
            <w:r w:rsidRPr="00F63275">
              <w:rPr>
                <w:rStyle w:val="Hyperlink"/>
                <w:noProof/>
              </w:rPr>
              <w:t>12.2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Temporal variation</w:t>
            </w:r>
            <w:r>
              <w:rPr>
                <w:noProof/>
                <w:webHidden/>
              </w:rPr>
              <w:tab/>
            </w:r>
            <w:r>
              <w:rPr>
                <w:noProof/>
                <w:webHidden/>
              </w:rPr>
              <w:fldChar w:fldCharType="begin"/>
            </w:r>
            <w:r>
              <w:rPr>
                <w:noProof/>
                <w:webHidden/>
              </w:rPr>
              <w:instrText xml:space="preserve"> PAGEREF _Toc226035087 \h </w:instrText>
            </w:r>
            <w:r>
              <w:rPr>
                <w:noProof/>
                <w:webHidden/>
              </w:rPr>
            </w:r>
            <w:r>
              <w:rPr>
                <w:noProof/>
                <w:webHidden/>
              </w:rPr>
              <w:fldChar w:fldCharType="separate"/>
            </w:r>
            <w:r>
              <w:rPr>
                <w:noProof/>
                <w:webHidden/>
              </w:rPr>
              <w:t>40</w:t>
            </w:r>
            <w:r>
              <w:rPr>
                <w:noProof/>
                <w:webHidden/>
              </w:rPr>
              <w:fldChar w:fldCharType="end"/>
            </w:r>
          </w:hyperlink>
        </w:p>
        <w:p w14:paraId="72B8C310" w14:textId="1DCB03EA"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88" w:history="1">
            <w:r w:rsidRPr="00F63275">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Colours</w:t>
            </w:r>
            <w:r>
              <w:rPr>
                <w:noProof/>
                <w:webHidden/>
              </w:rPr>
              <w:tab/>
            </w:r>
            <w:r>
              <w:rPr>
                <w:noProof/>
                <w:webHidden/>
              </w:rPr>
              <w:fldChar w:fldCharType="begin"/>
            </w:r>
            <w:r>
              <w:rPr>
                <w:noProof/>
                <w:webHidden/>
              </w:rPr>
              <w:instrText xml:space="preserve"> PAGEREF _Toc226035088 \h </w:instrText>
            </w:r>
            <w:r>
              <w:rPr>
                <w:noProof/>
                <w:webHidden/>
              </w:rPr>
            </w:r>
            <w:r>
              <w:rPr>
                <w:noProof/>
                <w:webHidden/>
              </w:rPr>
              <w:fldChar w:fldCharType="separate"/>
            </w:r>
            <w:r>
              <w:rPr>
                <w:noProof/>
                <w:webHidden/>
              </w:rPr>
              <w:t>40</w:t>
            </w:r>
            <w:r>
              <w:rPr>
                <w:noProof/>
                <w:webHidden/>
              </w:rPr>
              <w:fldChar w:fldCharType="end"/>
            </w:r>
          </w:hyperlink>
        </w:p>
        <w:p w14:paraId="352043E9" w14:textId="1966C51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89" w:history="1">
            <w:r w:rsidRPr="00F63275">
              <w:rPr>
                <w:rStyle w:val="Hyperlink"/>
                <w:noProof/>
              </w:rPr>
              <w:t>13.1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Colour palettes implemented by the portrayal catalogue</w:t>
            </w:r>
            <w:r>
              <w:rPr>
                <w:noProof/>
                <w:webHidden/>
              </w:rPr>
              <w:tab/>
            </w:r>
            <w:r>
              <w:rPr>
                <w:noProof/>
                <w:webHidden/>
              </w:rPr>
              <w:fldChar w:fldCharType="begin"/>
            </w:r>
            <w:r>
              <w:rPr>
                <w:noProof/>
                <w:webHidden/>
              </w:rPr>
              <w:instrText xml:space="preserve"> PAGEREF _Toc226035089 \h </w:instrText>
            </w:r>
            <w:r>
              <w:rPr>
                <w:noProof/>
                <w:webHidden/>
              </w:rPr>
            </w:r>
            <w:r>
              <w:rPr>
                <w:noProof/>
                <w:webHidden/>
              </w:rPr>
              <w:fldChar w:fldCharType="separate"/>
            </w:r>
            <w:r>
              <w:rPr>
                <w:noProof/>
                <w:webHidden/>
              </w:rPr>
              <w:t>40</w:t>
            </w:r>
            <w:r>
              <w:rPr>
                <w:noProof/>
                <w:webHidden/>
              </w:rPr>
              <w:fldChar w:fldCharType="end"/>
            </w:r>
          </w:hyperlink>
        </w:p>
        <w:p w14:paraId="31DA084E" w14:textId="2AD93144"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90" w:history="1">
            <w:r w:rsidRPr="00F63275">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Cursor Pick Reports and Displays in Interface Panels</w:t>
            </w:r>
            <w:r>
              <w:rPr>
                <w:noProof/>
                <w:webHidden/>
              </w:rPr>
              <w:tab/>
            </w:r>
            <w:r>
              <w:rPr>
                <w:noProof/>
                <w:webHidden/>
              </w:rPr>
              <w:fldChar w:fldCharType="begin"/>
            </w:r>
            <w:r>
              <w:rPr>
                <w:noProof/>
                <w:webHidden/>
              </w:rPr>
              <w:instrText xml:space="preserve"> PAGEREF _Toc226035090 \h </w:instrText>
            </w:r>
            <w:r>
              <w:rPr>
                <w:noProof/>
                <w:webHidden/>
              </w:rPr>
            </w:r>
            <w:r>
              <w:rPr>
                <w:noProof/>
                <w:webHidden/>
              </w:rPr>
              <w:fldChar w:fldCharType="separate"/>
            </w:r>
            <w:r>
              <w:rPr>
                <w:noProof/>
                <w:webHidden/>
              </w:rPr>
              <w:t>40</w:t>
            </w:r>
            <w:r>
              <w:rPr>
                <w:noProof/>
                <w:webHidden/>
              </w:rPr>
              <w:fldChar w:fldCharType="end"/>
            </w:r>
          </w:hyperlink>
        </w:p>
        <w:p w14:paraId="147D56D4" w14:textId="659D7B9F"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1" w:history="1">
            <w:r w:rsidRPr="00F63275">
              <w:rPr>
                <w:rStyle w:val="Hyperlink"/>
                <w:noProof/>
              </w:rPr>
              <w:t>14.1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Cursor pick rules</w:t>
            </w:r>
            <w:r>
              <w:rPr>
                <w:noProof/>
                <w:webHidden/>
              </w:rPr>
              <w:tab/>
            </w:r>
            <w:r>
              <w:rPr>
                <w:noProof/>
                <w:webHidden/>
              </w:rPr>
              <w:fldChar w:fldCharType="begin"/>
            </w:r>
            <w:r>
              <w:rPr>
                <w:noProof/>
                <w:webHidden/>
              </w:rPr>
              <w:instrText xml:space="preserve"> PAGEREF _Toc226035091 \h </w:instrText>
            </w:r>
            <w:r>
              <w:rPr>
                <w:noProof/>
                <w:webHidden/>
              </w:rPr>
            </w:r>
            <w:r>
              <w:rPr>
                <w:noProof/>
                <w:webHidden/>
              </w:rPr>
              <w:fldChar w:fldCharType="separate"/>
            </w:r>
            <w:r>
              <w:rPr>
                <w:noProof/>
                <w:webHidden/>
              </w:rPr>
              <w:t>40</w:t>
            </w:r>
            <w:r>
              <w:rPr>
                <w:noProof/>
                <w:webHidden/>
              </w:rPr>
              <w:fldChar w:fldCharType="end"/>
            </w:r>
          </w:hyperlink>
        </w:p>
        <w:p w14:paraId="2778C93A" w14:textId="3DB86DA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2" w:history="1">
            <w:r w:rsidRPr="00F63275">
              <w:rPr>
                <w:rStyle w:val="Hyperlink"/>
                <w:noProof/>
              </w:rPr>
              <w:t>14.2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of dataset support files</w:t>
            </w:r>
            <w:r>
              <w:rPr>
                <w:noProof/>
                <w:webHidden/>
              </w:rPr>
              <w:tab/>
            </w:r>
            <w:r>
              <w:rPr>
                <w:noProof/>
                <w:webHidden/>
              </w:rPr>
              <w:fldChar w:fldCharType="begin"/>
            </w:r>
            <w:r>
              <w:rPr>
                <w:noProof/>
                <w:webHidden/>
              </w:rPr>
              <w:instrText xml:space="preserve"> PAGEREF _Toc226035092 \h </w:instrText>
            </w:r>
            <w:r>
              <w:rPr>
                <w:noProof/>
                <w:webHidden/>
              </w:rPr>
            </w:r>
            <w:r>
              <w:rPr>
                <w:noProof/>
                <w:webHidden/>
              </w:rPr>
              <w:fldChar w:fldCharType="separate"/>
            </w:r>
            <w:r>
              <w:rPr>
                <w:noProof/>
                <w:webHidden/>
              </w:rPr>
              <w:t>41</w:t>
            </w:r>
            <w:r>
              <w:rPr>
                <w:noProof/>
                <w:webHidden/>
              </w:rPr>
              <w:fldChar w:fldCharType="end"/>
            </w:r>
          </w:hyperlink>
        </w:p>
        <w:p w14:paraId="5FCC711D" w14:textId="1A6072F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3" w:history="1">
            <w:r w:rsidRPr="00F63275">
              <w:rPr>
                <w:rStyle w:val="Hyperlink"/>
                <w:noProof/>
              </w:rPr>
              <w:t>14.3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Pick report organisation.</w:t>
            </w:r>
            <w:r>
              <w:rPr>
                <w:noProof/>
                <w:webHidden/>
              </w:rPr>
              <w:tab/>
            </w:r>
            <w:r>
              <w:rPr>
                <w:noProof/>
                <w:webHidden/>
              </w:rPr>
              <w:fldChar w:fldCharType="begin"/>
            </w:r>
            <w:r>
              <w:rPr>
                <w:noProof/>
                <w:webHidden/>
              </w:rPr>
              <w:instrText xml:space="preserve"> PAGEREF _Toc226035093 \h </w:instrText>
            </w:r>
            <w:r>
              <w:rPr>
                <w:noProof/>
                <w:webHidden/>
              </w:rPr>
            </w:r>
            <w:r>
              <w:rPr>
                <w:noProof/>
                <w:webHidden/>
              </w:rPr>
              <w:fldChar w:fldCharType="separate"/>
            </w:r>
            <w:r>
              <w:rPr>
                <w:noProof/>
                <w:webHidden/>
              </w:rPr>
              <w:t>41</w:t>
            </w:r>
            <w:r>
              <w:rPr>
                <w:noProof/>
                <w:webHidden/>
              </w:rPr>
              <w:fldChar w:fldCharType="end"/>
            </w:r>
          </w:hyperlink>
        </w:p>
        <w:p w14:paraId="411C4478" w14:textId="6CD76F90"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94" w:history="1">
            <w:r w:rsidRPr="00F63275">
              <w:rPr>
                <w:rStyle w:val="Hyperlink"/>
                <w:noProof/>
              </w:rPr>
              <w:t>14.3.1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Sorting order of results</w:t>
            </w:r>
            <w:r>
              <w:rPr>
                <w:noProof/>
                <w:webHidden/>
              </w:rPr>
              <w:tab/>
            </w:r>
            <w:r>
              <w:rPr>
                <w:noProof/>
                <w:webHidden/>
              </w:rPr>
              <w:fldChar w:fldCharType="begin"/>
            </w:r>
            <w:r>
              <w:rPr>
                <w:noProof/>
                <w:webHidden/>
              </w:rPr>
              <w:instrText xml:space="preserve"> PAGEREF _Toc226035094 \h </w:instrText>
            </w:r>
            <w:r>
              <w:rPr>
                <w:noProof/>
                <w:webHidden/>
              </w:rPr>
            </w:r>
            <w:r>
              <w:rPr>
                <w:noProof/>
                <w:webHidden/>
              </w:rPr>
              <w:fldChar w:fldCharType="separate"/>
            </w:r>
            <w:r>
              <w:rPr>
                <w:noProof/>
                <w:webHidden/>
              </w:rPr>
              <w:t>41</w:t>
            </w:r>
            <w:r>
              <w:rPr>
                <w:noProof/>
                <w:webHidden/>
              </w:rPr>
              <w:fldChar w:fldCharType="end"/>
            </w:r>
          </w:hyperlink>
        </w:p>
        <w:p w14:paraId="747B8EC0" w14:textId="6A5D204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095" w:history="1">
            <w:r w:rsidRPr="00F63275">
              <w:rPr>
                <w:rStyle w:val="Hyperlink"/>
                <w:noProof/>
              </w:rPr>
              <w:t>14.3.2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Hover-over function</w:t>
            </w:r>
            <w:r>
              <w:rPr>
                <w:noProof/>
                <w:webHidden/>
              </w:rPr>
              <w:tab/>
            </w:r>
            <w:r>
              <w:rPr>
                <w:noProof/>
                <w:webHidden/>
              </w:rPr>
              <w:fldChar w:fldCharType="begin"/>
            </w:r>
            <w:r>
              <w:rPr>
                <w:noProof/>
                <w:webHidden/>
              </w:rPr>
              <w:instrText xml:space="preserve"> PAGEREF _Toc226035095 \h </w:instrText>
            </w:r>
            <w:r>
              <w:rPr>
                <w:noProof/>
                <w:webHidden/>
              </w:rPr>
            </w:r>
            <w:r>
              <w:rPr>
                <w:noProof/>
                <w:webHidden/>
              </w:rPr>
              <w:fldChar w:fldCharType="separate"/>
            </w:r>
            <w:r>
              <w:rPr>
                <w:noProof/>
                <w:webHidden/>
              </w:rPr>
              <w:t>41</w:t>
            </w:r>
            <w:r>
              <w:rPr>
                <w:noProof/>
                <w:webHidden/>
              </w:rPr>
              <w:fldChar w:fldCharType="end"/>
            </w:r>
          </w:hyperlink>
        </w:p>
        <w:p w14:paraId="43204FD0" w14:textId="0FE3251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6" w:history="1">
            <w:r w:rsidRPr="00F63275">
              <w:rPr>
                <w:rStyle w:val="Hyperlink"/>
                <w:noProof/>
              </w:rPr>
              <w:t>14.4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Tidal stream data panels</w:t>
            </w:r>
            <w:r>
              <w:rPr>
                <w:noProof/>
                <w:webHidden/>
              </w:rPr>
              <w:tab/>
            </w:r>
            <w:r>
              <w:rPr>
                <w:noProof/>
                <w:webHidden/>
              </w:rPr>
              <w:fldChar w:fldCharType="begin"/>
            </w:r>
            <w:r>
              <w:rPr>
                <w:noProof/>
                <w:webHidden/>
              </w:rPr>
              <w:instrText xml:space="preserve"> PAGEREF _Toc226035096 \h </w:instrText>
            </w:r>
            <w:r>
              <w:rPr>
                <w:noProof/>
                <w:webHidden/>
              </w:rPr>
            </w:r>
            <w:r>
              <w:rPr>
                <w:noProof/>
                <w:webHidden/>
              </w:rPr>
              <w:fldChar w:fldCharType="separate"/>
            </w:r>
            <w:r>
              <w:rPr>
                <w:noProof/>
                <w:webHidden/>
              </w:rPr>
              <w:t>42</w:t>
            </w:r>
            <w:r>
              <w:rPr>
                <w:noProof/>
                <w:webHidden/>
              </w:rPr>
              <w:fldChar w:fldCharType="end"/>
            </w:r>
          </w:hyperlink>
        </w:p>
        <w:p w14:paraId="49A2C657" w14:textId="1F3C3801"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97" w:history="1">
            <w:r w:rsidRPr="00F63275">
              <w:rPr>
                <w:rStyle w:val="Hyperlink"/>
                <w:noProof/>
              </w:rPr>
              <w:t>15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Alerts and Indications</w:t>
            </w:r>
            <w:r>
              <w:rPr>
                <w:noProof/>
                <w:webHidden/>
              </w:rPr>
              <w:tab/>
            </w:r>
            <w:r>
              <w:rPr>
                <w:noProof/>
                <w:webHidden/>
              </w:rPr>
              <w:fldChar w:fldCharType="begin"/>
            </w:r>
            <w:r>
              <w:rPr>
                <w:noProof/>
                <w:webHidden/>
              </w:rPr>
              <w:instrText xml:space="preserve"> PAGEREF _Toc226035097 \h </w:instrText>
            </w:r>
            <w:r>
              <w:rPr>
                <w:noProof/>
                <w:webHidden/>
              </w:rPr>
            </w:r>
            <w:r>
              <w:rPr>
                <w:noProof/>
                <w:webHidden/>
              </w:rPr>
              <w:fldChar w:fldCharType="separate"/>
            </w:r>
            <w:r>
              <w:rPr>
                <w:noProof/>
                <w:webHidden/>
              </w:rPr>
              <w:t>42</w:t>
            </w:r>
            <w:r>
              <w:rPr>
                <w:noProof/>
                <w:webHidden/>
              </w:rPr>
              <w:fldChar w:fldCharType="end"/>
            </w:r>
          </w:hyperlink>
        </w:p>
        <w:p w14:paraId="049FC10A" w14:textId="1FB87CB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098" w:history="1">
            <w:r w:rsidRPr="00F63275">
              <w:rPr>
                <w:rStyle w:val="Hyperlink"/>
                <w:noProof/>
              </w:rPr>
              <w:t>15.1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Multiple spatial objects</w:t>
            </w:r>
            <w:r>
              <w:rPr>
                <w:noProof/>
                <w:webHidden/>
              </w:rPr>
              <w:tab/>
            </w:r>
            <w:r>
              <w:rPr>
                <w:noProof/>
                <w:webHidden/>
              </w:rPr>
              <w:fldChar w:fldCharType="begin"/>
            </w:r>
            <w:r>
              <w:rPr>
                <w:noProof/>
                <w:webHidden/>
              </w:rPr>
              <w:instrText xml:space="preserve"> PAGEREF _Toc226035098 \h </w:instrText>
            </w:r>
            <w:r>
              <w:rPr>
                <w:noProof/>
                <w:webHidden/>
              </w:rPr>
            </w:r>
            <w:r>
              <w:rPr>
                <w:noProof/>
                <w:webHidden/>
              </w:rPr>
              <w:fldChar w:fldCharType="separate"/>
            </w:r>
            <w:r>
              <w:rPr>
                <w:noProof/>
                <w:webHidden/>
              </w:rPr>
              <w:t>42</w:t>
            </w:r>
            <w:r>
              <w:rPr>
                <w:noProof/>
                <w:webHidden/>
              </w:rPr>
              <w:fldChar w:fldCharType="end"/>
            </w:r>
          </w:hyperlink>
        </w:p>
        <w:p w14:paraId="7FBD5068" w14:textId="0B5CD7D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099" w:history="1">
            <w:r w:rsidRPr="00F63275">
              <w:rPr>
                <w:rStyle w:val="Hyperlink"/>
                <w:noProof/>
              </w:rPr>
              <w:t>16</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Use of Context Parameters</w:t>
            </w:r>
            <w:r>
              <w:rPr>
                <w:noProof/>
                <w:webHidden/>
              </w:rPr>
              <w:tab/>
            </w:r>
            <w:r>
              <w:rPr>
                <w:noProof/>
                <w:webHidden/>
              </w:rPr>
              <w:fldChar w:fldCharType="begin"/>
            </w:r>
            <w:r>
              <w:rPr>
                <w:noProof/>
                <w:webHidden/>
              </w:rPr>
              <w:instrText xml:space="preserve"> PAGEREF _Toc226035099 \h </w:instrText>
            </w:r>
            <w:r>
              <w:rPr>
                <w:noProof/>
                <w:webHidden/>
              </w:rPr>
            </w:r>
            <w:r>
              <w:rPr>
                <w:noProof/>
                <w:webHidden/>
              </w:rPr>
              <w:fldChar w:fldCharType="separate"/>
            </w:r>
            <w:r>
              <w:rPr>
                <w:noProof/>
                <w:webHidden/>
              </w:rPr>
              <w:t>43</w:t>
            </w:r>
            <w:r>
              <w:rPr>
                <w:noProof/>
                <w:webHidden/>
              </w:rPr>
              <w:fldChar w:fldCharType="end"/>
            </w:r>
          </w:hyperlink>
        </w:p>
        <w:p w14:paraId="1CC29354" w14:textId="0D1A560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00" w:history="1">
            <w:r w:rsidRPr="00F63275">
              <w:rPr>
                <w:rStyle w:val="Hyperlink"/>
                <w:noProof/>
              </w:rPr>
              <w:t>17</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Dual-fuel systems</w:t>
            </w:r>
            <w:r>
              <w:rPr>
                <w:noProof/>
                <w:webHidden/>
              </w:rPr>
              <w:tab/>
            </w:r>
            <w:r>
              <w:rPr>
                <w:noProof/>
                <w:webHidden/>
              </w:rPr>
              <w:fldChar w:fldCharType="begin"/>
            </w:r>
            <w:r>
              <w:rPr>
                <w:noProof/>
                <w:webHidden/>
              </w:rPr>
              <w:instrText xml:space="preserve"> PAGEREF _Toc226035100 \h </w:instrText>
            </w:r>
            <w:r>
              <w:rPr>
                <w:noProof/>
                <w:webHidden/>
              </w:rPr>
            </w:r>
            <w:r>
              <w:rPr>
                <w:noProof/>
                <w:webHidden/>
              </w:rPr>
              <w:fldChar w:fldCharType="separate"/>
            </w:r>
            <w:r>
              <w:rPr>
                <w:noProof/>
                <w:webHidden/>
              </w:rPr>
              <w:t>43</w:t>
            </w:r>
            <w:r>
              <w:rPr>
                <w:noProof/>
                <w:webHidden/>
              </w:rPr>
              <w:fldChar w:fldCharType="end"/>
            </w:r>
          </w:hyperlink>
        </w:p>
        <w:p w14:paraId="6F9AC691" w14:textId="7654E78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01" w:history="1">
            <w:r w:rsidRPr="00F63275">
              <w:rPr>
                <w:rStyle w:val="Hyperlink"/>
                <w:noProof/>
              </w:rPr>
              <w:t>17.1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Concurrent applicability of S-52 and S-57</w:t>
            </w:r>
            <w:r>
              <w:rPr>
                <w:noProof/>
                <w:webHidden/>
              </w:rPr>
              <w:tab/>
            </w:r>
            <w:r>
              <w:rPr>
                <w:noProof/>
                <w:webHidden/>
              </w:rPr>
              <w:fldChar w:fldCharType="begin"/>
            </w:r>
            <w:r>
              <w:rPr>
                <w:noProof/>
                <w:webHidden/>
              </w:rPr>
              <w:instrText xml:space="preserve"> PAGEREF _Toc226035101 \h </w:instrText>
            </w:r>
            <w:r>
              <w:rPr>
                <w:noProof/>
                <w:webHidden/>
              </w:rPr>
            </w:r>
            <w:r>
              <w:rPr>
                <w:noProof/>
                <w:webHidden/>
              </w:rPr>
              <w:fldChar w:fldCharType="separate"/>
            </w:r>
            <w:r>
              <w:rPr>
                <w:noProof/>
                <w:webHidden/>
              </w:rPr>
              <w:t>43</w:t>
            </w:r>
            <w:r>
              <w:rPr>
                <w:noProof/>
                <w:webHidden/>
              </w:rPr>
              <w:fldChar w:fldCharType="end"/>
            </w:r>
          </w:hyperlink>
        </w:p>
        <w:p w14:paraId="1FC0ACB4" w14:textId="3E95F41E"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02" w:history="1">
            <w:r w:rsidRPr="00F63275">
              <w:rPr>
                <w:rStyle w:val="Hyperlink"/>
                <w:noProof/>
              </w:rPr>
              <w:t>18</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Specifications for the display screen</w:t>
            </w:r>
            <w:r>
              <w:rPr>
                <w:noProof/>
                <w:webHidden/>
              </w:rPr>
              <w:tab/>
            </w:r>
            <w:r>
              <w:rPr>
                <w:noProof/>
                <w:webHidden/>
              </w:rPr>
              <w:fldChar w:fldCharType="begin"/>
            </w:r>
            <w:r>
              <w:rPr>
                <w:noProof/>
                <w:webHidden/>
              </w:rPr>
              <w:instrText xml:space="preserve"> PAGEREF _Toc226035102 \h </w:instrText>
            </w:r>
            <w:r>
              <w:rPr>
                <w:noProof/>
                <w:webHidden/>
              </w:rPr>
            </w:r>
            <w:r>
              <w:rPr>
                <w:noProof/>
                <w:webHidden/>
              </w:rPr>
              <w:fldChar w:fldCharType="separate"/>
            </w:r>
            <w:r>
              <w:rPr>
                <w:noProof/>
                <w:webHidden/>
              </w:rPr>
              <w:t>44</w:t>
            </w:r>
            <w:r>
              <w:rPr>
                <w:noProof/>
                <w:webHidden/>
              </w:rPr>
              <w:fldChar w:fldCharType="end"/>
            </w:r>
          </w:hyperlink>
        </w:p>
        <w:p w14:paraId="3DAE2AF7" w14:textId="66026BE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03" w:history="1">
            <w:r w:rsidRPr="00F63275">
              <w:rPr>
                <w:rStyle w:val="Hyperlink"/>
                <w:noProof/>
              </w:rPr>
              <w:t>18.1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Physical display requirements</w:t>
            </w:r>
            <w:r>
              <w:rPr>
                <w:noProof/>
                <w:webHidden/>
              </w:rPr>
              <w:tab/>
            </w:r>
            <w:r>
              <w:rPr>
                <w:noProof/>
                <w:webHidden/>
              </w:rPr>
              <w:fldChar w:fldCharType="begin"/>
            </w:r>
            <w:r>
              <w:rPr>
                <w:noProof/>
                <w:webHidden/>
              </w:rPr>
              <w:instrText xml:space="preserve"> PAGEREF _Toc226035103 \h </w:instrText>
            </w:r>
            <w:r>
              <w:rPr>
                <w:noProof/>
                <w:webHidden/>
              </w:rPr>
            </w:r>
            <w:r>
              <w:rPr>
                <w:noProof/>
                <w:webHidden/>
              </w:rPr>
              <w:fldChar w:fldCharType="separate"/>
            </w:r>
            <w:r>
              <w:rPr>
                <w:noProof/>
                <w:webHidden/>
              </w:rPr>
              <w:t>44</w:t>
            </w:r>
            <w:r>
              <w:rPr>
                <w:noProof/>
                <w:webHidden/>
              </w:rPr>
              <w:fldChar w:fldCharType="end"/>
            </w:r>
          </w:hyperlink>
        </w:p>
        <w:p w14:paraId="5DB31AB3" w14:textId="19B8181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04" w:history="1">
            <w:r w:rsidRPr="00F63275">
              <w:rPr>
                <w:rStyle w:val="Hyperlink"/>
                <w:noProof/>
              </w:rPr>
              <w:t>18.2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Colour reproduction</w:t>
            </w:r>
            <w:r>
              <w:rPr>
                <w:noProof/>
                <w:webHidden/>
              </w:rPr>
              <w:tab/>
            </w:r>
            <w:r>
              <w:rPr>
                <w:noProof/>
                <w:webHidden/>
              </w:rPr>
              <w:fldChar w:fldCharType="begin"/>
            </w:r>
            <w:r>
              <w:rPr>
                <w:noProof/>
                <w:webHidden/>
              </w:rPr>
              <w:instrText xml:space="preserve"> PAGEREF _Toc226035104 \h </w:instrText>
            </w:r>
            <w:r>
              <w:rPr>
                <w:noProof/>
                <w:webHidden/>
              </w:rPr>
            </w:r>
            <w:r>
              <w:rPr>
                <w:noProof/>
                <w:webHidden/>
              </w:rPr>
              <w:fldChar w:fldCharType="separate"/>
            </w:r>
            <w:r>
              <w:rPr>
                <w:noProof/>
                <w:webHidden/>
              </w:rPr>
              <w:t>44</w:t>
            </w:r>
            <w:r>
              <w:rPr>
                <w:noProof/>
                <w:webHidden/>
              </w:rPr>
              <w:fldChar w:fldCharType="end"/>
            </w:r>
          </w:hyperlink>
        </w:p>
        <w:p w14:paraId="3B141E1E" w14:textId="70DB10E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05" w:history="1">
            <w:r w:rsidRPr="00F63275">
              <w:rPr>
                <w:rStyle w:val="Hyperlink"/>
                <w:noProof/>
              </w:rPr>
              <w:t>18.3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Display requirements for colours</w:t>
            </w:r>
            <w:r>
              <w:rPr>
                <w:noProof/>
                <w:webHidden/>
              </w:rPr>
              <w:tab/>
            </w:r>
            <w:r>
              <w:rPr>
                <w:noProof/>
                <w:webHidden/>
              </w:rPr>
              <w:fldChar w:fldCharType="begin"/>
            </w:r>
            <w:r>
              <w:rPr>
                <w:noProof/>
                <w:webHidden/>
              </w:rPr>
              <w:instrText xml:space="preserve"> PAGEREF _Toc226035105 \h </w:instrText>
            </w:r>
            <w:r>
              <w:rPr>
                <w:noProof/>
                <w:webHidden/>
              </w:rPr>
            </w:r>
            <w:r>
              <w:rPr>
                <w:noProof/>
                <w:webHidden/>
              </w:rPr>
              <w:fldChar w:fldCharType="separate"/>
            </w:r>
            <w:r>
              <w:rPr>
                <w:noProof/>
                <w:webHidden/>
              </w:rPr>
              <w:t>44</w:t>
            </w:r>
            <w:r>
              <w:rPr>
                <w:noProof/>
                <w:webHidden/>
              </w:rPr>
              <w:fldChar w:fldCharType="end"/>
            </w:r>
          </w:hyperlink>
        </w:p>
        <w:p w14:paraId="0DD43D9E" w14:textId="52625B4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06" w:history="1">
            <w:r w:rsidRPr="00F63275">
              <w:rPr>
                <w:rStyle w:val="Hyperlink"/>
                <w:noProof/>
              </w:rPr>
              <w:t>18.3.1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General</w:t>
            </w:r>
            <w:r>
              <w:rPr>
                <w:noProof/>
                <w:webHidden/>
              </w:rPr>
              <w:tab/>
            </w:r>
            <w:r>
              <w:rPr>
                <w:noProof/>
                <w:webHidden/>
              </w:rPr>
              <w:fldChar w:fldCharType="begin"/>
            </w:r>
            <w:r>
              <w:rPr>
                <w:noProof/>
                <w:webHidden/>
              </w:rPr>
              <w:instrText xml:space="preserve"> PAGEREF _Toc226035106 \h </w:instrText>
            </w:r>
            <w:r>
              <w:rPr>
                <w:noProof/>
                <w:webHidden/>
              </w:rPr>
            </w:r>
            <w:r>
              <w:rPr>
                <w:noProof/>
                <w:webHidden/>
              </w:rPr>
              <w:fldChar w:fldCharType="separate"/>
            </w:r>
            <w:r>
              <w:rPr>
                <w:noProof/>
                <w:webHidden/>
              </w:rPr>
              <w:t>44</w:t>
            </w:r>
            <w:r>
              <w:rPr>
                <w:noProof/>
                <w:webHidden/>
              </w:rPr>
              <w:fldChar w:fldCharType="end"/>
            </w:r>
          </w:hyperlink>
        </w:p>
        <w:p w14:paraId="224C8C46" w14:textId="3161D3B3"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07" w:history="1">
            <w:r w:rsidRPr="00F63275">
              <w:rPr>
                <w:rStyle w:val="Hyperlink"/>
                <w:noProof/>
              </w:rPr>
              <w:t>18.3.2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Display calibration and verification</w:t>
            </w:r>
            <w:r>
              <w:rPr>
                <w:noProof/>
                <w:webHidden/>
              </w:rPr>
              <w:tab/>
            </w:r>
            <w:r>
              <w:rPr>
                <w:noProof/>
                <w:webHidden/>
              </w:rPr>
              <w:fldChar w:fldCharType="begin"/>
            </w:r>
            <w:r>
              <w:rPr>
                <w:noProof/>
                <w:webHidden/>
              </w:rPr>
              <w:instrText xml:space="preserve"> PAGEREF _Toc226035107 \h </w:instrText>
            </w:r>
            <w:r>
              <w:rPr>
                <w:noProof/>
                <w:webHidden/>
              </w:rPr>
            </w:r>
            <w:r>
              <w:rPr>
                <w:noProof/>
                <w:webHidden/>
              </w:rPr>
              <w:fldChar w:fldCharType="separate"/>
            </w:r>
            <w:r>
              <w:rPr>
                <w:noProof/>
                <w:webHidden/>
              </w:rPr>
              <w:t>44</w:t>
            </w:r>
            <w:r>
              <w:rPr>
                <w:noProof/>
                <w:webHidden/>
              </w:rPr>
              <w:fldChar w:fldCharType="end"/>
            </w:r>
          </w:hyperlink>
        </w:p>
        <w:p w14:paraId="6DAE23E8" w14:textId="46AFA917"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08" w:history="1">
            <w:r w:rsidRPr="00F63275">
              <w:rPr>
                <w:rStyle w:val="Hyperlink"/>
                <w:noProof/>
              </w:rPr>
              <w:t>18.3.3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Colour control, contrast and brightness controls</w:t>
            </w:r>
            <w:r>
              <w:rPr>
                <w:noProof/>
                <w:webHidden/>
              </w:rPr>
              <w:tab/>
            </w:r>
            <w:r>
              <w:rPr>
                <w:noProof/>
                <w:webHidden/>
              </w:rPr>
              <w:fldChar w:fldCharType="begin"/>
            </w:r>
            <w:r>
              <w:rPr>
                <w:noProof/>
                <w:webHidden/>
              </w:rPr>
              <w:instrText xml:space="preserve"> PAGEREF _Toc226035108 \h </w:instrText>
            </w:r>
            <w:r>
              <w:rPr>
                <w:noProof/>
                <w:webHidden/>
              </w:rPr>
            </w:r>
            <w:r>
              <w:rPr>
                <w:noProof/>
                <w:webHidden/>
              </w:rPr>
              <w:fldChar w:fldCharType="separate"/>
            </w:r>
            <w:r>
              <w:rPr>
                <w:noProof/>
                <w:webHidden/>
              </w:rPr>
              <w:t>45</w:t>
            </w:r>
            <w:r>
              <w:rPr>
                <w:noProof/>
                <w:webHidden/>
              </w:rPr>
              <w:fldChar w:fldCharType="end"/>
            </w:r>
          </w:hyperlink>
        </w:p>
        <w:p w14:paraId="4CA46A40" w14:textId="209CCC7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09" w:history="1">
            <w:r w:rsidRPr="00F63275">
              <w:rPr>
                <w:rStyle w:val="Hyperlink"/>
                <w:noProof/>
              </w:rPr>
              <w:t>18.3.4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Effect of controls</w:t>
            </w:r>
            <w:r>
              <w:rPr>
                <w:noProof/>
                <w:webHidden/>
              </w:rPr>
              <w:tab/>
            </w:r>
            <w:r>
              <w:rPr>
                <w:noProof/>
                <w:webHidden/>
              </w:rPr>
              <w:fldChar w:fldCharType="begin"/>
            </w:r>
            <w:r>
              <w:rPr>
                <w:noProof/>
                <w:webHidden/>
              </w:rPr>
              <w:instrText xml:space="preserve"> PAGEREF _Toc226035109 \h </w:instrText>
            </w:r>
            <w:r>
              <w:rPr>
                <w:noProof/>
                <w:webHidden/>
              </w:rPr>
            </w:r>
            <w:r>
              <w:rPr>
                <w:noProof/>
                <w:webHidden/>
              </w:rPr>
              <w:fldChar w:fldCharType="separate"/>
            </w:r>
            <w:r>
              <w:rPr>
                <w:noProof/>
                <w:webHidden/>
              </w:rPr>
              <w:t>45</w:t>
            </w:r>
            <w:r>
              <w:rPr>
                <w:noProof/>
                <w:webHidden/>
              </w:rPr>
              <w:fldChar w:fldCharType="end"/>
            </w:r>
          </w:hyperlink>
        </w:p>
        <w:p w14:paraId="5A8CF38A" w14:textId="3191D90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0" w:history="1">
            <w:r w:rsidRPr="00F63275">
              <w:rPr>
                <w:rStyle w:val="Hyperlink"/>
                <w:noProof/>
              </w:rPr>
              <w:t>18.3.5</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Use of the controls</w:t>
            </w:r>
            <w:r>
              <w:rPr>
                <w:noProof/>
                <w:webHidden/>
              </w:rPr>
              <w:tab/>
            </w:r>
            <w:r>
              <w:rPr>
                <w:noProof/>
                <w:webHidden/>
              </w:rPr>
              <w:fldChar w:fldCharType="begin"/>
            </w:r>
            <w:r>
              <w:rPr>
                <w:noProof/>
                <w:webHidden/>
              </w:rPr>
              <w:instrText xml:space="preserve"> PAGEREF _Toc226035110 \h </w:instrText>
            </w:r>
            <w:r>
              <w:rPr>
                <w:noProof/>
                <w:webHidden/>
              </w:rPr>
            </w:r>
            <w:r>
              <w:rPr>
                <w:noProof/>
                <w:webHidden/>
              </w:rPr>
              <w:fldChar w:fldCharType="separate"/>
            </w:r>
            <w:r>
              <w:rPr>
                <w:noProof/>
                <w:webHidden/>
              </w:rPr>
              <w:t>45</w:t>
            </w:r>
            <w:r>
              <w:rPr>
                <w:noProof/>
                <w:webHidden/>
              </w:rPr>
              <w:fldChar w:fldCharType="end"/>
            </w:r>
          </w:hyperlink>
        </w:p>
        <w:p w14:paraId="6C67CA40" w14:textId="1485189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1" w:history="1">
            <w:r w:rsidRPr="00F63275">
              <w:rPr>
                <w:rStyle w:val="Hyperlink"/>
                <w:noProof/>
              </w:rPr>
              <w:t>18.3.6</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Setting the controls for route monitoring</w:t>
            </w:r>
            <w:r>
              <w:rPr>
                <w:noProof/>
                <w:webHidden/>
              </w:rPr>
              <w:tab/>
            </w:r>
            <w:r>
              <w:rPr>
                <w:noProof/>
                <w:webHidden/>
              </w:rPr>
              <w:fldChar w:fldCharType="begin"/>
            </w:r>
            <w:r>
              <w:rPr>
                <w:noProof/>
                <w:webHidden/>
              </w:rPr>
              <w:instrText xml:space="preserve"> PAGEREF _Toc226035111 \h </w:instrText>
            </w:r>
            <w:r>
              <w:rPr>
                <w:noProof/>
                <w:webHidden/>
              </w:rPr>
            </w:r>
            <w:r>
              <w:rPr>
                <w:noProof/>
                <w:webHidden/>
              </w:rPr>
              <w:fldChar w:fldCharType="separate"/>
            </w:r>
            <w:r>
              <w:rPr>
                <w:noProof/>
                <w:webHidden/>
              </w:rPr>
              <w:t>45</w:t>
            </w:r>
            <w:r>
              <w:rPr>
                <w:noProof/>
                <w:webHidden/>
              </w:rPr>
              <w:fldChar w:fldCharType="end"/>
            </w:r>
          </w:hyperlink>
        </w:p>
        <w:p w14:paraId="64C6E046" w14:textId="267268D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12" w:history="1">
            <w:r w:rsidRPr="00F63275">
              <w:rPr>
                <w:rStyle w:val="Hyperlink"/>
                <w:noProof/>
              </w:rPr>
              <w:t>18.4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Colour display capability</w:t>
            </w:r>
            <w:r>
              <w:rPr>
                <w:noProof/>
                <w:webHidden/>
              </w:rPr>
              <w:tab/>
            </w:r>
            <w:r>
              <w:rPr>
                <w:noProof/>
                <w:webHidden/>
              </w:rPr>
              <w:fldChar w:fldCharType="begin"/>
            </w:r>
            <w:r>
              <w:rPr>
                <w:noProof/>
                <w:webHidden/>
              </w:rPr>
              <w:instrText xml:space="preserve"> PAGEREF _Toc226035112 \h </w:instrText>
            </w:r>
            <w:r>
              <w:rPr>
                <w:noProof/>
                <w:webHidden/>
              </w:rPr>
            </w:r>
            <w:r>
              <w:rPr>
                <w:noProof/>
                <w:webHidden/>
              </w:rPr>
              <w:fldChar w:fldCharType="separate"/>
            </w:r>
            <w:r>
              <w:rPr>
                <w:noProof/>
                <w:webHidden/>
              </w:rPr>
              <w:t>46</w:t>
            </w:r>
            <w:r>
              <w:rPr>
                <w:noProof/>
                <w:webHidden/>
              </w:rPr>
              <w:fldChar w:fldCharType="end"/>
            </w:r>
          </w:hyperlink>
        </w:p>
        <w:p w14:paraId="3C96D457" w14:textId="408AE491"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3" w:history="1">
            <w:r w:rsidRPr="00F63275">
              <w:rPr>
                <w:rStyle w:val="Hyperlink"/>
                <w:noProof/>
              </w:rPr>
              <w:t>18.4.1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Colour conversion tolerances and tests</w:t>
            </w:r>
            <w:r>
              <w:rPr>
                <w:noProof/>
                <w:webHidden/>
              </w:rPr>
              <w:tab/>
            </w:r>
            <w:r>
              <w:rPr>
                <w:noProof/>
                <w:webHidden/>
              </w:rPr>
              <w:fldChar w:fldCharType="begin"/>
            </w:r>
            <w:r>
              <w:rPr>
                <w:noProof/>
                <w:webHidden/>
              </w:rPr>
              <w:instrText xml:space="preserve"> PAGEREF _Toc226035113 \h </w:instrText>
            </w:r>
            <w:r>
              <w:rPr>
                <w:noProof/>
                <w:webHidden/>
              </w:rPr>
            </w:r>
            <w:r>
              <w:rPr>
                <w:noProof/>
                <w:webHidden/>
              </w:rPr>
              <w:fldChar w:fldCharType="separate"/>
            </w:r>
            <w:r>
              <w:rPr>
                <w:noProof/>
                <w:webHidden/>
              </w:rPr>
              <w:t>46</w:t>
            </w:r>
            <w:r>
              <w:rPr>
                <w:noProof/>
                <w:webHidden/>
              </w:rPr>
              <w:fldChar w:fldCharType="end"/>
            </w:r>
          </w:hyperlink>
        </w:p>
        <w:p w14:paraId="015CF190" w14:textId="6A40562F"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14" w:history="1">
            <w:r w:rsidRPr="00F63275">
              <w:rPr>
                <w:rStyle w:val="Hyperlink"/>
                <w:noProof/>
              </w:rPr>
              <w:t>18.5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ECDIS Chart 1 and Colour (Differentiation) Test Diagram</w:t>
            </w:r>
            <w:r>
              <w:rPr>
                <w:noProof/>
                <w:webHidden/>
              </w:rPr>
              <w:tab/>
            </w:r>
            <w:r>
              <w:rPr>
                <w:noProof/>
                <w:webHidden/>
              </w:rPr>
              <w:fldChar w:fldCharType="begin"/>
            </w:r>
            <w:r>
              <w:rPr>
                <w:noProof/>
                <w:webHidden/>
              </w:rPr>
              <w:instrText xml:space="preserve"> PAGEREF _Toc226035114 \h </w:instrText>
            </w:r>
            <w:r>
              <w:rPr>
                <w:noProof/>
                <w:webHidden/>
              </w:rPr>
            </w:r>
            <w:r>
              <w:rPr>
                <w:noProof/>
                <w:webHidden/>
              </w:rPr>
              <w:fldChar w:fldCharType="separate"/>
            </w:r>
            <w:r>
              <w:rPr>
                <w:noProof/>
                <w:webHidden/>
              </w:rPr>
              <w:t>48</w:t>
            </w:r>
            <w:r>
              <w:rPr>
                <w:noProof/>
                <w:webHidden/>
              </w:rPr>
              <w:fldChar w:fldCharType="end"/>
            </w:r>
          </w:hyperlink>
        </w:p>
        <w:p w14:paraId="65ABE0A0" w14:textId="016795F1"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15" w:history="1">
            <w:r w:rsidRPr="00F63275">
              <w:rPr>
                <w:rStyle w:val="Hyperlink"/>
                <w:noProof/>
              </w:rPr>
              <w:t>18.6</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Use of ECDIS Chart 1 and Colour Test Diagram</w:t>
            </w:r>
            <w:r>
              <w:rPr>
                <w:noProof/>
                <w:webHidden/>
              </w:rPr>
              <w:tab/>
            </w:r>
            <w:r>
              <w:rPr>
                <w:noProof/>
                <w:webHidden/>
              </w:rPr>
              <w:fldChar w:fldCharType="begin"/>
            </w:r>
            <w:r>
              <w:rPr>
                <w:noProof/>
                <w:webHidden/>
              </w:rPr>
              <w:instrText xml:space="preserve"> PAGEREF _Toc226035115 \h </w:instrText>
            </w:r>
            <w:r>
              <w:rPr>
                <w:noProof/>
                <w:webHidden/>
              </w:rPr>
            </w:r>
            <w:r>
              <w:rPr>
                <w:noProof/>
                <w:webHidden/>
              </w:rPr>
              <w:fldChar w:fldCharType="separate"/>
            </w:r>
            <w:r>
              <w:rPr>
                <w:noProof/>
                <w:webHidden/>
              </w:rPr>
              <w:t>48</w:t>
            </w:r>
            <w:r>
              <w:rPr>
                <w:noProof/>
                <w:webHidden/>
              </w:rPr>
              <w:fldChar w:fldCharType="end"/>
            </w:r>
          </w:hyperlink>
        </w:p>
        <w:p w14:paraId="0DD546A0" w14:textId="7A751915"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6" w:history="1">
            <w:r w:rsidRPr="00F63275">
              <w:rPr>
                <w:rStyle w:val="Hyperlink"/>
                <w:noProof/>
              </w:rPr>
              <w:t>18.6.1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Specification for ECDIS Chart 1 and the Colour Test Diagram</w:t>
            </w:r>
            <w:r>
              <w:rPr>
                <w:noProof/>
                <w:webHidden/>
              </w:rPr>
              <w:tab/>
            </w:r>
            <w:r>
              <w:rPr>
                <w:noProof/>
                <w:webHidden/>
              </w:rPr>
              <w:fldChar w:fldCharType="begin"/>
            </w:r>
            <w:r>
              <w:rPr>
                <w:noProof/>
                <w:webHidden/>
              </w:rPr>
              <w:instrText xml:space="preserve"> PAGEREF _Toc226035116 \h </w:instrText>
            </w:r>
            <w:r>
              <w:rPr>
                <w:noProof/>
                <w:webHidden/>
              </w:rPr>
            </w:r>
            <w:r>
              <w:rPr>
                <w:noProof/>
                <w:webHidden/>
              </w:rPr>
              <w:fldChar w:fldCharType="separate"/>
            </w:r>
            <w:r>
              <w:rPr>
                <w:noProof/>
                <w:webHidden/>
              </w:rPr>
              <w:t>48</w:t>
            </w:r>
            <w:r>
              <w:rPr>
                <w:noProof/>
                <w:webHidden/>
              </w:rPr>
              <w:fldChar w:fldCharType="end"/>
            </w:r>
          </w:hyperlink>
        </w:p>
        <w:p w14:paraId="4A0327AA" w14:textId="1455A17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7" w:history="1">
            <w:r w:rsidRPr="00F63275">
              <w:rPr>
                <w:rStyle w:val="Hyperlink"/>
                <w:noProof/>
              </w:rPr>
              <w:t>18.6.2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The Colour Test Diagram</w:t>
            </w:r>
            <w:r>
              <w:rPr>
                <w:noProof/>
                <w:webHidden/>
              </w:rPr>
              <w:tab/>
            </w:r>
            <w:r>
              <w:rPr>
                <w:noProof/>
                <w:webHidden/>
              </w:rPr>
              <w:fldChar w:fldCharType="begin"/>
            </w:r>
            <w:r>
              <w:rPr>
                <w:noProof/>
                <w:webHidden/>
              </w:rPr>
              <w:instrText xml:space="preserve"> PAGEREF _Toc226035117 \h </w:instrText>
            </w:r>
            <w:r>
              <w:rPr>
                <w:noProof/>
                <w:webHidden/>
              </w:rPr>
            </w:r>
            <w:r>
              <w:rPr>
                <w:noProof/>
                <w:webHidden/>
              </w:rPr>
              <w:fldChar w:fldCharType="separate"/>
            </w:r>
            <w:r>
              <w:rPr>
                <w:noProof/>
                <w:webHidden/>
              </w:rPr>
              <w:t>48</w:t>
            </w:r>
            <w:r>
              <w:rPr>
                <w:noProof/>
                <w:webHidden/>
              </w:rPr>
              <w:fldChar w:fldCharType="end"/>
            </w:r>
          </w:hyperlink>
        </w:p>
        <w:p w14:paraId="76157FCB" w14:textId="763896B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8" w:history="1">
            <w:r w:rsidRPr="00F63275">
              <w:rPr>
                <w:rStyle w:val="Hyperlink"/>
                <w:noProof/>
              </w:rPr>
              <w:t>18.6.3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Relationship to S-57 Chart 1</w:t>
            </w:r>
            <w:r>
              <w:rPr>
                <w:noProof/>
                <w:webHidden/>
              </w:rPr>
              <w:tab/>
            </w:r>
            <w:r>
              <w:rPr>
                <w:noProof/>
                <w:webHidden/>
              </w:rPr>
              <w:fldChar w:fldCharType="begin"/>
            </w:r>
            <w:r>
              <w:rPr>
                <w:noProof/>
                <w:webHidden/>
              </w:rPr>
              <w:instrText xml:space="preserve"> PAGEREF _Toc226035118 \h </w:instrText>
            </w:r>
            <w:r>
              <w:rPr>
                <w:noProof/>
                <w:webHidden/>
              </w:rPr>
            </w:r>
            <w:r>
              <w:rPr>
                <w:noProof/>
                <w:webHidden/>
              </w:rPr>
              <w:fldChar w:fldCharType="separate"/>
            </w:r>
            <w:r>
              <w:rPr>
                <w:noProof/>
                <w:webHidden/>
              </w:rPr>
              <w:t>50</w:t>
            </w:r>
            <w:r>
              <w:rPr>
                <w:noProof/>
                <w:webHidden/>
              </w:rPr>
              <w:fldChar w:fldCharType="end"/>
            </w:r>
          </w:hyperlink>
        </w:p>
        <w:p w14:paraId="31D48330" w14:textId="0AD0E322"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19" w:history="1">
            <w:r w:rsidRPr="00F63275">
              <w:rPr>
                <w:rStyle w:val="Hyperlink"/>
                <w:noProof/>
              </w:rPr>
              <w:t>18.6.4</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The Black-adjust symbol</w:t>
            </w:r>
            <w:r>
              <w:rPr>
                <w:noProof/>
                <w:webHidden/>
              </w:rPr>
              <w:tab/>
            </w:r>
            <w:r>
              <w:rPr>
                <w:noProof/>
                <w:webHidden/>
              </w:rPr>
              <w:fldChar w:fldCharType="begin"/>
            </w:r>
            <w:r>
              <w:rPr>
                <w:noProof/>
                <w:webHidden/>
              </w:rPr>
              <w:instrText xml:space="preserve"> PAGEREF _Toc226035119 \h </w:instrText>
            </w:r>
            <w:r>
              <w:rPr>
                <w:noProof/>
                <w:webHidden/>
              </w:rPr>
            </w:r>
            <w:r>
              <w:rPr>
                <w:noProof/>
                <w:webHidden/>
              </w:rPr>
              <w:fldChar w:fldCharType="separate"/>
            </w:r>
            <w:r>
              <w:rPr>
                <w:noProof/>
                <w:webHidden/>
              </w:rPr>
              <w:t>50</w:t>
            </w:r>
            <w:r>
              <w:rPr>
                <w:noProof/>
                <w:webHidden/>
              </w:rPr>
              <w:fldChar w:fldCharType="end"/>
            </w:r>
          </w:hyperlink>
        </w:p>
        <w:p w14:paraId="40B98667" w14:textId="263F1D9F"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20" w:history="1">
            <w:r w:rsidRPr="00F63275">
              <w:rPr>
                <w:rStyle w:val="Hyperlink"/>
                <w:noProof/>
              </w:rPr>
              <w:t>19</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Dataset Management</w:t>
            </w:r>
            <w:r>
              <w:rPr>
                <w:noProof/>
                <w:webHidden/>
              </w:rPr>
              <w:tab/>
            </w:r>
            <w:r>
              <w:rPr>
                <w:noProof/>
                <w:webHidden/>
              </w:rPr>
              <w:fldChar w:fldCharType="begin"/>
            </w:r>
            <w:r>
              <w:rPr>
                <w:noProof/>
                <w:webHidden/>
              </w:rPr>
              <w:instrText xml:space="preserve"> PAGEREF _Toc226035120 \h </w:instrText>
            </w:r>
            <w:r>
              <w:rPr>
                <w:noProof/>
                <w:webHidden/>
              </w:rPr>
            </w:r>
            <w:r>
              <w:rPr>
                <w:noProof/>
                <w:webHidden/>
              </w:rPr>
              <w:fldChar w:fldCharType="separate"/>
            </w:r>
            <w:r>
              <w:rPr>
                <w:noProof/>
                <w:webHidden/>
              </w:rPr>
              <w:t>50</w:t>
            </w:r>
            <w:r>
              <w:rPr>
                <w:noProof/>
                <w:webHidden/>
              </w:rPr>
              <w:fldChar w:fldCharType="end"/>
            </w:r>
          </w:hyperlink>
        </w:p>
        <w:p w14:paraId="2865FF93" w14:textId="2A8ED57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21" w:history="1">
            <w:r w:rsidRPr="00F63275">
              <w:rPr>
                <w:rStyle w:val="Hyperlink"/>
                <w:noProof/>
              </w:rPr>
              <w:t>19.1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Multiple Feature and Portrayal Catalogues</w:t>
            </w:r>
            <w:r>
              <w:rPr>
                <w:noProof/>
                <w:webHidden/>
              </w:rPr>
              <w:tab/>
            </w:r>
            <w:r>
              <w:rPr>
                <w:noProof/>
                <w:webHidden/>
              </w:rPr>
              <w:fldChar w:fldCharType="begin"/>
            </w:r>
            <w:r>
              <w:rPr>
                <w:noProof/>
                <w:webHidden/>
              </w:rPr>
              <w:instrText xml:space="preserve"> PAGEREF _Toc226035121 \h </w:instrText>
            </w:r>
            <w:r>
              <w:rPr>
                <w:noProof/>
                <w:webHidden/>
              </w:rPr>
            </w:r>
            <w:r>
              <w:rPr>
                <w:noProof/>
                <w:webHidden/>
              </w:rPr>
              <w:fldChar w:fldCharType="separate"/>
            </w:r>
            <w:r>
              <w:rPr>
                <w:noProof/>
                <w:webHidden/>
              </w:rPr>
              <w:t>51</w:t>
            </w:r>
            <w:r>
              <w:rPr>
                <w:noProof/>
                <w:webHidden/>
              </w:rPr>
              <w:fldChar w:fldCharType="end"/>
            </w:r>
          </w:hyperlink>
        </w:p>
        <w:p w14:paraId="6C0A824A" w14:textId="4A8160A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23" w:history="1">
            <w:r w:rsidRPr="00F63275">
              <w:rPr>
                <w:rStyle w:val="Hyperlink"/>
                <w:noProof/>
              </w:rPr>
              <w:t>19.2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Portrayal and feature catalogue compatibility</w:t>
            </w:r>
            <w:r>
              <w:rPr>
                <w:noProof/>
                <w:webHidden/>
              </w:rPr>
              <w:tab/>
            </w:r>
            <w:r>
              <w:rPr>
                <w:noProof/>
                <w:webHidden/>
              </w:rPr>
              <w:fldChar w:fldCharType="begin"/>
            </w:r>
            <w:r>
              <w:rPr>
                <w:noProof/>
                <w:webHidden/>
              </w:rPr>
              <w:instrText xml:space="preserve"> PAGEREF _Toc226035123 \h </w:instrText>
            </w:r>
            <w:r>
              <w:rPr>
                <w:noProof/>
                <w:webHidden/>
              </w:rPr>
            </w:r>
            <w:r>
              <w:rPr>
                <w:noProof/>
                <w:webHidden/>
              </w:rPr>
              <w:fldChar w:fldCharType="separate"/>
            </w:r>
            <w:r>
              <w:rPr>
                <w:noProof/>
                <w:webHidden/>
              </w:rPr>
              <w:t>52</w:t>
            </w:r>
            <w:r>
              <w:rPr>
                <w:noProof/>
                <w:webHidden/>
              </w:rPr>
              <w:fldChar w:fldCharType="end"/>
            </w:r>
          </w:hyperlink>
        </w:p>
        <w:p w14:paraId="6A35538E" w14:textId="1413887D"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24" w:history="1">
            <w:r w:rsidRPr="00F63275">
              <w:rPr>
                <w:rStyle w:val="Hyperlink"/>
                <w:noProof/>
              </w:rPr>
              <w:t>19.3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Dataset overlaps and gaps</w:t>
            </w:r>
            <w:r>
              <w:rPr>
                <w:noProof/>
                <w:webHidden/>
              </w:rPr>
              <w:tab/>
            </w:r>
            <w:r>
              <w:rPr>
                <w:noProof/>
                <w:webHidden/>
              </w:rPr>
              <w:fldChar w:fldCharType="begin"/>
            </w:r>
            <w:r>
              <w:rPr>
                <w:noProof/>
                <w:webHidden/>
              </w:rPr>
              <w:instrText xml:space="preserve"> PAGEREF _Toc226035124 \h </w:instrText>
            </w:r>
            <w:r>
              <w:rPr>
                <w:noProof/>
                <w:webHidden/>
              </w:rPr>
            </w:r>
            <w:r>
              <w:rPr>
                <w:noProof/>
                <w:webHidden/>
              </w:rPr>
              <w:fldChar w:fldCharType="separate"/>
            </w:r>
            <w:r>
              <w:rPr>
                <w:noProof/>
                <w:webHidden/>
              </w:rPr>
              <w:t>52</w:t>
            </w:r>
            <w:r>
              <w:rPr>
                <w:noProof/>
                <w:webHidden/>
              </w:rPr>
              <w:fldChar w:fldCharType="end"/>
            </w:r>
          </w:hyperlink>
        </w:p>
        <w:p w14:paraId="1AD36666" w14:textId="493AF6A6"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25" w:history="1">
            <w:r w:rsidRPr="00F63275">
              <w:rPr>
                <w:rStyle w:val="Hyperlink"/>
                <w:noProof/>
              </w:rPr>
              <w:t>19.3.1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Overlaps in ENC coverage</w:t>
            </w:r>
            <w:r>
              <w:rPr>
                <w:noProof/>
                <w:webHidden/>
              </w:rPr>
              <w:tab/>
            </w:r>
            <w:r>
              <w:rPr>
                <w:noProof/>
                <w:webHidden/>
              </w:rPr>
              <w:fldChar w:fldCharType="begin"/>
            </w:r>
            <w:r>
              <w:rPr>
                <w:noProof/>
                <w:webHidden/>
              </w:rPr>
              <w:instrText xml:space="preserve"> PAGEREF _Toc226035125 \h </w:instrText>
            </w:r>
            <w:r>
              <w:rPr>
                <w:noProof/>
                <w:webHidden/>
              </w:rPr>
            </w:r>
            <w:r>
              <w:rPr>
                <w:noProof/>
                <w:webHidden/>
              </w:rPr>
              <w:fldChar w:fldCharType="separate"/>
            </w:r>
            <w:r>
              <w:rPr>
                <w:noProof/>
                <w:webHidden/>
              </w:rPr>
              <w:t>52</w:t>
            </w:r>
            <w:r>
              <w:rPr>
                <w:noProof/>
                <w:webHidden/>
              </w:rPr>
              <w:fldChar w:fldCharType="end"/>
            </w:r>
          </w:hyperlink>
        </w:p>
        <w:p w14:paraId="3B0C1B8A" w14:textId="25263444"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26" w:history="1">
            <w:r w:rsidRPr="00F63275">
              <w:rPr>
                <w:rStyle w:val="Hyperlink"/>
                <w:noProof/>
              </w:rPr>
              <w:t>19.3.2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Overlaps and gaps between other data products</w:t>
            </w:r>
            <w:r>
              <w:rPr>
                <w:noProof/>
                <w:webHidden/>
              </w:rPr>
              <w:tab/>
            </w:r>
            <w:r>
              <w:rPr>
                <w:noProof/>
                <w:webHidden/>
              </w:rPr>
              <w:fldChar w:fldCharType="begin"/>
            </w:r>
            <w:r>
              <w:rPr>
                <w:noProof/>
                <w:webHidden/>
              </w:rPr>
              <w:instrText xml:space="preserve"> PAGEREF _Toc226035126 \h </w:instrText>
            </w:r>
            <w:r>
              <w:rPr>
                <w:noProof/>
                <w:webHidden/>
              </w:rPr>
            </w:r>
            <w:r>
              <w:rPr>
                <w:noProof/>
                <w:webHidden/>
              </w:rPr>
              <w:fldChar w:fldCharType="separate"/>
            </w:r>
            <w:r>
              <w:rPr>
                <w:noProof/>
                <w:webHidden/>
              </w:rPr>
              <w:t>52</w:t>
            </w:r>
            <w:r>
              <w:rPr>
                <w:noProof/>
                <w:webHidden/>
              </w:rPr>
              <w:fldChar w:fldCharType="end"/>
            </w:r>
          </w:hyperlink>
        </w:p>
        <w:p w14:paraId="5A8957B8" w14:textId="07AA2FD4"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27" w:history="1">
            <w:r w:rsidRPr="00F63275">
              <w:rPr>
                <w:rStyle w:val="Hyperlink"/>
                <w:noProof/>
              </w:rPr>
              <w:t>19.4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Updating Datasets on ECDIS</w:t>
            </w:r>
            <w:r>
              <w:rPr>
                <w:noProof/>
                <w:webHidden/>
              </w:rPr>
              <w:tab/>
            </w:r>
            <w:r>
              <w:rPr>
                <w:noProof/>
                <w:webHidden/>
              </w:rPr>
              <w:fldChar w:fldCharType="begin"/>
            </w:r>
            <w:r>
              <w:rPr>
                <w:noProof/>
                <w:webHidden/>
              </w:rPr>
              <w:instrText xml:space="preserve"> PAGEREF _Toc226035127 \h </w:instrText>
            </w:r>
            <w:r>
              <w:rPr>
                <w:noProof/>
                <w:webHidden/>
              </w:rPr>
            </w:r>
            <w:r>
              <w:rPr>
                <w:noProof/>
                <w:webHidden/>
              </w:rPr>
              <w:fldChar w:fldCharType="separate"/>
            </w:r>
            <w:r>
              <w:rPr>
                <w:noProof/>
                <w:webHidden/>
              </w:rPr>
              <w:t>52</w:t>
            </w:r>
            <w:r>
              <w:rPr>
                <w:noProof/>
                <w:webHidden/>
              </w:rPr>
              <w:fldChar w:fldCharType="end"/>
            </w:r>
          </w:hyperlink>
        </w:p>
        <w:p w14:paraId="61F71ED5" w14:textId="503ADD7E"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28" w:history="1">
            <w:r w:rsidRPr="00F63275">
              <w:rPr>
                <w:rStyle w:val="Hyperlink"/>
                <w:noProof/>
              </w:rPr>
              <w:t>19.4.1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_Toc226035128 \h </w:instrText>
            </w:r>
            <w:r>
              <w:rPr>
                <w:noProof/>
                <w:webHidden/>
              </w:rPr>
            </w:r>
            <w:r>
              <w:rPr>
                <w:noProof/>
                <w:webHidden/>
              </w:rPr>
              <w:fldChar w:fldCharType="separate"/>
            </w:r>
            <w:r>
              <w:rPr>
                <w:noProof/>
                <w:webHidden/>
              </w:rPr>
              <w:t>52</w:t>
            </w:r>
            <w:r>
              <w:rPr>
                <w:noProof/>
                <w:webHidden/>
              </w:rPr>
              <w:fldChar w:fldCharType="end"/>
            </w:r>
          </w:hyperlink>
        </w:p>
        <w:p w14:paraId="6066CE48" w14:textId="052C25EA"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29" w:history="1">
            <w:r w:rsidRPr="00F63275">
              <w:rPr>
                <w:rStyle w:val="Hyperlink"/>
                <w:noProof/>
              </w:rPr>
              <w:t>19.4.2</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General requirements</w:t>
            </w:r>
            <w:r>
              <w:rPr>
                <w:noProof/>
                <w:webHidden/>
              </w:rPr>
              <w:tab/>
            </w:r>
            <w:r>
              <w:rPr>
                <w:noProof/>
                <w:webHidden/>
              </w:rPr>
              <w:fldChar w:fldCharType="begin"/>
            </w:r>
            <w:r>
              <w:rPr>
                <w:noProof/>
                <w:webHidden/>
              </w:rPr>
              <w:instrText xml:space="preserve"> PAGEREF _Toc226035129 \h </w:instrText>
            </w:r>
            <w:r>
              <w:rPr>
                <w:noProof/>
                <w:webHidden/>
              </w:rPr>
            </w:r>
            <w:r>
              <w:rPr>
                <w:noProof/>
                <w:webHidden/>
              </w:rPr>
              <w:fldChar w:fldCharType="separate"/>
            </w:r>
            <w:r>
              <w:rPr>
                <w:noProof/>
                <w:webHidden/>
              </w:rPr>
              <w:t>53</w:t>
            </w:r>
            <w:r>
              <w:rPr>
                <w:noProof/>
                <w:webHidden/>
              </w:rPr>
              <w:fldChar w:fldCharType="end"/>
            </w:r>
          </w:hyperlink>
        </w:p>
        <w:p w14:paraId="6304987D" w14:textId="5332B73D"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30" w:history="1">
            <w:r w:rsidRPr="00F63275">
              <w:rPr>
                <w:rStyle w:val="Hyperlink"/>
                <w:noProof/>
              </w:rPr>
              <w:t>19.4.3</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rPr>
              <w:t>Automatic Update</w:t>
            </w:r>
            <w:r>
              <w:rPr>
                <w:noProof/>
                <w:webHidden/>
              </w:rPr>
              <w:tab/>
            </w:r>
            <w:r>
              <w:rPr>
                <w:noProof/>
                <w:webHidden/>
              </w:rPr>
              <w:fldChar w:fldCharType="begin"/>
            </w:r>
            <w:r>
              <w:rPr>
                <w:noProof/>
                <w:webHidden/>
              </w:rPr>
              <w:instrText xml:space="preserve"> PAGEREF _Toc226035130 \h </w:instrText>
            </w:r>
            <w:r>
              <w:rPr>
                <w:noProof/>
                <w:webHidden/>
              </w:rPr>
            </w:r>
            <w:r>
              <w:rPr>
                <w:noProof/>
                <w:webHidden/>
              </w:rPr>
              <w:fldChar w:fldCharType="separate"/>
            </w:r>
            <w:r>
              <w:rPr>
                <w:noProof/>
                <w:webHidden/>
              </w:rPr>
              <w:t>53</w:t>
            </w:r>
            <w:r>
              <w:rPr>
                <w:noProof/>
                <w:webHidden/>
              </w:rPr>
              <w:fldChar w:fldCharType="end"/>
            </w:r>
          </w:hyperlink>
        </w:p>
        <w:p w14:paraId="425AE8AC" w14:textId="01F88EB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1" w:history="1">
            <w:r w:rsidRPr="00F63275">
              <w:rPr>
                <w:rStyle w:val="Hyperlink"/>
                <w:noProof/>
              </w:rPr>
              <w:t>19.5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New editions, re-issues, cancellations and updates of datasets</w:t>
            </w:r>
            <w:r>
              <w:rPr>
                <w:noProof/>
                <w:webHidden/>
              </w:rPr>
              <w:tab/>
            </w:r>
            <w:r>
              <w:rPr>
                <w:noProof/>
                <w:webHidden/>
              </w:rPr>
              <w:fldChar w:fldCharType="begin"/>
            </w:r>
            <w:r>
              <w:rPr>
                <w:noProof/>
                <w:webHidden/>
              </w:rPr>
              <w:instrText xml:space="preserve"> PAGEREF _Toc226035131 \h </w:instrText>
            </w:r>
            <w:r>
              <w:rPr>
                <w:noProof/>
                <w:webHidden/>
              </w:rPr>
            </w:r>
            <w:r>
              <w:rPr>
                <w:noProof/>
                <w:webHidden/>
              </w:rPr>
              <w:fldChar w:fldCharType="separate"/>
            </w:r>
            <w:r>
              <w:rPr>
                <w:noProof/>
                <w:webHidden/>
              </w:rPr>
              <w:t>54</w:t>
            </w:r>
            <w:r>
              <w:rPr>
                <w:noProof/>
                <w:webHidden/>
              </w:rPr>
              <w:fldChar w:fldCharType="end"/>
            </w:r>
          </w:hyperlink>
        </w:p>
        <w:p w14:paraId="349CF297" w14:textId="4D982C0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32" w:history="1">
            <w:r w:rsidRPr="00F63275">
              <w:rPr>
                <w:rStyle w:val="Hyperlink"/>
                <w:noProof/>
              </w:rPr>
              <w:t>20</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Dataset Support Files</w:t>
            </w:r>
            <w:r>
              <w:rPr>
                <w:noProof/>
                <w:webHidden/>
              </w:rPr>
              <w:tab/>
            </w:r>
            <w:r>
              <w:rPr>
                <w:noProof/>
                <w:webHidden/>
              </w:rPr>
              <w:fldChar w:fldCharType="begin"/>
            </w:r>
            <w:r>
              <w:rPr>
                <w:noProof/>
                <w:webHidden/>
              </w:rPr>
              <w:instrText xml:space="preserve"> PAGEREF _Toc226035132 \h </w:instrText>
            </w:r>
            <w:r>
              <w:rPr>
                <w:noProof/>
                <w:webHidden/>
              </w:rPr>
            </w:r>
            <w:r>
              <w:rPr>
                <w:noProof/>
                <w:webHidden/>
              </w:rPr>
              <w:fldChar w:fldCharType="separate"/>
            </w:r>
            <w:r>
              <w:rPr>
                <w:noProof/>
                <w:webHidden/>
              </w:rPr>
              <w:t>54</w:t>
            </w:r>
            <w:r>
              <w:rPr>
                <w:noProof/>
                <w:webHidden/>
              </w:rPr>
              <w:fldChar w:fldCharType="end"/>
            </w:r>
          </w:hyperlink>
        </w:p>
        <w:p w14:paraId="0413581C" w14:textId="1D923E1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3" w:history="1">
            <w:r w:rsidRPr="00F63275">
              <w:rPr>
                <w:rStyle w:val="Hyperlink"/>
                <w:noProof/>
              </w:rPr>
              <w:t>20.1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Exchange set delivery</w:t>
            </w:r>
            <w:r>
              <w:rPr>
                <w:noProof/>
                <w:webHidden/>
              </w:rPr>
              <w:tab/>
            </w:r>
            <w:r>
              <w:rPr>
                <w:noProof/>
                <w:webHidden/>
              </w:rPr>
              <w:fldChar w:fldCharType="begin"/>
            </w:r>
            <w:r>
              <w:rPr>
                <w:noProof/>
                <w:webHidden/>
              </w:rPr>
              <w:instrText xml:space="preserve"> PAGEREF _Toc226035133 \h </w:instrText>
            </w:r>
            <w:r>
              <w:rPr>
                <w:noProof/>
                <w:webHidden/>
              </w:rPr>
            </w:r>
            <w:r>
              <w:rPr>
                <w:noProof/>
                <w:webHidden/>
              </w:rPr>
              <w:fldChar w:fldCharType="separate"/>
            </w:r>
            <w:r>
              <w:rPr>
                <w:noProof/>
                <w:webHidden/>
              </w:rPr>
              <w:t>54</w:t>
            </w:r>
            <w:r>
              <w:rPr>
                <w:noProof/>
                <w:webHidden/>
              </w:rPr>
              <w:fldChar w:fldCharType="end"/>
            </w:r>
          </w:hyperlink>
        </w:p>
        <w:p w14:paraId="7527E80F" w14:textId="5F25676C"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4" w:history="1">
            <w:r w:rsidRPr="00F63275">
              <w:rPr>
                <w:rStyle w:val="Hyperlink"/>
                <w:noProof/>
              </w:rPr>
              <w:t>20.2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_Toc226035134 \h </w:instrText>
            </w:r>
            <w:r>
              <w:rPr>
                <w:noProof/>
                <w:webHidden/>
              </w:rPr>
            </w:r>
            <w:r>
              <w:rPr>
                <w:noProof/>
                <w:webHidden/>
              </w:rPr>
              <w:fldChar w:fldCharType="separate"/>
            </w:r>
            <w:r>
              <w:rPr>
                <w:noProof/>
                <w:webHidden/>
              </w:rPr>
              <w:t>55</w:t>
            </w:r>
            <w:r>
              <w:rPr>
                <w:noProof/>
                <w:webHidden/>
              </w:rPr>
              <w:fldChar w:fldCharType="end"/>
            </w:r>
          </w:hyperlink>
        </w:p>
        <w:p w14:paraId="16FE8901" w14:textId="6F94207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5" w:history="1">
            <w:r w:rsidRPr="00F63275">
              <w:rPr>
                <w:rStyle w:val="Hyperlink"/>
                <w:noProof/>
              </w:rPr>
              <w:t>20.3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Dataset Support File formats.</w:t>
            </w:r>
            <w:r>
              <w:rPr>
                <w:noProof/>
                <w:webHidden/>
              </w:rPr>
              <w:tab/>
            </w:r>
            <w:r>
              <w:rPr>
                <w:noProof/>
                <w:webHidden/>
              </w:rPr>
              <w:fldChar w:fldCharType="begin"/>
            </w:r>
            <w:r>
              <w:rPr>
                <w:noProof/>
                <w:webHidden/>
              </w:rPr>
              <w:instrText xml:space="preserve"> PAGEREF _Toc226035135 \h </w:instrText>
            </w:r>
            <w:r>
              <w:rPr>
                <w:noProof/>
                <w:webHidden/>
              </w:rPr>
            </w:r>
            <w:r>
              <w:rPr>
                <w:noProof/>
                <w:webHidden/>
              </w:rPr>
              <w:fldChar w:fldCharType="separate"/>
            </w:r>
            <w:r>
              <w:rPr>
                <w:noProof/>
                <w:webHidden/>
              </w:rPr>
              <w:t>55</w:t>
            </w:r>
            <w:r>
              <w:rPr>
                <w:noProof/>
                <w:webHidden/>
              </w:rPr>
              <w:fldChar w:fldCharType="end"/>
            </w:r>
          </w:hyperlink>
        </w:p>
        <w:p w14:paraId="3DDAA116" w14:textId="6CF67E3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36" w:history="1">
            <w:r w:rsidRPr="00F63275">
              <w:rPr>
                <w:rStyle w:val="Hyperlink"/>
                <w:noProof/>
              </w:rPr>
              <w:t>Appendix A – Manual Updates</w:t>
            </w:r>
            <w:r>
              <w:rPr>
                <w:noProof/>
                <w:webHidden/>
              </w:rPr>
              <w:tab/>
            </w:r>
            <w:r>
              <w:rPr>
                <w:noProof/>
                <w:webHidden/>
              </w:rPr>
              <w:fldChar w:fldCharType="begin"/>
            </w:r>
            <w:r>
              <w:rPr>
                <w:noProof/>
                <w:webHidden/>
              </w:rPr>
              <w:instrText xml:space="preserve"> PAGEREF _Toc226035136 \h </w:instrText>
            </w:r>
            <w:r>
              <w:rPr>
                <w:noProof/>
                <w:webHidden/>
              </w:rPr>
            </w:r>
            <w:r>
              <w:rPr>
                <w:noProof/>
                <w:webHidden/>
              </w:rPr>
              <w:fldChar w:fldCharType="separate"/>
            </w:r>
            <w:r>
              <w:rPr>
                <w:noProof/>
                <w:webHidden/>
              </w:rPr>
              <w:t>57</w:t>
            </w:r>
            <w:r>
              <w:rPr>
                <w:noProof/>
                <w:webHidden/>
              </w:rPr>
              <w:fldChar w:fldCharType="end"/>
            </w:r>
          </w:hyperlink>
        </w:p>
        <w:p w14:paraId="0762ABE7" w14:textId="293FAF54"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7" w:history="1">
            <w:r w:rsidRPr="00F63275">
              <w:rPr>
                <w:rStyle w:val="Hyperlink"/>
                <w:noProof/>
              </w:rPr>
              <w:t>A-1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_Toc226035137 \h </w:instrText>
            </w:r>
            <w:r>
              <w:rPr>
                <w:noProof/>
                <w:webHidden/>
              </w:rPr>
            </w:r>
            <w:r>
              <w:rPr>
                <w:noProof/>
                <w:webHidden/>
              </w:rPr>
              <w:fldChar w:fldCharType="separate"/>
            </w:r>
            <w:r>
              <w:rPr>
                <w:noProof/>
                <w:webHidden/>
              </w:rPr>
              <w:t>57</w:t>
            </w:r>
            <w:r>
              <w:rPr>
                <w:noProof/>
                <w:webHidden/>
              </w:rPr>
              <w:fldChar w:fldCharType="end"/>
            </w:r>
          </w:hyperlink>
        </w:p>
        <w:p w14:paraId="6F696766" w14:textId="3187B31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38" w:history="1">
            <w:r w:rsidRPr="00F63275">
              <w:rPr>
                <w:rStyle w:val="Hyperlink"/>
                <w:noProof/>
              </w:rPr>
              <w:t>A-2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Attribution of Manual Update Features</w:t>
            </w:r>
            <w:r>
              <w:rPr>
                <w:noProof/>
                <w:webHidden/>
              </w:rPr>
              <w:tab/>
            </w:r>
            <w:r>
              <w:rPr>
                <w:noProof/>
                <w:webHidden/>
              </w:rPr>
              <w:fldChar w:fldCharType="begin"/>
            </w:r>
            <w:r>
              <w:rPr>
                <w:noProof/>
                <w:webHidden/>
              </w:rPr>
              <w:instrText xml:space="preserve"> PAGEREF _Toc226035138 \h </w:instrText>
            </w:r>
            <w:r>
              <w:rPr>
                <w:noProof/>
                <w:webHidden/>
              </w:rPr>
            </w:r>
            <w:r>
              <w:rPr>
                <w:noProof/>
                <w:webHidden/>
              </w:rPr>
              <w:fldChar w:fldCharType="separate"/>
            </w:r>
            <w:r>
              <w:rPr>
                <w:noProof/>
                <w:webHidden/>
              </w:rPr>
              <w:t>59</w:t>
            </w:r>
            <w:r>
              <w:rPr>
                <w:noProof/>
                <w:webHidden/>
              </w:rPr>
              <w:fldChar w:fldCharType="end"/>
            </w:r>
          </w:hyperlink>
        </w:p>
        <w:p w14:paraId="39B0B3E2" w14:textId="0CDD88D3"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39" w:history="1">
            <w:r w:rsidRPr="00F63275">
              <w:rPr>
                <w:rStyle w:val="Hyperlink"/>
                <w:noProof/>
              </w:rPr>
              <w:t>Appendix B: S-100 Data Import Error Codes and Explanations</w:t>
            </w:r>
            <w:r>
              <w:rPr>
                <w:noProof/>
                <w:webHidden/>
              </w:rPr>
              <w:tab/>
            </w:r>
            <w:r>
              <w:rPr>
                <w:noProof/>
                <w:webHidden/>
              </w:rPr>
              <w:fldChar w:fldCharType="begin"/>
            </w:r>
            <w:r>
              <w:rPr>
                <w:noProof/>
                <w:webHidden/>
              </w:rPr>
              <w:instrText xml:space="preserve"> PAGEREF _Toc226035139 \h </w:instrText>
            </w:r>
            <w:r>
              <w:rPr>
                <w:noProof/>
                <w:webHidden/>
              </w:rPr>
            </w:r>
            <w:r>
              <w:rPr>
                <w:noProof/>
                <w:webHidden/>
              </w:rPr>
              <w:fldChar w:fldCharType="separate"/>
            </w:r>
            <w:r>
              <w:rPr>
                <w:noProof/>
                <w:webHidden/>
              </w:rPr>
              <w:t>60</w:t>
            </w:r>
            <w:r>
              <w:rPr>
                <w:noProof/>
                <w:webHidden/>
              </w:rPr>
              <w:fldChar w:fldCharType="end"/>
            </w:r>
          </w:hyperlink>
        </w:p>
        <w:p w14:paraId="4AF1BA72" w14:textId="2CE8FE9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40" w:history="1">
            <w:r w:rsidRPr="00F63275">
              <w:rPr>
                <w:rStyle w:val="Hyperlink"/>
                <w:noProof/>
              </w:rPr>
              <w:t>B-1.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_Toc226035140 \h </w:instrText>
            </w:r>
            <w:r>
              <w:rPr>
                <w:noProof/>
                <w:webHidden/>
              </w:rPr>
            </w:r>
            <w:r>
              <w:rPr>
                <w:noProof/>
                <w:webHidden/>
              </w:rPr>
              <w:fldChar w:fldCharType="separate"/>
            </w:r>
            <w:r>
              <w:rPr>
                <w:noProof/>
                <w:webHidden/>
              </w:rPr>
              <w:t>60</w:t>
            </w:r>
            <w:r>
              <w:rPr>
                <w:noProof/>
                <w:webHidden/>
              </w:rPr>
              <w:fldChar w:fldCharType="end"/>
            </w:r>
          </w:hyperlink>
        </w:p>
        <w:p w14:paraId="368A7CFC" w14:textId="7A6A0840"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41" w:history="1">
            <w:r w:rsidRPr="00F63275">
              <w:rPr>
                <w:rStyle w:val="Hyperlink"/>
                <w:noProof/>
              </w:rPr>
              <w:t>B-2.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Error code descriptions.</w:t>
            </w:r>
            <w:r>
              <w:rPr>
                <w:noProof/>
                <w:webHidden/>
              </w:rPr>
              <w:tab/>
            </w:r>
            <w:r>
              <w:rPr>
                <w:noProof/>
                <w:webHidden/>
              </w:rPr>
              <w:fldChar w:fldCharType="begin"/>
            </w:r>
            <w:r>
              <w:rPr>
                <w:noProof/>
                <w:webHidden/>
              </w:rPr>
              <w:instrText xml:space="preserve"> PAGEREF _Toc226035141 \h </w:instrText>
            </w:r>
            <w:r>
              <w:rPr>
                <w:noProof/>
                <w:webHidden/>
              </w:rPr>
            </w:r>
            <w:r>
              <w:rPr>
                <w:noProof/>
                <w:webHidden/>
              </w:rPr>
              <w:fldChar w:fldCharType="separate"/>
            </w:r>
            <w:r>
              <w:rPr>
                <w:noProof/>
                <w:webHidden/>
              </w:rPr>
              <w:t>61</w:t>
            </w:r>
            <w:r>
              <w:rPr>
                <w:noProof/>
                <w:webHidden/>
              </w:rPr>
              <w:fldChar w:fldCharType="end"/>
            </w:r>
          </w:hyperlink>
        </w:p>
        <w:p w14:paraId="79E993A7" w14:textId="29B4848D"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42" w:history="1">
            <w:r w:rsidRPr="00F63275">
              <w:rPr>
                <w:rStyle w:val="Hyperlink"/>
                <w:noProof/>
              </w:rPr>
              <w:t>B-3.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Exchange Set Installation on ECDIS</w:t>
            </w:r>
            <w:r>
              <w:rPr>
                <w:noProof/>
                <w:webHidden/>
              </w:rPr>
              <w:tab/>
            </w:r>
            <w:r>
              <w:rPr>
                <w:noProof/>
                <w:webHidden/>
              </w:rPr>
              <w:fldChar w:fldCharType="begin"/>
            </w:r>
            <w:r>
              <w:rPr>
                <w:noProof/>
                <w:webHidden/>
              </w:rPr>
              <w:instrText xml:space="preserve"> PAGEREF _Toc226035142 \h </w:instrText>
            </w:r>
            <w:r>
              <w:rPr>
                <w:noProof/>
                <w:webHidden/>
              </w:rPr>
            </w:r>
            <w:r>
              <w:rPr>
                <w:noProof/>
                <w:webHidden/>
              </w:rPr>
              <w:fldChar w:fldCharType="separate"/>
            </w:r>
            <w:r>
              <w:rPr>
                <w:noProof/>
                <w:webHidden/>
              </w:rPr>
              <w:t>63</w:t>
            </w:r>
            <w:r>
              <w:rPr>
                <w:noProof/>
                <w:webHidden/>
              </w:rPr>
              <w:fldChar w:fldCharType="end"/>
            </w:r>
          </w:hyperlink>
        </w:p>
        <w:p w14:paraId="10D27225" w14:textId="009FB896"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3" w:history="1">
            <w:r w:rsidRPr="00F63275">
              <w:rPr>
                <w:rStyle w:val="Hyperlink"/>
                <w:noProof/>
              </w:rPr>
              <w:t>Appendix C  -  ECDIS Update Status Reports</w:t>
            </w:r>
            <w:r>
              <w:rPr>
                <w:noProof/>
                <w:webHidden/>
              </w:rPr>
              <w:tab/>
            </w:r>
            <w:r>
              <w:rPr>
                <w:noProof/>
                <w:webHidden/>
              </w:rPr>
              <w:fldChar w:fldCharType="begin"/>
            </w:r>
            <w:r>
              <w:rPr>
                <w:noProof/>
                <w:webHidden/>
              </w:rPr>
              <w:instrText xml:space="preserve"> PAGEREF _Toc226035143 \h </w:instrText>
            </w:r>
            <w:r>
              <w:rPr>
                <w:noProof/>
                <w:webHidden/>
              </w:rPr>
            </w:r>
            <w:r>
              <w:rPr>
                <w:noProof/>
                <w:webHidden/>
              </w:rPr>
              <w:fldChar w:fldCharType="separate"/>
            </w:r>
            <w:r>
              <w:rPr>
                <w:noProof/>
                <w:webHidden/>
              </w:rPr>
              <w:t>67</w:t>
            </w:r>
            <w:r>
              <w:rPr>
                <w:noProof/>
                <w:webHidden/>
              </w:rPr>
              <w:fldChar w:fldCharType="end"/>
            </w:r>
          </w:hyperlink>
        </w:p>
        <w:p w14:paraId="7471AE4F" w14:textId="5E2940D0"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4" w:history="1">
            <w:r w:rsidRPr="00F63275">
              <w:rPr>
                <w:rStyle w:val="Hyperlink"/>
                <w:noProof/>
              </w:rPr>
              <w:t>C-1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Purpose</w:t>
            </w:r>
            <w:r>
              <w:rPr>
                <w:noProof/>
                <w:webHidden/>
              </w:rPr>
              <w:tab/>
            </w:r>
            <w:r>
              <w:rPr>
                <w:noProof/>
                <w:webHidden/>
              </w:rPr>
              <w:fldChar w:fldCharType="begin"/>
            </w:r>
            <w:r>
              <w:rPr>
                <w:noProof/>
                <w:webHidden/>
              </w:rPr>
              <w:instrText xml:space="preserve"> PAGEREF _Toc226035144 \h </w:instrText>
            </w:r>
            <w:r>
              <w:rPr>
                <w:noProof/>
                <w:webHidden/>
              </w:rPr>
            </w:r>
            <w:r>
              <w:rPr>
                <w:noProof/>
                <w:webHidden/>
              </w:rPr>
              <w:fldChar w:fldCharType="separate"/>
            </w:r>
            <w:r>
              <w:rPr>
                <w:noProof/>
                <w:webHidden/>
              </w:rPr>
              <w:t>67</w:t>
            </w:r>
            <w:r>
              <w:rPr>
                <w:noProof/>
                <w:webHidden/>
              </w:rPr>
              <w:fldChar w:fldCharType="end"/>
            </w:r>
          </w:hyperlink>
        </w:p>
        <w:p w14:paraId="483907BB" w14:textId="2520C621"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5" w:history="1">
            <w:r w:rsidRPr="00F63275">
              <w:rPr>
                <w:rStyle w:val="Hyperlink"/>
                <w:noProof/>
              </w:rPr>
              <w:t>Appendix D – Enhanced Safety Contour and Water Level Adjustment</w:t>
            </w:r>
            <w:r>
              <w:rPr>
                <w:noProof/>
                <w:webHidden/>
              </w:rPr>
              <w:tab/>
            </w:r>
            <w:r>
              <w:rPr>
                <w:noProof/>
                <w:webHidden/>
              </w:rPr>
              <w:fldChar w:fldCharType="begin"/>
            </w:r>
            <w:r>
              <w:rPr>
                <w:noProof/>
                <w:webHidden/>
              </w:rPr>
              <w:instrText xml:space="preserve"> PAGEREF _Toc226035145 \h </w:instrText>
            </w:r>
            <w:r>
              <w:rPr>
                <w:noProof/>
                <w:webHidden/>
              </w:rPr>
            </w:r>
            <w:r>
              <w:rPr>
                <w:noProof/>
                <w:webHidden/>
              </w:rPr>
              <w:fldChar w:fldCharType="separate"/>
            </w:r>
            <w:r>
              <w:rPr>
                <w:noProof/>
                <w:webHidden/>
              </w:rPr>
              <w:t>74</w:t>
            </w:r>
            <w:r>
              <w:rPr>
                <w:noProof/>
                <w:webHidden/>
              </w:rPr>
              <w:fldChar w:fldCharType="end"/>
            </w:r>
          </w:hyperlink>
        </w:p>
        <w:p w14:paraId="4EEA74AA" w14:textId="238CFB4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6" w:history="1">
            <w:r w:rsidRPr="00F63275">
              <w:rPr>
                <w:rStyle w:val="Hyperlink"/>
                <w:noProof/>
              </w:rPr>
              <w:t>D-1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Enhanced Safety Contour</w:t>
            </w:r>
            <w:r>
              <w:rPr>
                <w:noProof/>
                <w:webHidden/>
              </w:rPr>
              <w:tab/>
            </w:r>
            <w:r>
              <w:rPr>
                <w:noProof/>
                <w:webHidden/>
              </w:rPr>
              <w:fldChar w:fldCharType="begin"/>
            </w:r>
            <w:r>
              <w:rPr>
                <w:noProof/>
                <w:webHidden/>
              </w:rPr>
              <w:instrText xml:space="preserve"> PAGEREF _Toc226035146 \h </w:instrText>
            </w:r>
            <w:r>
              <w:rPr>
                <w:noProof/>
                <w:webHidden/>
              </w:rPr>
            </w:r>
            <w:r>
              <w:rPr>
                <w:noProof/>
                <w:webHidden/>
              </w:rPr>
              <w:fldChar w:fldCharType="separate"/>
            </w:r>
            <w:r>
              <w:rPr>
                <w:noProof/>
                <w:webHidden/>
              </w:rPr>
              <w:t>74</w:t>
            </w:r>
            <w:r>
              <w:rPr>
                <w:noProof/>
                <w:webHidden/>
              </w:rPr>
              <w:fldChar w:fldCharType="end"/>
            </w:r>
          </w:hyperlink>
        </w:p>
        <w:p w14:paraId="138A6E89" w14:textId="363DF1DD"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7" w:history="1">
            <w:r w:rsidRPr="00F63275">
              <w:rPr>
                <w:rStyle w:val="Hyperlink"/>
                <w:noProof/>
              </w:rPr>
              <w:t>D-1.1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Provision of Sun Illumination</w:t>
            </w:r>
            <w:r>
              <w:rPr>
                <w:noProof/>
                <w:webHidden/>
              </w:rPr>
              <w:tab/>
            </w:r>
            <w:r>
              <w:rPr>
                <w:noProof/>
                <w:webHidden/>
              </w:rPr>
              <w:fldChar w:fldCharType="begin"/>
            </w:r>
            <w:r>
              <w:rPr>
                <w:noProof/>
                <w:webHidden/>
              </w:rPr>
              <w:instrText xml:space="preserve"> PAGEREF _Toc226035147 \h </w:instrText>
            </w:r>
            <w:r>
              <w:rPr>
                <w:noProof/>
                <w:webHidden/>
              </w:rPr>
            </w:r>
            <w:r>
              <w:rPr>
                <w:noProof/>
                <w:webHidden/>
              </w:rPr>
              <w:fldChar w:fldCharType="separate"/>
            </w:r>
            <w:r>
              <w:rPr>
                <w:noProof/>
                <w:webHidden/>
              </w:rPr>
              <w:t>75</w:t>
            </w:r>
            <w:r>
              <w:rPr>
                <w:noProof/>
                <w:webHidden/>
              </w:rPr>
              <w:fldChar w:fldCharType="end"/>
            </w:r>
          </w:hyperlink>
        </w:p>
        <w:p w14:paraId="40BF29E7" w14:textId="6F4EE0D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8" w:history="1">
            <w:r w:rsidRPr="00F63275">
              <w:rPr>
                <w:rStyle w:val="Hyperlink"/>
                <w:noProof/>
              </w:rPr>
              <w:t>D-1.2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Control over the use of S-102</w:t>
            </w:r>
            <w:r>
              <w:rPr>
                <w:noProof/>
                <w:webHidden/>
              </w:rPr>
              <w:tab/>
            </w:r>
            <w:r>
              <w:rPr>
                <w:noProof/>
                <w:webHidden/>
              </w:rPr>
              <w:fldChar w:fldCharType="begin"/>
            </w:r>
            <w:r>
              <w:rPr>
                <w:noProof/>
                <w:webHidden/>
              </w:rPr>
              <w:instrText xml:space="preserve"> PAGEREF _Toc226035148 \h </w:instrText>
            </w:r>
            <w:r>
              <w:rPr>
                <w:noProof/>
                <w:webHidden/>
              </w:rPr>
            </w:r>
            <w:r>
              <w:rPr>
                <w:noProof/>
                <w:webHidden/>
              </w:rPr>
              <w:fldChar w:fldCharType="separate"/>
            </w:r>
            <w:r>
              <w:rPr>
                <w:noProof/>
                <w:webHidden/>
              </w:rPr>
              <w:t>75</w:t>
            </w:r>
            <w:r>
              <w:rPr>
                <w:noProof/>
                <w:webHidden/>
              </w:rPr>
              <w:fldChar w:fldCharType="end"/>
            </w:r>
          </w:hyperlink>
        </w:p>
        <w:p w14:paraId="00B75C3D" w14:textId="75D575EC"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49" w:history="1">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Data Constraints</w:t>
            </w:r>
            <w:r>
              <w:rPr>
                <w:noProof/>
                <w:webHidden/>
              </w:rPr>
              <w:tab/>
            </w:r>
            <w:r>
              <w:rPr>
                <w:noProof/>
                <w:webHidden/>
              </w:rPr>
              <w:fldChar w:fldCharType="begin"/>
            </w:r>
            <w:r>
              <w:rPr>
                <w:noProof/>
                <w:webHidden/>
              </w:rPr>
              <w:instrText xml:space="preserve"> PAGEREF _Toc226035149 \h </w:instrText>
            </w:r>
            <w:r>
              <w:rPr>
                <w:noProof/>
                <w:webHidden/>
              </w:rPr>
            </w:r>
            <w:r>
              <w:rPr>
                <w:noProof/>
                <w:webHidden/>
              </w:rPr>
              <w:fldChar w:fldCharType="separate"/>
            </w:r>
            <w:r>
              <w:rPr>
                <w:noProof/>
                <w:webHidden/>
              </w:rPr>
              <w:t>75</w:t>
            </w:r>
            <w:r>
              <w:rPr>
                <w:noProof/>
                <w:webHidden/>
              </w:rPr>
              <w:fldChar w:fldCharType="end"/>
            </w:r>
          </w:hyperlink>
        </w:p>
        <w:p w14:paraId="155A310E" w14:textId="11EBFF1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0" w:history="1">
            <w:r w:rsidRPr="00F63275">
              <w:rPr>
                <w:rStyle w:val="Hyperlink"/>
                <w:noProof/>
              </w:rPr>
              <w:t>D-1.3</w:t>
            </w:r>
            <w:r>
              <w:rPr>
                <w:noProof/>
                <w:webHidden/>
              </w:rPr>
              <w:tab/>
            </w:r>
            <w:r>
              <w:rPr>
                <w:noProof/>
                <w:webHidden/>
              </w:rPr>
              <w:fldChar w:fldCharType="begin"/>
            </w:r>
            <w:r>
              <w:rPr>
                <w:noProof/>
                <w:webHidden/>
              </w:rPr>
              <w:instrText xml:space="preserve"> PAGEREF _Toc226035150 \h </w:instrText>
            </w:r>
            <w:r>
              <w:rPr>
                <w:noProof/>
                <w:webHidden/>
              </w:rPr>
            </w:r>
            <w:r>
              <w:rPr>
                <w:noProof/>
                <w:webHidden/>
              </w:rPr>
              <w:fldChar w:fldCharType="separate"/>
            </w:r>
            <w:r>
              <w:rPr>
                <w:noProof/>
                <w:webHidden/>
              </w:rPr>
              <w:t>75</w:t>
            </w:r>
            <w:r>
              <w:rPr>
                <w:noProof/>
                <w:webHidden/>
              </w:rPr>
              <w:fldChar w:fldCharType="end"/>
            </w:r>
          </w:hyperlink>
        </w:p>
        <w:p w14:paraId="4018B5F6" w14:textId="7BE17302"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1" w:history="1">
            <w:r w:rsidRPr="00F63275">
              <w:rPr>
                <w:rStyle w:val="Hyperlink"/>
                <w:noProof/>
              </w:rPr>
              <w:t>D-1.4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Enhanced Safety Contour Selection and Implementation</w:t>
            </w:r>
            <w:r>
              <w:rPr>
                <w:noProof/>
                <w:webHidden/>
              </w:rPr>
              <w:tab/>
            </w:r>
            <w:r>
              <w:rPr>
                <w:noProof/>
                <w:webHidden/>
              </w:rPr>
              <w:fldChar w:fldCharType="begin"/>
            </w:r>
            <w:r>
              <w:rPr>
                <w:noProof/>
                <w:webHidden/>
              </w:rPr>
              <w:instrText xml:space="preserve"> PAGEREF _Toc226035151 \h </w:instrText>
            </w:r>
            <w:r>
              <w:rPr>
                <w:noProof/>
                <w:webHidden/>
              </w:rPr>
            </w:r>
            <w:r>
              <w:rPr>
                <w:noProof/>
                <w:webHidden/>
              </w:rPr>
              <w:fldChar w:fldCharType="separate"/>
            </w:r>
            <w:r>
              <w:rPr>
                <w:noProof/>
                <w:webHidden/>
              </w:rPr>
              <w:t>76</w:t>
            </w:r>
            <w:r>
              <w:rPr>
                <w:noProof/>
                <w:webHidden/>
              </w:rPr>
              <w:fldChar w:fldCharType="end"/>
            </w:r>
          </w:hyperlink>
        </w:p>
        <w:p w14:paraId="0F09757A" w14:textId="678B6D6C"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2" w:history="1">
            <w:r w:rsidRPr="00F63275">
              <w:rPr>
                <w:rStyle w:val="Hyperlink"/>
                <w:noProof/>
              </w:rPr>
              <w:t>D-1.5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Vertical Uncertainty in the calculation of depth values.</w:t>
            </w:r>
            <w:r>
              <w:rPr>
                <w:noProof/>
                <w:webHidden/>
              </w:rPr>
              <w:tab/>
            </w:r>
            <w:r>
              <w:rPr>
                <w:noProof/>
                <w:webHidden/>
              </w:rPr>
              <w:fldChar w:fldCharType="begin"/>
            </w:r>
            <w:r>
              <w:rPr>
                <w:noProof/>
                <w:webHidden/>
              </w:rPr>
              <w:instrText xml:space="preserve"> PAGEREF _Toc226035152 \h </w:instrText>
            </w:r>
            <w:r>
              <w:rPr>
                <w:noProof/>
                <w:webHidden/>
              </w:rPr>
            </w:r>
            <w:r>
              <w:rPr>
                <w:noProof/>
                <w:webHidden/>
              </w:rPr>
              <w:fldChar w:fldCharType="separate"/>
            </w:r>
            <w:r>
              <w:rPr>
                <w:noProof/>
                <w:webHidden/>
              </w:rPr>
              <w:t>78</w:t>
            </w:r>
            <w:r>
              <w:rPr>
                <w:noProof/>
                <w:webHidden/>
              </w:rPr>
              <w:fldChar w:fldCharType="end"/>
            </w:r>
          </w:hyperlink>
        </w:p>
        <w:p w14:paraId="78EC6FAE" w14:textId="538D1CF1"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3" w:history="1">
            <w:r w:rsidRPr="00F63275">
              <w:rPr>
                <w:rStyle w:val="Hyperlink"/>
                <w:noProof/>
              </w:rPr>
              <w:t>D-2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Water Level Adjustment (WLA)</w:t>
            </w:r>
            <w:r>
              <w:rPr>
                <w:noProof/>
                <w:webHidden/>
              </w:rPr>
              <w:tab/>
            </w:r>
            <w:r>
              <w:rPr>
                <w:noProof/>
                <w:webHidden/>
              </w:rPr>
              <w:fldChar w:fldCharType="begin"/>
            </w:r>
            <w:r>
              <w:rPr>
                <w:noProof/>
                <w:webHidden/>
              </w:rPr>
              <w:instrText xml:space="preserve"> PAGEREF _Toc226035153 \h </w:instrText>
            </w:r>
            <w:r>
              <w:rPr>
                <w:noProof/>
                <w:webHidden/>
              </w:rPr>
            </w:r>
            <w:r>
              <w:rPr>
                <w:noProof/>
                <w:webHidden/>
              </w:rPr>
              <w:fldChar w:fldCharType="separate"/>
            </w:r>
            <w:r>
              <w:rPr>
                <w:noProof/>
                <w:webHidden/>
              </w:rPr>
              <w:t>80</w:t>
            </w:r>
            <w:r>
              <w:rPr>
                <w:noProof/>
                <w:webHidden/>
              </w:rPr>
              <w:fldChar w:fldCharType="end"/>
            </w:r>
          </w:hyperlink>
        </w:p>
        <w:p w14:paraId="2185666A" w14:textId="6FC699CD"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4" w:history="1">
            <w:r w:rsidRPr="00F63275">
              <w:rPr>
                <w:rStyle w:val="Hyperlink"/>
                <w:noProof/>
              </w:rPr>
              <w:t>D-2.1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Scope</w:t>
            </w:r>
            <w:r>
              <w:rPr>
                <w:noProof/>
                <w:webHidden/>
              </w:rPr>
              <w:tab/>
            </w:r>
            <w:r>
              <w:rPr>
                <w:noProof/>
                <w:webHidden/>
              </w:rPr>
              <w:fldChar w:fldCharType="begin"/>
            </w:r>
            <w:r>
              <w:rPr>
                <w:noProof/>
                <w:webHidden/>
              </w:rPr>
              <w:instrText xml:space="preserve"> PAGEREF _Toc226035154 \h </w:instrText>
            </w:r>
            <w:r>
              <w:rPr>
                <w:noProof/>
                <w:webHidden/>
              </w:rPr>
            </w:r>
            <w:r>
              <w:rPr>
                <w:noProof/>
                <w:webHidden/>
              </w:rPr>
              <w:fldChar w:fldCharType="separate"/>
            </w:r>
            <w:r>
              <w:rPr>
                <w:noProof/>
                <w:webHidden/>
              </w:rPr>
              <w:t>80</w:t>
            </w:r>
            <w:r>
              <w:rPr>
                <w:noProof/>
                <w:webHidden/>
              </w:rPr>
              <w:fldChar w:fldCharType="end"/>
            </w:r>
          </w:hyperlink>
        </w:p>
        <w:p w14:paraId="15B6C242" w14:textId="00DCB05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5" w:history="1">
            <w:r w:rsidRPr="00F63275">
              <w:rPr>
                <w:rStyle w:val="Hyperlink"/>
                <w:noProof/>
              </w:rPr>
              <w:t>D-2.2</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Constraints on input data</w:t>
            </w:r>
            <w:r>
              <w:rPr>
                <w:noProof/>
                <w:webHidden/>
              </w:rPr>
              <w:tab/>
            </w:r>
            <w:r>
              <w:rPr>
                <w:noProof/>
                <w:webHidden/>
              </w:rPr>
              <w:fldChar w:fldCharType="begin"/>
            </w:r>
            <w:r>
              <w:rPr>
                <w:noProof/>
                <w:webHidden/>
              </w:rPr>
              <w:instrText xml:space="preserve"> PAGEREF _Toc226035155 \h </w:instrText>
            </w:r>
            <w:r>
              <w:rPr>
                <w:noProof/>
                <w:webHidden/>
              </w:rPr>
            </w:r>
            <w:r>
              <w:rPr>
                <w:noProof/>
                <w:webHidden/>
              </w:rPr>
              <w:fldChar w:fldCharType="separate"/>
            </w:r>
            <w:r>
              <w:rPr>
                <w:noProof/>
                <w:webHidden/>
              </w:rPr>
              <w:t>80</w:t>
            </w:r>
            <w:r>
              <w:rPr>
                <w:noProof/>
                <w:webHidden/>
              </w:rPr>
              <w:fldChar w:fldCharType="end"/>
            </w:r>
          </w:hyperlink>
        </w:p>
        <w:p w14:paraId="1F4717F9" w14:textId="488FDD3A"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6" w:history="1">
            <w:r w:rsidRPr="00F63275">
              <w:rPr>
                <w:rStyle w:val="Hyperlink"/>
                <w:noProof/>
              </w:rPr>
              <w:t>D-2.3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User Inputs</w:t>
            </w:r>
            <w:r>
              <w:rPr>
                <w:noProof/>
                <w:webHidden/>
              </w:rPr>
              <w:tab/>
            </w:r>
            <w:r>
              <w:rPr>
                <w:noProof/>
                <w:webHidden/>
              </w:rPr>
              <w:fldChar w:fldCharType="begin"/>
            </w:r>
            <w:r>
              <w:rPr>
                <w:noProof/>
                <w:webHidden/>
              </w:rPr>
              <w:instrText xml:space="preserve"> PAGEREF _Toc226035156 \h </w:instrText>
            </w:r>
            <w:r>
              <w:rPr>
                <w:noProof/>
                <w:webHidden/>
              </w:rPr>
            </w:r>
            <w:r>
              <w:rPr>
                <w:noProof/>
                <w:webHidden/>
              </w:rPr>
              <w:fldChar w:fldCharType="separate"/>
            </w:r>
            <w:r>
              <w:rPr>
                <w:noProof/>
                <w:webHidden/>
              </w:rPr>
              <w:t>81</w:t>
            </w:r>
            <w:r>
              <w:rPr>
                <w:noProof/>
                <w:webHidden/>
              </w:rPr>
              <w:fldChar w:fldCharType="end"/>
            </w:r>
          </w:hyperlink>
        </w:p>
        <w:p w14:paraId="056F7591" w14:textId="3578A06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7" w:history="1">
            <w:r w:rsidRPr="00F63275">
              <w:rPr>
                <w:rStyle w:val="Hyperlink"/>
                <w:noProof/>
              </w:rPr>
              <w:t>D-2.4</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 general</w:t>
            </w:r>
            <w:r>
              <w:rPr>
                <w:noProof/>
                <w:webHidden/>
              </w:rPr>
              <w:tab/>
            </w:r>
            <w:r>
              <w:rPr>
                <w:noProof/>
                <w:webHidden/>
              </w:rPr>
              <w:fldChar w:fldCharType="begin"/>
            </w:r>
            <w:r>
              <w:rPr>
                <w:noProof/>
                <w:webHidden/>
              </w:rPr>
              <w:instrText xml:space="preserve"> PAGEREF _Toc226035157 \h </w:instrText>
            </w:r>
            <w:r>
              <w:rPr>
                <w:noProof/>
                <w:webHidden/>
              </w:rPr>
            </w:r>
            <w:r>
              <w:rPr>
                <w:noProof/>
                <w:webHidden/>
              </w:rPr>
              <w:fldChar w:fldCharType="separate"/>
            </w:r>
            <w:r>
              <w:rPr>
                <w:noProof/>
                <w:webHidden/>
              </w:rPr>
              <w:t>81</w:t>
            </w:r>
            <w:r>
              <w:rPr>
                <w:noProof/>
                <w:webHidden/>
              </w:rPr>
              <w:fldChar w:fldCharType="end"/>
            </w:r>
          </w:hyperlink>
        </w:p>
        <w:p w14:paraId="1FFDE171" w14:textId="15A365A1"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8" w:history="1">
            <w:r w:rsidRPr="00F63275">
              <w:rPr>
                <w:rStyle w:val="Hyperlink"/>
                <w:noProof/>
              </w:rPr>
              <w:t>D-2.5</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of WLA Option 1 – WLA for a single datetime instant</w:t>
            </w:r>
            <w:r>
              <w:rPr>
                <w:noProof/>
                <w:webHidden/>
              </w:rPr>
              <w:tab/>
            </w:r>
            <w:r>
              <w:rPr>
                <w:noProof/>
                <w:webHidden/>
              </w:rPr>
              <w:fldChar w:fldCharType="begin"/>
            </w:r>
            <w:r>
              <w:rPr>
                <w:noProof/>
                <w:webHidden/>
              </w:rPr>
              <w:instrText xml:space="preserve"> PAGEREF _Toc226035158 \h </w:instrText>
            </w:r>
            <w:r>
              <w:rPr>
                <w:noProof/>
                <w:webHidden/>
              </w:rPr>
            </w:r>
            <w:r>
              <w:rPr>
                <w:noProof/>
                <w:webHidden/>
              </w:rPr>
              <w:fldChar w:fldCharType="separate"/>
            </w:r>
            <w:r>
              <w:rPr>
                <w:noProof/>
                <w:webHidden/>
              </w:rPr>
              <w:t>83</w:t>
            </w:r>
            <w:r>
              <w:rPr>
                <w:noProof/>
                <w:webHidden/>
              </w:rPr>
              <w:fldChar w:fldCharType="end"/>
            </w:r>
          </w:hyperlink>
        </w:p>
        <w:p w14:paraId="69BE7481" w14:textId="686F4D05"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59" w:history="1">
            <w:r w:rsidRPr="00F63275">
              <w:rPr>
                <w:rStyle w:val="Hyperlink"/>
                <w:noProof/>
              </w:rPr>
              <w:t>D-2.6</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of WLA Option 2 – WLA for a datetime range specified by the user as a time period</w:t>
            </w:r>
            <w:r>
              <w:rPr>
                <w:noProof/>
                <w:webHidden/>
              </w:rPr>
              <w:tab/>
            </w:r>
            <w:r>
              <w:rPr>
                <w:noProof/>
                <w:webHidden/>
              </w:rPr>
              <w:fldChar w:fldCharType="begin"/>
            </w:r>
            <w:r>
              <w:rPr>
                <w:noProof/>
                <w:webHidden/>
              </w:rPr>
              <w:instrText xml:space="preserve"> PAGEREF _Toc226035159 \h </w:instrText>
            </w:r>
            <w:r>
              <w:rPr>
                <w:noProof/>
                <w:webHidden/>
              </w:rPr>
            </w:r>
            <w:r>
              <w:rPr>
                <w:noProof/>
                <w:webHidden/>
              </w:rPr>
              <w:fldChar w:fldCharType="separate"/>
            </w:r>
            <w:r>
              <w:rPr>
                <w:noProof/>
                <w:webHidden/>
              </w:rPr>
              <w:t>84</w:t>
            </w:r>
            <w:r>
              <w:rPr>
                <w:noProof/>
                <w:webHidden/>
              </w:rPr>
              <w:fldChar w:fldCharType="end"/>
            </w:r>
          </w:hyperlink>
        </w:p>
        <w:p w14:paraId="4A886B81" w14:textId="17C306C0"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60" w:history="1">
            <w:r w:rsidRPr="00F63275">
              <w:rPr>
                <w:rStyle w:val="Hyperlink"/>
                <w:noProof/>
              </w:rPr>
              <w:t>D-2.7</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Implementation of WLA Option 3 – linking of WLA to a defined route with planned waypoints and times</w:t>
            </w:r>
            <w:r>
              <w:rPr>
                <w:noProof/>
                <w:webHidden/>
              </w:rPr>
              <w:tab/>
            </w:r>
            <w:r>
              <w:rPr>
                <w:noProof/>
                <w:webHidden/>
              </w:rPr>
              <w:fldChar w:fldCharType="begin"/>
            </w:r>
            <w:r>
              <w:rPr>
                <w:noProof/>
                <w:webHidden/>
              </w:rPr>
              <w:instrText xml:space="preserve"> PAGEREF _Toc226035160 \h </w:instrText>
            </w:r>
            <w:r>
              <w:rPr>
                <w:noProof/>
                <w:webHidden/>
              </w:rPr>
            </w:r>
            <w:r>
              <w:rPr>
                <w:noProof/>
                <w:webHidden/>
              </w:rPr>
              <w:fldChar w:fldCharType="separate"/>
            </w:r>
            <w:r>
              <w:rPr>
                <w:noProof/>
                <w:webHidden/>
              </w:rPr>
              <w:t>85</w:t>
            </w:r>
            <w:r>
              <w:rPr>
                <w:noProof/>
                <w:webHidden/>
              </w:rPr>
              <w:fldChar w:fldCharType="end"/>
            </w:r>
          </w:hyperlink>
        </w:p>
        <w:p w14:paraId="6E910A41" w14:textId="3FD5204B"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61" w:history="1">
            <w:r w:rsidRPr="00F63275">
              <w:rPr>
                <w:rStyle w:val="Hyperlink"/>
                <w:noProof/>
              </w:rPr>
              <w:t>D-3</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Treatment of depth and water level related S-101 features</w:t>
            </w:r>
            <w:r>
              <w:rPr>
                <w:noProof/>
                <w:webHidden/>
              </w:rPr>
              <w:tab/>
            </w:r>
            <w:r>
              <w:rPr>
                <w:noProof/>
                <w:webHidden/>
              </w:rPr>
              <w:fldChar w:fldCharType="begin"/>
            </w:r>
            <w:r>
              <w:rPr>
                <w:noProof/>
                <w:webHidden/>
              </w:rPr>
              <w:instrText xml:space="preserve"> PAGEREF _Toc226035161 \h </w:instrText>
            </w:r>
            <w:r>
              <w:rPr>
                <w:noProof/>
                <w:webHidden/>
              </w:rPr>
            </w:r>
            <w:r>
              <w:rPr>
                <w:noProof/>
                <w:webHidden/>
              </w:rPr>
              <w:fldChar w:fldCharType="separate"/>
            </w:r>
            <w:r>
              <w:rPr>
                <w:noProof/>
                <w:webHidden/>
              </w:rPr>
              <w:t>90</w:t>
            </w:r>
            <w:r>
              <w:rPr>
                <w:noProof/>
                <w:webHidden/>
              </w:rPr>
              <w:fldChar w:fldCharType="end"/>
            </w:r>
          </w:hyperlink>
        </w:p>
        <w:p w14:paraId="4D434A03" w14:textId="5C2264D2"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2" w:history="1">
            <w:r w:rsidRPr="00F63275">
              <w:rPr>
                <w:rStyle w:val="Hyperlink"/>
                <w:noProof/>
              </w:rPr>
              <w:t>D-3.1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Substitution and adjustment of depth values</w:t>
            </w:r>
            <w:r>
              <w:rPr>
                <w:noProof/>
                <w:webHidden/>
              </w:rPr>
              <w:tab/>
            </w:r>
            <w:r>
              <w:rPr>
                <w:noProof/>
                <w:webHidden/>
              </w:rPr>
              <w:fldChar w:fldCharType="begin"/>
            </w:r>
            <w:r>
              <w:rPr>
                <w:noProof/>
                <w:webHidden/>
              </w:rPr>
              <w:instrText xml:space="preserve"> PAGEREF _Toc226035162 \h </w:instrText>
            </w:r>
            <w:r>
              <w:rPr>
                <w:noProof/>
                <w:webHidden/>
              </w:rPr>
            </w:r>
            <w:r>
              <w:rPr>
                <w:noProof/>
                <w:webHidden/>
              </w:rPr>
              <w:fldChar w:fldCharType="separate"/>
            </w:r>
            <w:r>
              <w:rPr>
                <w:noProof/>
                <w:webHidden/>
              </w:rPr>
              <w:t>90</w:t>
            </w:r>
            <w:r>
              <w:rPr>
                <w:noProof/>
                <w:webHidden/>
              </w:rPr>
              <w:fldChar w:fldCharType="end"/>
            </w:r>
          </w:hyperlink>
        </w:p>
        <w:p w14:paraId="297B2C3C" w14:textId="65AA8BF8"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3" w:history="1">
            <w:r w:rsidRPr="00F63275">
              <w:rPr>
                <w:rStyle w:val="Hyperlink"/>
                <w:noProof/>
              </w:rPr>
              <w:t>D-3.2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Areas covered by S-102 only or by both S-102 and S-104</w:t>
            </w:r>
            <w:r>
              <w:rPr>
                <w:noProof/>
                <w:webHidden/>
              </w:rPr>
              <w:tab/>
            </w:r>
            <w:r>
              <w:rPr>
                <w:noProof/>
                <w:webHidden/>
              </w:rPr>
              <w:fldChar w:fldCharType="begin"/>
            </w:r>
            <w:r>
              <w:rPr>
                <w:noProof/>
                <w:webHidden/>
              </w:rPr>
              <w:instrText xml:space="preserve"> PAGEREF _Toc226035163 \h </w:instrText>
            </w:r>
            <w:r>
              <w:rPr>
                <w:noProof/>
                <w:webHidden/>
              </w:rPr>
            </w:r>
            <w:r>
              <w:rPr>
                <w:noProof/>
                <w:webHidden/>
              </w:rPr>
              <w:fldChar w:fldCharType="separate"/>
            </w:r>
            <w:r>
              <w:rPr>
                <w:noProof/>
                <w:webHidden/>
              </w:rPr>
              <w:t>90</w:t>
            </w:r>
            <w:r>
              <w:rPr>
                <w:noProof/>
                <w:webHidden/>
              </w:rPr>
              <w:fldChar w:fldCharType="end"/>
            </w:r>
          </w:hyperlink>
        </w:p>
        <w:p w14:paraId="755CB6C9" w14:textId="5AD50B2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4" w:history="1">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Adjustment of vertical clearance values in areas covered by both S-102 and S-104</w:t>
            </w:r>
            <w:r>
              <w:rPr>
                <w:noProof/>
                <w:webHidden/>
              </w:rPr>
              <w:tab/>
            </w:r>
            <w:r>
              <w:rPr>
                <w:noProof/>
                <w:webHidden/>
              </w:rPr>
              <w:fldChar w:fldCharType="begin"/>
            </w:r>
            <w:r>
              <w:rPr>
                <w:noProof/>
                <w:webHidden/>
              </w:rPr>
              <w:instrText xml:space="preserve"> PAGEREF _Toc226035164 \h </w:instrText>
            </w:r>
            <w:r>
              <w:rPr>
                <w:noProof/>
                <w:webHidden/>
              </w:rPr>
            </w:r>
            <w:r>
              <w:rPr>
                <w:noProof/>
                <w:webHidden/>
              </w:rPr>
              <w:fldChar w:fldCharType="separate"/>
            </w:r>
            <w:r>
              <w:rPr>
                <w:noProof/>
                <w:webHidden/>
              </w:rPr>
              <w:t>92</w:t>
            </w:r>
            <w:r>
              <w:rPr>
                <w:noProof/>
                <w:webHidden/>
              </w:rPr>
              <w:fldChar w:fldCharType="end"/>
            </w:r>
          </w:hyperlink>
        </w:p>
        <w:p w14:paraId="00DD37AE" w14:textId="1B517D71"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7" w:history="1">
            <w:r w:rsidRPr="00F63275">
              <w:rPr>
                <w:rStyle w:val="Hyperlink"/>
                <w:noProof/>
              </w:rPr>
              <w:t>D-3.3</w:t>
            </w:r>
            <w:r>
              <w:rPr>
                <w:noProof/>
                <w:webHidden/>
              </w:rPr>
              <w:tab/>
            </w:r>
            <w:r>
              <w:rPr>
                <w:noProof/>
                <w:webHidden/>
              </w:rPr>
              <w:fldChar w:fldCharType="begin"/>
            </w:r>
            <w:r>
              <w:rPr>
                <w:noProof/>
                <w:webHidden/>
              </w:rPr>
              <w:instrText xml:space="preserve"> PAGEREF _Toc226035167 \h </w:instrText>
            </w:r>
            <w:r>
              <w:rPr>
                <w:noProof/>
                <w:webHidden/>
              </w:rPr>
            </w:r>
            <w:r>
              <w:rPr>
                <w:noProof/>
                <w:webHidden/>
              </w:rPr>
              <w:fldChar w:fldCharType="separate"/>
            </w:r>
            <w:r>
              <w:rPr>
                <w:noProof/>
                <w:webHidden/>
              </w:rPr>
              <w:t>92</w:t>
            </w:r>
            <w:r>
              <w:rPr>
                <w:noProof/>
                <w:webHidden/>
              </w:rPr>
              <w:fldChar w:fldCharType="end"/>
            </w:r>
          </w:hyperlink>
        </w:p>
        <w:p w14:paraId="41ADCF06" w14:textId="3C1DB5BB"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8" w:history="1">
            <w:r w:rsidRPr="00F63275">
              <w:rPr>
                <w:rStyle w:val="Hyperlink"/>
                <w:noProof/>
              </w:rPr>
              <w:t>D-3.4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Alerts and indication details</w:t>
            </w:r>
            <w:r>
              <w:rPr>
                <w:noProof/>
                <w:webHidden/>
              </w:rPr>
              <w:tab/>
            </w:r>
            <w:r>
              <w:rPr>
                <w:noProof/>
                <w:webHidden/>
              </w:rPr>
              <w:fldChar w:fldCharType="begin"/>
            </w:r>
            <w:r>
              <w:rPr>
                <w:noProof/>
                <w:webHidden/>
              </w:rPr>
              <w:instrText xml:space="preserve"> PAGEREF _Toc226035168 \h </w:instrText>
            </w:r>
            <w:r>
              <w:rPr>
                <w:noProof/>
                <w:webHidden/>
              </w:rPr>
            </w:r>
            <w:r>
              <w:rPr>
                <w:noProof/>
                <w:webHidden/>
              </w:rPr>
              <w:fldChar w:fldCharType="separate"/>
            </w:r>
            <w:r>
              <w:rPr>
                <w:noProof/>
                <w:webHidden/>
              </w:rPr>
              <w:t>93</w:t>
            </w:r>
            <w:r>
              <w:rPr>
                <w:noProof/>
                <w:webHidden/>
              </w:rPr>
              <w:fldChar w:fldCharType="end"/>
            </w:r>
          </w:hyperlink>
        </w:p>
        <w:p w14:paraId="43EBF797" w14:textId="357F2FB5"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69" w:history="1">
            <w:r w:rsidRPr="00F63275">
              <w:rPr>
                <w:rStyle w:val="Hyperlink"/>
                <w:noProof/>
              </w:rPr>
              <w:t>D-3.5</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Legend details</w:t>
            </w:r>
            <w:r>
              <w:rPr>
                <w:noProof/>
                <w:webHidden/>
              </w:rPr>
              <w:tab/>
            </w:r>
            <w:r>
              <w:rPr>
                <w:noProof/>
                <w:webHidden/>
              </w:rPr>
              <w:fldChar w:fldCharType="begin"/>
            </w:r>
            <w:r>
              <w:rPr>
                <w:noProof/>
                <w:webHidden/>
              </w:rPr>
              <w:instrText xml:space="preserve"> PAGEREF _Toc226035169 \h </w:instrText>
            </w:r>
            <w:r>
              <w:rPr>
                <w:noProof/>
                <w:webHidden/>
              </w:rPr>
            </w:r>
            <w:r>
              <w:rPr>
                <w:noProof/>
                <w:webHidden/>
              </w:rPr>
              <w:fldChar w:fldCharType="separate"/>
            </w:r>
            <w:r>
              <w:rPr>
                <w:noProof/>
                <w:webHidden/>
              </w:rPr>
              <w:t>93</w:t>
            </w:r>
            <w:r>
              <w:rPr>
                <w:noProof/>
                <w:webHidden/>
              </w:rPr>
              <w:fldChar w:fldCharType="end"/>
            </w:r>
          </w:hyperlink>
        </w:p>
        <w:p w14:paraId="4E863C10" w14:textId="5F563314"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0" w:history="1">
            <w:r w:rsidRPr="00F63275">
              <w:rPr>
                <w:rStyle w:val="Hyperlink"/>
                <w:noProof/>
              </w:rPr>
              <w:t>Appendix E – Dataset Loading and Display (Rendering) Algorithms</w:t>
            </w:r>
            <w:r>
              <w:rPr>
                <w:noProof/>
                <w:webHidden/>
              </w:rPr>
              <w:tab/>
            </w:r>
            <w:r>
              <w:rPr>
                <w:noProof/>
                <w:webHidden/>
              </w:rPr>
              <w:fldChar w:fldCharType="begin"/>
            </w:r>
            <w:r>
              <w:rPr>
                <w:noProof/>
                <w:webHidden/>
              </w:rPr>
              <w:instrText xml:space="preserve"> PAGEREF _Toc226035170 \h </w:instrText>
            </w:r>
            <w:r>
              <w:rPr>
                <w:noProof/>
                <w:webHidden/>
              </w:rPr>
            </w:r>
            <w:r>
              <w:rPr>
                <w:noProof/>
                <w:webHidden/>
              </w:rPr>
              <w:fldChar w:fldCharType="separate"/>
            </w:r>
            <w:r>
              <w:rPr>
                <w:noProof/>
                <w:webHidden/>
              </w:rPr>
              <w:t>95</w:t>
            </w:r>
            <w:r>
              <w:rPr>
                <w:noProof/>
                <w:webHidden/>
              </w:rPr>
              <w:fldChar w:fldCharType="end"/>
            </w:r>
          </w:hyperlink>
        </w:p>
        <w:p w14:paraId="0EBB1459" w14:textId="58269D68"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1" w:history="1">
            <w:r w:rsidRPr="00F63275">
              <w:rPr>
                <w:rStyle w:val="Hyperlink"/>
                <w:noProof/>
              </w:rPr>
              <w:t>E-1.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_Toc226035171 \h </w:instrText>
            </w:r>
            <w:r>
              <w:rPr>
                <w:noProof/>
                <w:webHidden/>
              </w:rPr>
            </w:r>
            <w:r>
              <w:rPr>
                <w:noProof/>
                <w:webHidden/>
              </w:rPr>
              <w:fldChar w:fldCharType="separate"/>
            </w:r>
            <w:r>
              <w:rPr>
                <w:noProof/>
                <w:webHidden/>
              </w:rPr>
              <w:t>95</w:t>
            </w:r>
            <w:r>
              <w:rPr>
                <w:noProof/>
                <w:webHidden/>
              </w:rPr>
              <w:fldChar w:fldCharType="end"/>
            </w:r>
          </w:hyperlink>
        </w:p>
        <w:p w14:paraId="3A084857" w14:textId="0A2CE66B" w:rsidR="00E229A9" w:rsidRDefault="00E229A9">
          <w:pPr>
            <w:pStyle w:val="TOC3"/>
            <w:rPr>
              <w:rFonts w:asciiTheme="minorHAnsi" w:eastAsiaTheme="minorEastAsia" w:hAnsiTheme="minorHAnsi" w:cstheme="minorBidi"/>
              <w:iCs w:val="0"/>
              <w:noProof/>
              <w:kern w:val="2"/>
              <w:sz w:val="24"/>
              <w:szCs w:val="24"/>
              <w:lang w:eastAsia="en-GB"/>
              <w14:ligatures w14:val="standardContextual"/>
            </w:rPr>
          </w:pPr>
          <w:hyperlink w:anchor="_Toc226035172" w:history="1">
            <w:r w:rsidRPr="00F63275">
              <w:rPr>
                <w:rStyle w:val="Hyperlink"/>
                <w:noProof/>
                <w:lang w:eastAsia="en-US"/>
              </w:rPr>
              <w:t>E-1.1.1.</w:t>
            </w:r>
            <w:r>
              <w:rPr>
                <w:rFonts w:asciiTheme="minorHAnsi" w:eastAsiaTheme="minorEastAsia" w:hAnsiTheme="minorHAnsi" w:cstheme="minorBidi"/>
                <w:iCs w:val="0"/>
                <w:noProof/>
                <w:kern w:val="2"/>
                <w:sz w:val="24"/>
                <w:szCs w:val="24"/>
                <w:lang w:eastAsia="en-GB"/>
                <w14:ligatures w14:val="standardContextual"/>
              </w:rPr>
              <w:tab/>
            </w:r>
            <w:r w:rsidRPr="00F63275">
              <w:rPr>
                <w:rStyle w:val="Hyperlink"/>
                <w:noProof/>
                <w:lang w:eastAsia="en-US"/>
              </w:rPr>
              <w:t>Prerequisites</w:t>
            </w:r>
            <w:r>
              <w:rPr>
                <w:noProof/>
                <w:webHidden/>
              </w:rPr>
              <w:tab/>
            </w:r>
            <w:r>
              <w:rPr>
                <w:noProof/>
                <w:webHidden/>
              </w:rPr>
              <w:fldChar w:fldCharType="begin"/>
            </w:r>
            <w:r>
              <w:rPr>
                <w:noProof/>
                <w:webHidden/>
              </w:rPr>
              <w:instrText xml:space="preserve"> PAGEREF _Toc226035172 \h </w:instrText>
            </w:r>
            <w:r>
              <w:rPr>
                <w:noProof/>
                <w:webHidden/>
              </w:rPr>
            </w:r>
            <w:r>
              <w:rPr>
                <w:noProof/>
                <w:webHidden/>
              </w:rPr>
              <w:fldChar w:fldCharType="separate"/>
            </w:r>
            <w:r>
              <w:rPr>
                <w:noProof/>
                <w:webHidden/>
              </w:rPr>
              <w:t>95</w:t>
            </w:r>
            <w:r>
              <w:rPr>
                <w:noProof/>
                <w:webHidden/>
              </w:rPr>
              <w:fldChar w:fldCharType="end"/>
            </w:r>
          </w:hyperlink>
        </w:p>
        <w:p w14:paraId="6ACBF94F" w14:textId="74BD92CC"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3" w:history="1">
            <w:r w:rsidRPr="00F63275">
              <w:rPr>
                <w:rStyle w:val="Hyperlink"/>
                <w:noProof/>
              </w:rPr>
              <w:t>Appendix F – GML Coverage Polygons</w:t>
            </w:r>
            <w:r>
              <w:rPr>
                <w:noProof/>
                <w:webHidden/>
              </w:rPr>
              <w:tab/>
            </w:r>
            <w:r>
              <w:rPr>
                <w:noProof/>
                <w:webHidden/>
              </w:rPr>
              <w:fldChar w:fldCharType="begin"/>
            </w:r>
            <w:r>
              <w:rPr>
                <w:noProof/>
                <w:webHidden/>
              </w:rPr>
              <w:instrText xml:space="preserve"> PAGEREF _Toc226035173 \h </w:instrText>
            </w:r>
            <w:r>
              <w:rPr>
                <w:noProof/>
                <w:webHidden/>
              </w:rPr>
            </w:r>
            <w:r>
              <w:rPr>
                <w:noProof/>
                <w:webHidden/>
              </w:rPr>
              <w:fldChar w:fldCharType="separate"/>
            </w:r>
            <w:r>
              <w:rPr>
                <w:noProof/>
                <w:webHidden/>
              </w:rPr>
              <w:t>101</w:t>
            </w:r>
            <w:r>
              <w:rPr>
                <w:noProof/>
                <w:webHidden/>
              </w:rPr>
              <w:fldChar w:fldCharType="end"/>
            </w:r>
          </w:hyperlink>
        </w:p>
        <w:p w14:paraId="2E284562" w14:textId="792FA95D"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4" w:history="1">
            <w:r w:rsidRPr="00F63275">
              <w:rPr>
                <w:rStyle w:val="Hyperlink"/>
                <w:noProof/>
              </w:rPr>
              <w:t>F-1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GML Coverage Polygons</w:t>
            </w:r>
            <w:r>
              <w:rPr>
                <w:noProof/>
                <w:webHidden/>
              </w:rPr>
              <w:tab/>
            </w:r>
            <w:r>
              <w:rPr>
                <w:noProof/>
                <w:webHidden/>
              </w:rPr>
              <w:fldChar w:fldCharType="begin"/>
            </w:r>
            <w:r>
              <w:rPr>
                <w:noProof/>
                <w:webHidden/>
              </w:rPr>
              <w:instrText xml:space="preserve"> PAGEREF _Toc226035174 \h </w:instrText>
            </w:r>
            <w:r>
              <w:rPr>
                <w:noProof/>
                <w:webHidden/>
              </w:rPr>
            </w:r>
            <w:r>
              <w:rPr>
                <w:noProof/>
                <w:webHidden/>
              </w:rPr>
              <w:fldChar w:fldCharType="separate"/>
            </w:r>
            <w:r>
              <w:rPr>
                <w:noProof/>
                <w:webHidden/>
              </w:rPr>
              <w:t>101</w:t>
            </w:r>
            <w:r>
              <w:rPr>
                <w:noProof/>
                <w:webHidden/>
              </w:rPr>
              <w:fldChar w:fldCharType="end"/>
            </w:r>
          </w:hyperlink>
        </w:p>
        <w:p w14:paraId="59FA99D7" w14:textId="5FBD6A35"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75" w:history="1">
            <w:r w:rsidRPr="00F63275">
              <w:rPr>
                <w:rStyle w:val="Hyperlink"/>
                <w:noProof/>
              </w:rPr>
              <w:t>F-1.1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_Toc226035175 \h </w:instrText>
            </w:r>
            <w:r>
              <w:rPr>
                <w:noProof/>
                <w:webHidden/>
              </w:rPr>
            </w:r>
            <w:r>
              <w:rPr>
                <w:noProof/>
                <w:webHidden/>
              </w:rPr>
              <w:fldChar w:fldCharType="separate"/>
            </w:r>
            <w:r>
              <w:rPr>
                <w:noProof/>
                <w:webHidden/>
              </w:rPr>
              <w:t>101</w:t>
            </w:r>
            <w:r>
              <w:rPr>
                <w:noProof/>
                <w:webHidden/>
              </w:rPr>
              <w:fldChar w:fldCharType="end"/>
            </w:r>
          </w:hyperlink>
        </w:p>
        <w:p w14:paraId="7DECB3C1" w14:textId="2107FFE7"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76" w:history="1">
            <w:r w:rsidRPr="00F63275">
              <w:rPr>
                <w:rStyle w:val="Hyperlink"/>
                <w:noProof/>
              </w:rPr>
              <w:t>F-1.2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Specification</w:t>
            </w:r>
            <w:r>
              <w:rPr>
                <w:noProof/>
                <w:webHidden/>
              </w:rPr>
              <w:tab/>
            </w:r>
            <w:r>
              <w:rPr>
                <w:noProof/>
                <w:webHidden/>
              </w:rPr>
              <w:fldChar w:fldCharType="begin"/>
            </w:r>
            <w:r>
              <w:rPr>
                <w:noProof/>
                <w:webHidden/>
              </w:rPr>
              <w:instrText xml:space="preserve"> PAGEREF _Toc226035176 \h </w:instrText>
            </w:r>
            <w:r>
              <w:rPr>
                <w:noProof/>
                <w:webHidden/>
              </w:rPr>
            </w:r>
            <w:r>
              <w:rPr>
                <w:noProof/>
                <w:webHidden/>
              </w:rPr>
              <w:fldChar w:fldCharType="separate"/>
            </w:r>
            <w:r>
              <w:rPr>
                <w:noProof/>
                <w:webHidden/>
              </w:rPr>
              <w:t>101</w:t>
            </w:r>
            <w:r>
              <w:rPr>
                <w:noProof/>
                <w:webHidden/>
              </w:rPr>
              <w:fldChar w:fldCharType="end"/>
            </w:r>
          </w:hyperlink>
        </w:p>
        <w:p w14:paraId="7CB8ED78" w14:textId="195DFE0C"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7" w:history="1">
            <w:r w:rsidRPr="00F63275">
              <w:rPr>
                <w:rStyle w:val="Hyperlink"/>
                <w:noProof/>
              </w:rPr>
              <w:t>Appendix G - Thinning Algorithms</w:t>
            </w:r>
            <w:r>
              <w:rPr>
                <w:noProof/>
                <w:webHidden/>
              </w:rPr>
              <w:tab/>
            </w:r>
            <w:r>
              <w:rPr>
                <w:noProof/>
                <w:webHidden/>
              </w:rPr>
              <w:fldChar w:fldCharType="begin"/>
            </w:r>
            <w:r>
              <w:rPr>
                <w:noProof/>
                <w:webHidden/>
              </w:rPr>
              <w:instrText xml:space="preserve"> PAGEREF _Toc226035177 \h </w:instrText>
            </w:r>
            <w:r>
              <w:rPr>
                <w:noProof/>
                <w:webHidden/>
              </w:rPr>
            </w:r>
            <w:r>
              <w:rPr>
                <w:noProof/>
                <w:webHidden/>
              </w:rPr>
              <w:fldChar w:fldCharType="separate"/>
            </w:r>
            <w:r>
              <w:rPr>
                <w:noProof/>
                <w:webHidden/>
              </w:rPr>
              <w:t>102</w:t>
            </w:r>
            <w:r>
              <w:rPr>
                <w:noProof/>
                <w:webHidden/>
              </w:rPr>
              <w:fldChar w:fldCharType="end"/>
            </w:r>
          </w:hyperlink>
        </w:p>
        <w:p w14:paraId="5D7B0642" w14:textId="6AB3F0D9"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78" w:history="1">
            <w:r w:rsidRPr="00F63275">
              <w:rPr>
                <w:rStyle w:val="Hyperlink"/>
                <w:noProof/>
              </w:rPr>
              <w:t>G-1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_Toc226035178 \h </w:instrText>
            </w:r>
            <w:r>
              <w:rPr>
                <w:noProof/>
                <w:webHidden/>
              </w:rPr>
            </w:r>
            <w:r>
              <w:rPr>
                <w:noProof/>
                <w:webHidden/>
              </w:rPr>
              <w:fldChar w:fldCharType="separate"/>
            </w:r>
            <w:r>
              <w:rPr>
                <w:noProof/>
                <w:webHidden/>
              </w:rPr>
              <w:t>102</w:t>
            </w:r>
            <w:r>
              <w:rPr>
                <w:noProof/>
                <w:webHidden/>
              </w:rPr>
              <w:fldChar w:fldCharType="end"/>
            </w:r>
          </w:hyperlink>
        </w:p>
        <w:p w14:paraId="53AC00F2" w14:textId="689F708A"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79" w:history="1">
            <w:r w:rsidRPr="00F63275">
              <w:rPr>
                <w:rStyle w:val="Hyperlink"/>
                <w:noProof/>
              </w:rPr>
              <w:t>G-1.1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Regularly gridded data</w:t>
            </w:r>
            <w:r>
              <w:rPr>
                <w:noProof/>
                <w:webHidden/>
              </w:rPr>
              <w:tab/>
            </w:r>
            <w:r>
              <w:rPr>
                <w:noProof/>
                <w:webHidden/>
              </w:rPr>
              <w:fldChar w:fldCharType="begin"/>
            </w:r>
            <w:r>
              <w:rPr>
                <w:noProof/>
                <w:webHidden/>
              </w:rPr>
              <w:instrText xml:space="preserve"> PAGEREF _Toc226035179 \h </w:instrText>
            </w:r>
            <w:r>
              <w:rPr>
                <w:noProof/>
                <w:webHidden/>
              </w:rPr>
            </w:r>
            <w:r>
              <w:rPr>
                <w:noProof/>
                <w:webHidden/>
              </w:rPr>
              <w:fldChar w:fldCharType="separate"/>
            </w:r>
            <w:r>
              <w:rPr>
                <w:noProof/>
                <w:webHidden/>
              </w:rPr>
              <w:t>102</w:t>
            </w:r>
            <w:r>
              <w:rPr>
                <w:noProof/>
                <w:webHidden/>
              </w:rPr>
              <w:fldChar w:fldCharType="end"/>
            </w:r>
          </w:hyperlink>
        </w:p>
        <w:p w14:paraId="08AD1E22" w14:textId="5D852364"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80" w:history="1">
            <w:r w:rsidRPr="00F63275">
              <w:rPr>
                <w:rStyle w:val="Hyperlink"/>
                <w:noProof/>
              </w:rPr>
              <w:t>Appendix H- Import and Use of projected data on S-100 ECDIS</w:t>
            </w:r>
            <w:r>
              <w:rPr>
                <w:noProof/>
                <w:webHidden/>
              </w:rPr>
              <w:tab/>
            </w:r>
            <w:r>
              <w:rPr>
                <w:noProof/>
                <w:webHidden/>
              </w:rPr>
              <w:fldChar w:fldCharType="begin"/>
            </w:r>
            <w:r>
              <w:rPr>
                <w:noProof/>
                <w:webHidden/>
              </w:rPr>
              <w:instrText xml:space="preserve"> PAGEREF _Toc226035180 \h </w:instrText>
            </w:r>
            <w:r>
              <w:rPr>
                <w:noProof/>
                <w:webHidden/>
              </w:rPr>
            </w:r>
            <w:r>
              <w:rPr>
                <w:noProof/>
                <w:webHidden/>
              </w:rPr>
              <w:fldChar w:fldCharType="separate"/>
            </w:r>
            <w:r>
              <w:rPr>
                <w:noProof/>
                <w:webHidden/>
              </w:rPr>
              <w:t>106</w:t>
            </w:r>
            <w:r>
              <w:rPr>
                <w:noProof/>
                <w:webHidden/>
              </w:rPr>
              <w:fldChar w:fldCharType="end"/>
            </w:r>
          </w:hyperlink>
        </w:p>
        <w:p w14:paraId="7469A623" w14:textId="6ED733D0" w:rsidR="00E229A9" w:rsidRDefault="00E229A9">
          <w:pPr>
            <w:pStyle w:val="TOC1"/>
            <w:rPr>
              <w:rFonts w:asciiTheme="minorHAnsi" w:eastAsiaTheme="minorEastAsia" w:hAnsiTheme="minorHAnsi" w:cstheme="minorBidi"/>
              <w:bCs w:val="0"/>
              <w:noProof/>
              <w:kern w:val="2"/>
              <w:sz w:val="24"/>
              <w:szCs w:val="24"/>
              <w:lang w:eastAsia="en-GB"/>
              <w14:ligatures w14:val="standardContextual"/>
            </w:rPr>
          </w:pPr>
          <w:hyperlink w:anchor="_Toc226035181" w:history="1">
            <w:r w:rsidRPr="00F63275">
              <w:rPr>
                <w:rStyle w:val="Hyperlink"/>
                <w:noProof/>
              </w:rPr>
              <w:t>H-1</w:t>
            </w:r>
            <w:r>
              <w:rPr>
                <w:rFonts w:asciiTheme="minorHAnsi" w:eastAsiaTheme="minorEastAsia" w:hAnsiTheme="minorHAnsi" w:cstheme="minorBidi"/>
                <w:bCs w:val="0"/>
                <w:noProof/>
                <w:kern w:val="2"/>
                <w:sz w:val="24"/>
                <w:szCs w:val="24"/>
                <w:lang w:eastAsia="en-GB"/>
                <w14:ligatures w14:val="standardContextual"/>
              </w:rPr>
              <w:tab/>
            </w:r>
            <w:r w:rsidRPr="00F63275">
              <w:rPr>
                <w:rStyle w:val="Hyperlink"/>
                <w:noProof/>
              </w:rPr>
              <w:t>Introduction</w:t>
            </w:r>
            <w:r>
              <w:rPr>
                <w:noProof/>
                <w:webHidden/>
              </w:rPr>
              <w:tab/>
            </w:r>
            <w:r>
              <w:rPr>
                <w:noProof/>
                <w:webHidden/>
              </w:rPr>
              <w:fldChar w:fldCharType="begin"/>
            </w:r>
            <w:r>
              <w:rPr>
                <w:noProof/>
                <w:webHidden/>
              </w:rPr>
              <w:instrText xml:space="preserve"> PAGEREF _Toc226035181 \h </w:instrText>
            </w:r>
            <w:r>
              <w:rPr>
                <w:noProof/>
                <w:webHidden/>
              </w:rPr>
            </w:r>
            <w:r>
              <w:rPr>
                <w:noProof/>
                <w:webHidden/>
              </w:rPr>
              <w:fldChar w:fldCharType="separate"/>
            </w:r>
            <w:r>
              <w:rPr>
                <w:noProof/>
                <w:webHidden/>
              </w:rPr>
              <w:t>106</w:t>
            </w:r>
            <w:r>
              <w:rPr>
                <w:noProof/>
                <w:webHidden/>
              </w:rPr>
              <w:fldChar w:fldCharType="end"/>
            </w:r>
          </w:hyperlink>
        </w:p>
        <w:p w14:paraId="141777DE" w14:textId="798FA50D"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82" w:history="1">
            <w:r w:rsidRPr="00F63275">
              <w:rPr>
                <w:rStyle w:val="Hyperlink"/>
                <w:noProof/>
              </w:rPr>
              <w:t>H-1.1</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Conversion from UTM to WGS 84</w:t>
            </w:r>
            <w:r>
              <w:rPr>
                <w:noProof/>
                <w:webHidden/>
              </w:rPr>
              <w:tab/>
            </w:r>
            <w:r>
              <w:rPr>
                <w:noProof/>
                <w:webHidden/>
              </w:rPr>
              <w:fldChar w:fldCharType="begin"/>
            </w:r>
            <w:r>
              <w:rPr>
                <w:noProof/>
                <w:webHidden/>
              </w:rPr>
              <w:instrText xml:space="preserve"> PAGEREF _Toc226035182 \h </w:instrText>
            </w:r>
            <w:r>
              <w:rPr>
                <w:noProof/>
                <w:webHidden/>
              </w:rPr>
            </w:r>
            <w:r>
              <w:rPr>
                <w:noProof/>
                <w:webHidden/>
              </w:rPr>
              <w:fldChar w:fldCharType="separate"/>
            </w:r>
            <w:r>
              <w:rPr>
                <w:noProof/>
                <w:webHidden/>
              </w:rPr>
              <w:t>106</w:t>
            </w:r>
            <w:r>
              <w:rPr>
                <w:noProof/>
                <w:webHidden/>
              </w:rPr>
              <w:fldChar w:fldCharType="end"/>
            </w:r>
          </w:hyperlink>
        </w:p>
        <w:p w14:paraId="635E2988" w14:textId="42A7DB7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83" w:history="1">
            <w:r w:rsidRPr="00F63275">
              <w:rPr>
                <w:rStyle w:val="Hyperlink"/>
                <w:noProof/>
              </w:rPr>
              <w:t>H-1.2</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Conversion from UPS North to WGS 84</w:t>
            </w:r>
            <w:r>
              <w:rPr>
                <w:noProof/>
                <w:webHidden/>
              </w:rPr>
              <w:tab/>
            </w:r>
            <w:r>
              <w:rPr>
                <w:noProof/>
                <w:webHidden/>
              </w:rPr>
              <w:fldChar w:fldCharType="begin"/>
            </w:r>
            <w:r>
              <w:rPr>
                <w:noProof/>
                <w:webHidden/>
              </w:rPr>
              <w:instrText xml:space="preserve"> PAGEREF _Toc226035183 \h </w:instrText>
            </w:r>
            <w:r>
              <w:rPr>
                <w:noProof/>
                <w:webHidden/>
              </w:rPr>
            </w:r>
            <w:r>
              <w:rPr>
                <w:noProof/>
                <w:webHidden/>
              </w:rPr>
              <w:fldChar w:fldCharType="separate"/>
            </w:r>
            <w:r>
              <w:rPr>
                <w:noProof/>
                <w:webHidden/>
              </w:rPr>
              <w:t>108</w:t>
            </w:r>
            <w:r>
              <w:rPr>
                <w:noProof/>
                <w:webHidden/>
              </w:rPr>
              <w:fldChar w:fldCharType="end"/>
            </w:r>
          </w:hyperlink>
        </w:p>
        <w:p w14:paraId="2E6C34DA" w14:textId="240BF663"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84" w:history="1">
            <w:r w:rsidRPr="00F63275">
              <w:rPr>
                <w:rStyle w:val="Hyperlink"/>
                <w:noProof/>
              </w:rPr>
              <w:t>H-1.3</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Conversion from UPS South to WGS 84</w:t>
            </w:r>
            <w:r>
              <w:rPr>
                <w:noProof/>
                <w:webHidden/>
              </w:rPr>
              <w:tab/>
            </w:r>
            <w:r>
              <w:rPr>
                <w:noProof/>
                <w:webHidden/>
              </w:rPr>
              <w:fldChar w:fldCharType="begin"/>
            </w:r>
            <w:r>
              <w:rPr>
                <w:noProof/>
                <w:webHidden/>
              </w:rPr>
              <w:instrText xml:space="preserve"> PAGEREF _Toc226035184 \h </w:instrText>
            </w:r>
            <w:r>
              <w:rPr>
                <w:noProof/>
                <w:webHidden/>
              </w:rPr>
            </w:r>
            <w:r>
              <w:rPr>
                <w:noProof/>
                <w:webHidden/>
              </w:rPr>
              <w:fldChar w:fldCharType="separate"/>
            </w:r>
            <w:r>
              <w:rPr>
                <w:noProof/>
                <w:webHidden/>
              </w:rPr>
              <w:t>109</w:t>
            </w:r>
            <w:r>
              <w:rPr>
                <w:noProof/>
                <w:webHidden/>
              </w:rPr>
              <w:fldChar w:fldCharType="end"/>
            </w:r>
          </w:hyperlink>
        </w:p>
        <w:p w14:paraId="08345EFF" w14:textId="37F4FA86" w:rsidR="00E229A9" w:rsidRDefault="00E229A9">
          <w:pPr>
            <w:pStyle w:val="TOC2"/>
            <w:rPr>
              <w:rFonts w:asciiTheme="minorHAnsi" w:eastAsiaTheme="minorEastAsia" w:hAnsiTheme="minorHAnsi" w:cstheme="minorBidi"/>
              <w:noProof/>
              <w:kern w:val="2"/>
              <w:sz w:val="24"/>
              <w:szCs w:val="24"/>
              <w:lang w:eastAsia="en-GB"/>
              <w14:ligatures w14:val="standardContextual"/>
            </w:rPr>
          </w:pPr>
          <w:hyperlink w:anchor="_Toc226035185" w:history="1">
            <w:r w:rsidRPr="00F63275">
              <w:rPr>
                <w:rStyle w:val="Hyperlink"/>
                <w:noProof/>
              </w:rPr>
              <w:t>H-1.4</w:t>
            </w:r>
            <w:r>
              <w:rPr>
                <w:rFonts w:asciiTheme="minorHAnsi" w:eastAsiaTheme="minorEastAsia" w:hAnsiTheme="minorHAnsi" w:cstheme="minorBidi"/>
                <w:noProof/>
                <w:kern w:val="2"/>
                <w:sz w:val="24"/>
                <w:szCs w:val="24"/>
                <w:lang w:eastAsia="en-GB"/>
                <w14:ligatures w14:val="standardContextual"/>
              </w:rPr>
              <w:tab/>
            </w:r>
            <w:r w:rsidRPr="00F63275">
              <w:rPr>
                <w:rStyle w:val="Hyperlink"/>
                <w:noProof/>
              </w:rPr>
              <w:t>References [Informative]</w:t>
            </w:r>
            <w:r>
              <w:rPr>
                <w:noProof/>
                <w:webHidden/>
              </w:rPr>
              <w:tab/>
            </w:r>
            <w:r>
              <w:rPr>
                <w:noProof/>
                <w:webHidden/>
              </w:rPr>
              <w:fldChar w:fldCharType="begin"/>
            </w:r>
            <w:r>
              <w:rPr>
                <w:noProof/>
                <w:webHidden/>
              </w:rPr>
              <w:instrText xml:space="preserve"> PAGEREF _Toc226035185 \h </w:instrText>
            </w:r>
            <w:r>
              <w:rPr>
                <w:noProof/>
                <w:webHidden/>
              </w:rPr>
            </w:r>
            <w:r>
              <w:rPr>
                <w:noProof/>
                <w:webHidden/>
              </w:rPr>
              <w:fldChar w:fldCharType="separate"/>
            </w:r>
            <w:r>
              <w:rPr>
                <w:noProof/>
                <w:webHidden/>
              </w:rPr>
              <w:t>110</w:t>
            </w:r>
            <w:r>
              <w:rPr>
                <w:noProof/>
                <w:webHidden/>
              </w:rPr>
              <w:fldChar w:fldCharType="end"/>
            </w:r>
          </w:hyperlink>
        </w:p>
        <w:p w14:paraId="22BDCFFF" w14:textId="1D1FE646" w:rsidR="009F2693" w:rsidRPr="0062074F" w:rsidRDefault="000806E0" w:rsidP="004E61EE">
          <w:pPr>
            <w:tabs>
              <w:tab w:val="left" w:pos="567"/>
              <w:tab w:val="left" w:pos="1134"/>
            </w:tabs>
            <w:spacing w:after="0" w:line="240" w:lineRule="auto"/>
          </w:pPr>
          <w:r w:rsidRPr="0062074F">
            <w:rPr>
              <w:bCs/>
            </w:rPr>
            <w:fldChar w:fldCharType="end"/>
          </w:r>
        </w:p>
      </w:sdtContent>
    </w:sdt>
    <w:p w14:paraId="177165BF" w14:textId="77777777" w:rsidR="00703BA8" w:rsidRPr="0062074F" w:rsidRDefault="00703BA8" w:rsidP="004E61EE">
      <w:pPr>
        <w:spacing w:line="240" w:lineRule="auto"/>
      </w:pPr>
      <w:r w:rsidRPr="0062074F">
        <w:br w:type="page"/>
      </w:r>
    </w:p>
    <w:p w14:paraId="3C0D622C" w14:textId="77777777" w:rsidR="00703BA8" w:rsidRPr="0062074F" w:rsidRDefault="00703BA8" w:rsidP="004E61EE">
      <w:pPr>
        <w:spacing w:before="360" w:line="240" w:lineRule="auto"/>
        <w:jc w:val="center"/>
        <w:rPr>
          <w:rFonts w:asciiTheme="minorHAnsi" w:eastAsiaTheme="minorEastAsia" w:hAnsiTheme="minorHAnsi"/>
          <w:lang w:eastAsia="en-US"/>
        </w:rPr>
      </w:pPr>
      <w:r w:rsidRPr="0062074F">
        <w:rPr>
          <w:rFonts w:eastAsia="Times New Roman"/>
          <w:b/>
          <w:sz w:val="24"/>
          <w:szCs w:val="24"/>
        </w:rPr>
        <w:lastRenderedPageBreak/>
        <w:t>Document History</w:t>
      </w:r>
    </w:p>
    <w:p w14:paraId="687C0634" w14:textId="77777777" w:rsidR="00703BA8" w:rsidRPr="0062074F" w:rsidRDefault="00703BA8" w:rsidP="00E54143">
      <w:pPr>
        <w:spacing w:line="240" w:lineRule="auto"/>
        <w:jc w:val="both"/>
      </w:pPr>
      <w:r w:rsidRPr="0062074F">
        <w:t>Changes to this Specification are coordinated by the IHO S-100 Working Group. New editions will be made available via the IHO website.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721"/>
        <w:gridCol w:w="1193"/>
        <w:gridCol w:w="4658"/>
      </w:tblGrid>
      <w:tr w:rsidR="00703BA8" w:rsidRPr="0062074F" w14:paraId="73E3154A" w14:textId="77777777" w:rsidTr="001C1CA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06D905" w14:textId="77777777" w:rsidR="00703BA8" w:rsidRPr="0062074F" w:rsidRDefault="00703BA8" w:rsidP="004E61EE">
            <w:pPr>
              <w:spacing w:before="60" w:after="60" w:line="240" w:lineRule="auto"/>
              <w:rPr>
                <w:rFonts w:cs="Arial"/>
                <w:b/>
              </w:rPr>
            </w:pPr>
            <w:r w:rsidRPr="0062074F">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C096BF" w14:textId="77777777" w:rsidR="00703BA8" w:rsidRPr="0062074F" w:rsidRDefault="00703BA8" w:rsidP="004E61EE">
            <w:pPr>
              <w:spacing w:before="60" w:after="60" w:line="240" w:lineRule="auto"/>
              <w:ind w:left="-1" w:firstLine="1"/>
              <w:rPr>
                <w:rFonts w:cs="Arial"/>
                <w:b/>
              </w:rPr>
            </w:pPr>
            <w:r w:rsidRPr="0062074F">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63CFA9" w14:textId="3675C8FA" w:rsidR="00703BA8" w:rsidRPr="0062074F" w:rsidRDefault="00703BA8" w:rsidP="000E4371">
            <w:pPr>
              <w:spacing w:before="60" w:after="60" w:line="240" w:lineRule="auto"/>
              <w:ind w:firstLine="21"/>
              <w:rPr>
                <w:rFonts w:cs="Arial"/>
                <w:b/>
              </w:rPr>
            </w:pPr>
            <w:r w:rsidRPr="0062074F">
              <w:rPr>
                <w:rFonts w:cs="Arial"/>
                <w:b/>
              </w:rPr>
              <w:t>A</w:t>
            </w:r>
            <w:r w:rsidR="000E4371" w:rsidRPr="0062074F">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228208" w14:textId="77777777" w:rsidR="00703BA8" w:rsidRPr="0062074F" w:rsidRDefault="00703BA8" w:rsidP="004E61EE">
            <w:pPr>
              <w:spacing w:before="60" w:after="60" w:line="240" w:lineRule="auto"/>
              <w:ind w:left="44" w:firstLine="43"/>
              <w:rPr>
                <w:rFonts w:cs="Arial"/>
                <w:b/>
              </w:rPr>
            </w:pPr>
            <w:r w:rsidRPr="0062074F">
              <w:rPr>
                <w:rFonts w:cs="Arial"/>
                <w:b/>
              </w:rPr>
              <w:t>Purpose</w:t>
            </w:r>
          </w:p>
        </w:tc>
      </w:tr>
      <w:tr w:rsidR="00703BA8" w:rsidRPr="0062074F" w14:paraId="027EDA10" w14:textId="77777777" w:rsidTr="001C1CAB">
        <w:tc>
          <w:tcPr>
            <w:tcW w:w="1526" w:type="dxa"/>
            <w:tcBorders>
              <w:top w:val="single" w:sz="4" w:space="0" w:color="auto"/>
              <w:left w:val="single" w:sz="4" w:space="0" w:color="auto"/>
              <w:bottom w:val="single" w:sz="4" w:space="0" w:color="auto"/>
              <w:right w:val="single" w:sz="4" w:space="0" w:color="auto"/>
            </w:tcBorders>
            <w:hideMark/>
          </w:tcPr>
          <w:p w14:paraId="69B4B469" w14:textId="4DB3C3E7"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1</w:t>
            </w:r>
          </w:p>
        </w:tc>
        <w:tc>
          <w:tcPr>
            <w:tcW w:w="1730" w:type="dxa"/>
            <w:tcBorders>
              <w:top w:val="single" w:sz="4" w:space="0" w:color="auto"/>
              <w:left w:val="single" w:sz="4" w:space="0" w:color="auto"/>
              <w:bottom w:val="single" w:sz="4" w:space="0" w:color="auto"/>
              <w:right w:val="single" w:sz="4" w:space="0" w:color="auto"/>
            </w:tcBorders>
            <w:hideMark/>
          </w:tcPr>
          <w:p w14:paraId="547A1C26" w14:textId="77777777" w:rsidR="00703BA8" w:rsidRPr="0062074F" w:rsidRDefault="00703BA8" w:rsidP="004E61EE">
            <w:pPr>
              <w:spacing w:before="60" w:after="60" w:line="240" w:lineRule="auto"/>
              <w:ind w:left="-1" w:firstLine="1"/>
              <w:rPr>
                <w:rFonts w:cs="Arial"/>
              </w:rPr>
            </w:pPr>
            <w:r w:rsidRPr="0062074F">
              <w:rPr>
                <w:rFonts w:cs="Arial"/>
              </w:rPr>
              <w:t>28 Aug 2020</w:t>
            </w:r>
          </w:p>
        </w:tc>
        <w:tc>
          <w:tcPr>
            <w:tcW w:w="1134" w:type="dxa"/>
            <w:tcBorders>
              <w:top w:val="single" w:sz="4" w:space="0" w:color="auto"/>
              <w:left w:val="single" w:sz="4" w:space="0" w:color="auto"/>
              <w:bottom w:val="single" w:sz="4" w:space="0" w:color="auto"/>
              <w:right w:val="single" w:sz="4" w:space="0" w:color="auto"/>
            </w:tcBorders>
            <w:hideMark/>
          </w:tcPr>
          <w:p w14:paraId="6B96CF3E" w14:textId="77777777" w:rsidR="00703BA8" w:rsidRPr="0062074F" w:rsidRDefault="00703BA8" w:rsidP="004E61EE">
            <w:pPr>
              <w:spacing w:before="60" w:after="60" w:line="240" w:lineRule="auto"/>
              <w:ind w:firstLine="21"/>
              <w:rPr>
                <w:rFonts w:cs="Arial"/>
              </w:rPr>
            </w:pPr>
            <w:r w:rsidRPr="0062074F">
              <w:rPr>
                <w:rFonts w:cs="Arial"/>
              </w:rPr>
              <w:t>RM</w:t>
            </w:r>
          </w:p>
        </w:tc>
        <w:tc>
          <w:tcPr>
            <w:tcW w:w="4702" w:type="dxa"/>
            <w:tcBorders>
              <w:top w:val="single" w:sz="4" w:space="0" w:color="auto"/>
              <w:left w:val="single" w:sz="4" w:space="0" w:color="auto"/>
              <w:bottom w:val="single" w:sz="4" w:space="0" w:color="auto"/>
              <w:right w:val="single" w:sz="4" w:space="0" w:color="auto"/>
            </w:tcBorders>
            <w:hideMark/>
          </w:tcPr>
          <w:p w14:paraId="13997DE1" w14:textId="3BF6C81E" w:rsidR="00703BA8" w:rsidRPr="0062074F" w:rsidRDefault="00703BA8" w:rsidP="004E61EE">
            <w:pPr>
              <w:spacing w:before="60" w:after="60" w:line="240" w:lineRule="auto"/>
              <w:ind w:left="44" w:firstLine="43"/>
              <w:rPr>
                <w:rFonts w:cs="Arial"/>
              </w:rPr>
            </w:pPr>
            <w:r w:rsidRPr="0062074F">
              <w:rPr>
                <w:rFonts w:cs="Arial"/>
              </w:rPr>
              <w:t>First draft. Reviewed by EM</w:t>
            </w:r>
            <w:r w:rsidR="00817E4C" w:rsidRPr="0062074F">
              <w:rPr>
                <w:rFonts w:cs="Arial"/>
              </w:rPr>
              <w:t>.</w:t>
            </w:r>
          </w:p>
        </w:tc>
      </w:tr>
      <w:tr w:rsidR="00703BA8" w:rsidRPr="0062074F" w14:paraId="529D0F01" w14:textId="77777777" w:rsidTr="001C1CAB">
        <w:tc>
          <w:tcPr>
            <w:tcW w:w="1526" w:type="dxa"/>
            <w:tcBorders>
              <w:top w:val="single" w:sz="4" w:space="0" w:color="auto"/>
              <w:left w:val="single" w:sz="4" w:space="0" w:color="auto"/>
              <w:bottom w:val="single" w:sz="4" w:space="0" w:color="auto"/>
              <w:right w:val="single" w:sz="4" w:space="0" w:color="auto"/>
            </w:tcBorders>
          </w:tcPr>
          <w:p w14:paraId="57804990" w14:textId="046F46AB"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2</w:t>
            </w:r>
          </w:p>
        </w:tc>
        <w:tc>
          <w:tcPr>
            <w:tcW w:w="1730" w:type="dxa"/>
            <w:tcBorders>
              <w:top w:val="single" w:sz="4" w:space="0" w:color="auto"/>
              <w:left w:val="single" w:sz="4" w:space="0" w:color="auto"/>
              <w:bottom w:val="single" w:sz="4" w:space="0" w:color="auto"/>
              <w:right w:val="single" w:sz="4" w:space="0" w:color="auto"/>
            </w:tcBorders>
          </w:tcPr>
          <w:p w14:paraId="6F930A87" w14:textId="23D7FBEB" w:rsidR="00703BA8" w:rsidRPr="0062074F" w:rsidRDefault="00703BA8" w:rsidP="004E61EE">
            <w:pPr>
              <w:spacing w:before="60" w:after="60" w:line="240" w:lineRule="auto"/>
              <w:ind w:left="-1" w:firstLine="1"/>
              <w:rPr>
                <w:rFonts w:cs="Arial"/>
              </w:rPr>
            </w:pPr>
            <w:r w:rsidRPr="0062074F">
              <w:rPr>
                <w:rFonts w:cs="Arial"/>
              </w:rPr>
              <w:t>01 Nov 2021</w:t>
            </w:r>
          </w:p>
        </w:tc>
        <w:tc>
          <w:tcPr>
            <w:tcW w:w="1134" w:type="dxa"/>
            <w:tcBorders>
              <w:top w:val="single" w:sz="4" w:space="0" w:color="auto"/>
              <w:left w:val="single" w:sz="4" w:space="0" w:color="auto"/>
              <w:bottom w:val="single" w:sz="4" w:space="0" w:color="auto"/>
              <w:right w:val="single" w:sz="4" w:space="0" w:color="auto"/>
            </w:tcBorders>
          </w:tcPr>
          <w:p w14:paraId="7707DF7D" w14:textId="77777777" w:rsidR="00703BA8" w:rsidRPr="0062074F" w:rsidRDefault="00703BA8" w:rsidP="004E61EE">
            <w:pPr>
              <w:spacing w:before="60" w:after="60" w:line="240" w:lineRule="auto"/>
              <w:ind w:firstLine="21"/>
              <w:rPr>
                <w:rFonts w:cs="Arial"/>
              </w:rPr>
            </w:pPr>
            <w:proofErr w:type="spellStart"/>
            <w:r w:rsidRPr="0062074F">
              <w:rPr>
                <w:rFonts w:cs="Arial"/>
              </w:rPr>
              <w:t>J.Powell</w:t>
            </w:r>
            <w:proofErr w:type="spellEnd"/>
          </w:p>
        </w:tc>
        <w:tc>
          <w:tcPr>
            <w:tcW w:w="4702" w:type="dxa"/>
            <w:tcBorders>
              <w:top w:val="single" w:sz="4" w:space="0" w:color="auto"/>
              <w:left w:val="single" w:sz="4" w:space="0" w:color="auto"/>
              <w:bottom w:val="single" w:sz="4" w:space="0" w:color="auto"/>
              <w:right w:val="single" w:sz="4" w:space="0" w:color="auto"/>
            </w:tcBorders>
          </w:tcPr>
          <w:p w14:paraId="0415C7C2" w14:textId="51AD6F15" w:rsidR="00703BA8" w:rsidRPr="0062074F" w:rsidRDefault="00703BA8" w:rsidP="004E61EE">
            <w:pPr>
              <w:spacing w:before="60" w:after="60" w:line="240" w:lineRule="auto"/>
              <w:ind w:left="44"/>
              <w:rPr>
                <w:rFonts w:cs="Arial"/>
              </w:rPr>
            </w:pPr>
            <w:r w:rsidRPr="0062074F">
              <w:rPr>
                <w:rFonts w:cs="Arial"/>
              </w:rPr>
              <w:t xml:space="preserve">Numerous revisions to take into account the S-98 </w:t>
            </w:r>
            <w:r w:rsidR="00817E4C" w:rsidRPr="0062074F">
              <w:rPr>
                <w:rFonts w:cs="Arial"/>
              </w:rPr>
              <w:t>C</w:t>
            </w:r>
            <w:r w:rsidRPr="0062074F">
              <w:rPr>
                <w:rFonts w:cs="Arial"/>
              </w:rPr>
              <w:t xml:space="preserve">orrespondence </w:t>
            </w:r>
            <w:r w:rsidR="00817E4C" w:rsidRPr="0062074F">
              <w:rPr>
                <w:rFonts w:cs="Arial"/>
              </w:rPr>
              <w:t>G</w:t>
            </w:r>
            <w:r w:rsidRPr="0062074F">
              <w:rPr>
                <w:rFonts w:cs="Arial"/>
              </w:rPr>
              <w:t>roup adjudication work.</w:t>
            </w:r>
          </w:p>
        </w:tc>
      </w:tr>
      <w:tr w:rsidR="00817E4C" w:rsidRPr="0062074F" w14:paraId="3EF37538" w14:textId="77777777" w:rsidTr="001C1CAB">
        <w:tc>
          <w:tcPr>
            <w:tcW w:w="1526" w:type="dxa"/>
            <w:tcBorders>
              <w:top w:val="single" w:sz="4" w:space="0" w:color="auto"/>
              <w:left w:val="single" w:sz="4" w:space="0" w:color="auto"/>
              <w:bottom w:val="single" w:sz="4" w:space="0" w:color="auto"/>
              <w:right w:val="single" w:sz="4" w:space="0" w:color="auto"/>
            </w:tcBorders>
          </w:tcPr>
          <w:p w14:paraId="6E5575AC" w14:textId="2FE838F2" w:rsidR="00817E4C" w:rsidRPr="0062074F" w:rsidRDefault="00817E4C"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5F903F4B" w14:textId="7ADD55D5" w:rsidR="00817E4C" w:rsidRPr="0062074F" w:rsidRDefault="00817E4C"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3BD90B2B" w14:textId="62E54346" w:rsidR="00817E4C" w:rsidRPr="0062074F" w:rsidRDefault="000E4371" w:rsidP="004E61EE">
            <w:pPr>
              <w:spacing w:before="60" w:after="60" w:line="240" w:lineRule="auto"/>
              <w:ind w:firstLine="21"/>
              <w:rPr>
                <w:rFonts w:cs="Arial"/>
              </w:rPr>
            </w:pPr>
            <w:r w:rsidRPr="0062074F">
              <w:rPr>
                <w:rFonts w:cs="Arial"/>
              </w:rPr>
              <w:t>S-100WG</w:t>
            </w:r>
          </w:p>
        </w:tc>
        <w:tc>
          <w:tcPr>
            <w:tcW w:w="4702" w:type="dxa"/>
            <w:tcBorders>
              <w:top w:val="single" w:sz="4" w:space="0" w:color="auto"/>
              <w:left w:val="single" w:sz="4" w:space="0" w:color="auto"/>
              <w:bottom w:val="single" w:sz="4" w:space="0" w:color="auto"/>
              <w:right w:val="single" w:sz="4" w:space="0" w:color="auto"/>
            </w:tcBorders>
          </w:tcPr>
          <w:p w14:paraId="108E522E" w14:textId="4FC9152B" w:rsidR="00817E4C" w:rsidRPr="0062074F" w:rsidRDefault="00817E4C" w:rsidP="000E4371">
            <w:pPr>
              <w:spacing w:before="60" w:after="60" w:line="240" w:lineRule="auto"/>
              <w:ind w:left="44"/>
              <w:rPr>
                <w:rFonts w:cs="Arial"/>
              </w:rPr>
            </w:pPr>
            <w:r w:rsidRPr="0062074F">
              <w:rPr>
                <w:rFonts w:cs="Arial"/>
              </w:rPr>
              <w:t xml:space="preserve">Submission to HSSC14 for </w:t>
            </w:r>
            <w:r w:rsidR="000E4371" w:rsidRPr="0062074F">
              <w:rPr>
                <w:rFonts w:cs="Arial"/>
              </w:rPr>
              <w:t>approval</w:t>
            </w:r>
            <w:r w:rsidRPr="0062074F">
              <w:rPr>
                <w:rFonts w:cs="Arial"/>
              </w:rPr>
              <w:t>.</w:t>
            </w:r>
          </w:p>
        </w:tc>
      </w:tr>
      <w:tr w:rsidR="00703BA8" w:rsidRPr="0062074F" w14:paraId="22DF7DAE" w14:textId="77777777" w:rsidTr="001C1CAB">
        <w:tc>
          <w:tcPr>
            <w:tcW w:w="1526" w:type="dxa"/>
            <w:tcBorders>
              <w:top w:val="single" w:sz="4" w:space="0" w:color="auto"/>
              <w:left w:val="single" w:sz="4" w:space="0" w:color="auto"/>
              <w:bottom w:val="single" w:sz="4" w:space="0" w:color="auto"/>
              <w:right w:val="single" w:sz="4" w:space="0" w:color="auto"/>
            </w:tcBorders>
          </w:tcPr>
          <w:p w14:paraId="1CE4BC43" w14:textId="703DEDF5" w:rsidR="00703BA8" w:rsidRPr="0062074F" w:rsidRDefault="000E4371"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0E1724CB" w14:textId="12DEB9F5" w:rsidR="00703BA8" w:rsidRPr="0062074F" w:rsidRDefault="000E4371"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28EB3A0B" w14:textId="0590997D" w:rsidR="00703BA8" w:rsidRPr="0062074F" w:rsidRDefault="000E4371" w:rsidP="004E61EE">
            <w:pPr>
              <w:spacing w:before="60" w:after="60" w:line="240" w:lineRule="auto"/>
              <w:ind w:firstLine="21"/>
              <w:rPr>
                <w:rFonts w:cs="Arial"/>
              </w:rPr>
            </w:pPr>
            <w:r w:rsidRPr="0062074F">
              <w:rPr>
                <w:rFonts w:cs="Arial"/>
              </w:rPr>
              <w:t>HSSC</w:t>
            </w:r>
          </w:p>
        </w:tc>
        <w:tc>
          <w:tcPr>
            <w:tcW w:w="4702" w:type="dxa"/>
            <w:tcBorders>
              <w:top w:val="single" w:sz="4" w:space="0" w:color="auto"/>
              <w:left w:val="single" w:sz="4" w:space="0" w:color="auto"/>
              <w:bottom w:val="single" w:sz="4" w:space="0" w:color="auto"/>
              <w:right w:val="single" w:sz="4" w:space="0" w:color="auto"/>
            </w:tcBorders>
          </w:tcPr>
          <w:p w14:paraId="631E779C" w14:textId="3A03055C" w:rsidR="00703BA8" w:rsidRPr="0062074F" w:rsidRDefault="000E4371" w:rsidP="000E4371">
            <w:pPr>
              <w:spacing w:before="60" w:after="60" w:line="240" w:lineRule="auto"/>
              <w:ind w:left="45"/>
              <w:rPr>
                <w:rFonts w:cs="Arial"/>
              </w:rPr>
            </w:pPr>
            <w:r w:rsidRPr="0062074F">
              <w:rPr>
                <w:rFonts w:cs="Arial"/>
              </w:rPr>
              <w:t>Initial published version for evaluation and testing.</w:t>
            </w:r>
          </w:p>
        </w:tc>
      </w:tr>
      <w:tr w:rsidR="00703BA8" w:rsidRPr="0062074F" w14:paraId="12A94405" w14:textId="77777777" w:rsidTr="001C1CAB">
        <w:tc>
          <w:tcPr>
            <w:tcW w:w="1526" w:type="dxa"/>
            <w:tcBorders>
              <w:top w:val="single" w:sz="4" w:space="0" w:color="auto"/>
              <w:left w:val="single" w:sz="4" w:space="0" w:color="auto"/>
              <w:bottom w:val="single" w:sz="4" w:space="0" w:color="auto"/>
              <w:right w:val="single" w:sz="4" w:space="0" w:color="auto"/>
            </w:tcBorders>
          </w:tcPr>
          <w:p w14:paraId="72E5462A" w14:textId="0D17687C" w:rsidR="00703BA8" w:rsidRPr="0062074F" w:rsidRDefault="00E47E2A" w:rsidP="004E61EE">
            <w:pPr>
              <w:spacing w:before="60" w:after="60" w:line="240" w:lineRule="auto"/>
              <w:rPr>
                <w:rFonts w:cs="Arial"/>
              </w:rPr>
            </w:pPr>
            <w:r w:rsidRPr="0062074F">
              <w:rPr>
                <w:rFonts w:cs="Arial"/>
              </w:rPr>
              <w:t>1.1.0</w:t>
            </w:r>
          </w:p>
        </w:tc>
        <w:tc>
          <w:tcPr>
            <w:tcW w:w="1730" w:type="dxa"/>
            <w:tcBorders>
              <w:top w:val="single" w:sz="4" w:space="0" w:color="auto"/>
              <w:left w:val="single" w:sz="4" w:space="0" w:color="auto"/>
              <w:bottom w:val="single" w:sz="4" w:space="0" w:color="auto"/>
              <w:right w:val="single" w:sz="4" w:space="0" w:color="auto"/>
            </w:tcBorders>
          </w:tcPr>
          <w:p w14:paraId="60C19DCF" w14:textId="771937B2" w:rsidR="00703BA8" w:rsidRPr="0062074F" w:rsidRDefault="00E47E2A" w:rsidP="004E61EE">
            <w:pPr>
              <w:spacing w:before="60" w:after="60" w:line="240" w:lineRule="auto"/>
              <w:ind w:left="-1" w:firstLine="1"/>
              <w:rPr>
                <w:rFonts w:cs="Arial"/>
              </w:rPr>
            </w:pPr>
            <w:r w:rsidRPr="0062074F">
              <w:rPr>
                <w:rFonts w:cs="Arial"/>
              </w:rPr>
              <w:t>August 2023</w:t>
            </w:r>
          </w:p>
        </w:tc>
        <w:tc>
          <w:tcPr>
            <w:tcW w:w="1134" w:type="dxa"/>
            <w:tcBorders>
              <w:top w:val="single" w:sz="4" w:space="0" w:color="auto"/>
              <w:left w:val="single" w:sz="4" w:space="0" w:color="auto"/>
              <w:bottom w:val="single" w:sz="4" w:space="0" w:color="auto"/>
              <w:right w:val="single" w:sz="4" w:space="0" w:color="auto"/>
            </w:tcBorders>
          </w:tcPr>
          <w:p w14:paraId="7ED00568"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D6C669D" w14:textId="5A35E61C" w:rsidR="00703BA8" w:rsidRPr="0062074F" w:rsidRDefault="003171AA" w:rsidP="004E61EE">
            <w:pPr>
              <w:spacing w:before="60" w:after="60" w:line="240" w:lineRule="auto"/>
              <w:ind w:left="44" w:hanging="26"/>
              <w:rPr>
                <w:rFonts w:cs="Arial"/>
              </w:rPr>
            </w:pPr>
            <w:r w:rsidRPr="0062074F">
              <w:rPr>
                <w:rFonts w:cs="Arial"/>
              </w:rPr>
              <w:t xml:space="preserve">Added </w:t>
            </w:r>
            <w:r w:rsidR="0056040E" w:rsidRPr="0062074F">
              <w:rPr>
                <w:rFonts w:cs="Arial"/>
              </w:rPr>
              <w:t>MSC.530(106)/Rev.1</w:t>
            </w:r>
            <w:r w:rsidRPr="0062074F">
              <w:rPr>
                <w:rFonts w:cs="Arial"/>
              </w:rPr>
              <w:t xml:space="preserve"> in place of MSC.232(82) and updated text accordingly</w:t>
            </w:r>
            <w:r w:rsidR="009F5B46" w:rsidRPr="0062074F">
              <w:rPr>
                <w:rFonts w:cs="Arial"/>
              </w:rPr>
              <w:t xml:space="preserve"> (</w:t>
            </w:r>
            <w:r w:rsidR="003571AE" w:rsidRPr="0062074F">
              <w:rPr>
                <w:rFonts w:cs="Arial"/>
              </w:rPr>
              <w:t xml:space="preserve">“SENC” to “System Database”- </w:t>
            </w:r>
            <w:r w:rsidR="009B7AB4" w:rsidRPr="0062074F">
              <w:rPr>
                <w:rFonts w:cs="Arial"/>
              </w:rPr>
              <w:t>various clauses</w:t>
            </w:r>
            <w:r w:rsidR="009F5B46" w:rsidRPr="0062074F">
              <w:rPr>
                <w:rFonts w:cs="Arial"/>
              </w:rPr>
              <w:t>)</w:t>
            </w:r>
            <w:r w:rsidRPr="0062074F">
              <w:rPr>
                <w:rFonts w:cs="Arial"/>
              </w:rPr>
              <w:t>; updated tidal stream panel presentation (C-15.4);</w:t>
            </w:r>
            <w:r w:rsidR="005226E5" w:rsidRPr="0062074F">
              <w:rPr>
                <w:rFonts w:cs="Arial"/>
              </w:rPr>
              <w:t xml:space="preserve"> fixed heading 1 and heading 2 styles; added new clause listing allowed support file formats for ECDIS</w:t>
            </w:r>
            <w:r w:rsidR="00BA7446" w:rsidRPr="0062074F">
              <w:rPr>
                <w:rFonts w:cs="Arial"/>
              </w:rPr>
              <w:t xml:space="preserve"> and elaborated rules for additional information in text (C-11.5)</w:t>
            </w:r>
            <w:r w:rsidR="003571AE" w:rsidRPr="0062074F">
              <w:rPr>
                <w:rFonts w:cs="Arial"/>
              </w:rPr>
              <w:t>; struck alternate labels in Tables C-2 and C-3;</w:t>
            </w:r>
          </w:p>
        </w:tc>
      </w:tr>
      <w:tr w:rsidR="00703BA8" w:rsidRPr="0062074F" w14:paraId="0CD91432" w14:textId="77777777" w:rsidTr="001C1CAB">
        <w:tc>
          <w:tcPr>
            <w:tcW w:w="1526" w:type="dxa"/>
            <w:tcBorders>
              <w:top w:val="single" w:sz="4" w:space="0" w:color="auto"/>
              <w:left w:val="single" w:sz="4" w:space="0" w:color="auto"/>
              <w:bottom w:val="single" w:sz="4" w:space="0" w:color="auto"/>
              <w:right w:val="single" w:sz="4" w:space="0" w:color="auto"/>
            </w:tcBorders>
          </w:tcPr>
          <w:p w14:paraId="02A32306" w14:textId="70240E47" w:rsidR="00703BA8" w:rsidRPr="0062074F" w:rsidRDefault="006722CB" w:rsidP="004E61EE">
            <w:pPr>
              <w:spacing w:before="60" w:after="60" w:line="240" w:lineRule="auto"/>
              <w:rPr>
                <w:rFonts w:cs="Arial"/>
              </w:rPr>
            </w:pPr>
            <w:r w:rsidRPr="0062074F">
              <w:rPr>
                <w:rFonts w:cs="Arial"/>
              </w:rPr>
              <w:t>1.2.0</w:t>
            </w:r>
          </w:p>
        </w:tc>
        <w:tc>
          <w:tcPr>
            <w:tcW w:w="1730" w:type="dxa"/>
            <w:tcBorders>
              <w:top w:val="single" w:sz="4" w:space="0" w:color="auto"/>
              <w:left w:val="single" w:sz="4" w:space="0" w:color="auto"/>
              <w:bottom w:val="single" w:sz="4" w:space="0" w:color="auto"/>
              <w:right w:val="single" w:sz="4" w:space="0" w:color="auto"/>
            </w:tcBorders>
          </w:tcPr>
          <w:p w14:paraId="4783614A" w14:textId="59F71448" w:rsidR="00703BA8" w:rsidRPr="0062074F" w:rsidRDefault="006722CB" w:rsidP="004E61EE">
            <w:pPr>
              <w:spacing w:before="60" w:after="60" w:line="240" w:lineRule="auto"/>
              <w:ind w:left="-1" w:firstLine="1"/>
              <w:rPr>
                <w:rFonts w:cs="Arial"/>
              </w:rPr>
            </w:pPr>
            <w:r w:rsidRPr="0062074F">
              <w:rPr>
                <w:rFonts w:cs="Arial"/>
              </w:rPr>
              <w:t>February 2024</w:t>
            </w:r>
          </w:p>
        </w:tc>
        <w:tc>
          <w:tcPr>
            <w:tcW w:w="1134" w:type="dxa"/>
            <w:tcBorders>
              <w:top w:val="single" w:sz="4" w:space="0" w:color="auto"/>
              <w:left w:val="single" w:sz="4" w:space="0" w:color="auto"/>
              <w:bottom w:val="single" w:sz="4" w:space="0" w:color="auto"/>
              <w:right w:val="single" w:sz="4" w:space="0" w:color="auto"/>
            </w:tcBorders>
          </w:tcPr>
          <w:p w14:paraId="163831FF"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4E2D384" w14:textId="5DEAAE9E" w:rsidR="00703BA8" w:rsidRPr="0062074F" w:rsidRDefault="006722CB" w:rsidP="00B30BBA">
            <w:pPr>
              <w:spacing w:before="60" w:after="60" w:line="240" w:lineRule="auto"/>
              <w:rPr>
                <w:rFonts w:cs="Arial"/>
              </w:rPr>
            </w:pPr>
            <w:r w:rsidRPr="0062074F">
              <w:rPr>
                <w:rFonts w:cs="Arial"/>
              </w:rPr>
              <w:t>Collection of issues identified by subgroup and external stakeholder.</w:t>
            </w:r>
          </w:p>
        </w:tc>
      </w:tr>
      <w:tr w:rsidR="00703BA8" w:rsidRPr="0062074F" w14:paraId="3ECE5E82" w14:textId="77777777" w:rsidTr="001C1CAB">
        <w:tc>
          <w:tcPr>
            <w:tcW w:w="1526" w:type="dxa"/>
            <w:tcBorders>
              <w:top w:val="single" w:sz="4" w:space="0" w:color="auto"/>
              <w:left w:val="single" w:sz="4" w:space="0" w:color="auto"/>
              <w:bottom w:val="single" w:sz="4" w:space="0" w:color="auto"/>
              <w:right w:val="single" w:sz="4" w:space="0" w:color="auto"/>
            </w:tcBorders>
          </w:tcPr>
          <w:p w14:paraId="7EE88034" w14:textId="55839159" w:rsidR="00703BA8" w:rsidRPr="0062074F" w:rsidRDefault="00F75C61" w:rsidP="004E61EE">
            <w:pPr>
              <w:spacing w:before="60" w:after="60" w:line="240" w:lineRule="auto"/>
              <w:rPr>
                <w:rFonts w:cs="Arial"/>
              </w:rPr>
            </w:pPr>
            <w:r w:rsidRPr="0062074F">
              <w:rPr>
                <w:rFonts w:cs="Arial"/>
              </w:rPr>
              <w:t>1.</w:t>
            </w:r>
            <w:r w:rsidR="002D6A62" w:rsidRPr="0062074F">
              <w:rPr>
                <w:rFonts w:cs="Arial"/>
              </w:rPr>
              <w:t>3</w:t>
            </w:r>
            <w:r w:rsidRPr="0062074F">
              <w:rPr>
                <w:rFonts w:cs="Arial"/>
              </w:rPr>
              <w:t>.</w:t>
            </w:r>
            <w:r w:rsidR="002D6A62" w:rsidRPr="0062074F">
              <w:rPr>
                <w:rFonts w:cs="Arial"/>
              </w:rPr>
              <w:t>0</w:t>
            </w:r>
          </w:p>
        </w:tc>
        <w:tc>
          <w:tcPr>
            <w:tcW w:w="1730" w:type="dxa"/>
            <w:tcBorders>
              <w:top w:val="single" w:sz="4" w:space="0" w:color="auto"/>
              <w:left w:val="single" w:sz="4" w:space="0" w:color="auto"/>
              <w:bottom w:val="single" w:sz="4" w:space="0" w:color="auto"/>
              <w:right w:val="single" w:sz="4" w:space="0" w:color="auto"/>
            </w:tcBorders>
          </w:tcPr>
          <w:p w14:paraId="388B3404" w14:textId="1B480906" w:rsidR="00703BA8" w:rsidRPr="0062074F" w:rsidRDefault="00F75C61" w:rsidP="004E61EE">
            <w:pPr>
              <w:spacing w:before="60" w:after="60" w:line="240" w:lineRule="auto"/>
              <w:ind w:left="-1" w:firstLine="1"/>
              <w:rPr>
                <w:rFonts w:cs="Arial"/>
              </w:rPr>
            </w:pPr>
            <w:r w:rsidRPr="0062074F">
              <w:rPr>
                <w:rFonts w:cs="Arial"/>
              </w:rPr>
              <w:t>May 2024</w:t>
            </w:r>
          </w:p>
        </w:tc>
        <w:tc>
          <w:tcPr>
            <w:tcW w:w="1134" w:type="dxa"/>
            <w:tcBorders>
              <w:top w:val="single" w:sz="4" w:space="0" w:color="auto"/>
              <w:left w:val="single" w:sz="4" w:space="0" w:color="auto"/>
              <w:bottom w:val="single" w:sz="4" w:space="0" w:color="auto"/>
              <w:right w:val="single" w:sz="4" w:space="0" w:color="auto"/>
            </w:tcBorders>
          </w:tcPr>
          <w:p w14:paraId="4F57514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3D6B443" w14:textId="4ECA331E" w:rsidR="00703BA8" w:rsidRPr="0062074F" w:rsidRDefault="00F75C61" w:rsidP="00B30BBA">
            <w:pPr>
              <w:spacing w:before="60" w:after="60" w:line="240" w:lineRule="auto"/>
              <w:rPr>
                <w:rFonts w:cs="Arial"/>
              </w:rPr>
            </w:pPr>
            <w:r w:rsidRPr="0062074F">
              <w:rPr>
                <w:rFonts w:cs="Arial"/>
              </w:rPr>
              <w:t>Incorporating stakeholder inputs, GitHub discussions and TSM 2024 outputs.</w:t>
            </w:r>
          </w:p>
        </w:tc>
      </w:tr>
      <w:tr w:rsidR="00703BA8" w:rsidRPr="0062074F" w14:paraId="03A471B7" w14:textId="77777777" w:rsidTr="001C1CAB">
        <w:tc>
          <w:tcPr>
            <w:tcW w:w="1526" w:type="dxa"/>
            <w:tcBorders>
              <w:top w:val="single" w:sz="4" w:space="0" w:color="auto"/>
              <w:left w:val="single" w:sz="4" w:space="0" w:color="auto"/>
              <w:bottom w:val="single" w:sz="4" w:space="0" w:color="auto"/>
              <w:right w:val="single" w:sz="4" w:space="0" w:color="auto"/>
            </w:tcBorders>
          </w:tcPr>
          <w:p w14:paraId="0E0C77D9" w14:textId="55DF2F55" w:rsidR="00703BA8" w:rsidRPr="0062074F" w:rsidRDefault="00314CAB" w:rsidP="004E61EE">
            <w:pPr>
              <w:spacing w:before="60" w:after="60" w:line="240" w:lineRule="auto"/>
              <w:rPr>
                <w:rFonts w:cs="Arial"/>
              </w:rPr>
            </w:pPr>
            <w:r w:rsidRPr="0062074F">
              <w:rPr>
                <w:rFonts w:cs="Arial"/>
              </w:rPr>
              <w:t>1.3.</w:t>
            </w:r>
            <w:r w:rsidR="00B64E30" w:rsidRPr="0062074F">
              <w:rPr>
                <w:rFonts w:cs="Arial"/>
              </w:rPr>
              <w:t>4</w:t>
            </w:r>
          </w:p>
        </w:tc>
        <w:tc>
          <w:tcPr>
            <w:tcW w:w="1730" w:type="dxa"/>
            <w:tcBorders>
              <w:top w:val="single" w:sz="4" w:space="0" w:color="auto"/>
              <w:left w:val="single" w:sz="4" w:space="0" w:color="auto"/>
              <w:bottom w:val="single" w:sz="4" w:space="0" w:color="auto"/>
              <w:right w:val="single" w:sz="4" w:space="0" w:color="auto"/>
            </w:tcBorders>
          </w:tcPr>
          <w:p w14:paraId="0F5E7269" w14:textId="5B0BC3A2" w:rsidR="00703BA8" w:rsidRPr="0062074F" w:rsidRDefault="00314CAB" w:rsidP="004E61EE">
            <w:pPr>
              <w:spacing w:before="60" w:after="60" w:line="240" w:lineRule="auto"/>
              <w:ind w:left="-1" w:firstLine="1"/>
              <w:rPr>
                <w:rFonts w:cs="Arial"/>
              </w:rPr>
            </w:pPr>
            <w:r w:rsidRPr="0062074F">
              <w:rPr>
                <w:rFonts w:cs="Arial"/>
              </w:rPr>
              <w:t>July 2024</w:t>
            </w:r>
          </w:p>
        </w:tc>
        <w:tc>
          <w:tcPr>
            <w:tcW w:w="1134" w:type="dxa"/>
            <w:tcBorders>
              <w:top w:val="single" w:sz="4" w:space="0" w:color="auto"/>
              <w:left w:val="single" w:sz="4" w:space="0" w:color="auto"/>
              <w:bottom w:val="single" w:sz="4" w:space="0" w:color="auto"/>
              <w:right w:val="single" w:sz="4" w:space="0" w:color="auto"/>
            </w:tcBorders>
          </w:tcPr>
          <w:p w14:paraId="3557F0ED"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9C27238" w14:textId="5F932F37" w:rsidR="00703BA8" w:rsidRPr="0062074F" w:rsidRDefault="00314CAB" w:rsidP="00B30BBA">
            <w:pPr>
              <w:spacing w:before="60" w:after="60" w:line="240" w:lineRule="auto"/>
              <w:rPr>
                <w:rFonts w:cs="Arial"/>
              </w:rPr>
            </w:pPr>
            <w:r w:rsidRPr="0062074F">
              <w:rPr>
                <w:rFonts w:cs="Arial"/>
              </w:rPr>
              <w:t>Version after review m</w:t>
            </w:r>
            <w:r w:rsidR="00B64E30" w:rsidRPr="0062074F">
              <w:rPr>
                <w:rFonts w:cs="Arial"/>
              </w:rPr>
              <w:t>eetings</w:t>
            </w:r>
          </w:p>
        </w:tc>
      </w:tr>
      <w:tr w:rsidR="00703BA8" w:rsidRPr="0062074F" w14:paraId="4CDB0B68" w14:textId="77777777" w:rsidTr="001C1CAB">
        <w:tc>
          <w:tcPr>
            <w:tcW w:w="1526" w:type="dxa"/>
            <w:tcBorders>
              <w:top w:val="single" w:sz="4" w:space="0" w:color="auto"/>
              <w:left w:val="single" w:sz="4" w:space="0" w:color="auto"/>
              <w:bottom w:val="single" w:sz="4" w:space="0" w:color="auto"/>
              <w:right w:val="single" w:sz="4" w:space="0" w:color="auto"/>
            </w:tcBorders>
          </w:tcPr>
          <w:p w14:paraId="56AB22C4" w14:textId="254AA048" w:rsidR="00703BA8" w:rsidRPr="0062074F" w:rsidRDefault="00237F07" w:rsidP="004E61EE">
            <w:pPr>
              <w:spacing w:before="60" w:after="60" w:line="240" w:lineRule="auto"/>
              <w:rPr>
                <w:rFonts w:cs="Arial"/>
              </w:rPr>
            </w:pPr>
            <w:r w:rsidRPr="0062074F">
              <w:rPr>
                <w:rFonts w:cs="Arial"/>
              </w:rPr>
              <w:t>1.4.0</w:t>
            </w:r>
          </w:p>
        </w:tc>
        <w:tc>
          <w:tcPr>
            <w:tcW w:w="1730" w:type="dxa"/>
            <w:tcBorders>
              <w:top w:val="single" w:sz="4" w:space="0" w:color="auto"/>
              <w:left w:val="single" w:sz="4" w:space="0" w:color="auto"/>
              <w:bottom w:val="single" w:sz="4" w:space="0" w:color="auto"/>
              <w:right w:val="single" w:sz="4" w:space="0" w:color="auto"/>
            </w:tcBorders>
          </w:tcPr>
          <w:p w14:paraId="7E619643" w14:textId="533CFCEB" w:rsidR="00703BA8" w:rsidRPr="0062074F" w:rsidRDefault="00237F07" w:rsidP="004E61EE">
            <w:pPr>
              <w:spacing w:before="60" w:after="60" w:line="240" w:lineRule="auto"/>
              <w:ind w:left="-1" w:firstLine="1"/>
              <w:rPr>
                <w:rFonts w:cs="Arial"/>
              </w:rPr>
            </w:pPr>
            <w:r w:rsidRPr="0062074F">
              <w:rPr>
                <w:rFonts w:cs="Arial"/>
              </w:rPr>
              <w:t>August 2024</w:t>
            </w:r>
          </w:p>
        </w:tc>
        <w:tc>
          <w:tcPr>
            <w:tcW w:w="1134" w:type="dxa"/>
            <w:tcBorders>
              <w:top w:val="single" w:sz="4" w:space="0" w:color="auto"/>
              <w:left w:val="single" w:sz="4" w:space="0" w:color="auto"/>
              <w:bottom w:val="single" w:sz="4" w:space="0" w:color="auto"/>
              <w:right w:val="single" w:sz="4" w:space="0" w:color="auto"/>
            </w:tcBorders>
          </w:tcPr>
          <w:p w14:paraId="00CE791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C08E8E3" w14:textId="1F2675F8" w:rsidR="00703BA8" w:rsidRPr="0062074F" w:rsidRDefault="00237F07" w:rsidP="00B30BBA">
            <w:pPr>
              <w:spacing w:before="60" w:after="60" w:line="240" w:lineRule="auto"/>
              <w:ind w:left="44"/>
              <w:rPr>
                <w:rFonts w:cs="Arial"/>
              </w:rPr>
            </w:pPr>
            <w:r w:rsidRPr="0062074F">
              <w:rPr>
                <w:rFonts w:cs="Arial"/>
              </w:rPr>
              <w:t>Version prepared for F2F meeting with stakeholders.</w:t>
            </w:r>
          </w:p>
        </w:tc>
      </w:tr>
      <w:tr w:rsidR="00703BA8" w:rsidRPr="0062074F" w14:paraId="7F160AEA" w14:textId="77777777" w:rsidTr="001C1CAB">
        <w:tc>
          <w:tcPr>
            <w:tcW w:w="1526" w:type="dxa"/>
            <w:tcBorders>
              <w:top w:val="single" w:sz="4" w:space="0" w:color="auto"/>
              <w:left w:val="single" w:sz="4" w:space="0" w:color="auto"/>
              <w:bottom w:val="single" w:sz="4" w:space="0" w:color="auto"/>
              <w:right w:val="single" w:sz="4" w:space="0" w:color="auto"/>
            </w:tcBorders>
          </w:tcPr>
          <w:p w14:paraId="0A5169F1" w14:textId="01058280" w:rsidR="00703BA8" w:rsidRPr="0062074F" w:rsidRDefault="00950BE9" w:rsidP="004E61EE">
            <w:pPr>
              <w:spacing w:before="60" w:after="60" w:line="240" w:lineRule="auto"/>
              <w:rPr>
                <w:rFonts w:cs="Arial"/>
              </w:rPr>
            </w:pPr>
            <w:r w:rsidRPr="0062074F">
              <w:rPr>
                <w:rFonts w:cs="Arial"/>
              </w:rPr>
              <w:t>1,6.0</w:t>
            </w:r>
          </w:p>
        </w:tc>
        <w:tc>
          <w:tcPr>
            <w:tcW w:w="1730" w:type="dxa"/>
            <w:tcBorders>
              <w:top w:val="single" w:sz="4" w:space="0" w:color="auto"/>
              <w:left w:val="single" w:sz="4" w:space="0" w:color="auto"/>
              <w:bottom w:val="single" w:sz="4" w:space="0" w:color="auto"/>
              <w:right w:val="single" w:sz="4" w:space="0" w:color="auto"/>
            </w:tcBorders>
          </w:tcPr>
          <w:p w14:paraId="7059F38D" w14:textId="242C390A" w:rsidR="00703BA8" w:rsidRPr="0062074F" w:rsidRDefault="00950BE9" w:rsidP="004E61EE">
            <w:pPr>
              <w:spacing w:before="60" w:after="60" w:line="240" w:lineRule="auto"/>
              <w:ind w:left="-1" w:firstLine="1"/>
              <w:rPr>
                <w:rFonts w:cs="Arial"/>
              </w:rPr>
            </w:pPr>
            <w:r w:rsidRPr="0062074F">
              <w:rPr>
                <w:rFonts w:cs="Arial"/>
              </w:rPr>
              <w:t>September 2024</w:t>
            </w:r>
          </w:p>
        </w:tc>
        <w:tc>
          <w:tcPr>
            <w:tcW w:w="1134" w:type="dxa"/>
            <w:tcBorders>
              <w:top w:val="single" w:sz="4" w:space="0" w:color="auto"/>
              <w:left w:val="single" w:sz="4" w:space="0" w:color="auto"/>
              <w:bottom w:val="single" w:sz="4" w:space="0" w:color="auto"/>
              <w:right w:val="single" w:sz="4" w:space="0" w:color="auto"/>
            </w:tcBorders>
          </w:tcPr>
          <w:p w14:paraId="45E1607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723F3D0D" w14:textId="34F6FDD4" w:rsidR="00703BA8" w:rsidRPr="0062074F" w:rsidRDefault="00950BE9" w:rsidP="00B30BBA">
            <w:pPr>
              <w:spacing w:before="60" w:after="60" w:line="240" w:lineRule="auto"/>
              <w:rPr>
                <w:rFonts w:cs="Arial"/>
              </w:rPr>
            </w:pPr>
            <w:r w:rsidRPr="0062074F">
              <w:rPr>
                <w:rFonts w:cs="Arial"/>
              </w:rPr>
              <w:t>Prepared following Face to Face meeting.</w:t>
            </w:r>
          </w:p>
        </w:tc>
      </w:tr>
      <w:tr w:rsidR="00703BA8" w:rsidRPr="0062074F" w14:paraId="3A0AD7DB" w14:textId="77777777" w:rsidTr="001C1CAB">
        <w:tc>
          <w:tcPr>
            <w:tcW w:w="1526" w:type="dxa"/>
            <w:tcBorders>
              <w:top w:val="single" w:sz="4" w:space="0" w:color="auto"/>
              <w:left w:val="single" w:sz="4" w:space="0" w:color="auto"/>
              <w:bottom w:val="single" w:sz="4" w:space="0" w:color="auto"/>
              <w:right w:val="single" w:sz="4" w:space="0" w:color="auto"/>
            </w:tcBorders>
          </w:tcPr>
          <w:p w14:paraId="0BADA221" w14:textId="2DE014C3" w:rsidR="00703BA8" w:rsidRPr="0062074F" w:rsidRDefault="00B30BBA" w:rsidP="004E61EE">
            <w:pPr>
              <w:spacing w:before="60" w:after="60" w:line="240" w:lineRule="auto"/>
              <w:rPr>
                <w:rFonts w:cs="Arial"/>
              </w:rPr>
            </w:pPr>
            <w:r w:rsidRPr="0062074F">
              <w:rPr>
                <w:rFonts w:cs="Arial"/>
              </w:rPr>
              <w:t>1.7.1</w:t>
            </w:r>
          </w:p>
        </w:tc>
        <w:tc>
          <w:tcPr>
            <w:tcW w:w="1730" w:type="dxa"/>
            <w:tcBorders>
              <w:top w:val="single" w:sz="4" w:space="0" w:color="auto"/>
              <w:left w:val="single" w:sz="4" w:space="0" w:color="auto"/>
              <w:bottom w:val="single" w:sz="4" w:space="0" w:color="auto"/>
              <w:right w:val="single" w:sz="4" w:space="0" w:color="auto"/>
            </w:tcBorders>
          </w:tcPr>
          <w:p w14:paraId="1F318DDA" w14:textId="4D62F34C" w:rsidR="00703BA8" w:rsidRPr="0062074F" w:rsidRDefault="00B30BBA" w:rsidP="004E61EE">
            <w:pPr>
              <w:spacing w:before="60" w:after="60" w:line="240" w:lineRule="auto"/>
              <w:ind w:left="-1" w:firstLine="1"/>
              <w:rPr>
                <w:rFonts w:cs="Arial"/>
              </w:rPr>
            </w:pPr>
            <w:r w:rsidRPr="0062074F">
              <w:rPr>
                <w:rFonts w:cs="Arial"/>
              </w:rPr>
              <w:t>October 2024</w:t>
            </w:r>
          </w:p>
        </w:tc>
        <w:tc>
          <w:tcPr>
            <w:tcW w:w="1134" w:type="dxa"/>
            <w:tcBorders>
              <w:top w:val="single" w:sz="4" w:space="0" w:color="auto"/>
              <w:left w:val="single" w:sz="4" w:space="0" w:color="auto"/>
              <w:bottom w:val="single" w:sz="4" w:space="0" w:color="auto"/>
              <w:right w:val="single" w:sz="4" w:space="0" w:color="auto"/>
            </w:tcBorders>
          </w:tcPr>
          <w:p w14:paraId="4B1BB112"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064E752" w14:textId="31C569FF" w:rsidR="00703BA8" w:rsidRPr="0062074F" w:rsidRDefault="00B30BBA" w:rsidP="004E61EE">
            <w:pPr>
              <w:spacing w:before="60" w:after="60" w:line="240" w:lineRule="auto"/>
              <w:ind w:left="44" w:firstLine="43"/>
              <w:rPr>
                <w:rFonts w:cs="Arial"/>
              </w:rPr>
            </w:pPr>
            <w:r w:rsidRPr="0062074F">
              <w:rPr>
                <w:rFonts w:cs="Arial"/>
              </w:rPr>
              <w:t>Remainder of comments received applied and commented.</w:t>
            </w:r>
          </w:p>
        </w:tc>
      </w:tr>
      <w:tr w:rsidR="00BC2B3F" w:rsidRPr="0062074F" w14:paraId="377BD032" w14:textId="77777777" w:rsidTr="001C1CAB">
        <w:tc>
          <w:tcPr>
            <w:tcW w:w="1526" w:type="dxa"/>
            <w:tcBorders>
              <w:top w:val="single" w:sz="4" w:space="0" w:color="auto"/>
              <w:left w:val="single" w:sz="4" w:space="0" w:color="auto"/>
              <w:bottom w:val="single" w:sz="4" w:space="0" w:color="auto"/>
              <w:right w:val="single" w:sz="4" w:space="0" w:color="auto"/>
            </w:tcBorders>
          </w:tcPr>
          <w:p w14:paraId="19BA2325" w14:textId="142FE5CF" w:rsidR="00BC2B3F" w:rsidRPr="0062074F" w:rsidRDefault="00BC2B3F" w:rsidP="004E61EE">
            <w:pPr>
              <w:spacing w:before="60" w:after="60" w:line="240" w:lineRule="auto"/>
              <w:rPr>
                <w:rFonts w:cs="Arial"/>
              </w:rPr>
            </w:pPr>
            <w:r w:rsidRPr="0062074F">
              <w:rPr>
                <w:rFonts w:cs="Arial"/>
              </w:rPr>
              <w:t>1.8.0 [2.0.0]</w:t>
            </w:r>
          </w:p>
        </w:tc>
        <w:tc>
          <w:tcPr>
            <w:tcW w:w="1730" w:type="dxa"/>
            <w:tcBorders>
              <w:top w:val="single" w:sz="4" w:space="0" w:color="auto"/>
              <w:left w:val="single" w:sz="4" w:space="0" w:color="auto"/>
              <w:bottom w:val="single" w:sz="4" w:space="0" w:color="auto"/>
              <w:right w:val="single" w:sz="4" w:space="0" w:color="auto"/>
            </w:tcBorders>
          </w:tcPr>
          <w:p w14:paraId="14E2FB77" w14:textId="24F2EC07" w:rsidR="00BC2B3F" w:rsidRPr="0062074F" w:rsidRDefault="00BC2B3F" w:rsidP="004E61EE">
            <w:pPr>
              <w:spacing w:before="60" w:after="60" w:line="240" w:lineRule="auto"/>
              <w:ind w:left="-1" w:firstLine="1"/>
              <w:rPr>
                <w:rFonts w:cs="Arial"/>
              </w:rPr>
            </w:pPr>
            <w:r w:rsidRPr="0062074F">
              <w:rPr>
                <w:rFonts w:cs="Arial"/>
              </w:rPr>
              <w:t>January 2025</w:t>
            </w:r>
          </w:p>
        </w:tc>
        <w:tc>
          <w:tcPr>
            <w:tcW w:w="1134" w:type="dxa"/>
            <w:tcBorders>
              <w:top w:val="single" w:sz="4" w:space="0" w:color="auto"/>
              <w:left w:val="single" w:sz="4" w:space="0" w:color="auto"/>
              <w:bottom w:val="single" w:sz="4" w:space="0" w:color="auto"/>
              <w:right w:val="single" w:sz="4" w:space="0" w:color="auto"/>
            </w:tcBorders>
          </w:tcPr>
          <w:p w14:paraId="62D5C079" w14:textId="77777777" w:rsidR="00BC2B3F" w:rsidRPr="0062074F"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3D45BD4C" w14:textId="42F9688B" w:rsidR="00BC2B3F" w:rsidRPr="0062074F" w:rsidRDefault="00BC2B3F" w:rsidP="006D2CAA">
            <w:pPr>
              <w:spacing w:before="60" w:after="60" w:line="240" w:lineRule="auto"/>
              <w:ind w:left="44"/>
              <w:rPr>
                <w:rFonts w:cs="Arial"/>
              </w:rPr>
            </w:pPr>
            <w:r w:rsidRPr="0062074F">
              <w:rPr>
                <w:rFonts w:cs="Arial"/>
              </w:rPr>
              <w:t>Draft for 2.0.0</w:t>
            </w:r>
            <w:r w:rsidR="00B94DFF" w:rsidRPr="0062074F">
              <w:rPr>
                <w:rFonts w:cs="Arial"/>
              </w:rPr>
              <w:t>, HSSC 2025 following VTC reviews and resolutions of comments from F2F meeting.</w:t>
            </w:r>
          </w:p>
        </w:tc>
      </w:tr>
      <w:tr w:rsidR="002348F9" w:rsidRPr="0062074F" w14:paraId="0671ED5F" w14:textId="77777777" w:rsidTr="001C1CAB">
        <w:tc>
          <w:tcPr>
            <w:tcW w:w="1526" w:type="dxa"/>
            <w:tcBorders>
              <w:top w:val="single" w:sz="4" w:space="0" w:color="auto"/>
              <w:left w:val="single" w:sz="4" w:space="0" w:color="auto"/>
              <w:bottom w:val="single" w:sz="4" w:space="0" w:color="auto"/>
              <w:right w:val="single" w:sz="4" w:space="0" w:color="auto"/>
            </w:tcBorders>
          </w:tcPr>
          <w:p w14:paraId="7C2D0CE6" w14:textId="3B82A93D" w:rsidR="002348F9" w:rsidRPr="0062074F" w:rsidRDefault="002348F9" w:rsidP="004E61EE">
            <w:pPr>
              <w:spacing w:before="60" w:after="60" w:line="240" w:lineRule="auto"/>
              <w:rPr>
                <w:rFonts w:cs="Arial"/>
              </w:rPr>
            </w:pPr>
            <w:r w:rsidRPr="0062074F">
              <w:rPr>
                <w:rFonts w:cs="Arial"/>
              </w:rPr>
              <w:t>1.9.0[2.0.0</w:t>
            </w:r>
          </w:p>
        </w:tc>
        <w:tc>
          <w:tcPr>
            <w:tcW w:w="1730" w:type="dxa"/>
            <w:tcBorders>
              <w:top w:val="single" w:sz="4" w:space="0" w:color="auto"/>
              <w:left w:val="single" w:sz="4" w:space="0" w:color="auto"/>
              <w:bottom w:val="single" w:sz="4" w:space="0" w:color="auto"/>
              <w:right w:val="single" w:sz="4" w:space="0" w:color="auto"/>
            </w:tcBorders>
          </w:tcPr>
          <w:p w14:paraId="6754DB8C" w14:textId="61457E5E"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3D777DC6"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C20EEB2" w14:textId="2B0CDCFE" w:rsidR="002348F9" w:rsidRPr="0062074F" w:rsidRDefault="002348F9" w:rsidP="006D2CAA">
            <w:pPr>
              <w:spacing w:before="60" w:after="60" w:line="240" w:lineRule="auto"/>
              <w:ind w:left="44"/>
              <w:rPr>
                <w:rFonts w:cs="Arial"/>
              </w:rPr>
            </w:pPr>
            <w:r w:rsidRPr="0062074F">
              <w:rPr>
                <w:rFonts w:cs="Arial"/>
              </w:rPr>
              <w:t>Prepared version for TSM 2025</w:t>
            </w:r>
          </w:p>
        </w:tc>
      </w:tr>
      <w:tr w:rsidR="002348F9" w:rsidRPr="0062074F" w14:paraId="2F97F856" w14:textId="77777777" w:rsidTr="001C1CAB">
        <w:tc>
          <w:tcPr>
            <w:tcW w:w="1526" w:type="dxa"/>
            <w:tcBorders>
              <w:top w:val="single" w:sz="4" w:space="0" w:color="auto"/>
              <w:left w:val="single" w:sz="4" w:space="0" w:color="auto"/>
              <w:bottom w:val="single" w:sz="4" w:space="0" w:color="auto"/>
              <w:right w:val="single" w:sz="4" w:space="0" w:color="auto"/>
            </w:tcBorders>
          </w:tcPr>
          <w:p w14:paraId="510649EE" w14:textId="44E95EBF" w:rsidR="002348F9" w:rsidRPr="0062074F" w:rsidRDefault="002348F9" w:rsidP="004E61EE">
            <w:pPr>
              <w:spacing w:before="60" w:after="60" w:line="240" w:lineRule="auto"/>
              <w:rPr>
                <w:rFonts w:cs="Arial"/>
              </w:rPr>
            </w:pPr>
            <w:r w:rsidRPr="0062074F">
              <w:rPr>
                <w:rFonts w:cs="Arial"/>
              </w:rPr>
              <w:t>2.0.0</w:t>
            </w:r>
          </w:p>
        </w:tc>
        <w:tc>
          <w:tcPr>
            <w:tcW w:w="1730" w:type="dxa"/>
            <w:tcBorders>
              <w:top w:val="single" w:sz="4" w:space="0" w:color="auto"/>
              <w:left w:val="single" w:sz="4" w:space="0" w:color="auto"/>
              <w:bottom w:val="single" w:sz="4" w:space="0" w:color="auto"/>
              <w:right w:val="single" w:sz="4" w:space="0" w:color="auto"/>
            </w:tcBorders>
          </w:tcPr>
          <w:p w14:paraId="794F2339" w14:textId="46987E9A"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6C0733E5"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B5ED17F" w14:textId="7C47369A" w:rsidR="002348F9" w:rsidRPr="0062074F" w:rsidRDefault="002348F9" w:rsidP="006D2CAA">
            <w:pPr>
              <w:spacing w:before="60" w:after="60" w:line="240" w:lineRule="auto"/>
              <w:ind w:left="44"/>
              <w:rPr>
                <w:rFonts w:cs="Arial"/>
              </w:rPr>
            </w:pPr>
            <w:r w:rsidRPr="0062074F">
              <w:rPr>
                <w:rFonts w:cs="Arial"/>
              </w:rPr>
              <w:t>Version submitted to HSSC 2025</w:t>
            </w:r>
          </w:p>
        </w:tc>
      </w:tr>
      <w:tr w:rsidR="00CE3CEE" w:rsidRPr="0062074F" w14:paraId="4E471BFD" w14:textId="77777777" w:rsidTr="001C1CAB">
        <w:tc>
          <w:tcPr>
            <w:tcW w:w="1526" w:type="dxa"/>
            <w:tcBorders>
              <w:top w:val="single" w:sz="4" w:space="0" w:color="auto"/>
              <w:left w:val="single" w:sz="4" w:space="0" w:color="auto"/>
              <w:bottom w:val="single" w:sz="4" w:space="0" w:color="auto"/>
              <w:right w:val="single" w:sz="4" w:space="0" w:color="auto"/>
            </w:tcBorders>
          </w:tcPr>
          <w:p w14:paraId="18FE944D" w14:textId="098E96C7" w:rsidR="00CE3CEE" w:rsidRPr="0062074F" w:rsidRDefault="00CE3CEE" w:rsidP="004E61EE">
            <w:pPr>
              <w:spacing w:before="60" w:after="60" w:line="240" w:lineRule="auto"/>
              <w:rPr>
                <w:rFonts w:cs="Arial"/>
              </w:rPr>
            </w:pPr>
            <w:r w:rsidRPr="0062074F">
              <w:rPr>
                <w:rFonts w:cs="Arial"/>
              </w:rPr>
              <w:t>2.1.0</w:t>
            </w:r>
          </w:p>
        </w:tc>
        <w:tc>
          <w:tcPr>
            <w:tcW w:w="1730" w:type="dxa"/>
            <w:tcBorders>
              <w:top w:val="single" w:sz="4" w:space="0" w:color="auto"/>
              <w:left w:val="single" w:sz="4" w:space="0" w:color="auto"/>
              <w:bottom w:val="single" w:sz="4" w:space="0" w:color="auto"/>
              <w:right w:val="single" w:sz="4" w:space="0" w:color="auto"/>
            </w:tcBorders>
          </w:tcPr>
          <w:p w14:paraId="798C13A7" w14:textId="08751363" w:rsidR="00CE3CEE" w:rsidRPr="0062074F" w:rsidRDefault="00CE3CEE" w:rsidP="004E61EE">
            <w:pPr>
              <w:spacing w:before="60" w:after="60" w:line="240" w:lineRule="auto"/>
              <w:ind w:left="-1" w:firstLine="1"/>
              <w:rPr>
                <w:rFonts w:cs="Arial"/>
              </w:rPr>
            </w:pPr>
            <w:r w:rsidRPr="0062074F">
              <w:rPr>
                <w:rFonts w:cs="Arial"/>
              </w:rPr>
              <w:t>July 2025</w:t>
            </w:r>
          </w:p>
        </w:tc>
        <w:tc>
          <w:tcPr>
            <w:tcW w:w="1134" w:type="dxa"/>
            <w:tcBorders>
              <w:top w:val="single" w:sz="4" w:space="0" w:color="auto"/>
              <w:left w:val="single" w:sz="4" w:space="0" w:color="auto"/>
              <w:bottom w:val="single" w:sz="4" w:space="0" w:color="auto"/>
              <w:right w:val="single" w:sz="4" w:space="0" w:color="auto"/>
            </w:tcBorders>
          </w:tcPr>
          <w:p w14:paraId="0DDAEB07" w14:textId="77777777" w:rsidR="00CE3CEE" w:rsidRPr="0062074F"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2771AAD" w14:textId="05ADAB47" w:rsidR="00CE3CEE" w:rsidRPr="0062074F" w:rsidRDefault="00CE3CEE" w:rsidP="006D2CAA">
            <w:pPr>
              <w:spacing w:before="60" w:after="60" w:line="240" w:lineRule="auto"/>
              <w:ind w:left="44"/>
              <w:rPr>
                <w:rFonts w:cs="Arial"/>
              </w:rPr>
            </w:pPr>
            <w:r w:rsidRPr="0062074F">
              <w:rPr>
                <w:rFonts w:cs="Arial"/>
              </w:rPr>
              <w:t>Version prepared to address remaining comments and actions from S-98 VTCs.</w:t>
            </w:r>
            <w:r w:rsidR="003561CD" w:rsidRPr="0062074F">
              <w:rPr>
                <w:rFonts w:cs="Arial"/>
              </w:rPr>
              <w:t>.</w:t>
            </w:r>
          </w:p>
        </w:tc>
      </w:tr>
      <w:tr w:rsidR="005303D9" w:rsidRPr="0062074F" w14:paraId="220C65A5" w14:textId="77777777" w:rsidTr="001C1CAB">
        <w:tc>
          <w:tcPr>
            <w:tcW w:w="1526" w:type="dxa"/>
            <w:tcBorders>
              <w:top w:val="single" w:sz="4" w:space="0" w:color="auto"/>
              <w:left w:val="single" w:sz="4" w:space="0" w:color="auto"/>
              <w:bottom w:val="single" w:sz="4" w:space="0" w:color="auto"/>
              <w:right w:val="single" w:sz="4" w:space="0" w:color="auto"/>
            </w:tcBorders>
          </w:tcPr>
          <w:p w14:paraId="32B10090" w14:textId="7D69E1AE" w:rsidR="005303D9" w:rsidRPr="0062074F" w:rsidRDefault="005303D9" w:rsidP="004E61EE">
            <w:pPr>
              <w:spacing w:before="60" w:after="60" w:line="240" w:lineRule="auto"/>
              <w:rPr>
                <w:rFonts w:cs="Arial"/>
              </w:rPr>
            </w:pPr>
            <w:r w:rsidRPr="0062074F">
              <w:rPr>
                <w:rFonts w:cs="Arial"/>
              </w:rPr>
              <w:t>2.2.0</w:t>
            </w:r>
          </w:p>
        </w:tc>
        <w:tc>
          <w:tcPr>
            <w:tcW w:w="1730" w:type="dxa"/>
            <w:tcBorders>
              <w:top w:val="single" w:sz="4" w:space="0" w:color="auto"/>
              <w:left w:val="single" w:sz="4" w:space="0" w:color="auto"/>
              <w:bottom w:val="single" w:sz="4" w:space="0" w:color="auto"/>
              <w:right w:val="single" w:sz="4" w:space="0" w:color="auto"/>
            </w:tcBorders>
          </w:tcPr>
          <w:p w14:paraId="4B6F5AAB" w14:textId="71990909" w:rsidR="005303D9" w:rsidRPr="0062074F" w:rsidRDefault="008841FB" w:rsidP="004E61EE">
            <w:pPr>
              <w:spacing w:before="60" w:after="60" w:line="240" w:lineRule="auto"/>
              <w:ind w:left="-1" w:firstLine="1"/>
              <w:rPr>
                <w:rFonts w:cs="Arial"/>
              </w:rPr>
            </w:pPr>
            <w:r w:rsidRPr="0062074F">
              <w:rPr>
                <w:rFonts w:cs="Arial"/>
              </w:rPr>
              <w:t>September</w:t>
            </w:r>
            <w:r w:rsidR="005303D9" w:rsidRPr="0062074F">
              <w:rPr>
                <w:rFonts w:cs="Arial"/>
              </w:rPr>
              <w:t xml:space="preserve"> 2025</w:t>
            </w:r>
          </w:p>
        </w:tc>
        <w:tc>
          <w:tcPr>
            <w:tcW w:w="1134" w:type="dxa"/>
            <w:tcBorders>
              <w:top w:val="single" w:sz="4" w:space="0" w:color="auto"/>
              <w:left w:val="single" w:sz="4" w:space="0" w:color="auto"/>
              <w:bottom w:val="single" w:sz="4" w:space="0" w:color="auto"/>
              <w:right w:val="single" w:sz="4" w:space="0" w:color="auto"/>
            </w:tcBorders>
          </w:tcPr>
          <w:p w14:paraId="09F64178" w14:textId="77777777" w:rsidR="005303D9" w:rsidRPr="0062074F" w:rsidRDefault="005303D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473A48EC" w14:textId="1940599E" w:rsidR="005303D9" w:rsidRPr="0062074F" w:rsidRDefault="005303D9" w:rsidP="006D2CAA">
            <w:pPr>
              <w:spacing w:before="60" w:after="60" w:line="240" w:lineRule="auto"/>
              <w:ind w:left="44"/>
              <w:rPr>
                <w:rFonts w:cs="Arial"/>
              </w:rPr>
            </w:pPr>
            <w:r w:rsidRPr="0062074F">
              <w:rPr>
                <w:rFonts w:cs="Arial"/>
              </w:rPr>
              <w:t>Comments from AU, DS, 7C</w:t>
            </w:r>
            <w:r w:rsidR="008841FB" w:rsidRPr="0062074F">
              <w:rPr>
                <w:rFonts w:cs="Arial"/>
              </w:rPr>
              <w:t>s</w:t>
            </w:r>
          </w:p>
        </w:tc>
      </w:tr>
      <w:tr w:rsidR="008841FB" w:rsidRPr="0062074F" w14:paraId="1F03975B" w14:textId="77777777" w:rsidTr="008841FB">
        <w:tc>
          <w:tcPr>
            <w:tcW w:w="1526" w:type="dxa"/>
            <w:tcBorders>
              <w:top w:val="single" w:sz="4" w:space="0" w:color="auto"/>
              <w:left w:val="single" w:sz="4" w:space="0" w:color="auto"/>
              <w:bottom w:val="single" w:sz="4" w:space="0" w:color="auto"/>
              <w:right w:val="single" w:sz="4" w:space="0" w:color="auto"/>
            </w:tcBorders>
          </w:tcPr>
          <w:p w14:paraId="6BB0D721" w14:textId="039BA44D" w:rsidR="008841FB" w:rsidRPr="0062074F" w:rsidRDefault="008841FB" w:rsidP="004E61EE">
            <w:pPr>
              <w:spacing w:before="60" w:after="60" w:line="240" w:lineRule="auto"/>
              <w:rPr>
                <w:rFonts w:cs="Arial"/>
              </w:rPr>
            </w:pPr>
            <w:r w:rsidRPr="0062074F">
              <w:rPr>
                <w:rFonts w:cs="Arial"/>
              </w:rPr>
              <w:t>2.3.0</w:t>
            </w:r>
          </w:p>
        </w:tc>
        <w:tc>
          <w:tcPr>
            <w:tcW w:w="1730" w:type="dxa"/>
            <w:tcBorders>
              <w:top w:val="single" w:sz="4" w:space="0" w:color="auto"/>
              <w:left w:val="single" w:sz="4" w:space="0" w:color="auto"/>
              <w:bottom w:val="single" w:sz="4" w:space="0" w:color="auto"/>
              <w:right w:val="single" w:sz="4" w:space="0" w:color="auto"/>
            </w:tcBorders>
          </w:tcPr>
          <w:p w14:paraId="7A39F882" w14:textId="343AED29" w:rsidR="008841FB" w:rsidRPr="0062074F" w:rsidRDefault="008841FB" w:rsidP="004E61EE">
            <w:pPr>
              <w:spacing w:before="60" w:after="60" w:line="240" w:lineRule="auto"/>
              <w:ind w:left="-1" w:firstLine="1"/>
              <w:rPr>
                <w:rFonts w:cs="Arial"/>
              </w:rPr>
            </w:pPr>
            <w:r w:rsidRPr="0062074F">
              <w:rPr>
                <w:rFonts w:cs="Arial"/>
              </w:rPr>
              <w:t>October 2025</w:t>
            </w:r>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62074F" w:rsidRDefault="008841FB"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16C51B7" w:rsidR="008841FB" w:rsidRPr="0062074F" w:rsidRDefault="008841FB" w:rsidP="006D2CAA">
            <w:pPr>
              <w:spacing w:before="60" w:after="60" w:line="240" w:lineRule="auto"/>
              <w:ind w:left="44"/>
              <w:rPr>
                <w:rFonts w:cs="Arial"/>
              </w:rPr>
            </w:pPr>
            <w:r w:rsidRPr="0062074F">
              <w:rPr>
                <w:rFonts w:cs="Arial"/>
              </w:rPr>
              <w:t>For VTC – HSSC, AU comments</w:t>
            </w:r>
          </w:p>
        </w:tc>
      </w:tr>
      <w:tr w:rsidR="00D8414F" w:rsidRPr="0062074F" w14:paraId="7FF8CCF8" w14:textId="77777777" w:rsidTr="008841FB">
        <w:tc>
          <w:tcPr>
            <w:tcW w:w="1526" w:type="dxa"/>
            <w:tcBorders>
              <w:top w:val="single" w:sz="4" w:space="0" w:color="auto"/>
              <w:left w:val="single" w:sz="4" w:space="0" w:color="auto"/>
              <w:bottom w:val="single" w:sz="4" w:space="0" w:color="auto"/>
              <w:right w:val="single" w:sz="4" w:space="0" w:color="auto"/>
            </w:tcBorders>
          </w:tcPr>
          <w:p w14:paraId="17D30822" w14:textId="055F0FBF" w:rsidR="00D8414F" w:rsidRPr="0062074F" w:rsidRDefault="00D8414F" w:rsidP="004E61EE">
            <w:pPr>
              <w:spacing w:before="60" w:after="60" w:line="240" w:lineRule="auto"/>
              <w:rPr>
                <w:rFonts w:cs="Arial"/>
              </w:rPr>
            </w:pPr>
            <w:r w:rsidRPr="0062074F">
              <w:rPr>
                <w:rFonts w:cs="Arial"/>
              </w:rPr>
              <w:t>2.5.5</w:t>
            </w:r>
          </w:p>
        </w:tc>
        <w:tc>
          <w:tcPr>
            <w:tcW w:w="1730" w:type="dxa"/>
            <w:tcBorders>
              <w:top w:val="single" w:sz="4" w:space="0" w:color="auto"/>
              <w:left w:val="single" w:sz="4" w:space="0" w:color="auto"/>
              <w:bottom w:val="single" w:sz="4" w:space="0" w:color="auto"/>
              <w:right w:val="single" w:sz="4" w:space="0" w:color="auto"/>
            </w:tcBorders>
          </w:tcPr>
          <w:p w14:paraId="15EBC4EA" w14:textId="2533BA73" w:rsidR="00D8414F" w:rsidRPr="0062074F" w:rsidRDefault="00D8414F" w:rsidP="004E61EE">
            <w:pPr>
              <w:spacing w:before="60" w:after="60" w:line="240" w:lineRule="auto"/>
              <w:ind w:left="-1" w:firstLine="1"/>
              <w:rPr>
                <w:rFonts w:cs="Arial"/>
              </w:rPr>
            </w:pPr>
            <w:r w:rsidRPr="0062074F">
              <w:rPr>
                <w:rFonts w:cs="Arial"/>
              </w:rPr>
              <w:t>January 2026</w:t>
            </w:r>
          </w:p>
        </w:tc>
        <w:tc>
          <w:tcPr>
            <w:tcW w:w="1134" w:type="dxa"/>
            <w:tcBorders>
              <w:top w:val="single" w:sz="4" w:space="0" w:color="auto"/>
              <w:left w:val="single" w:sz="4" w:space="0" w:color="auto"/>
              <w:bottom w:val="single" w:sz="4" w:space="0" w:color="auto"/>
              <w:right w:val="single" w:sz="4" w:space="0" w:color="auto"/>
            </w:tcBorders>
          </w:tcPr>
          <w:p w14:paraId="10EE0034" w14:textId="13B139B3" w:rsidR="00D8414F" w:rsidRPr="0062074F" w:rsidRDefault="00644DBC" w:rsidP="004E61EE">
            <w:pPr>
              <w:spacing w:before="60" w:after="60" w:line="240" w:lineRule="auto"/>
              <w:ind w:firstLine="21"/>
              <w:rPr>
                <w:rFonts w:cs="Arial"/>
              </w:rPr>
            </w:pPr>
            <w:proofErr w:type="spellStart"/>
            <w:r>
              <w:rPr>
                <w:rFonts w:cs="Arial"/>
              </w:rPr>
              <w:t>J.Pritchard</w:t>
            </w:r>
            <w:proofErr w:type="spellEnd"/>
          </w:p>
        </w:tc>
        <w:tc>
          <w:tcPr>
            <w:tcW w:w="4702" w:type="dxa"/>
            <w:tcBorders>
              <w:top w:val="single" w:sz="4" w:space="0" w:color="auto"/>
              <w:left w:val="single" w:sz="4" w:space="0" w:color="auto"/>
              <w:bottom w:val="single" w:sz="4" w:space="0" w:color="auto"/>
              <w:right w:val="single" w:sz="4" w:space="0" w:color="auto"/>
            </w:tcBorders>
          </w:tcPr>
          <w:p w14:paraId="158A9167" w14:textId="79B9CEDE" w:rsidR="00D8414F" w:rsidRPr="0062074F" w:rsidRDefault="00D8414F" w:rsidP="006D2CAA">
            <w:pPr>
              <w:spacing w:before="60" w:after="60" w:line="240" w:lineRule="auto"/>
              <w:ind w:left="44"/>
              <w:rPr>
                <w:rFonts w:cs="Arial"/>
              </w:rPr>
            </w:pPr>
            <w:r w:rsidRPr="0062074F">
              <w:rPr>
                <w:rFonts w:cs="Arial"/>
              </w:rPr>
              <w:t xml:space="preserve">Formal review </w:t>
            </w:r>
            <w:r w:rsidR="0007155F">
              <w:rPr>
                <w:rFonts w:cs="Arial"/>
              </w:rPr>
              <w:t xml:space="preserve">edition </w:t>
            </w:r>
            <w:r w:rsidRPr="0062074F">
              <w:rPr>
                <w:rFonts w:cs="Arial"/>
              </w:rPr>
              <w:t>for 3.0.0, HSSC 2026 following VTC reviews and resolutions of comments.</w:t>
            </w:r>
          </w:p>
        </w:tc>
      </w:tr>
      <w:tr w:rsidR="00104287" w:rsidRPr="0062074F" w14:paraId="72CFD89A" w14:textId="77777777" w:rsidTr="008841FB">
        <w:tc>
          <w:tcPr>
            <w:tcW w:w="1526" w:type="dxa"/>
            <w:tcBorders>
              <w:top w:val="single" w:sz="4" w:space="0" w:color="auto"/>
              <w:left w:val="single" w:sz="4" w:space="0" w:color="auto"/>
              <w:bottom w:val="single" w:sz="4" w:space="0" w:color="auto"/>
              <w:right w:val="single" w:sz="4" w:space="0" w:color="auto"/>
            </w:tcBorders>
          </w:tcPr>
          <w:p w14:paraId="2A16F615" w14:textId="75A85C4F" w:rsidR="00104287" w:rsidRPr="0062074F" w:rsidRDefault="00E229A9" w:rsidP="004E61EE">
            <w:pPr>
              <w:spacing w:before="60" w:after="60" w:line="240" w:lineRule="auto"/>
              <w:rPr>
                <w:rFonts w:cs="Arial"/>
              </w:rPr>
            </w:pPr>
            <w:r>
              <w:rPr>
                <w:rFonts w:cs="Arial"/>
              </w:rPr>
              <w:t>3.0.0</w:t>
            </w:r>
          </w:p>
        </w:tc>
        <w:tc>
          <w:tcPr>
            <w:tcW w:w="1730" w:type="dxa"/>
            <w:tcBorders>
              <w:top w:val="single" w:sz="4" w:space="0" w:color="auto"/>
              <w:left w:val="single" w:sz="4" w:space="0" w:color="auto"/>
              <w:bottom w:val="single" w:sz="4" w:space="0" w:color="auto"/>
              <w:right w:val="single" w:sz="4" w:space="0" w:color="auto"/>
            </w:tcBorders>
          </w:tcPr>
          <w:p w14:paraId="4DEB4963" w14:textId="772AB1C7" w:rsidR="00104287" w:rsidRPr="0062074F" w:rsidRDefault="00104287" w:rsidP="004E61EE">
            <w:pPr>
              <w:spacing w:before="60" w:after="60" w:line="240" w:lineRule="auto"/>
              <w:ind w:left="-1" w:firstLine="1"/>
              <w:rPr>
                <w:rFonts w:cs="Arial"/>
              </w:rPr>
            </w:pPr>
            <w:r>
              <w:rPr>
                <w:rFonts w:cs="Arial"/>
              </w:rPr>
              <w:t>March 2026</w:t>
            </w:r>
          </w:p>
        </w:tc>
        <w:tc>
          <w:tcPr>
            <w:tcW w:w="1134" w:type="dxa"/>
            <w:tcBorders>
              <w:top w:val="single" w:sz="4" w:space="0" w:color="auto"/>
              <w:left w:val="single" w:sz="4" w:space="0" w:color="auto"/>
              <w:bottom w:val="single" w:sz="4" w:space="0" w:color="auto"/>
              <w:right w:val="single" w:sz="4" w:space="0" w:color="auto"/>
            </w:tcBorders>
          </w:tcPr>
          <w:p w14:paraId="566B38ED" w14:textId="63211DB5" w:rsidR="00104287" w:rsidRDefault="00104287" w:rsidP="004E61EE">
            <w:pPr>
              <w:spacing w:before="60" w:after="60" w:line="240" w:lineRule="auto"/>
              <w:ind w:firstLine="21"/>
              <w:rPr>
                <w:rFonts w:cs="Arial"/>
              </w:rPr>
            </w:pPr>
            <w:r>
              <w:rPr>
                <w:rFonts w:cs="Arial"/>
              </w:rPr>
              <w:t>J Pritchard</w:t>
            </w:r>
          </w:p>
        </w:tc>
        <w:tc>
          <w:tcPr>
            <w:tcW w:w="4702" w:type="dxa"/>
            <w:tcBorders>
              <w:top w:val="single" w:sz="4" w:space="0" w:color="auto"/>
              <w:left w:val="single" w:sz="4" w:space="0" w:color="auto"/>
              <w:bottom w:val="single" w:sz="4" w:space="0" w:color="auto"/>
              <w:right w:val="single" w:sz="4" w:space="0" w:color="auto"/>
            </w:tcBorders>
          </w:tcPr>
          <w:p w14:paraId="6A73AD65" w14:textId="12A45C46" w:rsidR="00104287" w:rsidRPr="0062074F" w:rsidRDefault="00104287" w:rsidP="006D2CAA">
            <w:pPr>
              <w:spacing w:before="60" w:after="60" w:line="240" w:lineRule="auto"/>
              <w:ind w:left="44"/>
              <w:rPr>
                <w:rFonts w:cs="Arial"/>
              </w:rPr>
            </w:pPr>
            <w:r>
              <w:rPr>
                <w:rFonts w:cs="Arial"/>
              </w:rPr>
              <w:t>Updates following comment adjudication meetings and TSM meeting. Version for HSSC.</w:t>
            </w:r>
          </w:p>
        </w:tc>
      </w:tr>
    </w:tbl>
    <w:p w14:paraId="7DEA819B" w14:textId="4FF57AB6" w:rsidR="009F2693" w:rsidRPr="0062074F" w:rsidRDefault="009F2693" w:rsidP="004E61EE">
      <w:pPr>
        <w:spacing w:line="240" w:lineRule="auto"/>
      </w:pPr>
      <w:r w:rsidRPr="0062074F">
        <w:br w:type="page"/>
      </w:r>
    </w:p>
    <w:p w14:paraId="192F998D" w14:textId="77777777" w:rsidR="006456D7" w:rsidRPr="0062074F" w:rsidRDefault="006456D7" w:rsidP="004E61EE">
      <w:pPr>
        <w:spacing w:after="0" w:line="240" w:lineRule="auto"/>
        <w:sectPr w:rsidR="006456D7" w:rsidRPr="0062074F" w:rsidSect="00686450">
          <w:headerReference w:type="even" r:id="rId15"/>
          <w:headerReference w:type="default" r:id="rId16"/>
          <w:footerReference w:type="even" r:id="rId17"/>
          <w:footerReference w:type="default" r:id="rId18"/>
          <w:pgSz w:w="11906" w:h="16838" w:code="9"/>
          <w:pgMar w:top="1440" w:right="1400" w:bottom="1440" w:left="1400" w:header="708" w:footer="708" w:gutter="0"/>
          <w:pgNumType w:fmt="lowerRoman"/>
          <w:cols w:space="708"/>
          <w:docGrid w:linePitch="360"/>
        </w:sectPr>
      </w:pPr>
    </w:p>
    <w:p w14:paraId="45FEC972" w14:textId="03F17AE2" w:rsidR="00297204" w:rsidRPr="0062074F" w:rsidRDefault="00297204" w:rsidP="00225381">
      <w:pPr>
        <w:pStyle w:val="Heading1"/>
        <w:rPr>
          <w:rFonts w:eastAsia="MS Mincho"/>
        </w:rPr>
      </w:pPr>
      <w:bookmarkStart w:id="6" w:name="_Toc226034967"/>
      <w:bookmarkEnd w:id="0"/>
      <w:bookmarkEnd w:id="1"/>
      <w:bookmarkEnd w:id="2"/>
      <w:r w:rsidRPr="0062074F">
        <w:rPr>
          <w:rFonts w:eastAsia="MS Mincho"/>
        </w:rPr>
        <w:lastRenderedPageBreak/>
        <w:t>Introduction</w:t>
      </w:r>
      <w:bookmarkEnd w:id="6"/>
    </w:p>
    <w:p w14:paraId="0BEA3CBA" w14:textId="3E2B79D4" w:rsidR="00C951BB" w:rsidRPr="0062074F" w:rsidRDefault="0096094A" w:rsidP="004E61EE">
      <w:pPr>
        <w:spacing w:after="120" w:line="240" w:lineRule="auto"/>
        <w:jc w:val="both"/>
      </w:pPr>
      <w:r w:rsidRPr="0062074F">
        <w:t xml:space="preserve">This </w:t>
      </w:r>
      <w:r w:rsidR="008B07B0" w:rsidRPr="0062074F">
        <w:t xml:space="preserve">document </w:t>
      </w:r>
      <w:r w:rsidR="00095477" w:rsidRPr="0062074F">
        <w:t>contains</w:t>
      </w:r>
      <w:r w:rsidRPr="0062074F">
        <w:t xml:space="preserve"> </w:t>
      </w:r>
      <w:r w:rsidR="00411E72" w:rsidRPr="0062074F">
        <w:t xml:space="preserve">requirements and </w:t>
      </w:r>
      <w:r w:rsidR="00C951BB" w:rsidRPr="0062074F">
        <w:t>guidance for the implementation of</w:t>
      </w:r>
      <w:r w:rsidRPr="0062074F">
        <w:t xml:space="preserve"> harmonised portrayal and other </w:t>
      </w:r>
      <w:r w:rsidR="00C951BB" w:rsidRPr="0062074F">
        <w:t>user interaction</w:t>
      </w:r>
      <w:r w:rsidRPr="0062074F">
        <w:t xml:space="preserve"> functions for </w:t>
      </w:r>
      <w:r w:rsidR="007F33C3" w:rsidRPr="0062074F">
        <w:t xml:space="preserve">S-101 </w:t>
      </w:r>
      <w:r w:rsidR="00C23C23" w:rsidRPr="0062074F">
        <w:t xml:space="preserve">Electronic Navigational Chart </w:t>
      </w:r>
      <w:r w:rsidR="007F33C3" w:rsidRPr="0062074F">
        <w:t xml:space="preserve">(ENC) and other </w:t>
      </w:r>
      <w:r w:rsidRPr="0062074F">
        <w:t xml:space="preserve">S-100 based data products in an </w:t>
      </w:r>
      <w:r w:rsidR="00C23C23" w:rsidRPr="0062074F">
        <w:t>Electronic Chart Display and Information System (</w:t>
      </w:r>
      <w:r w:rsidRPr="0062074F">
        <w:t>ECDIS</w:t>
      </w:r>
      <w:r w:rsidR="00C23C23" w:rsidRPr="0062074F">
        <w:t>)</w:t>
      </w:r>
      <w:r w:rsidRPr="0062074F">
        <w:t>.</w:t>
      </w:r>
      <w:r w:rsidR="007F33C3" w:rsidRPr="0062074F">
        <w:t xml:space="preserve"> It describes how S-100 products are to be used and displayed simultaneously on the navigation screen.</w:t>
      </w:r>
      <w:r w:rsidRPr="0062074F">
        <w:t xml:space="preserve"> It does not address the portrayal processes or architectures, which are addressed in S-100 Part</w:t>
      </w:r>
      <w:r w:rsidR="00A355E2" w:rsidRPr="0062074F">
        <w:t xml:space="preserve"> 9</w:t>
      </w:r>
      <w:r w:rsidRPr="0062074F">
        <w:t>. It is based on the general principles described in S-100 Part 16A</w:t>
      </w:r>
      <w:r w:rsidR="007F33C3" w:rsidRPr="0062074F">
        <w:t>,</w:t>
      </w:r>
      <w:r w:rsidRPr="0062074F">
        <w:t xml:space="preserve"> and the</w:t>
      </w:r>
      <w:r w:rsidR="007F33C3" w:rsidRPr="0062074F">
        <w:t xml:space="preserve"> requirements for ECDIS specified in the</w:t>
      </w:r>
      <w:r w:rsidRPr="0062074F">
        <w:t xml:space="preserve"> relevant </w:t>
      </w:r>
      <w:r w:rsidR="005C25FA" w:rsidRPr="0062074F">
        <w:t>International Maritime Organization (</w:t>
      </w:r>
      <w:r w:rsidRPr="0062074F">
        <w:t>IMO</w:t>
      </w:r>
      <w:r w:rsidR="005C25FA" w:rsidRPr="0062074F">
        <w:t>)</w:t>
      </w:r>
      <w:r w:rsidRPr="0062074F">
        <w:t xml:space="preserve">, </w:t>
      </w:r>
      <w:r w:rsidR="005C25FA" w:rsidRPr="0062074F">
        <w:t>International Hydrographic Organization (</w:t>
      </w:r>
      <w:r w:rsidRPr="0062074F">
        <w:t>IHO</w:t>
      </w:r>
      <w:r w:rsidR="005C25FA" w:rsidRPr="0062074F">
        <w:t>)</w:t>
      </w:r>
      <w:r w:rsidRPr="0062074F">
        <w:t xml:space="preserve">, and </w:t>
      </w:r>
      <w:r w:rsidR="005C25FA" w:rsidRPr="0062074F">
        <w:t>International Electrotechnical Commission (</w:t>
      </w:r>
      <w:r w:rsidRPr="0062074F">
        <w:t>IEC</w:t>
      </w:r>
      <w:r w:rsidR="005C25FA" w:rsidRPr="0062074F">
        <w:t>)</w:t>
      </w:r>
      <w:r w:rsidRPr="0062074F">
        <w:t xml:space="preserve"> standards.</w:t>
      </w:r>
    </w:p>
    <w:p w14:paraId="30646B99" w14:textId="489332A3" w:rsidR="0096094A" w:rsidRPr="0062074F" w:rsidRDefault="00C951BB" w:rsidP="004E61EE">
      <w:pPr>
        <w:spacing w:after="120" w:line="240" w:lineRule="auto"/>
        <w:jc w:val="both"/>
      </w:pPr>
      <w:r w:rsidRPr="0062074F">
        <w:t xml:space="preserve">This </w:t>
      </w:r>
      <w:r w:rsidR="004554DE" w:rsidRPr="0062074F">
        <w:t xml:space="preserve">specification </w:t>
      </w:r>
      <w:r w:rsidR="001C07C4" w:rsidRPr="0062074F">
        <w:t>is the</w:t>
      </w:r>
      <w:r w:rsidR="007F33C3" w:rsidRPr="0062074F">
        <w:t xml:space="preserve"> successor to the IHO S-52 </w:t>
      </w:r>
      <w:r w:rsidR="001C07C4" w:rsidRPr="0062074F">
        <w:t>S</w:t>
      </w:r>
      <w:r w:rsidR="007F33C3" w:rsidRPr="0062074F">
        <w:t>tandard for chart content and display in ECDIS</w:t>
      </w:r>
      <w:r w:rsidRPr="0062074F">
        <w:t>.</w:t>
      </w:r>
      <w:r w:rsidR="007F33C3" w:rsidRPr="0062074F">
        <w:t xml:space="preserve"> </w:t>
      </w:r>
      <w:r w:rsidRPr="0062074F">
        <w:t xml:space="preserve">It contains material from S-52 that has been </w:t>
      </w:r>
      <w:r w:rsidR="007F33C3" w:rsidRPr="0062074F">
        <w:t xml:space="preserve">updated for S-100, but does not include </w:t>
      </w:r>
      <w:r w:rsidR="00AF7AAF" w:rsidRPr="0062074F">
        <w:t xml:space="preserve">symbol specifications (the S-52 “presentation library”) or portrayal rules </w:t>
      </w:r>
      <w:r w:rsidRPr="0062074F">
        <w:t>because</w:t>
      </w:r>
      <w:r w:rsidR="00AF7AAF" w:rsidRPr="0062074F">
        <w:t xml:space="preserve"> symbols and portrayal rules are now defined in the IHO GI Registry </w:t>
      </w:r>
      <w:r w:rsidR="00C4067C" w:rsidRPr="0062074F">
        <w:t xml:space="preserve">and </w:t>
      </w:r>
      <w:r w:rsidR="00AF7AAF" w:rsidRPr="0062074F">
        <w:t>portrayal catalogues for individual product specifications</w:t>
      </w:r>
      <w:r w:rsidR="007F33C3" w:rsidRPr="0062074F">
        <w:t>.</w:t>
      </w:r>
      <w:r w:rsidR="00277767" w:rsidRPr="0062074F">
        <w:t xml:space="preserve"> This document focuses on </w:t>
      </w:r>
      <w:r w:rsidR="001A6C75" w:rsidRPr="0062074F">
        <w:t xml:space="preserve">the principles for portraying </w:t>
      </w:r>
      <w:r w:rsidR="00277767" w:rsidRPr="0062074F">
        <w:t>S-101 ENC and S-100 based data</w:t>
      </w:r>
      <w:r w:rsidR="001A6C75" w:rsidRPr="0062074F">
        <w:t xml:space="preserve"> on ECDIS</w:t>
      </w:r>
      <w:r w:rsidR="00277767" w:rsidRPr="0062074F">
        <w:t xml:space="preserve">. The principles </w:t>
      </w:r>
      <w:r w:rsidR="001A6C75" w:rsidRPr="0062074F">
        <w:t>described herein</w:t>
      </w:r>
      <w:r w:rsidR="00277767" w:rsidRPr="0062074F">
        <w:t xml:space="preserve"> are intended to be compatible with </w:t>
      </w:r>
      <w:r w:rsidR="001A6C75" w:rsidRPr="0062074F">
        <w:t>the corresponding</w:t>
      </w:r>
      <w:r w:rsidR="00277767" w:rsidRPr="0062074F">
        <w:t xml:space="preserve"> requirements </w:t>
      </w:r>
      <w:r w:rsidR="001A6C75" w:rsidRPr="0062074F">
        <w:t>for</w:t>
      </w:r>
      <w:r w:rsidR="00277767" w:rsidRPr="0062074F">
        <w:t xml:space="preserve"> ECDIS portrayal of S-57 ENC</w:t>
      </w:r>
      <w:r w:rsidR="001A6C75" w:rsidRPr="0062074F">
        <w:t>s</w:t>
      </w:r>
      <w:r w:rsidR="00277767" w:rsidRPr="0062074F">
        <w:t>.</w:t>
      </w:r>
    </w:p>
    <w:p w14:paraId="57EDF006" w14:textId="520A6FEE" w:rsidR="00413E27" w:rsidRPr="0062074F" w:rsidRDefault="00E60658" w:rsidP="004E61EE">
      <w:pPr>
        <w:spacing w:after="120" w:line="240" w:lineRule="auto"/>
        <w:jc w:val="both"/>
      </w:pPr>
      <w:r w:rsidRPr="0062074F">
        <w:t xml:space="preserve">This </w:t>
      </w:r>
      <w:r w:rsidR="004554DE" w:rsidRPr="0062074F">
        <w:t xml:space="preserve">specification </w:t>
      </w:r>
      <w:r w:rsidRPr="0062074F">
        <w:t xml:space="preserve">does not revoke nor does it supersede S-52 in its applicability to the use of S-57 </w:t>
      </w:r>
      <w:r w:rsidR="00BE77A7" w:rsidRPr="0062074F">
        <w:t xml:space="preserve">information </w:t>
      </w:r>
      <w:r w:rsidRPr="0062074F">
        <w:t xml:space="preserve">on ECDIS. </w:t>
      </w:r>
      <w:r w:rsidR="00277767" w:rsidRPr="0062074F">
        <w:t>It</w:t>
      </w:r>
      <w:r w:rsidR="00BE77A7" w:rsidRPr="0062074F">
        <w:t xml:space="preserve"> assumes</w:t>
      </w:r>
      <w:r w:rsidR="00413E27" w:rsidRPr="0062074F">
        <w:t xml:space="preserve"> </w:t>
      </w:r>
      <w:r w:rsidR="00BE77A7" w:rsidRPr="0062074F">
        <w:t>ECDIS will support both S-52/S-57 and S-101 ENCs for the foreseeable future. Such systems should continue to follow the S-52</w:t>
      </w:r>
      <w:r w:rsidR="00277767" w:rsidRPr="0062074F">
        <w:t>/</w:t>
      </w:r>
      <w:r w:rsidR="00BE77A7" w:rsidRPr="0062074F">
        <w:t xml:space="preserve">S-57 </w:t>
      </w:r>
      <w:r w:rsidR="0042425D" w:rsidRPr="0062074F">
        <w:t xml:space="preserve">standards </w:t>
      </w:r>
      <w:r w:rsidR="00277767" w:rsidRPr="0062074F">
        <w:t>for S-57 information</w:t>
      </w:r>
      <w:r w:rsidRPr="0062074F">
        <w:t>.</w:t>
      </w:r>
    </w:p>
    <w:p w14:paraId="208BE7A6" w14:textId="78EAC854" w:rsidR="007B452F" w:rsidRPr="0062074F" w:rsidRDefault="00AF7AAF" w:rsidP="004E61EE">
      <w:pPr>
        <w:spacing w:after="60" w:line="240" w:lineRule="auto"/>
        <w:jc w:val="both"/>
      </w:pPr>
      <w:r w:rsidRPr="0062074F">
        <w:t>ECDIS presentation and user interactions are determined by the following standards:</w:t>
      </w:r>
    </w:p>
    <w:p w14:paraId="7C58E095" w14:textId="3C995BCA" w:rsidR="007B452F" w:rsidRPr="0062074F" w:rsidRDefault="007B452F">
      <w:pPr>
        <w:pStyle w:val="ListParagraph"/>
        <w:numPr>
          <w:ilvl w:val="0"/>
          <w:numId w:val="11"/>
        </w:numPr>
        <w:spacing w:after="60" w:line="240" w:lineRule="auto"/>
        <w:jc w:val="both"/>
      </w:pPr>
      <w:r w:rsidRPr="0062074F">
        <w:t>IMO</w:t>
      </w:r>
      <w:r w:rsidR="008748FB" w:rsidRPr="0062074F">
        <w:t xml:space="preserve"> standards</w:t>
      </w:r>
      <w:r w:rsidR="00AF7AAF" w:rsidRPr="0062074F">
        <w:t xml:space="preserve"> control p</w:t>
      </w:r>
      <w:r w:rsidR="008748FB" w:rsidRPr="0062074F">
        <w:t>resentation, performance, and user experience</w:t>
      </w:r>
      <w:r w:rsidR="00AF7AAF" w:rsidRPr="0062074F">
        <w:t>. They</w:t>
      </w:r>
      <w:r w:rsidR="008748FB" w:rsidRPr="0062074F">
        <w:t xml:space="preserve"> include standards and guidelines for display and user interaction, </w:t>
      </w:r>
      <w:r w:rsidR="009F7151" w:rsidRPr="0062074F">
        <w:t>including</w:t>
      </w:r>
      <w:r w:rsidR="008748FB" w:rsidRPr="0062074F">
        <w:t xml:space="preserve"> alerts.</w:t>
      </w:r>
    </w:p>
    <w:p w14:paraId="5B17D2A9" w14:textId="7C66B086" w:rsidR="007B452F" w:rsidRPr="0062074F" w:rsidRDefault="007B452F">
      <w:pPr>
        <w:pStyle w:val="ListParagraph"/>
        <w:numPr>
          <w:ilvl w:val="0"/>
          <w:numId w:val="11"/>
        </w:numPr>
        <w:spacing w:after="60" w:line="240" w:lineRule="auto"/>
        <w:jc w:val="both"/>
      </w:pPr>
      <w:r w:rsidRPr="0062074F">
        <w:t>IHO</w:t>
      </w:r>
      <w:r w:rsidR="008748FB" w:rsidRPr="0062074F">
        <w:t xml:space="preserve"> standards</w:t>
      </w:r>
      <w:r w:rsidR="00AF7AAF" w:rsidRPr="0062074F">
        <w:t xml:space="preserve"> provide t</w:t>
      </w:r>
      <w:r w:rsidR="008748FB" w:rsidRPr="0062074F">
        <w:t>he framework for data content, primarily in S-100</w:t>
      </w:r>
      <w:r w:rsidR="00A53A4E" w:rsidRPr="0062074F">
        <w:t>, as well as standards for portrayal of hydrographic data</w:t>
      </w:r>
      <w:r w:rsidR="0013502A" w:rsidRPr="0062074F">
        <w:t>.</w:t>
      </w:r>
      <w:r w:rsidR="008748FB" w:rsidRPr="0062074F">
        <w:t xml:space="preserve"> S-100 also provides an abstract specification for visual interoperability; </w:t>
      </w:r>
      <w:r w:rsidR="0013502A" w:rsidRPr="0062074F">
        <w:t xml:space="preserve">for ECDIS, interoperability </w:t>
      </w:r>
      <w:r w:rsidR="00A73DCC" w:rsidRPr="0062074F">
        <w:t xml:space="preserve">requirements </w:t>
      </w:r>
      <w:r w:rsidR="00F27D30" w:rsidRPr="0062074F">
        <w:t>are</w:t>
      </w:r>
      <w:r w:rsidR="0013502A" w:rsidRPr="0062074F">
        <w:t xml:space="preserve"> specified</w:t>
      </w:r>
      <w:r w:rsidR="008748FB" w:rsidRPr="0062074F">
        <w:t xml:space="preserve"> </w:t>
      </w:r>
      <w:r w:rsidR="0013502A" w:rsidRPr="0062074F">
        <w:t>in</w:t>
      </w:r>
      <w:r w:rsidR="008748FB" w:rsidRPr="0062074F">
        <w:t xml:space="preserve"> S-98.</w:t>
      </w:r>
      <w:r w:rsidR="00A53A4E" w:rsidRPr="0062074F">
        <w:t xml:space="preserve"> IHO standards additionally provide methods of test and required test results for portrayal and interoperability, these are in S-64 (for S-57) and S-164 (for S-100).</w:t>
      </w:r>
    </w:p>
    <w:p w14:paraId="04CD5E8C" w14:textId="6E084E1D" w:rsidR="007B452F" w:rsidRPr="0062074F" w:rsidRDefault="007B452F">
      <w:pPr>
        <w:pStyle w:val="ListParagraph"/>
        <w:numPr>
          <w:ilvl w:val="0"/>
          <w:numId w:val="11"/>
        </w:numPr>
        <w:spacing w:after="60" w:line="240" w:lineRule="auto"/>
        <w:jc w:val="both"/>
      </w:pPr>
      <w:r w:rsidRPr="0062074F">
        <w:t>IEC</w:t>
      </w:r>
      <w:r w:rsidR="008748FB" w:rsidRPr="0062074F">
        <w:t xml:space="preserve"> standards </w:t>
      </w:r>
      <w:r w:rsidR="0013502A" w:rsidRPr="0062074F">
        <w:t>describe</w:t>
      </w:r>
      <w:r w:rsidR="001A6C75" w:rsidRPr="0062074F">
        <w:t xml:space="preserve"> </w:t>
      </w:r>
      <w:r w:rsidR="0013502A" w:rsidRPr="0062074F">
        <w:t>methods and required results for</w:t>
      </w:r>
      <w:r w:rsidR="008748FB" w:rsidRPr="0062074F">
        <w:t xml:space="preserve"> equipment and system testing.</w:t>
      </w:r>
    </w:p>
    <w:p w14:paraId="016DD7EF" w14:textId="3FBB44FC" w:rsidR="008748FB" w:rsidRPr="0062074F" w:rsidRDefault="0013502A">
      <w:pPr>
        <w:pStyle w:val="ListParagraph"/>
        <w:numPr>
          <w:ilvl w:val="0"/>
          <w:numId w:val="11"/>
        </w:numPr>
        <w:spacing w:after="120" w:line="240" w:lineRule="auto"/>
        <w:jc w:val="both"/>
      </w:pPr>
      <w:r w:rsidRPr="0062074F">
        <w:t>Data p</w:t>
      </w:r>
      <w:r w:rsidR="008748FB" w:rsidRPr="0062074F">
        <w:t xml:space="preserve">roduct specifications </w:t>
      </w:r>
      <w:r w:rsidR="00451A0E" w:rsidRPr="0062074F">
        <w:t>describe the content, data formats,</w:t>
      </w:r>
      <w:r w:rsidR="00E558AF" w:rsidRPr="0062074F">
        <w:t xml:space="preserve"> symbols,</w:t>
      </w:r>
      <w:r w:rsidR="00451A0E" w:rsidRPr="0062074F">
        <w:t xml:space="preserve"> portrayal</w:t>
      </w:r>
      <w:r w:rsidR="00E558AF" w:rsidRPr="0062074F">
        <w:t xml:space="preserve"> rules</w:t>
      </w:r>
      <w:r w:rsidR="00451A0E" w:rsidRPr="0062074F">
        <w:t>, packaging, and delivery, of individual data products</w:t>
      </w:r>
      <w:r w:rsidR="008748FB" w:rsidRPr="0062074F">
        <w:t xml:space="preserve">. </w:t>
      </w:r>
      <w:r w:rsidR="00451A0E" w:rsidRPr="0062074F">
        <w:t xml:space="preserve">For ECDIS, the basic data product is S-101 (Electronic Navigational Charts). Other </w:t>
      </w:r>
      <w:r w:rsidR="00E558AF" w:rsidRPr="0062074F">
        <w:t>product</w:t>
      </w:r>
      <w:r w:rsidR="00C4067C" w:rsidRPr="0062074F">
        <w:t>s</w:t>
      </w:r>
      <w:r w:rsidR="008748FB" w:rsidRPr="0062074F">
        <w:t xml:space="preserve"> </w:t>
      </w:r>
      <w:r w:rsidR="00451A0E" w:rsidRPr="0062074F">
        <w:t>describe</w:t>
      </w:r>
      <w:r w:rsidR="008748FB" w:rsidRPr="0062074F">
        <w:t xml:space="preserve"> </w:t>
      </w:r>
      <w:r w:rsidR="00451A0E" w:rsidRPr="0062074F">
        <w:t>additional information relevant to navigation</w:t>
      </w:r>
      <w:r w:rsidR="008748FB" w:rsidRPr="0062074F">
        <w:t xml:space="preserve">, </w:t>
      </w:r>
      <w:r w:rsidR="00E558AF" w:rsidRPr="0062074F">
        <w:t>for example, bathymetry, currents, water levels, regulated areas</w:t>
      </w:r>
      <w:r w:rsidR="008303AC">
        <w:t xml:space="preserve"> and</w:t>
      </w:r>
      <w:r w:rsidR="00E558AF" w:rsidRPr="0062074F">
        <w:t xml:space="preserve"> </w:t>
      </w:r>
      <w:r w:rsidR="00BA654F" w:rsidRPr="0062074F">
        <w:t>services</w:t>
      </w:r>
      <w:r w:rsidR="00C4067C" w:rsidRPr="0062074F">
        <w:t xml:space="preserve"> .</w:t>
      </w:r>
    </w:p>
    <w:p w14:paraId="0E4B2726" w14:textId="1ED07282" w:rsidR="00451A0E" w:rsidRPr="0062074F" w:rsidRDefault="00E558AF" w:rsidP="004E61EE">
      <w:pPr>
        <w:spacing w:after="120" w:line="240" w:lineRule="auto"/>
        <w:jc w:val="both"/>
      </w:pPr>
      <w:r w:rsidRPr="0062074F">
        <w:t xml:space="preserve">The standards </w:t>
      </w:r>
      <w:r w:rsidR="008D36AB" w:rsidRPr="0062074F">
        <w:t xml:space="preserve">that are </w:t>
      </w:r>
      <w:r w:rsidRPr="0062074F">
        <w:t xml:space="preserve">current at the time of writing of this </w:t>
      </w:r>
      <w:r w:rsidR="004554DE" w:rsidRPr="0062074F">
        <w:t xml:space="preserve">specification </w:t>
      </w:r>
      <w:r w:rsidRPr="0062074F">
        <w:t xml:space="preserve">are listed in the References section. </w:t>
      </w:r>
      <w:r w:rsidR="00451A0E" w:rsidRPr="0062074F">
        <w:t xml:space="preserve">More detailed information about the various standards is provided in </w:t>
      </w:r>
      <w:r w:rsidR="009C26C0" w:rsidRPr="0062074F">
        <w:t xml:space="preserve">S-100 </w:t>
      </w:r>
      <w:r w:rsidR="00451A0E" w:rsidRPr="0062074F">
        <w:t>Part 16</w:t>
      </w:r>
      <w:r w:rsidR="001D420D" w:rsidRPr="0062074F">
        <w:t>a</w:t>
      </w:r>
      <w:r w:rsidR="00451A0E" w:rsidRPr="0062074F">
        <w:t>.</w:t>
      </w:r>
    </w:p>
    <w:p w14:paraId="3AEB7C84" w14:textId="7BA4374E" w:rsidR="007B452F" w:rsidRPr="0062074F" w:rsidRDefault="008937C6" w:rsidP="004E61EE">
      <w:pPr>
        <w:spacing w:after="120" w:line="240" w:lineRule="auto"/>
        <w:jc w:val="both"/>
        <w:rPr>
          <w:lang w:eastAsia="en-US"/>
        </w:rPr>
      </w:pPr>
      <w:r w:rsidRPr="0062074F">
        <w:t>Application developers should obtain a</w:t>
      </w:r>
      <w:r w:rsidR="00C4067C" w:rsidRPr="0062074F">
        <w:t>n</w:t>
      </w:r>
      <w:r w:rsidRPr="0062074F">
        <w:t xml:space="preserve"> up-to-date set of applicable standards and specifications from the relevant organisations. </w:t>
      </w:r>
      <w:r w:rsidR="008748FB" w:rsidRPr="0062074F">
        <w:t xml:space="preserve">Developers must conform to the mandatory requirements of the particular standards which apply to an application or system. In case of a conflict between this </w:t>
      </w:r>
      <w:r w:rsidR="004554DE" w:rsidRPr="0062074F">
        <w:t xml:space="preserve">specification </w:t>
      </w:r>
      <w:r w:rsidR="008748FB" w:rsidRPr="0062074F">
        <w:t xml:space="preserve">and a mandatory requirement in an applicable standard, the requirement in the standard supersedes the guidance in this </w:t>
      </w:r>
      <w:r w:rsidR="004554DE" w:rsidRPr="0062074F">
        <w:t>specification</w:t>
      </w:r>
      <w:r w:rsidR="008748FB" w:rsidRPr="0062074F">
        <w:t>.</w:t>
      </w:r>
      <w:r w:rsidR="00D748F6" w:rsidRPr="0062074F">
        <w:t xml:space="preserve"> </w:t>
      </w:r>
      <w:r w:rsidR="00D748F6" w:rsidRPr="0062074F">
        <w:rPr>
          <w:lang w:eastAsia="en-US"/>
        </w:rPr>
        <w:t xml:space="preserve">Manufacturers, type-approval authorities, and above all Mariners, are always encouraged to contact the IHO </w:t>
      </w:r>
      <w:r w:rsidR="007F244A" w:rsidRPr="0062074F">
        <w:rPr>
          <w:lang w:eastAsia="en-US"/>
        </w:rPr>
        <w:t>to provide feedback</w:t>
      </w:r>
      <w:r w:rsidR="00D748F6" w:rsidRPr="0062074F">
        <w:rPr>
          <w:lang w:eastAsia="en-US"/>
        </w:rPr>
        <w:t xml:space="preserve"> that they may have about the ECDIS display, in order that th</w:t>
      </w:r>
      <w:r w:rsidR="004554DE" w:rsidRPr="0062074F">
        <w:rPr>
          <w:lang w:eastAsia="en-US"/>
        </w:rPr>
        <w:t>is</w:t>
      </w:r>
      <w:r w:rsidR="00D748F6" w:rsidRPr="0062074F">
        <w:rPr>
          <w:lang w:eastAsia="en-US"/>
        </w:rPr>
        <w:t xml:space="preserve"> </w:t>
      </w:r>
      <w:r w:rsidR="004554DE" w:rsidRPr="0062074F">
        <w:rPr>
          <w:lang w:eastAsia="en-US"/>
        </w:rPr>
        <w:t>s</w:t>
      </w:r>
      <w:r w:rsidR="00D748F6" w:rsidRPr="0062074F">
        <w:rPr>
          <w:lang w:eastAsia="en-US"/>
        </w:rPr>
        <w:t>pecification can be kept effective and up to date.</w:t>
      </w:r>
    </w:p>
    <w:p w14:paraId="74DA086D" w14:textId="6309A303" w:rsidR="008172D8" w:rsidRPr="0062074F" w:rsidRDefault="00C23C23" w:rsidP="004E61EE">
      <w:pPr>
        <w:spacing w:after="120" w:line="240" w:lineRule="auto"/>
        <w:jc w:val="both"/>
      </w:pPr>
      <w:r w:rsidRPr="0062074F">
        <w:t>Th</w:t>
      </w:r>
      <w:r w:rsidR="001D420D" w:rsidRPr="0062074F">
        <w:t>is</w:t>
      </w:r>
      <w:r w:rsidRPr="0062074F">
        <w:t xml:space="preserve"> specification </w:t>
      </w:r>
      <w:r w:rsidR="001D420D" w:rsidRPr="0062074F">
        <w:t>al</w:t>
      </w:r>
      <w:r w:rsidRPr="0062074F">
        <w:t>so app</w:t>
      </w:r>
      <w:r w:rsidR="001D420D" w:rsidRPr="0062074F">
        <w:t>lies</w:t>
      </w:r>
      <w:r w:rsidRPr="0062074F">
        <w:t xml:space="preserve"> to navigation displays in an Integrated Navigation System (INS) which </w:t>
      </w:r>
      <w:r w:rsidR="009F7151" w:rsidRPr="0062074F">
        <w:t>fulfil</w:t>
      </w:r>
      <w:r w:rsidRPr="0062074F">
        <w:t xml:space="preserve"> the role of an ECDIS.</w:t>
      </w:r>
      <w:r w:rsidR="00D748F6" w:rsidRPr="0062074F">
        <w:t xml:space="preserve"> </w:t>
      </w:r>
      <w:r w:rsidR="008B441C" w:rsidRPr="0062074F">
        <w:t xml:space="preserve">Users of this document should refer to </w:t>
      </w:r>
      <w:r w:rsidR="00C4067C" w:rsidRPr="0062074F">
        <w:t xml:space="preserve">IEC </w:t>
      </w:r>
      <w:r w:rsidR="008B441C" w:rsidRPr="0062074F">
        <w:t>publications when dealing with implementation testing.</w:t>
      </w:r>
    </w:p>
    <w:p w14:paraId="62D86F4C" w14:textId="0A8EFDEB" w:rsidR="004554DE" w:rsidRDefault="004554DE" w:rsidP="004554DE">
      <w:pPr>
        <w:spacing w:after="120"/>
        <w:jc w:val="both"/>
      </w:pPr>
      <w:bookmarkStart w:id="7" w:name="_Toc38829536"/>
      <w:bookmarkStart w:id="8" w:name="_Toc38830039"/>
      <w:bookmarkStart w:id="9" w:name="_Toc38936204"/>
      <w:bookmarkStart w:id="10" w:name="_Toc40990380"/>
      <w:bookmarkStart w:id="11" w:name="_Toc484523815"/>
      <w:bookmarkEnd w:id="7"/>
      <w:bookmarkEnd w:id="8"/>
      <w:bookmarkEnd w:id="9"/>
      <w:bookmarkEnd w:id="10"/>
      <w:r w:rsidRPr="0062074F">
        <w:t>This document contains the main requirements and guidance for development of S-100 ECDIS. Mariners and other users will receive different S-100-based data products, each providing one or more information layers, and will often need to view some of the information layers simultaneously on a S-100 compatible ECDIS as well as in other ship and shore-based scenarios.</w:t>
      </w:r>
    </w:p>
    <w:p w14:paraId="21B696C9" w14:textId="77777777" w:rsidR="00BD5CCF" w:rsidRPr="00104287" w:rsidRDefault="00BD5CCF" w:rsidP="00BD5CCF">
      <w:pPr>
        <w:spacing w:after="120"/>
        <w:jc w:val="both"/>
      </w:pPr>
      <w:r w:rsidRPr="00104287">
        <w:t>IHO Standards are maintained under a formal, ongoing maintenance regime and are subject to periodic review and revision. They are intended to evolve in response to operational experience, technological developments, and user requirements.</w:t>
      </w:r>
    </w:p>
    <w:p w14:paraId="74C356C9" w14:textId="77777777" w:rsidR="00BD5CCF" w:rsidRPr="00104287" w:rsidRDefault="00BD5CCF" w:rsidP="00BD5CCF">
      <w:pPr>
        <w:spacing w:after="120"/>
        <w:jc w:val="both"/>
      </w:pPr>
      <w:r w:rsidRPr="00104287">
        <w:lastRenderedPageBreak/>
        <w:t>Consequently, future editions of an IHO Standard may add, modify, or remove requirements. Provisions identified as optional, conditional, or informative in one edition may be reclassified as mandatory in later editions, and vice versa. Conformance claims shall therefore always reference a specific edition of the Standard, and compliance with earlier editions does not imply compliance with subsequent ones.</w:t>
      </w:r>
    </w:p>
    <w:p w14:paraId="21B42A89" w14:textId="5D62E606" w:rsidR="00BD5CCF" w:rsidRDefault="00BD5CCF" w:rsidP="004554DE">
      <w:pPr>
        <w:spacing w:after="120"/>
        <w:jc w:val="both"/>
      </w:pPr>
      <w:r w:rsidRPr="00104287">
        <w:t>Implementers are advised to ensure they are using the current edition of the Standard and to consider the potential impact of future revisions in system design and implementation.</w:t>
      </w:r>
    </w:p>
    <w:p w14:paraId="7289ED63" w14:textId="4E813EF3" w:rsidR="00CD3CA0" w:rsidRPr="0062074F" w:rsidRDefault="00CD3CA0" w:rsidP="004554DE">
      <w:pPr>
        <w:spacing w:after="120"/>
        <w:jc w:val="both"/>
      </w:pPr>
      <w:r>
        <w:t>This document also contains various clauses which reference constraints within data which is intended for use in S-100 ECDIS and its supporting infrastructure. These are reproduced in Annex A: Data Constraints. They are intended for data producers to correctly encode data intended for use on ECDIS. Annex A thus contains no requirements for ECDIS over and above those contained in the main document of S-98.</w:t>
      </w:r>
    </w:p>
    <w:p w14:paraId="697FD68D" w14:textId="15B01C10" w:rsidR="0064639B" w:rsidRPr="0062074F" w:rsidRDefault="0064639B" w:rsidP="00AE3E22">
      <w:pPr>
        <w:pStyle w:val="Heading1"/>
      </w:pPr>
      <w:bookmarkStart w:id="12" w:name="_Toc219458167"/>
      <w:bookmarkStart w:id="13" w:name="_Toc219458168"/>
      <w:bookmarkStart w:id="14" w:name="_Toc219458169"/>
      <w:bookmarkStart w:id="15" w:name="_Toc226034968"/>
      <w:bookmarkEnd w:id="11"/>
      <w:bookmarkEnd w:id="12"/>
      <w:bookmarkEnd w:id="13"/>
      <w:bookmarkEnd w:id="14"/>
      <w:r w:rsidRPr="0062074F">
        <w:t>References</w:t>
      </w:r>
      <w:bookmarkEnd w:id="15"/>
    </w:p>
    <w:p w14:paraId="263D91F4" w14:textId="7B06BD9B" w:rsidR="0096295A" w:rsidRPr="0062074F" w:rsidRDefault="0096295A" w:rsidP="00DB7CFE">
      <w:pPr>
        <w:pStyle w:val="Heading2"/>
      </w:pPr>
      <w:bookmarkStart w:id="16" w:name="_Toc226034969"/>
      <w:r w:rsidRPr="0062074F">
        <w:t>Normative references</w:t>
      </w:r>
      <w:bookmarkEnd w:id="16"/>
    </w:p>
    <w:p w14:paraId="6BD7343C" w14:textId="3530E47E" w:rsidR="00B727EB" w:rsidRPr="0062074F" w:rsidRDefault="00B727EB" w:rsidP="004E61EE">
      <w:pPr>
        <w:spacing w:after="120" w:line="240" w:lineRule="auto"/>
        <w:ind w:left="1418" w:hanging="1418"/>
        <w:jc w:val="both"/>
        <w:rPr>
          <w:lang w:eastAsia="en-GB"/>
        </w:rPr>
      </w:pPr>
      <w:bookmarkStart w:id="17" w:name="_Hlk38497336"/>
      <w:r w:rsidRPr="0062074F">
        <w:rPr>
          <w:lang w:eastAsia="en-GB"/>
        </w:rPr>
        <w:t>A.1021(26)</w:t>
      </w:r>
      <w:r w:rsidRPr="0062074F">
        <w:rPr>
          <w:lang w:eastAsia="en-GB"/>
        </w:rPr>
        <w:tab/>
      </w:r>
      <w:r w:rsidRPr="0062074F">
        <w:rPr>
          <w:i/>
          <w:lang w:eastAsia="en-GB"/>
        </w:rPr>
        <w:t>Code on Alerts and Indicators</w:t>
      </w:r>
      <w:r w:rsidR="005A4E20" w:rsidRPr="0062074F">
        <w:rPr>
          <w:i/>
          <w:lang w:eastAsia="en-GB"/>
        </w:rPr>
        <w:t xml:space="preserve"> (2009)</w:t>
      </w:r>
      <w:r w:rsidR="005A4E20" w:rsidRPr="0062074F">
        <w:rPr>
          <w:lang w:eastAsia="en-GB"/>
        </w:rPr>
        <w:t>,</w:t>
      </w:r>
      <w:r w:rsidRPr="0062074F">
        <w:rPr>
          <w:lang w:eastAsia="en-GB"/>
        </w:rPr>
        <w:t xml:space="preserve"> IMO Resolution A.1021(26), 2009.</w:t>
      </w:r>
    </w:p>
    <w:bookmarkEnd w:id="17"/>
    <w:p w14:paraId="16E11171" w14:textId="7399CF4A" w:rsidR="004D3C45" w:rsidRPr="0062074F" w:rsidRDefault="004D3C45" w:rsidP="004E61EE">
      <w:pPr>
        <w:spacing w:after="120" w:line="240" w:lineRule="auto"/>
        <w:ind w:left="1418" w:hanging="1418"/>
        <w:jc w:val="both"/>
        <w:rPr>
          <w:lang w:eastAsia="en-GB"/>
        </w:rPr>
      </w:pPr>
      <w:r w:rsidRPr="0062074F">
        <w:rPr>
          <w:lang w:eastAsia="en-GB"/>
        </w:rPr>
        <w:t>IEC 60945</w:t>
      </w:r>
      <w:r w:rsidRPr="0062074F">
        <w:rPr>
          <w:lang w:eastAsia="en-GB"/>
        </w:rPr>
        <w:tab/>
      </w:r>
      <w:r w:rsidRPr="0062074F">
        <w:rPr>
          <w:i/>
          <w:lang w:eastAsia="en-GB"/>
        </w:rPr>
        <w:t>Maritime navigation and radiocommunication equipment and systems – General requirements – Methods of testing and required test results</w:t>
      </w:r>
      <w:r w:rsidR="00703B5C" w:rsidRPr="0062074F">
        <w:rPr>
          <w:lang w:eastAsia="en-GB"/>
        </w:rPr>
        <w:t>,</w:t>
      </w:r>
      <w:r w:rsidRPr="0062074F">
        <w:rPr>
          <w:lang w:eastAsia="en-GB"/>
        </w:rPr>
        <w:t xml:space="preserve"> International Electrotechnical Commission (IEC), Fourth Edition, 2002.</w:t>
      </w:r>
    </w:p>
    <w:p w14:paraId="7CB627EA" w14:textId="77777777" w:rsidR="00C56536" w:rsidRPr="0062074F" w:rsidRDefault="00B727EB" w:rsidP="004E61EE">
      <w:pPr>
        <w:spacing w:after="120" w:line="240" w:lineRule="auto"/>
        <w:ind w:left="1418" w:hanging="1418"/>
        <w:jc w:val="both"/>
        <w:rPr>
          <w:lang w:eastAsia="en-GB"/>
        </w:rPr>
      </w:pPr>
      <w:r w:rsidRPr="0062074F">
        <w:rPr>
          <w:lang w:eastAsia="en-GB"/>
        </w:rPr>
        <w:t>IEC 61174</w:t>
      </w:r>
      <w:r w:rsidRPr="0062074F">
        <w:rPr>
          <w:lang w:eastAsia="en-GB"/>
        </w:rPr>
        <w:tab/>
      </w:r>
      <w:r w:rsidRPr="0062074F">
        <w:rPr>
          <w:i/>
          <w:lang w:eastAsia="en-GB"/>
        </w:rPr>
        <w:t>Maritime navigation and radiocommunication equipment and systems – Electronic chart display and information system (ECDIS) – Operational and performance requirements, methods of testing and required test results</w:t>
      </w:r>
      <w:r w:rsidR="00703B5C" w:rsidRPr="0062074F">
        <w:rPr>
          <w:lang w:eastAsia="en-GB"/>
        </w:rPr>
        <w:t>,</w:t>
      </w:r>
      <w:r w:rsidRPr="0062074F">
        <w:rPr>
          <w:lang w:eastAsia="en-GB"/>
        </w:rPr>
        <w:t xml:space="preserve"> International Electrotechnical Commission (IEC)</w:t>
      </w:r>
    </w:p>
    <w:p w14:paraId="4C87F8B1" w14:textId="565BB0FB" w:rsidR="00B727EB" w:rsidRPr="0062074F" w:rsidRDefault="00B727EB" w:rsidP="004E61EE">
      <w:pPr>
        <w:spacing w:after="120" w:line="240" w:lineRule="auto"/>
        <w:ind w:left="1418" w:hanging="1418"/>
        <w:jc w:val="both"/>
        <w:rPr>
          <w:lang w:eastAsia="en-GB"/>
        </w:rPr>
      </w:pPr>
      <w:r w:rsidRPr="0062074F">
        <w:rPr>
          <w:lang w:eastAsia="en-GB"/>
        </w:rPr>
        <w:t>IEC 62288</w:t>
      </w:r>
      <w:r w:rsidRPr="0062074F">
        <w:rPr>
          <w:lang w:eastAsia="en-GB"/>
        </w:rPr>
        <w:tab/>
      </w:r>
      <w:r w:rsidR="00335E14" w:rsidRPr="0062074F">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62074F">
        <w:rPr>
          <w:lang w:eastAsia="en-GB"/>
        </w:rPr>
        <w:t>,</w:t>
      </w:r>
      <w:r w:rsidR="00335E14" w:rsidRPr="0062074F">
        <w:rPr>
          <w:lang w:eastAsia="en-GB"/>
        </w:rPr>
        <w:t xml:space="preserve"> International Electrotechnical Commission (IEC), Edition </w:t>
      </w:r>
      <w:r w:rsidR="00AD76F5" w:rsidRPr="0062074F">
        <w:rPr>
          <w:lang w:eastAsia="en-GB"/>
        </w:rPr>
        <w:t>3</w:t>
      </w:r>
      <w:r w:rsidR="00335E14" w:rsidRPr="0062074F">
        <w:rPr>
          <w:lang w:eastAsia="en-GB"/>
        </w:rPr>
        <w:t xml:space="preserve">.0, </w:t>
      </w:r>
      <w:r w:rsidR="00AD76F5" w:rsidRPr="0062074F">
        <w:rPr>
          <w:lang w:eastAsia="en-GB"/>
        </w:rPr>
        <w:t>2021</w:t>
      </w:r>
      <w:r w:rsidR="00335E14" w:rsidRPr="0062074F">
        <w:rPr>
          <w:lang w:eastAsia="en-GB"/>
        </w:rPr>
        <w:t>.</w:t>
      </w:r>
    </w:p>
    <w:p w14:paraId="73CD0B53" w14:textId="36219E3C" w:rsidR="00425B5E" w:rsidRPr="0062074F" w:rsidRDefault="00425B5E" w:rsidP="004E61EE">
      <w:pPr>
        <w:spacing w:after="120" w:line="240" w:lineRule="auto"/>
        <w:ind w:left="1418" w:hanging="1418"/>
        <w:jc w:val="both"/>
        <w:rPr>
          <w:lang w:eastAsia="en-GB"/>
        </w:rPr>
      </w:pPr>
      <w:r w:rsidRPr="0062074F">
        <w:rPr>
          <w:lang w:eastAsia="en-GB"/>
        </w:rPr>
        <w:t>IEC 63173-2</w:t>
      </w:r>
      <w:r w:rsidRPr="0062074F">
        <w:rPr>
          <w:lang w:eastAsia="en-GB"/>
        </w:rPr>
        <w:tab/>
        <w:t>Maritime navigation and radiocommunication equipment and systems - Data interfaces - Part 2: Secure communication between ship and shore (SECOM)</w:t>
      </w:r>
    </w:p>
    <w:p w14:paraId="78CC5B88" w14:textId="620F5077" w:rsidR="000E7565" w:rsidRPr="0062074F" w:rsidRDefault="000E7565"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191(79)</w:t>
      </w:r>
      <w:r w:rsidRPr="0062074F">
        <w:rPr>
          <w:lang w:eastAsia="en-GB"/>
        </w:rPr>
        <w:tab/>
      </w:r>
      <w:r w:rsidRPr="0062074F">
        <w:rPr>
          <w:i/>
          <w:lang w:eastAsia="en-GB"/>
        </w:rPr>
        <w:t>Amendments to the Performance Standards for the Presentation of Navigation-Related Information on Shipborne Navigational Displays</w:t>
      </w:r>
      <w:r w:rsidRPr="0062074F">
        <w:rPr>
          <w:lang w:eastAsia="en-GB"/>
        </w:rPr>
        <w:t xml:space="preserve">, IMO Resolution MSC.191(79), </w:t>
      </w:r>
      <w:r w:rsidR="007F49B3" w:rsidRPr="0062074F">
        <w:rPr>
          <w:lang w:eastAsia="en-GB"/>
        </w:rPr>
        <w:t>2004</w:t>
      </w:r>
      <w:r w:rsidRPr="0062074F">
        <w:rPr>
          <w:lang w:eastAsia="en-GB"/>
        </w:rPr>
        <w:t>. As amended by MSC</w:t>
      </w:r>
      <w:r w:rsidR="007F49B3" w:rsidRPr="0062074F">
        <w:rPr>
          <w:lang w:eastAsia="en-GB"/>
        </w:rPr>
        <w:t xml:space="preserve"> 466(101).</w:t>
      </w:r>
    </w:p>
    <w:p w14:paraId="12D33703" w14:textId="6E10EE0C" w:rsidR="004427C4" w:rsidRPr="0062074F" w:rsidRDefault="004427C4"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252(83)</w:t>
      </w:r>
      <w:r w:rsidRPr="0062074F">
        <w:rPr>
          <w:lang w:eastAsia="en-GB"/>
        </w:rPr>
        <w:tab/>
      </w:r>
      <w:r w:rsidRPr="0062074F">
        <w:rPr>
          <w:i/>
          <w:lang w:eastAsia="en-GB"/>
        </w:rPr>
        <w:t>Performance Standards for Integrated Navigation Systems (INS)</w:t>
      </w:r>
      <w:r w:rsidRPr="0062074F">
        <w:rPr>
          <w:lang w:eastAsia="en-GB"/>
        </w:rPr>
        <w:t xml:space="preserve">, IMO Resolution 252(83), </w:t>
      </w:r>
      <w:r w:rsidR="004A5160" w:rsidRPr="0062074F">
        <w:rPr>
          <w:lang w:eastAsia="en-GB"/>
        </w:rPr>
        <w:t>2007.</w:t>
      </w:r>
    </w:p>
    <w:p w14:paraId="1DBFDF5D" w14:textId="1B30A9A6" w:rsidR="005056C1" w:rsidRPr="0062074F" w:rsidRDefault="005056C1"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302(87)</w:t>
      </w:r>
      <w:r w:rsidRPr="0062074F">
        <w:rPr>
          <w:lang w:eastAsia="en-GB"/>
        </w:rPr>
        <w:tab/>
      </w:r>
      <w:r w:rsidRPr="0062074F">
        <w:rPr>
          <w:i/>
          <w:lang w:eastAsia="en-GB"/>
        </w:rPr>
        <w:t xml:space="preserve">Adoption </w:t>
      </w:r>
      <w:r w:rsidR="00252410" w:rsidRPr="0062074F">
        <w:rPr>
          <w:i/>
          <w:lang w:eastAsia="en-GB"/>
        </w:rPr>
        <w:t>o</w:t>
      </w:r>
      <w:r w:rsidRPr="0062074F">
        <w:rPr>
          <w:i/>
          <w:lang w:eastAsia="en-GB"/>
        </w:rPr>
        <w:t>f Performance Standards for Bridge Alert Management</w:t>
      </w:r>
      <w:r w:rsidRPr="0062074F">
        <w:rPr>
          <w:lang w:eastAsia="en-GB"/>
        </w:rPr>
        <w:t>, IMO Resolution 302(87), 2010.</w:t>
      </w:r>
    </w:p>
    <w:p w14:paraId="66AC4CB6" w14:textId="0A40975C" w:rsidR="00082003" w:rsidRPr="0062074F" w:rsidRDefault="00E908EA" w:rsidP="004E61EE">
      <w:pPr>
        <w:spacing w:after="120" w:line="240" w:lineRule="auto"/>
        <w:ind w:left="1418" w:hanging="1418"/>
        <w:jc w:val="both"/>
        <w:rPr>
          <w:lang w:eastAsia="en-GB"/>
        </w:rPr>
      </w:pPr>
      <w:bookmarkStart w:id="18" w:name="_Hlk38558695"/>
      <w:r w:rsidRPr="0062074F">
        <w:rPr>
          <w:lang w:eastAsia="en-GB"/>
        </w:rPr>
        <w:t>MSC</w:t>
      </w:r>
      <w:r w:rsidR="00067B82" w:rsidRPr="0062074F">
        <w:rPr>
          <w:lang w:eastAsia="en-GB"/>
        </w:rPr>
        <w:t>.</w:t>
      </w:r>
      <w:r w:rsidRPr="0062074F">
        <w:rPr>
          <w:lang w:eastAsia="en-GB"/>
        </w:rPr>
        <w:t>466(101)</w:t>
      </w:r>
      <w:r w:rsidRPr="0062074F">
        <w:rPr>
          <w:lang w:eastAsia="en-GB"/>
        </w:rPr>
        <w:tab/>
      </w:r>
      <w:r w:rsidRPr="0062074F">
        <w:rPr>
          <w:i/>
          <w:lang w:eastAsia="en-GB"/>
        </w:rPr>
        <w:t>Amendments to the Performance Standards for the Presentation of Navigation-Related Information on Shipborne Navigational Displays</w:t>
      </w:r>
      <w:r w:rsidR="00703B5C" w:rsidRPr="0062074F">
        <w:rPr>
          <w:lang w:eastAsia="en-GB"/>
        </w:rPr>
        <w:t>,</w:t>
      </w:r>
      <w:r w:rsidRPr="0062074F">
        <w:rPr>
          <w:lang w:eastAsia="en-GB"/>
        </w:rPr>
        <w:t xml:space="preserve"> Resolution MSC.191(79), </w:t>
      </w:r>
      <w:r w:rsidR="00C27D15" w:rsidRPr="0062074F">
        <w:rPr>
          <w:lang w:eastAsia="en-GB"/>
        </w:rPr>
        <w:t>2019</w:t>
      </w:r>
      <w:r w:rsidR="00B46EDD" w:rsidRPr="0062074F">
        <w:rPr>
          <w:lang w:eastAsia="en-GB"/>
        </w:rPr>
        <w:t>.</w:t>
      </w:r>
    </w:p>
    <w:p w14:paraId="77AACCC1" w14:textId="419A1BF9" w:rsidR="0081373B" w:rsidRPr="0062074F" w:rsidRDefault="0056040E" w:rsidP="0081373B">
      <w:pPr>
        <w:spacing w:after="120" w:line="240" w:lineRule="auto"/>
        <w:ind w:left="1418" w:hanging="1418"/>
        <w:jc w:val="both"/>
        <w:rPr>
          <w:lang w:eastAsia="en-GB"/>
        </w:rPr>
      </w:pPr>
      <w:r w:rsidRPr="0062074F">
        <w:rPr>
          <w:lang w:eastAsia="en-GB"/>
        </w:rPr>
        <w:t>MSC.530(106)</w:t>
      </w:r>
      <w:r w:rsidRPr="00520800">
        <w:rPr>
          <w:strike/>
          <w:lang w:eastAsia="en-GB"/>
        </w:rPr>
        <w:t>/</w:t>
      </w:r>
      <w:r w:rsidR="008D6C94" w:rsidRPr="008303AC">
        <w:rPr>
          <w:lang w:eastAsia="en-GB"/>
        </w:rPr>
        <w:t>Rev</w:t>
      </w:r>
      <w:r w:rsidR="008303AC">
        <w:rPr>
          <w:lang w:eastAsia="en-GB"/>
        </w:rPr>
        <w:t>.</w:t>
      </w:r>
      <w:r w:rsidR="008D6C94" w:rsidRPr="008303AC">
        <w:rPr>
          <w:lang w:eastAsia="en-GB"/>
        </w:rPr>
        <w:t>1</w:t>
      </w:r>
      <w:r w:rsidR="0081373B" w:rsidRPr="0062074F">
        <w:rPr>
          <w:lang w:eastAsia="en-GB"/>
        </w:rPr>
        <w:tab/>
        <w:t>Performance Standards for Electronic Chart Display and</w:t>
      </w:r>
      <w:r w:rsidR="003C1749">
        <w:rPr>
          <w:lang w:eastAsia="en-GB"/>
        </w:rPr>
        <w:t xml:space="preserve"> </w:t>
      </w:r>
      <w:r w:rsidR="0081373B" w:rsidRPr="0062074F">
        <w:rPr>
          <w:lang w:eastAsia="en-GB"/>
        </w:rPr>
        <w:t xml:space="preserve">Information Systems (ECDIS), Resolution </w:t>
      </w:r>
      <w:r w:rsidRPr="0062074F">
        <w:rPr>
          <w:lang w:eastAsia="en-GB"/>
        </w:rPr>
        <w:t>MSC.530(106)/</w:t>
      </w:r>
      <w:r w:rsidR="008D6C94" w:rsidRPr="0062074F">
        <w:rPr>
          <w:lang w:eastAsia="en-GB"/>
        </w:rPr>
        <w:t>Rev.1</w:t>
      </w:r>
      <w:r w:rsidR="0081373B" w:rsidRPr="0062074F">
        <w:rPr>
          <w:lang w:eastAsia="en-GB"/>
        </w:rPr>
        <w:t xml:space="preserve">, </w:t>
      </w:r>
      <w:r w:rsidR="004E3071" w:rsidRPr="0062074F">
        <w:rPr>
          <w:lang w:eastAsia="en-GB"/>
        </w:rPr>
        <w:t>2024</w:t>
      </w:r>
      <w:r w:rsidR="0081373B" w:rsidRPr="0062074F">
        <w:rPr>
          <w:lang w:eastAsia="en-GB"/>
        </w:rPr>
        <w:t>.</w:t>
      </w:r>
    </w:p>
    <w:p w14:paraId="47AC3C87" w14:textId="5AE6E18B" w:rsidR="003B43E6" w:rsidRPr="0062074F" w:rsidRDefault="00357C86" w:rsidP="004E61EE">
      <w:pPr>
        <w:spacing w:after="120" w:line="240" w:lineRule="auto"/>
        <w:ind w:left="1418" w:hanging="1418"/>
        <w:jc w:val="both"/>
        <w:rPr>
          <w:lang w:eastAsia="en-GB"/>
        </w:rPr>
      </w:pPr>
      <w:r w:rsidRPr="0062074F">
        <w:rPr>
          <w:lang w:eastAsia="en-GB"/>
        </w:rPr>
        <w:t>MSC.1/</w:t>
      </w:r>
      <w:r w:rsidR="00C56536" w:rsidRPr="0062074F">
        <w:rPr>
          <w:lang w:eastAsia="en-GB"/>
        </w:rPr>
        <w:t>Circ</w:t>
      </w:r>
      <w:r w:rsidRPr="0062074F">
        <w:rPr>
          <w:lang w:eastAsia="en-GB"/>
        </w:rPr>
        <w:t>.1609</w:t>
      </w:r>
      <w:r w:rsidR="003B43E6" w:rsidRPr="0062074F">
        <w:rPr>
          <w:lang w:eastAsia="en-GB"/>
        </w:rPr>
        <w:tab/>
      </w:r>
      <w:r w:rsidR="003B43E6" w:rsidRPr="0062074F">
        <w:rPr>
          <w:i/>
          <w:lang w:eastAsia="en-GB"/>
        </w:rPr>
        <w:t>Guidelines for the Standardization of User Interface Design for Navigation Equipment</w:t>
      </w:r>
      <w:r w:rsidR="003B43E6" w:rsidRPr="0062074F">
        <w:rPr>
          <w:lang w:eastAsia="en-GB"/>
        </w:rPr>
        <w:t>, IMO MSC.1/</w:t>
      </w:r>
      <w:proofErr w:type="spellStart"/>
      <w:r w:rsidR="003B43E6" w:rsidRPr="0062074F">
        <w:rPr>
          <w:lang w:eastAsia="en-GB"/>
        </w:rPr>
        <w:t>Circ</w:t>
      </w:r>
      <w:proofErr w:type="spellEnd"/>
      <w:r w:rsidR="003B43E6" w:rsidRPr="0062074F">
        <w:rPr>
          <w:lang w:eastAsia="en-GB"/>
        </w:rPr>
        <w:t xml:space="preserve"> 1609, 2019.</w:t>
      </w:r>
    </w:p>
    <w:p w14:paraId="4998B4FF" w14:textId="2DA580D7" w:rsidR="00F9545E" w:rsidRPr="0062074F" w:rsidRDefault="00F9545E" w:rsidP="004E61EE">
      <w:pPr>
        <w:spacing w:after="120" w:line="240" w:lineRule="auto"/>
        <w:ind w:left="1418" w:hanging="1418"/>
        <w:jc w:val="both"/>
        <w:rPr>
          <w:lang w:eastAsia="en-GB"/>
        </w:rPr>
      </w:pPr>
      <w:r w:rsidRPr="0062074F">
        <w:rPr>
          <w:lang w:eastAsia="en-GB"/>
        </w:rPr>
        <w:t>S-97</w:t>
      </w:r>
      <w:r w:rsidRPr="0062074F">
        <w:rPr>
          <w:lang w:eastAsia="en-GB"/>
        </w:rPr>
        <w:tab/>
      </w:r>
      <w:r w:rsidRPr="0062074F">
        <w:rPr>
          <w:i/>
          <w:lang w:eastAsia="en-GB"/>
        </w:rPr>
        <w:t>IHO Guidelines for Creating S-100 Product Specifications</w:t>
      </w:r>
      <w:r w:rsidRPr="0062074F">
        <w:rPr>
          <w:lang w:eastAsia="en-GB"/>
        </w:rPr>
        <w:t>, IHO Publication S-97 1.1.0 (June 2020).</w:t>
      </w:r>
    </w:p>
    <w:p w14:paraId="798FC0A3" w14:textId="7964F832" w:rsidR="00591F3D" w:rsidRPr="0062074F" w:rsidRDefault="00F27D30" w:rsidP="004E61EE">
      <w:pPr>
        <w:spacing w:after="120" w:line="240" w:lineRule="auto"/>
        <w:ind w:left="1418" w:hanging="1418"/>
        <w:jc w:val="both"/>
        <w:rPr>
          <w:lang w:eastAsia="en-GB"/>
        </w:rPr>
      </w:pPr>
      <w:r w:rsidRPr="0062074F">
        <w:rPr>
          <w:lang w:eastAsia="en-GB"/>
        </w:rPr>
        <w:t>S-100</w:t>
      </w:r>
      <w:r w:rsidR="00D453BA" w:rsidRPr="0062074F">
        <w:rPr>
          <w:lang w:eastAsia="en-GB"/>
        </w:rPr>
        <w:tab/>
      </w:r>
      <w:r w:rsidR="00D453BA" w:rsidRPr="0062074F">
        <w:rPr>
          <w:i/>
          <w:lang w:eastAsia="en-GB"/>
        </w:rPr>
        <w:t>Universal Hydrographic Data Model</w:t>
      </w:r>
      <w:r w:rsidR="00D453BA" w:rsidRPr="0062074F">
        <w:rPr>
          <w:lang w:eastAsia="en-GB"/>
        </w:rPr>
        <w:t>, IHO Publication S-100</w:t>
      </w:r>
      <w:r w:rsidR="000E4371" w:rsidRPr="0062074F">
        <w:rPr>
          <w:lang w:eastAsia="en-GB"/>
        </w:rPr>
        <w:t>, Edition</w:t>
      </w:r>
      <w:r w:rsidR="00D453BA" w:rsidRPr="0062074F">
        <w:rPr>
          <w:lang w:eastAsia="en-GB"/>
        </w:rPr>
        <w:t xml:space="preserve"> 5.</w:t>
      </w:r>
      <w:r w:rsidR="00B840E1" w:rsidRPr="0062074F">
        <w:rPr>
          <w:lang w:eastAsia="en-GB"/>
        </w:rPr>
        <w:t>2</w:t>
      </w:r>
      <w:r w:rsidR="00D453BA" w:rsidRPr="0062074F">
        <w:rPr>
          <w:lang w:eastAsia="en-GB"/>
        </w:rPr>
        <w:t xml:space="preserve"> (</w:t>
      </w:r>
      <w:r w:rsidR="000E4371" w:rsidRPr="0062074F">
        <w:rPr>
          <w:lang w:eastAsia="en-GB"/>
        </w:rPr>
        <w:t>202</w:t>
      </w:r>
      <w:r w:rsidR="000A7EC5">
        <w:rPr>
          <w:lang w:eastAsia="en-GB"/>
        </w:rPr>
        <w:t>5</w:t>
      </w:r>
      <w:r w:rsidR="00D453BA" w:rsidRPr="0062074F">
        <w:rPr>
          <w:lang w:eastAsia="en-GB"/>
        </w:rPr>
        <w:t>).</w:t>
      </w:r>
    </w:p>
    <w:p w14:paraId="27089AC1" w14:textId="13DBE2EB" w:rsidR="003B43E6" w:rsidRPr="0062074F" w:rsidRDefault="003B43E6" w:rsidP="004E61EE">
      <w:pPr>
        <w:spacing w:after="120" w:line="240" w:lineRule="auto"/>
        <w:ind w:left="1418" w:hanging="1418"/>
        <w:jc w:val="both"/>
        <w:rPr>
          <w:lang w:eastAsia="en-GB"/>
        </w:rPr>
      </w:pPr>
      <w:r w:rsidRPr="0062074F">
        <w:rPr>
          <w:lang w:eastAsia="en-GB"/>
        </w:rPr>
        <w:t>SN</w:t>
      </w:r>
      <w:r w:rsidR="00151AD5" w:rsidRPr="0062074F">
        <w:rPr>
          <w:lang w:eastAsia="en-GB"/>
        </w:rPr>
        <w:t>.1/Circ</w:t>
      </w:r>
      <w:r w:rsidRPr="0062074F">
        <w:rPr>
          <w:lang w:eastAsia="en-GB"/>
        </w:rPr>
        <w:t>.243/</w:t>
      </w:r>
      <w:r w:rsidR="002F4314" w:rsidRPr="0062074F">
        <w:rPr>
          <w:lang w:eastAsia="en-GB"/>
        </w:rPr>
        <w:t xml:space="preserve">Rev. </w:t>
      </w:r>
      <w:r w:rsidRPr="0062074F">
        <w:rPr>
          <w:lang w:eastAsia="en-GB"/>
        </w:rPr>
        <w:t>2</w:t>
      </w:r>
      <w:r w:rsidRPr="0062074F">
        <w:rPr>
          <w:lang w:eastAsia="en-GB"/>
        </w:rPr>
        <w:tab/>
      </w:r>
      <w:r w:rsidRPr="0062074F">
        <w:rPr>
          <w:i/>
          <w:lang w:eastAsia="en-GB"/>
        </w:rPr>
        <w:t>Guidelines for the Presentation of Navigational-Related Symbols, Terms and Abbreviations</w:t>
      </w:r>
      <w:r w:rsidRPr="0062074F">
        <w:rPr>
          <w:lang w:eastAsia="en-GB"/>
        </w:rPr>
        <w:t>, IMO SN.1/Circ.243/Rev.2, 2019.</w:t>
      </w:r>
    </w:p>
    <w:p w14:paraId="4EA29DA9" w14:textId="1DB8AC45" w:rsidR="00395724" w:rsidRPr="0062074F" w:rsidRDefault="005A72AB" w:rsidP="00B812CA">
      <w:r w:rsidRPr="0062074F">
        <w:t xml:space="preserve">All </w:t>
      </w:r>
      <w:r w:rsidR="00FD236E">
        <w:t>undated</w:t>
      </w:r>
      <w:r w:rsidR="006336DC">
        <w:t xml:space="preserve"> or unnumbered</w:t>
      </w:r>
      <w:r w:rsidR="00FD236E">
        <w:t xml:space="preserve"> </w:t>
      </w:r>
      <w:r w:rsidRPr="0062074F">
        <w:t>references refer to the latest revision or amendment.</w:t>
      </w:r>
    </w:p>
    <w:p w14:paraId="62D9043F" w14:textId="77777777" w:rsidR="005A72AB" w:rsidRPr="0062074F" w:rsidRDefault="005A72AB" w:rsidP="00B812CA">
      <w:pPr>
        <w:spacing w:after="120" w:line="240" w:lineRule="auto"/>
        <w:jc w:val="both"/>
        <w:rPr>
          <w:lang w:eastAsia="en-GB"/>
        </w:rPr>
      </w:pPr>
    </w:p>
    <w:p w14:paraId="15FDC10C" w14:textId="6AD92085" w:rsidR="0096295A" w:rsidRPr="0062074F" w:rsidRDefault="0096295A" w:rsidP="00DB7CFE">
      <w:pPr>
        <w:pStyle w:val="Heading2"/>
        <w:rPr>
          <w:lang w:eastAsia="en-GB"/>
        </w:rPr>
      </w:pPr>
      <w:bookmarkStart w:id="19" w:name="_Toc226034970"/>
      <w:bookmarkEnd w:id="18"/>
      <w:r w:rsidRPr="0062074F">
        <w:rPr>
          <w:lang w:eastAsia="en-GB"/>
        </w:rPr>
        <w:lastRenderedPageBreak/>
        <w:t>Informative references</w:t>
      </w:r>
      <w:bookmarkEnd w:id="19"/>
    </w:p>
    <w:p w14:paraId="1DC3F177" w14:textId="6044F1BB" w:rsidR="000621E3" w:rsidRPr="0062074F" w:rsidRDefault="0096295A" w:rsidP="004E61EE">
      <w:pPr>
        <w:spacing w:after="120" w:line="240" w:lineRule="auto"/>
        <w:ind w:left="1418" w:hanging="1418"/>
        <w:jc w:val="both"/>
        <w:rPr>
          <w:lang w:eastAsia="en-GB"/>
        </w:rPr>
      </w:pPr>
      <w:r w:rsidRPr="0062074F">
        <w:rPr>
          <w:lang w:eastAsia="en-GB"/>
        </w:rPr>
        <w:t>ISO 19117</w:t>
      </w:r>
      <w:r w:rsidRPr="0062074F">
        <w:rPr>
          <w:lang w:eastAsia="en-GB"/>
        </w:rPr>
        <w:tab/>
      </w:r>
      <w:r w:rsidRPr="0062074F">
        <w:rPr>
          <w:i/>
          <w:lang w:eastAsia="en-GB"/>
        </w:rPr>
        <w:t xml:space="preserve">Geographic Information </w:t>
      </w:r>
      <w:r w:rsidR="00EA350C" w:rsidRPr="0062074F">
        <w:rPr>
          <w:i/>
          <w:lang w:eastAsia="en-GB"/>
        </w:rPr>
        <w:t>–</w:t>
      </w:r>
      <w:r w:rsidRPr="0062074F">
        <w:rPr>
          <w:i/>
          <w:lang w:eastAsia="en-GB"/>
        </w:rPr>
        <w:t xml:space="preserve"> Portrayal</w:t>
      </w:r>
      <w:r w:rsidR="00EA350C" w:rsidRPr="0062074F">
        <w:rPr>
          <w:lang w:eastAsia="en-GB"/>
        </w:rPr>
        <w:t>,</w:t>
      </w:r>
      <w:r w:rsidRPr="0062074F">
        <w:rPr>
          <w:lang w:eastAsia="en-GB"/>
        </w:rPr>
        <w:t xml:space="preserve"> ISO Standard 19117 Edition 2, 2012.</w:t>
      </w:r>
    </w:p>
    <w:p w14:paraId="63B9D5E2" w14:textId="2EB71583" w:rsidR="00D06526" w:rsidRPr="0062074F" w:rsidRDefault="00D06526" w:rsidP="004E61EE">
      <w:pPr>
        <w:spacing w:after="120" w:line="240" w:lineRule="auto"/>
        <w:ind w:left="1418" w:hanging="1418"/>
        <w:jc w:val="both"/>
        <w:rPr>
          <w:lang w:eastAsia="en-GB"/>
        </w:rPr>
      </w:pPr>
      <w:r w:rsidRPr="0062074F">
        <w:rPr>
          <w:lang w:eastAsia="en-GB"/>
        </w:rPr>
        <w:t>S-4</w:t>
      </w:r>
      <w:r w:rsidRPr="0062074F">
        <w:rPr>
          <w:lang w:eastAsia="en-GB"/>
        </w:rPr>
        <w:tab/>
      </w:r>
      <w:r w:rsidR="005F6A06" w:rsidRPr="0062074F">
        <w:rPr>
          <w:i/>
          <w:lang w:eastAsia="en-GB"/>
        </w:rPr>
        <w:t>Regulations of the IHO for International (INT) Charts and Chart Specifications of the IHO</w:t>
      </w:r>
      <w:r w:rsidRPr="0062074F">
        <w:rPr>
          <w:lang w:eastAsia="en-GB"/>
        </w:rPr>
        <w:t xml:space="preserve">, </w:t>
      </w:r>
      <w:r w:rsidR="00EA350C" w:rsidRPr="0062074F">
        <w:rPr>
          <w:lang w:eastAsia="en-GB"/>
        </w:rPr>
        <w:t xml:space="preserve">IHO Publication S-4, </w:t>
      </w:r>
      <w:r w:rsidRPr="0062074F">
        <w:rPr>
          <w:lang w:eastAsia="en-GB"/>
        </w:rPr>
        <w:t>Edition 4.8.0, October 2018.</w:t>
      </w:r>
      <w:r w:rsidR="005F6A06" w:rsidRPr="0062074F">
        <w:rPr>
          <w:lang w:eastAsia="en-GB"/>
        </w:rPr>
        <w:t xml:space="preserve"> (Parts B and C in particular.) </w:t>
      </w:r>
    </w:p>
    <w:p w14:paraId="0BAC4D4A" w14:textId="578CD6DF" w:rsidR="00395724" w:rsidRPr="0062074F" w:rsidRDefault="00395724" w:rsidP="004E61EE">
      <w:pPr>
        <w:spacing w:after="120" w:line="240" w:lineRule="auto"/>
        <w:ind w:left="1411" w:hanging="1411"/>
        <w:jc w:val="both"/>
        <w:rPr>
          <w:lang w:eastAsia="en-GB"/>
        </w:rPr>
      </w:pPr>
      <w:r w:rsidRPr="0062074F">
        <w:rPr>
          <w:lang w:eastAsia="en-GB"/>
        </w:rPr>
        <w:t>S-52</w:t>
      </w:r>
      <w:r w:rsidRPr="0062074F">
        <w:rPr>
          <w:lang w:eastAsia="en-GB"/>
        </w:rPr>
        <w:tab/>
      </w:r>
      <w:r w:rsidR="005F6A06" w:rsidRPr="0062074F">
        <w:rPr>
          <w:i/>
          <w:lang w:eastAsia="en-GB"/>
        </w:rPr>
        <w:t>Specifications for Chart Content and Display Aspects of</w:t>
      </w:r>
      <w:r w:rsidRPr="0062074F">
        <w:rPr>
          <w:i/>
          <w:lang w:eastAsia="en-GB"/>
        </w:rPr>
        <w:t xml:space="preserve"> ECDIS</w:t>
      </w:r>
      <w:r w:rsidRPr="0062074F">
        <w:rPr>
          <w:lang w:eastAsia="en-GB"/>
        </w:rPr>
        <w:t xml:space="preserve">, </w:t>
      </w:r>
      <w:r w:rsidR="00EA350C" w:rsidRPr="0062074F">
        <w:rPr>
          <w:lang w:eastAsia="en-GB"/>
        </w:rPr>
        <w:t xml:space="preserve">IHO Publication S-52, </w:t>
      </w:r>
      <w:r w:rsidRPr="0062074F">
        <w:rPr>
          <w:lang w:eastAsia="en-GB"/>
        </w:rPr>
        <w:t>Edition 6.1.1, June 2015.</w:t>
      </w:r>
    </w:p>
    <w:p w14:paraId="7725B431" w14:textId="709C9D2F" w:rsidR="0096295A" w:rsidRPr="0062074F" w:rsidRDefault="0096295A" w:rsidP="004E61EE">
      <w:pPr>
        <w:spacing w:after="120" w:line="240" w:lineRule="auto"/>
        <w:jc w:val="both"/>
        <w:rPr>
          <w:lang w:eastAsia="en-GB"/>
        </w:rPr>
      </w:pPr>
    </w:p>
    <w:p w14:paraId="1C33F8DA" w14:textId="6D4E1060" w:rsidR="003E7D16" w:rsidRPr="0062074F" w:rsidRDefault="003E7D16" w:rsidP="00214B3A">
      <w:pPr>
        <w:pStyle w:val="Heading1"/>
        <w:rPr>
          <w:lang w:eastAsia="en-GB"/>
        </w:rPr>
      </w:pPr>
      <w:r w:rsidRPr="0062074F">
        <w:rPr>
          <w:lang w:eastAsia="en-GB"/>
        </w:rPr>
        <w:t xml:space="preserve"> </w:t>
      </w:r>
      <w:bookmarkStart w:id="20" w:name="_Toc226034971"/>
      <w:r w:rsidRPr="0062074F">
        <w:rPr>
          <w:lang w:eastAsia="en-GB"/>
        </w:rPr>
        <w:t>Abbreviations and Notation</w:t>
      </w:r>
      <w:bookmarkEnd w:id="20"/>
    </w:p>
    <w:p w14:paraId="672C963E" w14:textId="6BCD1D62" w:rsidR="003E7D16" w:rsidRPr="0062074F" w:rsidRDefault="003E7D16" w:rsidP="00DB7CFE">
      <w:pPr>
        <w:pStyle w:val="Heading2"/>
        <w:rPr>
          <w:lang w:eastAsia="en-GB"/>
        </w:rPr>
      </w:pPr>
      <w:bookmarkStart w:id="21" w:name="_Toc99104495"/>
      <w:bookmarkStart w:id="22" w:name="_Toc99104948"/>
      <w:bookmarkStart w:id="23" w:name="_Toc226034972"/>
      <w:bookmarkEnd w:id="21"/>
      <w:bookmarkEnd w:id="22"/>
      <w:r w:rsidRPr="0062074F">
        <w:rPr>
          <w:lang w:eastAsia="en-GB"/>
        </w:rPr>
        <w:t>Abbreviations</w:t>
      </w:r>
      <w:bookmarkEnd w:id="23"/>
    </w:p>
    <w:p w14:paraId="601483DD" w14:textId="4BE5FD93" w:rsidR="00893D06" w:rsidRPr="0062074F" w:rsidRDefault="00893D06" w:rsidP="004E61EE">
      <w:pPr>
        <w:spacing w:after="120" w:line="240" w:lineRule="auto"/>
        <w:rPr>
          <w:lang w:eastAsia="en-GB"/>
        </w:rPr>
      </w:pPr>
      <w:r w:rsidRPr="0062074F">
        <w:rPr>
          <w:lang w:eastAsia="en-GB"/>
        </w:rPr>
        <w:t>AIS</w:t>
      </w:r>
      <w:r w:rsidRPr="0062074F">
        <w:rPr>
          <w:lang w:eastAsia="en-GB"/>
        </w:rPr>
        <w:tab/>
        <w:t>Automatic Identification System</w:t>
      </w:r>
    </w:p>
    <w:p w14:paraId="1A781BEF" w14:textId="5DE45C81" w:rsidR="003B1910" w:rsidRPr="0062074F" w:rsidRDefault="003B1910" w:rsidP="004E61EE">
      <w:pPr>
        <w:spacing w:after="120" w:line="240" w:lineRule="auto"/>
        <w:rPr>
          <w:lang w:eastAsia="en-GB"/>
        </w:rPr>
      </w:pPr>
      <w:r w:rsidRPr="0062074F">
        <w:rPr>
          <w:lang w:eastAsia="en-GB"/>
        </w:rPr>
        <w:t>ARPA</w:t>
      </w:r>
      <w:r w:rsidRPr="0062074F">
        <w:rPr>
          <w:lang w:eastAsia="en-GB"/>
        </w:rPr>
        <w:tab/>
        <w:t>Automatic Radar Plotting Aid</w:t>
      </w:r>
    </w:p>
    <w:p w14:paraId="4B83A4C6" w14:textId="1B291719" w:rsidR="001036AA" w:rsidRPr="0062074F" w:rsidRDefault="001036AA" w:rsidP="004E61EE">
      <w:pPr>
        <w:spacing w:after="120" w:line="240" w:lineRule="auto"/>
        <w:rPr>
          <w:lang w:eastAsia="en-GB"/>
        </w:rPr>
      </w:pPr>
      <w:r w:rsidRPr="0062074F">
        <w:rPr>
          <w:lang w:eastAsia="en-GB"/>
        </w:rPr>
        <w:t xml:space="preserve">CRS </w:t>
      </w:r>
      <w:r w:rsidRPr="0062074F">
        <w:rPr>
          <w:lang w:eastAsia="en-GB"/>
        </w:rPr>
        <w:tab/>
        <w:t>Coordinate Reference System</w:t>
      </w:r>
    </w:p>
    <w:p w14:paraId="23EA8A00" w14:textId="47D82EAE" w:rsidR="000259FF" w:rsidRPr="0062074F" w:rsidRDefault="000259FF" w:rsidP="004E61EE">
      <w:pPr>
        <w:spacing w:after="120" w:line="240" w:lineRule="auto"/>
        <w:rPr>
          <w:lang w:eastAsia="en-GB"/>
        </w:rPr>
      </w:pPr>
      <w:r w:rsidRPr="0062074F">
        <w:rPr>
          <w:lang w:eastAsia="en-GB"/>
        </w:rPr>
        <w:t>CSS</w:t>
      </w:r>
      <w:r w:rsidR="002B18F2" w:rsidRPr="0062074F">
        <w:rPr>
          <w:lang w:eastAsia="en-GB"/>
        </w:rPr>
        <w:tab/>
        <w:t>Cascading Style Sheets</w:t>
      </w:r>
    </w:p>
    <w:p w14:paraId="36ED1E48" w14:textId="289718FA" w:rsidR="003E7D16" w:rsidRPr="0062074F" w:rsidRDefault="003E7D16" w:rsidP="004E61EE">
      <w:pPr>
        <w:spacing w:after="120" w:line="240" w:lineRule="auto"/>
        <w:rPr>
          <w:lang w:eastAsia="en-GB"/>
        </w:rPr>
      </w:pPr>
      <w:r w:rsidRPr="0062074F">
        <w:rPr>
          <w:lang w:eastAsia="en-GB"/>
        </w:rPr>
        <w:t>ECDIS</w:t>
      </w:r>
      <w:r w:rsidR="00815769" w:rsidRPr="0062074F">
        <w:rPr>
          <w:lang w:eastAsia="en-GB"/>
        </w:rPr>
        <w:tab/>
        <w:t>Electronic Chart Display and Information System</w:t>
      </w:r>
    </w:p>
    <w:p w14:paraId="47A5F853" w14:textId="3260BFD7" w:rsidR="00AA2BB6" w:rsidRPr="0062074F" w:rsidRDefault="00AA2BB6" w:rsidP="004E61EE">
      <w:pPr>
        <w:spacing w:after="120" w:line="240" w:lineRule="auto"/>
        <w:rPr>
          <w:lang w:eastAsia="en-GB"/>
        </w:rPr>
      </w:pPr>
      <w:r w:rsidRPr="0062074F">
        <w:rPr>
          <w:lang w:eastAsia="en-GB"/>
        </w:rPr>
        <w:t>ECS</w:t>
      </w:r>
      <w:r w:rsidRPr="0062074F">
        <w:rPr>
          <w:lang w:eastAsia="en-GB"/>
        </w:rPr>
        <w:tab/>
        <w:t>Electronic Chart System</w:t>
      </w:r>
    </w:p>
    <w:p w14:paraId="3CB91180" w14:textId="071E1DD1" w:rsidR="003E7D16" w:rsidRPr="0062074F" w:rsidRDefault="003E7D16" w:rsidP="004E61EE">
      <w:pPr>
        <w:spacing w:after="120" w:line="240" w:lineRule="auto"/>
        <w:rPr>
          <w:lang w:eastAsia="en-GB"/>
        </w:rPr>
      </w:pPr>
      <w:r w:rsidRPr="0062074F">
        <w:rPr>
          <w:lang w:eastAsia="en-GB"/>
        </w:rPr>
        <w:t>ENC</w:t>
      </w:r>
      <w:r w:rsidR="00815769" w:rsidRPr="0062074F">
        <w:rPr>
          <w:lang w:eastAsia="en-GB"/>
        </w:rPr>
        <w:tab/>
        <w:t>Electronic Navigational Chart</w:t>
      </w:r>
    </w:p>
    <w:p w14:paraId="112AAD9A" w14:textId="23243E55" w:rsidR="00BB4E9F" w:rsidRPr="0062074F" w:rsidRDefault="00BB4E9F" w:rsidP="004E61EE">
      <w:pPr>
        <w:spacing w:after="120" w:line="240" w:lineRule="auto"/>
        <w:rPr>
          <w:lang w:eastAsia="en-GB"/>
        </w:rPr>
      </w:pPr>
      <w:r w:rsidRPr="0062074F">
        <w:rPr>
          <w:lang w:eastAsia="en-GB"/>
        </w:rPr>
        <w:t>ENDS</w:t>
      </w:r>
      <w:r w:rsidRPr="0062074F">
        <w:rPr>
          <w:lang w:eastAsia="en-GB"/>
        </w:rPr>
        <w:tab/>
        <w:t>Electronic Navigational Data Service</w:t>
      </w:r>
    </w:p>
    <w:p w14:paraId="1173FB9A" w14:textId="2FC2366B" w:rsidR="00CE36C4" w:rsidRPr="0062074F" w:rsidRDefault="00CE36C4" w:rsidP="004E61EE">
      <w:pPr>
        <w:spacing w:after="120" w:line="240" w:lineRule="auto"/>
        <w:rPr>
          <w:lang w:eastAsia="en-GB"/>
        </w:rPr>
      </w:pPr>
      <w:r w:rsidRPr="0062074F">
        <w:rPr>
          <w:lang w:eastAsia="en-GB"/>
        </w:rPr>
        <w:t>ENP</w:t>
      </w:r>
      <w:r w:rsidRPr="0062074F">
        <w:rPr>
          <w:lang w:eastAsia="en-GB"/>
        </w:rPr>
        <w:tab/>
        <w:t xml:space="preserve">Electronic </w:t>
      </w:r>
      <w:r w:rsidR="002F4314" w:rsidRPr="0062074F">
        <w:rPr>
          <w:lang w:eastAsia="en-GB"/>
        </w:rPr>
        <w:t>Nautical</w:t>
      </w:r>
      <w:r w:rsidRPr="0062074F">
        <w:rPr>
          <w:lang w:eastAsia="en-GB"/>
        </w:rPr>
        <w:t xml:space="preserve"> Publication</w:t>
      </w:r>
    </w:p>
    <w:p w14:paraId="296A8EB4" w14:textId="6FC5C719" w:rsidR="00D80D30" w:rsidRPr="0062074F" w:rsidRDefault="00D80D30" w:rsidP="004E61EE">
      <w:pPr>
        <w:spacing w:after="120" w:line="240" w:lineRule="auto"/>
        <w:rPr>
          <w:lang w:eastAsia="en-GB"/>
        </w:rPr>
      </w:pPr>
      <w:r w:rsidRPr="0062074F">
        <w:rPr>
          <w:lang w:eastAsia="en-GB"/>
        </w:rPr>
        <w:t>GML</w:t>
      </w:r>
      <w:r w:rsidRPr="0062074F">
        <w:rPr>
          <w:lang w:eastAsia="en-GB"/>
        </w:rPr>
        <w:tab/>
        <w:t>Geographic Markup Language</w:t>
      </w:r>
    </w:p>
    <w:p w14:paraId="1966DF3A" w14:textId="039B9C1E" w:rsidR="003E7D16" w:rsidRPr="0062074F" w:rsidRDefault="003E7D16" w:rsidP="004E61EE">
      <w:pPr>
        <w:spacing w:after="120" w:line="240" w:lineRule="auto"/>
        <w:rPr>
          <w:lang w:eastAsia="en-GB"/>
        </w:rPr>
      </w:pPr>
      <w:r w:rsidRPr="0062074F">
        <w:rPr>
          <w:lang w:eastAsia="en-GB"/>
        </w:rPr>
        <w:t>HO</w:t>
      </w:r>
      <w:r w:rsidRPr="0062074F">
        <w:rPr>
          <w:lang w:eastAsia="en-GB"/>
        </w:rPr>
        <w:tab/>
        <w:t>Hydrographic Office</w:t>
      </w:r>
    </w:p>
    <w:p w14:paraId="0275F22C" w14:textId="34BBAF9B" w:rsidR="003E7D16" w:rsidRPr="0062074F" w:rsidRDefault="003E7D16" w:rsidP="004E61EE">
      <w:pPr>
        <w:spacing w:after="120" w:line="240" w:lineRule="auto"/>
        <w:rPr>
          <w:lang w:eastAsia="en-GB"/>
        </w:rPr>
      </w:pPr>
      <w:r w:rsidRPr="0062074F">
        <w:rPr>
          <w:lang w:eastAsia="en-GB"/>
        </w:rPr>
        <w:t>INS</w:t>
      </w:r>
      <w:r w:rsidR="00815769" w:rsidRPr="0062074F">
        <w:rPr>
          <w:lang w:eastAsia="en-GB"/>
        </w:rPr>
        <w:tab/>
        <w:t>Integrated Navigation System</w:t>
      </w:r>
    </w:p>
    <w:p w14:paraId="089A65E4" w14:textId="7F679AD8" w:rsidR="003E7D16" w:rsidRPr="0062074F" w:rsidRDefault="003E7D16" w:rsidP="004E61EE">
      <w:pPr>
        <w:spacing w:after="120" w:line="240" w:lineRule="auto"/>
        <w:rPr>
          <w:lang w:eastAsia="en-GB"/>
        </w:rPr>
      </w:pPr>
      <w:r w:rsidRPr="0062074F">
        <w:rPr>
          <w:lang w:eastAsia="en-GB"/>
        </w:rPr>
        <w:t>IEC</w:t>
      </w:r>
      <w:r w:rsidR="00815769" w:rsidRPr="0062074F">
        <w:rPr>
          <w:lang w:eastAsia="en-GB"/>
        </w:rPr>
        <w:tab/>
        <w:t>International Electrotechnical Commission</w:t>
      </w:r>
    </w:p>
    <w:p w14:paraId="370B433F" w14:textId="13F777CA" w:rsidR="003E7D16" w:rsidRPr="0062074F" w:rsidRDefault="003E7D16" w:rsidP="004E61EE">
      <w:pPr>
        <w:spacing w:after="120" w:line="240" w:lineRule="auto"/>
        <w:rPr>
          <w:lang w:eastAsia="en-GB"/>
        </w:rPr>
      </w:pPr>
      <w:r w:rsidRPr="0062074F">
        <w:rPr>
          <w:lang w:eastAsia="en-GB"/>
        </w:rPr>
        <w:t>IHO</w:t>
      </w:r>
      <w:r w:rsidR="00815769" w:rsidRPr="0062074F">
        <w:rPr>
          <w:lang w:eastAsia="en-GB"/>
        </w:rPr>
        <w:tab/>
        <w:t>International Hydrographic Organization</w:t>
      </w:r>
    </w:p>
    <w:p w14:paraId="6E9223EA" w14:textId="2403A54C" w:rsidR="003E7D16" w:rsidRDefault="003E7D16" w:rsidP="004E61EE">
      <w:pPr>
        <w:spacing w:after="120" w:line="240" w:lineRule="auto"/>
        <w:rPr>
          <w:lang w:eastAsia="en-GB"/>
        </w:rPr>
      </w:pPr>
      <w:r w:rsidRPr="0062074F">
        <w:rPr>
          <w:lang w:eastAsia="en-GB"/>
        </w:rPr>
        <w:t>IMO</w:t>
      </w:r>
      <w:r w:rsidR="00815769" w:rsidRPr="0062074F">
        <w:rPr>
          <w:lang w:eastAsia="en-GB"/>
        </w:rPr>
        <w:tab/>
        <w:t>International Maritime Organization</w:t>
      </w:r>
    </w:p>
    <w:p w14:paraId="5D1DDE83" w14:textId="2A715AAC" w:rsidR="007435CC" w:rsidRPr="0062074F" w:rsidRDefault="007435CC" w:rsidP="004E61EE">
      <w:pPr>
        <w:spacing w:after="120" w:line="240" w:lineRule="auto"/>
        <w:rPr>
          <w:lang w:eastAsia="en-GB"/>
        </w:rPr>
      </w:pPr>
      <w:r>
        <w:rPr>
          <w:lang w:eastAsia="en-GB"/>
        </w:rPr>
        <w:t>MSVS</w:t>
      </w:r>
      <w:r>
        <w:rPr>
          <w:lang w:eastAsia="en-GB"/>
        </w:rPr>
        <w:tab/>
        <w:t>Mariner Selected Viewing Scale</w:t>
      </w:r>
    </w:p>
    <w:p w14:paraId="1FC441AB" w14:textId="4C2D0C71" w:rsidR="006A6380" w:rsidRPr="0062074F" w:rsidRDefault="006665AC" w:rsidP="004E61EE">
      <w:pPr>
        <w:spacing w:after="120" w:line="240" w:lineRule="auto"/>
        <w:rPr>
          <w:lang w:eastAsia="en-GB"/>
        </w:rPr>
      </w:pPr>
      <w:r w:rsidRPr="0062074F">
        <w:rPr>
          <w:lang w:eastAsia="en-GB"/>
        </w:rPr>
        <w:t>SD</w:t>
      </w:r>
      <w:r w:rsidRPr="0062074F">
        <w:rPr>
          <w:lang w:eastAsia="en-GB"/>
        </w:rPr>
        <w:tab/>
        <w:t>System Database</w:t>
      </w:r>
    </w:p>
    <w:p w14:paraId="60A762E5" w14:textId="238B4144" w:rsidR="00425B5E" w:rsidRPr="0062074F" w:rsidRDefault="00425B5E" w:rsidP="004E61EE">
      <w:pPr>
        <w:spacing w:after="120" w:line="240" w:lineRule="auto"/>
        <w:rPr>
          <w:lang w:eastAsia="en-GB"/>
        </w:rPr>
      </w:pPr>
      <w:r w:rsidRPr="0062074F">
        <w:rPr>
          <w:lang w:eastAsia="en-GB"/>
        </w:rPr>
        <w:t>SECOM Secure communication between ship and shore</w:t>
      </w:r>
    </w:p>
    <w:p w14:paraId="65DC35EF" w14:textId="0C4C9ECC" w:rsidR="000259FF" w:rsidRPr="0062074F" w:rsidRDefault="000259FF" w:rsidP="004E61EE">
      <w:pPr>
        <w:spacing w:after="120" w:line="240" w:lineRule="auto"/>
        <w:rPr>
          <w:lang w:eastAsia="en-GB"/>
        </w:rPr>
      </w:pPr>
      <w:r w:rsidRPr="0062074F">
        <w:rPr>
          <w:lang w:eastAsia="en-GB"/>
        </w:rPr>
        <w:t>SVG</w:t>
      </w:r>
      <w:r w:rsidR="00815769" w:rsidRPr="0062074F">
        <w:rPr>
          <w:lang w:eastAsia="en-GB"/>
        </w:rPr>
        <w:tab/>
        <w:t>Scalable Vector Graphics</w:t>
      </w:r>
    </w:p>
    <w:p w14:paraId="22803720" w14:textId="4038E692" w:rsidR="000259FF" w:rsidRPr="0062074F" w:rsidRDefault="000259FF" w:rsidP="004E61EE">
      <w:pPr>
        <w:spacing w:after="120" w:line="240" w:lineRule="auto"/>
        <w:rPr>
          <w:lang w:eastAsia="en-GB"/>
        </w:rPr>
      </w:pPr>
      <w:r w:rsidRPr="0062074F">
        <w:rPr>
          <w:lang w:eastAsia="en-GB"/>
        </w:rPr>
        <w:t>XML</w:t>
      </w:r>
      <w:r w:rsidR="00815769" w:rsidRPr="0062074F">
        <w:rPr>
          <w:lang w:eastAsia="en-GB"/>
        </w:rPr>
        <w:tab/>
      </w:r>
      <w:proofErr w:type="spellStart"/>
      <w:r w:rsidR="004C74B2" w:rsidRPr="0062074F">
        <w:rPr>
          <w:lang w:eastAsia="en-GB"/>
        </w:rPr>
        <w:t>e</w:t>
      </w:r>
      <w:r w:rsidR="00815769" w:rsidRPr="0062074F">
        <w:rPr>
          <w:lang w:eastAsia="en-GB"/>
        </w:rPr>
        <w:t>Xtensible</w:t>
      </w:r>
      <w:proofErr w:type="spellEnd"/>
      <w:r w:rsidR="00815769" w:rsidRPr="0062074F">
        <w:rPr>
          <w:lang w:eastAsia="en-GB"/>
        </w:rPr>
        <w:t xml:space="preserve"> Markup Language</w:t>
      </w:r>
    </w:p>
    <w:p w14:paraId="39D7BC53" w14:textId="61F23612" w:rsidR="00815769" w:rsidRPr="0062074F" w:rsidRDefault="00815769" w:rsidP="004E61EE">
      <w:pPr>
        <w:spacing w:after="120" w:line="240" w:lineRule="auto"/>
        <w:rPr>
          <w:lang w:eastAsia="en-GB"/>
        </w:rPr>
      </w:pPr>
      <w:r w:rsidRPr="0062074F">
        <w:rPr>
          <w:lang w:eastAsia="en-GB"/>
        </w:rPr>
        <w:t>XSLT</w:t>
      </w:r>
      <w:r w:rsidRPr="0062074F">
        <w:rPr>
          <w:lang w:eastAsia="en-GB"/>
        </w:rPr>
        <w:tab/>
      </w:r>
      <w:proofErr w:type="spellStart"/>
      <w:r w:rsidR="004C74B2" w:rsidRPr="0062074F">
        <w:rPr>
          <w:lang w:eastAsia="en-GB"/>
        </w:rPr>
        <w:t>e</w:t>
      </w:r>
      <w:r w:rsidRPr="0062074F">
        <w:rPr>
          <w:lang w:eastAsia="en-GB"/>
        </w:rPr>
        <w:t>Xtensible</w:t>
      </w:r>
      <w:proofErr w:type="spellEnd"/>
      <w:r w:rsidRPr="0062074F">
        <w:rPr>
          <w:lang w:eastAsia="en-GB"/>
        </w:rPr>
        <w:t xml:space="preserve"> Stylesheet Language Transformations</w:t>
      </w:r>
    </w:p>
    <w:p w14:paraId="6CA575C2" w14:textId="77777777" w:rsidR="00E71512" w:rsidRPr="0062074F" w:rsidRDefault="00E71512" w:rsidP="004E61EE">
      <w:pPr>
        <w:spacing w:after="120" w:line="240" w:lineRule="auto"/>
        <w:rPr>
          <w:lang w:eastAsia="en-GB"/>
        </w:rPr>
      </w:pPr>
    </w:p>
    <w:p w14:paraId="7A67A338" w14:textId="635D788A" w:rsidR="003E7D16" w:rsidRPr="0062074F" w:rsidRDefault="003E7D16" w:rsidP="00DB7CFE">
      <w:pPr>
        <w:pStyle w:val="Heading2"/>
        <w:rPr>
          <w:lang w:eastAsia="en-GB"/>
        </w:rPr>
      </w:pPr>
      <w:bookmarkStart w:id="24" w:name="_Toc226034973"/>
      <w:r w:rsidRPr="0062074F">
        <w:rPr>
          <w:lang w:eastAsia="en-GB"/>
        </w:rPr>
        <w:t>Notation</w:t>
      </w:r>
      <w:bookmarkEnd w:id="24"/>
    </w:p>
    <w:p w14:paraId="3A4970BF" w14:textId="08AF21D2" w:rsidR="003E7D16" w:rsidRPr="0062074F" w:rsidRDefault="00EE7A3D" w:rsidP="004E61EE">
      <w:pPr>
        <w:pStyle w:val="DescriptionTag"/>
        <w:spacing w:after="120" w:line="240" w:lineRule="auto"/>
        <w:jc w:val="both"/>
        <w:rPr>
          <w:lang w:eastAsia="en-GB"/>
        </w:rPr>
      </w:pPr>
      <w:r w:rsidRPr="0062074F">
        <w:rPr>
          <w:b w:val="0"/>
          <w:lang w:eastAsia="en-GB"/>
        </w:rPr>
        <w:t>The following notation is used throughout the document to describe various portrayal aspects.</w:t>
      </w:r>
    </w:p>
    <w:p w14:paraId="778A0BEB" w14:textId="3C014141" w:rsidR="007F21D9" w:rsidRPr="0062074F" w:rsidRDefault="007F21D9" w:rsidP="004E61EE">
      <w:pPr>
        <w:pStyle w:val="DescriptionTag"/>
        <w:spacing w:line="240" w:lineRule="auto"/>
        <w:jc w:val="both"/>
        <w:rPr>
          <w:lang w:eastAsia="en-GB"/>
        </w:rPr>
      </w:pPr>
      <w:r w:rsidRPr="0062074F">
        <w:rPr>
          <w:lang w:eastAsia="en-GB"/>
        </w:rPr>
        <w:t>(</w:t>
      </w:r>
      <w:r w:rsidR="00CE08C7" w:rsidRPr="0062074F">
        <w:rPr>
          <w:lang w:eastAsia="en-GB"/>
        </w:rPr>
        <w:t>Name of f</w:t>
      </w:r>
      <w:r w:rsidRPr="0062074F">
        <w:rPr>
          <w:lang w:eastAsia="en-GB"/>
        </w:rPr>
        <w:t>eature or information type)</w:t>
      </w:r>
    </w:p>
    <w:p w14:paraId="6F6E9BE7" w14:textId="57B01C32" w:rsidR="007F21D9" w:rsidRPr="00520800" w:rsidRDefault="007F21D9" w:rsidP="004E61EE">
      <w:pPr>
        <w:pStyle w:val="dl"/>
        <w:spacing w:after="120" w:line="240" w:lineRule="auto"/>
        <w:ind w:left="431" w:hanging="28"/>
        <w:jc w:val="both"/>
        <w:rPr>
          <w:b/>
          <w:bCs/>
          <w:lang w:eastAsia="en-GB"/>
        </w:rPr>
      </w:pPr>
      <w:r w:rsidRPr="0062074F">
        <w:rPr>
          <w:lang w:eastAsia="en-GB"/>
        </w:rPr>
        <w:t>Features and information types are referenced by their names in camel-case or space-separated names in initial capitals (</w:t>
      </w:r>
      <w:proofErr w:type="spellStart"/>
      <w:r w:rsidR="00D8414F" w:rsidRPr="0062074F">
        <w:rPr>
          <w:lang w:eastAsia="en-GB"/>
        </w:rPr>
        <w:t>e.g</w:t>
      </w:r>
      <w:proofErr w:type="spellEnd"/>
      <w:r w:rsidR="00D8414F" w:rsidRPr="0062074F">
        <w:rPr>
          <w:lang w:eastAsia="en-GB"/>
        </w:rPr>
        <w:t xml:space="preserve"> </w:t>
      </w:r>
      <w:r w:rsidRPr="0062074F">
        <w:rPr>
          <w:lang w:eastAsia="en-GB"/>
        </w:rPr>
        <w:t>“</w:t>
      </w:r>
      <w:proofErr w:type="spellStart"/>
      <w:r w:rsidRPr="0062074F">
        <w:rPr>
          <w:lang w:eastAsia="en-GB"/>
        </w:rPr>
        <w:t>LandArea</w:t>
      </w:r>
      <w:proofErr w:type="spellEnd"/>
      <w:r w:rsidRPr="0062074F">
        <w:rPr>
          <w:lang w:eastAsia="en-GB"/>
        </w:rPr>
        <w:t>” or “Land</w:t>
      </w:r>
      <w:r w:rsidR="00CE08C7" w:rsidRPr="0062074F">
        <w:rPr>
          <w:lang w:eastAsia="en-GB"/>
        </w:rPr>
        <w:t xml:space="preserve"> </w:t>
      </w:r>
      <w:r w:rsidRPr="0062074F">
        <w:rPr>
          <w:lang w:eastAsia="en-GB"/>
        </w:rPr>
        <w:t>Area”)</w:t>
      </w:r>
      <w:r w:rsidR="00CE08C7" w:rsidRPr="0062074F">
        <w:rPr>
          <w:lang w:eastAsia="en-GB"/>
        </w:rPr>
        <w:t>.</w:t>
      </w:r>
      <w:r w:rsidR="0053575B">
        <w:rPr>
          <w:lang w:eastAsia="en-GB"/>
        </w:rPr>
        <w:t xml:space="preserve"> These names will be in </w:t>
      </w:r>
      <w:r w:rsidR="0053575B">
        <w:rPr>
          <w:b/>
          <w:bCs/>
          <w:lang w:eastAsia="en-GB"/>
        </w:rPr>
        <w:t>bold</w:t>
      </w:r>
      <w:r w:rsidR="0053575B">
        <w:rPr>
          <w:lang w:eastAsia="en-GB"/>
        </w:rPr>
        <w:t xml:space="preserve"> text to differentiate them from other text, </w:t>
      </w:r>
      <w:proofErr w:type="spellStart"/>
      <w:r w:rsidR="0053575B">
        <w:rPr>
          <w:lang w:eastAsia="en-GB"/>
        </w:rPr>
        <w:t>e.g</w:t>
      </w:r>
      <w:proofErr w:type="spellEnd"/>
      <w:r w:rsidR="0053575B">
        <w:rPr>
          <w:lang w:eastAsia="en-GB"/>
        </w:rPr>
        <w:t xml:space="preserve"> “</w:t>
      </w:r>
      <w:proofErr w:type="spellStart"/>
      <w:r w:rsidR="0053575B">
        <w:rPr>
          <w:b/>
          <w:bCs/>
          <w:lang w:eastAsia="en-GB"/>
        </w:rPr>
        <w:t>LandArea</w:t>
      </w:r>
      <w:proofErr w:type="spellEnd"/>
      <w:r w:rsidR="0053575B">
        <w:rPr>
          <w:b/>
          <w:bCs/>
          <w:lang w:eastAsia="en-GB"/>
        </w:rPr>
        <w:t>”</w:t>
      </w:r>
    </w:p>
    <w:p w14:paraId="1B919E0A" w14:textId="78DFD69A" w:rsidR="00CE08C7" w:rsidRPr="0062074F" w:rsidRDefault="00CE08C7" w:rsidP="004E61EE">
      <w:pPr>
        <w:pStyle w:val="DescriptionTag"/>
        <w:spacing w:line="240" w:lineRule="auto"/>
        <w:jc w:val="both"/>
        <w:rPr>
          <w:lang w:eastAsia="en-GB"/>
        </w:rPr>
      </w:pPr>
      <w:r w:rsidRPr="0062074F">
        <w:rPr>
          <w:lang w:eastAsia="en-GB"/>
        </w:rPr>
        <w:t>(Name of attribute)</w:t>
      </w:r>
    </w:p>
    <w:p w14:paraId="598342EB" w14:textId="374CA7BB" w:rsidR="00CE08C7" w:rsidRPr="0053575B" w:rsidRDefault="00CE08C7" w:rsidP="004E61EE">
      <w:pPr>
        <w:pStyle w:val="dl"/>
        <w:spacing w:after="120" w:line="240" w:lineRule="auto"/>
        <w:ind w:left="431" w:hanging="28"/>
        <w:jc w:val="both"/>
        <w:rPr>
          <w:lang w:eastAsia="en-GB"/>
        </w:rPr>
      </w:pPr>
      <w:bookmarkStart w:id="25" w:name="_Hlk87453078"/>
      <w:r w:rsidRPr="0062074F">
        <w:rPr>
          <w:lang w:eastAsia="en-GB"/>
        </w:rPr>
        <w:t>Attributes are referenced by their names in camel-case with initial letters in lower case, or space-separated names in all lower case (</w:t>
      </w:r>
      <w:proofErr w:type="spellStart"/>
      <w:r w:rsidR="00D8414F" w:rsidRPr="0062074F">
        <w:rPr>
          <w:lang w:eastAsia="en-GB"/>
        </w:rPr>
        <w:t>e.g</w:t>
      </w:r>
      <w:proofErr w:type="spellEnd"/>
      <w:r w:rsidR="00D8414F" w:rsidRPr="0062074F">
        <w:rPr>
          <w:lang w:eastAsia="en-GB"/>
        </w:rPr>
        <w:t xml:space="preserve"> </w:t>
      </w:r>
      <w:r w:rsidRPr="0062074F">
        <w:rPr>
          <w:lang w:eastAsia="en-GB"/>
        </w:rPr>
        <w:t>“</w:t>
      </w:r>
      <w:proofErr w:type="spellStart"/>
      <w:r w:rsidRPr="0062074F">
        <w:rPr>
          <w:lang w:eastAsia="en-GB"/>
        </w:rPr>
        <w:t>visuallyConspicuous</w:t>
      </w:r>
      <w:proofErr w:type="spellEnd"/>
      <w:r w:rsidRPr="0062074F">
        <w:rPr>
          <w:lang w:eastAsia="en-GB"/>
        </w:rPr>
        <w:t>” or “visually conspicuous”).</w:t>
      </w:r>
      <w:bookmarkEnd w:id="25"/>
      <w:r w:rsidR="0053575B">
        <w:rPr>
          <w:lang w:eastAsia="en-GB"/>
        </w:rPr>
        <w:t xml:space="preserve"> These names will be in </w:t>
      </w:r>
      <w:r w:rsidR="0053575B" w:rsidRPr="006E1A3A">
        <w:rPr>
          <w:i/>
          <w:iCs/>
          <w:lang w:eastAsia="en-GB"/>
        </w:rPr>
        <w:t>italics</w:t>
      </w:r>
      <w:r w:rsidR="0053575B">
        <w:rPr>
          <w:lang w:eastAsia="en-GB"/>
        </w:rPr>
        <w:t>, e.g. “</w:t>
      </w:r>
      <w:proofErr w:type="spellStart"/>
      <w:r w:rsidR="0053575B" w:rsidRPr="00520800">
        <w:rPr>
          <w:i/>
          <w:iCs/>
          <w:lang w:eastAsia="en-GB"/>
        </w:rPr>
        <w:t>visuallyConspicuous</w:t>
      </w:r>
      <w:proofErr w:type="spellEnd"/>
      <w:r w:rsidR="0053575B">
        <w:rPr>
          <w:lang w:eastAsia="en-GB"/>
        </w:rPr>
        <w:t>”</w:t>
      </w:r>
    </w:p>
    <w:p w14:paraId="00BB8059" w14:textId="72D7BAA6" w:rsidR="008A09EF" w:rsidRPr="0062074F" w:rsidRDefault="008A09EF" w:rsidP="004E61EE">
      <w:pPr>
        <w:pStyle w:val="dl"/>
        <w:spacing w:after="60" w:line="240" w:lineRule="auto"/>
        <w:ind w:left="403" w:hanging="403"/>
        <w:jc w:val="both"/>
        <w:rPr>
          <w:b/>
          <w:bCs/>
          <w:lang w:eastAsia="en-GB"/>
        </w:rPr>
      </w:pPr>
      <w:r w:rsidRPr="0062074F">
        <w:rPr>
          <w:b/>
          <w:bCs/>
          <w:lang w:eastAsia="en-GB"/>
        </w:rPr>
        <w:lastRenderedPageBreak/>
        <w:t>(</w:t>
      </w:r>
      <w:r w:rsidR="00786923" w:rsidRPr="0062074F">
        <w:rPr>
          <w:b/>
          <w:bCs/>
          <w:lang w:eastAsia="en-GB"/>
        </w:rPr>
        <w:t>P</w:t>
      </w:r>
      <w:r w:rsidRPr="0062074F">
        <w:rPr>
          <w:b/>
          <w:bCs/>
          <w:lang w:eastAsia="en-GB"/>
        </w:rPr>
        <w:t>ortrayal register item)</w:t>
      </w:r>
    </w:p>
    <w:p w14:paraId="3C309714" w14:textId="7460304E" w:rsidR="008A09EF" w:rsidRDefault="008A09EF" w:rsidP="004E61EE">
      <w:pPr>
        <w:pStyle w:val="dl"/>
        <w:spacing w:after="120" w:line="240" w:lineRule="auto"/>
        <w:ind w:left="426" w:hanging="26"/>
        <w:jc w:val="both"/>
        <w:rPr>
          <w:lang w:eastAsia="en-GB"/>
        </w:rPr>
      </w:pPr>
      <w:r w:rsidRPr="0062074F">
        <w:rPr>
          <w:lang w:eastAsia="en-GB"/>
        </w:rPr>
        <w:t xml:space="preserve">Items from the IHO portrayal registry are referenced by their registered name and item type (“line style SCLBDY51”). The </w:t>
      </w:r>
      <w:r w:rsidR="000202B1" w:rsidRPr="0062074F">
        <w:rPr>
          <w:lang w:eastAsia="en-GB"/>
        </w:rPr>
        <w:t>portrayal registry is a component of the IHO</w:t>
      </w:r>
      <w:r w:rsidRPr="0062074F">
        <w:rPr>
          <w:lang w:eastAsia="en-GB"/>
        </w:rPr>
        <w:t xml:space="preserve"> </w:t>
      </w:r>
      <w:r w:rsidR="000202B1" w:rsidRPr="0062074F">
        <w:rPr>
          <w:lang w:eastAsia="en-GB"/>
        </w:rPr>
        <w:t>Geospatial Information R</w:t>
      </w:r>
      <w:r w:rsidRPr="0062074F">
        <w:rPr>
          <w:lang w:eastAsia="en-GB"/>
        </w:rPr>
        <w:t>egistry</w:t>
      </w:r>
      <w:r w:rsidR="000202B1" w:rsidRPr="0062074F">
        <w:rPr>
          <w:lang w:eastAsia="en-GB"/>
        </w:rPr>
        <w:t xml:space="preserve"> (</w:t>
      </w:r>
      <w:hyperlink r:id="rId19" w:history="1">
        <w:r w:rsidR="000202B1" w:rsidRPr="0062074F">
          <w:rPr>
            <w:rStyle w:val="Hyperlink"/>
            <w:lang w:eastAsia="en-GB"/>
          </w:rPr>
          <w:t>https://registry.iho.int</w:t>
        </w:r>
      </w:hyperlink>
      <w:r w:rsidR="000202B1" w:rsidRPr="0062074F">
        <w:rPr>
          <w:lang w:eastAsia="en-GB"/>
        </w:rPr>
        <w:t>)</w:t>
      </w:r>
      <w:r w:rsidRPr="0062074F">
        <w:rPr>
          <w:lang w:eastAsia="en-GB"/>
        </w:rPr>
        <w:t>.</w:t>
      </w:r>
    </w:p>
    <w:p w14:paraId="65390428" w14:textId="7908856A" w:rsidR="006E1A3A" w:rsidRPr="006E1A3A" w:rsidRDefault="006E1A3A" w:rsidP="006E1A3A">
      <w:pPr>
        <w:pStyle w:val="dl"/>
        <w:spacing w:after="120" w:line="240" w:lineRule="auto"/>
        <w:ind w:left="0" w:firstLine="0"/>
        <w:jc w:val="both"/>
        <w:rPr>
          <w:lang w:eastAsia="en-GB"/>
        </w:rPr>
      </w:pPr>
      <w:r>
        <w:rPr>
          <w:lang w:eastAsia="en-GB"/>
        </w:rPr>
        <w:t xml:space="preserve">Other items of a technical nature, for example context parameters, are referenced by their names in </w:t>
      </w:r>
      <w:r>
        <w:rPr>
          <w:i/>
          <w:iCs/>
          <w:lang w:eastAsia="en-GB"/>
        </w:rPr>
        <w:t>italics</w:t>
      </w:r>
      <w:r>
        <w:rPr>
          <w:lang w:eastAsia="en-GB"/>
        </w:rPr>
        <w:t xml:space="preserve">. </w:t>
      </w:r>
    </w:p>
    <w:p w14:paraId="4724F14A" w14:textId="65DB1DA0" w:rsidR="006E1A3A" w:rsidRPr="0062074F" w:rsidRDefault="006E1A3A" w:rsidP="00520800">
      <w:pPr>
        <w:pStyle w:val="dl"/>
        <w:spacing w:after="120" w:line="240" w:lineRule="auto"/>
        <w:ind w:left="0" w:firstLine="0"/>
        <w:jc w:val="both"/>
        <w:rPr>
          <w:lang w:eastAsia="en-GB"/>
        </w:rPr>
      </w:pPr>
    </w:p>
    <w:p w14:paraId="6F71C654" w14:textId="4D44BAED" w:rsidR="00480BC0" w:rsidRPr="0062074F" w:rsidRDefault="00480BC0" w:rsidP="00DB7CFE">
      <w:pPr>
        <w:pStyle w:val="Heading2"/>
        <w:rPr>
          <w:lang w:eastAsia="en-GB"/>
        </w:rPr>
      </w:pPr>
      <w:bookmarkStart w:id="26" w:name="_Toc226034974"/>
      <w:r w:rsidRPr="0062074F">
        <w:rPr>
          <w:lang w:eastAsia="en-GB"/>
        </w:rPr>
        <w:t>Normative vs Informative</w:t>
      </w:r>
      <w:r w:rsidR="00B6123E" w:rsidRPr="0062074F">
        <w:rPr>
          <w:lang w:eastAsia="en-GB"/>
        </w:rPr>
        <w:t xml:space="preserve"> within this document</w:t>
      </w:r>
      <w:r w:rsidRPr="0062074F">
        <w:rPr>
          <w:lang w:eastAsia="en-GB"/>
        </w:rPr>
        <w:t>.</w:t>
      </w:r>
      <w:bookmarkEnd w:id="26"/>
    </w:p>
    <w:p w14:paraId="2FE3184A" w14:textId="7F3C5FBF" w:rsidR="00AD2F07" w:rsidRPr="0062074F" w:rsidRDefault="00B6123E" w:rsidP="00F2390C">
      <w:pPr>
        <w:jc w:val="both"/>
        <w:rPr>
          <w:lang w:eastAsia="en-GB"/>
        </w:rPr>
      </w:pPr>
      <w:r w:rsidRPr="0062074F">
        <w:rPr>
          <w:lang w:eastAsia="en-GB"/>
        </w:rPr>
        <w:t>This document uses the word “</w:t>
      </w:r>
      <w:r w:rsidR="00F2390C" w:rsidRPr="0062074F">
        <w:rPr>
          <w:lang w:eastAsia="en-GB"/>
        </w:rPr>
        <w:t>m</w:t>
      </w:r>
      <w:r w:rsidR="00AE3E22" w:rsidRPr="0062074F">
        <w:rPr>
          <w:lang w:eastAsia="en-GB"/>
        </w:rPr>
        <w:t>u</w:t>
      </w:r>
      <w:r w:rsidR="00F2390C" w:rsidRPr="0062074F">
        <w:rPr>
          <w:lang w:eastAsia="en-GB"/>
        </w:rPr>
        <w:t>st</w:t>
      </w:r>
      <w:r w:rsidRPr="0062074F">
        <w:rPr>
          <w:lang w:eastAsia="en-GB"/>
        </w:rPr>
        <w:t xml:space="preserve">” to describe </w:t>
      </w:r>
      <w:r w:rsidR="00237F07" w:rsidRPr="0062074F">
        <w:rPr>
          <w:lang w:eastAsia="en-GB"/>
        </w:rPr>
        <w:t xml:space="preserve">how </w:t>
      </w:r>
      <w:r w:rsidRPr="0062074F">
        <w:rPr>
          <w:lang w:eastAsia="en-GB"/>
        </w:rPr>
        <w:t>mandatory functionality for S-100 ECDIS</w:t>
      </w:r>
      <w:r w:rsidR="00237F07" w:rsidRPr="0062074F">
        <w:rPr>
          <w:lang w:eastAsia="en-GB"/>
        </w:rPr>
        <w:t xml:space="preserve"> </w:t>
      </w:r>
      <w:r w:rsidR="006F7B6E" w:rsidRPr="0062074F">
        <w:rPr>
          <w:lang w:eastAsia="en-GB"/>
        </w:rPr>
        <w:t xml:space="preserve">must </w:t>
      </w:r>
      <w:r w:rsidR="00237F07" w:rsidRPr="0062074F">
        <w:rPr>
          <w:lang w:eastAsia="en-GB"/>
        </w:rPr>
        <w:t>be implemented</w:t>
      </w:r>
      <w:r w:rsidRPr="0062074F">
        <w:rPr>
          <w:lang w:eastAsia="en-GB"/>
        </w:rPr>
        <w:t xml:space="preserve">. </w:t>
      </w:r>
      <w:r w:rsidR="006F7B6E" w:rsidRPr="0062074F">
        <w:rPr>
          <w:lang w:eastAsia="en-GB"/>
        </w:rPr>
        <w:t>Some</w:t>
      </w:r>
      <w:r w:rsidR="00AD2F07" w:rsidRPr="0062074F">
        <w:rPr>
          <w:lang w:eastAsia="en-GB"/>
        </w:rPr>
        <w:t xml:space="preserve"> parts of the S-100 framework are </w:t>
      </w:r>
      <w:r w:rsidR="006F7B6E" w:rsidRPr="0062074F">
        <w:rPr>
          <w:lang w:eastAsia="en-GB"/>
        </w:rPr>
        <w:t xml:space="preserve">also </w:t>
      </w:r>
      <w:r w:rsidR="00AD2F07" w:rsidRPr="0062074F">
        <w:rPr>
          <w:lang w:eastAsia="en-GB"/>
        </w:rPr>
        <w:t>described in overview to provide useful context for implementers. Where this is the case</w:t>
      </w:r>
      <w:r w:rsidR="00237F07" w:rsidRPr="0062074F">
        <w:rPr>
          <w:lang w:eastAsia="en-GB"/>
        </w:rPr>
        <w:t xml:space="preserve"> </w:t>
      </w:r>
      <w:r w:rsidR="00E934DF">
        <w:rPr>
          <w:lang w:eastAsia="en-GB"/>
        </w:rPr>
        <w:t>clauses</w:t>
      </w:r>
      <w:r w:rsidR="00E934DF" w:rsidRPr="0062074F">
        <w:rPr>
          <w:lang w:eastAsia="en-GB"/>
        </w:rPr>
        <w:t xml:space="preserve"> </w:t>
      </w:r>
      <w:r w:rsidR="00AD2F07" w:rsidRPr="0062074F">
        <w:rPr>
          <w:lang w:eastAsia="en-GB"/>
        </w:rPr>
        <w:t>are marked as “Informative”</w:t>
      </w:r>
      <w:r w:rsidR="00237F07" w:rsidRPr="0062074F">
        <w:rPr>
          <w:lang w:eastAsia="en-GB"/>
        </w:rPr>
        <w:t xml:space="preserve"> to clarify</w:t>
      </w:r>
      <w:r w:rsidR="00AD2F07" w:rsidRPr="0062074F">
        <w:rPr>
          <w:lang w:eastAsia="en-GB"/>
        </w:rPr>
        <w:t xml:space="preserve">. </w:t>
      </w:r>
    </w:p>
    <w:p w14:paraId="538B6C3F" w14:textId="4A323159" w:rsidR="00B42BF5" w:rsidRPr="0062074F" w:rsidRDefault="00B42BF5" w:rsidP="00F2390C">
      <w:pPr>
        <w:jc w:val="both"/>
        <w:rPr>
          <w:lang w:eastAsia="en-GB"/>
        </w:rPr>
      </w:pPr>
      <w:r w:rsidRPr="0062074F">
        <w:rPr>
          <w:lang w:eastAsia="en-GB"/>
        </w:rPr>
        <w:t xml:space="preserve">Non-mandatory requirements or recommendations to implementers are indicated using </w:t>
      </w:r>
      <w:r w:rsidR="000F7D72" w:rsidRPr="0062074F">
        <w:rPr>
          <w:lang w:eastAsia="en-GB"/>
        </w:rPr>
        <w:t xml:space="preserve">the </w:t>
      </w:r>
      <w:r w:rsidRPr="0062074F">
        <w:rPr>
          <w:lang w:eastAsia="en-GB"/>
        </w:rPr>
        <w:t>word  “should”.</w:t>
      </w:r>
    </w:p>
    <w:p w14:paraId="5894818B" w14:textId="71F630AF" w:rsidR="00B76036" w:rsidRPr="0062074F" w:rsidRDefault="00B76036" w:rsidP="00F2390C">
      <w:pPr>
        <w:jc w:val="both"/>
        <w:rPr>
          <w:lang w:eastAsia="en-GB"/>
        </w:rPr>
      </w:pPr>
      <w:r w:rsidRPr="0062074F">
        <w:rPr>
          <w:lang w:eastAsia="en-GB"/>
        </w:rPr>
        <w:t>The word “may” expresses a permissible practice for action. It does not express a requirement.</w:t>
      </w:r>
    </w:p>
    <w:p w14:paraId="292A074A" w14:textId="2BA3B42B" w:rsidR="00AE2E01" w:rsidRPr="0062074F" w:rsidRDefault="00AD2F07" w:rsidP="00F2390C">
      <w:pPr>
        <w:jc w:val="both"/>
        <w:rPr>
          <w:i/>
          <w:iCs/>
          <w:lang w:eastAsia="en-GB"/>
        </w:rPr>
      </w:pPr>
      <w:r w:rsidRPr="0062074F">
        <w:rPr>
          <w:lang w:eastAsia="en-GB"/>
        </w:rPr>
        <w:t>Mandatory functionality is achieved by the implementation of the relevant parts of S-100</w:t>
      </w:r>
      <w:r w:rsidR="004B1F0F" w:rsidRPr="0062074F">
        <w:rPr>
          <w:lang w:eastAsia="en-GB"/>
        </w:rPr>
        <w:t xml:space="preserve"> and S-98</w:t>
      </w:r>
      <w:r w:rsidRPr="0062074F">
        <w:rPr>
          <w:lang w:eastAsia="en-GB"/>
        </w:rPr>
        <w:t xml:space="preserve">. In all cases the content of the published, operational IHO product specifications are </w:t>
      </w:r>
      <w:r w:rsidR="00237F07" w:rsidRPr="0062074F">
        <w:rPr>
          <w:lang w:eastAsia="en-GB"/>
        </w:rPr>
        <w:t xml:space="preserve">also </w:t>
      </w:r>
      <w:r w:rsidRPr="0062074F">
        <w:rPr>
          <w:lang w:eastAsia="en-GB"/>
        </w:rPr>
        <w:t xml:space="preserve">normative. </w:t>
      </w:r>
    </w:p>
    <w:p w14:paraId="1BFE4A96" w14:textId="185362F5" w:rsidR="0033324D" w:rsidRPr="0062074F" w:rsidRDefault="00256304" w:rsidP="00F2390C">
      <w:pPr>
        <w:pStyle w:val="Heading1"/>
      </w:pPr>
      <w:bookmarkStart w:id="27" w:name="_Toc40990386"/>
      <w:bookmarkStart w:id="28" w:name="_Toc40990387"/>
      <w:bookmarkStart w:id="29" w:name="_Toc40990388"/>
      <w:bookmarkStart w:id="30" w:name="_Toc40990389"/>
      <w:bookmarkStart w:id="31" w:name="_Toc40990390"/>
      <w:bookmarkStart w:id="32" w:name="_Toc40990391"/>
      <w:bookmarkStart w:id="33" w:name="_Toc40990392"/>
      <w:bookmarkStart w:id="34" w:name="_Toc40990393"/>
      <w:bookmarkStart w:id="35" w:name="_Toc40990394"/>
      <w:bookmarkStart w:id="36" w:name="_Toc40990395"/>
      <w:bookmarkStart w:id="37" w:name="_Toc40990396"/>
      <w:bookmarkStart w:id="38" w:name="_Toc40990397"/>
      <w:bookmarkStart w:id="39" w:name="_Toc40990398"/>
      <w:bookmarkStart w:id="40" w:name="_Toc40990399"/>
      <w:bookmarkStart w:id="41" w:name="_Toc40990400"/>
      <w:bookmarkStart w:id="42" w:name="_Toc40990401"/>
      <w:bookmarkStart w:id="43" w:name="_Toc38829544"/>
      <w:bookmarkStart w:id="44" w:name="_Toc38830047"/>
      <w:bookmarkStart w:id="45" w:name="_Toc226034975"/>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62074F">
        <w:t xml:space="preserve">Background - </w:t>
      </w:r>
      <w:r w:rsidR="00E36AC7" w:rsidRPr="0062074F">
        <w:t xml:space="preserve">System </w:t>
      </w:r>
      <w:r w:rsidR="00D259B2" w:rsidRPr="0062074F">
        <w:t>C</w:t>
      </w:r>
      <w:r w:rsidR="0033324D" w:rsidRPr="0062074F">
        <w:t>oncept</w:t>
      </w:r>
      <w:r w:rsidR="004C242A" w:rsidRPr="0062074F">
        <w:t>s</w:t>
      </w:r>
      <w:r w:rsidR="0033324D" w:rsidRPr="0062074F">
        <w:t xml:space="preserve"> and </w:t>
      </w:r>
      <w:r w:rsidR="00D259B2" w:rsidRPr="0062074F">
        <w:t>L</w:t>
      </w:r>
      <w:r w:rsidR="0033324D" w:rsidRPr="0062074F">
        <w:t>imitations</w:t>
      </w:r>
      <w:bookmarkEnd w:id="45"/>
      <w:r w:rsidR="00411D24" w:rsidRPr="0062074F">
        <w:t xml:space="preserve"> </w:t>
      </w:r>
    </w:p>
    <w:p w14:paraId="72A69B43" w14:textId="29666087" w:rsidR="00826285" w:rsidRPr="0062074F" w:rsidRDefault="00826285" w:rsidP="00DB7CFE">
      <w:pPr>
        <w:pStyle w:val="Heading2"/>
      </w:pPr>
      <w:bookmarkStart w:id="46" w:name="_Toc226034976"/>
      <w:r w:rsidRPr="0062074F">
        <w:t>The concepts of ENC</w:t>
      </w:r>
      <w:r w:rsidR="00C64C79" w:rsidRPr="0062074F">
        <w:t>, ENDS and System Database</w:t>
      </w:r>
      <w:bookmarkEnd w:id="46"/>
    </w:p>
    <w:p w14:paraId="7C9F4ED3" w14:textId="029C130E" w:rsidR="00826285" w:rsidRPr="0062074F" w:rsidRDefault="00826285" w:rsidP="00AA0332">
      <w:pPr>
        <w:spacing w:after="120" w:line="240" w:lineRule="auto"/>
        <w:jc w:val="both"/>
      </w:pPr>
      <w:r w:rsidRPr="0062074F">
        <w:t xml:space="preserve">The </w:t>
      </w:r>
      <w:r w:rsidR="00C64C79" w:rsidRPr="0062074F">
        <w:t xml:space="preserve">Electronic Navigational Data Service and </w:t>
      </w:r>
      <w:r w:rsidR="006665AC" w:rsidRPr="0062074F">
        <w:t xml:space="preserve">System Database </w:t>
      </w:r>
      <w:r w:rsidRPr="0062074F">
        <w:t>concept</w:t>
      </w:r>
      <w:r w:rsidR="00C64C79" w:rsidRPr="0062074F">
        <w:t>s</w:t>
      </w:r>
      <w:r w:rsidRPr="0062074F">
        <w:t xml:space="preserve"> include multiple products for use in navigation systems.</w:t>
      </w:r>
      <w:r w:rsidR="00BB4E9F" w:rsidRPr="0062074F">
        <w:t xml:space="preserve"> </w:t>
      </w:r>
      <w:r w:rsidR="00C64C79" w:rsidRPr="0062074F">
        <w:t>They were</w:t>
      </w:r>
      <w:r w:rsidR="0007117E" w:rsidRPr="0062074F">
        <w:t xml:space="preserve"> introduced in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0007117E" w:rsidRPr="0062074F">
        <w:t xml:space="preserve">and </w:t>
      </w:r>
      <w:r w:rsidR="00BB4E9F" w:rsidRPr="0062074F">
        <w:t xml:space="preserve">update the </w:t>
      </w:r>
      <w:r w:rsidR="00B840E1" w:rsidRPr="0062074F">
        <w:t xml:space="preserve">previous </w:t>
      </w:r>
      <w:r w:rsidR="00BB4E9F" w:rsidRPr="0062074F">
        <w:t xml:space="preserve">concept of SENC </w:t>
      </w:r>
      <w:r w:rsidR="00B840E1" w:rsidRPr="0062074F">
        <w:t xml:space="preserve">defined </w:t>
      </w:r>
      <w:r w:rsidR="00BB4E9F" w:rsidRPr="0062074F">
        <w:t>in IMO MSC.232(82).</w:t>
      </w:r>
    </w:p>
    <w:p w14:paraId="069FEDAA" w14:textId="54714C3F" w:rsidR="00826285" w:rsidRPr="0062074F" w:rsidRDefault="00826285" w:rsidP="00AA0332">
      <w:pPr>
        <w:spacing w:after="120" w:line="240" w:lineRule="auto"/>
        <w:jc w:val="both"/>
      </w:pPr>
      <w:r w:rsidRPr="0062074F">
        <w:t xml:space="preserve">IMO </w:t>
      </w:r>
      <w:r w:rsidR="0056040E" w:rsidRPr="0062074F">
        <w:t>MSC.530(106)/Rev.1</w:t>
      </w:r>
      <w:r w:rsidRPr="0062074F">
        <w:t xml:space="preserve"> defines Electronic Navigational Chart (ENC)</w:t>
      </w:r>
      <w:r w:rsidR="00391671" w:rsidRPr="0062074F">
        <w:t>, Electronic Navigational Data Service (ENDS),</w:t>
      </w:r>
      <w:r w:rsidRPr="0062074F">
        <w:t xml:space="preserve"> and System </w:t>
      </w:r>
      <w:r w:rsidR="00EA38B6" w:rsidRPr="0062074F">
        <w:t>Database</w:t>
      </w:r>
      <w:r w:rsidRPr="0062074F">
        <w:t xml:space="preserve"> as follows:</w:t>
      </w:r>
    </w:p>
    <w:p w14:paraId="406D53B9" w14:textId="334950EB" w:rsidR="00826285" w:rsidRPr="0062074F" w:rsidRDefault="00826285" w:rsidP="00AA0332">
      <w:pPr>
        <w:pStyle w:val="BlockQuote"/>
        <w:spacing w:after="120" w:line="240" w:lineRule="auto"/>
        <w:jc w:val="both"/>
      </w:pPr>
      <w:r w:rsidRPr="0062074F">
        <w:t xml:space="preserve">3.2 Electronic Navigational Chart (ENC) means the database, standardized as to content, structure and format, issued for use with ECDIS by or on the authority of a Government, authorized </w:t>
      </w:r>
      <w:r w:rsidR="00BB4E9F" w:rsidRPr="0062074F">
        <w:t>h</w:t>
      </w:r>
      <w:r w:rsidRPr="0062074F">
        <w:t xml:space="preserve">ydrographic </w:t>
      </w:r>
      <w:r w:rsidR="00BB4E9F" w:rsidRPr="0062074F">
        <w:t>o</w:t>
      </w:r>
      <w:r w:rsidRPr="0062074F">
        <w:t>ffice or other relevant government institution, and conform</w:t>
      </w:r>
      <w:r w:rsidR="00BB4E9F" w:rsidRPr="0062074F">
        <w:t>ing</w:t>
      </w:r>
      <w:r w:rsidRPr="0062074F">
        <w:t xml:space="preserve"> to IHO standards. The ENC contains all the </w:t>
      </w:r>
      <w:r w:rsidR="00BB4E9F" w:rsidRPr="0062074F">
        <w:t xml:space="preserve">nautical </w:t>
      </w:r>
      <w:r w:rsidRPr="0062074F">
        <w:t>chart information necessary for safe navigation.</w:t>
      </w:r>
    </w:p>
    <w:p w14:paraId="5591E742" w14:textId="4CC9B201" w:rsidR="003D4621" w:rsidRPr="0062074F" w:rsidRDefault="003D4621" w:rsidP="003D4621">
      <w:pPr>
        <w:pStyle w:val="BlockQuote"/>
        <w:spacing w:after="120" w:line="240" w:lineRule="auto"/>
        <w:jc w:val="both"/>
      </w:pPr>
      <w:r w:rsidRPr="0062074F">
        <w:t>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and the nautical chart and nautical publications carriage requirements in SOLAS regulations V/19 and V/27. The navigational base layer of ENDS is the electronic navigational chart.</w:t>
      </w:r>
    </w:p>
    <w:p w14:paraId="3D31A631" w14:textId="26F877A6" w:rsidR="00826285" w:rsidRPr="0062074F" w:rsidRDefault="00826285" w:rsidP="00AA0332">
      <w:pPr>
        <w:pStyle w:val="BlockQuote"/>
        <w:spacing w:after="120" w:line="240" w:lineRule="auto"/>
        <w:jc w:val="both"/>
      </w:pPr>
      <w:r w:rsidRPr="0062074F">
        <w:t>3.</w:t>
      </w:r>
      <w:r w:rsidR="00391671" w:rsidRPr="0062074F">
        <w:t>4</w:t>
      </w:r>
      <w:r w:rsidRPr="0062074F">
        <w:t xml:space="preserve"> System </w:t>
      </w:r>
      <w:r w:rsidR="00391671" w:rsidRPr="0062074F">
        <w:t>Database</w:t>
      </w:r>
      <w:r w:rsidRPr="0062074F">
        <w:t xml:space="preserve"> means a database, in the manufacturer</w:t>
      </w:r>
      <w:r w:rsidRPr="0062074F">
        <w:rPr>
          <w:rFonts w:cs="Arial"/>
        </w:rPr>
        <w:t>’</w:t>
      </w:r>
      <w:r w:rsidRPr="0062074F">
        <w:t xml:space="preserve">s internal ECDIS format, resulting from the lossless transformation of the </w:t>
      </w:r>
      <w:r w:rsidR="00391671" w:rsidRPr="0062074F">
        <w:t>ENDS</w:t>
      </w:r>
      <w:r w:rsidRPr="0062074F">
        <w:t xml:space="preserve"> contents and its updates. It is this database that is accessed by ECDIS for the display generation and other navigational functions, and is equivalent to up-to-date </w:t>
      </w:r>
      <w:r w:rsidR="00391671" w:rsidRPr="0062074F">
        <w:t>ENDS</w:t>
      </w:r>
      <w:r w:rsidRPr="0062074F">
        <w:t>.</w:t>
      </w:r>
    </w:p>
    <w:p w14:paraId="23B6E7F5" w14:textId="486753A3" w:rsidR="00E71512" w:rsidRPr="0062074F" w:rsidRDefault="00CD41C5" w:rsidP="00AA0332">
      <w:pPr>
        <w:pStyle w:val="BlockQuote"/>
        <w:spacing w:after="120" w:line="240" w:lineRule="auto"/>
        <w:ind w:left="0"/>
        <w:jc w:val="both"/>
        <w:rPr>
          <w:i w:val="0"/>
          <w:iCs w:val="0"/>
        </w:rPr>
      </w:pPr>
      <w:bookmarkStart w:id="47" w:name="_Hlk171083846"/>
      <w:r w:rsidRPr="0062074F">
        <w:rPr>
          <w:i w:val="0"/>
          <w:iCs w:val="0"/>
        </w:rPr>
        <w:t>The</w:t>
      </w:r>
      <w:r w:rsidR="0007117E" w:rsidRPr="0062074F">
        <w:rPr>
          <w:i w:val="0"/>
          <w:iCs w:val="0"/>
        </w:rPr>
        <w:t xml:space="preserve"> System Database </w:t>
      </w:r>
      <w:r w:rsidRPr="0062074F">
        <w:rPr>
          <w:i w:val="0"/>
          <w:iCs w:val="0"/>
        </w:rPr>
        <w:t xml:space="preserve">is </w:t>
      </w:r>
      <w:r w:rsidR="0007117E" w:rsidRPr="0062074F">
        <w:rPr>
          <w:i w:val="0"/>
          <w:iCs w:val="0"/>
        </w:rPr>
        <w:t xml:space="preserve">compiled from </w:t>
      </w:r>
      <w:r w:rsidRPr="0062074F">
        <w:rPr>
          <w:i w:val="0"/>
          <w:iCs w:val="0"/>
        </w:rPr>
        <w:t xml:space="preserve">one or more </w:t>
      </w:r>
      <w:r w:rsidR="0007117E" w:rsidRPr="0062074F">
        <w:rPr>
          <w:i w:val="0"/>
          <w:iCs w:val="0"/>
        </w:rPr>
        <w:t>S-100-based products</w:t>
      </w:r>
      <w:r w:rsidRPr="0062074F">
        <w:rPr>
          <w:i w:val="0"/>
          <w:iCs w:val="0"/>
        </w:rPr>
        <w:t xml:space="preserve"> and/or S-57 based products</w:t>
      </w:r>
      <w:bookmarkEnd w:id="47"/>
      <w:r w:rsidR="0007117E" w:rsidRPr="0062074F">
        <w:rPr>
          <w:i w:val="0"/>
          <w:iCs w:val="0"/>
        </w:rPr>
        <w:t>.</w:t>
      </w:r>
    </w:p>
    <w:p w14:paraId="11B34173" w14:textId="77777777" w:rsidR="00826285" w:rsidRPr="0062074F" w:rsidRDefault="00826285" w:rsidP="00DB7CFE">
      <w:pPr>
        <w:pStyle w:val="Heading2"/>
      </w:pPr>
      <w:bookmarkStart w:id="48" w:name="_Ref98329076"/>
      <w:bookmarkStart w:id="49" w:name="_Ref98339151"/>
      <w:bookmarkStart w:id="50" w:name="_Ref98339270"/>
      <w:bookmarkStart w:id="51" w:name="_Toc226034977"/>
      <w:r w:rsidRPr="0062074F">
        <w:t>ECDIS concept, limitations, and challenges</w:t>
      </w:r>
      <w:bookmarkEnd w:id="48"/>
      <w:bookmarkEnd w:id="49"/>
      <w:bookmarkEnd w:id="50"/>
      <w:bookmarkEnd w:id="51"/>
    </w:p>
    <w:p w14:paraId="2C9C6850" w14:textId="18DF4985" w:rsidR="0053774B" w:rsidRPr="0062074F" w:rsidRDefault="0053774B" w:rsidP="00AA0332">
      <w:pPr>
        <w:spacing w:after="120" w:line="240" w:lineRule="auto"/>
        <w:jc w:val="both"/>
      </w:pPr>
      <w:r w:rsidRPr="0062074F">
        <w:t>IMO MSC 530(106)</w:t>
      </w:r>
      <w:r w:rsidR="00840978" w:rsidRPr="0062074F">
        <w:t>/Rev.1</w:t>
      </w:r>
      <w:r w:rsidRPr="0062074F">
        <w:t xml:space="preserve"> also defines Electronic Chart Display and Information System (ECDIS):</w:t>
      </w:r>
    </w:p>
    <w:p w14:paraId="6076448B" w14:textId="3893ACE5" w:rsidR="00F14ED1" w:rsidRPr="0062074F" w:rsidRDefault="0053774B" w:rsidP="00F2390C">
      <w:pPr>
        <w:pStyle w:val="BlockQuote"/>
      </w:pPr>
      <w:r w:rsidRPr="0062074F">
        <w:t xml:space="preserve">3.1 </w:t>
      </w:r>
      <w:r w:rsidR="00F14ED1" w:rsidRPr="0062074F">
        <w:t xml:space="preserve">Electronic Chart Display and Information System (ECDIS) </w:t>
      </w:r>
      <w:r w:rsidRPr="0062074F">
        <w:t>means a navigation information system which with adequate backup arrangements can be accepted as complying</w:t>
      </w:r>
      <w:r w:rsidR="003C1749">
        <w:t xml:space="preserve"> </w:t>
      </w:r>
      <w:r w:rsidRPr="0062074F">
        <w:t xml:space="preserve">with the up-to-date nautical chart and nautical publications required by </w:t>
      </w:r>
      <w:r w:rsidRPr="0062074F">
        <w:lastRenderedPageBreak/>
        <w:t>SOLAS regulations V/19 and V/27, by displaying selected information from a system database with positional information from navigation sensors to assist the mariner in route planning and route monitoring and, if required, display additional navigation-related information.</w:t>
      </w:r>
    </w:p>
    <w:p w14:paraId="34306569" w14:textId="46D38C5C" w:rsidR="00F14ED1" w:rsidRPr="0062074F" w:rsidRDefault="00F14ED1" w:rsidP="00AA0332">
      <w:pPr>
        <w:spacing w:after="120" w:line="240" w:lineRule="auto"/>
        <w:jc w:val="both"/>
      </w:pPr>
      <w:r w:rsidRPr="0062074F">
        <w:t xml:space="preserve">The following </w:t>
      </w:r>
      <w:r w:rsidR="00384F14" w:rsidRPr="0062074F">
        <w:t xml:space="preserve">list explains more of the </w:t>
      </w:r>
      <w:r w:rsidR="000C6BB9" w:rsidRPr="0062074F">
        <w:t xml:space="preserve">ECDIS </w:t>
      </w:r>
      <w:r w:rsidR="00384F14" w:rsidRPr="0062074F">
        <w:t>concept in detail and provides information about certain limitations.</w:t>
      </w:r>
    </w:p>
    <w:p w14:paraId="3FAF299D" w14:textId="6ABFFF92" w:rsidR="00F14ED1" w:rsidRPr="0062074F" w:rsidRDefault="00F14ED1">
      <w:pPr>
        <w:pStyle w:val="ListParagraph"/>
        <w:numPr>
          <w:ilvl w:val="0"/>
          <w:numId w:val="22"/>
        </w:numPr>
        <w:spacing w:after="120" w:line="240" w:lineRule="auto"/>
        <w:jc w:val="both"/>
      </w:pPr>
      <w:r w:rsidRPr="0062074F">
        <w:t xml:space="preserve">ENC is an integral part of ECDIS and therefore </w:t>
      </w:r>
      <w:r w:rsidR="00EE7A3D" w:rsidRPr="0062074F">
        <w:t>is</w:t>
      </w:r>
      <w:r w:rsidRPr="0062074F">
        <w:t xml:space="preserve"> defined as the base layer for the portrayal harmonisation framework. Additional layers </w:t>
      </w:r>
      <w:r w:rsidR="00EE7A3D" w:rsidRPr="0062074F">
        <w:t>are</w:t>
      </w:r>
      <w:r w:rsidRPr="0062074F">
        <w:t xml:space="preserve"> classified as two main types, additional information to that of the ENC or enhanced information to that of the ENC. Additional information </w:t>
      </w:r>
      <w:r w:rsidR="00EE7A3D" w:rsidRPr="0062074F">
        <w:t>is</w:t>
      </w:r>
      <w:r w:rsidRPr="0062074F">
        <w:t xml:space="preserve"> information that is not contained in the ENC, while enhanced information are layers that contain improved, detailed or higher resolution information than the ENC.</w:t>
      </w:r>
    </w:p>
    <w:p w14:paraId="3DDC35EA" w14:textId="145C9880" w:rsidR="00F14ED1" w:rsidRPr="0062074F" w:rsidRDefault="00F14ED1">
      <w:pPr>
        <w:pStyle w:val="ListParagraph"/>
        <w:numPr>
          <w:ilvl w:val="0"/>
          <w:numId w:val="22"/>
        </w:numPr>
        <w:spacing w:after="120" w:line="240" w:lineRule="auto"/>
        <w:jc w:val="both"/>
      </w:pPr>
      <w:r w:rsidRPr="0062074F">
        <w:t xml:space="preserve">ECDIS, used together with </w:t>
      </w:r>
      <w:r w:rsidR="008A4A4B" w:rsidRPr="0062074F">
        <w:t xml:space="preserve">up to date </w:t>
      </w:r>
      <w:r w:rsidRPr="0062074F">
        <w:t xml:space="preserve">official data, </w:t>
      </w:r>
      <w:r w:rsidR="008A4A4B" w:rsidRPr="0062074F">
        <w:t xml:space="preserve">may be </w:t>
      </w:r>
      <w:r w:rsidRPr="0062074F">
        <w:t xml:space="preserve">accepted as complying with the </w:t>
      </w:r>
      <w:r w:rsidR="00C0149A" w:rsidRPr="0062074F">
        <w:t xml:space="preserve">nautical </w:t>
      </w:r>
      <w:r w:rsidRPr="0062074F">
        <w:t>chart</w:t>
      </w:r>
      <w:r w:rsidR="00C0149A" w:rsidRPr="0062074F">
        <w:t xml:space="preserve"> and nautical publications</w:t>
      </w:r>
      <w:r w:rsidRPr="0062074F">
        <w:t xml:space="preserve"> carriage requirement required by regulation</w:t>
      </w:r>
      <w:r w:rsidR="00867548" w:rsidRPr="0062074F">
        <w:t>s</w:t>
      </w:r>
      <w:r w:rsidRPr="0062074F">
        <w:t xml:space="preserve"> V/19 </w:t>
      </w:r>
      <w:r w:rsidR="00C0149A" w:rsidRPr="0062074F">
        <w:t>and V/</w:t>
      </w:r>
      <w:r w:rsidR="00413BA8">
        <w:t>2</w:t>
      </w:r>
      <w:r w:rsidR="00C0149A" w:rsidRPr="0062074F">
        <w:t xml:space="preserve">7 </w:t>
      </w:r>
      <w:r w:rsidRPr="0062074F">
        <w:t>of the 1974 SOLAS Convention amended in 2009. Electronic chart systems not meeting these ECDIS specifications of IHO and IMO are known as ECS (Electronic Chart Systems).</w:t>
      </w:r>
    </w:p>
    <w:p w14:paraId="1043F4CA" w14:textId="72D47004" w:rsidR="000F49BE" w:rsidRPr="0062074F" w:rsidRDefault="000F49BE">
      <w:pPr>
        <w:pStyle w:val="ListParagraph"/>
        <w:numPr>
          <w:ilvl w:val="0"/>
          <w:numId w:val="22"/>
        </w:numPr>
        <w:spacing w:after="120" w:line="240" w:lineRule="auto"/>
        <w:jc w:val="both"/>
      </w:pPr>
      <w:r w:rsidRPr="0062074F">
        <w:t xml:space="preserve">Chart information may be used in conjunction with a radar overlay on ECDIS. </w:t>
      </w:r>
      <w:r w:rsidR="00A53A4E" w:rsidRPr="0062074F">
        <w:t>T</w:t>
      </w:r>
      <w:r w:rsidRPr="0062074F">
        <w:t xml:space="preserve">racked radar targets </w:t>
      </w:r>
      <w:r w:rsidR="00A53A4E" w:rsidRPr="0062074F">
        <w:t>and</w:t>
      </w:r>
      <w:r w:rsidRPr="0062074F">
        <w:t xml:space="preserve"> targets </w:t>
      </w:r>
      <w:r w:rsidR="00C0149A" w:rsidRPr="0062074F">
        <w:t xml:space="preserve">reported </w:t>
      </w:r>
      <w:r w:rsidRPr="0062074F">
        <w:t xml:space="preserve">by AIS (Automatic Identification System) </w:t>
      </w:r>
      <w:r w:rsidR="009E196A" w:rsidRPr="0062074F">
        <w:t xml:space="preserve">can be integrated </w:t>
      </w:r>
      <w:r w:rsidRPr="0062074F">
        <w:t xml:space="preserve">into the ECDIS display, as well as other navigational information </w:t>
      </w:r>
      <w:r w:rsidR="009E196A" w:rsidRPr="0062074F">
        <w:t xml:space="preserve">which </w:t>
      </w:r>
      <w:r w:rsidRPr="0062074F">
        <w:t xml:space="preserve">may be added to the ECDIS display. With the advent of S-100, additional types of data may also be occasionally added to the ECDIS display, especially high-density bathymetry, surface current and water levels data or predictions, maritime safety information (MSI), and </w:t>
      </w:r>
      <w:r w:rsidR="00A82152" w:rsidRPr="0062074F">
        <w:t>under keel</w:t>
      </w:r>
      <w:r w:rsidRPr="0062074F">
        <w:t xml:space="preserve"> clearance area data. </w:t>
      </w:r>
    </w:p>
    <w:p w14:paraId="48E7AF0A" w14:textId="45897088" w:rsidR="00F14ED1" w:rsidRPr="0062074F" w:rsidRDefault="00817467">
      <w:pPr>
        <w:pStyle w:val="ListParagraph"/>
        <w:numPr>
          <w:ilvl w:val="0"/>
          <w:numId w:val="22"/>
        </w:numPr>
        <w:spacing w:after="120" w:line="240" w:lineRule="auto"/>
        <w:jc w:val="both"/>
      </w:pPr>
      <w:r w:rsidRPr="0062074F">
        <w:t>Colours and symbols defined in the S-101 portrayal catalogue are conceptually based on the symbology of conventional paper charts. However, d</w:t>
      </w:r>
      <w:r w:rsidR="00F14ED1" w:rsidRPr="0062074F">
        <w:t>ue to the special conditions of the ECDIS chart display as a computer-generated image, the ECDIS presentation of ENC data may differ from the appearance of a conventional paper chart, especially when simplified portrayal mode is used. There may be considerable differences in symbology in shape, colour and size, and in the placement of text in particular.</w:t>
      </w:r>
    </w:p>
    <w:p w14:paraId="7B32DDC8" w14:textId="5E2A7E0A" w:rsidR="00F14ED1" w:rsidRPr="0062074F" w:rsidRDefault="00F14ED1">
      <w:pPr>
        <w:pStyle w:val="ListParagraph"/>
        <w:numPr>
          <w:ilvl w:val="0"/>
          <w:numId w:val="22"/>
        </w:numPr>
        <w:spacing w:after="120" w:line="240" w:lineRule="auto"/>
        <w:jc w:val="both"/>
      </w:pPr>
      <w:r w:rsidRPr="0062074F">
        <w:t>ECDIS combines chart and real-time navigational positioning information. Modern navigation systems (i.e. GNSS) may offer a more accurate positioning than was available to position some of the surveys from which the digital chart data ENC was derived. Further, other products may not be encoded to the same accuracy or precision as ENC data or ship’s positioning</w:t>
      </w:r>
      <w:r w:rsidR="00397820" w:rsidRPr="0062074F">
        <w:t>, therefore there is a potentially greater reliance on metadata covering data quality and precision in a digital navigation context</w:t>
      </w:r>
    </w:p>
    <w:p w14:paraId="697348F9" w14:textId="4B70F434" w:rsidR="00F14ED1" w:rsidRPr="0062074F" w:rsidRDefault="00F14ED1">
      <w:pPr>
        <w:pStyle w:val="ListParagraph"/>
        <w:numPr>
          <w:ilvl w:val="0"/>
          <w:numId w:val="22"/>
        </w:numPr>
        <w:spacing w:after="120" w:line="240" w:lineRule="auto"/>
        <w:jc w:val="both"/>
      </w:pPr>
      <w:r w:rsidRPr="0062074F">
        <w:t>The display categories specified in the IMO Performance Standards and the IHO priorities of the various types of chart information (</w:t>
      </w:r>
      <w:r w:rsidR="00C0149A" w:rsidRPr="0062074F">
        <w:t>alerts</w:t>
      </w:r>
      <w:r w:rsidRPr="0062074F">
        <w:t xml:space="preserve">, updates, mariner's and </w:t>
      </w:r>
      <w:r w:rsidR="00CF6F82" w:rsidRPr="0062074F">
        <w:t>non official</w:t>
      </w:r>
      <w:r w:rsidRPr="0062074F">
        <w:t xml:space="preserve"> chart data, etc.) are applied to features by the display plane and drawing order assignments in individual portrayal catalogues.</w:t>
      </w:r>
    </w:p>
    <w:p w14:paraId="0CB22476" w14:textId="3C16871C" w:rsidR="00F14ED1" w:rsidRPr="0062074F" w:rsidRDefault="00F14ED1">
      <w:pPr>
        <w:pStyle w:val="ListParagraph"/>
        <w:numPr>
          <w:ilvl w:val="0"/>
          <w:numId w:val="22"/>
        </w:numPr>
        <w:spacing w:after="120" w:line="240" w:lineRule="auto"/>
        <w:jc w:val="both"/>
      </w:pPr>
      <w:r w:rsidRPr="0062074F">
        <w:t xml:space="preserve">In the initial period of S-100 roll-out, S-100 compatible ECDIS </w:t>
      </w:r>
      <w:r w:rsidR="007005BC" w:rsidRPr="0062074F">
        <w:t>will</w:t>
      </w:r>
      <w:r w:rsidRPr="0062074F">
        <w:t xml:space="preserve"> be “dual-fuel” in that they will have both S-57 and S-101 ENCs</w:t>
      </w:r>
      <w:r w:rsidR="007005BC" w:rsidRPr="0062074F">
        <w:t xml:space="preserve"> (see:</w:t>
      </w:r>
      <w:r w:rsidR="00A74A4F" w:rsidRPr="0062074F">
        <w:t xml:space="preserve"> Section </w:t>
      </w:r>
      <w:r w:rsidR="00776736" w:rsidRPr="0062074F">
        <w:fldChar w:fldCharType="begin"/>
      </w:r>
      <w:r w:rsidR="00776736" w:rsidRPr="0062074F">
        <w:instrText xml:space="preserve"> REF _Ref171161739 \r \h </w:instrText>
      </w:r>
      <w:r w:rsidR="0062074F">
        <w:instrText xml:space="preserve"> \* MERGEFORMAT </w:instrText>
      </w:r>
      <w:r w:rsidR="00776736" w:rsidRPr="0062074F">
        <w:fldChar w:fldCharType="separate"/>
      </w:r>
      <w:r w:rsidR="00A74A4F" w:rsidRPr="0062074F">
        <w:t>18</w:t>
      </w:r>
      <w:r w:rsidR="00776736" w:rsidRPr="0062074F">
        <w:fldChar w:fldCharType="end"/>
      </w:r>
      <w:r w:rsidR="007005BC" w:rsidRPr="0062074F">
        <w:t>)</w:t>
      </w:r>
      <w:r w:rsidRPr="0062074F">
        <w:t xml:space="preserve">. It is possible that there will be situations where the navigation screen </w:t>
      </w:r>
      <w:r w:rsidR="007005BC" w:rsidRPr="0062074F">
        <w:t>will</w:t>
      </w:r>
      <w:r w:rsidRPr="0062074F">
        <w:t xml:space="preserve"> display both S-57 and S-101 ENCs. The user experience aspects of such situations are discussed in </w:t>
      </w:r>
      <w:r w:rsidR="00A74A4F" w:rsidRPr="0062074F">
        <w:t xml:space="preserve">Section </w:t>
      </w:r>
      <w:r w:rsidRPr="0062074F">
        <w:fldChar w:fldCharType="begin"/>
      </w:r>
      <w:r w:rsidRPr="0062074F">
        <w:instrText xml:space="preserve"> REF _Ref45143486 \r \h </w:instrText>
      </w:r>
      <w:r w:rsidR="00AA0332" w:rsidRPr="0062074F">
        <w:instrText xml:space="preserve"> \* MERGEFORMAT </w:instrText>
      </w:r>
      <w:r w:rsidRPr="0062074F">
        <w:fldChar w:fldCharType="separate"/>
      </w:r>
      <w:r w:rsidR="00A74A4F" w:rsidRPr="0062074F">
        <w:t>18</w:t>
      </w:r>
      <w:r w:rsidRPr="0062074F">
        <w:fldChar w:fldCharType="end"/>
      </w:r>
      <w:r w:rsidRPr="0062074F">
        <w:t>.</w:t>
      </w:r>
    </w:p>
    <w:p w14:paraId="446AD1CE" w14:textId="70BD1673" w:rsidR="00D259B2" w:rsidRPr="0062074F" w:rsidRDefault="00D259B2" w:rsidP="00AA0332">
      <w:pPr>
        <w:spacing w:after="120" w:line="240" w:lineRule="auto"/>
        <w:jc w:val="both"/>
      </w:pPr>
      <w:r w:rsidRPr="0062074F">
        <w:t>T</w:t>
      </w:r>
      <w:r w:rsidR="00E4413A" w:rsidRPr="0062074F">
        <w:t xml:space="preserve">he versatility of ECDIS </w:t>
      </w:r>
      <w:r w:rsidRPr="0062074F">
        <w:t>poses several challenges for ECDIS display design. These challenges are discussed</w:t>
      </w:r>
      <w:r w:rsidR="00E4413A" w:rsidRPr="0062074F">
        <w:t xml:space="preserve"> below.</w:t>
      </w:r>
    </w:p>
    <w:p w14:paraId="0DB67739" w14:textId="437D9931" w:rsidR="00994DB8" w:rsidRPr="0062074F" w:rsidRDefault="00994DB8" w:rsidP="00AA0332">
      <w:pPr>
        <w:spacing w:after="60" w:line="240" w:lineRule="auto"/>
        <w:jc w:val="both"/>
      </w:pPr>
      <w:r w:rsidRPr="0062074F">
        <w:t xml:space="preserve">The diversity of information </w:t>
      </w:r>
      <w:r w:rsidR="003C366A" w:rsidRPr="0062074F">
        <w:t xml:space="preserve">displayed on an ECDIS </w:t>
      </w:r>
      <w:r w:rsidRPr="0062074F">
        <w:t>may include:</w:t>
      </w:r>
    </w:p>
    <w:p w14:paraId="2120BDF2" w14:textId="344AB687" w:rsidR="003C366A" w:rsidRPr="0062074F" w:rsidRDefault="00994DB8">
      <w:pPr>
        <w:pStyle w:val="ListParagraph"/>
        <w:numPr>
          <w:ilvl w:val="0"/>
          <w:numId w:val="13"/>
        </w:numPr>
        <w:spacing w:after="60" w:line="240" w:lineRule="auto"/>
        <w:jc w:val="both"/>
      </w:pPr>
      <w:r w:rsidRPr="0062074F">
        <w:t xml:space="preserve">physical chart information, </w:t>
      </w:r>
      <w:r w:rsidR="003C366A" w:rsidRPr="0062074F">
        <w:t>f</w:t>
      </w:r>
      <w:r w:rsidRPr="0062074F">
        <w:t>or example, c</w:t>
      </w:r>
      <w:r w:rsidR="00A82152" w:rsidRPr="0062074F">
        <w:t>oastline, depth contours, buoys;</w:t>
      </w:r>
    </w:p>
    <w:p w14:paraId="5BC1ECE3" w14:textId="5DD07530" w:rsidR="00994DB8" w:rsidRPr="0062074F" w:rsidRDefault="00994DB8">
      <w:pPr>
        <w:pStyle w:val="ListParagraph"/>
        <w:numPr>
          <w:ilvl w:val="0"/>
          <w:numId w:val="13"/>
        </w:numPr>
        <w:spacing w:after="60" w:line="240" w:lineRule="auto"/>
        <w:jc w:val="both"/>
      </w:pPr>
      <w:r w:rsidRPr="0062074F">
        <w:t xml:space="preserve">traffic routeing; </w:t>
      </w:r>
      <w:r w:rsidR="00A82152" w:rsidRPr="0062074F">
        <w:t>specified areas; cautions; etc.;</w:t>
      </w:r>
    </w:p>
    <w:p w14:paraId="39A9A193" w14:textId="496F5F07" w:rsidR="00994DB8" w:rsidRPr="0062074F" w:rsidRDefault="00994DB8">
      <w:pPr>
        <w:pStyle w:val="ListParagraph"/>
        <w:numPr>
          <w:ilvl w:val="0"/>
          <w:numId w:val="13"/>
        </w:numPr>
        <w:spacing w:after="60" w:line="240" w:lineRule="auto"/>
        <w:jc w:val="both"/>
      </w:pPr>
      <w:r w:rsidRPr="0062074F">
        <w:t>supplementary HO in</w:t>
      </w:r>
      <w:r w:rsidR="00A82152" w:rsidRPr="0062074F">
        <w:t>formation from light list, etc.;</w:t>
      </w:r>
    </w:p>
    <w:p w14:paraId="3BA84777" w14:textId="426AA011" w:rsidR="00994DB8" w:rsidRPr="0062074F" w:rsidRDefault="00994DB8">
      <w:pPr>
        <w:pStyle w:val="ListParagraph"/>
        <w:numPr>
          <w:ilvl w:val="0"/>
          <w:numId w:val="13"/>
        </w:numPr>
        <w:spacing w:after="60" w:line="240" w:lineRule="auto"/>
        <w:jc w:val="both"/>
      </w:pPr>
      <w:r w:rsidRPr="0062074F">
        <w:t>mariner's notes; additional local chart information; manufacturer's inf</w:t>
      </w:r>
      <w:r w:rsidR="00A82152" w:rsidRPr="0062074F">
        <w:t>ormation;</w:t>
      </w:r>
    </w:p>
    <w:p w14:paraId="41CA6983" w14:textId="75A9E43E" w:rsidR="00994DB8" w:rsidRPr="0062074F" w:rsidRDefault="00994DB8">
      <w:pPr>
        <w:pStyle w:val="ListParagraph"/>
        <w:numPr>
          <w:ilvl w:val="0"/>
          <w:numId w:val="13"/>
        </w:numPr>
        <w:spacing w:after="60" w:line="240" w:lineRule="auto"/>
        <w:jc w:val="both"/>
      </w:pPr>
      <w:r w:rsidRPr="0062074F">
        <w:t>chartwork such as planned route; electronic bear</w:t>
      </w:r>
      <w:r w:rsidR="00A82152" w:rsidRPr="0062074F">
        <w:t>ing lines and range rings; etc.;</w:t>
      </w:r>
    </w:p>
    <w:p w14:paraId="01667619" w14:textId="1C5A510B" w:rsidR="003C366A" w:rsidRPr="0062074F" w:rsidRDefault="00994DB8">
      <w:pPr>
        <w:pStyle w:val="ListParagraph"/>
        <w:numPr>
          <w:ilvl w:val="0"/>
          <w:numId w:val="13"/>
        </w:numPr>
        <w:spacing w:after="60" w:line="240" w:lineRule="auto"/>
        <w:jc w:val="both"/>
      </w:pPr>
      <w:r w:rsidRPr="0062074F">
        <w:t>own ship's position and velocity vector; ship's head</w:t>
      </w:r>
      <w:r w:rsidR="00413BA8">
        <w:t>ing</w:t>
      </w:r>
      <w:r w:rsidRPr="0062074F">
        <w:t xml:space="preserve"> and rate of turn;</w:t>
      </w:r>
      <w:r w:rsidR="003C366A" w:rsidRPr="0062074F">
        <w:t xml:space="preserve"> past track;</w:t>
      </w:r>
    </w:p>
    <w:p w14:paraId="3492452C" w14:textId="2E430851" w:rsidR="00994DB8" w:rsidRPr="0062074F" w:rsidRDefault="00994DB8">
      <w:pPr>
        <w:pStyle w:val="ListParagraph"/>
        <w:numPr>
          <w:ilvl w:val="0"/>
          <w:numId w:val="13"/>
        </w:numPr>
        <w:spacing w:after="60" w:line="240" w:lineRule="auto"/>
        <w:jc w:val="both"/>
      </w:pPr>
      <w:r w:rsidRPr="0062074F">
        <w:t>fix accuracy, or position check fr</w:t>
      </w:r>
      <w:r w:rsidR="00A82152" w:rsidRPr="0062074F">
        <w:t>om secondary positioning system;</w:t>
      </w:r>
    </w:p>
    <w:p w14:paraId="6A747123" w14:textId="04DEAD12" w:rsidR="00994DB8" w:rsidRPr="0062074F" w:rsidRDefault="00994DB8">
      <w:pPr>
        <w:pStyle w:val="ListParagraph"/>
        <w:numPr>
          <w:ilvl w:val="0"/>
          <w:numId w:val="13"/>
        </w:numPr>
        <w:spacing w:after="60" w:line="240" w:lineRule="auto"/>
        <w:jc w:val="both"/>
      </w:pPr>
      <w:r w:rsidRPr="0062074F">
        <w:lastRenderedPageBreak/>
        <w:t>possibly, ship</w:t>
      </w:r>
      <w:r w:rsidR="009A245C" w:rsidRPr="0062074F">
        <w:t xml:space="preserve"> </w:t>
      </w:r>
      <w:r w:rsidRPr="0062074F">
        <w:t>handling options, based on ship</w:t>
      </w:r>
      <w:r w:rsidR="009A245C" w:rsidRPr="0062074F">
        <w:t>’</w:t>
      </w:r>
      <w:r w:rsidRPr="0062074F">
        <w:t>s characteristics, alphanumeric navigation information (ship</w:t>
      </w:r>
      <w:r w:rsidR="009A245C" w:rsidRPr="0062074F">
        <w:t>’</w:t>
      </w:r>
      <w:r w:rsidRPr="0062074F">
        <w:t>s latitude, lo</w:t>
      </w:r>
      <w:r w:rsidR="00A82152" w:rsidRPr="0062074F">
        <w:t>ngitude, heading, course, etc.);</w:t>
      </w:r>
    </w:p>
    <w:p w14:paraId="102548D9" w14:textId="241A27B8" w:rsidR="00994DB8" w:rsidRPr="0062074F" w:rsidRDefault="00994DB8">
      <w:pPr>
        <w:pStyle w:val="ListParagraph"/>
        <w:numPr>
          <w:ilvl w:val="0"/>
          <w:numId w:val="13"/>
        </w:numPr>
        <w:spacing w:after="60" w:line="240" w:lineRule="auto"/>
        <w:jc w:val="both"/>
      </w:pPr>
      <w:r w:rsidRPr="0062074F">
        <w:t>informati</w:t>
      </w:r>
      <w:r w:rsidR="00A82152" w:rsidRPr="0062074F">
        <w:t>on from radar and other sensors;</w:t>
      </w:r>
    </w:p>
    <w:p w14:paraId="01686D59" w14:textId="353B33E6" w:rsidR="00994DB8" w:rsidRPr="0062074F" w:rsidRDefault="00A82152">
      <w:pPr>
        <w:pStyle w:val="ListParagraph"/>
        <w:numPr>
          <w:ilvl w:val="0"/>
          <w:numId w:val="13"/>
        </w:numPr>
        <w:spacing w:after="60" w:line="240" w:lineRule="auto"/>
        <w:jc w:val="both"/>
      </w:pPr>
      <w:r w:rsidRPr="0062074F">
        <w:t>information from AIS;</w:t>
      </w:r>
    </w:p>
    <w:p w14:paraId="1E37B1DF" w14:textId="7A66FE11" w:rsidR="00994DB8" w:rsidRPr="0062074F" w:rsidRDefault="00994DB8">
      <w:pPr>
        <w:pStyle w:val="ListParagraph"/>
        <w:numPr>
          <w:ilvl w:val="0"/>
          <w:numId w:val="13"/>
        </w:numPr>
        <w:spacing w:after="60" w:line="240" w:lineRule="auto"/>
        <w:jc w:val="both"/>
      </w:pPr>
      <w:r w:rsidRPr="0062074F">
        <w:t xml:space="preserve">navigational indications and </w:t>
      </w:r>
      <w:r w:rsidR="00C0149A" w:rsidRPr="0062074F">
        <w:t xml:space="preserve">alerts </w:t>
      </w:r>
      <w:r w:rsidRPr="0062074F">
        <w:t>generated by ECDI</w:t>
      </w:r>
      <w:r w:rsidR="00A82152" w:rsidRPr="0062074F">
        <w:t>S;</w:t>
      </w:r>
    </w:p>
    <w:p w14:paraId="59AF76E0" w14:textId="33C6A40B" w:rsidR="00994DB8" w:rsidRPr="0062074F" w:rsidRDefault="00994DB8">
      <w:pPr>
        <w:pStyle w:val="ListParagraph"/>
        <w:numPr>
          <w:ilvl w:val="0"/>
          <w:numId w:val="13"/>
        </w:numPr>
        <w:spacing w:after="60" w:line="240" w:lineRule="auto"/>
        <w:jc w:val="both"/>
      </w:pPr>
      <w:r w:rsidRPr="0062074F">
        <w:t xml:space="preserve">possibly, telemetered information from shore authorities </w:t>
      </w:r>
      <w:r w:rsidR="00A82152" w:rsidRPr="0062074F">
        <w:t>(traffic, real-time tides etc.);</w:t>
      </w:r>
    </w:p>
    <w:p w14:paraId="3B7063ED" w14:textId="40082DE8" w:rsidR="00994DB8" w:rsidRPr="0062074F" w:rsidRDefault="00A82152">
      <w:pPr>
        <w:pStyle w:val="ListParagraph"/>
        <w:numPr>
          <w:ilvl w:val="0"/>
          <w:numId w:val="13"/>
        </w:numPr>
        <w:spacing w:after="60" w:line="240" w:lineRule="auto"/>
        <w:jc w:val="both"/>
      </w:pPr>
      <w:r w:rsidRPr="0062074F">
        <w:t>possibly, ice information;</w:t>
      </w:r>
    </w:p>
    <w:p w14:paraId="61B65682" w14:textId="6ED2594D" w:rsidR="00994DB8" w:rsidRPr="0062074F" w:rsidRDefault="00994DB8">
      <w:pPr>
        <w:pStyle w:val="ListParagraph"/>
        <w:numPr>
          <w:ilvl w:val="0"/>
          <w:numId w:val="13"/>
        </w:numPr>
        <w:spacing w:after="60" w:line="240" w:lineRule="auto"/>
        <w:jc w:val="both"/>
      </w:pPr>
      <w:r w:rsidRPr="0062074F">
        <w:t>reminders (</w:t>
      </w:r>
      <w:r w:rsidR="003560A4" w:rsidRPr="0062074F">
        <w:t>f</w:t>
      </w:r>
      <w:r w:rsidRPr="0062074F">
        <w:t>or example,</w:t>
      </w:r>
      <w:r w:rsidR="00A82152" w:rsidRPr="0062074F">
        <w:t xml:space="preserve"> time to contact pilot station);</w:t>
      </w:r>
    </w:p>
    <w:p w14:paraId="2B21AA25" w14:textId="55979AE3" w:rsidR="00994DB8" w:rsidRPr="0062074F" w:rsidRDefault="00994DB8">
      <w:pPr>
        <w:pStyle w:val="ListParagraph"/>
        <w:numPr>
          <w:ilvl w:val="0"/>
          <w:numId w:val="13"/>
        </w:numPr>
        <w:spacing w:after="120" w:line="240" w:lineRule="auto"/>
        <w:ind w:left="714" w:hanging="357"/>
        <w:jc w:val="both"/>
      </w:pPr>
      <w:r w:rsidRPr="0062074F">
        <w:t>possibly, messages from other displays.</w:t>
      </w:r>
    </w:p>
    <w:p w14:paraId="382AF88C" w14:textId="77777777" w:rsidR="00994DB8" w:rsidRPr="0062074F" w:rsidRDefault="00994DB8" w:rsidP="00AA0332">
      <w:pPr>
        <w:spacing w:after="60" w:line="240" w:lineRule="auto"/>
        <w:jc w:val="both"/>
      </w:pPr>
      <w:r w:rsidRPr="0062074F">
        <w:t>The flexibility of portrayal may include:</w:t>
      </w:r>
    </w:p>
    <w:p w14:paraId="638DE162" w14:textId="32232547" w:rsidR="00994DB8" w:rsidRPr="0062074F" w:rsidRDefault="00994DB8">
      <w:pPr>
        <w:pStyle w:val="ListParagraph"/>
        <w:numPr>
          <w:ilvl w:val="0"/>
          <w:numId w:val="12"/>
        </w:numPr>
        <w:spacing w:after="60" w:line="240" w:lineRule="auto"/>
        <w:jc w:val="both"/>
      </w:pPr>
      <w:r w:rsidRPr="0062074F">
        <w:t>displaying/removing various types of chart and non-chart information,</w:t>
      </w:r>
    </w:p>
    <w:p w14:paraId="550C543A" w14:textId="341DD2B4" w:rsidR="00994DB8" w:rsidRPr="0062074F" w:rsidRDefault="00994DB8">
      <w:pPr>
        <w:pStyle w:val="ListParagraph"/>
        <w:numPr>
          <w:ilvl w:val="0"/>
          <w:numId w:val="12"/>
        </w:numPr>
        <w:spacing w:after="60" w:line="240" w:lineRule="auto"/>
        <w:jc w:val="both"/>
      </w:pPr>
      <w:r w:rsidRPr="0062074F">
        <w:t xml:space="preserve">selecting standard chart display or a thinned out display, and </w:t>
      </w:r>
      <w:r w:rsidR="009C5B8C" w:rsidRPr="0062074F">
        <w:t xml:space="preserve">either paper chart symbols </w:t>
      </w:r>
      <w:r w:rsidRPr="0062074F">
        <w:t>or simplified symbols,</w:t>
      </w:r>
    </w:p>
    <w:p w14:paraId="550816ED" w14:textId="6CDB4F89" w:rsidR="00994DB8" w:rsidRPr="0062074F" w:rsidRDefault="00994DB8">
      <w:pPr>
        <w:pStyle w:val="ListParagraph"/>
        <w:numPr>
          <w:ilvl w:val="0"/>
          <w:numId w:val="12"/>
        </w:numPr>
        <w:spacing w:after="60" w:line="240" w:lineRule="auto"/>
        <w:jc w:val="both"/>
      </w:pPr>
      <w:r w:rsidRPr="0062074F">
        <w:t>using cursor interrogation for further detail,</w:t>
      </w:r>
    </w:p>
    <w:p w14:paraId="3264647B" w14:textId="4FBBD54C" w:rsidR="00994DB8" w:rsidRPr="0062074F" w:rsidRDefault="00994DB8">
      <w:pPr>
        <w:pStyle w:val="ListParagraph"/>
        <w:numPr>
          <w:ilvl w:val="0"/>
          <w:numId w:val="12"/>
        </w:numPr>
        <w:spacing w:after="60" w:line="240" w:lineRule="auto"/>
        <w:jc w:val="both"/>
      </w:pPr>
      <w:r w:rsidRPr="0062074F">
        <w:t>overlaying/removing radar video or radar target information (in order to: confirm ship</w:t>
      </w:r>
      <w:r w:rsidR="009A245C" w:rsidRPr="0062074F">
        <w:t>’</w:t>
      </w:r>
      <w:r w:rsidRPr="0062074F">
        <w:t>s positioning; aid radar interpretation; show the entire navigation situation on one screen),</w:t>
      </w:r>
    </w:p>
    <w:p w14:paraId="506F891E" w14:textId="53B85C24" w:rsidR="00994DB8" w:rsidRPr="0062074F" w:rsidRDefault="00994DB8">
      <w:pPr>
        <w:pStyle w:val="ListParagraph"/>
        <w:numPr>
          <w:ilvl w:val="0"/>
          <w:numId w:val="12"/>
        </w:numPr>
        <w:spacing w:after="60" w:line="240" w:lineRule="auto"/>
        <w:jc w:val="both"/>
      </w:pPr>
      <w:r w:rsidRPr="0062074F">
        <w:t>overlaying/removing various other sensor information, or information telemetered from shore,</w:t>
      </w:r>
    </w:p>
    <w:p w14:paraId="61EC13D8" w14:textId="01A6A31A" w:rsidR="00994DB8" w:rsidRPr="0062074F" w:rsidRDefault="00994DB8">
      <w:pPr>
        <w:pStyle w:val="ListParagraph"/>
        <w:numPr>
          <w:ilvl w:val="0"/>
          <w:numId w:val="12"/>
        </w:numPr>
        <w:spacing w:after="60" w:line="240" w:lineRule="auto"/>
        <w:jc w:val="both"/>
      </w:pPr>
      <w:r w:rsidRPr="0062074F">
        <w:t>changing the scale or orientation of the display,</w:t>
      </w:r>
    </w:p>
    <w:p w14:paraId="38C23E67" w14:textId="031417D5" w:rsidR="00994DB8" w:rsidRPr="0062074F" w:rsidRDefault="00994DB8">
      <w:pPr>
        <w:pStyle w:val="ListParagraph"/>
        <w:numPr>
          <w:ilvl w:val="0"/>
          <w:numId w:val="12"/>
        </w:numPr>
        <w:spacing w:after="60" w:line="240" w:lineRule="auto"/>
        <w:jc w:val="both"/>
      </w:pPr>
      <w:r w:rsidRPr="0062074F">
        <w:t>selecting true motion or relative motion,</w:t>
      </w:r>
    </w:p>
    <w:p w14:paraId="0EE0D5B4" w14:textId="0385D920" w:rsidR="00994DB8" w:rsidRPr="0062074F" w:rsidRDefault="00994DB8">
      <w:pPr>
        <w:pStyle w:val="ListParagraph"/>
        <w:numPr>
          <w:ilvl w:val="0"/>
          <w:numId w:val="12"/>
        </w:numPr>
        <w:spacing w:after="60" w:line="240" w:lineRule="auto"/>
        <w:jc w:val="both"/>
      </w:pPr>
      <w:r w:rsidRPr="0062074F">
        <w:t>changing screen layout with windowed displays, text information in the margins, etc.,</w:t>
      </w:r>
    </w:p>
    <w:p w14:paraId="62731D86" w14:textId="606F17D5" w:rsidR="00994DB8" w:rsidRPr="0062074F" w:rsidRDefault="00994DB8">
      <w:pPr>
        <w:pStyle w:val="ListParagraph"/>
        <w:numPr>
          <w:ilvl w:val="0"/>
          <w:numId w:val="12"/>
        </w:numPr>
        <w:spacing w:after="60" w:line="240" w:lineRule="auto"/>
        <w:jc w:val="both"/>
      </w:pPr>
      <w:r w:rsidRPr="0062074F">
        <w:t>possibility of pull-down menus and other operator interaction devices being alongside the operational navigation display and so interacting with it,</w:t>
      </w:r>
    </w:p>
    <w:p w14:paraId="7540944A" w14:textId="318B6BC5" w:rsidR="00994DB8" w:rsidRPr="0062074F" w:rsidRDefault="00994DB8">
      <w:pPr>
        <w:pStyle w:val="ListParagraph"/>
        <w:numPr>
          <w:ilvl w:val="0"/>
          <w:numId w:val="12"/>
        </w:numPr>
        <w:spacing w:after="60" w:line="240" w:lineRule="auto"/>
        <w:jc w:val="both"/>
      </w:pPr>
      <w:r w:rsidRPr="0062074F">
        <w:t xml:space="preserve">giving navigation and chart warnings such as </w:t>
      </w:r>
      <w:r w:rsidR="009A245C" w:rsidRPr="0062074F">
        <w:t>“</w:t>
      </w:r>
      <w:r w:rsidRPr="0062074F">
        <w:t>too close approach to safety contour</w:t>
      </w:r>
      <w:r w:rsidR="009A245C" w:rsidRPr="0062074F">
        <w:t>”</w:t>
      </w:r>
      <w:r w:rsidRPr="0062074F">
        <w:t xml:space="preserve">; </w:t>
      </w:r>
      <w:r w:rsidR="009A245C" w:rsidRPr="0062074F">
        <w:t>“</w:t>
      </w:r>
      <w:r w:rsidRPr="0062074F">
        <w:t>about to enter prohibited area</w:t>
      </w:r>
      <w:r w:rsidR="009A245C" w:rsidRPr="0062074F">
        <w:t>”</w:t>
      </w:r>
      <w:r w:rsidRPr="0062074F">
        <w:t xml:space="preserve">; </w:t>
      </w:r>
      <w:r w:rsidR="009A245C" w:rsidRPr="0062074F">
        <w:t>“</w:t>
      </w:r>
      <w:r w:rsidRPr="0062074F">
        <w:t>overscale display</w:t>
      </w:r>
      <w:r w:rsidR="009A245C" w:rsidRPr="0062074F">
        <w:t>”</w:t>
      </w:r>
      <w:r w:rsidRPr="0062074F">
        <w:t xml:space="preserve">; </w:t>
      </w:r>
      <w:r w:rsidR="009A245C" w:rsidRPr="0062074F">
        <w:t>“</w:t>
      </w:r>
      <w:r w:rsidRPr="0062074F">
        <w:t>more detailed (larger scale) data available</w:t>
      </w:r>
      <w:r w:rsidR="009A245C" w:rsidRPr="0062074F">
        <w:t>”</w:t>
      </w:r>
      <w:r w:rsidRPr="0062074F">
        <w:t>; etc.,</w:t>
      </w:r>
    </w:p>
    <w:p w14:paraId="4985C954" w14:textId="1FFAC939" w:rsidR="00994DB8" w:rsidRPr="0062074F" w:rsidRDefault="00994DB8">
      <w:pPr>
        <w:pStyle w:val="ListParagraph"/>
        <w:numPr>
          <w:ilvl w:val="0"/>
          <w:numId w:val="12"/>
        </w:numPr>
        <w:spacing w:after="60" w:line="240" w:lineRule="auto"/>
        <w:jc w:val="both"/>
      </w:pPr>
      <w:r w:rsidRPr="0062074F">
        <w:t>possibly, a diagrammatic representation of a computer evaluation of grounding danger,</w:t>
      </w:r>
    </w:p>
    <w:p w14:paraId="2C896B77" w14:textId="2D3EDD58" w:rsidR="00994DB8" w:rsidRPr="0062074F" w:rsidRDefault="00994DB8">
      <w:pPr>
        <w:pStyle w:val="ListParagraph"/>
        <w:numPr>
          <w:ilvl w:val="0"/>
          <w:numId w:val="12"/>
        </w:numPr>
        <w:spacing w:after="120" w:line="240" w:lineRule="auto"/>
        <w:ind w:left="714" w:hanging="357"/>
        <w:jc w:val="both"/>
      </w:pPr>
      <w:r w:rsidRPr="0062074F">
        <w:t>possibly, a diagrammatic representation of the immediate vicinity of the ship to aid in close quarters manoeuvring,</w:t>
      </w:r>
    </w:p>
    <w:p w14:paraId="5B659B61" w14:textId="2F936ACE" w:rsidR="003C366A" w:rsidRPr="0062074F" w:rsidRDefault="00FE25F2" w:rsidP="00214B3A">
      <w:pPr>
        <w:pStyle w:val="Heading3"/>
      </w:pPr>
      <w:bookmarkStart w:id="52" w:name="_Toc226034978"/>
      <w:r w:rsidRPr="0062074F">
        <w:t>Depth Related Functionality</w:t>
      </w:r>
      <w:bookmarkEnd w:id="52"/>
    </w:p>
    <w:p w14:paraId="24F56AB2" w14:textId="59376F17" w:rsidR="003E7E2E" w:rsidRPr="0062074F" w:rsidRDefault="003E7E2E" w:rsidP="00AA0332">
      <w:pPr>
        <w:spacing w:after="120" w:line="240" w:lineRule="auto"/>
        <w:jc w:val="both"/>
        <w:rPr>
          <w:b/>
          <w:bCs/>
        </w:rPr>
      </w:pPr>
      <w:r w:rsidRPr="0062074F">
        <w:t xml:space="preserve">S-100 ECDIS allows </w:t>
      </w:r>
      <w:r w:rsidR="004A6E2D" w:rsidRPr="0062074F">
        <w:t>w</w:t>
      </w:r>
      <w:r w:rsidRPr="0062074F">
        <w:t xml:space="preserve">ater </w:t>
      </w:r>
      <w:r w:rsidR="004A6E2D" w:rsidRPr="0062074F">
        <w:t>l</w:t>
      </w:r>
      <w:r w:rsidRPr="0062074F">
        <w:t xml:space="preserve">evels to be </w:t>
      </w:r>
      <w:r w:rsidR="00EF57B5" w:rsidRPr="0062074F">
        <w:t xml:space="preserve">automatically </w:t>
      </w:r>
      <w:r w:rsidRPr="0062074F">
        <w:t xml:space="preserve">adjusted </w:t>
      </w:r>
      <w:r w:rsidR="00EF57B5" w:rsidRPr="0062074F">
        <w:t xml:space="preserve">using an interoperable combination of S-101, S-102 and S-104 data, both for monitoring and planning purposes. This is described fully in appendix </w:t>
      </w:r>
      <w:r w:rsidR="00624B58" w:rsidRPr="0062074F">
        <w:t>D of this document</w:t>
      </w:r>
      <w:r w:rsidR="00EF57B5" w:rsidRPr="0062074F">
        <w:rPr>
          <w:b/>
          <w:bCs/>
        </w:rPr>
        <w:t>.</w:t>
      </w:r>
    </w:p>
    <w:p w14:paraId="45753222" w14:textId="77777777" w:rsidR="00FE25F2" w:rsidRPr="0062074F" w:rsidRDefault="00FE25F2" w:rsidP="00AA0332">
      <w:pPr>
        <w:spacing w:after="120" w:line="240" w:lineRule="auto"/>
        <w:jc w:val="both"/>
      </w:pPr>
    </w:p>
    <w:p w14:paraId="14CF2A04" w14:textId="763337A2" w:rsidR="00756F7F" w:rsidRPr="0062074F" w:rsidRDefault="00756F7F" w:rsidP="00DB7CFE">
      <w:pPr>
        <w:pStyle w:val="Heading2"/>
      </w:pPr>
      <w:bookmarkStart w:id="53" w:name="_Toc226034979"/>
      <w:r w:rsidRPr="0062074F">
        <w:t>I</w:t>
      </w:r>
      <w:r w:rsidR="000F49BE" w:rsidRPr="0062074F">
        <w:t>ntegrated Navigation System (INS)</w:t>
      </w:r>
      <w:r w:rsidR="004C242A" w:rsidRPr="0062074F">
        <w:t xml:space="preserve"> concept, limitations and challenges</w:t>
      </w:r>
      <w:bookmarkEnd w:id="53"/>
    </w:p>
    <w:p w14:paraId="4EEC7D3F" w14:textId="654798F8" w:rsidR="00F301B4" w:rsidRPr="0062074F" w:rsidRDefault="00DC5AC7" w:rsidP="00AA0332">
      <w:pPr>
        <w:spacing w:after="120" w:line="240" w:lineRule="auto"/>
        <w:jc w:val="both"/>
      </w:pPr>
      <w:r w:rsidRPr="0062074F">
        <w:t>The concept of</w:t>
      </w:r>
      <w:r w:rsidR="0046008B" w:rsidRPr="0062074F">
        <w:t xml:space="preserve"> an </w:t>
      </w:r>
      <w:r w:rsidR="00531DC0" w:rsidRPr="0062074F">
        <w:t>Integrated Navigation System</w:t>
      </w:r>
      <w:r w:rsidR="0046008B" w:rsidRPr="0062074F">
        <w:t xml:space="preserve"> (INS</w:t>
      </w:r>
      <w:r w:rsidR="00531DC0" w:rsidRPr="0062074F">
        <w:t>)</w:t>
      </w:r>
      <w:r w:rsidRPr="0062074F">
        <w:t xml:space="preserve"> is outlined in the IMO Performance Standards MSC 252(83). INS workstations have multifunctional displays providing at least route monitoring and collision avoidance functions, and may provide manual or automatic navigation control functions. In addition to </w:t>
      </w:r>
      <w:r w:rsidR="00340F2E" w:rsidRPr="0062074F">
        <w:t>these functions, an INS generally also provide route planning, navigation control data and status, and alert management functions. INS integrate sources, data, and displays into one navigation system.</w:t>
      </w:r>
      <w:r w:rsidR="003E4127" w:rsidRPr="0062074F">
        <w:t xml:space="preserve"> An INS may consist of multiple task stations.</w:t>
      </w:r>
    </w:p>
    <w:p w14:paraId="17D52E79" w14:textId="3EADB4B3" w:rsidR="00F301B4" w:rsidRPr="0062074F" w:rsidRDefault="00F301B4" w:rsidP="00AA0332">
      <w:pPr>
        <w:spacing w:after="120" w:line="240" w:lineRule="auto"/>
        <w:jc w:val="both"/>
      </w:pPr>
      <w:r w:rsidRPr="0062074F">
        <w:t xml:space="preserve">Since the concept of ECDIS is included in the INS concept, the </w:t>
      </w:r>
      <w:r w:rsidR="005A38FD" w:rsidRPr="0062074F">
        <w:t xml:space="preserve">principle described in </w:t>
      </w:r>
      <w:r w:rsidR="00E9513D" w:rsidRPr="0062074F">
        <w:t xml:space="preserve">clause </w:t>
      </w:r>
      <w:r w:rsidR="003F3390" w:rsidRPr="0062074F">
        <w:fldChar w:fldCharType="begin"/>
      </w:r>
      <w:r w:rsidR="003F3390" w:rsidRPr="0062074F">
        <w:instrText xml:space="preserve"> REF _Ref45055302 \r \h </w:instrText>
      </w:r>
      <w:r w:rsidR="00AA0332" w:rsidRPr="0062074F">
        <w:instrText xml:space="preserve"> \* MERGEFORMAT </w:instrText>
      </w:r>
      <w:r w:rsidR="003F3390" w:rsidRPr="0062074F">
        <w:fldChar w:fldCharType="separate"/>
      </w:r>
      <w:r w:rsidR="00A74A4F" w:rsidRPr="0062074F">
        <w:t>6.1.1</w:t>
      </w:r>
      <w:r w:rsidR="003F3390" w:rsidRPr="0062074F">
        <w:fldChar w:fldCharType="end"/>
      </w:r>
      <w:r w:rsidR="005A38FD" w:rsidRPr="0062074F">
        <w:t xml:space="preserve"> of </w:t>
      </w:r>
      <w:r w:rsidR="00E22B8A" w:rsidRPr="0062074F">
        <w:t xml:space="preserve">having </w:t>
      </w:r>
      <w:r w:rsidR="005A38FD" w:rsidRPr="0062074F">
        <w:t>ENC</w:t>
      </w:r>
      <w:r w:rsidR="006B6670" w:rsidRPr="0062074F">
        <w:t xml:space="preserve"> as</w:t>
      </w:r>
      <w:r w:rsidR="005A38FD" w:rsidRPr="0062074F">
        <w:t xml:space="preserve"> the base layer applies </w:t>
      </w:r>
      <w:r w:rsidR="009A245C" w:rsidRPr="0062074F">
        <w:t>–</w:t>
      </w:r>
      <w:r w:rsidR="005A38FD" w:rsidRPr="0062074F">
        <w:t xml:space="preserve"> but in the context of an INS it applies to components playing the role of an ECDIS. Components playing other roles will generally use ENC or similar data, but this may depend on function and task.</w:t>
      </w:r>
    </w:p>
    <w:p w14:paraId="67F943F2" w14:textId="5037AEA6" w:rsidR="000B7D3A" w:rsidRPr="0062074F" w:rsidRDefault="00A3539D" w:rsidP="00AA0332">
      <w:pPr>
        <w:spacing w:after="120" w:line="240" w:lineRule="auto"/>
        <w:jc w:val="both"/>
      </w:pPr>
      <w:r w:rsidRPr="0062074F">
        <w:t>The considerations related to portrayal</w:t>
      </w:r>
      <w:r w:rsidR="00B252DF" w:rsidRPr="0062074F">
        <w:t xml:space="preserve"> that are in addition to the requirements already embedded in the INS standards </w:t>
      </w:r>
      <w:r w:rsidRPr="0062074F">
        <w:t>are outlined below:</w:t>
      </w:r>
    </w:p>
    <w:p w14:paraId="0F973999" w14:textId="72F2D3A9" w:rsidR="008555ED" w:rsidRPr="0062074F" w:rsidRDefault="00596C8A">
      <w:pPr>
        <w:pStyle w:val="ListParagraph"/>
        <w:numPr>
          <w:ilvl w:val="0"/>
          <w:numId w:val="10"/>
        </w:numPr>
        <w:spacing w:after="120" w:line="240" w:lineRule="auto"/>
        <w:jc w:val="both"/>
      </w:pPr>
      <w:r w:rsidRPr="0062074F">
        <w:t xml:space="preserve">An INS may substitute </w:t>
      </w:r>
      <w:r w:rsidR="002C40AA" w:rsidRPr="0062074F">
        <w:t xml:space="preserve">under </w:t>
      </w:r>
      <w:r w:rsidRPr="0062074F">
        <w:t>some carriage requirements for</w:t>
      </w:r>
      <w:r w:rsidR="002C40AA" w:rsidRPr="0062074F">
        <w:t xml:space="preserve"> certain</w:t>
      </w:r>
      <w:r w:rsidRPr="0062074F">
        <w:t xml:space="preserve"> navigational equipment. </w:t>
      </w:r>
      <w:r w:rsidR="002C5B24" w:rsidRPr="0062074F">
        <w:t xml:space="preserve">The INS is required to </w:t>
      </w:r>
      <w:r w:rsidR="009D54A5" w:rsidRPr="0062074F">
        <w:t>fulfil</w:t>
      </w:r>
      <w:r w:rsidR="002C5B24" w:rsidRPr="0062074F">
        <w:t xml:space="preserve"> the requirements for </w:t>
      </w:r>
      <w:r w:rsidR="00A9378A" w:rsidRPr="0062074F">
        <w:t xml:space="preserve">the </w:t>
      </w:r>
      <w:r w:rsidR="002C5B24" w:rsidRPr="0062074F">
        <w:t>system</w:t>
      </w:r>
      <w:r w:rsidRPr="0062074F">
        <w:t>s</w:t>
      </w:r>
      <w:r w:rsidR="002C5B24" w:rsidRPr="0062074F">
        <w:t xml:space="preserve"> it replaces. For example, an INS component used for the tasks of route monitoring and route planning must meet the requirements for an ECDIS, which are described </w:t>
      </w:r>
      <w:r w:rsidR="00A11D96" w:rsidRPr="0062074F">
        <w:t xml:space="preserve">in </w:t>
      </w:r>
      <w:r w:rsidR="002C5B24" w:rsidRPr="0062074F">
        <w:t xml:space="preserve">IMO </w:t>
      </w:r>
      <w:r w:rsidR="008303AC" w:rsidRPr="0062074F">
        <w:rPr>
          <w:lang w:eastAsia="en-GB"/>
        </w:rPr>
        <w:t>MSC.530(106)</w:t>
      </w:r>
      <w:r w:rsidR="008303AC" w:rsidRPr="007E1AE0">
        <w:rPr>
          <w:strike/>
          <w:lang w:eastAsia="en-GB"/>
        </w:rPr>
        <w:t>/</w:t>
      </w:r>
      <w:r w:rsidR="008303AC" w:rsidRPr="008303AC">
        <w:rPr>
          <w:lang w:eastAsia="en-GB"/>
        </w:rPr>
        <w:t>Rev.1</w:t>
      </w:r>
      <w:r w:rsidR="002C5B24" w:rsidRPr="0062074F">
        <w:t>. This means that</w:t>
      </w:r>
      <w:r w:rsidR="001861CA" w:rsidRPr="0062074F">
        <w:t xml:space="preserve"> </w:t>
      </w:r>
      <w:r w:rsidR="00616CF7" w:rsidRPr="0062074F">
        <w:lastRenderedPageBreak/>
        <w:t xml:space="preserve">the portrayal and user interaction considerations for an ECDIS described in </w:t>
      </w:r>
      <w:r w:rsidR="00222A25" w:rsidRPr="0062074F">
        <w:fldChar w:fldCharType="begin"/>
      </w:r>
      <w:r w:rsidR="00222A25" w:rsidRPr="0062074F">
        <w:instrText xml:space="preserve"> REF _Ref98339151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630C8C" w:rsidRPr="0062074F">
        <w:t xml:space="preserve"> </w:t>
      </w:r>
      <w:r w:rsidR="00616CF7" w:rsidRPr="0062074F">
        <w:t>apply to the workstation playing the role of an ECDIS.</w:t>
      </w:r>
    </w:p>
    <w:p w14:paraId="20E5D429" w14:textId="717AFC88" w:rsidR="00456780" w:rsidRPr="0062074F" w:rsidRDefault="00456780">
      <w:pPr>
        <w:pStyle w:val="ListParagraph"/>
        <w:numPr>
          <w:ilvl w:val="0"/>
          <w:numId w:val="10"/>
        </w:numPr>
        <w:spacing w:after="120" w:line="240" w:lineRule="auto"/>
        <w:jc w:val="both"/>
      </w:pPr>
      <w:r w:rsidRPr="0062074F">
        <w:t xml:space="preserve">All tasks of an INS should use the same electronic chart data and other </w:t>
      </w:r>
      <w:r w:rsidR="002C40AA" w:rsidRPr="0062074F">
        <w:t xml:space="preserve">S-100 </w:t>
      </w:r>
      <w:r w:rsidRPr="0062074F">
        <w:t xml:space="preserve">navigational databases such as routes, maps, </w:t>
      </w:r>
      <w:r w:rsidR="006D077D" w:rsidRPr="0062074F">
        <w:t xml:space="preserve">and </w:t>
      </w:r>
      <w:r w:rsidRPr="0062074F">
        <w:t>tide information.</w:t>
      </w:r>
    </w:p>
    <w:p w14:paraId="328B1A2A" w14:textId="1FFB4D58" w:rsidR="00274A00" w:rsidRPr="0062074F" w:rsidRDefault="001B6486" w:rsidP="00AA0332">
      <w:pPr>
        <w:spacing w:after="120" w:line="240" w:lineRule="auto"/>
        <w:jc w:val="both"/>
      </w:pPr>
      <w:r w:rsidRPr="0062074F">
        <w:t xml:space="preserve">IMO Performance Standards state that </w:t>
      </w:r>
      <w:r w:rsidR="001D151B" w:rsidRPr="0062074F">
        <w:t xml:space="preserve">for each task it is used for, </w:t>
      </w:r>
      <w:r w:rsidRPr="0062074F">
        <w:t xml:space="preserve">the INS should fulfil the relevant modules of </w:t>
      </w:r>
      <w:r w:rsidR="001D151B" w:rsidRPr="0062074F">
        <w:t xml:space="preserve">the </w:t>
      </w:r>
      <w:r w:rsidRPr="0062074F">
        <w:t xml:space="preserve">performance standards for standalone </w:t>
      </w:r>
      <w:r w:rsidR="001D151B" w:rsidRPr="0062074F">
        <w:t xml:space="preserve">equipment for the task. </w:t>
      </w:r>
      <w:r w:rsidR="00693FE3" w:rsidRPr="0062074F">
        <w:t>A</w:t>
      </w:r>
      <w:r w:rsidR="00E91941" w:rsidRPr="0062074F">
        <w:t>n INS</w:t>
      </w:r>
      <w:r w:rsidR="00693FE3" w:rsidRPr="0062074F">
        <w:t xml:space="preserve"> display being used </w:t>
      </w:r>
      <w:r w:rsidR="00E91941" w:rsidRPr="0062074F">
        <w:t>for route monitoring</w:t>
      </w:r>
      <w:r w:rsidR="00693FE3" w:rsidRPr="0062074F">
        <w:t xml:space="preserve"> will be subject to </w:t>
      </w:r>
      <w:r w:rsidR="001D151B" w:rsidRPr="0062074F">
        <w:t xml:space="preserve">the ECDIS performance standards, and therefore the relevant INS display will have </w:t>
      </w:r>
      <w:r w:rsidR="006079F2" w:rsidRPr="0062074F">
        <w:t xml:space="preserve">largely </w:t>
      </w:r>
      <w:r w:rsidR="00693FE3" w:rsidRPr="0062074F">
        <w:t>the same limitations and challenges</w:t>
      </w:r>
      <w:r w:rsidR="00506AB6" w:rsidRPr="0062074F">
        <w:t xml:space="preserve"> </w:t>
      </w:r>
      <w:r w:rsidR="00E91941" w:rsidRPr="0062074F">
        <w:t xml:space="preserve">described </w:t>
      </w:r>
      <w:r w:rsidR="00506AB6" w:rsidRPr="0062074F">
        <w:t xml:space="preserve">in clause </w:t>
      </w:r>
      <w:r w:rsidR="00222A25" w:rsidRPr="0062074F">
        <w:fldChar w:fldCharType="begin"/>
      </w:r>
      <w:r w:rsidR="00222A25" w:rsidRPr="0062074F">
        <w:instrText xml:space="preserve"> REF _Ref98339270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E91941" w:rsidRPr="0062074F">
        <w:t xml:space="preserve">. </w:t>
      </w:r>
      <w:r w:rsidR="001D151B" w:rsidRPr="0062074F">
        <w:t>T</w:t>
      </w:r>
      <w:r w:rsidR="00274A00" w:rsidRPr="0062074F">
        <w:t>he potential availability of other workstations</w:t>
      </w:r>
      <w:r w:rsidR="001D151B" w:rsidRPr="0062074F">
        <w:t xml:space="preserve"> in an INS allows manufacturers somewhat more flexibility in designing solutions</w:t>
      </w:r>
      <w:r w:rsidR="00274A00" w:rsidRPr="0062074F">
        <w:t xml:space="preserve">, but </w:t>
      </w:r>
      <w:r w:rsidR="001D151B" w:rsidRPr="0062074F">
        <w:t>this is limited</w:t>
      </w:r>
      <w:r w:rsidR="00274A00" w:rsidRPr="0062074F">
        <w:t xml:space="preserve"> by human factors </w:t>
      </w:r>
      <w:r w:rsidR="001D151B" w:rsidRPr="0062074F">
        <w:t>constraints</w:t>
      </w:r>
      <w:r w:rsidR="00274A00" w:rsidRPr="0062074F">
        <w:t xml:space="preserve"> </w:t>
      </w:r>
      <w:r w:rsidR="00C32116" w:rsidRPr="0062074F">
        <w:t>related</w:t>
      </w:r>
      <w:r w:rsidR="00274A00" w:rsidRPr="0062074F">
        <w:t xml:space="preserve"> to </w:t>
      </w:r>
      <w:r w:rsidR="00C32116" w:rsidRPr="0062074F">
        <w:t xml:space="preserve">compatibility and </w:t>
      </w:r>
      <w:r w:rsidR="00274A00" w:rsidRPr="0062074F">
        <w:t>divided attention.</w:t>
      </w:r>
    </w:p>
    <w:p w14:paraId="229285C2" w14:textId="4ECCD858" w:rsidR="008B2D61" w:rsidRPr="0062074F" w:rsidRDefault="00E91941" w:rsidP="00AA0332">
      <w:pPr>
        <w:spacing w:after="120" w:line="240" w:lineRule="auto"/>
        <w:jc w:val="both"/>
      </w:pPr>
      <w:r w:rsidRPr="0062074F">
        <w:t>Given the complexity of the issues</w:t>
      </w:r>
      <w:r w:rsidR="000A0E8A" w:rsidRPr="0062074F">
        <w:t xml:space="preserve"> and the necessity for compatibility</w:t>
      </w:r>
      <w:r w:rsidRPr="0062074F">
        <w:t>,</w:t>
      </w:r>
      <w:r w:rsidR="00C32116" w:rsidRPr="0062074F">
        <w:t xml:space="preserve"> this document does not distinguish between</w:t>
      </w:r>
      <w:r w:rsidR="00E42E7A" w:rsidRPr="0062074F">
        <w:t xml:space="preserve"> INS </w:t>
      </w:r>
      <w:r w:rsidR="00C32116" w:rsidRPr="0062074F">
        <w:t>and</w:t>
      </w:r>
      <w:r w:rsidR="00E42E7A" w:rsidRPr="0062074F">
        <w:t xml:space="preserve"> ECDIS </w:t>
      </w:r>
      <w:r w:rsidR="00C32116" w:rsidRPr="0062074F">
        <w:t xml:space="preserve">displays for the purpose of harmonised portrayal. If the data products are shown on the same </w:t>
      </w:r>
      <w:r w:rsidR="000A0E8A" w:rsidRPr="0062074F">
        <w:t>screen</w:t>
      </w:r>
      <w:r w:rsidR="00C32116" w:rsidRPr="0062074F">
        <w:t xml:space="preserve">, the </w:t>
      </w:r>
      <w:r w:rsidR="000A0E8A" w:rsidRPr="0062074F">
        <w:t xml:space="preserve">same rules apply for INS and ECDIS displays, and the </w:t>
      </w:r>
      <w:r w:rsidR="00C32116" w:rsidRPr="0062074F">
        <w:t>treatment should be the same</w:t>
      </w:r>
      <w:r w:rsidR="000A0E8A" w:rsidRPr="0062074F">
        <w:t xml:space="preserve"> for INS as for ECDIS. If the data products are on different INS screens, the treatment should be compatible </w:t>
      </w:r>
      <w:r w:rsidR="006365CF" w:rsidRPr="0062074F">
        <w:t>in the sense of</w:t>
      </w:r>
      <w:r w:rsidR="000A0E8A" w:rsidRPr="0062074F">
        <w:t xml:space="preserve"> the guidelines in IMO </w:t>
      </w:r>
      <w:r w:rsidR="00867548" w:rsidRPr="0062074F">
        <w:t>MSC.1/</w:t>
      </w:r>
      <w:r w:rsidR="000A0E8A" w:rsidRPr="0062074F">
        <w:t>Circ.1609.</w:t>
      </w:r>
    </w:p>
    <w:p w14:paraId="51CF5AE2" w14:textId="1E8F48F3" w:rsidR="00B268EF" w:rsidRPr="0062074F" w:rsidRDefault="00793684" w:rsidP="00F2390C">
      <w:pPr>
        <w:pStyle w:val="Heading1"/>
      </w:pPr>
      <w:bookmarkStart w:id="54" w:name="_Toc38936212"/>
      <w:bookmarkStart w:id="55" w:name="_Toc40990404"/>
      <w:bookmarkStart w:id="56" w:name="_Toc41235015"/>
      <w:bookmarkStart w:id="57" w:name="_Toc41235059"/>
      <w:bookmarkStart w:id="58" w:name="_Toc38936213"/>
      <w:bookmarkStart w:id="59" w:name="_Toc40990405"/>
      <w:bookmarkStart w:id="60" w:name="_Toc41235016"/>
      <w:bookmarkStart w:id="61" w:name="_Toc41235060"/>
      <w:bookmarkStart w:id="62" w:name="_Toc226034980"/>
      <w:bookmarkEnd w:id="54"/>
      <w:bookmarkEnd w:id="55"/>
      <w:bookmarkEnd w:id="56"/>
      <w:bookmarkEnd w:id="57"/>
      <w:bookmarkEnd w:id="58"/>
      <w:bookmarkEnd w:id="59"/>
      <w:bookmarkEnd w:id="60"/>
      <w:bookmarkEnd w:id="61"/>
      <w:r w:rsidRPr="0062074F">
        <w:t>User Interface Design</w:t>
      </w:r>
      <w:bookmarkEnd w:id="62"/>
    </w:p>
    <w:p w14:paraId="5681FAC0" w14:textId="00D054DE" w:rsidR="00793684" w:rsidRPr="0062074F" w:rsidRDefault="00793684" w:rsidP="00DB7CFE">
      <w:pPr>
        <w:pStyle w:val="Heading2"/>
      </w:pPr>
      <w:bookmarkStart w:id="63" w:name="_Toc226034981"/>
      <w:r w:rsidRPr="0062074F">
        <w:t>General principles</w:t>
      </w:r>
      <w:bookmarkEnd w:id="63"/>
    </w:p>
    <w:p w14:paraId="3367E527" w14:textId="031E95A0" w:rsidR="00B63F00" w:rsidRPr="0062074F" w:rsidRDefault="00E5289F" w:rsidP="004E61EE">
      <w:pPr>
        <w:spacing w:after="120" w:line="240" w:lineRule="auto"/>
        <w:jc w:val="both"/>
      </w:pPr>
      <w:r w:rsidRPr="0062074F">
        <w:t xml:space="preserve">The guidelines in </w:t>
      </w:r>
      <w:r w:rsidR="00B268EF" w:rsidRPr="0062074F">
        <w:t xml:space="preserve">IMO </w:t>
      </w:r>
      <w:r w:rsidR="00357C86" w:rsidRPr="0062074F">
        <w:t>MSC.1/</w:t>
      </w:r>
      <w:r w:rsidR="00A11D96" w:rsidRPr="0062074F">
        <w:t>Circ</w:t>
      </w:r>
      <w:r w:rsidR="00357C86" w:rsidRPr="0062074F">
        <w:t>.1609</w:t>
      </w:r>
      <w:r w:rsidR="00B268EF" w:rsidRPr="0062074F">
        <w:t xml:space="preserve"> (Guidelines for the </w:t>
      </w:r>
      <w:r w:rsidR="009471F7" w:rsidRPr="0062074F">
        <w:t>Standardization of User Interface Design for Navigational Equipment</w:t>
      </w:r>
      <w:r w:rsidR="00B268EF" w:rsidRPr="0062074F">
        <w:t xml:space="preserve">) </w:t>
      </w:r>
      <w:r w:rsidRPr="0062074F">
        <w:t>appl</w:t>
      </w:r>
      <w:r w:rsidR="00B252DF" w:rsidRPr="0062074F">
        <w:t>y</w:t>
      </w:r>
      <w:r w:rsidRPr="0062074F">
        <w:t xml:space="preserve"> to the design of user interfaces for navigation systems</w:t>
      </w:r>
      <w:r w:rsidR="00B252DF" w:rsidRPr="0062074F">
        <w:t xml:space="preserve"> such as ECDIS and INS</w:t>
      </w:r>
      <w:r w:rsidR="00B268EF" w:rsidRPr="0062074F">
        <w:t>.</w:t>
      </w:r>
      <w:r w:rsidR="00CF001C" w:rsidRPr="0062074F">
        <w:t xml:space="preserve"> The general principles are described in</w:t>
      </w:r>
      <w:r w:rsidR="00357C86" w:rsidRPr="0062074F">
        <w:t xml:space="preserve"> MSC.1/</w:t>
      </w:r>
      <w:r w:rsidR="00796161" w:rsidRPr="0062074F">
        <w:t>Circ</w:t>
      </w:r>
      <w:r w:rsidR="00357C86" w:rsidRPr="0062074F">
        <w:t>.1609</w:t>
      </w:r>
      <w:r w:rsidR="00CF001C" w:rsidRPr="0062074F">
        <w:t xml:space="preserve"> and </w:t>
      </w:r>
      <w:r w:rsidR="00277A81" w:rsidRPr="0062074F">
        <w:t xml:space="preserve">are </w:t>
      </w:r>
      <w:r w:rsidR="00C45369" w:rsidRPr="0062074F">
        <w:t xml:space="preserve">summarised </w:t>
      </w:r>
      <w:r w:rsidR="00CF001C" w:rsidRPr="0062074F">
        <w:t>in S-100 Part 16A.</w:t>
      </w:r>
      <w:r w:rsidR="00172E40" w:rsidRPr="0062074F">
        <w:t xml:space="preserve"> IMO Resolution MSC.191(79), as amended by MSC.466(101), provides mandatory requirements for presentation of navigation-related information on shipborne navigational displays that are applicable to ECDIS and INS, including references to IMO MSC.1/Circ.1609.</w:t>
      </w:r>
    </w:p>
    <w:p w14:paraId="5F1E6A0A" w14:textId="5F0E85A1" w:rsidR="00E12CDB" w:rsidRPr="0062074F" w:rsidRDefault="000D6C8D" w:rsidP="00F2390C">
      <w:pPr>
        <w:pStyle w:val="Heading1"/>
      </w:pPr>
      <w:bookmarkStart w:id="64" w:name="_Toc47708006"/>
      <w:bookmarkStart w:id="65" w:name="_Ref188951485"/>
      <w:bookmarkStart w:id="66" w:name="_Toc226034982"/>
      <w:bookmarkEnd w:id="64"/>
      <w:r w:rsidRPr="0062074F">
        <w:t>Data</w:t>
      </w:r>
      <w:r w:rsidR="00E12CDB" w:rsidRPr="0062074F">
        <w:t xml:space="preserve"> </w:t>
      </w:r>
      <w:r w:rsidRPr="0062074F">
        <w:t>L</w:t>
      </w:r>
      <w:r w:rsidR="00E12CDB" w:rsidRPr="0062074F">
        <w:t>ayers</w:t>
      </w:r>
      <w:bookmarkEnd w:id="65"/>
      <w:bookmarkEnd w:id="66"/>
    </w:p>
    <w:p w14:paraId="77DB75E3" w14:textId="39CA3488" w:rsidR="00D60E7E" w:rsidRPr="0062074F" w:rsidRDefault="00B55D04" w:rsidP="00DB7CFE">
      <w:pPr>
        <w:pStyle w:val="Heading2"/>
      </w:pPr>
      <w:bookmarkStart w:id="67" w:name="_Toc175130107"/>
      <w:bookmarkStart w:id="68" w:name="_Toc178784314"/>
      <w:bookmarkStart w:id="69" w:name="_Ref45143574"/>
      <w:bookmarkStart w:id="70" w:name="_Toc226034983"/>
      <w:bookmarkEnd w:id="67"/>
      <w:bookmarkEnd w:id="68"/>
      <w:r w:rsidRPr="0062074F">
        <w:t>D</w:t>
      </w:r>
      <w:r w:rsidR="00960834" w:rsidRPr="0062074F">
        <w:t xml:space="preserve">ata </w:t>
      </w:r>
      <w:r w:rsidR="008549AF" w:rsidRPr="0062074F">
        <w:t>products and information layers</w:t>
      </w:r>
      <w:bookmarkEnd w:id="69"/>
      <w:bookmarkEnd w:id="70"/>
    </w:p>
    <w:p w14:paraId="130C22D9" w14:textId="0D0BF85D" w:rsidR="00B55D04" w:rsidRPr="0062074F" w:rsidRDefault="00B55D04" w:rsidP="00F2390C">
      <w:pPr>
        <w:pStyle w:val="Heading3"/>
      </w:pPr>
      <w:bookmarkStart w:id="71" w:name="_Ref45055302"/>
      <w:bookmarkStart w:id="72" w:name="_Ref45211567"/>
      <w:bookmarkStart w:id="73" w:name="_Toc226034984"/>
      <w:r w:rsidRPr="0062074F">
        <w:t>Basic product</w:t>
      </w:r>
      <w:r w:rsidR="00FD4A8D" w:rsidRPr="0062074F">
        <w:t xml:space="preserve"> specifications</w:t>
      </w:r>
      <w:r w:rsidRPr="0062074F">
        <w:t xml:space="preserve"> and layers</w:t>
      </w:r>
      <w:bookmarkEnd w:id="71"/>
      <w:bookmarkEnd w:id="72"/>
      <w:bookmarkEnd w:id="73"/>
    </w:p>
    <w:p w14:paraId="431C6DD0" w14:textId="1ACDDCF9" w:rsidR="0083356D" w:rsidRPr="0062074F" w:rsidRDefault="00E73F38" w:rsidP="00AA0332">
      <w:pPr>
        <w:spacing w:after="60" w:line="240" w:lineRule="auto"/>
        <w:jc w:val="both"/>
      </w:pPr>
      <w:r>
        <w:t>T</w:t>
      </w:r>
      <w:r w:rsidR="00C8199B" w:rsidRPr="0062074F">
        <w:t xml:space="preserve">he ECDIS </w:t>
      </w:r>
      <w:r w:rsidR="00960834" w:rsidRPr="00520800">
        <w:t>must</w:t>
      </w:r>
      <w:r w:rsidR="00C8199B" w:rsidRPr="0062074F">
        <w:rPr>
          <w:b/>
          <w:bCs/>
        </w:rPr>
        <w:t xml:space="preserve"> </w:t>
      </w:r>
      <w:r w:rsidR="00960834" w:rsidRPr="0062074F">
        <w:t>be able to</w:t>
      </w:r>
      <w:r w:rsidR="00C8199B" w:rsidRPr="0062074F">
        <w:t xml:space="preserve"> </w:t>
      </w:r>
      <w:r w:rsidR="00C470C5" w:rsidRPr="0062074F">
        <w:t xml:space="preserve">process and </w:t>
      </w:r>
      <w:r w:rsidR="008C35BD" w:rsidRPr="0062074F">
        <w:t xml:space="preserve">display </w:t>
      </w:r>
      <w:r w:rsidR="00480BC0" w:rsidRPr="0062074F">
        <w:t>at least</w:t>
      </w:r>
      <w:r w:rsidR="00656888" w:rsidRPr="0062074F">
        <w:t xml:space="preserve"> </w:t>
      </w:r>
      <w:r w:rsidR="00C8199B" w:rsidRPr="0062074F">
        <w:t xml:space="preserve">the following data </w:t>
      </w:r>
      <w:r w:rsidR="002D6394" w:rsidRPr="0062074F">
        <w:t>products</w:t>
      </w:r>
      <w:r w:rsidR="00C8199B" w:rsidRPr="0062074F">
        <w:t>:</w:t>
      </w:r>
    </w:p>
    <w:p w14:paraId="2530DFEE" w14:textId="3E44C088" w:rsidR="00A07CCD" w:rsidRPr="0062074F" w:rsidRDefault="00C8199B">
      <w:pPr>
        <w:pStyle w:val="ListParagraph"/>
        <w:numPr>
          <w:ilvl w:val="0"/>
          <w:numId w:val="14"/>
        </w:numPr>
        <w:spacing w:after="60" w:line="240" w:lineRule="auto"/>
        <w:jc w:val="both"/>
      </w:pPr>
      <w:r w:rsidRPr="0062074F">
        <w:t xml:space="preserve">S-101 ENC data as the base layer, </w:t>
      </w:r>
      <w:r w:rsidR="00FD4A8D" w:rsidRPr="0062074F">
        <w:t xml:space="preserve">alongside </w:t>
      </w:r>
      <w:r w:rsidRPr="0062074F">
        <w:t xml:space="preserve">S-57 </w:t>
      </w:r>
      <w:r w:rsidR="006E3B34" w:rsidRPr="0062074F">
        <w:t xml:space="preserve">ENC </w:t>
      </w:r>
      <w:r w:rsidRPr="0062074F">
        <w:t>data</w:t>
      </w:r>
      <w:r w:rsidR="0082322B" w:rsidRPr="0062074F">
        <w:t xml:space="preserve"> during the transition period</w:t>
      </w:r>
      <w:r w:rsidR="008972A2" w:rsidRPr="0062074F">
        <w:t>;</w:t>
      </w:r>
    </w:p>
    <w:p w14:paraId="42DBF5D0" w14:textId="5A6380F1" w:rsidR="00656888" w:rsidRPr="0062074F" w:rsidRDefault="00656888">
      <w:pPr>
        <w:pStyle w:val="ListParagraph"/>
        <w:numPr>
          <w:ilvl w:val="0"/>
          <w:numId w:val="14"/>
        </w:numPr>
        <w:spacing w:after="60" w:line="240" w:lineRule="auto"/>
        <w:jc w:val="both"/>
      </w:pPr>
      <w:r w:rsidRPr="0062074F">
        <w:t xml:space="preserve">S-102 </w:t>
      </w:r>
      <w:r w:rsidR="001A3D58" w:rsidRPr="0062074F">
        <w:t>Bathymetric Surfac</w:t>
      </w:r>
      <w:r w:rsidR="00497BDA" w:rsidRPr="0062074F">
        <w:t>e</w:t>
      </w:r>
      <w:r w:rsidR="00C470C5" w:rsidRPr="0062074F">
        <w:t>, only for Enhanced Safety Contour and Water Level Adjustment (Appendix D)</w:t>
      </w:r>
      <w:r w:rsidR="000F2A6A" w:rsidRPr="0062074F">
        <w:t>;</w:t>
      </w:r>
    </w:p>
    <w:p w14:paraId="68E23E6B" w14:textId="52B9B954" w:rsidR="001A3D58" w:rsidRPr="0062074F" w:rsidRDefault="001A3D58">
      <w:pPr>
        <w:pStyle w:val="ListParagraph"/>
        <w:numPr>
          <w:ilvl w:val="0"/>
          <w:numId w:val="14"/>
        </w:numPr>
        <w:spacing w:after="60" w:line="240" w:lineRule="auto"/>
        <w:jc w:val="both"/>
      </w:pPr>
      <w:r w:rsidRPr="0062074F">
        <w:t>S-104 Water Level inf</w:t>
      </w:r>
      <w:r w:rsidR="000F2A6A" w:rsidRPr="0062074F">
        <w:t>ormation for Surface Navigation</w:t>
      </w:r>
      <w:r w:rsidR="00C470C5" w:rsidRPr="0062074F">
        <w:t>, only for Water Level Adjustment (Appendix D)</w:t>
      </w:r>
      <w:r w:rsidR="000F2A6A" w:rsidRPr="0062074F">
        <w:t>;</w:t>
      </w:r>
    </w:p>
    <w:p w14:paraId="7058595E" w14:textId="12ECE03C" w:rsidR="00656888" w:rsidRPr="0062074F" w:rsidRDefault="00656888">
      <w:pPr>
        <w:pStyle w:val="ListParagraph"/>
        <w:numPr>
          <w:ilvl w:val="0"/>
          <w:numId w:val="14"/>
        </w:numPr>
        <w:spacing w:after="60" w:line="240" w:lineRule="auto"/>
        <w:jc w:val="both"/>
      </w:pPr>
      <w:r w:rsidRPr="0062074F">
        <w:t xml:space="preserve">S-111 </w:t>
      </w:r>
      <w:r w:rsidR="001A3D58" w:rsidRPr="0062074F">
        <w:t>S</w:t>
      </w:r>
      <w:r w:rsidRPr="0062074F">
        <w:t xml:space="preserve">urface </w:t>
      </w:r>
      <w:r w:rsidR="001A3D58" w:rsidRPr="0062074F">
        <w:t>C</w:t>
      </w:r>
      <w:r w:rsidRPr="0062074F">
        <w:t>urrent</w:t>
      </w:r>
      <w:r w:rsidR="001A3D58" w:rsidRPr="0062074F">
        <w:t>s</w:t>
      </w:r>
      <w:r w:rsidR="00C470C5" w:rsidRPr="0062074F">
        <w:t>, additional requirements apply (</w:t>
      </w:r>
      <w:r w:rsidR="00E934DF">
        <w:t>Clause</w:t>
      </w:r>
      <w:r w:rsidR="00E934DF" w:rsidRPr="0062074F">
        <w:t xml:space="preserve"> </w:t>
      </w:r>
      <w:r w:rsidR="00EC7CA3">
        <w:fldChar w:fldCharType="begin"/>
      </w:r>
      <w:r w:rsidR="00EC7CA3">
        <w:instrText xml:space="preserve"> REF _Ref224119248 \r \h </w:instrText>
      </w:r>
      <w:r w:rsidR="00EC7CA3">
        <w:fldChar w:fldCharType="separate"/>
      </w:r>
      <w:r w:rsidR="00EC7CA3">
        <w:t>12.1</w:t>
      </w:r>
      <w:r w:rsidR="00EC7CA3">
        <w:fldChar w:fldCharType="end"/>
      </w:r>
      <w:r w:rsidR="00C470C5" w:rsidRPr="0062074F">
        <w:t xml:space="preserve"> and Appendix G)</w:t>
      </w:r>
      <w:r w:rsidR="000F2A6A" w:rsidRPr="0062074F">
        <w:t>;</w:t>
      </w:r>
    </w:p>
    <w:p w14:paraId="3568225C" w14:textId="77777777" w:rsidR="0007559B" w:rsidRPr="0062074F" w:rsidRDefault="0007559B">
      <w:pPr>
        <w:pStyle w:val="ListParagraph"/>
        <w:numPr>
          <w:ilvl w:val="0"/>
          <w:numId w:val="14"/>
        </w:numPr>
        <w:spacing w:after="60" w:line="240" w:lineRule="auto"/>
        <w:jc w:val="both"/>
      </w:pPr>
      <w:r w:rsidRPr="0062074F">
        <w:t>S-122 Marine Protected Areas;</w:t>
      </w:r>
    </w:p>
    <w:p w14:paraId="76FAE475" w14:textId="77777777" w:rsidR="0007559B" w:rsidRPr="0062074F" w:rsidRDefault="0007559B">
      <w:pPr>
        <w:pStyle w:val="ListParagraph"/>
        <w:numPr>
          <w:ilvl w:val="0"/>
          <w:numId w:val="14"/>
        </w:numPr>
        <w:spacing w:after="60" w:line="240" w:lineRule="auto"/>
        <w:jc w:val="both"/>
      </w:pPr>
      <w:r w:rsidRPr="0062074F">
        <w:t>S-123 Marine Radio Services;</w:t>
      </w:r>
    </w:p>
    <w:p w14:paraId="1EA98779" w14:textId="311D8632" w:rsidR="007435CC" w:rsidRPr="0062074F" w:rsidRDefault="007435CC">
      <w:pPr>
        <w:pStyle w:val="ListParagraph"/>
        <w:numPr>
          <w:ilvl w:val="0"/>
          <w:numId w:val="14"/>
        </w:numPr>
        <w:spacing w:after="60" w:line="240" w:lineRule="auto"/>
        <w:jc w:val="both"/>
      </w:pPr>
      <w:r w:rsidRPr="0062074F">
        <w:t xml:space="preserve">S-124 Navigational Warnings, additional </w:t>
      </w:r>
      <w:r w:rsidR="00993081">
        <w:t xml:space="preserve">optional </w:t>
      </w:r>
      <w:r w:rsidRPr="0062074F">
        <w:t>requirements also apply (</w:t>
      </w:r>
      <w:r w:rsidR="00E934DF">
        <w:t>Clause</w:t>
      </w:r>
      <w:r w:rsidR="00EC7CA3">
        <w:t xml:space="preserve"> </w:t>
      </w:r>
      <w:r w:rsidR="00EC7CA3">
        <w:fldChar w:fldCharType="begin"/>
      </w:r>
      <w:r w:rsidR="00EC7CA3">
        <w:instrText xml:space="preserve"> REF _Ref224119179 \r \h </w:instrText>
      </w:r>
      <w:r w:rsidR="00EC7CA3">
        <w:fldChar w:fldCharType="separate"/>
      </w:r>
      <w:r w:rsidR="00EC7CA3">
        <w:t>11.12</w:t>
      </w:r>
      <w:r w:rsidR="00EC7CA3">
        <w:fldChar w:fldCharType="end"/>
      </w:r>
      <w:r w:rsidRPr="0062074F">
        <w:t>);</w:t>
      </w:r>
    </w:p>
    <w:p w14:paraId="3CD1F3BF" w14:textId="77777777" w:rsidR="0007559B" w:rsidRPr="0062074F" w:rsidRDefault="0007559B">
      <w:pPr>
        <w:pStyle w:val="ListParagraph"/>
        <w:numPr>
          <w:ilvl w:val="0"/>
          <w:numId w:val="14"/>
        </w:numPr>
        <w:spacing w:after="60" w:line="240" w:lineRule="auto"/>
        <w:jc w:val="both"/>
      </w:pPr>
      <w:r w:rsidRPr="0062074F">
        <w:t>S-127 Marine Traffic Management;</w:t>
      </w:r>
    </w:p>
    <w:p w14:paraId="1FB9B1EB" w14:textId="54B1E808" w:rsidR="007435CC" w:rsidRPr="0062074F" w:rsidRDefault="007435CC">
      <w:pPr>
        <w:pStyle w:val="ListParagraph"/>
        <w:numPr>
          <w:ilvl w:val="0"/>
          <w:numId w:val="14"/>
        </w:numPr>
        <w:spacing w:after="120" w:line="240" w:lineRule="auto"/>
        <w:jc w:val="both"/>
      </w:pPr>
      <w:r w:rsidRPr="0062074F">
        <w:t>S-128 Catalogue of Nautical Products, only within Update Status Reports (Appendix C) and graphical indexes (</w:t>
      </w:r>
      <w:r w:rsidR="00E934DF">
        <w:t>Clause</w:t>
      </w:r>
      <w:r w:rsidRPr="0062074F">
        <w:t xml:space="preserve"> </w:t>
      </w:r>
      <w:r w:rsidR="00EC7CA3">
        <w:fldChar w:fldCharType="begin"/>
      </w:r>
      <w:r w:rsidR="00EC7CA3">
        <w:instrText xml:space="preserve"> REF _Ref49376543 \r \h </w:instrText>
      </w:r>
      <w:r w:rsidR="00EC7CA3">
        <w:fldChar w:fldCharType="separate"/>
      </w:r>
      <w:r w:rsidR="00EC7CA3">
        <w:t>11.4</w:t>
      </w:r>
      <w:r w:rsidR="00EC7CA3">
        <w:fldChar w:fldCharType="end"/>
      </w:r>
      <w:r w:rsidRPr="0062074F">
        <w:t>)</w:t>
      </w:r>
      <w:r>
        <w:t>;</w:t>
      </w:r>
    </w:p>
    <w:p w14:paraId="7D02B5E1" w14:textId="77777777" w:rsidR="007435CC" w:rsidRPr="0062074F" w:rsidRDefault="007435CC">
      <w:pPr>
        <w:pStyle w:val="ListParagraph"/>
        <w:numPr>
          <w:ilvl w:val="0"/>
          <w:numId w:val="14"/>
        </w:numPr>
        <w:spacing w:after="60" w:line="240" w:lineRule="auto"/>
        <w:jc w:val="both"/>
      </w:pPr>
      <w:r w:rsidRPr="0062074F">
        <w:t>S-129 Under Keel Clearance Management</w:t>
      </w:r>
      <w:r>
        <w:t>.</w:t>
      </w:r>
    </w:p>
    <w:p w14:paraId="5DCDCA66" w14:textId="12B3423A" w:rsidR="0007559B" w:rsidRPr="0062074F" w:rsidRDefault="0007559B">
      <w:pPr>
        <w:pStyle w:val="ListParagraph"/>
        <w:numPr>
          <w:ilvl w:val="0"/>
          <w:numId w:val="14"/>
        </w:numPr>
        <w:spacing w:after="60" w:line="240" w:lineRule="auto"/>
        <w:jc w:val="both"/>
      </w:pPr>
      <w:r w:rsidRPr="0062074F">
        <w:t>S-131 Marine Harbour Infrastructure;</w:t>
      </w:r>
    </w:p>
    <w:p w14:paraId="4795731A" w14:textId="77777777" w:rsidR="00C470C5" w:rsidRPr="0062074F" w:rsidRDefault="00C470C5" w:rsidP="00C470C5">
      <w:pPr>
        <w:spacing w:after="60" w:line="240" w:lineRule="auto"/>
        <w:jc w:val="both"/>
      </w:pPr>
    </w:p>
    <w:p w14:paraId="0BF1C0C1" w14:textId="1762AF24" w:rsidR="00C470C5" w:rsidRPr="0062074F" w:rsidRDefault="00725AA2" w:rsidP="00530F27">
      <w:pPr>
        <w:spacing w:after="120" w:line="240" w:lineRule="auto"/>
        <w:jc w:val="both"/>
      </w:pPr>
      <w:bookmarkStart w:id="74" w:name="_Hlk211515122"/>
      <w:r w:rsidRPr="0062074F">
        <w:t>T</w:t>
      </w:r>
      <w:r w:rsidR="00C470C5" w:rsidRPr="0062074F">
        <w:t>he ENC layer</w:t>
      </w:r>
      <w:r w:rsidR="00E95FE3" w:rsidRPr="0062074F">
        <w:t xml:space="preserve"> (S-101 and S-57)</w:t>
      </w:r>
      <w:r w:rsidRPr="0062074F">
        <w:t xml:space="preserve"> </w:t>
      </w:r>
      <w:r w:rsidR="00C470C5" w:rsidRPr="0062074F">
        <w:t>must be permanently on</w:t>
      </w:r>
      <w:r w:rsidRPr="0062074F">
        <w:t>. T</w:t>
      </w:r>
      <w:r w:rsidR="00C470C5" w:rsidRPr="0062074F">
        <w:t>he mariner must be able to switch the graphical display</w:t>
      </w:r>
      <w:r w:rsidR="00C304F0" w:rsidRPr="0062074F">
        <w:t xml:space="preserve"> and </w:t>
      </w:r>
      <w:r w:rsidR="0036733B" w:rsidRPr="0062074F">
        <w:t>processing</w:t>
      </w:r>
      <w:r w:rsidR="00C304F0" w:rsidRPr="0062074F">
        <w:rPr>
          <w:rStyle w:val="FootnoteReference"/>
        </w:rPr>
        <w:footnoteReference w:id="2"/>
      </w:r>
      <w:r w:rsidR="00C470C5" w:rsidRPr="0062074F">
        <w:t xml:space="preserve"> of </w:t>
      </w:r>
      <w:bookmarkEnd w:id="74"/>
      <w:r w:rsidR="003C0506" w:rsidRPr="0062074F">
        <w:t xml:space="preserve">S-111, </w:t>
      </w:r>
      <w:r w:rsidR="0007559B" w:rsidRPr="0062074F">
        <w:t xml:space="preserve">S-122, </w:t>
      </w:r>
      <w:r w:rsidR="00797EE6">
        <w:t xml:space="preserve">S-124, </w:t>
      </w:r>
      <w:r w:rsidR="0007559B" w:rsidRPr="0062074F">
        <w:t xml:space="preserve">S-123, S-127, </w:t>
      </w:r>
      <w:r w:rsidR="00797EE6">
        <w:t xml:space="preserve">S-129 and </w:t>
      </w:r>
      <w:r w:rsidR="0007559B" w:rsidRPr="0062074F">
        <w:t xml:space="preserve">S-131 </w:t>
      </w:r>
      <w:r w:rsidR="00C470C5" w:rsidRPr="0062074F">
        <w:t xml:space="preserve">on and off. </w:t>
      </w:r>
      <w:r w:rsidR="00E4615A" w:rsidRPr="0062074F">
        <w:lastRenderedPageBreak/>
        <w:t xml:space="preserve">Graphical display of S-101 is defined in Appendix E. Additional requirements for the graphical display of S-111, </w:t>
      </w:r>
      <w:r w:rsidR="0007559B" w:rsidRPr="0062074F">
        <w:t xml:space="preserve">S-122, S-123, </w:t>
      </w:r>
      <w:r w:rsidR="00797EE6">
        <w:t xml:space="preserve">S-124, </w:t>
      </w:r>
      <w:r w:rsidR="0007559B" w:rsidRPr="0062074F">
        <w:t xml:space="preserve">S-127, </w:t>
      </w:r>
      <w:r w:rsidR="00797EE6">
        <w:t xml:space="preserve">S-129 and </w:t>
      </w:r>
      <w:r w:rsidR="0007559B" w:rsidRPr="0062074F">
        <w:t>S-131</w:t>
      </w:r>
      <w:r w:rsidR="00E4615A" w:rsidRPr="0062074F">
        <w:t xml:space="preserve"> are contained in </w:t>
      </w:r>
      <w:r w:rsidR="00E934DF">
        <w:t xml:space="preserve">clause </w:t>
      </w:r>
      <w:r w:rsidR="00EC7CA3">
        <w:fldChar w:fldCharType="begin"/>
      </w:r>
      <w:r w:rsidR="00EC7CA3">
        <w:instrText xml:space="preserve"> REF _Ref192503285 \r \h </w:instrText>
      </w:r>
      <w:r w:rsidR="00EC7CA3">
        <w:fldChar w:fldCharType="separate"/>
      </w:r>
      <w:r w:rsidR="00EC7CA3">
        <w:t>11.2</w:t>
      </w:r>
      <w:r w:rsidR="00EC7CA3">
        <w:fldChar w:fldCharType="end"/>
      </w:r>
      <w:r w:rsidR="00E4615A" w:rsidRPr="0062074F">
        <w:t>.</w:t>
      </w:r>
      <w:r w:rsidR="00C679C8">
        <w:t xml:space="preserve"> S-10</w:t>
      </w:r>
      <w:r w:rsidR="00797EE6">
        <w:t>2</w:t>
      </w:r>
      <w:r w:rsidR="00C679C8">
        <w:t xml:space="preserve"> and S-10</w:t>
      </w:r>
      <w:r w:rsidR="00797EE6">
        <w:t>4</w:t>
      </w:r>
      <w:r w:rsidR="00C679C8">
        <w:t xml:space="preserve"> processing is contained in Appendix D.</w:t>
      </w:r>
    </w:p>
    <w:p w14:paraId="09D5B609" w14:textId="5BF0EFA9" w:rsidR="008C35BD" w:rsidRPr="0062074F" w:rsidRDefault="008C35BD" w:rsidP="00530F27">
      <w:pPr>
        <w:pStyle w:val="Heading3"/>
      </w:pPr>
      <w:bookmarkStart w:id="75" w:name="_Toc226034985"/>
      <w:r w:rsidRPr="0062074F">
        <w:t>Projected Data</w:t>
      </w:r>
      <w:bookmarkEnd w:id="75"/>
    </w:p>
    <w:p w14:paraId="752F0D33" w14:textId="6C962806" w:rsidR="00F13E78" w:rsidRPr="0062074F" w:rsidRDefault="00F13E78" w:rsidP="002D7DEE">
      <w:pPr>
        <w:spacing w:after="120" w:line="240" w:lineRule="auto"/>
        <w:jc w:val="both"/>
      </w:pPr>
      <w:r w:rsidRPr="0062074F">
        <w:t xml:space="preserve">ECDIS must support the import of data products using unprojected geographic latitude and longitude values. Additionally, ECDIS must support the import of S-102 and S-104 data products using coordinates which are projected using either UTM or UPS projections. </w:t>
      </w:r>
      <w:r w:rsidR="00522226" w:rsidRPr="0062074F">
        <w:t>F</w:t>
      </w:r>
      <w:r w:rsidRPr="0062074F">
        <w:t xml:space="preserve">ormulas for conversion of such coordinates back to unprojected latitude and longitude values are contained in appendix </w:t>
      </w:r>
      <w:r w:rsidR="00624B58" w:rsidRPr="0062074F">
        <w:t>H</w:t>
      </w:r>
      <w:r w:rsidRPr="0062074F">
        <w:t xml:space="preserve"> of this document.</w:t>
      </w:r>
    </w:p>
    <w:p w14:paraId="2AA0EF74" w14:textId="76329AB1" w:rsidR="00D60E7E" w:rsidRPr="0062074F" w:rsidRDefault="00B55D04" w:rsidP="00B42F17">
      <w:pPr>
        <w:pStyle w:val="Heading3"/>
      </w:pPr>
      <w:bookmarkStart w:id="76" w:name="_Ref45055480"/>
      <w:bookmarkStart w:id="77" w:name="_Ref45211570"/>
      <w:bookmarkStart w:id="78" w:name="_Toc226034986"/>
      <w:r w:rsidRPr="0062074F">
        <w:t xml:space="preserve">Other </w:t>
      </w:r>
      <w:r w:rsidR="008549AF" w:rsidRPr="0062074F">
        <w:t>data products</w:t>
      </w:r>
      <w:bookmarkEnd w:id="76"/>
      <w:bookmarkEnd w:id="77"/>
      <w:bookmarkEnd w:id="78"/>
    </w:p>
    <w:p w14:paraId="3209FFF3" w14:textId="3FE5B43F" w:rsidR="001A3D58" w:rsidRPr="0062074F" w:rsidRDefault="00796161" w:rsidP="00AA0332">
      <w:pPr>
        <w:spacing w:after="60" w:line="240" w:lineRule="auto"/>
        <w:jc w:val="both"/>
      </w:pPr>
      <w:r w:rsidRPr="0062074F">
        <w:t xml:space="preserve">The intention is that in future editions of this document, when operational product specifications are published, </w:t>
      </w:r>
      <w:r w:rsidR="00960834" w:rsidRPr="0062074F">
        <w:t xml:space="preserve">navigation </w:t>
      </w:r>
      <w:r w:rsidR="008549AF" w:rsidRPr="0062074F">
        <w:t>displays such as the ECDIS main screen</w:t>
      </w:r>
      <w:r w:rsidR="00960834" w:rsidRPr="0062074F">
        <w:t xml:space="preserve"> </w:t>
      </w:r>
      <w:r w:rsidRPr="0062074F">
        <w:t xml:space="preserve">will </w:t>
      </w:r>
      <w:r w:rsidR="00EE7A3D" w:rsidRPr="0062074F">
        <w:t xml:space="preserve">allow the mariner to </w:t>
      </w:r>
      <w:r w:rsidR="00522226" w:rsidRPr="0062074F">
        <w:t xml:space="preserve">process </w:t>
      </w:r>
      <w:r w:rsidR="00EE7A3D" w:rsidRPr="0062074F">
        <w:t>the following data products</w:t>
      </w:r>
      <w:r w:rsidR="00EC7CA3">
        <w:t>:</w:t>
      </w:r>
    </w:p>
    <w:p w14:paraId="45AD7D6E" w14:textId="03A86F15" w:rsidR="007D45C3" w:rsidRPr="0062074F" w:rsidRDefault="007D45C3">
      <w:pPr>
        <w:pStyle w:val="ListParagraph"/>
        <w:numPr>
          <w:ilvl w:val="0"/>
          <w:numId w:val="15"/>
        </w:numPr>
        <w:spacing w:after="60" w:line="240" w:lineRule="auto"/>
        <w:jc w:val="both"/>
      </w:pPr>
      <w:r w:rsidRPr="0062074F">
        <w:t>S-125</w:t>
      </w:r>
      <w:r w:rsidR="002D6394" w:rsidRPr="0062074F">
        <w:t xml:space="preserve"> </w:t>
      </w:r>
      <w:r w:rsidR="00776736" w:rsidRPr="0062074F">
        <w:t>Marine Aids to Navigation</w:t>
      </w:r>
      <w:r w:rsidR="002128CD" w:rsidRPr="0062074F">
        <w:t>;</w:t>
      </w:r>
    </w:p>
    <w:p w14:paraId="52CFF01E" w14:textId="31707D95" w:rsidR="00776736" w:rsidRPr="0062074F" w:rsidRDefault="00776736">
      <w:pPr>
        <w:pStyle w:val="ListParagraph"/>
        <w:numPr>
          <w:ilvl w:val="0"/>
          <w:numId w:val="15"/>
        </w:numPr>
        <w:spacing w:after="60" w:line="240" w:lineRule="auto"/>
        <w:jc w:val="both"/>
      </w:pPr>
      <w:r w:rsidRPr="0062074F">
        <w:t>WMO S-411 Ice Information</w:t>
      </w:r>
      <w:r w:rsidR="002128CD" w:rsidRPr="0062074F">
        <w:t>;</w:t>
      </w:r>
    </w:p>
    <w:p w14:paraId="69C2D57B" w14:textId="6A40A941" w:rsidR="00776736" w:rsidRPr="0062074F" w:rsidRDefault="00776736">
      <w:pPr>
        <w:pStyle w:val="ListParagraph"/>
        <w:numPr>
          <w:ilvl w:val="0"/>
          <w:numId w:val="15"/>
        </w:numPr>
        <w:spacing w:after="60" w:line="240" w:lineRule="auto"/>
        <w:jc w:val="both"/>
      </w:pPr>
      <w:r w:rsidRPr="0062074F">
        <w:t xml:space="preserve">WMO </w:t>
      </w:r>
      <w:r w:rsidR="00494538" w:rsidRPr="0062074F">
        <w:t xml:space="preserve">S-412 </w:t>
      </w:r>
      <w:r w:rsidR="009109CA" w:rsidRPr="0062074F">
        <w:t>Marine Weather Warnings</w:t>
      </w:r>
      <w:r w:rsidR="00EC7CA3">
        <w:t>.</w:t>
      </w:r>
    </w:p>
    <w:p w14:paraId="08FE7F41" w14:textId="77777777" w:rsidR="008A4A4B" w:rsidRPr="0062074F" w:rsidRDefault="008A4A4B" w:rsidP="008A4A4B">
      <w:pPr>
        <w:spacing w:after="60" w:line="240" w:lineRule="auto"/>
        <w:jc w:val="both"/>
      </w:pPr>
    </w:p>
    <w:p w14:paraId="0B9B7B42" w14:textId="3779A6F3" w:rsidR="008A4A4B" w:rsidRPr="0062074F" w:rsidRDefault="008A4A4B" w:rsidP="001C1CAB">
      <w:pPr>
        <w:pStyle w:val="Heading3"/>
      </w:pPr>
      <w:bookmarkStart w:id="79" w:name="_Toc226034987"/>
      <w:r w:rsidRPr="0062074F">
        <w:t xml:space="preserve">Data layers in Display </w:t>
      </w:r>
      <w:r w:rsidR="00500BB0">
        <w:t>B</w:t>
      </w:r>
      <w:r w:rsidRPr="0062074F">
        <w:t>ase and Standard Display</w:t>
      </w:r>
      <w:bookmarkEnd w:id="79"/>
    </w:p>
    <w:p w14:paraId="66D440FB" w14:textId="4DAA10AF" w:rsidR="008A4A4B" w:rsidRPr="0062074F" w:rsidRDefault="008A4A4B" w:rsidP="001C1CAB">
      <w:pPr>
        <w:pStyle w:val="ISOChange"/>
        <w:spacing w:before="60" w:after="60" w:line="240" w:lineRule="auto"/>
        <w:jc w:val="both"/>
        <w:rPr>
          <w:sz w:val="20"/>
        </w:rPr>
      </w:pPr>
      <w:r w:rsidRPr="001C1CAB">
        <w:rPr>
          <w:sz w:val="20"/>
        </w:rPr>
        <w:t xml:space="preserve">Display base means the chart content which cannot be removed from the display. It is not intended to be sufficient for safe navigation. Standard display is the display mode intended to be used as a minimum during route planning and route monitoring. ECDIS is required to present the standard display at any time by a single operator action. The chart content of display base and standard display is listed in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1C1CAB">
        <w:rPr>
          <w:sz w:val="20"/>
        </w:rPr>
        <w:t xml:space="preserve">appendix 2. </w:t>
      </w:r>
    </w:p>
    <w:p w14:paraId="71760A3F" w14:textId="77777777" w:rsidR="008A4A4B" w:rsidRPr="001C1CAB" w:rsidRDefault="008A4A4B" w:rsidP="001C1CAB">
      <w:pPr>
        <w:pStyle w:val="ISOChange"/>
        <w:spacing w:before="60" w:after="60" w:line="240" w:lineRule="auto"/>
        <w:jc w:val="both"/>
        <w:rPr>
          <w:sz w:val="20"/>
        </w:rPr>
      </w:pPr>
    </w:p>
    <w:p w14:paraId="59244829" w14:textId="22E1383D" w:rsidR="00E95FE3" w:rsidRPr="0062074F" w:rsidRDefault="008A4A4B">
      <w:pPr>
        <w:spacing w:after="60" w:line="240" w:lineRule="auto"/>
        <w:jc w:val="both"/>
      </w:pPr>
      <w:r w:rsidRPr="0062074F">
        <w:t>When display base or standard display is selected</w:t>
      </w:r>
      <w:r w:rsidR="00D8414F" w:rsidRPr="0062074F">
        <w:t>:</w:t>
      </w:r>
    </w:p>
    <w:p w14:paraId="7DC3A9A7" w14:textId="719801E3" w:rsidR="009109CA" w:rsidRPr="0062074F" w:rsidRDefault="009109CA">
      <w:pPr>
        <w:pStyle w:val="ListParagraph"/>
        <w:numPr>
          <w:ilvl w:val="0"/>
          <w:numId w:val="108"/>
        </w:numPr>
        <w:spacing w:after="60" w:line="240" w:lineRule="auto"/>
        <w:jc w:val="both"/>
      </w:pPr>
      <w:r w:rsidRPr="0062074F">
        <w:t>User selector settings must be preserved</w:t>
      </w:r>
      <w:r w:rsidR="00EC7CA3">
        <w:t>;</w:t>
      </w:r>
    </w:p>
    <w:p w14:paraId="2C7BB667" w14:textId="104EDCE6" w:rsidR="00E95FE3" w:rsidRPr="0062074F" w:rsidRDefault="00E95FE3">
      <w:pPr>
        <w:pStyle w:val="ListParagraph"/>
        <w:numPr>
          <w:ilvl w:val="0"/>
          <w:numId w:val="108"/>
        </w:numPr>
        <w:spacing w:after="60" w:line="240" w:lineRule="auto"/>
        <w:jc w:val="both"/>
      </w:pPr>
      <w:r w:rsidRPr="0062074F">
        <w:t>A</w:t>
      </w:r>
      <w:r w:rsidR="008A4A4B" w:rsidRPr="0062074F">
        <w:t xml:space="preserve"> combination of S-101, S-102 and S-104 </w:t>
      </w:r>
      <w:r w:rsidRPr="0062074F">
        <w:t>is</w:t>
      </w:r>
      <w:r w:rsidR="008A4A4B" w:rsidRPr="0062074F">
        <w:t xml:space="preserve"> used to develop the safety contour</w:t>
      </w:r>
      <w:r w:rsidRPr="0062074F">
        <w:t xml:space="preserve"> (if already selected by the user)</w:t>
      </w:r>
      <w:r w:rsidR="008A4A4B" w:rsidRPr="001C1CAB">
        <w:rPr>
          <w:b/>
          <w:bCs/>
        </w:rPr>
        <w:t xml:space="preserve"> </w:t>
      </w:r>
      <w:r w:rsidR="008A4A4B" w:rsidRPr="0062074F">
        <w:t>in accordance with Appendix D</w:t>
      </w:r>
      <w:r w:rsidR="00EC7CA3">
        <w:t>;</w:t>
      </w:r>
    </w:p>
    <w:p w14:paraId="408E69DF" w14:textId="77777777" w:rsidR="000F2A6A" w:rsidRPr="0062074F" w:rsidRDefault="000F2A6A" w:rsidP="00AA0332">
      <w:pPr>
        <w:spacing w:after="120" w:line="240" w:lineRule="auto"/>
        <w:jc w:val="both"/>
      </w:pPr>
    </w:p>
    <w:p w14:paraId="0AB41732" w14:textId="29495B4A" w:rsidR="00A36C96" w:rsidRPr="0062074F" w:rsidRDefault="00740F24" w:rsidP="00DB7CFE">
      <w:pPr>
        <w:pStyle w:val="Heading2"/>
      </w:pPr>
      <w:bookmarkStart w:id="80" w:name="_Ref42642169"/>
      <w:bookmarkStart w:id="81" w:name="_Toc226034988"/>
      <w:r w:rsidRPr="0062074F">
        <w:t>Mitigation of d</w:t>
      </w:r>
      <w:r w:rsidR="00A36C96" w:rsidRPr="0062074F">
        <w:t>ata overload</w:t>
      </w:r>
      <w:bookmarkEnd w:id="80"/>
      <w:bookmarkEnd w:id="81"/>
    </w:p>
    <w:p w14:paraId="19F1CC81" w14:textId="3640E677" w:rsidR="00A02000" w:rsidRPr="0062074F" w:rsidRDefault="00A02000" w:rsidP="00AA0332">
      <w:pPr>
        <w:spacing w:after="120" w:line="240" w:lineRule="auto"/>
        <w:jc w:val="both"/>
      </w:pPr>
      <w:r w:rsidRPr="0062074F">
        <w:t>To prevent the simultaneous presentation of multiple data layers from cluttering the presentation and hiding critical information, the ECDIS</w:t>
      </w:r>
      <w:r w:rsidR="000F7D72" w:rsidRPr="0062074F">
        <w:t xml:space="preserve"> should</w:t>
      </w:r>
      <w:r w:rsidRPr="0062074F">
        <w:t xml:space="preserve"> implement good practice in user interface design, including the applicable IMO requirements (MSC.191(79), MSC.1/Circ1609), </w:t>
      </w:r>
      <w:r w:rsidR="002F74A0" w:rsidRPr="0062074F">
        <w:t>see also Section 8.</w:t>
      </w:r>
    </w:p>
    <w:p w14:paraId="4AA9B1D3" w14:textId="69AA4C20" w:rsidR="0040028C" w:rsidRPr="0062074F" w:rsidRDefault="004D00EC" w:rsidP="00AA0332">
      <w:pPr>
        <w:spacing w:after="120" w:line="240" w:lineRule="auto"/>
        <w:jc w:val="both"/>
      </w:pPr>
      <w:r w:rsidRPr="0062074F">
        <w:t xml:space="preserve">Detection </w:t>
      </w:r>
      <w:r w:rsidR="00D242A8" w:rsidRPr="0062074F">
        <w:t xml:space="preserve">of </w:t>
      </w:r>
      <w:r w:rsidRPr="0062074F">
        <w:t>and response</w:t>
      </w:r>
      <w:r w:rsidR="00A36C96" w:rsidRPr="0062074F">
        <w:t xml:space="preserve"> </w:t>
      </w:r>
      <w:r w:rsidR="00D242A8" w:rsidRPr="0062074F">
        <w:t xml:space="preserve">to possible data overload </w:t>
      </w:r>
      <w:r w:rsidRPr="0062074F">
        <w:t>should</w:t>
      </w:r>
      <w:r w:rsidR="00A36C96" w:rsidRPr="0062074F">
        <w:t xml:space="preserve"> be guided by the role </w:t>
      </w:r>
      <w:r w:rsidR="002A7FC8" w:rsidRPr="0062074F">
        <w:t>a particular system</w:t>
      </w:r>
      <w:r w:rsidRPr="0062074F">
        <w:t xml:space="preserve"> is playing</w:t>
      </w:r>
      <w:r w:rsidR="002A7FC8" w:rsidRPr="0062074F">
        <w:t xml:space="preserve"> at the moment (e.g., a display being used </w:t>
      </w:r>
      <w:r w:rsidR="001D168B" w:rsidRPr="0062074F">
        <w:t>for planning may be able to treat potential overloading in a laxer manner than</w:t>
      </w:r>
      <w:r w:rsidR="002A7FC8" w:rsidRPr="0062074F">
        <w:t xml:space="preserve"> navigation display</w:t>
      </w:r>
      <w:r w:rsidR="001D168B" w:rsidRPr="0062074F">
        <w:t>s being used for route monitoring and collision avoidance</w:t>
      </w:r>
      <w:r w:rsidRPr="0062074F">
        <w:t>)</w:t>
      </w:r>
      <w:r w:rsidR="002A7FC8" w:rsidRPr="0062074F">
        <w:t>.</w:t>
      </w:r>
      <w:r w:rsidR="008878F3" w:rsidRPr="0062074F">
        <w:t xml:space="preserve"> </w:t>
      </w:r>
    </w:p>
    <w:p w14:paraId="7BD0B61E" w14:textId="248D9A68" w:rsidR="002C68B4" w:rsidRPr="0062074F" w:rsidRDefault="002C68B4" w:rsidP="00AA0332">
      <w:pPr>
        <w:spacing w:after="120" w:line="240" w:lineRule="auto"/>
        <w:jc w:val="both"/>
      </w:pPr>
      <w:r w:rsidRPr="0062074F">
        <w:t>Selection of standard display, available via a single operator action, provides an additional mitigation to data overload</w:t>
      </w:r>
      <w:r w:rsidR="00512F7B">
        <w:t>.</w:t>
      </w:r>
    </w:p>
    <w:p w14:paraId="11F8FE8E" w14:textId="77777777" w:rsidR="000F2A6A" w:rsidRPr="0062074F" w:rsidRDefault="000F2A6A" w:rsidP="00AA0332">
      <w:pPr>
        <w:spacing w:after="120" w:line="240" w:lineRule="auto"/>
        <w:jc w:val="both"/>
      </w:pPr>
    </w:p>
    <w:p w14:paraId="4E08DACA" w14:textId="0DDABD6F" w:rsidR="005A03D0" w:rsidRPr="0062074F" w:rsidRDefault="004A2B46" w:rsidP="00214B3A">
      <w:pPr>
        <w:pStyle w:val="Heading1"/>
      </w:pPr>
      <w:bookmarkStart w:id="82" w:name="_Toc226034989"/>
      <w:r w:rsidRPr="0062074F">
        <w:t>P</w:t>
      </w:r>
      <w:r w:rsidR="005A03D0" w:rsidRPr="0062074F">
        <w:t xml:space="preserve">ortrayal </w:t>
      </w:r>
      <w:r w:rsidRPr="0062074F">
        <w:t>P</w:t>
      </w:r>
      <w:r w:rsidR="005A03D0" w:rsidRPr="0062074F">
        <w:t>rocess</w:t>
      </w:r>
      <w:r w:rsidR="00F53FBA" w:rsidRPr="0062074F">
        <w:t xml:space="preserve">, </w:t>
      </w:r>
      <w:r w:rsidRPr="0062074F">
        <w:t>Catalogue Elements</w:t>
      </w:r>
      <w:r w:rsidR="00F53FBA" w:rsidRPr="0062074F">
        <w:t>, and Alerting</w:t>
      </w:r>
      <w:bookmarkEnd w:id="82"/>
    </w:p>
    <w:p w14:paraId="3A3C63D8" w14:textId="5C22A73B" w:rsidR="00161C04" w:rsidRPr="0062074F" w:rsidRDefault="00D85A9D" w:rsidP="00AA0332">
      <w:pPr>
        <w:spacing w:after="120" w:line="240" w:lineRule="auto"/>
        <w:jc w:val="both"/>
      </w:pPr>
      <w:r w:rsidRPr="0062074F">
        <w:t>This section provides a brief</w:t>
      </w:r>
      <w:r w:rsidR="00235FD2" w:rsidRPr="0062074F">
        <w:t>, informative</w:t>
      </w:r>
      <w:r w:rsidRPr="0062074F">
        <w:t xml:space="preserve"> summary of the </w:t>
      </w:r>
      <w:r w:rsidR="00235FD2" w:rsidRPr="0062074F">
        <w:t xml:space="preserve">S-100 </w:t>
      </w:r>
      <w:r w:rsidRPr="0062074F">
        <w:t>portrayal process</w:t>
      </w:r>
      <w:r w:rsidR="008F0427" w:rsidRPr="0062074F">
        <w:t xml:space="preserve">, </w:t>
      </w:r>
      <w:r w:rsidRPr="0062074F">
        <w:t xml:space="preserve">the main elements of </w:t>
      </w:r>
      <w:r w:rsidR="000F2A6A" w:rsidRPr="0062074F">
        <w:t>P</w:t>
      </w:r>
      <w:r w:rsidRPr="0062074F">
        <w:t>ortrayal</w:t>
      </w:r>
      <w:r w:rsidR="008F0427" w:rsidRPr="0062074F">
        <w:t xml:space="preserve"> </w:t>
      </w:r>
      <w:r w:rsidR="000F2A6A" w:rsidRPr="0062074F">
        <w:t>C</w:t>
      </w:r>
      <w:r w:rsidRPr="0062074F">
        <w:t>atalogues</w:t>
      </w:r>
      <w:r w:rsidR="008F0427" w:rsidRPr="0062074F">
        <w:t>, and the alert model</w:t>
      </w:r>
      <w:r w:rsidRPr="0062074F">
        <w:t xml:space="preserve">. More details </w:t>
      </w:r>
      <w:r w:rsidR="00161C04" w:rsidRPr="0062074F">
        <w:t xml:space="preserve">about the process and definitions of </w:t>
      </w:r>
      <w:r w:rsidR="000F2A6A" w:rsidRPr="0062074F">
        <w:t>P</w:t>
      </w:r>
      <w:r w:rsidR="00161C04" w:rsidRPr="0062074F">
        <w:t xml:space="preserve">ortrayal </w:t>
      </w:r>
      <w:r w:rsidR="000F2A6A" w:rsidRPr="0062074F">
        <w:t>C</w:t>
      </w:r>
      <w:r w:rsidR="00161C04" w:rsidRPr="0062074F">
        <w:t>atalogue elements</w:t>
      </w:r>
      <w:r w:rsidR="008F0427" w:rsidRPr="0062074F">
        <w:t xml:space="preserve"> and the alerting model</w:t>
      </w:r>
      <w:r w:rsidR="00161C04" w:rsidRPr="0062074F">
        <w:t xml:space="preserve"> </w:t>
      </w:r>
      <w:r w:rsidRPr="0062074F">
        <w:t>are available in S-100 Parts 9 and 9a.</w:t>
      </w:r>
    </w:p>
    <w:p w14:paraId="72A3851D" w14:textId="46B19947" w:rsidR="00D85A9D" w:rsidRPr="0062074F" w:rsidRDefault="00161C04" w:rsidP="00AA0332">
      <w:pPr>
        <w:spacing w:after="120" w:line="240" w:lineRule="auto"/>
        <w:jc w:val="both"/>
      </w:pPr>
      <w:r w:rsidRPr="0062074F">
        <w:t xml:space="preserve">Later </w:t>
      </w:r>
      <w:r w:rsidR="00E934DF">
        <w:t>clauses</w:t>
      </w:r>
      <w:r w:rsidR="00E934DF" w:rsidRPr="0062074F">
        <w:t xml:space="preserve"> </w:t>
      </w:r>
      <w:r w:rsidRPr="0062074F">
        <w:t xml:space="preserve">of </w:t>
      </w:r>
      <w:r w:rsidR="00F8463D" w:rsidRPr="0062074F">
        <w:t>this</w:t>
      </w:r>
      <w:r w:rsidRPr="0062074F">
        <w:t xml:space="preserve"> document describe how the portrayal elements should be used in an ECDIS implementation.</w:t>
      </w:r>
    </w:p>
    <w:p w14:paraId="30CBE76E" w14:textId="77777777" w:rsidR="000F2A6A" w:rsidRPr="0062074F" w:rsidRDefault="000F2A6A" w:rsidP="00AA0332">
      <w:pPr>
        <w:spacing w:after="120" w:line="240" w:lineRule="auto"/>
        <w:jc w:val="both"/>
      </w:pPr>
    </w:p>
    <w:p w14:paraId="45051FF8" w14:textId="22BD27D4" w:rsidR="00EE220D" w:rsidRPr="0062074F" w:rsidRDefault="00EE220D" w:rsidP="00DB7CFE">
      <w:pPr>
        <w:pStyle w:val="Heading2"/>
      </w:pPr>
      <w:bookmarkStart w:id="83" w:name="_Toc226034990"/>
      <w:r w:rsidRPr="0062074F">
        <w:lastRenderedPageBreak/>
        <w:t>Overview of the portrayal process</w:t>
      </w:r>
      <w:bookmarkEnd w:id="83"/>
    </w:p>
    <w:p w14:paraId="594685A0" w14:textId="108EC759" w:rsidR="005543C4" w:rsidRPr="0062074F" w:rsidRDefault="00A10FE8" w:rsidP="00AA0332">
      <w:pPr>
        <w:spacing w:after="120" w:line="240" w:lineRule="auto"/>
        <w:jc w:val="both"/>
      </w:pPr>
      <w:r w:rsidRPr="0062074F">
        <w:t xml:space="preserve">The system has </w:t>
      </w:r>
      <w:r w:rsidR="00D5076B" w:rsidRPr="0062074F">
        <w:t>f</w:t>
      </w:r>
      <w:r w:rsidRPr="0062074F">
        <w:t xml:space="preserve">eature data within its internal database that needs to be portrayed. The System Portrayal Engine transforms the </w:t>
      </w:r>
      <w:r w:rsidR="00D5076B" w:rsidRPr="0062074F">
        <w:t>f</w:t>
      </w:r>
      <w:r w:rsidRPr="0062074F">
        <w:t>eature data into drawing instructions</w:t>
      </w:r>
      <w:r w:rsidR="00D5076B" w:rsidRPr="0062074F">
        <w:t xml:space="preserve"> according to the portrayal rules defined in the </w:t>
      </w:r>
      <w:r w:rsidR="000F2A6A" w:rsidRPr="0062074F">
        <w:t>P</w:t>
      </w:r>
      <w:r w:rsidR="00D5076B" w:rsidRPr="0062074F">
        <w:t xml:space="preserve">ortrayal </w:t>
      </w:r>
      <w:r w:rsidR="000F2A6A" w:rsidRPr="0062074F">
        <w:t>C</w:t>
      </w:r>
      <w:r w:rsidR="00D5076B" w:rsidRPr="0062074F">
        <w:t>atalogue</w:t>
      </w:r>
      <w:r w:rsidRPr="0062074F">
        <w:t xml:space="preserve">. </w:t>
      </w:r>
      <w:r w:rsidR="00341B76" w:rsidRPr="0062074F">
        <w:t xml:space="preserve">The drawing instructions are intermediate data used by the rendering engine to produce the </w:t>
      </w:r>
      <w:r w:rsidR="009D54A5" w:rsidRPr="0062074F">
        <w:t>portrayal</w:t>
      </w:r>
      <w:r w:rsidR="00341B76" w:rsidRPr="0062074F">
        <w:t xml:space="preserve"> output. </w:t>
      </w:r>
      <w:r w:rsidRPr="0062074F">
        <w:t xml:space="preserve">Drawing instructions include such things as references to symbol definitions, priority and filtering information. </w:t>
      </w:r>
      <w:r w:rsidR="00BE7352" w:rsidRPr="0062074F">
        <w:t xml:space="preserve">The symbol definitions contain the details of all graphical elements used for the portrayal. </w:t>
      </w:r>
      <w:r w:rsidRPr="0062074F">
        <w:t>The drawing instructions are processed by the rendering engine to produce the final display</w:t>
      </w:r>
      <w:r w:rsidR="00BE7352" w:rsidRPr="0062074F">
        <w:t xml:space="preserve"> according to the output device</w:t>
      </w:r>
      <w:r w:rsidRPr="0062074F">
        <w:t>.</w:t>
      </w:r>
    </w:p>
    <w:p w14:paraId="3519EA05" w14:textId="134B7791" w:rsidR="003E3619" w:rsidRPr="003E3619" w:rsidRDefault="003E3619" w:rsidP="003E3619">
      <w:r w:rsidRPr="003E3619">
        <w:t>S-100 defines two different portrayal mechanisms, one based on XSLT templates and the other based on Lua programming. The basic portrayal process is the same for both, and is described in S-100 Part 9. For the S-100 product specifications listed in 6.1.1, the ECDIS must at least support Lua based portrayal catalogues in accordance with Part 9a and Part 13</w:t>
      </w:r>
    </w:p>
    <w:p w14:paraId="619AFB75" w14:textId="77777777" w:rsidR="003E3619" w:rsidRPr="0062074F" w:rsidRDefault="003E3619" w:rsidP="00AA0332">
      <w:pPr>
        <w:spacing w:after="120" w:line="240" w:lineRule="auto"/>
        <w:jc w:val="both"/>
      </w:pPr>
    </w:p>
    <w:p w14:paraId="2268938B" w14:textId="63C99BC0" w:rsidR="00EE220D" w:rsidRPr="0062074F" w:rsidRDefault="00EE220D" w:rsidP="00DB7CFE">
      <w:pPr>
        <w:pStyle w:val="Heading2"/>
      </w:pPr>
      <w:bookmarkStart w:id="84" w:name="_Toc226034991"/>
      <w:r w:rsidRPr="0062074F">
        <w:t xml:space="preserve">Elements of </w:t>
      </w:r>
      <w:r w:rsidR="00AD2F07" w:rsidRPr="0062074F">
        <w:t>S-100 P</w:t>
      </w:r>
      <w:r w:rsidRPr="0062074F">
        <w:t>ortrayal</w:t>
      </w:r>
      <w:bookmarkEnd w:id="84"/>
    </w:p>
    <w:p w14:paraId="770B1E54" w14:textId="4585B7DB" w:rsidR="00B42F17" w:rsidRPr="0062074F" w:rsidRDefault="00B42F17" w:rsidP="00214B3A">
      <w:r w:rsidRPr="0062074F">
        <w:t xml:space="preserve">Much of the content of this section is included for information as it is described </w:t>
      </w:r>
      <w:r w:rsidR="00E4260A" w:rsidRPr="0062074F">
        <w:t xml:space="preserve">definitively </w:t>
      </w:r>
      <w:r w:rsidRPr="0062074F">
        <w:t>in S-100 Part 9 and Part 9a.</w:t>
      </w:r>
      <w:r w:rsidR="009F2D40" w:rsidRPr="0062074F">
        <w:t xml:space="preserve"> </w:t>
      </w:r>
    </w:p>
    <w:p w14:paraId="4107A5FA" w14:textId="52C37A4A" w:rsidR="00EE62F6" w:rsidRPr="0062074F" w:rsidRDefault="00EE62F6" w:rsidP="00B42F17">
      <w:pPr>
        <w:pStyle w:val="Heading3"/>
      </w:pPr>
      <w:bookmarkStart w:id="85" w:name="_Toc226034992"/>
      <w:proofErr w:type="spellStart"/>
      <w:r w:rsidRPr="0062074F">
        <w:t>Pixmaps</w:t>
      </w:r>
      <w:bookmarkEnd w:id="85"/>
      <w:proofErr w:type="spellEnd"/>
    </w:p>
    <w:p w14:paraId="30373C0E" w14:textId="6F92C22F" w:rsidR="00EE62F6" w:rsidRPr="0062074F" w:rsidRDefault="0016682D" w:rsidP="00A52928">
      <w:pPr>
        <w:spacing w:after="120" w:line="240" w:lineRule="auto"/>
        <w:jc w:val="both"/>
      </w:pPr>
      <w:proofErr w:type="spellStart"/>
      <w:r w:rsidRPr="0062074F">
        <w:t>Pixmaps</w:t>
      </w:r>
      <w:proofErr w:type="spellEnd"/>
      <w:r w:rsidRPr="0062074F">
        <w:t xml:space="preserve"> can be used for defining pattern fills for areas that are not sufficiently described to be symbolised, or for which no symbol exists in the </w:t>
      </w:r>
      <w:r w:rsidR="00A5400C" w:rsidRPr="0062074F">
        <w:t>IHO Geospatial Information (</w:t>
      </w:r>
      <w:r w:rsidRPr="0062074F">
        <w:t>GI</w:t>
      </w:r>
      <w:r w:rsidR="00A5400C" w:rsidRPr="0062074F">
        <w:t>)</w:t>
      </w:r>
      <w:r w:rsidRPr="0062074F">
        <w:t xml:space="preserve"> </w:t>
      </w:r>
      <w:r w:rsidR="00A5400C" w:rsidRPr="0062074F">
        <w:t>R</w:t>
      </w:r>
      <w:r w:rsidRPr="0062074F">
        <w:t>egistry.</w:t>
      </w:r>
    </w:p>
    <w:p w14:paraId="7D90C3D8" w14:textId="54B51F00" w:rsidR="00EE220D" w:rsidRPr="0062074F" w:rsidRDefault="00EE220D" w:rsidP="00B42F17">
      <w:pPr>
        <w:pStyle w:val="Heading3"/>
      </w:pPr>
      <w:bookmarkStart w:id="86" w:name="_Toc226034993"/>
      <w:r w:rsidRPr="0062074F">
        <w:t xml:space="preserve">Colour </w:t>
      </w:r>
      <w:r w:rsidR="00E75C72" w:rsidRPr="0062074F">
        <w:t>c</w:t>
      </w:r>
      <w:r w:rsidRPr="0062074F">
        <w:t xml:space="preserve">oding </w:t>
      </w:r>
      <w:r w:rsidR="00E75C72" w:rsidRPr="0062074F">
        <w:t>s</w:t>
      </w:r>
      <w:r w:rsidRPr="0062074F">
        <w:t>cheme</w:t>
      </w:r>
      <w:bookmarkEnd w:id="86"/>
    </w:p>
    <w:p w14:paraId="267A8B73" w14:textId="45CD2AE4" w:rsidR="00693E3B" w:rsidRPr="0062074F" w:rsidRDefault="00EE220D" w:rsidP="00A52928">
      <w:pPr>
        <w:spacing w:after="120" w:line="240" w:lineRule="auto"/>
        <w:jc w:val="both"/>
      </w:pPr>
      <w:r w:rsidRPr="0062074F">
        <w:t xml:space="preserve">The </w:t>
      </w:r>
      <w:r w:rsidR="00A5400C" w:rsidRPr="0062074F">
        <w:t>P</w:t>
      </w:r>
      <w:r w:rsidR="00A52928" w:rsidRPr="0062074F">
        <w:t>or</w:t>
      </w:r>
      <w:r w:rsidRPr="0062074F">
        <w:t xml:space="preserve">trayal </w:t>
      </w:r>
      <w:r w:rsidR="00A5400C" w:rsidRPr="0062074F">
        <w:t>C</w:t>
      </w:r>
      <w:r w:rsidRPr="0062074F">
        <w:t xml:space="preserve">atalogue uses a colour scheme, which classifies colours by their usage. Each colour usage is represented by a colour token. Each colour token corresponds to a colour definition given in CIE </w:t>
      </w:r>
      <w:r w:rsidR="005E0B00" w:rsidRPr="0062074F">
        <w:t>and</w:t>
      </w:r>
      <w:r w:rsidR="001036AA" w:rsidRPr="0062074F">
        <w:t>/or</w:t>
      </w:r>
      <w:r w:rsidR="005E0B00" w:rsidRPr="0062074F">
        <w:t xml:space="preserve"> sRGB </w:t>
      </w:r>
      <w:r w:rsidRPr="0062074F">
        <w:t>coordinates in one of a set of colour</w:t>
      </w:r>
      <w:r w:rsidR="00632B95" w:rsidRPr="0062074F">
        <w:t>s</w:t>
      </w:r>
      <w:r w:rsidR="00693E3B" w:rsidRPr="0062074F">
        <w:t xml:space="preserve">; each set is intended </w:t>
      </w:r>
      <w:r w:rsidRPr="0062074F">
        <w:t xml:space="preserve">for </w:t>
      </w:r>
      <w:r w:rsidR="00693E3B" w:rsidRPr="0062074F">
        <w:t xml:space="preserve">a </w:t>
      </w:r>
      <w:r w:rsidRPr="0062074F">
        <w:t xml:space="preserve">different bridge lighting condition. Each </w:t>
      </w:r>
      <w:r w:rsidR="00693E3B" w:rsidRPr="0062074F">
        <w:t>such set of colours</w:t>
      </w:r>
      <w:r w:rsidRPr="0062074F">
        <w:t xml:space="preserve"> is referred to as a “</w:t>
      </w:r>
      <w:r w:rsidR="00632B95" w:rsidRPr="0062074F">
        <w:t>palette</w:t>
      </w:r>
      <w:r w:rsidRPr="0062074F">
        <w:t xml:space="preserve">” </w:t>
      </w:r>
      <w:r w:rsidR="00693E3B" w:rsidRPr="0062074F">
        <w:t xml:space="preserve">and is generally identified by a descriptive name, </w:t>
      </w:r>
      <w:r w:rsidRPr="0062074F">
        <w:t>such as “Day”, “Dusk” and “Night”.</w:t>
      </w:r>
      <w:r w:rsidR="00693E3B" w:rsidRPr="0062074F">
        <w:t xml:space="preserve"> </w:t>
      </w:r>
      <w:r w:rsidR="00524263" w:rsidRPr="0062074F">
        <w:t>A particular colour token is often assigned different CIE/sRGB coordinates in different palettes (especially day/night/dusk palettes).</w:t>
      </w:r>
    </w:p>
    <w:p w14:paraId="6C14DC41" w14:textId="4E1AC493" w:rsidR="00693E3B" w:rsidRPr="0062074F" w:rsidRDefault="00693E3B" w:rsidP="00A52928">
      <w:pPr>
        <w:spacing w:after="120" w:line="240" w:lineRule="auto"/>
        <w:jc w:val="both"/>
      </w:pPr>
      <w:r w:rsidRPr="0062074F">
        <w:t xml:space="preserve">A “colour profile”, as the term is used in S-100, is a collection of </w:t>
      </w:r>
      <w:r w:rsidR="00716164" w:rsidRPr="0062074F">
        <w:t>tokens</w:t>
      </w:r>
      <w:r w:rsidR="00524263" w:rsidRPr="0062074F">
        <w:t xml:space="preserve"> within a single XML file</w:t>
      </w:r>
      <w:r w:rsidRPr="0062074F">
        <w:t>.</w:t>
      </w:r>
      <w:r w:rsidR="00524263" w:rsidRPr="0062074F">
        <w:t xml:space="preserve"> An ECDIS </w:t>
      </w:r>
      <w:r w:rsidR="00796161" w:rsidRPr="0062074F">
        <w:t xml:space="preserve">makes </w:t>
      </w:r>
      <w:r w:rsidR="00524263" w:rsidRPr="0062074F">
        <w:t xml:space="preserve">palettes for day, night, and dusk conditions available on the </w:t>
      </w:r>
      <w:r w:rsidR="00B02248" w:rsidRPr="0062074F">
        <w:t>system</w:t>
      </w:r>
      <w:r w:rsidR="002759B2" w:rsidRPr="0062074F">
        <w:t xml:space="preserve">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002759B2" w:rsidRPr="0062074F">
        <w:t>/ A10.4</w:t>
      </w:r>
      <w:r w:rsidR="00524263" w:rsidRPr="0062074F">
        <w:t xml:space="preserve">. </w:t>
      </w:r>
    </w:p>
    <w:p w14:paraId="28A36B57" w14:textId="1277B976" w:rsidR="00EE220D" w:rsidRPr="0062074F" w:rsidRDefault="00EE220D" w:rsidP="00A52928">
      <w:pPr>
        <w:spacing w:after="120" w:line="240" w:lineRule="auto"/>
        <w:jc w:val="both"/>
      </w:pPr>
      <w:r w:rsidRPr="0062074F">
        <w:t>Symbols, fill styles and line styles refer to the colour tokens as part of the symbol definition.</w:t>
      </w:r>
    </w:p>
    <w:p w14:paraId="5884DCA9" w14:textId="79E45B71" w:rsidR="00EE220D" w:rsidRPr="0062074F" w:rsidRDefault="00EE220D" w:rsidP="00A13F5A">
      <w:pPr>
        <w:pStyle w:val="Heading3"/>
      </w:pPr>
      <w:bookmarkStart w:id="87" w:name="_Toc226034994"/>
      <w:r w:rsidRPr="0062074F">
        <w:t>Symbols</w:t>
      </w:r>
      <w:bookmarkEnd w:id="87"/>
    </w:p>
    <w:p w14:paraId="07A4A7BC" w14:textId="60B26EBF" w:rsidR="00EE62F6"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 xml:space="preserve">atalogue </w:t>
      </w:r>
      <w:r w:rsidR="00A5400C" w:rsidRPr="0062074F">
        <w:t>provides a</w:t>
      </w:r>
      <w:r w:rsidRPr="0062074F">
        <w:t xml:space="preserve"> set of symbols</w:t>
      </w:r>
      <w:r w:rsidR="00796161" w:rsidRPr="0062074F">
        <w:t>.</w:t>
      </w:r>
      <w:r w:rsidR="0082322B" w:rsidRPr="0062074F">
        <w:t xml:space="preserve"> These symbols are encoded as SVG files which conform to the S-100 SVG profile</w:t>
      </w:r>
      <w:r w:rsidR="00796161" w:rsidRPr="0062074F">
        <w:t xml:space="preserve"> </w:t>
      </w:r>
    </w:p>
    <w:p w14:paraId="61A33353" w14:textId="312F00E7" w:rsidR="00EE220D" w:rsidRPr="0062074F" w:rsidRDefault="00EE220D" w:rsidP="00A13F5A">
      <w:pPr>
        <w:pStyle w:val="Heading3"/>
      </w:pPr>
      <w:bookmarkStart w:id="88" w:name="_Toc226034995"/>
      <w:r w:rsidRPr="0062074F">
        <w:t xml:space="preserve">Area </w:t>
      </w:r>
      <w:r w:rsidR="00E75C72" w:rsidRPr="0062074F">
        <w:t>f</w:t>
      </w:r>
      <w:r w:rsidRPr="0062074F">
        <w:t>ills</w:t>
      </w:r>
      <w:bookmarkEnd w:id="88"/>
    </w:p>
    <w:p w14:paraId="4CF4D796" w14:textId="4F9E33D3" w:rsidR="00EE220D" w:rsidRPr="001C1CAB" w:rsidRDefault="00EE220D" w:rsidP="00A52928">
      <w:pPr>
        <w:spacing w:after="120" w:line="240" w:lineRule="auto"/>
        <w:jc w:val="both"/>
        <w:rPr>
          <w:strike/>
        </w:rPr>
      </w:pPr>
      <w:r w:rsidRPr="0062074F">
        <w:t xml:space="preserve">The </w:t>
      </w:r>
      <w:r w:rsidR="00A5400C" w:rsidRPr="0062074F">
        <w:t>P</w:t>
      </w:r>
      <w:r w:rsidRPr="0062074F">
        <w:t xml:space="preserve">ortrayal </w:t>
      </w:r>
      <w:r w:rsidR="00A5400C" w:rsidRPr="0062074F">
        <w:t>C</w:t>
      </w:r>
      <w:r w:rsidRPr="0062074F">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p>
    <w:p w14:paraId="4C0E90AE" w14:textId="3B44A845" w:rsidR="00EE220D" w:rsidRPr="0062074F" w:rsidRDefault="00EE220D" w:rsidP="00A52928">
      <w:pPr>
        <w:spacing w:after="120" w:line="240" w:lineRule="auto"/>
        <w:jc w:val="both"/>
      </w:pPr>
      <w:r w:rsidRPr="00520800">
        <w:t xml:space="preserve">Area boundaries </w:t>
      </w:r>
      <w:r w:rsidR="00771A11" w:rsidRPr="00520800">
        <w:t>should</w:t>
      </w:r>
      <w:r w:rsidRPr="00520800">
        <w:t xml:space="preserve"> not be visible on the edge of the display window when the display window is enclosed by an area</w:t>
      </w:r>
      <w:r w:rsidR="005E0B00" w:rsidRPr="00520800">
        <w:t>.</w:t>
      </w:r>
      <w:r w:rsidR="00771A11" w:rsidRPr="00520800">
        <w:t xml:space="preserve"> Howeve</w:t>
      </w:r>
      <w:r w:rsidR="00B87412" w:rsidRPr="00520800">
        <w:t>r</w:t>
      </w:r>
      <w:r w:rsidR="00771A11" w:rsidRPr="00520800">
        <w:t>, if the boundary is actually on the edge of the display window, it should be visible.</w:t>
      </w:r>
    </w:p>
    <w:p w14:paraId="65D15267" w14:textId="5386D25C" w:rsidR="00EE220D" w:rsidRPr="0062074F" w:rsidRDefault="00EE220D" w:rsidP="00A13F5A">
      <w:pPr>
        <w:pStyle w:val="Heading3"/>
      </w:pPr>
      <w:bookmarkStart w:id="89" w:name="_Toc194061679"/>
      <w:bookmarkStart w:id="90" w:name="_Toc194067069"/>
      <w:bookmarkStart w:id="91" w:name="_Toc226034996"/>
      <w:bookmarkEnd w:id="89"/>
      <w:bookmarkEnd w:id="90"/>
      <w:r w:rsidRPr="0062074F">
        <w:t xml:space="preserve">Line </w:t>
      </w:r>
      <w:r w:rsidR="00E75C72" w:rsidRPr="0062074F">
        <w:t>s</w:t>
      </w:r>
      <w:r w:rsidRPr="0062074F">
        <w:t>tyles</w:t>
      </w:r>
      <w:bookmarkEnd w:id="91"/>
    </w:p>
    <w:p w14:paraId="4BB6FCEF" w14:textId="1798C1B4" w:rsidR="00F346C8"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atalogue uses two types of line styles: simple line styles and complex line styles. Simple line styles are solid, dashed or dotted lines with varying colour and thickness</w:t>
      </w:r>
      <w:r w:rsidR="00F346C8" w:rsidRPr="0062074F">
        <w:t xml:space="preserve"> (width or stroke width)</w:t>
      </w:r>
      <w:r w:rsidRPr="0062074F">
        <w:t>. Complex</w:t>
      </w:r>
      <w:r w:rsidR="00F346C8" w:rsidRPr="0062074F">
        <w:t xml:space="preserve"> (or “composit</w:t>
      </w:r>
      <w:r w:rsidR="000071F4" w:rsidRPr="0062074F">
        <w:t>e”)</w:t>
      </w:r>
      <w:r w:rsidRPr="0062074F">
        <w:t xml:space="preserve"> line styles are composed of repeating line patterns.</w:t>
      </w:r>
    </w:p>
    <w:p w14:paraId="2A53288A" w14:textId="0C165F7B" w:rsidR="00EE220D" w:rsidRPr="0062074F" w:rsidRDefault="00F346C8" w:rsidP="00A52928">
      <w:pPr>
        <w:spacing w:after="120" w:line="240" w:lineRule="auto"/>
        <w:jc w:val="both"/>
      </w:pPr>
      <w:r w:rsidRPr="0062074F">
        <w:t xml:space="preserve">Simple line styles are generally described by continuity, width, and colour. The full specification of a simple line style may also include other elements such as dash interval, cap and join types (see S-100 </w:t>
      </w:r>
      <w:r w:rsidR="00A5400C" w:rsidRPr="0062074F">
        <w:lastRenderedPageBreak/>
        <w:t xml:space="preserve">clauses </w:t>
      </w:r>
      <w:r w:rsidRPr="0062074F">
        <w:t xml:space="preserve">9-12.4 and 9a-11.2.2.3), defaults for which may be set in the </w:t>
      </w:r>
      <w:r w:rsidR="00A5400C" w:rsidRPr="0062074F">
        <w:t>P</w:t>
      </w:r>
      <w:r w:rsidRPr="0062074F">
        <w:t xml:space="preserve">ortrayal </w:t>
      </w:r>
      <w:r w:rsidR="00A5400C" w:rsidRPr="0062074F">
        <w:t>C</w:t>
      </w:r>
      <w:r w:rsidRPr="0062074F">
        <w:t>atalogue. Complex line styles consist of additional elements, described in S-100 9-12.4 and 9a-11.2.2.3.</w:t>
      </w:r>
    </w:p>
    <w:p w14:paraId="00564AF7" w14:textId="5159AAA1" w:rsidR="006F4147" w:rsidRPr="0062074F" w:rsidRDefault="00D91128" w:rsidP="00A52928">
      <w:pPr>
        <w:spacing w:after="120" w:line="240" w:lineRule="auto"/>
        <w:jc w:val="both"/>
      </w:pPr>
      <w:r w:rsidRPr="0062074F">
        <w:t xml:space="preserve">Complex </w:t>
      </w:r>
      <w:proofErr w:type="spellStart"/>
      <w:r w:rsidRPr="0062074F">
        <w:t>linestyles</w:t>
      </w:r>
      <w:proofErr w:type="spellEnd"/>
      <w:r w:rsidRPr="0062074F">
        <w:t xml:space="preserve"> may be one-sided (symbols, text, etc., which are part of the line extend to only one side of the line) or two-sided (symbols, text, etc. extend on both sides of the line).</w:t>
      </w:r>
    </w:p>
    <w:p w14:paraId="7A6AE9B0" w14:textId="002C1916" w:rsidR="00D1276E" w:rsidRPr="0062074F" w:rsidRDefault="00D1276E" w:rsidP="00D1276E">
      <w:pPr>
        <w:pStyle w:val="Heading3"/>
      </w:pPr>
      <w:bookmarkStart w:id="92" w:name="_Toc175130120"/>
      <w:bookmarkStart w:id="93" w:name="_Toc226034997"/>
      <w:bookmarkEnd w:id="92"/>
      <w:r w:rsidRPr="0062074F">
        <w:t>Portrayal of Shared Edges.</w:t>
      </w:r>
      <w:bookmarkEnd w:id="93"/>
    </w:p>
    <w:p w14:paraId="7294000B" w14:textId="6D991C9B" w:rsidR="00D1276E" w:rsidRPr="0062074F" w:rsidRDefault="00D1276E" w:rsidP="00D1276E">
      <w:pPr>
        <w:spacing w:after="120" w:line="240" w:lineRule="auto"/>
        <w:jc w:val="both"/>
      </w:pPr>
      <w:r w:rsidRPr="0062074F">
        <w:t>Shared edges portrayed with dash patterns may be presented incorrectly to the mariner when the ECDIS draws the edge in both directions. This issue can occur along the shared edges of features which abut, such as restricted areas or anchorages where adjacent edges are drawn in opposite directions.</w:t>
      </w:r>
    </w:p>
    <w:p w14:paraId="32D2909F" w14:textId="77777777" w:rsidR="00D1276E" w:rsidRPr="0062074F" w:rsidRDefault="00D1276E" w:rsidP="00D1276E">
      <w:pPr>
        <w:spacing w:after="120" w:line="240" w:lineRule="auto"/>
        <w:jc w:val="both"/>
      </w:pPr>
      <w:r w:rsidRPr="0062074F">
        <w:t>Rendering the dash pattern in both directions can alter the pattern from what is intended, and in some cases may result in a solid line.</w:t>
      </w:r>
    </w:p>
    <w:p w14:paraId="5302E985" w14:textId="77777777" w:rsidR="00D1276E" w:rsidRPr="0062074F" w:rsidRDefault="00D1276E" w:rsidP="00D1276E">
      <w:pPr>
        <w:spacing w:after="120" w:line="240" w:lineRule="auto"/>
        <w:jc w:val="both"/>
        <w:rPr>
          <w:sz w:val="18"/>
          <w:szCs w:val="18"/>
        </w:rPr>
      </w:pPr>
      <w:r w:rsidRPr="0062074F">
        <w:rPr>
          <w:rFonts w:eastAsiaTheme="minorHAnsi" w:cs="Arial"/>
          <w:color w:val="000000"/>
          <w:lang w:eastAsia="en-US"/>
        </w:rPr>
        <w:t>In the figure below, note the edges under the green highlight: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62074F" w14:paraId="16FBC9A7" w14:textId="77777777" w:rsidTr="00D343CC">
        <w:tc>
          <w:tcPr>
            <w:tcW w:w="4661" w:type="dxa"/>
          </w:tcPr>
          <w:p w14:paraId="31C57147" w14:textId="77777777" w:rsidR="00D1276E" w:rsidRPr="0062074F" w:rsidRDefault="00D1276E" w:rsidP="00D343CC">
            <w:pPr>
              <w:spacing w:after="120"/>
              <w:jc w:val="center"/>
            </w:pPr>
            <w:r w:rsidRPr="0062074F">
              <w:rPr>
                <w:noProof/>
              </w:rPr>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62074F" w:rsidRDefault="00D1276E" w:rsidP="00D343CC">
            <w:pPr>
              <w:spacing w:after="120"/>
              <w:jc w:val="center"/>
            </w:pPr>
            <w:r w:rsidRPr="0062074F">
              <w:t>Incorrect presentation</w:t>
            </w:r>
          </w:p>
        </w:tc>
        <w:tc>
          <w:tcPr>
            <w:tcW w:w="4661" w:type="dxa"/>
          </w:tcPr>
          <w:p w14:paraId="15668945" w14:textId="77777777" w:rsidR="00D1276E" w:rsidRPr="0062074F" w:rsidRDefault="00D1276E" w:rsidP="00D343CC">
            <w:pPr>
              <w:spacing w:after="120"/>
              <w:jc w:val="center"/>
            </w:pPr>
            <w:r w:rsidRPr="0062074F">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62074F" w:rsidRDefault="00D1276E" w:rsidP="00D343CC">
            <w:pPr>
              <w:spacing w:after="120"/>
              <w:jc w:val="center"/>
            </w:pPr>
            <w:r w:rsidRPr="0062074F">
              <w:t>Correct presentation</w:t>
            </w:r>
          </w:p>
        </w:tc>
      </w:tr>
    </w:tbl>
    <w:p w14:paraId="5473C2E4" w14:textId="77777777" w:rsidR="00D1276E" w:rsidRPr="0062074F" w:rsidRDefault="00D1276E" w:rsidP="00D1276E">
      <w:pPr>
        <w:spacing w:after="120" w:line="240" w:lineRule="auto"/>
        <w:jc w:val="both"/>
      </w:pPr>
    </w:p>
    <w:p w14:paraId="780879A5" w14:textId="77777777" w:rsidR="00D1276E" w:rsidRPr="0062074F" w:rsidRDefault="00D1276E" w:rsidP="00D1276E">
      <w:pPr>
        <w:spacing w:after="120" w:line="240" w:lineRule="auto"/>
        <w:jc w:val="both"/>
      </w:pPr>
      <w:r w:rsidRPr="0062074F">
        <w:t>This issue can also affect complex line styles, for example:</w:t>
      </w:r>
    </w:p>
    <w:p w14:paraId="782FA074" w14:textId="77777777" w:rsidR="00D1276E" w:rsidRPr="0062074F" w:rsidRDefault="00D1276E" w:rsidP="00D1276E">
      <w:pPr>
        <w:spacing w:after="120" w:line="240" w:lineRule="auto"/>
        <w:jc w:val="both"/>
      </w:pPr>
    </w:p>
    <w:tbl>
      <w:tblPr>
        <w:tblStyle w:val="TableGrid"/>
        <w:tblW w:w="0" w:type="auto"/>
        <w:tblLook w:val="04A0" w:firstRow="1" w:lastRow="0" w:firstColumn="1" w:lastColumn="0" w:noHBand="0" w:noVBand="1"/>
      </w:tblPr>
      <w:tblGrid>
        <w:gridCol w:w="4559"/>
        <w:gridCol w:w="4537"/>
      </w:tblGrid>
      <w:tr w:rsidR="00D1276E" w:rsidRPr="0062074F" w14:paraId="31E8343E" w14:textId="77777777" w:rsidTr="00A527F0">
        <w:tc>
          <w:tcPr>
            <w:tcW w:w="4661" w:type="dxa"/>
          </w:tcPr>
          <w:p w14:paraId="562B8989" w14:textId="77777777" w:rsidR="00D1276E" w:rsidRPr="0062074F" w:rsidRDefault="00D1276E" w:rsidP="00D343CC">
            <w:pPr>
              <w:spacing w:after="120"/>
              <w:jc w:val="center"/>
            </w:pPr>
            <w:r w:rsidRPr="0062074F">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62074F" w:rsidRDefault="00D1276E" w:rsidP="00D343CC">
            <w:pPr>
              <w:spacing w:after="120"/>
              <w:jc w:val="center"/>
            </w:pPr>
            <w:r w:rsidRPr="0062074F">
              <w:t>Incorrect presentation</w:t>
            </w:r>
          </w:p>
        </w:tc>
        <w:tc>
          <w:tcPr>
            <w:tcW w:w="4661" w:type="dxa"/>
          </w:tcPr>
          <w:p w14:paraId="6F4B7157" w14:textId="77777777" w:rsidR="00D1276E" w:rsidRPr="0062074F" w:rsidRDefault="00D1276E" w:rsidP="00D343CC">
            <w:pPr>
              <w:spacing w:after="120"/>
              <w:jc w:val="center"/>
            </w:pPr>
            <w:r w:rsidRPr="0062074F">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62074F" w:rsidRDefault="00D1276E" w:rsidP="00D343CC">
            <w:pPr>
              <w:spacing w:after="120"/>
              <w:jc w:val="center"/>
            </w:pPr>
            <w:r w:rsidRPr="0062074F">
              <w:t>Correct presentation.</w:t>
            </w:r>
          </w:p>
        </w:tc>
      </w:tr>
    </w:tbl>
    <w:p w14:paraId="0F0D31B6" w14:textId="3E00A29C" w:rsidR="00D1276E" w:rsidRPr="0062074F" w:rsidRDefault="00D1276E" w:rsidP="00A52928">
      <w:pPr>
        <w:spacing w:after="120" w:line="240" w:lineRule="auto"/>
        <w:jc w:val="both"/>
        <w:rPr>
          <w:b/>
          <w:bCs/>
        </w:rPr>
      </w:pPr>
    </w:p>
    <w:p w14:paraId="2178DA33" w14:textId="77777777" w:rsidR="00235FD2" w:rsidRPr="0062074F" w:rsidRDefault="00235FD2" w:rsidP="00A52928">
      <w:pPr>
        <w:spacing w:after="120" w:line="240" w:lineRule="auto"/>
        <w:jc w:val="both"/>
      </w:pPr>
    </w:p>
    <w:p w14:paraId="5346F7EB" w14:textId="158E6EF4" w:rsidR="00EE220D" w:rsidRPr="0062074F" w:rsidRDefault="00EE220D" w:rsidP="00A13F5A">
      <w:pPr>
        <w:pStyle w:val="Heading3"/>
      </w:pPr>
      <w:bookmarkStart w:id="94" w:name="_Toc226034998"/>
      <w:r w:rsidRPr="0062074F">
        <w:t>Text</w:t>
      </w:r>
      <w:bookmarkEnd w:id="94"/>
    </w:p>
    <w:p w14:paraId="0AACE70B" w14:textId="57F8CB10" w:rsidR="005147D3" w:rsidRPr="0062074F" w:rsidRDefault="00EE220D" w:rsidP="00A52928">
      <w:pPr>
        <w:spacing w:after="120" w:line="240" w:lineRule="auto"/>
        <w:jc w:val="both"/>
      </w:pPr>
      <w:r w:rsidRPr="0062074F">
        <w:t xml:space="preserve">S-101 </w:t>
      </w:r>
      <w:r w:rsidR="00632B95" w:rsidRPr="0062074F">
        <w:t xml:space="preserve">and other </w:t>
      </w:r>
      <w:r w:rsidR="00013183" w:rsidRPr="0062074F">
        <w:t>P</w:t>
      </w:r>
      <w:r w:rsidR="00632B95" w:rsidRPr="0062074F">
        <w:t xml:space="preserve">roduct </w:t>
      </w:r>
      <w:r w:rsidR="00013183" w:rsidRPr="0062074F">
        <w:t>S</w:t>
      </w:r>
      <w:r w:rsidR="00632B95" w:rsidRPr="0062074F">
        <w:t xml:space="preserve">pecifications </w:t>
      </w:r>
      <w:r w:rsidR="00796161" w:rsidRPr="0062074F">
        <w:t xml:space="preserve">may </w:t>
      </w:r>
      <w:r w:rsidRPr="0062074F">
        <w:t xml:space="preserve">utilize a cartographic feature called </w:t>
      </w:r>
      <w:proofErr w:type="spellStart"/>
      <w:r w:rsidRPr="0062074F">
        <w:rPr>
          <w:b/>
          <w:bCs/>
        </w:rPr>
        <w:t>TextPlacement</w:t>
      </w:r>
      <w:proofErr w:type="spellEnd"/>
      <w:r w:rsidRPr="0062074F">
        <w:t xml:space="preserve"> that is used in association </w:t>
      </w:r>
      <w:r w:rsidR="003E6ABC" w:rsidRPr="0062074F">
        <w:t xml:space="preserve">with a feature to optimise placement of </w:t>
      </w:r>
      <w:r w:rsidR="000E02CA" w:rsidRPr="0062074F">
        <w:t>labels (</w:t>
      </w:r>
      <w:r w:rsidR="00796161" w:rsidRPr="0062074F">
        <w:t>usually</w:t>
      </w:r>
      <w:r w:rsidR="000E02CA" w:rsidRPr="0062074F">
        <w:t>, either</w:t>
      </w:r>
      <w:r w:rsidR="003E6ABC" w:rsidRPr="0062074F">
        <w:t xml:space="preserve"> feature name or light characteristic</w:t>
      </w:r>
      <w:r w:rsidR="0035590F" w:rsidRPr="0062074F">
        <w:t xml:space="preserve"> description string</w:t>
      </w:r>
      <w:r w:rsidR="000E02CA" w:rsidRPr="0062074F">
        <w:t>)</w:t>
      </w:r>
      <w:r w:rsidRPr="0062074F">
        <w:t>.</w:t>
      </w:r>
    </w:p>
    <w:p w14:paraId="64A1DEA4" w14:textId="34F2A0C6" w:rsidR="00EE220D" w:rsidRPr="0062074F" w:rsidRDefault="00EE220D" w:rsidP="00A52928">
      <w:pPr>
        <w:spacing w:after="60" w:line="240" w:lineRule="auto"/>
        <w:jc w:val="both"/>
      </w:pPr>
      <w:r w:rsidRPr="0062074F">
        <w:t xml:space="preserve">There are </w:t>
      </w:r>
      <w:r w:rsidR="000E504B" w:rsidRPr="0062074F">
        <w:t>three</w:t>
      </w:r>
      <w:r w:rsidRPr="0062074F">
        <w:t xml:space="preserve"> types of text instruction</w:t>
      </w:r>
      <w:r w:rsidR="0018654C" w:rsidRPr="0062074F">
        <w:t>s possible in portrayal catalogues:</w:t>
      </w:r>
    </w:p>
    <w:p w14:paraId="30E7257A" w14:textId="02DF986F" w:rsidR="00EE220D" w:rsidRPr="0062074F" w:rsidRDefault="00EE220D">
      <w:pPr>
        <w:pStyle w:val="ListParagraph"/>
        <w:numPr>
          <w:ilvl w:val="0"/>
          <w:numId w:val="18"/>
        </w:numPr>
        <w:spacing w:after="60" w:line="240" w:lineRule="auto"/>
        <w:jc w:val="both"/>
      </w:pPr>
      <w:r w:rsidRPr="0062074F">
        <w:t>Text relative to a point</w:t>
      </w:r>
      <w:r w:rsidR="00013183" w:rsidRPr="0062074F">
        <w:t>;</w:t>
      </w:r>
    </w:p>
    <w:p w14:paraId="2E958260" w14:textId="0A8B766C" w:rsidR="00EE220D" w:rsidRPr="0062074F" w:rsidRDefault="00EE220D">
      <w:pPr>
        <w:pStyle w:val="ListParagraph"/>
        <w:numPr>
          <w:ilvl w:val="0"/>
          <w:numId w:val="18"/>
        </w:numPr>
        <w:spacing w:after="60" w:line="240" w:lineRule="auto"/>
        <w:jc w:val="both"/>
      </w:pPr>
      <w:r w:rsidRPr="0062074F">
        <w:t xml:space="preserve">Text that will be drawn along a </w:t>
      </w:r>
      <w:r w:rsidR="006F4A2D" w:rsidRPr="0062074F">
        <w:t>line</w:t>
      </w:r>
      <w:r w:rsidR="00013183" w:rsidRPr="0062074F">
        <w:t>; and</w:t>
      </w:r>
    </w:p>
    <w:p w14:paraId="2B796CE1" w14:textId="2D4F5CB4" w:rsidR="000E504B" w:rsidRPr="0062074F" w:rsidRDefault="000E504B">
      <w:pPr>
        <w:pStyle w:val="ListParagraph"/>
        <w:numPr>
          <w:ilvl w:val="0"/>
          <w:numId w:val="18"/>
        </w:numPr>
        <w:spacing w:after="120" w:line="240" w:lineRule="auto"/>
        <w:ind w:left="714" w:hanging="357"/>
        <w:jc w:val="both"/>
      </w:pPr>
      <w:r w:rsidRPr="0062074F">
        <w:t>Text placed relative to an area</w:t>
      </w:r>
      <w:r w:rsidR="00F52B91" w:rsidRPr="0062074F">
        <w:t xml:space="preserve"> uses a</w:t>
      </w:r>
      <w:r w:rsidRPr="0062074F">
        <w:t xml:space="preserve"> </w:t>
      </w:r>
      <w:r w:rsidR="0036405F" w:rsidRPr="0062074F">
        <w:t xml:space="preserve">local </w:t>
      </w:r>
      <w:r w:rsidR="00F52B91" w:rsidRPr="0062074F">
        <w:t>coordinate reference system</w:t>
      </w:r>
      <w:r w:rsidRPr="0062074F">
        <w:t>. Note that this can cause the text to be drawn at multiple locations.</w:t>
      </w:r>
    </w:p>
    <w:p w14:paraId="5C61C395" w14:textId="22F5E089" w:rsidR="000E504B" w:rsidRPr="0062074F" w:rsidRDefault="000E504B" w:rsidP="00A52928">
      <w:pPr>
        <w:spacing w:after="120" w:line="240" w:lineRule="auto"/>
        <w:jc w:val="both"/>
      </w:pPr>
      <w:r w:rsidRPr="0062074F">
        <w:t xml:space="preserve">However, explicit cartographic placement along curves </w:t>
      </w:r>
      <w:r w:rsidR="0036405F" w:rsidRPr="0062074F">
        <w:t>or</w:t>
      </w:r>
      <w:r w:rsidRPr="0062074F">
        <w:t xml:space="preserve"> relative to </w:t>
      </w:r>
      <w:r w:rsidR="0036405F" w:rsidRPr="0062074F">
        <w:t>area/local CRS</w:t>
      </w:r>
      <w:r w:rsidRPr="0062074F">
        <w:t xml:space="preserve"> cannot be explicitly encoded in S-101 datasets</w:t>
      </w:r>
      <w:r w:rsidR="0036405F" w:rsidRPr="0062074F">
        <w:t>, though it can be encoded in portrayal rules</w:t>
      </w:r>
      <w:r w:rsidR="00A31B6A" w:rsidRPr="0062074F">
        <w:t xml:space="preserve"> in a </w:t>
      </w:r>
      <w:r w:rsidR="00013183" w:rsidRPr="0062074F">
        <w:t>P</w:t>
      </w:r>
      <w:r w:rsidR="00A31B6A" w:rsidRPr="0062074F">
        <w:t xml:space="preserve">ortrayal </w:t>
      </w:r>
      <w:r w:rsidR="00013183" w:rsidRPr="0062074F">
        <w:t>C</w:t>
      </w:r>
      <w:r w:rsidR="00A31B6A" w:rsidRPr="0062074F">
        <w:t>atalogue</w:t>
      </w:r>
      <w:r w:rsidR="00F94BEA" w:rsidRPr="0062074F">
        <w:t xml:space="preserve"> (S-100 </w:t>
      </w:r>
      <w:r w:rsidR="00013183" w:rsidRPr="0062074F">
        <w:t xml:space="preserve">Part 9a, clause </w:t>
      </w:r>
      <w:r w:rsidR="00F94BEA" w:rsidRPr="0062074F">
        <w:t>9a-11.2)</w:t>
      </w:r>
      <w:r w:rsidR="0036405F" w:rsidRPr="0062074F">
        <w:t>.</w:t>
      </w:r>
    </w:p>
    <w:p w14:paraId="1BD346E4" w14:textId="2D5FB27E" w:rsidR="00EE62F6" w:rsidRPr="0062074F" w:rsidRDefault="00EE62F6" w:rsidP="00A13F5A">
      <w:pPr>
        <w:pStyle w:val="Heading3"/>
      </w:pPr>
      <w:bookmarkStart w:id="95" w:name="_Ref44530594"/>
      <w:bookmarkStart w:id="96" w:name="_Toc226034999"/>
      <w:r w:rsidRPr="0062074F">
        <w:lastRenderedPageBreak/>
        <w:t>Style sheets</w:t>
      </w:r>
      <w:bookmarkEnd w:id="95"/>
      <w:bookmarkEnd w:id="96"/>
    </w:p>
    <w:p w14:paraId="19C41B51" w14:textId="2B600ACF" w:rsidR="005A1FAB" w:rsidRPr="0062074F" w:rsidRDefault="005E1A41" w:rsidP="00A52928">
      <w:pPr>
        <w:spacing w:after="120" w:line="240" w:lineRule="auto"/>
        <w:jc w:val="both"/>
      </w:pPr>
      <w:r w:rsidRPr="0062074F">
        <w:t>Cascading Style Sheets (</w:t>
      </w:r>
      <w:r w:rsidR="009C1FE6" w:rsidRPr="0062074F">
        <w:t>CSS</w:t>
      </w:r>
      <w:r w:rsidRPr="0062074F">
        <w:t>)</w:t>
      </w:r>
      <w:r w:rsidR="009C1FE6" w:rsidRPr="0062074F">
        <w:t xml:space="preserve"> </w:t>
      </w:r>
      <w:r w:rsidRPr="0062074F">
        <w:t>files</w:t>
      </w:r>
      <w:r w:rsidR="009C1FE6" w:rsidRPr="0062074F">
        <w:t xml:space="preserve"> are used to </w:t>
      </w:r>
      <w:r w:rsidRPr="0062074F">
        <w:t>provide different sets of stroke and fill style instructions to be applied to symbols. This mechanism allows changing colours and line weights used in the symbols by swapping CSS files according to the desired colour scheme.</w:t>
      </w:r>
    </w:p>
    <w:p w14:paraId="1E8B6EE8" w14:textId="446B96FD" w:rsidR="00AD002E" w:rsidRPr="0062074F" w:rsidRDefault="00AD002E" w:rsidP="00A52928">
      <w:pPr>
        <w:spacing w:after="120" w:line="240" w:lineRule="auto"/>
        <w:jc w:val="both"/>
      </w:pPr>
      <w:r w:rsidRPr="0062074F">
        <w:t xml:space="preserve">In principle, any style attribute can be set in a CSS file, but the CSS files in IHO </w:t>
      </w:r>
      <w:r w:rsidR="00A52928" w:rsidRPr="0062074F">
        <w:t>P</w:t>
      </w:r>
      <w:r w:rsidRPr="0062074F">
        <w:t xml:space="preserve">ortrayal </w:t>
      </w:r>
      <w:r w:rsidR="00A52928" w:rsidRPr="0062074F">
        <w:t>C</w:t>
      </w:r>
      <w:r w:rsidRPr="0062074F">
        <w:t xml:space="preserve">atalogues </w:t>
      </w:r>
      <w:r w:rsidR="006E7CFE" w:rsidRPr="0062074F">
        <w:t xml:space="preserve">are restricted </w:t>
      </w:r>
      <w:r w:rsidR="004025D4" w:rsidRPr="0062074F">
        <w:t>by S-100 9-B-4.4 to only two use cases</w:t>
      </w:r>
      <w:r w:rsidR="00606330" w:rsidRPr="0062074F">
        <w:t>: setting</w:t>
      </w:r>
      <w:r w:rsidRPr="0062074F">
        <w:t xml:space="preserve"> stroke and fill colours, </w:t>
      </w:r>
      <w:r w:rsidR="00F848EC" w:rsidRPr="0062074F">
        <w:t xml:space="preserve">altering the visibility of elements which are not normally </w:t>
      </w:r>
      <w:r w:rsidR="0070450C" w:rsidRPr="0062074F">
        <w:t>displayed (for example, the pivot point)</w:t>
      </w:r>
      <w:r w:rsidRPr="0062074F">
        <w:t>.</w:t>
      </w:r>
      <w:r w:rsidR="00D32F9E" w:rsidRPr="0062074F">
        <w:t xml:space="preserve"> </w:t>
      </w:r>
    </w:p>
    <w:p w14:paraId="54F228CF" w14:textId="77777777" w:rsidR="001534DA" w:rsidRPr="0062074F" w:rsidRDefault="001534DA" w:rsidP="00A13F5A">
      <w:pPr>
        <w:pStyle w:val="Heading3"/>
      </w:pPr>
      <w:bookmarkStart w:id="97" w:name="_Toc226035000"/>
      <w:r w:rsidRPr="0062074F">
        <w:t>Display planes</w:t>
      </w:r>
      <w:bookmarkEnd w:id="97"/>
    </w:p>
    <w:p w14:paraId="691481A3" w14:textId="73F41A7C" w:rsidR="001534DA" w:rsidRPr="0062074F" w:rsidRDefault="001534DA" w:rsidP="00A52928">
      <w:pPr>
        <w:spacing w:after="120" w:line="240" w:lineRule="auto"/>
        <w:jc w:val="both"/>
      </w:pPr>
      <w:r w:rsidRPr="0062074F">
        <w:t>Display planes are used to split the output of the portrayal functions into lists. An example of this is the separation of chart information drawn under a radar image and chart information drawn over a radar image.</w:t>
      </w:r>
    </w:p>
    <w:p w14:paraId="38B77A89" w14:textId="2D48D7E1" w:rsidR="00EE220D" w:rsidRPr="0062074F" w:rsidRDefault="00EE220D" w:rsidP="00A13F5A">
      <w:pPr>
        <w:pStyle w:val="Heading3"/>
      </w:pPr>
      <w:bookmarkStart w:id="98" w:name="_Toc226035001"/>
      <w:r w:rsidRPr="0062074F">
        <w:t xml:space="preserve">Display </w:t>
      </w:r>
      <w:r w:rsidR="001949CA" w:rsidRPr="0062074F">
        <w:t xml:space="preserve">(drawing) </w:t>
      </w:r>
      <w:r w:rsidR="00E75C72" w:rsidRPr="0062074F">
        <w:t>p</w:t>
      </w:r>
      <w:r w:rsidRPr="0062074F">
        <w:t>riorities</w:t>
      </w:r>
      <w:bookmarkEnd w:id="98"/>
    </w:p>
    <w:p w14:paraId="579C2CD6" w14:textId="77777777" w:rsidR="00746189" w:rsidRPr="0062074F" w:rsidRDefault="00746189" w:rsidP="00746189">
      <w:pPr>
        <w:spacing w:after="120" w:line="240" w:lineRule="auto"/>
        <w:jc w:val="both"/>
      </w:pPr>
      <w:r w:rsidRPr="0062074F">
        <w:t>Display priorities are also called “drawing priorities” in S-100 Parts 9 and 9a.</w:t>
      </w:r>
    </w:p>
    <w:p w14:paraId="71E4B58E" w14:textId="475CED2F" w:rsidR="00EE220D" w:rsidRPr="0062074F" w:rsidRDefault="00EE220D" w:rsidP="00A52928">
      <w:pPr>
        <w:spacing w:after="120" w:line="240" w:lineRule="auto"/>
        <w:jc w:val="both"/>
      </w:pPr>
      <w:r w:rsidRPr="0062074F">
        <w:t>Displa</w:t>
      </w:r>
      <w:r w:rsidR="00FD56DB" w:rsidRPr="0062074F">
        <w:t>y</w:t>
      </w:r>
      <w:r w:rsidRPr="0062074F">
        <w:t xml:space="preserve"> priorities</w:t>
      </w:r>
      <w:r w:rsidR="00FD56DB" w:rsidRPr="0062074F">
        <w:t xml:space="preserve"> </w:t>
      </w:r>
      <w:r w:rsidRPr="0062074F">
        <w:t>control the order in which the output of the portrayal functions is processed by the rendering engine</w:t>
      </w:r>
      <w:r w:rsidR="00A05A67" w:rsidRPr="0062074F">
        <w:t xml:space="preserve"> within a display plane</w:t>
      </w:r>
      <w:r w:rsidRPr="0062074F">
        <w:t>. Priorities with smaller numerical values will be processed first.</w:t>
      </w:r>
      <w:r w:rsidR="001534DA" w:rsidRPr="0062074F">
        <w:t xml:space="preserve"> </w:t>
      </w:r>
    </w:p>
    <w:p w14:paraId="14A3326E" w14:textId="00D617A9" w:rsidR="001534DA" w:rsidRPr="0062074F" w:rsidRDefault="00EE220D" w:rsidP="00A52928">
      <w:pPr>
        <w:spacing w:after="120" w:line="240" w:lineRule="auto"/>
        <w:jc w:val="both"/>
      </w:pPr>
      <w:r w:rsidRPr="0062074F">
        <w:t xml:space="preserve">The display priority applies irrespective of whether a feature is a point, curve or surface. If the display priority is equal among features, curve features have to be drawn on top of surface features whereas point features </w:t>
      </w:r>
      <w:r w:rsidR="00796161" w:rsidRPr="0062074F">
        <w:t>are</w:t>
      </w:r>
      <w:r w:rsidRPr="0062074F">
        <w:t xml:space="preserve"> drawn on top of both. If the display priority is still equal among features of the same type of geometry (curve, surface or point) the given sequence in the data structure of the </w:t>
      </w:r>
      <w:r w:rsidR="00292CD6" w:rsidRPr="0062074F">
        <w:t>System Database</w:t>
      </w:r>
      <w:r w:rsidRPr="0062074F">
        <w:t xml:space="preserve">, or some other neutral criterion, </w:t>
      </w:r>
      <w:r w:rsidR="00E4260A" w:rsidRPr="0062074F">
        <w:t xml:space="preserve">should </w:t>
      </w:r>
      <w:r w:rsidRPr="0062074F">
        <w:t>be used for a decision as to which feature is drawn on top.</w:t>
      </w:r>
    </w:p>
    <w:p w14:paraId="7041130F" w14:textId="77777777" w:rsidR="009015B8" w:rsidRPr="0062074F" w:rsidRDefault="009015B8" w:rsidP="00A13F5A">
      <w:pPr>
        <w:pStyle w:val="Heading3"/>
      </w:pPr>
      <w:bookmarkStart w:id="99" w:name="_Toc226035002"/>
      <w:r w:rsidRPr="0062074F">
        <w:t>Viewing groups</w:t>
      </w:r>
      <w:bookmarkEnd w:id="99"/>
    </w:p>
    <w:p w14:paraId="0B851E7D" w14:textId="29051A27" w:rsidR="009015B8" w:rsidRPr="0062074F" w:rsidRDefault="009015B8" w:rsidP="00025127">
      <w:pPr>
        <w:spacing w:after="120" w:line="240" w:lineRule="auto"/>
        <w:jc w:val="both"/>
      </w:pPr>
      <w:r w:rsidRPr="0062074F">
        <w:t xml:space="preserve">The viewing group controls the content of the display. It provides an on/off switch in the </w:t>
      </w:r>
      <w:r w:rsidR="00025127" w:rsidRPr="0062074F">
        <w:t>P</w:t>
      </w:r>
      <w:r w:rsidRPr="0062074F">
        <w:t xml:space="preserve">ortrayal </w:t>
      </w:r>
      <w:r w:rsidR="00025127" w:rsidRPr="0062074F">
        <w:t>C</w:t>
      </w:r>
      <w:r w:rsidRPr="0062074F">
        <w:t xml:space="preserve">atalogue for </w:t>
      </w:r>
      <w:r w:rsidR="00AC3F99" w:rsidRPr="0062074F">
        <w:t xml:space="preserve">all </w:t>
      </w:r>
      <w:r w:rsidRPr="0062074F">
        <w:t>drawing instruction</w:t>
      </w:r>
      <w:r w:rsidR="00AC3F99" w:rsidRPr="0062074F">
        <w:t>s</w:t>
      </w:r>
      <w:r w:rsidRPr="0062074F">
        <w:t xml:space="preserve"> assigned to the corresponding viewing group.</w:t>
      </w:r>
    </w:p>
    <w:p w14:paraId="7AB45B2A" w14:textId="77777777" w:rsidR="009015B8" w:rsidRPr="0062074F" w:rsidRDefault="009015B8" w:rsidP="00A13F5A">
      <w:pPr>
        <w:pStyle w:val="Heading3"/>
      </w:pPr>
      <w:bookmarkStart w:id="100" w:name="_Toc226035003"/>
      <w:r w:rsidRPr="0062074F">
        <w:t>Viewing group layers</w:t>
      </w:r>
      <w:bookmarkEnd w:id="100"/>
    </w:p>
    <w:p w14:paraId="741A45A1" w14:textId="5C562614" w:rsidR="009015B8" w:rsidRPr="0062074F" w:rsidRDefault="009015B8" w:rsidP="00025127">
      <w:pPr>
        <w:spacing w:after="120" w:line="240" w:lineRule="auto"/>
        <w:jc w:val="both"/>
      </w:pPr>
      <w:r w:rsidRPr="0062074F">
        <w:t xml:space="preserve">A viewing group layer defines a collection of viewing groups whose visibility can be simultaneously toggled </w:t>
      </w:r>
      <w:r w:rsidR="00726B15" w:rsidRPr="0062074F">
        <w:t xml:space="preserve">on/off </w:t>
      </w:r>
      <w:r w:rsidRPr="0062074F">
        <w:t>by an application.</w:t>
      </w:r>
    </w:p>
    <w:p w14:paraId="27901759" w14:textId="77777777" w:rsidR="009015B8" w:rsidRPr="0062074F" w:rsidRDefault="009015B8" w:rsidP="00A13F5A">
      <w:pPr>
        <w:pStyle w:val="Heading3"/>
      </w:pPr>
      <w:bookmarkStart w:id="101" w:name="_Toc226035004"/>
      <w:r w:rsidRPr="0062074F">
        <w:t>Display modes</w:t>
      </w:r>
      <w:bookmarkEnd w:id="101"/>
    </w:p>
    <w:p w14:paraId="5DDC8ADF" w14:textId="477781A7" w:rsidR="009015B8" w:rsidRPr="0062074F" w:rsidRDefault="009015B8" w:rsidP="00025127">
      <w:pPr>
        <w:spacing w:after="120" w:line="240" w:lineRule="auto"/>
        <w:jc w:val="both"/>
      </w:pPr>
      <w:r w:rsidRPr="0062074F">
        <w:t xml:space="preserve">A display mode defines a collection of viewing group layers which can be simultaneously toggled </w:t>
      </w:r>
      <w:r w:rsidR="00726B15" w:rsidRPr="0062074F">
        <w:t xml:space="preserve">on/off </w:t>
      </w:r>
      <w:r w:rsidRPr="0062074F">
        <w:t>by an application.</w:t>
      </w:r>
    </w:p>
    <w:p w14:paraId="078C71DF" w14:textId="77777777" w:rsidR="00341B76" w:rsidRPr="0062074F" w:rsidRDefault="00341B76" w:rsidP="00A13F5A">
      <w:pPr>
        <w:pStyle w:val="Heading3"/>
      </w:pPr>
      <w:bookmarkStart w:id="102" w:name="_Toc188368609"/>
      <w:bookmarkStart w:id="103" w:name="_Toc188621811"/>
      <w:bookmarkStart w:id="104" w:name="_Toc188950392"/>
      <w:bookmarkStart w:id="105" w:name="_Toc188968308"/>
      <w:bookmarkStart w:id="106" w:name="_Toc188968533"/>
      <w:bookmarkStart w:id="107" w:name="_Toc188368610"/>
      <w:bookmarkStart w:id="108" w:name="_Toc188621812"/>
      <w:bookmarkStart w:id="109" w:name="_Toc188950393"/>
      <w:bookmarkStart w:id="110" w:name="_Toc188968309"/>
      <w:bookmarkStart w:id="111" w:name="_Toc188968534"/>
      <w:bookmarkStart w:id="112" w:name="_Toc226035005"/>
      <w:bookmarkEnd w:id="102"/>
      <w:bookmarkEnd w:id="103"/>
      <w:bookmarkEnd w:id="104"/>
      <w:bookmarkEnd w:id="105"/>
      <w:bookmarkEnd w:id="106"/>
      <w:bookmarkEnd w:id="107"/>
      <w:bookmarkEnd w:id="108"/>
      <w:bookmarkEnd w:id="109"/>
      <w:bookmarkEnd w:id="110"/>
      <w:bookmarkEnd w:id="111"/>
      <w:r w:rsidRPr="0062074F">
        <w:t>Rules</w:t>
      </w:r>
      <w:bookmarkEnd w:id="112"/>
    </w:p>
    <w:p w14:paraId="31F932D5" w14:textId="43C91E8A" w:rsidR="00341B76" w:rsidRPr="0062074F" w:rsidRDefault="00341B76" w:rsidP="00025127">
      <w:pPr>
        <w:spacing w:after="120" w:line="240" w:lineRule="auto"/>
        <w:jc w:val="both"/>
      </w:pPr>
      <w:r w:rsidRPr="0062074F">
        <w:t>A portrayal rule describes the transformation of feature data into drawing instructions.</w:t>
      </w:r>
    </w:p>
    <w:p w14:paraId="781F4D7F" w14:textId="6B71EA2C" w:rsidR="00EE220D" w:rsidRPr="0062074F" w:rsidRDefault="00EE220D" w:rsidP="00A13F5A">
      <w:pPr>
        <w:pStyle w:val="Heading3"/>
      </w:pPr>
      <w:bookmarkStart w:id="113" w:name="_Ref44796990"/>
      <w:bookmarkStart w:id="114" w:name="_Toc226035006"/>
      <w:r w:rsidRPr="0062074F">
        <w:t>Context</w:t>
      </w:r>
      <w:bookmarkEnd w:id="113"/>
      <w:bookmarkEnd w:id="114"/>
    </w:p>
    <w:p w14:paraId="5D382614" w14:textId="06E77C15" w:rsidR="00EE62F6" w:rsidRPr="0062074F" w:rsidRDefault="005E6352" w:rsidP="00025127">
      <w:pPr>
        <w:spacing w:after="120" w:line="240" w:lineRule="auto"/>
        <w:jc w:val="both"/>
      </w:pPr>
      <w:r w:rsidRPr="0062074F">
        <w:t>The c</w:t>
      </w:r>
      <w:r w:rsidR="00F02835" w:rsidRPr="0062074F">
        <w:t xml:space="preserve">ontext is a set of parameters </w:t>
      </w:r>
      <w:r w:rsidR="00560E23" w:rsidRPr="0062074F">
        <w:t>wh</w:t>
      </w:r>
      <w:r w:rsidR="001145B7" w:rsidRPr="0062074F">
        <w:t>ose</w:t>
      </w:r>
      <w:r w:rsidR="00560E23" w:rsidRPr="0062074F">
        <w:t xml:space="preserve"> </w:t>
      </w:r>
      <w:r w:rsidR="001145B7" w:rsidRPr="0062074F">
        <w:t>values alter</w:t>
      </w:r>
      <w:r w:rsidR="00560E23" w:rsidRPr="0062074F">
        <w:t xml:space="preserve"> the portrayal processing</w:t>
      </w:r>
      <w:r w:rsidR="00ED1CFC" w:rsidRPr="0062074F">
        <w:t xml:space="preserve">. </w:t>
      </w:r>
      <w:r w:rsidR="00F02835" w:rsidRPr="0062074F">
        <w:t xml:space="preserve">These parameters can be </w:t>
      </w:r>
      <w:r w:rsidR="007F70B8" w:rsidRPr="0062074F">
        <w:t>used</w:t>
      </w:r>
      <w:r w:rsidR="00F02835" w:rsidRPr="0062074F">
        <w:t xml:space="preserve"> to provide contextual information </w:t>
      </w:r>
      <w:r w:rsidRPr="0062074F">
        <w:t>to the execution of rules in portrayal processing.</w:t>
      </w:r>
      <w:r w:rsidR="00ED1CFC" w:rsidRPr="0062074F">
        <w:t xml:space="preserve"> Examples are settings of depth values for the safety depth, shallow and deep contours.</w:t>
      </w:r>
    </w:p>
    <w:p w14:paraId="41290E08" w14:textId="19CB469F" w:rsidR="0018654C" w:rsidRPr="0062074F" w:rsidRDefault="0018654C" w:rsidP="00A13F5A">
      <w:pPr>
        <w:pStyle w:val="Heading3"/>
      </w:pPr>
      <w:bookmarkStart w:id="115" w:name="_Toc226035007"/>
      <w:r w:rsidRPr="0062074F">
        <w:t>Validity times</w:t>
      </w:r>
      <w:bookmarkEnd w:id="115"/>
    </w:p>
    <w:p w14:paraId="2660FB02" w14:textId="645307F0" w:rsidR="00EA650D" w:rsidRPr="0062074F" w:rsidRDefault="00321DBC" w:rsidP="00025127">
      <w:pPr>
        <w:spacing w:after="120" w:line="240" w:lineRule="auto"/>
        <w:jc w:val="both"/>
      </w:pPr>
      <w:r w:rsidRPr="0062074F">
        <w:t xml:space="preserve">Drawing instructions can be designated as being valid only during a </w:t>
      </w:r>
      <w:r w:rsidR="009D54A5" w:rsidRPr="0062074F">
        <w:t>specified</w:t>
      </w:r>
      <w:r w:rsidRPr="0062074F">
        <w:t xml:space="preserve"> interval</w:t>
      </w:r>
      <w:r w:rsidR="007249A3" w:rsidRPr="0062074F">
        <w:t>, which may be open-ended at either beginning or end, or a single time point (with beginning and end the same). Intervals may be specified in terms of date, time (of day), or date-time endpoints.</w:t>
      </w:r>
    </w:p>
    <w:p w14:paraId="04678F46" w14:textId="13311BF6" w:rsidR="007249A3" w:rsidRPr="0062074F" w:rsidRDefault="007249A3" w:rsidP="00025127">
      <w:pPr>
        <w:spacing w:after="120" w:line="240" w:lineRule="auto"/>
        <w:jc w:val="both"/>
      </w:pPr>
      <w:r w:rsidRPr="0062074F">
        <w:t>The start and end instants are defined by their date/time component of the smallest granularity. For example, if the end instant is specified</w:t>
      </w:r>
      <w:r w:rsidR="007B14DE" w:rsidRPr="0062074F">
        <w:t xml:space="preserve"> </w:t>
      </w:r>
      <w:r w:rsidR="00BA119C" w:rsidRPr="0062074F">
        <w:t>a date without a time of day</w:t>
      </w:r>
      <w:r w:rsidR="007B14DE" w:rsidRPr="0062074F">
        <w:t>, and the interval is “right-closed”</w:t>
      </w:r>
      <w:r w:rsidRPr="0062074F">
        <w:t xml:space="preserve">, the end instant is </w:t>
      </w:r>
      <w:r w:rsidR="00BA119C" w:rsidRPr="0062074F">
        <w:t xml:space="preserve">midnight </w:t>
      </w:r>
      <w:r w:rsidR="007B14DE" w:rsidRPr="0062074F">
        <w:t xml:space="preserve">at the end of the specified day </w:t>
      </w:r>
      <w:r w:rsidR="00BA119C" w:rsidRPr="0062074F">
        <w:t xml:space="preserve">(240000 in ISO 8601 </w:t>
      </w:r>
      <w:r w:rsidR="007B14DE" w:rsidRPr="0062074F">
        <w:t>terms</w:t>
      </w:r>
      <w:r w:rsidR="00BA119C" w:rsidRPr="0062074F">
        <w:t>)</w:t>
      </w:r>
      <w:r w:rsidRPr="0062074F">
        <w:t>.</w:t>
      </w:r>
      <w:r w:rsidR="00BA119C" w:rsidRPr="0062074F">
        <w:t xml:space="preserve"> This is consistent with </w:t>
      </w:r>
      <w:r w:rsidR="007B14DE" w:rsidRPr="0062074F">
        <w:t xml:space="preserve">the </w:t>
      </w:r>
      <w:r w:rsidR="00BA119C" w:rsidRPr="0062074F">
        <w:t xml:space="preserve">S-100 treatment of </w:t>
      </w:r>
      <w:proofErr w:type="spellStart"/>
      <w:r w:rsidR="00BA119C" w:rsidRPr="003D72A2">
        <w:rPr>
          <w:i/>
          <w:iCs/>
        </w:rPr>
        <w:t>dateStart</w:t>
      </w:r>
      <w:proofErr w:type="spellEnd"/>
      <w:r w:rsidR="00BA119C" w:rsidRPr="0062074F">
        <w:t xml:space="preserve"> and </w:t>
      </w:r>
      <w:proofErr w:type="spellStart"/>
      <w:r w:rsidR="00BA119C" w:rsidRPr="003D72A2">
        <w:rPr>
          <w:i/>
          <w:iCs/>
        </w:rPr>
        <w:t>dateEnd</w:t>
      </w:r>
      <w:proofErr w:type="spellEnd"/>
      <w:r w:rsidR="00BA119C" w:rsidRPr="0062074F">
        <w:t xml:space="preserve"> attributes (see S-100 Part 3 </w:t>
      </w:r>
      <w:r w:rsidR="007B14DE" w:rsidRPr="0062074F">
        <w:t>clause 3-8</w:t>
      </w:r>
      <w:r w:rsidR="001970B6" w:rsidRPr="0062074F">
        <w:t>-3</w:t>
      </w:r>
      <w:r w:rsidR="007B14DE" w:rsidRPr="0062074F">
        <w:t xml:space="preserve"> (Interpretation of models of time intervals and period), but note that the open/closed nature of the interval </w:t>
      </w:r>
      <w:r w:rsidR="00D65B60" w:rsidRPr="0062074F">
        <w:lastRenderedPageBreak/>
        <w:t>affects</w:t>
      </w:r>
      <w:r w:rsidR="007B14DE" w:rsidRPr="0062074F">
        <w:t xml:space="preserve"> the interpretation</w:t>
      </w:r>
      <w:r w:rsidR="00550A8B" w:rsidRPr="0062074F">
        <w:t xml:space="preserve"> for Part 9 time intervals</w:t>
      </w:r>
      <w:r w:rsidR="007B14DE" w:rsidRPr="0062074F">
        <w:t xml:space="preserve"> </w:t>
      </w:r>
      <w:r w:rsidR="00550A8B" w:rsidRPr="0062074F">
        <w:t>—</w:t>
      </w:r>
      <w:r w:rsidR="007B14DE" w:rsidRPr="0062074F">
        <w:t xml:space="preserve"> if the same </w:t>
      </w:r>
      <w:r w:rsidR="00D65B60" w:rsidRPr="0062074F">
        <w:t>interval</w:t>
      </w:r>
      <w:r w:rsidR="007B14DE" w:rsidRPr="0062074F">
        <w:t xml:space="preserve"> is specified as “right-open” the </w:t>
      </w:r>
      <w:r w:rsidR="00BA1F6C" w:rsidRPr="0062074F">
        <w:t xml:space="preserve">start </w:t>
      </w:r>
      <w:r w:rsidR="007B14DE" w:rsidRPr="0062074F">
        <w:t>time point is midnight at the beginning of the specified day (000000 in ISO 8601 terms).</w:t>
      </w:r>
    </w:p>
    <w:p w14:paraId="6B51C525" w14:textId="77777777" w:rsidR="00025127" w:rsidRPr="0062074F" w:rsidRDefault="00025127" w:rsidP="00025127">
      <w:pPr>
        <w:spacing w:after="120" w:line="240" w:lineRule="auto"/>
        <w:jc w:val="both"/>
      </w:pPr>
    </w:p>
    <w:p w14:paraId="1501D4A7" w14:textId="1B820415" w:rsidR="0018654C" w:rsidRPr="0062074F" w:rsidRDefault="00172E40" w:rsidP="00DB7CFE">
      <w:pPr>
        <w:pStyle w:val="Heading2"/>
      </w:pPr>
      <w:bookmarkStart w:id="116" w:name="_Toc226035008"/>
      <w:r w:rsidRPr="0062074F">
        <w:t xml:space="preserve">The </w:t>
      </w:r>
      <w:r w:rsidR="00EA650D" w:rsidRPr="0062074F">
        <w:t>Aler</w:t>
      </w:r>
      <w:r w:rsidR="007E60A6">
        <w:t xml:space="preserve">t </w:t>
      </w:r>
      <w:r w:rsidRPr="0062074F">
        <w:t>Catalogue</w:t>
      </w:r>
      <w:bookmarkEnd w:id="116"/>
    </w:p>
    <w:p w14:paraId="72134CB6" w14:textId="5E4DDCBE" w:rsidR="001E273F" w:rsidRPr="0062074F" w:rsidRDefault="001E273F" w:rsidP="00025127">
      <w:pPr>
        <w:pStyle w:val="ISOChange"/>
        <w:spacing w:before="60" w:after="60" w:line="240" w:lineRule="auto"/>
        <w:jc w:val="both"/>
        <w:rPr>
          <w:sz w:val="20"/>
        </w:rPr>
      </w:pPr>
      <w:r w:rsidRPr="0062074F">
        <w:rPr>
          <w:sz w:val="20"/>
        </w:rPr>
        <w:t xml:space="preserve">The </w:t>
      </w:r>
      <w:r w:rsidR="003B3F16" w:rsidRPr="0062074F">
        <w:rPr>
          <w:sz w:val="20"/>
        </w:rPr>
        <w:t>A</w:t>
      </w:r>
      <w:r w:rsidRPr="0062074F">
        <w:rPr>
          <w:sz w:val="20"/>
        </w:rPr>
        <w:t>lert</w:t>
      </w:r>
      <w:r w:rsidR="00D90794" w:rsidRPr="0062074F">
        <w:rPr>
          <w:sz w:val="20"/>
        </w:rPr>
        <w:t xml:space="preserve"> </w:t>
      </w:r>
      <w:r w:rsidR="003B3F16" w:rsidRPr="0062074F">
        <w:rPr>
          <w:sz w:val="20"/>
        </w:rPr>
        <w:t>C</w:t>
      </w:r>
      <w:r w:rsidRPr="0062074F">
        <w:rPr>
          <w:sz w:val="20"/>
        </w:rPr>
        <w:t>atalogue</w:t>
      </w:r>
      <w:r w:rsidR="007E60A6">
        <w:rPr>
          <w:sz w:val="20"/>
        </w:rPr>
        <w:t xml:space="preserve"> (S-100 9-13.4)</w:t>
      </w:r>
      <w:r w:rsidRPr="0062074F">
        <w:rPr>
          <w:sz w:val="20"/>
        </w:rPr>
        <w:t xml:space="preserve"> is a component of the </w:t>
      </w:r>
      <w:r w:rsidR="003B3F16" w:rsidRPr="0062074F">
        <w:rPr>
          <w:sz w:val="20"/>
        </w:rPr>
        <w:t>P</w:t>
      </w:r>
      <w:r w:rsidRPr="0062074F">
        <w:rPr>
          <w:sz w:val="20"/>
        </w:rPr>
        <w:t xml:space="preserve">ortrayal </w:t>
      </w:r>
      <w:r w:rsidR="003B3F16" w:rsidRPr="0062074F">
        <w:rPr>
          <w:sz w:val="20"/>
        </w:rPr>
        <w:t>C</w:t>
      </w:r>
      <w:r w:rsidRPr="0062074F">
        <w:rPr>
          <w:sz w:val="20"/>
        </w:rPr>
        <w:t>atalogue; it</w:t>
      </w:r>
      <w:r w:rsidR="00172E40" w:rsidRPr="0062074F">
        <w:rPr>
          <w:sz w:val="20"/>
        </w:rPr>
        <w:t>s model</w:t>
      </w:r>
      <w:r w:rsidRPr="0062074F">
        <w:rPr>
          <w:sz w:val="20"/>
        </w:rPr>
        <w:t xml:space="preserve"> describes </w:t>
      </w:r>
      <w:r w:rsidR="00172E40" w:rsidRPr="0062074F">
        <w:rPr>
          <w:sz w:val="20"/>
        </w:rPr>
        <w:t>a number of</w:t>
      </w:r>
      <w:r w:rsidRPr="0062074F">
        <w:rPr>
          <w:sz w:val="20"/>
        </w:rPr>
        <w:t xml:space="preserve"> event</w:t>
      </w:r>
      <w:r w:rsidR="00172E40" w:rsidRPr="0062074F">
        <w:rPr>
          <w:sz w:val="20"/>
        </w:rPr>
        <w:t>s</w:t>
      </w:r>
      <w:r w:rsidRPr="0062074F">
        <w:rPr>
          <w:sz w:val="20"/>
        </w:rPr>
        <w:t xml:space="preserve"> along with </w:t>
      </w:r>
      <w:r w:rsidR="00172E40" w:rsidRPr="0062074F">
        <w:rPr>
          <w:sz w:val="20"/>
        </w:rPr>
        <w:t xml:space="preserve">their </w:t>
      </w:r>
      <w:r w:rsidRPr="0062074F">
        <w:rPr>
          <w:sz w:val="20"/>
        </w:rPr>
        <w:t>associated message(s) and highlighting rules.</w:t>
      </w:r>
    </w:p>
    <w:p w14:paraId="6972D5F4" w14:textId="48B0388F" w:rsidR="001E273F" w:rsidRPr="0062074F" w:rsidRDefault="001E273F" w:rsidP="00025127">
      <w:pPr>
        <w:pStyle w:val="ISOChange"/>
        <w:spacing w:before="60" w:after="60" w:line="240" w:lineRule="auto"/>
        <w:jc w:val="both"/>
        <w:rPr>
          <w:sz w:val="20"/>
        </w:rPr>
      </w:pPr>
      <w:r w:rsidRPr="0062074F">
        <w:rPr>
          <w:sz w:val="20"/>
        </w:rPr>
        <w:t xml:space="preserve">The alerting model allows product developers to associate </w:t>
      </w:r>
      <w:r w:rsidR="00172E40" w:rsidRPr="0062074F">
        <w:rPr>
          <w:sz w:val="20"/>
        </w:rPr>
        <w:t xml:space="preserve">particular events </w:t>
      </w:r>
      <w:r w:rsidRPr="0062074F">
        <w:rPr>
          <w:sz w:val="20"/>
        </w:rPr>
        <w:t xml:space="preserve">with features (optionally </w:t>
      </w:r>
      <w:r w:rsidR="00172E40" w:rsidRPr="0062074F">
        <w:rPr>
          <w:sz w:val="20"/>
        </w:rPr>
        <w:t xml:space="preserve">also </w:t>
      </w:r>
      <w:r w:rsidRPr="0062074F">
        <w:rPr>
          <w:sz w:val="20"/>
        </w:rPr>
        <w:t xml:space="preserve">satisfying specified conditions on attribute values) by encoding rules in the </w:t>
      </w:r>
      <w:r w:rsidR="003B3F16" w:rsidRPr="0062074F">
        <w:rPr>
          <w:sz w:val="20"/>
        </w:rPr>
        <w:t>P</w:t>
      </w:r>
      <w:r w:rsidRPr="0062074F">
        <w:rPr>
          <w:sz w:val="20"/>
        </w:rPr>
        <w:t xml:space="preserve">ortrayal </w:t>
      </w:r>
      <w:r w:rsidR="003B3F16" w:rsidRPr="0062074F">
        <w:rPr>
          <w:sz w:val="20"/>
        </w:rPr>
        <w:t>C</w:t>
      </w:r>
      <w:r w:rsidRPr="0062074F">
        <w:rPr>
          <w:sz w:val="20"/>
        </w:rPr>
        <w:t>atalogue.</w:t>
      </w:r>
    </w:p>
    <w:p w14:paraId="561D74F3" w14:textId="5E7760E8" w:rsidR="0083356D" w:rsidRPr="0062074F" w:rsidRDefault="00172E40" w:rsidP="00025127">
      <w:pPr>
        <w:spacing w:line="240" w:lineRule="auto"/>
        <w:jc w:val="both"/>
      </w:pPr>
      <w:r w:rsidRPr="0062074F">
        <w:t xml:space="preserve">Events </w:t>
      </w:r>
      <w:r w:rsidR="001E273F" w:rsidRPr="0062074F">
        <w:t xml:space="preserve">are associated with drawing instructions output by the portrayal, and are triggered when the vessel route (either actual track, during route monitoring, or planned, during route planning) intersects the geometry (which may be restricted or augmented) of a feature. The events are </w:t>
      </w:r>
      <w:r w:rsidR="001603F0" w:rsidRPr="0062074F">
        <w:t>alarms,</w:t>
      </w:r>
      <w:r w:rsidR="001E273F" w:rsidRPr="0062074F">
        <w:t xml:space="preserve"> warnings</w:t>
      </w:r>
      <w:r w:rsidRPr="0062074F">
        <w:t xml:space="preserve"> and cautions</w:t>
      </w:r>
      <w:r w:rsidR="001E273F" w:rsidRPr="0062074F">
        <w:t xml:space="preserve"> as described in IMO MSC.</w:t>
      </w:r>
      <w:r w:rsidRPr="0062074F">
        <w:t>302(87</w:t>
      </w:r>
      <w:r w:rsidR="001E273F" w:rsidRPr="0062074F">
        <w:t>)</w:t>
      </w:r>
      <w:r w:rsidR="003B3F16" w:rsidRPr="0062074F">
        <w:t>.</w:t>
      </w:r>
    </w:p>
    <w:p w14:paraId="6B79B010" w14:textId="5789E872" w:rsidR="00314CAB" w:rsidRPr="0062074F" w:rsidRDefault="00314CAB">
      <w:pPr>
        <w:rPr>
          <w:rFonts w:eastAsia="Times New Roman"/>
          <w:b/>
          <w:bCs/>
          <w:sz w:val="24"/>
        </w:rPr>
      </w:pPr>
      <w:bookmarkStart w:id="117" w:name="_Ref49380568"/>
    </w:p>
    <w:p w14:paraId="6D762915" w14:textId="43B75661" w:rsidR="00BC555A" w:rsidRPr="0062074F" w:rsidRDefault="00FD648E" w:rsidP="00A13F5A">
      <w:pPr>
        <w:pStyle w:val="Heading1"/>
      </w:pPr>
      <w:bookmarkStart w:id="118" w:name="_Toc226035009"/>
      <w:r w:rsidRPr="0062074F">
        <w:t>Display Organisation</w:t>
      </w:r>
      <w:r w:rsidR="00A80530" w:rsidRPr="0062074F">
        <w:t xml:space="preserve"> and Operation</w:t>
      </w:r>
      <w:bookmarkEnd w:id="117"/>
      <w:bookmarkEnd w:id="118"/>
    </w:p>
    <w:p w14:paraId="501C6929" w14:textId="7DAEDB8F" w:rsidR="00D37328" w:rsidRPr="0062074F" w:rsidRDefault="00D37328" w:rsidP="00DB7CFE">
      <w:pPr>
        <w:pStyle w:val="Heading2"/>
      </w:pPr>
      <w:bookmarkStart w:id="119" w:name="_Toc38829553"/>
      <w:bookmarkStart w:id="120" w:name="_Toc38830056"/>
      <w:bookmarkStart w:id="121" w:name="_Ref49480223"/>
      <w:bookmarkStart w:id="122" w:name="_Ref49480231"/>
      <w:bookmarkStart w:id="123" w:name="_Toc226035010"/>
      <w:bookmarkStart w:id="124" w:name="_Hlk167438924"/>
      <w:bookmarkEnd w:id="119"/>
      <w:bookmarkEnd w:id="120"/>
      <w:r w:rsidRPr="0062074F">
        <w:t xml:space="preserve">Display of </w:t>
      </w:r>
      <w:r w:rsidR="00950DDE" w:rsidRPr="0062074F">
        <w:t>non-</w:t>
      </w:r>
      <w:r w:rsidR="00716B39" w:rsidRPr="0062074F">
        <w:t>S-100</w:t>
      </w:r>
      <w:r w:rsidR="00950DDE" w:rsidRPr="0062074F">
        <w:t xml:space="preserve"> </w:t>
      </w:r>
      <w:r w:rsidRPr="0062074F">
        <w:t>information</w:t>
      </w:r>
      <w:bookmarkEnd w:id="121"/>
      <w:bookmarkEnd w:id="122"/>
      <w:bookmarkEnd w:id="123"/>
    </w:p>
    <w:p w14:paraId="5BAD6E9F" w14:textId="4A4429E0" w:rsidR="00950DDE" w:rsidRPr="0062074F" w:rsidRDefault="00950DDE" w:rsidP="000A225C">
      <w:pPr>
        <w:spacing w:after="120" w:line="240" w:lineRule="auto"/>
        <w:jc w:val="both"/>
      </w:pPr>
      <w:r w:rsidRPr="0062074F">
        <w:t xml:space="preserve">This </w:t>
      </w:r>
      <w:r w:rsidR="006779F8" w:rsidRPr="0062074F">
        <w:t xml:space="preserve">section </w:t>
      </w:r>
      <w:r w:rsidRPr="0062074F">
        <w:t>describes the display of information that</w:t>
      </w:r>
      <w:r w:rsidR="000E2927" w:rsidRPr="0062074F">
        <w:t xml:space="preserve"> is not from </w:t>
      </w:r>
      <w:r w:rsidR="00BD265F" w:rsidRPr="0062074F">
        <w:t xml:space="preserve">official </w:t>
      </w:r>
      <w:r w:rsidR="000E2927" w:rsidRPr="0062074F">
        <w:t xml:space="preserve">S-100-based data products, </w:t>
      </w:r>
      <w:r w:rsidR="003E01E1" w:rsidRPr="0062074F">
        <w:t xml:space="preserve">S-57, </w:t>
      </w:r>
      <w:r w:rsidR="000E2927" w:rsidRPr="0062074F">
        <w:t>radar, or AIS</w:t>
      </w:r>
      <w:r w:rsidRPr="0062074F">
        <w:t>.</w:t>
      </w:r>
    </w:p>
    <w:p w14:paraId="44751AA1" w14:textId="3A6C817C" w:rsidR="0084606B" w:rsidRPr="0062074F" w:rsidRDefault="0084606B" w:rsidP="00A13F5A">
      <w:pPr>
        <w:pStyle w:val="Heading3"/>
      </w:pPr>
      <w:bookmarkStart w:id="125" w:name="_Ref49482794"/>
      <w:bookmarkStart w:id="126" w:name="_Ref178773055"/>
      <w:bookmarkStart w:id="127" w:name="_Ref179768848"/>
      <w:bookmarkStart w:id="128" w:name="_Toc226035011"/>
      <w:r w:rsidRPr="0062074F">
        <w:t xml:space="preserve">Distinguishing between </w:t>
      </w:r>
      <w:r w:rsidR="0052443F" w:rsidRPr="0062074F">
        <w:t xml:space="preserve">official </w:t>
      </w:r>
      <w:r w:rsidR="000F4DF4" w:rsidRPr="0062074F">
        <w:t xml:space="preserve">S-100 </w:t>
      </w:r>
      <w:r w:rsidRPr="0062074F">
        <w:t>data and additional data</w:t>
      </w:r>
      <w:bookmarkEnd w:id="125"/>
      <w:bookmarkEnd w:id="126"/>
      <w:bookmarkEnd w:id="127"/>
      <w:bookmarkEnd w:id="128"/>
    </w:p>
    <w:p w14:paraId="1154DFC2" w14:textId="0EF8DE99" w:rsidR="00783066" w:rsidRPr="0062074F" w:rsidRDefault="00783066" w:rsidP="000A225C">
      <w:pPr>
        <w:spacing w:after="120" w:line="240" w:lineRule="auto"/>
        <w:jc w:val="both"/>
      </w:pPr>
      <w:r w:rsidRPr="0062074F">
        <w:t xml:space="preserve">IMO </w:t>
      </w:r>
      <w:r w:rsidR="004F2E02" w:rsidRPr="0062074F">
        <w:t>Performance Standards (</w:t>
      </w:r>
      <w:r w:rsidR="0056040E" w:rsidRPr="0062074F">
        <w:t>MSC.530(106)/Rev.1</w:t>
      </w:r>
      <w:r w:rsidRPr="0062074F">
        <w:t xml:space="preserve"> section 1.5</w:t>
      </w:r>
      <w:r w:rsidR="004F2E02" w:rsidRPr="0062074F">
        <w:t>)</w:t>
      </w:r>
      <w:r w:rsidRPr="0062074F">
        <w:t xml:space="preserve"> states that ECDIS should enable the mariner to execute</w:t>
      </w:r>
      <w:r w:rsidR="0084606B" w:rsidRPr="0062074F">
        <w:t xml:space="preserve"> all</w:t>
      </w:r>
      <w:r w:rsidRPr="0062074F">
        <w:t xml:space="preserve"> </w:t>
      </w:r>
      <w:r w:rsidR="0084606B" w:rsidRPr="0062074F">
        <w:t>route planning, route monitoring, and positioning</w:t>
      </w:r>
      <w:r w:rsidRPr="0062074F">
        <w:t xml:space="preserve"> and section</w:t>
      </w:r>
      <w:r w:rsidR="00FC3D18" w:rsidRPr="0062074F">
        <w:t>s</w:t>
      </w:r>
      <w:r w:rsidRPr="0062074F">
        <w:t xml:space="preserve"> 3.3</w:t>
      </w:r>
      <w:r w:rsidR="00FC3D18" w:rsidRPr="0062074F">
        <w:t>-3.4</w:t>
      </w:r>
      <w:r w:rsidRPr="0062074F">
        <w:t xml:space="preserve"> </w:t>
      </w:r>
      <w:r w:rsidR="00FC3D18" w:rsidRPr="0062074F">
        <w:t xml:space="preserve">mean </w:t>
      </w:r>
      <w:r w:rsidRPr="0062074F">
        <w:t xml:space="preserve">that the </w:t>
      </w:r>
      <w:r w:rsidR="00FC3D18" w:rsidRPr="0062074F">
        <w:t xml:space="preserve">ENDS and </w:t>
      </w:r>
      <w:r w:rsidR="006C0054" w:rsidRPr="0062074F">
        <w:t xml:space="preserve">System Database </w:t>
      </w:r>
      <w:r w:rsidRPr="0062074F">
        <w:t xml:space="preserve">may contain information from </w:t>
      </w:r>
      <w:r w:rsidR="00FC3D18" w:rsidRPr="0062074F">
        <w:t>nautical publications as well as</w:t>
      </w:r>
      <w:r w:rsidRPr="0062074F">
        <w:t xml:space="preserve"> ENCs. This specification requires that ECDIS </w:t>
      </w:r>
      <w:r w:rsidR="00330D8D" w:rsidRPr="0062074F">
        <w:t xml:space="preserve">must </w:t>
      </w:r>
      <w:r w:rsidRPr="0062074F">
        <w:t xml:space="preserve">distinguish between </w:t>
      </w:r>
      <w:r w:rsidR="0052443F" w:rsidRPr="0062074F">
        <w:t xml:space="preserve">official </w:t>
      </w:r>
      <w:r w:rsidRPr="0062074F">
        <w:t xml:space="preserve">data and </w:t>
      </w:r>
      <w:r w:rsidR="004D4D27" w:rsidRPr="0062074F">
        <w:t xml:space="preserve">such </w:t>
      </w:r>
      <w:r w:rsidRPr="0062074F">
        <w:t>additional data from users (mariners) and manufacturers. The colour and symbol usage for mariners</w:t>
      </w:r>
      <w:r w:rsidR="00227CF3" w:rsidRPr="0062074F">
        <w:t>’</w:t>
      </w:r>
      <w:r w:rsidRPr="0062074F">
        <w:t xml:space="preserve"> and manufacturers</w:t>
      </w:r>
      <w:r w:rsidR="00227CF3" w:rsidRPr="0062074F">
        <w:t>’</w:t>
      </w:r>
      <w:r w:rsidRPr="0062074F">
        <w:t xml:space="preserve"> data </w:t>
      </w:r>
      <w:r w:rsidR="002D6873" w:rsidRPr="0062074F">
        <w:t xml:space="preserve">in the IHO GI Registry and the </w:t>
      </w:r>
      <w:r w:rsidR="004A36E8" w:rsidRPr="0062074F">
        <w:t>P</w:t>
      </w:r>
      <w:r w:rsidR="002D6873" w:rsidRPr="0062074F">
        <w:t xml:space="preserve">ortrayal </w:t>
      </w:r>
      <w:r w:rsidR="004A36E8" w:rsidRPr="0062074F">
        <w:t>C</w:t>
      </w:r>
      <w:r w:rsidR="002D6873" w:rsidRPr="0062074F">
        <w:t>atalogues for S-100 data products are</w:t>
      </w:r>
      <w:r w:rsidRPr="0062074F">
        <w:t xml:space="preserve"> designed to implement this while ensuring the display remains clear and uncluttered.</w:t>
      </w:r>
    </w:p>
    <w:p w14:paraId="76FB6FD1" w14:textId="414F8E1A" w:rsidR="00307E58" w:rsidRPr="0062074F" w:rsidRDefault="001473C0" w:rsidP="000A225C">
      <w:pPr>
        <w:spacing w:after="120" w:line="240" w:lineRule="auto"/>
        <w:jc w:val="both"/>
      </w:pPr>
      <w:r w:rsidRPr="0062074F">
        <w:t>The o</w:t>
      </w:r>
      <w:r w:rsidR="00DC2AC5" w:rsidRPr="0062074F">
        <w:t xml:space="preserve">fficial </w:t>
      </w:r>
      <w:r w:rsidRPr="0062074F">
        <w:t xml:space="preserve">status of </w:t>
      </w:r>
      <w:r w:rsidR="00DC2AC5" w:rsidRPr="0062074F">
        <w:t xml:space="preserve">data delivered to the ECDIS </w:t>
      </w:r>
      <w:r w:rsidRPr="0062074F">
        <w:t xml:space="preserve">is </w:t>
      </w:r>
      <w:r w:rsidR="00DC2AC5" w:rsidRPr="0062074F">
        <w:t>defined by the value of a role</w:t>
      </w:r>
      <w:r w:rsidRPr="0062074F">
        <w:t>. This is</w:t>
      </w:r>
      <w:r w:rsidR="00DC2AC5" w:rsidRPr="0062074F">
        <w:t xml:space="preserve"> encoded in the </w:t>
      </w:r>
      <w:r w:rsidR="00850829" w:rsidRPr="0062074F">
        <w:t>ST</w:t>
      </w:r>
      <w:r w:rsidR="00DC2AC5" w:rsidRPr="0062074F">
        <w:t xml:space="preserve"> field of the X.509 certificate referenced in the mandatory </w:t>
      </w:r>
      <w:r w:rsidR="00740990" w:rsidRPr="0062074F">
        <w:t xml:space="preserve">digital </w:t>
      </w:r>
      <w:r w:rsidR="00DC2AC5" w:rsidRPr="0062074F">
        <w:t xml:space="preserve">signature accompanying </w:t>
      </w:r>
      <w:r w:rsidRPr="0062074F">
        <w:t xml:space="preserve">content in the exchange set </w:t>
      </w:r>
      <w:r w:rsidR="00036FFD" w:rsidRPr="0062074F">
        <w:t>catalogue.</w:t>
      </w:r>
      <w:r w:rsidR="00DC2AC5" w:rsidRPr="0062074F">
        <w:t xml:space="preserve"> Digi</w:t>
      </w:r>
      <w:r w:rsidRPr="0062074F">
        <w:t>t</w:t>
      </w:r>
      <w:r w:rsidR="00DC2AC5" w:rsidRPr="0062074F">
        <w:t xml:space="preserve">al signatures are mandatory for any data imported into the ECDIS, whether official or not. The </w:t>
      </w:r>
      <w:r w:rsidR="00850829" w:rsidRPr="0062074F">
        <w:t>mandatory fields within every authenticating certificate are defined as:</w:t>
      </w:r>
    </w:p>
    <w:p w14:paraId="2BF2027A" w14:textId="77777777" w:rsidR="00850829" w:rsidRPr="0062074F" w:rsidRDefault="00850829">
      <w:pPr>
        <w:numPr>
          <w:ilvl w:val="0"/>
          <w:numId w:val="63"/>
        </w:numPr>
        <w:spacing w:after="0" w:line="240" w:lineRule="auto"/>
        <w:jc w:val="both"/>
        <w:rPr>
          <w:rFonts w:cs="Arial"/>
        </w:rPr>
      </w:pPr>
      <w:r w:rsidRPr="0062074F">
        <w:rPr>
          <w:rFonts w:cs="Arial"/>
          <w:b/>
          <w:bCs/>
        </w:rPr>
        <w:t>C</w:t>
      </w:r>
      <w:r w:rsidRPr="0062074F">
        <w:rPr>
          <w:rFonts w:cs="Arial"/>
        </w:rPr>
        <w:t xml:space="preserve"> (Country) = ISO Country Code of state making request</w:t>
      </w:r>
    </w:p>
    <w:p w14:paraId="7E55DCC1" w14:textId="65C2EEEE" w:rsidR="00850829" w:rsidRPr="0062074F" w:rsidRDefault="00850829">
      <w:pPr>
        <w:numPr>
          <w:ilvl w:val="0"/>
          <w:numId w:val="63"/>
        </w:numPr>
        <w:spacing w:after="0" w:line="240" w:lineRule="auto"/>
        <w:jc w:val="both"/>
        <w:rPr>
          <w:rFonts w:cs="Arial"/>
        </w:rPr>
      </w:pPr>
      <w:r w:rsidRPr="0062074F">
        <w:rPr>
          <w:rFonts w:cs="Arial"/>
          <w:b/>
          <w:bCs/>
        </w:rPr>
        <w:t>ST</w:t>
      </w:r>
      <w:r w:rsidRPr="0062074F">
        <w:rPr>
          <w:rFonts w:cs="Arial"/>
        </w:rPr>
        <w:t xml:space="preserve"> (State or Province) = A code reflecting the role of the </w:t>
      </w:r>
      <w:r w:rsidR="009A245C" w:rsidRPr="0062074F">
        <w:rPr>
          <w:rFonts w:cs="Arial"/>
        </w:rPr>
        <w:t>signing entity</w:t>
      </w:r>
      <w:r w:rsidR="001473C0" w:rsidRPr="0062074F">
        <w:rPr>
          <w:rFonts w:cs="Arial"/>
        </w:rPr>
        <w:t xml:space="preserve"> (below)</w:t>
      </w:r>
    </w:p>
    <w:p w14:paraId="3F02E188" w14:textId="57D5B660" w:rsidR="00850829" w:rsidRPr="0062074F" w:rsidRDefault="00850829">
      <w:pPr>
        <w:numPr>
          <w:ilvl w:val="0"/>
          <w:numId w:val="63"/>
        </w:numPr>
        <w:spacing w:after="0" w:line="240" w:lineRule="auto"/>
        <w:jc w:val="both"/>
        <w:rPr>
          <w:rFonts w:cs="Arial"/>
        </w:rPr>
      </w:pPr>
      <w:r w:rsidRPr="0062074F">
        <w:rPr>
          <w:rFonts w:cs="Arial"/>
          <w:b/>
          <w:bCs/>
        </w:rPr>
        <w:t>O</w:t>
      </w:r>
      <w:r w:rsidRPr="0062074F">
        <w:rPr>
          <w:rFonts w:cs="Arial"/>
        </w:rPr>
        <w:t xml:space="preserve"> (Organisation) = member state organisation name (text)</w:t>
      </w:r>
      <w:r w:rsidR="009A245C" w:rsidRPr="0062074F">
        <w:rPr>
          <w:rFonts w:cs="Arial"/>
        </w:rPr>
        <w:t xml:space="preserve"> or other organisation name</w:t>
      </w:r>
    </w:p>
    <w:p w14:paraId="6C92FD57" w14:textId="556E5456" w:rsidR="00850829" w:rsidRPr="0062074F" w:rsidRDefault="00850829">
      <w:pPr>
        <w:numPr>
          <w:ilvl w:val="0"/>
          <w:numId w:val="63"/>
        </w:numPr>
        <w:spacing w:after="0" w:line="240" w:lineRule="auto"/>
        <w:jc w:val="both"/>
        <w:rPr>
          <w:rFonts w:cs="Arial"/>
        </w:rPr>
      </w:pPr>
      <w:r w:rsidRPr="0062074F">
        <w:rPr>
          <w:rFonts w:cs="Arial"/>
          <w:b/>
          <w:bCs/>
        </w:rPr>
        <w:t>CN</w:t>
      </w:r>
      <w:r w:rsidRPr="0062074F">
        <w:rPr>
          <w:rFonts w:cs="Arial"/>
        </w:rPr>
        <w:t xml:space="preserve"> (Common Name) =</w:t>
      </w:r>
      <w:r w:rsidR="008972A2" w:rsidRPr="0062074F">
        <w:rPr>
          <w:rFonts w:cs="Arial"/>
        </w:rPr>
        <w:t xml:space="preserve"> </w:t>
      </w:r>
      <w:r w:rsidRPr="0062074F">
        <w:rPr>
          <w:rFonts w:cs="Arial"/>
        </w:rPr>
        <w:t xml:space="preserve">IHO data producer code integer and alpha code (as part of a colon separated MRN), e.g. </w:t>
      </w:r>
      <w:r w:rsidRPr="0062074F">
        <w:rPr>
          <w:rFonts w:cs="Arial"/>
          <w:b/>
          <w:bCs/>
        </w:rPr>
        <w:t>urn:mrn:iho:</w:t>
      </w:r>
      <w:r w:rsidR="00D837FD" w:rsidRPr="0062074F">
        <w:rPr>
          <w:rFonts w:cs="Arial"/>
          <w:b/>
          <w:bCs/>
        </w:rPr>
        <w:t>00AA</w:t>
      </w:r>
      <w:r w:rsidRPr="0062074F">
        <w:rPr>
          <w:rFonts w:cs="Arial"/>
          <w:b/>
          <w:bCs/>
        </w:rPr>
        <w:t>:</w:t>
      </w:r>
      <w:r w:rsidR="008F1A27" w:rsidRPr="0062074F">
        <w:rPr>
          <w:rFonts w:cs="Arial"/>
          <w:b/>
          <w:bCs/>
        </w:rPr>
        <w:t>0</w:t>
      </w:r>
      <w:r w:rsidRPr="0062074F">
        <w:rPr>
          <w:rFonts w:cs="Arial"/>
          <w:b/>
          <w:bCs/>
        </w:rPr>
        <w:t>1810</w:t>
      </w:r>
      <w:r w:rsidRPr="0062074F">
        <w:rPr>
          <w:rFonts w:cs="Arial"/>
        </w:rPr>
        <w:t xml:space="preserve"> or </w:t>
      </w:r>
      <w:r w:rsidRPr="0062074F">
        <w:rPr>
          <w:rFonts w:cs="Arial"/>
          <w:b/>
          <w:bCs/>
        </w:rPr>
        <w:t>urn:mrn:iho:GB</w:t>
      </w:r>
      <w:r w:rsidR="008F1A27" w:rsidRPr="0062074F">
        <w:rPr>
          <w:rFonts w:cs="Arial"/>
          <w:b/>
          <w:bCs/>
        </w:rPr>
        <w:t>00</w:t>
      </w:r>
      <w:r w:rsidRPr="0062074F">
        <w:rPr>
          <w:rFonts w:cs="Arial"/>
          <w:b/>
          <w:bCs/>
        </w:rPr>
        <w:t>:</w:t>
      </w:r>
      <w:r w:rsidR="008F1A27" w:rsidRPr="0062074F">
        <w:rPr>
          <w:rFonts w:cs="Arial"/>
          <w:b/>
          <w:bCs/>
        </w:rPr>
        <w:t>00</w:t>
      </w:r>
      <w:r w:rsidRPr="0062074F">
        <w:rPr>
          <w:rFonts w:cs="Arial"/>
          <w:b/>
          <w:bCs/>
        </w:rPr>
        <w:t>540</w:t>
      </w:r>
      <w:r w:rsidRPr="0062074F">
        <w:rPr>
          <w:rFonts w:cs="Arial"/>
        </w:rPr>
        <w:t xml:space="preserve">. </w:t>
      </w:r>
      <w:r w:rsidR="00C1137D" w:rsidRPr="0062074F">
        <w:rPr>
          <w:rFonts w:cs="Arial"/>
        </w:rPr>
        <w:t>For digitally signed datasets, t</w:t>
      </w:r>
      <w:r w:rsidRPr="0062074F">
        <w:rPr>
          <w:rFonts w:cs="Arial"/>
        </w:rPr>
        <w:t>he CN data producer integer and alpha code</w:t>
      </w:r>
      <w:r w:rsidR="00C1137D" w:rsidRPr="0062074F">
        <w:rPr>
          <w:rFonts w:cs="Arial"/>
        </w:rPr>
        <w:t xml:space="preserve"> elements in the MRN of at least one of the authenticating certificates</w:t>
      </w:r>
      <w:r w:rsidRPr="0062074F">
        <w:rPr>
          <w:rFonts w:cs="Arial"/>
        </w:rPr>
        <w:t xml:space="preserve"> must match those contained in the</w:t>
      </w:r>
      <w:r w:rsidR="00C1137D" w:rsidRPr="0062074F">
        <w:rPr>
          <w:rFonts w:cs="Arial"/>
        </w:rPr>
        <w:t xml:space="preserve"> </w:t>
      </w:r>
      <w:r w:rsidRPr="0062074F">
        <w:rPr>
          <w:rFonts w:cs="Arial"/>
        </w:rPr>
        <w:t>dataset and its CATALOG.XML entry.</w:t>
      </w:r>
    </w:p>
    <w:p w14:paraId="03B9DB1F" w14:textId="77777777" w:rsidR="00850829" w:rsidRPr="0062074F" w:rsidRDefault="00850829" w:rsidP="00A13F5A">
      <w:pPr>
        <w:spacing w:after="0" w:line="240" w:lineRule="auto"/>
        <w:jc w:val="both"/>
        <w:rPr>
          <w:rFonts w:ascii="Arial Narrow" w:hAnsi="Arial Narrow"/>
        </w:rPr>
      </w:pPr>
    </w:p>
    <w:p w14:paraId="4A8D13DC" w14:textId="633DD912" w:rsidR="00850829" w:rsidRPr="0062074F" w:rsidRDefault="00850829" w:rsidP="000A225C">
      <w:pPr>
        <w:spacing w:after="120" w:line="240" w:lineRule="auto"/>
        <w:jc w:val="both"/>
      </w:pPr>
      <w:r w:rsidRPr="0062074F">
        <w:t xml:space="preserve">For ECDIS, the ST code </w:t>
      </w:r>
      <w:r w:rsidR="009A245C" w:rsidRPr="0062074F">
        <w:t>holding</w:t>
      </w:r>
      <w:r w:rsidRPr="0062074F">
        <w:t xml:space="preserve"> the role determine</w:t>
      </w:r>
      <w:r w:rsidR="009A245C" w:rsidRPr="0062074F">
        <w:t>s</w:t>
      </w:r>
      <w:r w:rsidRPr="0062074F">
        <w:t xml:space="preserve"> whether a dataset</w:t>
      </w:r>
      <w:r w:rsidR="001473C0" w:rsidRPr="0062074F">
        <w:t xml:space="preserve"> or supporting resource</w:t>
      </w:r>
      <w:r w:rsidRPr="0062074F">
        <w:t xml:space="preserve"> is </w:t>
      </w:r>
      <w:r w:rsidR="00F92055" w:rsidRPr="0062074F">
        <w:t xml:space="preserve">non official </w:t>
      </w:r>
      <w:r w:rsidRPr="0062074F">
        <w:t>or official. The following codes are supported by the IHO data protection scheme:</w:t>
      </w:r>
    </w:p>
    <w:p w14:paraId="464AFD69" w14:textId="6D6EE902" w:rsidR="00DC2AC5" w:rsidRPr="0062074F" w:rsidRDefault="00850829">
      <w:pPr>
        <w:pStyle w:val="ListParagraph"/>
        <w:numPr>
          <w:ilvl w:val="0"/>
          <w:numId w:val="62"/>
        </w:numPr>
        <w:spacing w:after="120" w:line="240" w:lineRule="auto"/>
        <w:jc w:val="both"/>
      </w:pPr>
      <w:r w:rsidRPr="0062074F">
        <w:t xml:space="preserve">For </w:t>
      </w:r>
      <w:r w:rsidR="00DC2AC5" w:rsidRPr="0062074F">
        <w:t>S-100 datasets</w:t>
      </w:r>
      <w:r w:rsidR="001473C0" w:rsidRPr="0062074F">
        <w:t xml:space="preserve"> or supporting resources</w:t>
      </w:r>
      <w:r w:rsidRPr="0062074F">
        <w:t xml:space="preserve"> the following roles define official data.</w:t>
      </w:r>
    </w:p>
    <w:p w14:paraId="06346FFD" w14:textId="2FE48FD5" w:rsidR="00DC2AC5" w:rsidRPr="0062074F" w:rsidRDefault="00DC2AC5">
      <w:pPr>
        <w:pStyle w:val="ListParagraph"/>
        <w:numPr>
          <w:ilvl w:val="1"/>
          <w:numId w:val="62"/>
        </w:numPr>
        <w:spacing w:after="120" w:line="240" w:lineRule="auto"/>
        <w:jc w:val="both"/>
      </w:pPr>
      <w:r w:rsidRPr="0062074F">
        <w:rPr>
          <w:b/>
          <w:bCs/>
        </w:rPr>
        <w:t>DATA_PRODUCER</w:t>
      </w:r>
      <w:r w:rsidRPr="0062074F">
        <w:t xml:space="preserve"> Data Producers - producing data content for live navigation under SOLAS. This data is "official"</w:t>
      </w:r>
      <w:r w:rsidR="007574F5" w:rsidRPr="0062074F">
        <w:t xml:space="preserve"> </w:t>
      </w:r>
    </w:p>
    <w:p w14:paraId="65B719F6" w14:textId="3CD06160" w:rsidR="00DC2AC5" w:rsidRPr="0062074F" w:rsidRDefault="00DC2AC5">
      <w:pPr>
        <w:pStyle w:val="ListParagraph"/>
        <w:numPr>
          <w:ilvl w:val="1"/>
          <w:numId w:val="62"/>
        </w:numPr>
        <w:spacing w:after="120" w:line="240" w:lineRule="auto"/>
        <w:jc w:val="both"/>
      </w:pPr>
      <w:r w:rsidRPr="0062074F">
        <w:rPr>
          <w:b/>
          <w:bCs/>
        </w:rPr>
        <w:t>DATA_AGGREGATOR</w:t>
      </w:r>
      <w:r w:rsidRPr="0062074F">
        <w:t xml:space="preserve"> RENCs/Aggregators - validate, distribute and (sometimes) digitally sign data on behalf of their members. These organisations do not create data content</w:t>
      </w:r>
      <w:r w:rsidR="00D837FD" w:rsidRPr="0062074F">
        <w:t>, except for generation of S-128 datasets</w:t>
      </w:r>
      <w:r w:rsidRPr="0062074F">
        <w:t xml:space="preserve"> but can </w:t>
      </w:r>
      <w:r w:rsidR="001473C0" w:rsidRPr="0062074F">
        <w:t>sign</w:t>
      </w:r>
      <w:r w:rsidRPr="0062074F">
        <w:t xml:space="preserve"> data</w:t>
      </w:r>
      <w:r w:rsidR="001473C0" w:rsidRPr="0062074F">
        <w:t xml:space="preserve"> </w:t>
      </w:r>
      <w:r w:rsidRPr="0062074F">
        <w:t xml:space="preserve">as </w:t>
      </w:r>
      <w:r w:rsidR="001473C0" w:rsidRPr="0062074F">
        <w:t>“</w:t>
      </w:r>
      <w:r w:rsidRPr="0062074F">
        <w:t>official</w:t>
      </w:r>
      <w:r w:rsidR="001473C0" w:rsidRPr="0062074F">
        <w:t>”</w:t>
      </w:r>
    </w:p>
    <w:p w14:paraId="025B062D" w14:textId="3B3B90A9" w:rsidR="00DC2AC5" w:rsidRPr="0062074F" w:rsidRDefault="00DC2AC5">
      <w:pPr>
        <w:pStyle w:val="ListParagraph"/>
        <w:numPr>
          <w:ilvl w:val="0"/>
          <w:numId w:val="62"/>
        </w:numPr>
        <w:spacing w:after="120" w:line="240" w:lineRule="auto"/>
        <w:jc w:val="both"/>
      </w:pPr>
      <w:r w:rsidRPr="0062074F">
        <w:t>S-128 datasets used for ECDIS Update Status reports.</w:t>
      </w:r>
      <w:r w:rsidR="004D381D" w:rsidRPr="0062074F">
        <w:t xml:space="preserve"> These datasets may also be authenticated by:</w:t>
      </w:r>
    </w:p>
    <w:p w14:paraId="3C6BEF93" w14:textId="273ABAAC" w:rsidR="00DC2AC5" w:rsidRPr="0062074F" w:rsidRDefault="00DC2AC5">
      <w:pPr>
        <w:pStyle w:val="ListParagraph"/>
        <w:numPr>
          <w:ilvl w:val="1"/>
          <w:numId w:val="62"/>
        </w:numPr>
        <w:spacing w:after="120" w:line="240" w:lineRule="auto"/>
        <w:jc w:val="both"/>
      </w:pPr>
      <w:r w:rsidRPr="0062074F">
        <w:rPr>
          <w:b/>
          <w:bCs/>
        </w:rPr>
        <w:lastRenderedPageBreak/>
        <w:t>AGGREGATOR</w:t>
      </w:r>
      <w:r w:rsidRPr="0062074F">
        <w:t xml:space="preserve"> S-128 producers </w:t>
      </w:r>
      <w:r w:rsidR="001473C0" w:rsidRPr="0062074F">
        <w:t>–</w:t>
      </w:r>
      <w:r w:rsidRPr="0062074F">
        <w:t xml:space="preserve"> aggregate data together for the purposes of running a service for end users. </w:t>
      </w:r>
      <w:r w:rsidR="00F53D1F" w:rsidRPr="0062074F">
        <w:t>They create and digitally sign S-128 datasets which support their service offering and the production of update status reports</w:t>
      </w:r>
    </w:p>
    <w:p w14:paraId="64820AC8" w14:textId="15FCBF4F" w:rsidR="00DC2AC5" w:rsidRPr="0062074F" w:rsidRDefault="00DC2AC5">
      <w:pPr>
        <w:pStyle w:val="ListParagraph"/>
        <w:numPr>
          <w:ilvl w:val="0"/>
          <w:numId w:val="62"/>
        </w:numPr>
        <w:spacing w:after="120" w:line="240" w:lineRule="auto"/>
        <w:jc w:val="both"/>
      </w:pPr>
      <w:r w:rsidRPr="0062074F">
        <w:t>Catalogues</w:t>
      </w:r>
    </w:p>
    <w:p w14:paraId="13F0CDEA" w14:textId="2627BD15" w:rsidR="00DC2AC5" w:rsidRPr="0062074F" w:rsidRDefault="00DC2AC5">
      <w:pPr>
        <w:pStyle w:val="ListParagraph"/>
        <w:numPr>
          <w:ilvl w:val="1"/>
          <w:numId w:val="62"/>
        </w:numPr>
        <w:spacing w:after="120" w:line="240" w:lineRule="auto"/>
        <w:jc w:val="both"/>
      </w:pPr>
      <w:r w:rsidRPr="0062074F">
        <w:rPr>
          <w:b/>
          <w:bCs/>
        </w:rPr>
        <w:t>SCHEME_ADMINISTRATOR</w:t>
      </w:r>
      <w:r w:rsidRPr="0062074F">
        <w:t xml:space="preserve"> The Scheme Administrator</w:t>
      </w:r>
      <w:r w:rsidR="001473C0" w:rsidRPr="0062074F">
        <w:t>, the IHO. Only digitally signed catalogues with a certificate authenticated by the scheme administrator may be loaded onto the ECDIS.</w:t>
      </w:r>
    </w:p>
    <w:p w14:paraId="29680794" w14:textId="258FC1D6" w:rsidR="00DC2AC5" w:rsidRPr="0062074F" w:rsidRDefault="001473C0" w:rsidP="00DC2AC5">
      <w:pPr>
        <w:spacing w:after="120" w:line="240" w:lineRule="auto"/>
        <w:jc w:val="both"/>
      </w:pPr>
      <w:r w:rsidRPr="0062074F">
        <w:t>ST field</w:t>
      </w:r>
      <w:r w:rsidR="00DC2AC5" w:rsidRPr="0062074F">
        <w:t xml:space="preserve"> values using the role </w:t>
      </w:r>
      <w:r w:rsidR="00DC2AC5" w:rsidRPr="0062074F">
        <w:rPr>
          <w:b/>
          <w:bCs/>
        </w:rPr>
        <w:t>OTHER_DATA_PRODUCER</w:t>
      </w:r>
      <w:r w:rsidR="00DC2AC5" w:rsidRPr="0062074F">
        <w:t xml:space="preserve"> </w:t>
      </w:r>
      <w:r w:rsidRPr="0062074F">
        <w:t>(or any other value</w:t>
      </w:r>
      <w:r w:rsidR="007574F5" w:rsidRPr="0062074F">
        <w:t xml:space="preserve"> not </w:t>
      </w:r>
      <w:r w:rsidR="00B76036" w:rsidRPr="0062074F">
        <w:t xml:space="preserve">included </w:t>
      </w:r>
      <w:r w:rsidR="007574F5" w:rsidRPr="0062074F">
        <w:t>in the list above</w:t>
      </w:r>
      <w:r w:rsidRPr="0062074F">
        <w:t xml:space="preserve">, or those not conforming to the CN MRN format above) represent data or catalogue content which is </w:t>
      </w:r>
      <w:r w:rsidR="007574F5" w:rsidRPr="0062074F">
        <w:t xml:space="preserve">non </w:t>
      </w:r>
      <w:r w:rsidR="00DC2AC5" w:rsidRPr="0062074F">
        <w:t>official.</w:t>
      </w:r>
    </w:p>
    <w:bookmarkEnd w:id="124"/>
    <w:p w14:paraId="2420741D" w14:textId="77777777" w:rsidR="00EF51C7" w:rsidRPr="0062074F" w:rsidRDefault="00EF51C7" w:rsidP="000A225C">
      <w:pPr>
        <w:spacing w:after="120" w:line="240" w:lineRule="auto"/>
        <w:jc w:val="both"/>
      </w:pPr>
    </w:p>
    <w:p w14:paraId="32CFD955" w14:textId="3D339409" w:rsidR="00282925" w:rsidRPr="0062074F" w:rsidRDefault="00282925" w:rsidP="00A13F5A">
      <w:pPr>
        <w:pStyle w:val="Heading3"/>
      </w:pPr>
      <w:bookmarkStart w:id="129" w:name="_Toc175130138"/>
      <w:bookmarkStart w:id="130" w:name="_Toc175130139"/>
      <w:bookmarkStart w:id="131" w:name="_Ref49484794"/>
      <w:bookmarkStart w:id="132" w:name="_Toc226035012"/>
      <w:bookmarkEnd w:id="129"/>
      <w:bookmarkEnd w:id="130"/>
      <w:r w:rsidRPr="0062074F">
        <w:t>Supplemental display items</w:t>
      </w:r>
      <w:bookmarkEnd w:id="131"/>
      <w:bookmarkEnd w:id="132"/>
    </w:p>
    <w:p w14:paraId="0F2601E8" w14:textId="6351C858" w:rsidR="00282925" w:rsidRPr="0062074F" w:rsidRDefault="00282925" w:rsidP="00101E07">
      <w:pPr>
        <w:spacing w:after="60" w:line="240" w:lineRule="auto"/>
        <w:jc w:val="both"/>
      </w:pPr>
      <w:r w:rsidRPr="0062074F">
        <w:t xml:space="preserve">The following information </w:t>
      </w:r>
      <w:r w:rsidR="0023731C" w:rsidRPr="0062074F">
        <w:t xml:space="preserve">must </w:t>
      </w:r>
      <w:r w:rsidRPr="0062074F">
        <w:t>be shown on demand</w:t>
      </w:r>
    </w:p>
    <w:p w14:paraId="4023EA09" w14:textId="355ECA21" w:rsidR="00282925" w:rsidRPr="0062074F" w:rsidRDefault="00282925">
      <w:pPr>
        <w:pStyle w:val="ListParagraph"/>
        <w:numPr>
          <w:ilvl w:val="0"/>
          <w:numId w:val="16"/>
        </w:numPr>
        <w:spacing w:after="60" w:line="240" w:lineRule="auto"/>
        <w:jc w:val="both"/>
      </w:pPr>
      <w:r w:rsidRPr="0062074F">
        <w:t>Positional data and time;</w:t>
      </w:r>
    </w:p>
    <w:p w14:paraId="3CD6436C" w14:textId="496E2D7A" w:rsidR="00282925" w:rsidRPr="0062074F" w:rsidRDefault="000D5648">
      <w:pPr>
        <w:pStyle w:val="ListParagraph"/>
        <w:numPr>
          <w:ilvl w:val="0"/>
          <w:numId w:val="16"/>
        </w:numPr>
        <w:spacing w:after="60" w:line="240" w:lineRule="auto"/>
        <w:jc w:val="both"/>
      </w:pPr>
      <w:r w:rsidRPr="0062074F">
        <w:t>L</w:t>
      </w:r>
      <w:r w:rsidR="00282925" w:rsidRPr="0062074F">
        <w:t>egend</w:t>
      </w:r>
      <w:r w:rsidR="008C77AA" w:rsidRPr="0062074F">
        <w:t xml:space="preserve"> (See</w:t>
      </w:r>
      <w:r w:rsidR="005F4566" w:rsidRPr="005F4566">
        <w:t xml:space="preserve"> </w:t>
      </w:r>
      <w:r w:rsidR="005F4566" w:rsidRPr="00520800">
        <w:fldChar w:fldCharType="begin"/>
      </w:r>
      <w:r w:rsidR="005F4566" w:rsidRPr="00520800">
        <w:instrText xml:space="preserve"> REF _Ref48912766 \r \h  \* MERGEFORMAT </w:instrText>
      </w:r>
      <w:r w:rsidR="005F4566" w:rsidRPr="00520800">
        <w:fldChar w:fldCharType="separate"/>
      </w:r>
      <w:r w:rsidR="005F4566" w:rsidRPr="00520800">
        <w:t>11.10.1</w:t>
      </w:r>
      <w:r w:rsidR="005F4566" w:rsidRPr="00520800">
        <w:fldChar w:fldCharType="end"/>
      </w:r>
      <w:r w:rsidR="008C77AA" w:rsidRPr="0062074F">
        <w:t>)</w:t>
      </w:r>
      <w:r w:rsidR="00282925" w:rsidRPr="0062074F">
        <w:t>;</w:t>
      </w:r>
    </w:p>
    <w:p w14:paraId="4060FECC" w14:textId="77777777" w:rsidR="00D755A5" w:rsidRPr="0062074F" w:rsidRDefault="000D5648">
      <w:pPr>
        <w:pStyle w:val="ListParagraph"/>
        <w:numPr>
          <w:ilvl w:val="0"/>
          <w:numId w:val="16"/>
        </w:numPr>
        <w:spacing w:after="60" w:line="240" w:lineRule="auto"/>
        <w:jc w:val="both"/>
      </w:pPr>
      <w:r w:rsidRPr="0062074F">
        <w:t>F</w:t>
      </w:r>
      <w:r w:rsidR="00282925" w:rsidRPr="0062074F">
        <w:t xml:space="preserve">eature description and associated attributes (result of "cursor query") in human readable language; </w:t>
      </w:r>
    </w:p>
    <w:p w14:paraId="02E54C26" w14:textId="22D3893F" w:rsidR="00282925" w:rsidRPr="0062074F" w:rsidRDefault="005F4566">
      <w:pPr>
        <w:pStyle w:val="ListParagraph"/>
        <w:numPr>
          <w:ilvl w:val="0"/>
          <w:numId w:val="16"/>
        </w:numPr>
        <w:spacing w:after="60" w:line="240" w:lineRule="auto"/>
        <w:jc w:val="both"/>
      </w:pPr>
      <w:r>
        <w:t>T</w:t>
      </w:r>
      <w:r w:rsidR="00282925" w:rsidRPr="0062074F">
        <w:t>extual information from ENC, for example, dataset name, compilation date, date of issue;</w:t>
      </w:r>
    </w:p>
    <w:p w14:paraId="31A6ECFA" w14:textId="1979021F" w:rsidR="00282925" w:rsidRPr="0062074F" w:rsidRDefault="000D5648">
      <w:pPr>
        <w:pStyle w:val="ListParagraph"/>
        <w:numPr>
          <w:ilvl w:val="0"/>
          <w:numId w:val="16"/>
        </w:numPr>
        <w:spacing w:after="60" w:line="240" w:lineRule="auto"/>
        <w:jc w:val="both"/>
      </w:pPr>
      <w:r w:rsidRPr="0062074F">
        <w:t>R</w:t>
      </w:r>
      <w:r w:rsidR="00282925" w:rsidRPr="0062074F">
        <w:t>ecord of updates</w:t>
      </w:r>
      <w:r w:rsidR="00114C67" w:rsidRPr="0062074F">
        <w:t xml:space="preserve"> for </w:t>
      </w:r>
      <w:r w:rsidR="007E517F" w:rsidRPr="0062074F">
        <w:t>all</w:t>
      </w:r>
      <w:r w:rsidR="00114C67" w:rsidRPr="0062074F">
        <w:t xml:space="preserve"> data products</w:t>
      </w:r>
      <w:r w:rsidR="00282925" w:rsidRPr="0062074F">
        <w:t>;</w:t>
      </w:r>
    </w:p>
    <w:p w14:paraId="221D7788" w14:textId="77777777" w:rsidR="00D755A5" w:rsidRPr="0062074F" w:rsidRDefault="00282925">
      <w:pPr>
        <w:pStyle w:val="ListParagraph"/>
        <w:numPr>
          <w:ilvl w:val="0"/>
          <w:numId w:val="16"/>
        </w:numPr>
        <w:spacing w:after="60" w:line="240" w:lineRule="auto"/>
        <w:jc w:val="both"/>
      </w:pPr>
      <w:r w:rsidRPr="0062074F">
        <w:t>ECDIS Chart 1</w:t>
      </w:r>
      <w:r w:rsidR="00D755A5" w:rsidRPr="0062074F">
        <w:t>;</w:t>
      </w:r>
    </w:p>
    <w:p w14:paraId="6787E61D" w14:textId="28450D41" w:rsidR="00D755A5" w:rsidRPr="0062074F" w:rsidRDefault="00491401">
      <w:pPr>
        <w:pStyle w:val="ListParagraph"/>
        <w:numPr>
          <w:ilvl w:val="0"/>
          <w:numId w:val="16"/>
        </w:numPr>
        <w:spacing w:after="60" w:line="240" w:lineRule="auto"/>
        <w:jc w:val="both"/>
      </w:pPr>
      <w:r w:rsidRPr="0062074F">
        <w:t>Black</w:t>
      </w:r>
      <w:r w:rsidR="00714B6A">
        <w:t>-</w:t>
      </w:r>
      <w:r w:rsidRPr="0062074F">
        <w:t>adjust symbol for contrast adjustment</w:t>
      </w:r>
      <w:r w:rsidR="00D755A5" w:rsidRPr="0062074F">
        <w:t>;</w:t>
      </w:r>
    </w:p>
    <w:p w14:paraId="7D8FF987" w14:textId="175C9186" w:rsidR="00D755A5" w:rsidRPr="0062074F" w:rsidRDefault="00D755A5">
      <w:pPr>
        <w:pStyle w:val="ListParagraph"/>
        <w:numPr>
          <w:ilvl w:val="0"/>
          <w:numId w:val="16"/>
        </w:numPr>
        <w:spacing w:after="60" w:line="240" w:lineRule="auto"/>
        <w:jc w:val="both"/>
      </w:pPr>
      <w:r w:rsidRPr="0062074F">
        <w:t>C</w:t>
      </w:r>
      <w:r w:rsidR="00330D8D" w:rsidRPr="0062074F">
        <w:t>olour differenti</w:t>
      </w:r>
      <w:r w:rsidR="00FE79BD" w:rsidRPr="0062074F">
        <w:t>atio</w:t>
      </w:r>
      <w:r w:rsidR="00330D8D" w:rsidRPr="0062074F">
        <w:t>n diagram</w:t>
      </w:r>
      <w:r w:rsidR="003C1749">
        <w:t xml:space="preserve"> </w:t>
      </w:r>
      <w:r w:rsidR="003222A6" w:rsidRPr="0062074F">
        <w:t>(available from IHO S-164)</w:t>
      </w:r>
      <w:r w:rsidR="00282925" w:rsidRPr="0062074F">
        <w:t>;</w:t>
      </w:r>
    </w:p>
    <w:p w14:paraId="226031CA" w14:textId="5510B8D7" w:rsidR="00282925" w:rsidRPr="0062074F" w:rsidRDefault="000D5648">
      <w:pPr>
        <w:pStyle w:val="ListParagraph"/>
        <w:numPr>
          <w:ilvl w:val="0"/>
          <w:numId w:val="16"/>
        </w:numPr>
        <w:spacing w:after="60" w:line="240" w:lineRule="auto"/>
        <w:jc w:val="both"/>
      </w:pPr>
      <w:r w:rsidRPr="0062074F">
        <w:t>L</w:t>
      </w:r>
      <w:r w:rsidR="00282925" w:rsidRPr="0062074F">
        <w:t>ist of categories which are removed from Standard Display;</w:t>
      </w:r>
    </w:p>
    <w:p w14:paraId="7EC2FCF3" w14:textId="12DF1D85" w:rsidR="00282925" w:rsidRPr="0062074F" w:rsidRDefault="009523B2">
      <w:pPr>
        <w:pStyle w:val="ListParagraph"/>
        <w:numPr>
          <w:ilvl w:val="0"/>
          <w:numId w:val="16"/>
        </w:numPr>
        <w:spacing w:after="60" w:line="240" w:lineRule="auto"/>
        <w:jc w:val="both"/>
      </w:pPr>
      <w:r w:rsidRPr="0062074F">
        <w:t xml:space="preserve">Dataset </w:t>
      </w:r>
      <w:r w:rsidR="00282925" w:rsidRPr="0062074F">
        <w:t>Edition</w:t>
      </w:r>
      <w:r w:rsidR="00BC1553" w:rsidRPr="0062074F">
        <w:t xml:space="preserve"> and update</w:t>
      </w:r>
      <w:r w:rsidR="00282925" w:rsidRPr="0062074F">
        <w:t xml:space="preserve"> number</w:t>
      </w:r>
      <w:r w:rsidR="00114C67" w:rsidRPr="0062074F">
        <w:t>s</w:t>
      </w:r>
      <w:r w:rsidRPr="0062074F">
        <w:t xml:space="preserve"> (if applicable)</w:t>
      </w:r>
      <w:r w:rsidR="00282925" w:rsidRPr="0062074F">
        <w:t xml:space="preserve"> of S-101 </w:t>
      </w:r>
      <w:r w:rsidR="00114C67" w:rsidRPr="0062074F">
        <w:t>and</w:t>
      </w:r>
      <w:r w:rsidR="00BC1553" w:rsidRPr="0062074F">
        <w:t xml:space="preserve"> </w:t>
      </w:r>
      <w:r w:rsidR="00114C67" w:rsidRPr="0062074F">
        <w:t xml:space="preserve">other </w:t>
      </w:r>
      <w:r w:rsidR="00282925" w:rsidRPr="0062074F">
        <w:t>Product</w:t>
      </w:r>
      <w:r w:rsidR="007B5DE0" w:rsidRPr="0062074F">
        <w:t>s</w:t>
      </w:r>
      <w:r w:rsidR="00282925" w:rsidRPr="0062074F">
        <w:t xml:space="preserve"> in use</w:t>
      </w:r>
      <w:r w:rsidR="00114C67" w:rsidRPr="0062074F">
        <w:t>;</w:t>
      </w:r>
    </w:p>
    <w:p w14:paraId="3FD6A72D" w14:textId="5995A18D" w:rsidR="00D755A5" w:rsidRPr="0062074F" w:rsidRDefault="00D755A5">
      <w:pPr>
        <w:pStyle w:val="ListParagraph"/>
        <w:numPr>
          <w:ilvl w:val="0"/>
          <w:numId w:val="16"/>
        </w:numPr>
        <w:spacing w:after="60" w:line="240" w:lineRule="auto"/>
        <w:jc w:val="both"/>
      </w:pPr>
      <w:r w:rsidRPr="0062074F">
        <w:t>Edition numbers of Presentation Libraries in use;</w:t>
      </w:r>
    </w:p>
    <w:p w14:paraId="43251EB1" w14:textId="7B37539E" w:rsidR="00D755A5" w:rsidRPr="0062074F" w:rsidRDefault="00D755A5">
      <w:pPr>
        <w:pStyle w:val="ListParagraph"/>
        <w:numPr>
          <w:ilvl w:val="0"/>
          <w:numId w:val="16"/>
        </w:numPr>
        <w:spacing w:after="60" w:line="240" w:lineRule="auto"/>
        <w:jc w:val="both"/>
      </w:pPr>
      <w:r w:rsidRPr="0062074F">
        <w:t>Edition numbers of feature and portrayal catalogues in use.</w:t>
      </w:r>
    </w:p>
    <w:p w14:paraId="73238D0E" w14:textId="77777777" w:rsidR="00A13F5A" w:rsidRPr="0062074F" w:rsidRDefault="00A13F5A" w:rsidP="00A13F5A">
      <w:pPr>
        <w:spacing w:after="120" w:line="240" w:lineRule="auto"/>
        <w:jc w:val="both"/>
        <w:rPr>
          <w:b/>
          <w:bCs/>
        </w:rPr>
      </w:pPr>
    </w:p>
    <w:p w14:paraId="6CE2E102" w14:textId="29FB5360" w:rsidR="00145602" w:rsidRPr="0062074F" w:rsidRDefault="00145602" w:rsidP="00DB7CFE">
      <w:pPr>
        <w:pStyle w:val="Heading2"/>
      </w:pPr>
      <w:bookmarkStart w:id="133" w:name="_Toc226035013"/>
      <w:bookmarkStart w:id="134" w:name="_Toc226035014"/>
      <w:bookmarkStart w:id="135" w:name="_Toc219458216"/>
      <w:bookmarkStart w:id="136" w:name="_Toc219458217"/>
      <w:bookmarkStart w:id="137" w:name="_Toc219458218"/>
      <w:bookmarkStart w:id="138" w:name="_Toc219458219"/>
      <w:bookmarkStart w:id="139" w:name="_Toc219458220"/>
      <w:bookmarkStart w:id="140" w:name="_Toc219458221"/>
      <w:bookmarkStart w:id="141" w:name="_Toc219458222"/>
      <w:bookmarkStart w:id="142" w:name="_Toc219458223"/>
      <w:bookmarkStart w:id="143" w:name="_Toc219458224"/>
      <w:bookmarkStart w:id="144" w:name="_Toc219458225"/>
      <w:bookmarkStart w:id="145" w:name="_Toc226035015"/>
      <w:bookmarkStart w:id="146" w:name="_Toc226035016"/>
      <w:bookmarkStart w:id="147" w:name="_Toc226035017"/>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r w:rsidRPr="0062074F">
        <w:t>Priority of information</w:t>
      </w:r>
      <w:r w:rsidR="000F4DF4" w:rsidRPr="0062074F">
        <w:rPr>
          <w:rStyle w:val="FootnoteReference"/>
          <w:noProof w:val="0"/>
          <w:lang w:val="en-GB"/>
        </w:rPr>
        <w:footnoteReference w:id="3"/>
      </w:r>
      <w:bookmarkEnd w:id="147"/>
    </w:p>
    <w:p w14:paraId="48C6DDC4" w14:textId="7F00C2B6" w:rsidR="00145602" w:rsidRPr="0062074F" w:rsidRDefault="00950DDE" w:rsidP="00214B3A">
      <w:pPr>
        <w:pStyle w:val="Heading3"/>
      </w:pPr>
      <w:bookmarkStart w:id="148" w:name="_Toc226035018"/>
      <w:r w:rsidRPr="0062074F">
        <w:t>Priority layers</w:t>
      </w:r>
      <w:bookmarkEnd w:id="148"/>
    </w:p>
    <w:p w14:paraId="46C1AD56" w14:textId="34770702" w:rsidR="00766D80" w:rsidRPr="0062074F" w:rsidRDefault="00766D80" w:rsidP="00D21916">
      <w:pPr>
        <w:spacing w:after="120" w:line="240" w:lineRule="auto"/>
        <w:jc w:val="both"/>
      </w:pPr>
      <w:r w:rsidRPr="0062074F">
        <w:t xml:space="preserve">The IMO </w:t>
      </w:r>
      <w:r w:rsidR="00180D76" w:rsidRPr="0062074F">
        <w:t>Performance Standard</w:t>
      </w:r>
      <w:r w:rsidR="009E7FC0">
        <w:t>s</w:t>
      </w:r>
      <w:r w:rsidRPr="0062074F">
        <w:t xml:space="preserve"> divides </w:t>
      </w:r>
      <w:r w:rsidR="00C60446" w:rsidRPr="0062074F">
        <w:t xml:space="preserve">System Database </w:t>
      </w:r>
      <w:r w:rsidRPr="0062074F">
        <w:t xml:space="preserve">information into three categories that determine what data is to be on the display: Display Base (always present on the display); Standard Display (the default display); and </w:t>
      </w:r>
      <w:r w:rsidR="00171271" w:rsidRPr="0062074F">
        <w:t>all o</w:t>
      </w:r>
      <w:r w:rsidRPr="0062074F">
        <w:t xml:space="preserve">ther </w:t>
      </w:r>
      <w:r w:rsidR="00171271" w:rsidRPr="0062074F">
        <w:t>i</w:t>
      </w:r>
      <w:r w:rsidRPr="0062074F">
        <w:t>nformation (displayed on demand). (</w:t>
      </w:r>
      <w:r w:rsidR="0056040E" w:rsidRPr="0062074F">
        <w:t>MSC.530(106)/Rev.1</w:t>
      </w:r>
      <w:r w:rsidR="00180D76" w:rsidRPr="0062074F">
        <w:t>,</w:t>
      </w:r>
      <w:r w:rsidRPr="0062074F">
        <w:t xml:space="preserve"> Appendix 2).</w:t>
      </w:r>
    </w:p>
    <w:p w14:paraId="66385328" w14:textId="0346E7C5" w:rsidR="00766D80" w:rsidRPr="0062074F" w:rsidRDefault="00766D80" w:rsidP="00D21916">
      <w:pPr>
        <w:spacing w:after="60" w:line="240" w:lineRule="auto"/>
        <w:jc w:val="both"/>
      </w:pPr>
      <w:r w:rsidRPr="0062074F">
        <w:t xml:space="preserve">There are </w:t>
      </w:r>
      <w:r w:rsidR="00CC0C0A" w:rsidRPr="0062074F">
        <w:t xml:space="preserve">9 </w:t>
      </w:r>
      <w:r w:rsidR="003500C0" w:rsidRPr="0062074F">
        <w:t xml:space="preserve">basic </w:t>
      </w:r>
      <w:r w:rsidRPr="0062074F">
        <w:t>priority layers for the drawing sequence of the data on the display</w:t>
      </w:r>
      <w:r w:rsidR="006A14CA" w:rsidRPr="0062074F">
        <w:t>, ordered from higher to lower priorities in the list below</w:t>
      </w:r>
      <w:r w:rsidRPr="0062074F">
        <w:t>:</w:t>
      </w:r>
    </w:p>
    <w:p w14:paraId="0521478B" w14:textId="7FD3DA0B" w:rsidR="00766D80" w:rsidRPr="0062074F" w:rsidRDefault="00766D80">
      <w:pPr>
        <w:pStyle w:val="ListParagraph"/>
        <w:numPr>
          <w:ilvl w:val="0"/>
          <w:numId w:val="17"/>
        </w:numPr>
        <w:spacing w:after="60" w:line="240" w:lineRule="auto"/>
        <w:jc w:val="both"/>
      </w:pPr>
      <w:r w:rsidRPr="0062074F">
        <w:t xml:space="preserve">ECDIS visual </w:t>
      </w:r>
      <w:r w:rsidR="00C0149A" w:rsidRPr="0062074F">
        <w:t>alerts</w:t>
      </w:r>
      <w:r w:rsidRPr="0062074F">
        <w:t>/indications (</w:t>
      </w:r>
      <w:r w:rsidR="00143BD1" w:rsidRPr="0062074F">
        <w:t>for example</w:t>
      </w:r>
      <w:r w:rsidRPr="0062074F">
        <w:t xml:space="preserve"> caution, overscale)</w:t>
      </w:r>
      <w:r w:rsidR="00143BD1" w:rsidRPr="0062074F">
        <w:t>;</w:t>
      </w:r>
    </w:p>
    <w:p w14:paraId="044051C0" w14:textId="7AB1B251" w:rsidR="00766D80" w:rsidRPr="0062074F" w:rsidRDefault="00070EBA">
      <w:pPr>
        <w:pStyle w:val="ListParagraph"/>
        <w:numPr>
          <w:ilvl w:val="0"/>
          <w:numId w:val="17"/>
        </w:numPr>
        <w:spacing w:after="60" w:line="240" w:lineRule="auto"/>
        <w:jc w:val="both"/>
      </w:pPr>
      <w:r w:rsidRPr="0062074F">
        <w:t>O</w:t>
      </w:r>
      <w:r w:rsidR="00AB326E" w:rsidRPr="0062074F">
        <w:t>fficial</w:t>
      </w:r>
      <w:r w:rsidR="00766D80" w:rsidRPr="0062074F">
        <w:t xml:space="preserve">-data: </w:t>
      </w:r>
      <w:r w:rsidR="00143BD1" w:rsidRPr="0062074F">
        <w:t>P</w:t>
      </w:r>
      <w:r w:rsidR="00766D80" w:rsidRPr="0062074F">
        <w:t>oints/</w:t>
      </w:r>
      <w:r w:rsidR="00206711" w:rsidRPr="0062074F">
        <w:t xml:space="preserve">Curves </w:t>
      </w:r>
      <w:r w:rsidR="00766D80" w:rsidRPr="0062074F">
        <w:t xml:space="preserve">and </w:t>
      </w:r>
      <w:r w:rsidR="00206711" w:rsidRPr="0062074F">
        <w:t>Surfaces</w:t>
      </w:r>
      <w:r w:rsidR="00766D80" w:rsidRPr="0062074F">
        <w:t xml:space="preserve"> + official updates</w:t>
      </w:r>
      <w:r w:rsidR="00143BD1" w:rsidRPr="0062074F">
        <w:t>;</w:t>
      </w:r>
    </w:p>
    <w:p w14:paraId="62D64BD3" w14:textId="37C8865D" w:rsidR="00766D80" w:rsidRPr="0062074F" w:rsidRDefault="006A14CA">
      <w:pPr>
        <w:pStyle w:val="ListParagraph"/>
        <w:numPr>
          <w:ilvl w:val="0"/>
          <w:numId w:val="17"/>
        </w:numPr>
        <w:spacing w:after="60" w:line="240" w:lineRule="auto"/>
        <w:jc w:val="both"/>
      </w:pPr>
      <w:r w:rsidRPr="0062074F">
        <w:t>Notices to Mariners</w:t>
      </w:r>
      <w:r w:rsidR="00766D80" w:rsidRPr="0062074F">
        <w:t>, manual input and Navigational Warnings</w:t>
      </w:r>
      <w:r w:rsidR="00143BD1" w:rsidRPr="0062074F">
        <w:t>;</w:t>
      </w:r>
    </w:p>
    <w:p w14:paraId="5DECF270" w14:textId="22D77647" w:rsidR="00766D80" w:rsidRPr="0062074F" w:rsidRDefault="002E11EC">
      <w:pPr>
        <w:pStyle w:val="ListParagraph"/>
        <w:numPr>
          <w:ilvl w:val="0"/>
          <w:numId w:val="17"/>
        </w:numPr>
        <w:spacing w:after="60" w:line="240" w:lineRule="auto"/>
        <w:jc w:val="both"/>
      </w:pPr>
      <w:r w:rsidRPr="0062074F">
        <w:t>Official</w:t>
      </w:r>
      <w:r w:rsidR="00766D80" w:rsidRPr="0062074F">
        <w:t xml:space="preserve">-caution (ENC </w:t>
      </w:r>
      <w:r w:rsidRPr="0062074F">
        <w:t xml:space="preserve">and other </w:t>
      </w:r>
      <w:r w:rsidR="00766D80" w:rsidRPr="0062074F">
        <w:t>cautions)</w:t>
      </w:r>
      <w:r w:rsidR="00143BD1" w:rsidRPr="0062074F">
        <w:t>;</w:t>
      </w:r>
    </w:p>
    <w:p w14:paraId="17799F26" w14:textId="3EE14920" w:rsidR="00766D80" w:rsidRPr="0062074F" w:rsidRDefault="002E11EC">
      <w:pPr>
        <w:pStyle w:val="ListParagraph"/>
        <w:numPr>
          <w:ilvl w:val="0"/>
          <w:numId w:val="17"/>
        </w:numPr>
        <w:spacing w:after="60" w:line="240" w:lineRule="auto"/>
        <w:jc w:val="both"/>
      </w:pPr>
      <w:r w:rsidRPr="0062074F">
        <w:t>Official</w:t>
      </w:r>
      <w:r w:rsidR="00766D80" w:rsidRPr="0062074F">
        <w:t>-colour-fill area data</w:t>
      </w:r>
      <w:r w:rsidR="00143BD1" w:rsidRPr="0062074F">
        <w:t>;</w:t>
      </w:r>
    </w:p>
    <w:p w14:paraId="05DEA13F" w14:textId="0BF53A39" w:rsidR="00766D80" w:rsidRPr="0062074F" w:rsidRDefault="00070EBA">
      <w:pPr>
        <w:pStyle w:val="ListParagraph"/>
        <w:numPr>
          <w:ilvl w:val="0"/>
          <w:numId w:val="17"/>
        </w:numPr>
        <w:spacing w:after="60" w:line="240" w:lineRule="auto"/>
        <w:jc w:val="both"/>
      </w:pPr>
      <w:r w:rsidRPr="0062074F">
        <w:t xml:space="preserve">Official </w:t>
      </w:r>
      <w:r w:rsidR="00766D80" w:rsidRPr="0062074F">
        <w:t>on demand data</w:t>
      </w:r>
      <w:r w:rsidR="009C687B" w:rsidRPr="0062074F">
        <w:t xml:space="preserve"> (for example, water levels, surface currents</w:t>
      </w:r>
      <w:r w:rsidR="00241F2D" w:rsidRPr="0062074F">
        <w:t>, under</w:t>
      </w:r>
      <w:r w:rsidR="00171271" w:rsidRPr="0062074F">
        <w:t xml:space="preserve"> </w:t>
      </w:r>
      <w:r w:rsidR="00241F2D" w:rsidRPr="0062074F">
        <w:t>keel clearance</w:t>
      </w:r>
      <w:r w:rsidR="009C687B" w:rsidRPr="0062074F">
        <w:t>)</w:t>
      </w:r>
      <w:r w:rsidR="00143BD1" w:rsidRPr="0062074F">
        <w:t>;</w:t>
      </w:r>
    </w:p>
    <w:p w14:paraId="523B8910" w14:textId="3759EE14" w:rsidR="00766D80" w:rsidRPr="0062074F" w:rsidRDefault="00766D80">
      <w:pPr>
        <w:pStyle w:val="ListParagraph"/>
        <w:numPr>
          <w:ilvl w:val="0"/>
          <w:numId w:val="17"/>
        </w:numPr>
        <w:spacing w:after="60" w:line="240" w:lineRule="auto"/>
        <w:jc w:val="both"/>
      </w:pPr>
      <w:r w:rsidRPr="0062074F">
        <w:lastRenderedPageBreak/>
        <w:t xml:space="preserve">Radar </w:t>
      </w:r>
      <w:r w:rsidR="00070EBA" w:rsidRPr="0062074F">
        <w:t xml:space="preserve">and AIS </w:t>
      </w:r>
      <w:r w:rsidRPr="0062074F">
        <w:t>information</w:t>
      </w:r>
      <w:r w:rsidR="00143BD1" w:rsidRPr="0062074F">
        <w:t>;</w:t>
      </w:r>
    </w:p>
    <w:p w14:paraId="6DC259CA" w14:textId="5582E960" w:rsidR="00766D80" w:rsidRPr="0062074F" w:rsidRDefault="00766D80">
      <w:pPr>
        <w:pStyle w:val="ListParagraph"/>
        <w:numPr>
          <w:ilvl w:val="0"/>
          <w:numId w:val="17"/>
        </w:numPr>
        <w:spacing w:after="60" w:line="240" w:lineRule="auto"/>
        <w:jc w:val="both"/>
      </w:pPr>
      <w:r w:rsidRPr="0062074F">
        <w:t>Mariner</w:t>
      </w:r>
      <w:r w:rsidR="005D2986" w:rsidRPr="0062074F">
        <w:t>’</w:t>
      </w:r>
      <w:r w:rsidRPr="0062074F">
        <w:t xml:space="preserve">s data: </w:t>
      </w:r>
      <w:r w:rsidR="00143BD1" w:rsidRPr="0062074F">
        <w:t>P</w:t>
      </w:r>
      <w:r w:rsidRPr="0062074F">
        <w:t>oints/lines and areas</w:t>
      </w:r>
      <w:r w:rsidR="00143BD1" w:rsidRPr="0062074F">
        <w:t>;</w:t>
      </w:r>
    </w:p>
    <w:p w14:paraId="6096233B" w14:textId="1EB0B07C" w:rsidR="00766D80" w:rsidRPr="0062074F" w:rsidRDefault="00766D80">
      <w:pPr>
        <w:pStyle w:val="ListParagraph"/>
        <w:numPr>
          <w:ilvl w:val="0"/>
          <w:numId w:val="17"/>
        </w:numPr>
        <w:spacing w:after="120" w:line="240" w:lineRule="auto"/>
        <w:jc w:val="both"/>
      </w:pPr>
      <w:r w:rsidRPr="0062074F">
        <w:t>Mariner</w:t>
      </w:r>
      <w:r w:rsidR="005D2986" w:rsidRPr="0062074F">
        <w:t>’</w:t>
      </w:r>
      <w:r w:rsidRPr="0062074F">
        <w:t>s colour-fill area data</w:t>
      </w:r>
      <w:r w:rsidR="00143BD1" w:rsidRPr="0062074F">
        <w:t>.</w:t>
      </w:r>
    </w:p>
    <w:p w14:paraId="30788176" w14:textId="7F00C993" w:rsidR="00766D80" w:rsidRPr="0062074F" w:rsidRDefault="00766D80" w:rsidP="00D21916">
      <w:pPr>
        <w:spacing w:after="120" w:line="240" w:lineRule="auto"/>
        <w:jc w:val="both"/>
      </w:pPr>
      <w:r w:rsidRPr="0062074F">
        <w:t>This list is not intended to indicate a drawing sequence, but to specify that the information content of category n+1 must not obscure the information content of category n, or any higher</w:t>
      </w:r>
      <w:r w:rsidR="006A14CA" w:rsidRPr="0062074F">
        <w:t>-priority</w:t>
      </w:r>
      <w:r w:rsidRPr="0062074F">
        <w:t xml:space="preserve"> category (n-1 etc.).</w:t>
      </w:r>
    </w:p>
    <w:p w14:paraId="5C0C09B2" w14:textId="6E6FF95B" w:rsidR="00950DDE" w:rsidRPr="0062074F" w:rsidRDefault="00950DDE" w:rsidP="00214B3A">
      <w:pPr>
        <w:pStyle w:val="Heading3"/>
      </w:pPr>
      <w:bookmarkStart w:id="149" w:name="_Toc226035019"/>
      <w:r w:rsidRPr="0062074F">
        <w:t>Radar priority</w:t>
      </w:r>
      <w:bookmarkEnd w:id="149"/>
    </w:p>
    <w:p w14:paraId="20A6E0E4" w14:textId="348A2637" w:rsidR="00F757E9" w:rsidRPr="0062074F" w:rsidRDefault="00317940" w:rsidP="00143BD1">
      <w:pPr>
        <w:spacing w:after="120" w:line="240" w:lineRule="auto"/>
        <w:jc w:val="both"/>
      </w:pPr>
      <w:r w:rsidRPr="0062074F">
        <w:t xml:space="preserve">Radar priority for a given display plane is described by the </w:t>
      </w:r>
      <w:r w:rsidRPr="0062074F">
        <w:rPr>
          <w:i/>
        </w:rPr>
        <w:t>order</w:t>
      </w:r>
      <w:r w:rsidRPr="0062074F">
        <w:t xml:space="preserve"> attribute within the </w:t>
      </w:r>
      <w:r w:rsidR="00143BD1" w:rsidRPr="0062074F">
        <w:t>P</w:t>
      </w:r>
      <w:r w:rsidRPr="0062074F">
        <w:t xml:space="preserve">ortrayal </w:t>
      </w:r>
      <w:r w:rsidR="00143BD1" w:rsidRPr="0062074F">
        <w:t>C</w:t>
      </w:r>
      <w:r w:rsidRPr="0062074F">
        <w:t>atalogue</w:t>
      </w:r>
      <w:r w:rsidR="003058FB" w:rsidRPr="0062074F">
        <w:t>.</w:t>
      </w:r>
    </w:p>
    <w:p w14:paraId="65D47B20" w14:textId="4A052D61" w:rsidR="00F757E9" w:rsidRPr="001C1CAB" w:rsidRDefault="00E5768F" w:rsidP="00143BD1">
      <w:pPr>
        <w:spacing w:after="120" w:line="240" w:lineRule="auto"/>
        <w:jc w:val="both"/>
        <w:rPr>
          <w:lang w:val="en-US"/>
        </w:rPr>
      </w:pPr>
      <w:r w:rsidRPr="0062074F">
        <w:rPr>
          <w:iCs/>
        </w:rPr>
        <w:t>The</w:t>
      </w:r>
      <w:r w:rsidRPr="0062074F">
        <w:rPr>
          <w:i/>
        </w:rPr>
        <w:t xml:space="preserve"> </w:t>
      </w:r>
      <w:proofErr w:type="spellStart"/>
      <w:r w:rsidR="00F757E9" w:rsidRPr="0062074F">
        <w:rPr>
          <w:i/>
        </w:rPr>
        <w:t>RadarOverlay</w:t>
      </w:r>
      <w:proofErr w:type="spellEnd"/>
      <w:r w:rsidR="00F757E9" w:rsidRPr="0062074F">
        <w:t xml:space="preserve"> </w:t>
      </w:r>
      <w:r w:rsidR="00143BD1" w:rsidRPr="0062074F">
        <w:t>P</w:t>
      </w:r>
      <w:r w:rsidR="00F757E9" w:rsidRPr="0062074F">
        <w:t xml:space="preserve">ortrayal </w:t>
      </w:r>
      <w:r w:rsidR="00143BD1" w:rsidRPr="0062074F">
        <w:t>C</w:t>
      </w:r>
      <w:r w:rsidR="00F757E9" w:rsidRPr="0062074F">
        <w:t>atalogue context parameters must be updated whenever the radar image is toggled on or off.</w:t>
      </w:r>
    </w:p>
    <w:p w14:paraId="3290A7F2" w14:textId="2DF52DD8" w:rsidR="00F757E9" w:rsidRPr="0062074F" w:rsidRDefault="00F757E9" w:rsidP="00143BD1">
      <w:pPr>
        <w:spacing w:after="120" w:line="240" w:lineRule="auto"/>
        <w:jc w:val="both"/>
      </w:pPr>
      <w:r w:rsidRPr="0062074F">
        <w:t xml:space="preserve">When present, the radar image should be written over </w:t>
      </w:r>
      <w:r w:rsidR="00143BD1" w:rsidRPr="0062074F">
        <w:t>P</w:t>
      </w:r>
      <w:r w:rsidRPr="0062074F">
        <w:t xml:space="preserve">ortrayal </w:t>
      </w:r>
      <w:r w:rsidR="00143BD1" w:rsidRPr="0062074F">
        <w:t>C</w:t>
      </w:r>
      <w:r w:rsidRPr="0062074F">
        <w:t xml:space="preserve">atalogue display planes with a negative </w:t>
      </w:r>
      <w:r w:rsidRPr="0062074F">
        <w:rPr>
          <w:i/>
        </w:rPr>
        <w:t>order</w:t>
      </w:r>
      <w:r w:rsidR="00143BD1" w:rsidRPr="0062074F">
        <w:t xml:space="preserve"> attribute;</w:t>
      </w:r>
      <w:r w:rsidRPr="0062074F">
        <w:t xml:space="preserve"> and below display planes with a positive </w:t>
      </w:r>
      <w:r w:rsidRPr="0062074F">
        <w:rPr>
          <w:i/>
        </w:rPr>
        <w:t>order</w:t>
      </w:r>
      <w:r w:rsidRPr="0062074F">
        <w:t xml:space="preserve"> attribute.</w:t>
      </w:r>
    </w:p>
    <w:p w14:paraId="721ED3AB" w14:textId="6EBFBB01" w:rsidR="00F757E9" w:rsidRPr="0062074F" w:rsidRDefault="00F757E9" w:rsidP="00143BD1">
      <w:pPr>
        <w:spacing w:after="120" w:line="240" w:lineRule="auto"/>
        <w:jc w:val="both"/>
      </w:pPr>
      <w:r w:rsidRPr="0062074F">
        <w:t xml:space="preserve">In order to meet the requirements of IMO </w:t>
      </w:r>
      <w:r w:rsidR="0056040E" w:rsidRPr="0062074F">
        <w:t>MSC.530(106)/Rev.1</w:t>
      </w:r>
      <w:r w:rsidRPr="0062074F">
        <w:t xml:space="preserve"> section 11.4.</w:t>
      </w:r>
      <w:r w:rsidR="00F00C10" w:rsidRPr="0062074F">
        <w:t>1</w:t>
      </w:r>
      <w:r w:rsidR="00E40A4B" w:rsidRPr="0062074F">
        <w:t>8</w:t>
      </w:r>
      <w:r w:rsidRPr="0062074F">
        <w:t xml:space="preserve"> to adjust the ship’s position, the ECDIS may incorporate the capability of temporarily changing the radar image priority during the adjustment.</w:t>
      </w:r>
    </w:p>
    <w:p w14:paraId="203FC7ED" w14:textId="77777777" w:rsidR="009B0403" w:rsidRPr="0062074F" w:rsidRDefault="009B0403" w:rsidP="009B0403">
      <w:pPr>
        <w:spacing w:after="120" w:line="240" w:lineRule="auto"/>
        <w:jc w:val="both"/>
      </w:pPr>
    </w:p>
    <w:p w14:paraId="2DFBF473" w14:textId="77777777" w:rsidR="004C64D4" w:rsidRPr="0062074F" w:rsidRDefault="004C64D4" w:rsidP="00DB7CFE">
      <w:pPr>
        <w:pStyle w:val="Heading2"/>
      </w:pPr>
      <w:bookmarkStart w:id="150" w:name="_Ref49427616"/>
      <w:bookmarkStart w:id="151" w:name="_Toc226035020"/>
      <w:bookmarkStart w:id="152" w:name="_Ref44795999"/>
      <w:r w:rsidRPr="0062074F">
        <w:t>Displaying ECDIS updates</w:t>
      </w:r>
      <w:bookmarkEnd w:id="150"/>
      <w:bookmarkEnd w:id="151"/>
    </w:p>
    <w:p w14:paraId="35DDA46A" w14:textId="2BA5A14B" w:rsidR="004C64D4" w:rsidRPr="0062074F" w:rsidRDefault="004C64D4" w:rsidP="009B0403">
      <w:pPr>
        <w:spacing w:after="120" w:line="240" w:lineRule="auto"/>
        <w:jc w:val="both"/>
      </w:pPr>
      <w:r w:rsidRPr="0062074F">
        <w:t>The strategy for displaying ECDIS updates is derived from the IMO Performance Standard</w:t>
      </w:r>
      <w:r w:rsidR="009E7FC0">
        <w:t>s</w:t>
      </w:r>
      <w:r w:rsidRPr="0062074F">
        <w:t xml:space="preserve"> </w:t>
      </w:r>
      <w:r w:rsidR="0056040E" w:rsidRPr="0062074F">
        <w:t>MSC.530(106)/Rev.1</w:t>
      </w:r>
      <w:r w:rsidRPr="0062074F">
        <w:t xml:space="preserve">. The citations below are to sections in that </w:t>
      </w:r>
      <w:r w:rsidR="009B0403" w:rsidRPr="0062074F">
        <w:t>S</w:t>
      </w:r>
      <w:r w:rsidRPr="0062074F">
        <w:t>tandard.</w:t>
      </w:r>
      <w:r w:rsidR="00B94DFF" w:rsidRPr="0062074F">
        <w:t xml:space="preserve"> The quoted requirements are mandatory and must be implemented by the ECDIS.</w:t>
      </w:r>
    </w:p>
    <w:p w14:paraId="12F938AC" w14:textId="657B4373" w:rsidR="004C64D4" w:rsidRPr="0062074F" w:rsidRDefault="0056040E" w:rsidP="009B0403">
      <w:pPr>
        <w:spacing w:after="120" w:line="240" w:lineRule="auto"/>
        <w:ind w:left="2160" w:hanging="2160"/>
        <w:jc w:val="both"/>
      </w:pPr>
      <w:r w:rsidRPr="0062074F">
        <w:t>MSC.530(106)/Rev.1</w:t>
      </w:r>
      <w:r w:rsidR="004C64D4" w:rsidRPr="0062074F">
        <w:t xml:space="preserve"> </w:t>
      </w:r>
      <w:r w:rsidR="00F00C10" w:rsidRPr="0062074F">
        <w:t>4.4,</w:t>
      </w:r>
      <w:r w:rsidR="004C64D4" w:rsidRPr="0062074F">
        <w:tab/>
      </w:r>
      <w:r w:rsidR="005D2986" w:rsidRPr="0062074F">
        <w:rPr>
          <w:i/>
          <w:iCs/>
        </w:rPr>
        <w:t xml:space="preserve">ECDIS </w:t>
      </w:r>
      <w:r w:rsidR="00B94DFF" w:rsidRPr="0062074F">
        <w:rPr>
          <w:i/>
          <w:iCs/>
        </w:rPr>
        <w:t>should</w:t>
      </w:r>
      <w:r w:rsidR="005D2986" w:rsidRPr="0062074F">
        <w:rPr>
          <w:i/>
          <w:iCs/>
        </w:rPr>
        <w:t xml:space="preserve"> be capable of accepting official updates to the ENDS provided in conformity with IHO standards. These updates must be automatically applied to the system database. By whatever means updates are received, the implementation procedure must not interfere with the display in use</w:t>
      </w:r>
      <w:r w:rsidR="005D2986" w:rsidRPr="0062074F">
        <w:t>.</w:t>
      </w:r>
    </w:p>
    <w:p w14:paraId="7DFFE0DE" w14:textId="508CB910"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5</w:t>
      </w:r>
      <w:r w:rsidR="004C64D4" w:rsidRPr="0062074F">
        <w:tab/>
      </w:r>
      <w:r w:rsidR="005D2986" w:rsidRPr="0062074F">
        <w:rPr>
          <w:i/>
          <w:iCs/>
        </w:rPr>
        <w:t xml:space="preserve">ECDIS </w:t>
      </w:r>
      <w:r w:rsidR="00B94DFF" w:rsidRPr="0062074F">
        <w:rPr>
          <w:i/>
          <w:iCs/>
        </w:rPr>
        <w:t>should</w:t>
      </w:r>
      <w:r w:rsidR="005D2986" w:rsidRPr="0062074F">
        <w:rPr>
          <w:i/>
          <w:iCs/>
        </w:rPr>
        <w:t xml:space="preserve"> also be capable of accepting updates to the ENDS data entered manually with simple means for verification prior to the final acceptance of the data. They must be distinguishable on the display from ENDS information and its official updates and not affect display legibility.</w:t>
      </w:r>
      <w:r w:rsidR="005D2986" w:rsidRPr="0062074F">
        <w:t xml:space="preserve"> (The requirements for Manual Updates are given in clauses </w:t>
      </w:r>
      <w:r w:rsidR="005F0747">
        <w:t>11.11.1</w:t>
      </w:r>
      <w:r w:rsidR="005D2986" w:rsidRPr="0062074F">
        <w:t>.)</w:t>
      </w:r>
    </w:p>
    <w:p w14:paraId="5C62A24D" w14:textId="34261CE4"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7</w:t>
      </w:r>
      <w:r w:rsidR="004C64D4" w:rsidRPr="0062074F">
        <w:tab/>
      </w:r>
      <w:r w:rsidR="005D2986" w:rsidRPr="0062074F">
        <w:rPr>
          <w:i/>
          <w:iCs/>
        </w:rPr>
        <w:t xml:space="preserve">ECDIS </w:t>
      </w:r>
      <w:r w:rsidR="00B94DFF" w:rsidRPr="0062074F">
        <w:rPr>
          <w:i/>
          <w:iCs/>
        </w:rPr>
        <w:t xml:space="preserve">should </w:t>
      </w:r>
      <w:r w:rsidR="005D2986" w:rsidRPr="0062074F">
        <w:rPr>
          <w:i/>
          <w:iCs/>
        </w:rPr>
        <w:t>allow the mariner to display updates in order to review their contents and to ascertain that they have been included in the system database.(</w:t>
      </w:r>
      <w:r w:rsidR="005D2986" w:rsidRPr="0062074F">
        <w:t xml:space="preserve">The requirements for displaying updates for review are given in clause </w:t>
      </w:r>
      <w:r w:rsidR="007244D0">
        <w:fldChar w:fldCharType="begin"/>
      </w:r>
      <w:r w:rsidR="007244D0">
        <w:instrText xml:space="preserve"> REF _Ref223787996 \r \h </w:instrText>
      </w:r>
      <w:r w:rsidR="007244D0">
        <w:fldChar w:fldCharType="separate"/>
      </w:r>
      <w:r w:rsidR="007244D0">
        <w:t>11.11.5</w:t>
      </w:r>
      <w:r w:rsidR="007244D0">
        <w:fldChar w:fldCharType="end"/>
      </w:r>
      <w:r w:rsidR="005D2986" w:rsidRPr="0062074F">
        <w:t>.)</w:t>
      </w:r>
      <w:r w:rsidR="004C64D4" w:rsidRPr="0062074F">
        <w:t>.</w:t>
      </w:r>
    </w:p>
    <w:p w14:paraId="4A3A326D" w14:textId="4604F477" w:rsidR="00CE0733" w:rsidRPr="0062074F" w:rsidRDefault="00CE0733" w:rsidP="00DB7CFE">
      <w:pPr>
        <w:pStyle w:val="Heading2"/>
      </w:pPr>
      <w:bookmarkStart w:id="153" w:name="_Toc187673042"/>
      <w:bookmarkStart w:id="154" w:name="_Toc187673274"/>
      <w:bookmarkStart w:id="155" w:name="_Toc188368627"/>
      <w:bookmarkStart w:id="156" w:name="_Toc188621829"/>
      <w:bookmarkStart w:id="157" w:name="_Toc188950410"/>
      <w:bookmarkStart w:id="158" w:name="_Toc188968326"/>
      <w:bookmarkStart w:id="159" w:name="_Toc188968551"/>
      <w:bookmarkStart w:id="160" w:name="_Toc187673043"/>
      <w:bookmarkStart w:id="161" w:name="_Toc187673275"/>
      <w:bookmarkStart w:id="162" w:name="_Toc188368628"/>
      <w:bookmarkStart w:id="163" w:name="_Toc188621830"/>
      <w:bookmarkStart w:id="164" w:name="_Toc188950411"/>
      <w:bookmarkStart w:id="165" w:name="_Toc188968327"/>
      <w:bookmarkStart w:id="166" w:name="_Toc188968552"/>
      <w:bookmarkStart w:id="167" w:name="_Toc187673044"/>
      <w:bookmarkStart w:id="168" w:name="_Toc187673276"/>
      <w:bookmarkStart w:id="169" w:name="_Toc188368629"/>
      <w:bookmarkStart w:id="170" w:name="_Toc188621831"/>
      <w:bookmarkStart w:id="171" w:name="_Toc188950412"/>
      <w:bookmarkStart w:id="172" w:name="_Toc188968328"/>
      <w:bookmarkStart w:id="173" w:name="_Toc188968553"/>
      <w:bookmarkStart w:id="174" w:name="_Toc187673045"/>
      <w:bookmarkStart w:id="175" w:name="_Toc187673277"/>
      <w:bookmarkStart w:id="176" w:name="_Toc188368630"/>
      <w:bookmarkStart w:id="177" w:name="_Toc188621832"/>
      <w:bookmarkStart w:id="178" w:name="_Toc188950413"/>
      <w:bookmarkStart w:id="179" w:name="_Toc188968329"/>
      <w:bookmarkStart w:id="180" w:name="_Toc188968554"/>
      <w:bookmarkStart w:id="181" w:name="_Toc187673046"/>
      <w:bookmarkStart w:id="182" w:name="_Toc187673278"/>
      <w:bookmarkStart w:id="183" w:name="_Toc188368631"/>
      <w:bookmarkStart w:id="184" w:name="_Toc188621833"/>
      <w:bookmarkStart w:id="185" w:name="_Toc188950414"/>
      <w:bookmarkStart w:id="186" w:name="_Toc188968330"/>
      <w:bookmarkStart w:id="187" w:name="_Toc188968555"/>
      <w:bookmarkStart w:id="188" w:name="_Toc187673047"/>
      <w:bookmarkStart w:id="189" w:name="_Toc187673279"/>
      <w:bookmarkStart w:id="190" w:name="_Toc188368632"/>
      <w:bookmarkStart w:id="191" w:name="_Toc188621834"/>
      <w:bookmarkStart w:id="192" w:name="_Toc188950415"/>
      <w:bookmarkStart w:id="193" w:name="_Toc188968331"/>
      <w:bookmarkStart w:id="194" w:name="_Toc188968556"/>
      <w:bookmarkStart w:id="195" w:name="_Toc187673048"/>
      <w:bookmarkStart w:id="196" w:name="_Toc187673280"/>
      <w:bookmarkStart w:id="197" w:name="_Toc188368633"/>
      <w:bookmarkStart w:id="198" w:name="_Toc188621835"/>
      <w:bookmarkStart w:id="199" w:name="_Toc188950416"/>
      <w:bookmarkStart w:id="200" w:name="_Toc188968332"/>
      <w:bookmarkStart w:id="201" w:name="_Toc188968557"/>
      <w:bookmarkStart w:id="202" w:name="_Ref45240945"/>
      <w:bookmarkStart w:id="203" w:name="_Toc226035021"/>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r w:rsidRPr="0062074F">
        <w:t>Display functions</w:t>
      </w:r>
      <w:bookmarkEnd w:id="152"/>
      <w:bookmarkEnd w:id="202"/>
      <w:bookmarkEnd w:id="203"/>
    </w:p>
    <w:p w14:paraId="5691A282" w14:textId="6CC734AC" w:rsidR="00702918" w:rsidRPr="0062074F" w:rsidRDefault="00AA714E" w:rsidP="00FE0DAE">
      <w:pPr>
        <w:spacing w:after="120" w:line="240" w:lineRule="auto"/>
        <w:jc w:val="both"/>
      </w:pPr>
      <w:r w:rsidRPr="0062074F">
        <w:t xml:space="preserve">The Portrayal Catalogue defines a number of Context Parameters. These must all be implemented and exposed to the end user through the user interface. Many of these may have </w:t>
      </w:r>
      <w:r w:rsidR="00046A2C" w:rsidRPr="0062074F">
        <w:t xml:space="preserve">already </w:t>
      </w:r>
      <w:r w:rsidRPr="0062074F">
        <w:t>been implemented for existing (S-57) ECDIS, for example Four Depth Shades, Contour Labels and viewing of Accuracy patterns. Implementation should therefore be harmonised to provide a harmonised user interface.</w:t>
      </w:r>
    </w:p>
    <w:p w14:paraId="0D05C4BD" w14:textId="36521834" w:rsidR="000002BE" w:rsidRPr="0062074F" w:rsidRDefault="000002BE" w:rsidP="00BE68E8">
      <w:pPr>
        <w:pStyle w:val="Heading1"/>
      </w:pPr>
      <w:bookmarkStart w:id="204" w:name="_Toc46655801"/>
      <w:bookmarkStart w:id="205" w:name="_Toc46659185"/>
      <w:bookmarkStart w:id="206" w:name="_Toc46659364"/>
      <w:bookmarkStart w:id="207" w:name="_Toc47457004"/>
      <w:bookmarkStart w:id="208" w:name="_Toc47574675"/>
      <w:bookmarkStart w:id="209" w:name="_Toc47618735"/>
      <w:bookmarkStart w:id="210" w:name="_Toc47651153"/>
      <w:bookmarkStart w:id="211" w:name="_Toc47708078"/>
      <w:bookmarkStart w:id="212" w:name="_Toc47708340"/>
      <w:bookmarkStart w:id="213" w:name="_Toc47708574"/>
      <w:bookmarkStart w:id="214" w:name="_Toc47711981"/>
      <w:bookmarkStart w:id="215" w:name="_Toc46655802"/>
      <w:bookmarkStart w:id="216" w:name="_Toc46659186"/>
      <w:bookmarkStart w:id="217" w:name="_Toc46659365"/>
      <w:bookmarkStart w:id="218" w:name="_Toc47457005"/>
      <w:bookmarkStart w:id="219" w:name="_Toc47574676"/>
      <w:bookmarkStart w:id="220" w:name="_Toc47618736"/>
      <w:bookmarkStart w:id="221" w:name="_Toc47651154"/>
      <w:bookmarkStart w:id="222" w:name="_Toc47708079"/>
      <w:bookmarkStart w:id="223" w:name="_Toc47708341"/>
      <w:bookmarkStart w:id="224" w:name="_Toc47708575"/>
      <w:bookmarkStart w:id="225" w:name="_Toc47711982"/>
      <w:bookmarkStart w:id="226" w:name="_Toc46655803"/>
      <w:bookmarkStart w:id="227" w:name="_Toc46659187"/>
      <w:bookmarkStart w:id="228" w:name="_Toc46659366"/>
      <w:bookmarkStart w:id="229" w:name="_Toc47457006"/>
      <w:bookmarkStart w:id="230" w:name="_Toc47574677"/>
      <w:bookmarkStart w:id="231" w:name="_Toc47618737"/>
      <w:bookmarkStart w:id="232" w:name="_Toc47651155"/>
      <w:bookmarkStart w:id="233" w:name="_Toc47708080"/>
      <w:bookmarkStart w:id="234" w:name="_Toc47708342"/>
      <w:bookmarkStart w:id="235" w:name="_Toc47708576"/>
      <w:bookmarkStart w:id="236" w:name="_Toc47711983"/>
      <w:bookmarkStart w:id="237" w:name="_Toc226035022"/>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r w:rsidRPr="0062074F">
        <w:t>General Rules for Symbols and Text</w:t>
      </w:r>
      <w:bookmarkEnd w:id="237"/>
    </w:p>
    <w:p w14:paraId="31594813" w14:textId="77777777" w:rsidR="000002BE" w:rsidRPr="0062074F" w:rsidRDefault="000002BE" w:rsidP="00DB7CFE">
      <w:pPr>
        <w:pStyle w:val="Heading2"/>
      </w:pPr>
      <w:bookmarkStart w:id="238" w:name="_Ref49475956"/>
      <w:bookmarkStart w:id="239" w:name="_Toc226035023"/>
      <w:r w:rsidRPr="0062074F">
        <w:t>Symbol Specifications</w:t>
      </w:r>
      <w:bookmarkEnd w:id="238"/>
      <w:bookmarkEnd w:id="239"/>
    </w:p>
    <w:p w14:paraId="492ECA55" w14:textId="377D3014" w:rsidR="000002BE" w:rsidRPr="0062074F" w:rsidRDefault="000002BE" w:rsidP="003B31CC">
      <w:pPr>
        <w:spacing w:after="120" w:line="240" w:lineRule="auto"/>
        <w:jc w:val="both"/>
      </w:pPr>
      <w:r w:rsidRPr="0062074F">
        <w:t>All symbols are specified in the Portrayal Catalogue for the respective Product Specifications</w:t>
      </w:r>
      <w:r w:rsidR="00D957CD" w:rsidRPr="0062074F">
        <w:t xml:space="preserve"> and are defined according to S-100 Part 9 appendix </w:t>
      </w:r>
      <w:r w:rsidR="002F3CE7" w:rsidRPr="0062074F">
        <w:t>B</w:t>
      </w:r>
      <w:r w:rsidR="00163B19" w:rsidRPr="0062074F">
        <w:t>.</w:t>
      </w:r>
    </w:p>
    <w:p w14:paraId="2314F905" w14:textId="7D9A6EF7" w:rsidR="000002BE" w:rsidRPr="0062074F" w:rsidRDefault="000002BE" w:rsidP="003B31CC">
      <w:pPr>
        <w:spacing w:after="120" w:line="240" w:lineRule="auto"/>
        <w:jc w:val="both"/>
      </w:pPr>
      <w:r w:rsidRPr="0062074F">
        <w:t xml:space="preserve">Some feature </w:t>
      </w:r>
      <w:r w:rsidR="00EF3E08" w:rsidRPr="0062074F">
        <w:t xml:space="preserve">types </w:t>
      </w:r>
      <w:r w:rsidRPr="0062074F">
        <w:t xml:space="preserve">do not have a symbol. Such "no symbol" </w:t>
      </w:r>
      <w:r w:rsidR="003B31CC" w:rsidRPr="0062074F">
        <w:t>features</w:t>
      </w:r>
      <w:r w:rsidRPr="0062074F">
        <w:t xml:space="preserve"> may be picked up by cursor interrogation of the area.</w:t>
      </w:r>
    </w:p>
    <w:p w14:paraId="14BF1815" w14:textId="5F06E65F" w:rsidR="000002BE" w:rsidRPr="0062074F" w:rsidRDefault="00AA714E" w:rsidP="00DB7CFE">
      <w:pPr>
        <w:pStyle w:val="Heading2"/>
      </w:pPr>
      <w:bookmarkStart w:id="240" w:name="_Ref49261612"/>
      <w:bookmarkStart w:id="241" w:name="_Toc226035024"/>
      <w:r w:rsidRPr="0062074F">
        <w:lastRenderedPageBreak/>
        <w:t>R</w:t>
      </w:r>
      <w:r w:rsidR="006C24DF" w:rsidRPr="0062074F">
        <w:t xml:space="preserve">eproduction </w:t>
      </w:r>
      <w:r w:rsidR="000002BE" w:rsidRPr="0062074F">
        <w:t>of lines, symbols</w:t>
      </w:r>
      <w:r w:rsidR="006C24DF" w:rsidRPr="0062074F">
        <w:t xml:space="preserve"> and </w:t>
      </w:r>
      <w:r w:rsidR="000002BE" w:rsidRPr="0062074F">
        <w:t>text</w:t>
      </w:r>
      <w:bookmarkEnd w:id="240"/>
      <w:bookmarkEnd w:id="241"/>
      <w:r w:rsidR="003B02BE" w:rsidRPr="0062074F">
        <w:t xml:space="preserve"> </w:t>
      </w:r>
    </w:p>
    <w:p w14:paraId="27621210" w14:textId="3E3E3B58" w:rsidR="008A2A98" w:rsidRPr="0062074F" w:rsidRDefault="0057617F" w:rsidP="001C1CAB">
      <w:pPr>
        <w:pStyle w:val="Heading3"/>
      </w:pPr>
      <w:bookmarkStart w:id="242" w:name="_Toc226035025"/>
      <w:r w:rsidRPr="0062074F">
        <w:t>Introduction</w:t>
      </w:r>
      <w:bookmarkStart w:id="243" w:name="_Toc219458236"/>
      <w:bookmarkStart w:id="244" w:name="_Toc219458237"/>
      <w:bookmarkStart w:id="245" w:name="_Toc219458238"/>
      <w:bookmarkEnd w:id="242"/>
      <w:bookmarkEnd w:id="243"/>
      <w:bookmarkEnd w:id="244"/>
      <w:bookmarkEnd w:id="245"/>
    </w:p>
    <w:p w14:paraId="41A43CB6" w14:textId="20E15F63" w:rsidR="00F06772" w:rsidRPr="0062074F" w:rsidRDefault="00F06772" w:rsidP="00F06772">
      <w:pPr>
        <w:spacing w:after="120" w:line="240" w:lineRule="auto"/>
        <w:jc w:val="both"/>
      </w:pPr>
      <w:r w:rsidRPr="0062074F">
        <w:t>IEC 62288 sets requirements for size of operational information other than chart information in terms of the physical size of symbols and the number of pixels required to present them. These parameters are dependent on a minimum angle subtended from the eye and the nominal viewing distance specified by the manufacturer.</w:t>
      </w:r>
    </w:p>
    <w:p w14:paraId="09B2FB64" w14:textId="60A8D5EB" w:rsidR="00F06772" w:rsidRPr="0062074F" w:rsidRDefault="00373369" w:rsidP="00F06772">
      <w:pPr>
        <w:spacing w:after="120" w:line="240" w:lineRule="auto"/>
        <w:jc w:val="both"/>
      </w:pPr>
      <w:r w:rsidRPr="00373369">
        <w:t>Requirements for additional symbols not yet available in the IEC 62288 are defined in IEC 61174</w:t>
      </w:r>
      <w:r>
        <w:t xml:space="preserve">. </w:t>
      </w:r>
      <w:r w:rsidR="00F06772" w:rsidRPr="0062074F">
        <w:t>The Portrayal Catalogue sets requirements for size of chart symbols</w:t>
      </w:r>
    </w:p>
    <w:p w14:paraId="670F2D6F" w14:textId="611C4FEC" w:rsidR="0057617F" w:rsidRPr="0062074F" w:rsidRDefault="007764D1" w:rsidP="00214B3A">
      <w:pPr>
        <w:pStyle w:val="Heading3"/>
      </w:pPr>
      <w:bookmarkStart w:id="246" w:name="_Ref49150167"/>
      <w:bookmarkStart w:id="247" w:name="_Toc226035026"/>
      <w:r w:rsidRPr="0062074F">
        <w:t xml:space="preserve">Minimum Requirement </w:t>
      </w:r>
      <w:r w:rsidR="0057617F" w:rsidRPr="0062074F">
        <w:t>for size and resolution</w:t>
      </w:r>
      <w:bookmarkEnd w:id="246"/>
      <w:bookmarkEnd w:id="247"/>
      <w:r w:rsidR="003B02BE" w:rsidRPr="0062074F">
        <w:t xml:space="preserve"> </w:t>
      </w:r>
    </w:p>
    <w:p w14:paraId="3869EDC9" w14:textId="732C0215" w:rsidR="005C5BBE" w:rsidRPr="0062074F" w:rsidRDefault="005C5BBE" w:rsidP="00F26A0C">
      <w:pPr>
        <w:spacing w:after="120" w:line="240" w:lineRule="auto"/>
        <w:jc w:val="both"/>
      </w:pPr>
      <w:r w:rsidRPr="0062074F">
        <w:t xml:space="preserve">The minimum sizes for all symbols </w:t>
      </w:r>
      <w:r w:rsidR="007764D1" w:rsidRPr="0062074F">
        <w:t xml:space="preserve">must </w:t>
      </w:r>
      <w:r w:rsidRPr="0062074F">
        <w:t xml:space="preserve">be as </w:t>
      </w:r>
      <w:r w:rsidR="007764D1" w:rsidRPr="0062074F">
        <w:t xml:space="preserve">defined </w:t>
      </w:r>
      <w:r w:rsidRPr="0062074F">
        <w:t xml:space="preserve">in the </w:t>
      </w:r>
      <w:r w:rsidR="00F26A0C" w:rsidRPr="0062074F">
        <w:t>P</w:t>
      </w:r>
      <w:r w:rsidRPr="0062074F">
        <w:t xml:space="preserve">ortrayal </w:t>
      </w:r>
      <w:r w:rsidR="00F26A0C" w:rsidRPr="0062074F">
        <w:t>C</w:t>
      </w:r>
      <w:r w:rsidRPr="0062074F">
        <w:t>atalogue.</w:t>
      </w:r>
    </w:p>
    <w:p w14:paraId="6DFE20BE" w14:textId="0A5D75B7" w:rsidR="007B6F32" w:rsidRPr="0062074F" w:rsidRDefault="007B6F32" w:rsidP="00F26A0C">
      <w:pPr>
        <w:spacing w:after="120" w:line="240" w:lineRule="auto"/>
        <w:jc w:val="both"/>
      </w:pPr>
      <w:r w:rsidRPr="0062074F">
        <w:t>Enough "picture units" (pixels) must be used to draw small features and symbols clearly and allow viewers to distinguish similar symbols.</w:t>
      </w:r>
      <w:r w:rsidR="008972A2" w:rsidRPr="0062074F">
        <w:t xml:space="preserve"> </w:t>
      </w:r>
      <w:r w:rsidRPr="0062074F">
        <w:t xml:space="preserve">Symbols </w:t>
      </w:r>
      <w:r w:rsidR="007764D1" w:rsidRPr="0062074F">
        <w:t xml:space="preserve">must </w:t>
      </w:r>
      <w:r w:rsidR="007E041F" w:rsidRPr="0062074F">
        <w:t xml:space="preserve">therefore </w:t>
      </w:r>
      <w:r w:rsidRPr="0062074F">
        <w:t>always be drawn with at least the same number of pixels as are required to draw the symbol at the size defined in the Portrayal Catalogue for the minimum resolution and minimum chart display area.</w:t>
      </w:r>
    </w:p>
    <w:p w14:paraId="0A984587" w14:textId="2CBA6519" w:rsidR="005612DD" w:rsidRPr="0062074F" w:rsidRDefault="005612DD" w:rsidP="00F26A0C">
      <w:pPr>
        <w:spacing w:after="120" w:line="240" w:lineRule="auto"/>
        <w:jc w:val="both"/>
      </w:pPr>
      <w:r w:rsidRPr="0062074F">
        <w:t>NOTE (informative): This requirement means the minimum height in pixels of a symbol is: (symbol height in mm) divided by the "pixel size" for the minimum size chart display</w:t>
      </w:r>
      <w:r w:rsidR="007763CD" w:rsidRPr="0062074F">
        <w:t>.</w:t>
      </w:r>
    </w:p>
    <w:p w14:paraId="22C9C83A" w14:textId="747768B2" w:rsidR="00C90427" w:rsidRPr="0062074F" w:rsidRDefault="00C90427" w:rsidP="00F26A0C">
      <w:pPr>
        <w:spacing w:after="120" w:line="240" w:lineRule="auto"/>
        <w:jc w:val="both"/>
      </w:pPr>
      <w:r w:rsidRPr="0062074F">
        <w:t xml:space="preserve">The CHKSYM01 symbol may be used for comparison; this symbol </w:t>
      </w:r>
      <w:r w:rsidR="00046A2C" w:rsidRPr="0062074F">
        <w:t xml:space="preserve">must </w:t>
      </w:r>
      <w:r w:rsidRPr="0062074F">
        <w:t>measure 5mm</w:t>
      </w:r>
      <w:r w:rsidRPr="0062074F">
        <w:rPr>
          <w:rFonts w:cs="Arial"/>
        </w:rPr>
        <w:t>×</w:t>
      </w:r>
      <w:r w:rsidRPr="0062074F">
        <w:t>5mm when displayed at its nominal size (</w:t>
      </w:r>
      <w:r w:rsidR="009563D7" w:rsidRPr="0062074F">
        <w:t>that is</w:t>
      </w:r>
      <w:r w:rsidRPr="0062074F">
        <w:t>, scaled to 100%)</w:t>
      </w:r>
      <w:r w:rsidR="000B0974" w:rsidRPr="0062074F">
        <w:t>.</w:t>
      </w:r>
    </w:p>
    <w:p w14:paraId="0F148F4A" w14:textId="14E53E0B" w:rsidR="00C90427" w:rsidRPr="0062074F" w:rsidRDefault="00C90427" w:rsidP="00F26A0C">
      <w:pPr>
        <w:spacing w:after="120" w:line="240" w:lineRule="auto"/>
        <w:jc w:val="both"/>
      </w:pPr>
      <w:r w:rsidRPr="0062074F">
        <w:t>Since the CHKSYM01 symbol is quite small for the purpose of on-site system configuration by ordinary users, manufacturers may use an enlarged version or an equivalent method for that purpose.</w:t>
      </w:r>
    </w:p>
    <w:p w14:paraId="6C57FEC5" w14:textId="162A4C29" w:rsidR="003B4494" w:rsidRPr="0062074F" w:rsidRDefault="003B4494" w:rsidP="00214B3A">
      <w:pPr>
        <w:pStyle w:val="Heading3"/>
      </w:pPr>
      <w:bookmarkStart w:id="248" w:name="_Toc226035027"/>
      <w:r w:rsidRPr="0062074F">
        <w:t>Zooming</w:t>
      </w:r>
      <w:bookmarkEnd w:id="248"/>
    </w:p>
    <w:p w14:paraId="334ADDEC" w14:textId="146F7883" w:rsidR="00AA02E7" w:rsidRPr="0062074F" w:rsidRDefault="00F06772" w:rsidP="00AA02E7">
      <w:pPr>
        <w:spacing w:after="120" w:line="240" w:lineRule="auto"/>
        <w:jc w:val="both"/>
      </w:pPr>
      <w:r w:rsidRPr="0062074F">
        <w:t xml:space="preserve">When the display scale is changed the symbol and text size </w:t>
      </w:r>
      <w:r w:rsidR="000F7D72" w:rsidRPr="0062074F">
        <w:t>must</w:t>
      </w:r>
      <w:r w:rsidRPr="0062074F">
        <w:t xml:space="preserve"> remain constant</w:t>
      </w:r>
    </w:p>
    <w:p w14:paraId="3C443EB2" w14:textId="776175B4" w:rsidR="0004119A" w:rsidRPr="0062074F" w:rsidRDefault="00363AAD" w:rsidP="00DB7CFE">
      <w:pPr>
        <w:pStyle w:val="Heading2"/>
      </w:pPr>
      <w:bookmarkStart w:id="249" w:name="_Ref189057755"/>
      <w:bookmarkStart w:id="250" w:name="_Toc226035028"/>
      <w:r w:rsidRPr="0062074F">
        <w:t>Common text</w:t>
      </w:r>
      <w:r w:rsidR="00453DD3" w:rsidRPr="0062074F">
        <w:t xml:space="preserve"> and</w:t>
      </w:r>
      <w:r w:rsidRPr="0062074F">
        <w:t xml:space="preserve"> information</w:t>
      </w:r>
      <w:r w:rsidR="0004119A" w:rsidRPr="0062074F">
        <w:t xml:space="preserve"> attributes</w:t>
      </w:r>
      <w:bookmarkEnd w:id="249"/>
      <w:bookmarkEnd w:id="250"/>
    </w:p>
    <w:p w14:paraId="20F5E552" w14:textId="313C9E1A" w:rsidR="00AC6B03" w:rsidRPr="00520800" w:rsidRDefault="00F747C8" w:rsidP="002D7DEE">
      <w:pPr>
        <w:spacing w:after="120" w:line="240" w:lineRule="auto"/>
        <w:jc w:val="both"/>
        <w:rPr>
          <w:i/>
          <w:iCs/>
        </w:rPr>
      </w:pPr>
      <w:r w:rsidRPr="0062074F">
        <w:t xml:space="preserve">Several Product Specifications use </w:t>
      </w:r>
      <w:r w:rsidR="00453DD3" w:rsidRPr="0062074F">
        <w:t xml:space="preserve">common </w:t>
      </w:r>
      <w:r w:rsidRPr="0062074F">
        <w:t xml:space="preserve">structures for feature names </w:t>
      </w:r>
      <w:r w:rsidR="00453DD3" w:rsidRPr="0062074F">
        <w:t>(</w:t>
      </w:r>
      <w:proofErr w:type="spellStart"/>
      <w:r w:rsidR="00453DD3" w:rsidRPr="00520800">
        <w:rPr>
          <w:i/>
          <w:iCs/>
        </w:rPr>
        <w:t>featureName</w:t>
      </w:r>
      <w:proofErr w:type="spellEnd"/>
      <w:r w:rsidR="00453DD3" w:rsidRPr="0062074F">
        <w:t>)</w:t>
      </w:r>
      <w:r w:rsidR="00C72695" w:rsidRPr="0062074F">
        <w:t xml:space="preserve"> </w:t>
      </w:r>
      <w:r w:rsidRPr="0062074F">
        <w:t>and information attributes</w:t>
      </w:r>
      <w:r w:rsidR="00453DD3" w:rsidRPr="0062074F">
        <w:t xml:space="preserve"> (</w:t>
      </w:r>
      <w:proofErr w:type="spellStart"/>
      <w:r w:rsidR="00453DD3" w:rsidRPr="00520800">
        <w:rPr>
          <w:i/>
          <w:iCs/>
        </w:rPr>
        <w:t>information</w:t>
      </w:r>
      <w:r w:rsidR="00E2552C">
        <w:rPr>
          <w:i/>
          <w:iCs/>
        </w:rPr>
        <w:t>.</w:t>
      </w:r>
      <w:r w:rsidR="00453DD3" w:rsidRPr="00520800">
        <w:rPr>
          <w:i/>
          <w:iCs/>
        </w:rPr>
        <w:t>text</w:t>
      </w:r>
      <w:proofErr w:type="spellEnd"/>
      <w:r w:rsidR="00453DD3" w:rsidRPr="0062074F">
        <w:t>)</w:t>
      </w:r>
    </w:p>
    <w:p w14:paraId="222FD938" w14:textId="075D4A3E" w:rsidR="00F747C8" w:rsidRPr="0062074F" w:rsidRDefault="00F747C8" w:rsidP="00DE19F5">
      <w:pPr>
        <w:jc w:val="both"/>
      </w:pPr>
      <w:r w:rsidRPr="0062074F">
        <w:t xml:space="preserve">To support dataset portrayal using languages other than English, the ECDIS </w:t>
      </w:r>
      <w:r w:rsidR="00F62570" w:rsidRPr="0062074F">
        <w:t>must</w:t>
      </w:r>
      <w:r w:rsidRPr="0062074F">
        <w:t xml:space="preserve"> expose to the mariner </w:t>
      </w:r>
      <w:r w:rsidR="00F62570" w:rsidRPr="0062074F">
        <w:t>t</w:t>
      </w:r>
      <w:r w:rsidRPr="0062074F">
        <w:t>wo context parameters;</w:t>
      </w:r>
      <w:r w:rsidR="00F62570" w:rsidRPr="0062074F">
        <w:tab/>
      </w:r>
    </w:p>
    <w:p w14:paraId="20ACEFF8" w14:textId="77777777" w:rsidR="00F747C8" w:rsidRPr="0062074F" w:rsidRDefault="00F747C8" w:rsidP="00F747C8">
      <w:r w:rsidRPr="0062074F">
        <w:rPr>
          <w:b/>
          <w:bCs/>
        </w:rPr>
        <w:t>National Language (</w:t>
      </w:r>
      <w:r w:rsidRPr="0062074F">
        <w:t>applies for S-57 ENC only)</w:t>
      </w:r>
    </w:p>
    <w:p w14:paraId="6A2CBB6C" w14:textId="05C5286F" w:rsidR="00F747C8" w:rsidRPr="0062074F" w:rsidRDefault="00F747C8" w:rsidP="00F747C8">
      <w:r w:rsidRPr="0062074F">
        <w:t xml:space="preserve">This Boolean value </w:t>
      </w:r>
      <w:r w:rsidR="007763CD" w:rsidRPr="0062074F">
        <w:t xml:space="preserve">should </w:t>
      </w:r>
      <w:r w:rsidRPr="0062074F">
        <w:t xml:space="preserve">be used to show the national attribute values present in S-57 ENC data. </w:t>
      </w:r>
    </w:p>
    <w:p w14:paraId="257EC088" w14:textId="1F506483" w:rsidR="00F747C8" w:rsidRPr="0062074F" w:rsidRDefault="00F747C8" w:rsidP="00F747C8">
      <w:r w:rsidRPr="0062074F">
        <w:rPr>
          <w:b/>
          <w:bCs/>
        </w:rPr>
        <w:t xml:space="preserve">Preferred Language </w:t>
      </w:r>
      <w:r w:rsidRPr="00520800">
        <w:t>(does not apply to S-57 ENC)</w:t>
      </w:r>
    </w:p>
    <w:p w14:paraId="712B87E3" w14:textId="1EAFEA2C" w:rsidR="00AC6B03" w:rsidRPr="0062074F" w:rsidRDefault="00AC6B03" w:rsidP="00AC6B03">
      <w:pPr>
        <w:spacing w:after="120" w:line="240" w:lineRule="auto"/>
        <w:jc w:val="both"/>
      </w:pPr>
      <w:r w:rsidRPr="0062074F">
        <w:t>This context parameter contains an ordered list 0 or more preferred language values. The following procedure must be used when displaying the “feature name” attributes.</w:t>
      </w:r>
    </w:p>
    <w:p w14:paraId="2E090B66" w14:textId="7D8A0968" w:rsidR="00AC6B03" w:rsidRPr="0062074F" w:rsidRDefault="00AC6B03" w:rsidP="00AC6B03">
      <w:pPr>
        <w:jc w:val="both"/>
      </w:pPr>
      <w:r w:rsidRPr="00D87A53">
        <w:t>Feature names</w:t>
      </w:r>
      <w:r w:rsidR="00755C6F" w:rsidRPr="00520800">
        <w:t>:</w:t>
      </w:r>
      <w:r w:rsidRPr="00D87A53">
        <w:t xml:space="preserve"> </w:t>
      </w:r>
      <w:r w:rsidR="00755C6F" w:rsidRPr="00520800">
        <w:t>The a</w:t>
      </w:r>
      <w:r w:rsidRPr="00D87A53">
        <w:t>ttribute</w:t>
      </w:r>
      <w:r w:rsidRPr="0062074F">
        <w:t xml:space="preserve"> “</w:t>
      </w:r>
      <w:r w:rsidRPr="00520800">
        <w:rPr>
          <w:i/>
          <w:iCs/>
        </w:rPr>
        <w:t>feature name</w:t>
      </w:r>
      <w:r w:rsidRPr="0062074F">
        <w:t>” (</w:t>
      </w:r>
      <w:proofErr w:type="spellStart"/>
      <w:r w:rsidRPr="00520800">
        <w:rPr>
          <w:i/>
          <w:iCs/>
        </w:rPr>
        <w:t>featureName</w:t>
      </w:r>
      <w:proofErr w:type="spellEnd"/>
      <w:r w:rsidRPr="0062074F">
        <w:t>) is a complex attribute consisting of the mandatory sub-attribute “</w:t>
      </w:r>
      <w:r w:rsidRPr="003D72A2">
        <w:t>name</w:t>
      </w:r>
      <w:r w:rsidRPr="0062074F">
        <w:t>” (the actual name of the feature) and sub-attributes “</w:t>
      </w:r>
      <w:r w:rsidRPr="00520800">
        <w:rPr>
          <w:i/>
          <w:iCs/>
        </w:rPr>
        <w:t>language</w:t>
      </w:r>
      <w:r w:rsidRPr="0062074F">
        <w:t>” and “</w:t>
      </w:r>
      <w:r w:rsidRPr="00520800">
        <w:rPr>
          <w:i/>
          <w:iCs/>
        </w:rPr>
        <w:t>name usage</w:t>
      </w:r>
      <w:r w:rsidRPr="0062074F">
        <w:t>”. The sub-attribute “</w:t>
      </w:r>
      <w:r w:rsidRPr="00520800">
        <w:rPr>
          <w:i/>
          <w:iCs/>
        </w:rPr>
        <w:t>name usage</w:t>
      </w:r>
      <w:r w:rsidRPr="0062074F">
        <w:t>” is an enumeration which indicates if a name should be displayed when preferred language is not selected (1), or may be displayed when preferred language is selected (2).</w:t>
      </w:r>
    </w:p>
    <w:p w14:paraId="0AACE72B" w14:textId="629B43DC" w:rsidR="00F747C8" w:rsidRPr="0062074F" w:rsidRDefault="00AC6B03" w:rsidP="00DE19F5">
      <w:pPr>
        <w:jc w:val="both"/>
      </w:pPr>
      <w:r w:rsidRPr="0062074F">
        <w:t>If selected, f</w:t>
      </w:r>
      <w:r w:rsidR="00F747C8" w:rsidRPr="0062074F">
        <w:t>eature name values must be displayed based on the user defined language preference values, the first value contained in the context parameter list should</w:t>
      </w:r>
      <w:r w:rsidR="00F62570" w:rsidRPr="0062074F">
        <w:t xml:space="preserve"> be displayed</w:t>
      </w:r>
      <w:r w:rsidR="00F747C8" w:rsidRPr="0062074F">
        <w:t xml:space="preserve">. If no feature names correspond to the language preferences, then the feature name with </w:t>
      </w:r>
      <w:r w:rsidR="00F747C8" w:rsidRPr="00520800">
        <w:rPr>
          <w:i/>
          <w:iCs/>
        </w:rPr>
        <w:t>name usage</w:t>
      </w:r>
      <w:r w:rsidR="00F747C8" w:rsidRPr="0062074F">
        <w:t>= 1 must be displayed.</w:t>
      </w:r>
    </w:p>
    <w:p w14:paraId="262D1438" w14:textId="645A5401" w:rsidR="00F747C8" w:rsidRPr="0062074F" w:rsidRDefault="00F747C8" w:rsidP="00F747C8">
      <w:r w:rsidRPr="0062074F">
        <w:t>In the</w:t>
      </w:r>
      <w:r w:rsidR="00453DD3" w:rsidRPr="0062074F">
        <w:t xml:space="preserve"> following</w:t>
      </w:r>
      <w:r w:rsidRPr="0062074F">
        <w:t xml:space="preserve"> </w:t>
      </w:r>
      <w:r w:rsidR="00F62570" w:rsidRPr="0062074F">
        <w:t xml:space="preserve">example Island Group feature </w:t>
      </w:r>
      <w:r w:rsidRPr="0062074F">
        <w:t>below when the user has set a language preferences as follows;</w:t>
      </w:r>
    </w:p>
    <w:p w14:paraId="2A6D79A5" w14:textId="24974209" w:rsidR="00F747C8" w:rsidRPr="0062074F" w:rsidRDefault="00F62570">
      <w:pPr>
        <w:pStyle w:val="ListParagraph"/>
        <w:numPr>
          <w:ilvl w:val="0"/>
          <w:numId w:val="66"/>
        </w:numPr>
        <w:spacing w:after="0" w:line="240" w:lineRule="auto"/>
        <w:ind w:left="714" w:hanging="357"/>
        <w:rPr>
          <w:b/>
          <w:bCs/>
        </w:rPr>
      </w:pPr>
      <w:proofErr w:type="spellStart"/>
      <w:r w:rsidRPr="0062074F">
        <w:rPr>
          <w:b/>
          <w:bCs/>
        </w:rPr>
        <w:t>s</w:t>
      </w:r>
      <w:r w:rsidR="00F747C8" w:rsidRPr="0062074F">
        <w:rPr>
          <w:b/>
          <w:bCs/>
        </w:rPr>
        <w:t>ms</w:t>
      </w:r>
      <w:proofErr w:type="spellEnd"/>
    </w:p>
    <w:p w14:paraId="44E0657D" w14:textId="47F873DE" w:rsidR="00F747C8" w:rsidRPr="0062074F" w:rsidRDefault="00F62570">
      <w:pPr>
        <w:pStyle w:val="ListParagraph"/>
        <w:numPr>
          <w:ilvl w:val="0"/>
          <w:numId w:val="66"/>
        </w:numPr>
        <w:spacing w:after="0" w:line="240" w:lineRule="auto"/>
        <w:ind w:left="714" w:hanging="357"/>
        <w:rPr>
          <w:b/>
          <w:bCs/>
        </w:rPr>
      </w:pPr>
      <w:proofErr w:type="spellStart"/>
      <w:r w:rsidRPr="0062074F">
        <w:rPr>
          <w:b/>
          <w:bCs/>
        </w:rPr>
        <w:t>s</w:t>
      </w:r>
      <w:r w:rsidR="00F747C8" w:rsidRPr="0062074F">
        <w:rPr>
          <w:b/>
          <w:bCs/>
        </w:rPr>
        <w:t>mn</w:t>
      </w:r>
      <w:proofErr w:type="spellEnd"/>
    </w:p>
    <w:p w14:paraId="1A041A45" w14:textId="77777777" w:rsidR="00F62570" w:rsidRPr="0062074F" w:rsidRDefault="00F62570" w:rsidP="00F747C8"/>
    <w:p w14:paraId="6FA24F3D" w14:textId="7987356C" w:rsidR="00F747C8" w:rsidRPr="0062074F" w:rsidRDefault="00F747C8" w:rsidP="00F747C8">
      <w:r w:rsidRPr="0062074F">
        <w:t xml:space="preserve">Then the name </w:t>
      </w:r>
      <w:proofErr w:type="spellStart"/>
      <w:r w:rsidRPr="0062074F">
        <w:t>Lâu'ŋŋsuõllu</w:t>
      </w:r>
      <w:proofErr w:type="spellEnd"/>
      <w:r w:rsidRPr="0062074F">
        <w:t xml:space="preserve"> is displayed</w:t>
      </w:r>
      <w:r w:rsidR="00045787" w:rsidRPr="0062074F">
        <w:t>, because it contains a name with the language “</w:t>
      </w:r>
      <w:proofErr w:type="spellStart"/>
      <w:r w:rsidR="00045787" w:rsidRPr="0062074F">
        <w:t>sms</w:t>
      </w:r>
      <w:proofErr w:type="spellEnd"/>
      <w:r w:rsidR="00045787" w:rsidRPr="0062074F">
        <w:t>”, the highest priority in the language preference list. With no language preference set, the name “</w:t>
      </w:r>
      <w:proofErr w:type="spellStart"/>
      <w:r w:rsidR="00045787" w:rsidRPr="0062074F">
        <w:t>Turvesaaret</w:t>
      </w:r>
      <w:proofErr w:type="spellEnd"/>
      <w:r w:rsidR="00045787" w:rsidRPr="0062074F">
        <w:t xml:space="preserve">” must be displayed because it has </w:t>
      </w:r>
      <w:proofErr w:type="spellStart"/>
      <w:r w:rsidR="00045787" w:rsidRPr="00520800">
        <w:rPr>
          <w:i/>
          <w:iCs/>
        </w:rPr>
        <w:t>nameUsage</w:t>
      </w:r>
      <w:proofErr w:type="spellEnd"/>
      <w:r w:rsidR="00045787" w:rsidRPr="0062074F">
        <w:t xml:space="preserve"> = 1.</w:t>
      </w:r>
    </w:p>
    <w:p w14:paraId="40C6C767" w14:textId="77777777" w:rsidR="00F747C8" w:rsidRPr="0062074F" w:rsidRDefault="00F747C8" w:rsidP="00DE19F5">
      <w:pPr>
        <w:spacing w:after="0" w:line="276" w:lineRule="auto"/>
        <w:rPr>
          <w:rFonts w:ascii="Courier New" w:hAnsi="Courier New" w:cs="Courier New"/>
          <w:b/>
          <w:bCs/>
        </w:rPr>
      </w:pPr>
      <w:proofErr w:type="spellStart"/>
      <w:r w:rsidRPr="0062074F">
        <w:rPr>
          <w:rFonts w:ascii="Courier New" w:hAnsi="Courier New" w:cs="Courier New"/>
          <w:b/>
          <w:bCs/>
        </w:rPr>
        <w:t>IslandGroup</w:t>
      </w:r>
      <w:proofErr w:type="spellEnd"/>
    </w:p>
    <w:p w14:paraId="24DC9828"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DC5F2ED"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fin</w:t>
      </w:r>
    </w:p>
    <w:p w14:paraId="6E05310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Turvesaaret</w:t>
      </w:r>
      <w:proofErr w:type="spellEnd"/>
    </w:p>
    <w:p w14:paraId="5835FB6F" w14:textId="77777777"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 1</w:t>
      </w:r>
    </w:p>
    <w:p w14:paraId="29FBA5C5"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613453E"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language: </w:t>
      </w:r>
      <w:proofErr w:type="spellStart"/>
      <w:r w:rsidRPr="0062074F">
        <w:rPr>
          <w:rFonts w:ascii="Courier New" w:hAnsi="Courier New" w:cs="Courier New"/>
          <w:b/>
          <w:bCs/>
        </w:rPr>
        <w:t>smn</w:t>
      </w:r>
      <w:proofErr w:type="spellEnd"/>
    </w:p>
    <w:p w14:paraId="1C542ABA"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Lavŋesuolluuh</w:t>
      </w:r>
      <w:proofErr w:type="spellEnd"/>
    </w:p>
    <w:p w14:paraId="63F7D4D2" w14:textId="77777777"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 2</w:t>
      </w:r>
    </w:p>
    <w:p w14:paraId="35AC5F6C"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0D571A0"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language: </w:t>
      </w:r>
      <w:proofErr w:type="spellStart"/>
      <w:r w:rsidRPr="0062074F">
        <w:rPr>
          <w:rFonts w:ascii="Courier New" w:hAnsi="Courier New" w:cs="Courier New"/>
          <w:b/>
          <w:bCs/>
        </w:rPr>
        <w:t>sms</w:t>
      </w:r>
      <w:proofErr w:type="spellEnd"/>
    </w:p>
    <w:p w14:paraId="0774D43B"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Lâu'ŋŋsuõllu</w:t>
      </w:r>
      <w:proofErr w:type="spellEnd"/>
    </w:p>
    <w:p w14:paraId="27FE8B64" w14:textId="5F7C5D2A"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w:t>
      </w:r>
      <w:r w:rsidR="00F62570" w:rsidRPr="0062074F">
        <w:rPr>
          <w:rFonts w:ascii="Courier New" w:hAnsi="Courier New" w:cs="Courier New"/>
          <w:b/>
          <w:bCs/>
        </w:rPr>
        <w:t xml:space="preserve"> 2</w:t>
      </w:r>
    </w:p>
    <w:p w14:paraId="47A3DBAE" w14:textId="77777777" w:rsidR="007009A6" w:rsidRPr="0062074F" w:rsidRDefault="007009A6" w:rsidP="00450770"/>
    <w:p w14:paraId="1FA3DD8F" w14:textId="61DD11FA" w:rsidR="00F355AD" w:rsidRPr="0062074F" w:rsidRDefault="00F355AD" w:rsidP="00BE68E8">
      <w:pPr>
        <w:pStyle w:val="Heading1"/>
      </w:pPr>
      <w:bookmarkStart w:id="251" w:name="_Toc175130157"/>
      <w:bookmarkStart w:id="252" w:name="_Toc175130158"/>
      <w:bookmarkStart w:id="253" w:name="_Toc46655819"/>
      <w:bookmarkStart w:id="254" w:name="_Toc46659203"/>
      <w:bookmarkStart w:id="255" w:name="_Toc46659382"/>
      <w:bookmarkStart w:id="256" w:name="_Toc47457023"/>
      <w:bookmarkStart w:id="257" w:name="_Toc47574699"/>
      <w:bookmarkStart w:id="258" w:name="_Toc47618759"/>
      <w:bookmarkStart w:id="259" w:name="_Toc47651177"/>
      <w:bookmarkStart w:id="260" w:name="_Toc47708102"/>
      <w:bookmarkStart w:id="261" w:name="_Toc47708364"/>
      <w:bookmarkStart w:id="262" w:name="_Toc47708598"/>
      <w:bookmarkStart w:id="263" w:name="_Toc226035029"/>
      <w:bookmarkEnd w:id="251"/>
      <w:bookmarkEnd w:id="252"/>
      <w:bookmarkEnd w:id="253"/>
      <w:bookmarkEnd w:id="254"/>
      <w:bookmarkEnd w:id="255"/>
      <w:bookmarkEnd w:id="256"/>
      <w:bookmarkEnd w:id="257"/>
      <w:bookmarkEnd w:id="258"/>
      <w:bookmarkEnd w:id="259"/>
      <w:bookmarkEnd w:id="260"/>
      <w:bookmarkEnd w:id="261"/>
      <w:bookmarkEnd w:id="262"/>
      <w:r w:rsidRPr="0062074F">
        <w:t>Text</w:t>
      </w:r>
      <w:r w:rsidR="00007DC7" w:rsidRPr="0062074F">
        <w:t xml:space="preserve"> and Graphics</w:t>
      </w:r>
      <w:bookmarkEnd w:id="263"/>
    </w:p>
    <w:p w14:paraId="223F4165" w14:textId="215750E5" w:rsidR="001D7E15" w:rsidRPr="0062074F" w:rsidRDefault="001D7E15" w:rsidP="00DB7CFE">
      <w:pPr>
        <w:pStyle w:val="Heading2"/>
      </w:pPr>
      <w:bookmarkStart w:id="264" w:name="_Toc226035030"/>
      <w:r w:rsidRPr="0062074F">
        <w:t>Arrangement of viewing group layers.</w:t>
      </w:r>
      <w:bookmarkEnd w:id="264"/>
    </w:p>
    <w:p w14:paraId="22EDEFDA" w14:textId="03D1CFA5" w:rsidR="001D7E15" w:rsidRPr="0062074F" w:rsidRDefault="00B94DFF" w:rsidP="00B812CA">
      <w:pPr>
        <w:spacing w:after="120" w:line="240" w:lineRule="auto"/>
        <w:jc w:val="both"/>
      </w:pPr>
      <w:bookmarkStart w:id="265" w:name="_Ref44339526"/>
      <w:r w:rsidRPr="0062074F">
        <w:t>V</w:t>
      </w:r>
      <w:bookmarkEnd w:id="265"/>
      <w:r w:rsidR="001D7E15" w:rsidRPr="0062074F">
        <w:t xml:space="preserve">iewing group layers should be grouped together when </w:t>
      </w:r>
      <w:r w:rsidR="009C0BE1" w:rsidRPr="0062074F">
        <w:t>one (the child) is wholly included (a subset) of another (the parent)</w:t>
      </w:r>
      <w:r w:rsidR="00A878B7" w:rsidRPr="0062074F">
        <w:t xml:space="preserve">. </w:t>
      </w:r>
      <w:r w:rsidR="001D7E15" w:rsidRPr="0062074F">
        <w:t>The table below shows an example of grouping of “</w:t>
      </w:r>
      <w:r w:rsidR="001D7E15" w:rsidRPr="00520800">
        <w:rPr>
          <w:i/>
          <w:iCs/>
        </w:rPr>
        <w:t>Other text</w:t>
      </w:r>
      <w:r w:rsidR="001D7E15" w:rsidRPr="0062074F">
        <w:t>” viewing group</w:t>
      </w:r>
      <w:r w:rsidR="00FD0C9C" w:rsidRPr="0062074F">
        <w:t xml:space="preserve"> layers</w:t>
      </w:r>
      <w:r w:rsidR="001D7E15" w:rsidRPr="0062074F">
        <w:t>.</w:t>
      </w:r>
    </w:p>
    <w:tbl>
      <w:tblPr>
        <w:tblStyle w:val="TableGrid"/>
        <w:tblW w:w="0" w:type="auto"/>
        <w:jc w:val="center"/>
        <w:tblCellMar>
          <w:left w:w="115" w:type="dxa"/>
          <w:right w:w="115" w:type="dxa"/>
        </w:tblCellMar>
        <w:tblLook w:val="04A0" w:firstRow="1" w:lastRow="0" w:firstColumn="1" w:lastColumn="0" w:noHBand="0" w:noVBand="1"/>
      </w:tblPr>
      <w:tblGrid>
        <w:gridCol w:w="2155"/>
        <w:gridCol w:w="3909"/>
      </w:tblGrid>
      <w:tr w:rsidR="001D7E15" w:rsidRPr="0062074F"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62074F" w:rsidRDefault="001D7E15" w:rsidP="00D343CC">
            <w:pPr>
              <w:keepNext/>
              <w:keepLines/>
              <w:spacing w:before="60" w:after="60"/>
              <w:rPr>
                <w:b/>
                <w:bCs/>
              </w:rPr>
            </w:pPr>
            <w:r w:rsidRPr="0062074F">
              <w:rPr>
                <w:b/>
                <w:bCs/>
              </w:rPr>
              <w:t>Viewing Group Layer</w:t>
            </w:r>
          </w:p>
        </w:tc>
        <w:tc>
          <w:tcPr>
            <w:tcW w:w="3909" w:type="dxa"/>
            <w:shd w:val="clear" w:color="auto" w:fill="D9D9D9" w:themeFill="background1" w:themeFillShade="D9"/>
          </w:tcPr>
          <w:p w14:paraId="47BFF721" w14:textId="77777777" w:rsidR="001D7E15" w:rsidRPr="0062074F" w:rsidRDefault="001D7E15" w:rsidP="00D343CC">
            <w:pPr>
              <w:keepNext/>
              <w:keepLines/>
              <w:spacing w:before="60" w:after="60"/>
              <w:rPr>
                <w:b/>
                <w:bCs/>
              </w:rPr>
            </w:pPr>
            <w:r w:rsidRPr="0062074F">
              <w:rPr>
                <w:b/>
                <w:bCs/>
              </w:rPr>
              <w:t>Name of Viewing group layer in the ECDIS</w:t>
            </w:r>
          </w:p>
        </w:tc>
      </w:tr>
      <w:tr w:rsidR="001D7E15" w:rsidRPr="0062074F" w14:paraId="02484FB8" w14:textId="77777777" w:rsidTr="00B812CA">
        <w:trPr>
          <w:cantSplit/>
          <w:jc w:val="center"/>
        </w:trPr>
        <w:tc>
          <w:tcPr>
            <w:tcW w:w="2155" w:type="dxa"/>
          </w:tcPr>
          <w:p w14:paraId="6CF32385" w14:textId="77777777" w:rsidR="001D7E15" w:rsidRPr="0062074F" w:rsidRDefault="001D7E15" w:rsidP="00D343CC">
            <w:pPr>
              <w:keepNext/>
              <w:keepLines/>
              <w:spacing w:before="60" w:after="60"/>
            </w:pPr>
            <w:r w:rsidRPr="0062074F">
              <w:t>1</w:t>
            </w:r>
          </w:p>
        </w:tc>
        <w:tc>
          <w:tcPr>
            <w:tcW w:w="3909" w:type="dxa"/>
          </w:tcPr>
          <w:p w14:paraId="46A6A658" w14:textId="77777777" w:rsidR="001D7E15" w:rsidRPr="0062074F" w:rsidRDefault="001D7E15" w:rsidP="00D343CC">
            <w:pPr>
              <w:keepNext/>
              <w:keepLines/>
              <w:spacing w:before="60" w:after="60"/>
            </w:pPr>
            <w:r w:rsidRPr="0062074F">
              <w:t>Important text</w:t>
            </w:r>
          </w:p>
        </w:tc>
      </w:tr>
      <w:tr w:rsidR="001D7E15" w:rsidRPr="0062074F" w14:paraId="159BEBC0" w14:textId="77777777" w:rsidTr="00B812CA">
        <w:trPr>
          <w:cantSplit/>
          <w:jc w:val="center"/>
        </w:trPr>
        <w:tc>
          <w:tcPr>
            <w:tcW w:w="2155" w:type="dxa"/>
          </w:tcPr>
          <w:p w14:paraId="2B26FFD7" w14:textId="77777777" w:rsidR="001D7E15" w:rsidRPr="0062074F" w:rsidRDefault="001D7E15" w:rsidP="00D343CC">
            <w:pPr>
              <w:spacing w:before="60" w:after="60"/>
            </w:pPr>
            <w:r w:rsidRPr="0062074F">
              <w:t>2</w:t>
            </w:r>
          </w:p>
        </w:tc>
        <w:tc>
          <w:tcPr>
            <w:tcW w:w="3909" w:type="dxa"/>
          </w:tcPr>
          <w:p w14:paraId="1231A537" w14:textId="77777777" w:rsidR="001D7E15" w:rsidRPr="0062074F" w:rsidRDefault="001D7E15" w:rsidP="00D343CC">
            <w:pPr>
              <w:spacing w:before="60" w:after="60"/>
            </w:pPr>
            <w:r w:rsidRPr="0062074F">
              <w:t>Other Text</w:t>
            </w:r>
          </w:p>
        </w:tc>
      </w:tr>
      <w:tr w:rsidR="001D7E15" w:rsidRPr="0062074F" w14:paraId="4689E907" w14:textId="77777777" w:rsidTr="00B812CA">
        <w:trPr>
          <w:cantSplit/>
          <w:jc w:val="center"/>
        </w:trPr>
        <w:tc>
          <w:tcPr>
            <w:tcW w:w="2155" w:type="dxa"/>
          </w:tcPr>
          <w:p w14:paraId="19AFE424" w14:textId="77777777" w:rsidR="001D7E15" w:rsidRPr="0062074F" w:rsidRDefault="001D7E15" w:rsidP="00D343CC">
            <w:pPr>
              <w:spacing w:before="60" w:after="60"/>
            </w:pPr>
            <w:r w:rsidRPr="0062074F">
              <w:t xml:space="preserve">    2.1</w:t>
            </w:r>
          </w:p>
        </w:tc>
        <w:tc>
          <w:tcPr>
            <w:tcW w:w="3909" w:type="dxa"/>
          </w:tcPr>
          <w:p w14:paraId="0BD0062F" w14:textId="77777777" w:rsidR="001D7E15" w:rsidRPr="0062074F" w:rsidRDefault="001D7E15" w:rsidP="00D343CC">
            <w:pPr>
              <w:spacing w:before="60" w:after="60"/>
            </w:pPr>
            <w:r w:rsidRPr="0062074F">
              <w:t xml:space="preserve">    Names</w:t>
            </w:r>
          </w:p>
        </w:tc>
      </w:tr>
      <w:tr w:rsidR="001D7E15" w:rsidRPr="0062074F" w14:paraId="70E148D2" w14:textId="77777777" w:rsidTr="00B812CA">
        <w:trPr>
          <w:cantSplit/>
          <w:jc w:val="center"/>
        </w:trPr>
        <w:tc>
          <w:tcPr>
            <w:tcW w:w="2155" w:type="dxa"/>
          </w:tcPr>
          <w:p w14:paraId="33BD94F9" w14:textId="77777777" w:rsidR="001D7E15" w:rsidRPr="0062074F" w:rsidRDefault="001D7E15" w:rsidP="00D343CC">
            <w:pPr>
              <w:spacing w:before="60" w:after="60"/>
            </w:pPr>
            <w:r w:rsidRPr="0062074F">
              <w:t xml:space="preserve">    2.2</w:t>
            </w:r>
          </w:p>
        </w:tc>
        <w:tc>
          <w:tcPr>
            <w:tcW w:w="3909" w:type="dxa"/>
          </w:tcPr>
          <w:p w14:paraId="0B08EFB9" w14:textId="77777777" w:rsidR="001D7E15" w:rsidRPr="0062074F" w:rsidRDefault="001D7E15" w:rsidP="00D343CC">
            <w:pPr>
              <w:spacing w:before="60" w:after="60"/>
            </w:pPr>
            <w:r w:rsidRPr="0062074F">
              <w:t xml:space="preserve">    Light description</w:t>
            </w:r>
          </w:p>
        </w:tc>
      </w:tr>
      <w:tr w:rsidR="001D7E15" w:rsidRPr="0062074F" w14:paraId="47EF6AC1" w14:textId="77777777" w:rsidTr="00B812CA">
        <w:trPr>
          <w:cantSplit/>
          <w:jc w:val="center"/>
        </w:trPr>
        <w:tc>
          <w:tcPr>
            <w:tcW w:w="2155" w:type="dxa"/>
          </w:tcPr>
          <w:p w14:paraId="0DB39E79" w14:textId="77777777" w:rsidR="001D7E15" w:rsidRPr="0062074F" w:rsidRDefault="001D7E15" w:rsidP="00D343CC">
            <w:pPr>
              <w:spacing w:before="60" w:after="60"/>
            </w:pPr>
            <w:r w:rsidRPr="0062074F">
              <w:t xml:space="preserve">    2.3</w:t>
            </w:r>
          </w:p>
        </w:tc>
        <w:tc>
          <w:tcPr>
            <w:tcW w:w="3909" w:type="dxa"/>
          </w:tcPr>
          <w:p w14:paraId="3ED336F0" w14:textId="77777777" w:rsidR="001D7E15" w:rsidRPr="0062074F" w:rsidRDefault="001D7E15" w:rsidP="00D343CC">
            <w:pPr>
              <w:spacing w:before="60" w:after="60"/>
            </w:pPr>
            <w:r w:rsidRPr="0062074F">
              <w:t xml:space="preserve">    All other</w:t>
            </w:r>
          </w:p>
        </w:tc>
      </w:tr>
    </w:tbl>
    <w:p w14:paraId="09AEE4AC" w14:textId="77777777" w:rsidR="00175BA0" w:rsidRDefault="00175BA0" w:rsidP="001F57C8">
      <w:pPr>
        <w:spacing w:after="120" w:line="240" w:lineRule="auto"/>
      </w:pPr>
    </w:p>
    <w:p w14:paraId="51E0DC47" w14:textId="77777777" w:rsidR="00175BA0" w:rsidRPr="0062074F" w:rsidRDefault="00175BA0" w:rsidP="001F57C8">
      <w:pPr>
        <w:spacing w:after="120" w:line="240" w:lineRule="auto"/>
      </w:pPr>
    </w:p>
    <w:p w14:paraId="34C33955" w14:textId="77777777" w:rsidR="0091366D" w:rsidRPr="0062074F" w:rsidRDefault="0091366D" w:rsidP="00620930">
      <w:pPr>
        <w:spacing w:after="120" w:line="240" w:lineRule="auto"/>
        <w:jc w:val="both"/>
      </w:pPr>
      <w:bookmarkStart w:id="266" w:name="_Toc175130161"/>
      <w:bookmarkEnd w:id="266"/>
    </w:p>
    <w:p w14:paraId="44CDD629" w14:textId="38D4CE28" w:rsidR="00AD5025" w:rsidRPr="0062074F" w:rsidRDefault="00EA6515" w:rsidP="00BE68E8">
      <w:pPr>
        <w:pStyle w:val="Heading1"/>
      </w:pPr>
      <w:bookmarkStart w:id="267" w:name="_Toc175130163"/>
      <w:bookmarkStart w:id="268" w:name="_Toc175130164"/>
      <w:bookmarkStart w:id="269" w:name="_Toc175130165"/>
      <w:bookmarkStart w:id="270" w:name="_Toc175130166"/>
      <w:bookmarkStart w:id="271" w:name="_Toc175130167"/>
      <w:bookmarkStart w:id="272" w:name="_Toc175130168"/>
      <w:bookmarkStart w:id="273" w:name="_Toc175130169"/>
      <w:bookmarkStart w:id="274" w:name="_Toc175130170"/>
      <w:bookmarkStart w:id="275" w:name="_Toc175130171"/>
      <w:bookmarkStart w:id="276" w:name="_Toc175130172"/>
      <w:bookmarkStart w:id="277" w:name="_Toc175130173"/>
      <w:bookmarkStart w:id="278" w:name="_Toc175130174"/>
      <w:bookmarkStart w:id="279" w:name="_Toc175130175"/>
      <w:bookmarkStart w:id="280" w:name="_Toc175130176"/>
      <w:bookmarkStart w:id="281" w:name="_Toc175130177"/>
      <w:bookmarkStart w:id="282" w:name="_Toc175130178"/>
      <w:bookmarkStart w:id="283" w:name="_Toc175130179"/>
      <w:bookmarkStart w:id="284" w:name="_Toc175130194"/>
      <w:bookmarkStart w:id="285" w:name="_Toc175130195"/>
      <w:bookmarkStart w:id="286" w:name="_Toc175130196"/>
      <w:bookmarkStart w:id="287" w:name="_Toc175130197"/>
      <w:bookmarkStart w:id="288" w:name="_Toc99104596"/>
      <w:bookmarkStart w:id="289" w:name="_Toc99105049"/>
      <w:bookmarkStart w:id="290" w:name="_Toc175130198"/>
      <w:bookmarkStart w:id="291" w:name="_Toc175130199"/>
      <w:bookmarkStart w:id="292" w:name="_Toc175130200"/>
      <w:bookmarkStart w:id="293" w:name="_Toc175130201"/>
      <w:bookmarkStart w:id="294" w:name="_Toc175130202"/>
      <w:bookmarkStart w:id="295" w:name="_Toc175130203"/>
      <w:bookmarkStart w:id="296" w:name="_Toc175130204"/>
      <w:bookmarkStart w:id="297" w:name="_Toc226035031"/>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r w:rsidRPr="0062074F">
        <w:t>Display Elements</w:t>
      </w:r>
      <w:bookmarkEnd w:id="297"/>
    </w:p>
    <w:p w14:paraId="50442F36" w14:textId="79441D2B" w:rsidR="00D66CA5" w:rsidRPr="0062074F" w:rsidRDefault="001F310E" w:rsidP="00916A2A">
      <w:pPr>
        <w:spacing w:after="120" w:line="240" w:lineRule="auto"/>
        <w:jc w:val="both"/>
      </w:pPr>
      <w:r w:rsidRPr="0062074F">
        <w:t xml:space="preserve">This section describes </w:t>
      </w:r>
      <w:r w:rsidR="00F50CA1" w:rsidRPr="0062074F">
        <w:t xml:space="preserve">additional </w:t>
      </w:r>
      <w:r w:rsidRPr="0062074F">
        <w:t>display elements</w:t>
      </w:r>
      <w:r w:rsidR="00F50CA1" w:rsidRPr="0062074F">
        <w:t xml:space="preserve"> and special </w:t>
      </w:r>
      <w:r w:rsidR="008B16DC" w:rsidRPr="0062074F">
        <w:t xml:space="preserve">symbols and </w:t>
      </w:r>
      <w:r w:rsidR="00F50CA1" w:rsidRPr="0062074F">
        <w:t>considerations for ENC data</w:t>
      </w:r>
      <w:r w:rsidR="008B16DC" w:rsidRPr="0062074F">
        <w:t>, including chart furniture, contours, mariner</w:t>
      </w:r>
      <w:r w:rsidR="005D2986" w:rsidRPr="0062074F">
        <w:t>’</w:t>
      </w:r>
      <w:r w:rsidR="008B16DC" w:rsidRPr="0062074F">
        <w:t>s features, IMO-required elements, and presentation of updates</w:t>
      </w:r>
      <w:r w:rsidR="00F50CA1" w:rsidRPr="0062074F">
        <w:t xml:space="preserve">. </w:t>
      </w:r>
    </w:p>
    <w:p w14:paraId="04E98E1F" w14:textId="3397E34D" w:rsidR="001F310E" w:rsidRPr="0062074F" w:rsidRDefault="008B16DC" w:rsidP="00916A2A">
      <w:pPr>
        <w:spacing w:after="120" w:line="240" w:lineRule="auto"/>
        <w:jc w:val="both"/>
      </w:pPr>
      <w:r w:rsidRPr="0062074F">
        <w:t xml:space="preserve">Cursor pick reports and information displays in off-graphic panels are described in clause </w:t>
      </w:r>
      <w:r w:rsidRPr="0062074F">
        <w:fldChar w:fldCharType="begin"/>
      </w:r>
      <w:r w:rsidRPr="0062074F">
        <w:instrText xml:space="preserve"> REF _Ref47470424 \r \h </w:instrText>
      </w:r>
      <w:r w:rsidR="00916A2A" w:rsidRPr="0062074F">
        <w:instrText xml:space="preserve"> \* MERGEFORMAT </w:instrText>
      </w:r>
      <w:r w:rsidRPr="0062074F">
        <w:fldChar w:fldCharType="separate"/>
      </w:r>
      <w:r w:rsidR="003E5FBF">
        <w:t>14</w:t>
      </w:r>
      <w:r w:rsidRPr="0062074F">
        <w:fldChar w:fldCharType="end"/>
      </w:r>
      <w:r w:rsidRPr="0062074F">
        <w:t>.</w:t>
      </w:r>
    </w:p>
    <w:p w14:paraId="73B87DCB" w14:textId="77777777" w:rsidR="00916A2A" w:rsidRPr="0062074F" w:rsidRDefault="00916A2A" w:rsidP="00916A2A">
      <w:pPr>
        <w:spacing w:after="120" w:line="240" w:lineRule="auto"/>
        <w:jc w:val="both"/>
      </w:pPr>
    </w:p>
    <w:p w14:paraId="0293EFC5" w14:textId="1F062B04" w:rsidR="002A10D2" w:rsidRPr="0062074F" w:rsidRDefault="00910006" w:rsidP="00DB7CFE">
      <w:pPr>
        <w:pStyle w:val="Heading2"/>
      </w:pPr>
      <w:bookmarkStart w:id="298" w:name="_Toc226035032"/>
      <w:r w:rsidRPr="0062074F">
        <w:t>Elements r</w:t>
      </w:r>
      <w:r w:rsidR="001B6BB8" w:rsidRPr="0062074F">
        <w:t>e</w:t>
      </w:r>
      <w:r w:rsidRPr="0062074F">
        <w:t xml:space="preserve">lated to </w:t>
      </w:r>
      <w:r w:rsidR="001B6BB8" w:rsidRPr="0062074F">
        <w:t xml:space="preserve">data and display </w:t>
      </w:r>
      <w:r w:rsidRPr="0062074F">
        <w:t>scal</w:t>
      </w:r>
      <w:r w:rsidR="001B6BB8" w:rsidRPr="0062074F">
        <w:t>es</w:t>
      </w:r>
      <w:bookmarkEnd w:id="298"/>
      <w:r w:rsidR="002A10D2" w:rsidRPr="0062074F">
        <w:t xml:space="preserve"> </w:t>
      </w:r>
    </w:p>
    <w:p w14:paraId="4A2521A0" w14:textId="134D3257" w:rsidR="0010683F" w:rsidRDefault="00CF374E" w:rsidP="001C1CAB">
      <w:pPr>
        <w:jc w:val="both"/>
      </w:pPr>
      <w:r w:rsidRPr="0062074F">
        <w:t xml:space="preserve">ENC Features are </w:t>
      </w:r>
      <w:r w:rsidR="009C0BE1" w:rsidRPr="0062074F">
        <w:t xml:space="preserve">contained within </w:t>
      </w:r>
      <w:proofErr w:type="spellStart"/>
      <w:r w:rsidRPr="00520800">
        <w:rPr>
          <w:b/>
          <w:bCs/>
        </w:rPr>
        <w:t>DataCoverage</w:t>
      </w:r>
      <w:proofErr w:type="spellEnd"/>
      <w:r w:rsidRPr="0062074F">
        <w:t xml:space="preserve"> features and aggregated into datasets. Each </w:t>
      </w:r>
      <w:proofErr w:type="spellStart"/>
      <w:r w:rsidRPr="00520800">
        <w:rPr>
          <w:b/>
          <w:bCs/>
        </w:rPr>
        <w:t>DataCoverage</w:t>
      </w:r>
      <w:proofErr w:type="spellEnd"/>
      <w:r w:rsidRPr="0062074F">
        <w:t xml:space="preserve"> feature contains attributes </w:t>
      </w:r>
      <w:proofErr w:type="spellStart"/>
      <w:r w:rsidRPr="003D72A2">
        <w:rPr>
          <w:i/>
          <w:iCs/>
        </w:rPr>
        <w:t>optimumDisplayScale</w:t>
      </w:r>
      <w:proofErr w:type="spellEnd"/>
      <w:r w:rsidRPr="0062074F">
        <w:t xml:space="preserve">, </w:t>
      </w:r>
      <w:proofErr w:type="spellStart"/>
      <w:r w:rsidRPr="003D72A2">
        <w:rPr>
          <w:i/>
          <w:iCs/>
        </w:rPr>
        <w:t>minimumDisplayScale</w:t>
      </w:r>
      <w:proofErr w:type="spellEnd"/>
      <w:r w:rsidRPr="0062074F">
        <w:t xml:space="preserve"> and </w:t>
      </w:r>
      <w:proofErr w:type="spellStart"/>
      <w:r w:rsidR="008F1A27" w:rsidRPr="003D72A2">
        <w:rPr>
          <w:i/>
          <w:iCs/>
        </w:rPr>
        <w:t>m</w:t>
      </w:r>
      <w:r w:rsidRPr="003D72A2">
        <w:rPr>
          <w:i/>
          <w:iCs/>
        </w:rPr>
        <w:t>aximumDisplayScale</w:t>
      </w:r>
      <w:proofErr w:type="spellEnd"/>
      <w:r w:rsidRPr="0062074F">
        <w:t xml:space="preserve">. </w:t>
      </w:r>
      <w:r w:rsidR="008F1A27" w:rsidRPr="0062074F">
        <w:t>The algorithm which must be used for the s</w:t>
      </w:r>
      <w:r w:rsidR="006815A8" w:rsidRPr="0062074F">
        <w:t>election and rendering of ENC features</w:t>
      </w:r>
      <w:r w:rsidR="008F1A27" w:rsidRPr="0062074F">
        <w:t xml:space="preserve"> is contained </w:t>
      </w:r>
      <w:r w:rsidR="00512F7B" w:rsidRPr="00520800">
        <w:rPr>
          <w:sz w:val="18"/>
          <w:szCs w:val="18"/>
        </w:rPr>
        <w:t xml:space="preserve">in </w:t>
      </w:r>
      <w:r w:rsidR="00512F7B" w:rsidRPr="00520800">
        <w:rPr>
          <w:sz w:val="16"/>
          <w:szCs w:val="16"/>
        </w:rPr>
        <w:fldChar w:fldCharType="begin"/>
      </w:r>
      <w:r w:rsidR="00512F7B" w:rsidRPr="00520800">
        <w:rPr>
          <w:sz w:val="16"/>
          <w:szCs w:val="16"/>
        </w:rPr>
        <w:instrText xml:space="preserve"> REF _Ref223799592 \h </w:instrText>
      </w:r>
      <w:r w:rsidR="00A32525" w:rsidRPr="00520800">
        <w:rPr>
          <w:sz w:val="16"/>
          <w:szCs w:val="16"/>
        </w:rPr>
        <w:instrText xml:space="preserve"> \* MERGEFORMAT </w:instrText>
      </w:r>
      <w:r w:rsidR="00512F7B" w:rsidRPr="00520800">
        <w:rPr>
          <w:sz w:val="16"/>
          <w:szCs w:val="16"/>
        </w:rPr>
      </w:r>
      <w:r w:rsidR="00512F7B" w:rsidRPr="00520800">
        <w:rPr>
          <w:sz w:val="16"/>
          <w:szCs w:val="16"/>
        </w:rPr>
        <w:fldChar w:fldCharType="separate"/>
      </w:r>
      <w:r w:rsidR="00512F7B" w:rsidRPr="00520800">
        <w:rPr>
          <w:sz w:val="18"/>
          <w:szCs w:val="15"/>
        </w:rPr>
        <w:t>Appendix E – Dataset Loading and Display (Rendering) Algorithms</w:t>
      </w:r>
      <w:r w:rsidR="00512F7B" w:rsidRPr="00520800">
        <w:rPr>
          <w:sz w:val="16"/>
          <w:szCs w:val="16"/>
        </w:rPr>
        <w:fldChar w:fldCharType="end"/>
      </w:r>
      <w:r w:rsidR="00512F7B" w:rsidRPr="00520800">
        <w:rPr>
          <w:sz w:val="18"/>
          <w:szCs w:val="18"/>
        </w:rPr>
        <w:t>.</w:t>
      </w:r>
    </w:p>
    <w:p w14:paraId="783407B3" w14:textId="21A19351" w:rsidR="003F6075" w:rsidRPr="00E2552C" w:rsidRDefault="003F6075" w:rsidP="001C1CAB">
      <w:pPr>
        <w:jc w:val="both"/>
      </w:pPr>
      <w:r w:rsidRPr="00520800">
        <w:lastRenderedPageBreak/>
        <w:t xml:space="preserve">To ensure seamless presentation </w:t>
      </w:r>
      <w:r w:rsidRPr="00520800">
        <w:rPr>
          <w:lang w:val="en-US"/>
        </w:rPr>
        <w:t>all enabled features of same display priority from all datasets must be drawn so as to prevent clipping at the edges of datasets.  </w:t>
      </w:r>
    </w:p>
    <w:p w14:paraId="00620AFF" w14:textId="4436BC53" w:rsidR="002A10D2" w:rsidRPr="0062074F" w:rsidRDefault="002A10D2" w:rsidP="00450770">
      <w:pPr>
        <w:pStyle w:val="Heading3"/>
      </w:pPr>
      <w:bookmarkStart w:id="299" w:name="_Toc188368646"/>
      <w:bookmarkStart w:id="300" w:name="_Toc188621848"/>
      <w:bookmarkStart w:id="301" w:name="_Toc188950429"/>
      <w:bookmarkStart w:id="302" w:name="_Toc188968345"/>
      <w:bookmarkStart w:id="303" w:name="_Toc188968570"/>
      <w:bookmarkStart w:id="304" w:name="_Ref192264106"/>
      <w:bookmarkStart w:id="305" w:name="_Toc226035033"/>
      <w:bookmarkEnd w:id="299"/>
      <w:bookmarkEnd w:id="300"/>
      <w:bookmarkEnd w:id="301"/>
      <w:bookmarkEnd w:id="302"/>
      <w:bookmarkEnd w:id="303"/>
      <w:r w:rsidRPr="0062074F">
        <w:t>ENC scale</w:t>
      </w:r>
      <w:bookmarkEnd w:id="304"/>
      <w:bookmarkEnd w:id="305"/>
    </w:p>
    <w:p w14:paraId="7081B3C3" w14:textId="2DDC7A75" w:rsidR="00D66CA5" w:rsidRPr="0062074F" w:rsidRDefault="00B73DF0" w:rsidP="00916A2A">
      <w:pPr>
        <w:spacing w:after="120" w:line="240" w:lineRule="auto"/>
        <w:jc w:val="both"/>
      </w:pPr>
      <w:r w:rsidRPr="0062074F">
        <w:t>The term “scale”</w:t>
      </w:r>
      <w:r w:rsidR="00D66CA5" w:rsidRPr="0062074F">
        <w:t xml:space="preserve"> is used</w:t>
      </w:r>
      <w:r w:rsidRPr="0062074F">
        <w:t xml:space="preserve"> to describe either</w:t>
      </w:r>
      <w:r w:rsidR="00D66CA5" w:rsidRPr="0062074F">
        <w:t>:</w:t>
      </w:r>
    </w:p>
    <w:p w14:paraId="4B30115B" w14:textId="5752CD50" w:rsidR="00D66CA5" w:rsidRPr="0062074F" w:rsidRDefault="00D66CA5">
      <w:pPr>
        <w:pStyle w:val="ListParagraph"/>
        <w:numPr>
          <w:ilvl w:val="0"/>
          <w:numId w:val="16"/>
        </w:numPr>
        <w:spacing w:after="120" w:line="240" w:lineRule="auto"/>
        <w:jc w:val="both"/>
      </w:pPr>
      <w:r w:rsidRPr="0062074F">
        <w:t xml:space="preserve">Display Scale, or </w:t>
      </w:r>
      <w:r w:rsidR="00F7353B" w:rsidRPr="0062074F">
        <w:t xml:space="preserve">(equivalently) </w:t>
      </w:r>
      <w:r w:rsidRPr="0062074F">
        <w:t>Mariner Selected Viewing Scale (MSVS)</w:t>
      </w:r>
    </w:p>
    <w:p w14:paraId="29698CA2" w14:textId="6D1DF2E7" w:rsidR="00D66CA5" w:rsidRPr="0062074F" w:rsidRDefault="00D66CA5">
      <w:pPr>
        <w:pStyle w:val="ListParagraph"/>
        <w:numPr>
          <w:ilvl w:val="0"/>
          <w:numId w:val="16"/>
        </w:numPr>
        <w:spacing w:after="120" w:line="240" w:lineRule="auto"/>
        <w:jc w:val="both"/>
      </w:pPr>
      <w:r w:rsidRPr="0062074F">
        <w:t>The scale of the source data used to compile the ENC.</w:t>
      </w:r>
    </w:p>
    <w:p w14:paraId="3B443CCB" w14:textId="5723E14F" w:rsidR="00D66CA5" w:rsidRPr="0062074F" w:rsidRDefault="00D66CA5">
      <w:pPr>
        <w:pStyle w:val="ListParagraph"/>
        <w:numPr>
          <w:ilvl w:val="0"/>
          <w:numId w:val="16"/>
        </w:numPr>
        <w:spacing w:after="120" w:line="240" w:lineRule="auto"/>
        <w:jc w:val="both"/>
      </w:pPr>
      <w:r w:rsidRPr="0062074F">
        <w:t>Data Scale (</w:t>
      </w:r>
      <w:r w:rsidR="00B73DF0" w:rsidRPr="0062074F">
        <w:t xml:space="preserve">the </w:t>
      </w:r>
      <w:r w:rsidRPr="0062074F">
        <w:t>values</w:t>
      </w:r>
      <w:r w:rsidR="00B73DF0" w:rsidRPr="0062074F">
        <w:t xml:space="preserve"> used for the </w:t>
      </w:r>
      <w:proofErr w:type="spellStart"/>
      <w:r w:rsidR="00FF1663" w:rsidRPr="00520800">
        <w:rPr>
          <w:b/>
          <w:bCs/>
        </w:rPr>
        <w:t>DataCoverage</w:t>
      </w:r>
      <w:proofErr w:type="spellEnd"/>
      <w:r w:rsidR="00FF1663" w:rsidRPr="0062074F">
        <w:t xml:space="preserve"> </w:t>
      </w:r>
      <w:r w:rsidR="00B73DF0" w:rsidRPr="0062074F">
        <w:t xml:space="preserve">attributes </w:t>
      </w:r>
      <w:proofErr w:type="spellStart"/>
      <w:r w:rsidR="00497384" w:rsidRPr="003D72A2">
        <w:rPr>
          <w:i/>
          <w:iCs/>
        </w:rPr>
        <w:t>minimumDisplayScale</w:t>
      </w:r>
      <w:proofErr w:type="spellEnd"/>
      <w:r w:rsidRPr="0062074F">
        <w:t xml:space="preserve">, </w:t>
      </w:r>
      <w:proofErr w:type="spellStart"/>
      <w:r w:rsidRPr="003D72A2">
        <w:rPr>
          <w:i/>
          <w:iCs/>
        </w:rPr>
        <w:t>maximumDisplayScale</w:t>
      </w:r>
      <w:proofErr w:type="spellEnd"/>
      <w:r w:rsidRPr="0062074F">
        <w:t xml:space="preserve">, </w:t>
      </w:r>
      <w:proofErr w:type="spellStart"/>
      <w:r w:rsidRPr="003D72A2">
        <w:rPr>
          <w:i/>
          <w:iCs/>
        </w:rPr>
        <w:t>optimumDisplayScale</w:t>
      </w:r>
      <w:proofErr w:type="spellEnd"/>
      <w:r w:rsidRPr="0062074F">
        <w:t>. This may not be the same as the scale of the source data used to compile the ENC.</w:t>
      </w:r>
      <w:r w:rsidR="00B73DF0" w:rsidRPr="0062074F">
        <w:t xml:space="preserve"> These values define the range of scales at which ENC coverage </w:t>
      </w:r>
      <w:r w:rsidR="00E14379" w:rsidRPr="0062074F">
        <w:t xml:space="preserve">is intended to </w:t>
      </w:r>
      <w:r w:rsidR="00B73DF0" w:rsidRPr="0062074F">
        <w:t>be displayed.</w:t>
      </w:r>
      <w:r w:rsidR="00FF1663" w:rsidRPr="0062074F">
        <w:t xml:space="preserve"> </w:t>
      </w:r>
    </w:p>
    <w:p w14:paraId="30DE7B79" w14:textId="6652B990" w:rsidR="00403E8B" w:rsidRPr="0062074F" w:rsidRDefault="00403E8B" w:rsidP="00403E8B">
      <w:pPr>
        <w:spacing w:after="120" w:line="240" w:lineRule="auto"/>
        <w:jc w:val="both"/>
      </w:pPr>
      <w:r w:rsidRPr="0062074F">
        <w:t xml:space="preserve">The </w:t>
      </w:r>
      <w:r w:rsidR="004A6E2D" w:rsidRPr="0062074F">
        <w:t xml:space="preserve">S-101 ENC </w:t>
      </w:r>
      <w:r w:rsidRPr="0062074F">
        <w:t xml:space="preserve">values used for the Data Scale attributes </w:t>
      </w:r>
      <w:proofErr w:type="spellStart"/>
      <w:r w:rsidRPr="003D72A2">
        <w:rPr>
          <w:i/>
          <w:iCs/>
        </w:rPr>
        <w:t>minimumDisplayScale</w:t>
      </w:r>
      <w:proofErr w:type="spellEnd"/>
      <w:r w:rsidRPr="0062074F">
        <w:t xml:space="preserve"> and </w:t>
      </w:r>
      <w:proofErr w:type="spellStart"/>
      <w:r w:rsidRPr="003D72A2">
        <w:rPr>
          <w:i/>
          <w:iCs/>
        </w:rPr>
        <w:t>optimumDisplayScale</w:t>
      </w:r>
      <w:proofErr w:type="spellEnd"/>
      <w:r w:rsidRPr="0062074F">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62074F" w14:paraId="4DBC7C1E" w14:textId="77777777" w:rsidTr="00450770">
        <w:trPr>
          <w:jc w:val="center"/>
        </w:trPr>
        <w:tc>
          <w:tcPr>
            <w:tcW w:w="1606" w:type="dxa"/>
            <w:shd w:val="clear" w:color="auto" w:fill="D9D9D9"/>
            <w:vAlign w:val="center"/>
          </w:tcPr>
          <w:p w14:paraId="0F6FC3F0" w14:textId="77777777" w:rsidR="00403E8B" w:rsidRPr="0062074F" w:rsidRDefault="00403E8B" w:rsidP="00D343CC">
            <w:pPr>
              <w:pStyle w:val="Tabletext9"/>
              <w:keepNext/>
              <w:keepLines/>
              <w:rPr>
                <w:b/>
              </w:rPr>
            </w:pPr>
            <w:r w:rsidRPr="0062074F">
              <w:rPr>
                <w:b/>
              </w:rPr>
              <w:t>Scale</w:t>
            </w:r>
          </w:p>
        </w:tc>
      </w:tr>
      <w:tr w:rsidR="00403E8B" w:rsidRPr="0062074F" w14:paraId="3A0C4171" w14:textId="77777777" w:rsidTr="00450770">
        <w:trPr>
          <w:jc w:val="center"/>
        </w:trPr>
        <w:tc>
          <w:tcPr>
            <w:tcW w:w="1606" w:type="dxa"/>
            <w:vAlign w:val="center"/>
          </w:tcPr>
          <w:p w14:paraId="52F27200" w14:textId="000D61AC" w:rsidR="00403E8B" w:rsidRPr="0062074F" w:rsidRDefault="00403E8B" w:rsidP="00D343CC">
            <w:pPr>
              <w:pStyle w:val="Tabletext9"/>
              <w:keepNext/>
              <w:keepLines/>
              <w:spacing w:before="40" w:after="40"/>
            </w:pPr>
            <w:r w:rsidRPr="0062074F">
              <w:t>NULL</w:t>
            </w:r>
          </w:p>
        </w:tc>
      </w:tr>
      <w:tr w:rsidR="00403E8B" w:rsidRPr="0062074F" w14:paraId="7F274F2D" w14:textId="77777777" w:rsidTr="00450770">
        <w:trPr>
          <w:jc w:val="center"/>
        </w:trPr>
        <w:tc>
          <w:tcPr>
            <w:tcW w:w="1606" w:type="dxa"/>
            <w:vAlign w:val="center"/>
          </w:tcPr>
          <w:p w14:paraId="033764EB" w14:textId="77777777" w:rsidR="00403E8B" w:rsidRPr="0062074F" w:rsidRDefault="00403E8B" w:rsidP="00D343CC">
            <w:pPr>
              <w:pStyle w:val="Tabletext9"/>
              <w:keepNext/>
              <w:keepLines/>
              <w:spacing w:before="40" w:after="40"/>
            </w:pPr>
            <w:r w:rsidRPr="0062074F">
              <w:t>1:10,000,000</w:t>
            </w:r>
          </w:p>
        </w:tc>
      </w:tr>
      <w:tr w:rsidR="00403E8B" w:rsidRPr="0062074F" w14:paraId="2DE85D7F" w14:textId="77777777" w:rsidTr="00450770">
        <w:trPr>
          <w:jc w:val="center"/>
        </w:trPr>
        <w:tc>
          <w:tcPr>
            <w:tcW w:w="1606" w:type="dxa"/>
            <w:vAlign w:val="center"/>
          </w:tcPr>
          <w:p w14:paraId="22158051" w14:textId="77777777" w:rsidR="00403E8B" w:rsidRPr="0062074F" w:rsidRDefault="00403E8B" w:rsidP="00D343CC">
            <w:pPr>
              <w:pStyle w:val="Tabletext9"/>
              <w:keepNext/>
              <w:keepLines/>
              <w:spacing w:before="40" w:after="40"/>
            </w:pPr>
            <w:r w:rsidRPr="0062074F">
              <w:t>1:3,500,000</w:t>
            </w:r>
          </w:p>
        </w:tc>
      </w:tr>
      <w:tr w:rsidR="00403E8B" w:rsidRPr="0062074F" w14:paraId="2AF6B9A0" w14:textId="77777777" w:rsidTr="00450770">
        <w:trPr>
          <w:jc w:val="center"/>
        </w:trPr>
        <w:tc>
          <w:tcPr>
            <w:tcW w:w="1606" w:type="dxa"/>
            <w:vAlign w:val="center"/>
          </w:tcPr>
          <w:p w14:paraId="4657A236" w14:textId="77777777" w:rsidR="00403E8B" w:rsidRPr="0062074F" w:rsidRDefault="00403E8B" w:rsidP="00D343CC">
            <w:pPr>
              <w:pStyle w:val="Tabletext9"/>
              <w:keepNext/>
              <w:keepLines/>
              <w:spacing w:before="40" w:after="40"/>
            </w:pPr>
            <w:r w:rsidRPr="0062074F">
              <w:t>1:1,500,000</w:t>
            </w:r>
          </w:p>
        </w:tc>
      </w:tr>
      <w:tr w:rsidR="00403E8B" w:rsidRPr="0062074F" w14:paraId="55A43AC2" w14:textId="77777777" w:rsidTr="00450770">
        <w:trPr>
          <w:jc w:val="center"/>
        </w:trPr>
        <w:tc>
          <w:tcPr>
            <w:tcW w:w="1606" w:type="dxa"/>
            <w:vAlign w:val="center"/>
          </w:tcPr>
          <w:p w14:paraId="563BF7F4" w14:textId="77777777" w:rsidR="00403E8B" w:rsidRPr="0062074F" w:rsidRDefault="00403E8B" w:rsidP="00D343CC">
            <w:pPr>
              <w:pStyle w:val="Tabletext9"/>
              <w:keepNext/>
              <w:keepLines/>
              <w:spacing w:before="40" w:after="40"/>
            </w:pPr>
            <w:r w:rsidRPr="0062074F">
              <w:t>1:700,000</w:t>
            </w:r>
          </w:p>
        </w:tc>
      </w:tr>
      <w:tr w:rsidR="00403E8B" w:rsidRPr="0062074F" w14:paraId="77444265" w14:textId="77777777" w:rsidTr="00450770">
        <w:trPr>
          <w:jc w:val="center"/>
        </w:trPr>
        <w:tc>
          <w:tcPr>
            <w:tcW w:w="1606" w:type="dxa"/>
            <w:vAlign w:val="center"/>
          </w:tcPr>
          <w:p w14:paraId="186F0CA1" w14:textId="77777777" w:rsidR="00403E8B" w:rsidRPr="0062074F" w:rsidRDefault="00403E8B" w:rsidP="00D343CC">
            <w:pPr>
              <w:pStyle w:val="Tabletext9"/>
              <w:keepNext/>
              <w:keepLines/>
              <w:spacing w:before="40" w:after="40"/>
            </w:pPr>
            <w:r w:rsidRPr="0062074F">
              <w:t>1:350,000</w:t>
            </w:r>
          </w:p>
        </w:tc>
      </w:tr>
      <w:tr w:rsidR="00403E8B" w:rsidRPr="0062074F" w14:paraId="65BA51E9" w14:textId="77777777" w:rsidTr="00450770">
        <w:trPr>
          <w:jc w:val="center"/>
        </w:trPr>
        <w:tc>
          <w:tcPr>
            <w:tcW w:w="1606" w:type="dxa"/>
            <w:vAlign w:val="center"/>
          </w:tcPr>
          <w:p w14:paraId="10B40897" w14:textId="77777777" w:rsidR="00403E8B" w:rsidRPr="0062074F" w:rsidRDefault="00403E8B" w:rsidP="00D343CC">
            <w:pPr>
              <w:pStyle w:val="Tabletext9"/>
              <w:spacing w:before="40" w:after="40"/>
            </w:pPr>
            <w:r w:rsidRPr="0062074F">
              <w:t>1:180,000</w:t>
            </w:r>
          </w:p>
        </w:tc>
      </w:tr>
      <w:tr w:rsidR="00403E8B" w:rsidRPr="0062074F" w14:paraId="6F3ACD1F" w14:textId="77777777" w:rsidTr="00450770">
        <w:trPr>
          <w:jc w:val="center"/>
        </w:trPr>
        <w:tc>
          <w:tcPr>
            <w:tcW w:w="1606" w:type="dxa"/>
            <w:vAlign w:val="center"/>
          </w:tcPr>
          <w:p w14:paraId="37E5354E" w14:textId="77777777" w:rsidR="00403E8B" w:rsidRPr="0062074F" w:rsidRDefault="00403E8B" w:rsidP="00D343CC">
            <w:pPr>
              <w:pStyle w:val="Tabletext9"/>
              <w:spacing w:before="40" w:after="40"/>
            </w:pPr>
            <w:r w:rsidRPr="0062074F">
              <w:t>1:90,000</w:t>
            </w:r>
          </w:p>
        </w:tc>
      </w:tr>
      <w:tr w:rsidR="00403E8B" w:rsidRPr="0062074F" w14:paraId="3DB80D5D" w14:textId="77777777" w:rsidTr="00450770">
        <w:trPr>
          <w:jc w:val="center"/>
        </w:trPr>
        <w:tc>
          <w:tcPr>
            <w:tcW w:w="1606" w:type="dxa"/>
            <w:vAlign w:val="center"/>
          </w:tcPr>
          <w:p w14:paraId="3DDC0BA8" w14:textId="77777777" w:rsidR="00403E8B" w:rsidRPr="0062074F" w:rsidRDefault="00403E8B" w:rsidP="00D343CC">
            <w:pPr>
              <w:pStyle w:val="Tabletext9"/>
              <w:spacing w:before="40" w:after="40"/>
            </w:pPr>
            <w:r w:rsidRPr="0062074F">
              <w:t>1:45,000</w:t>
            </w:r>
          </w:p>
        </w:tc>
      </w:tr>
      <w:tr w:rsidR="00403E8B" w:rsidRPr="0062074F" w14:paraId="77892907" w14:textId="77777777" w:rsidTr="00450770">
        <w:trPr>
          <w:jc w:val="center"/>
        </w:trPr>
        <w:tc>
          <w:tcPr>
            <w:tcW w:w="1606" w:type="dxa"/>
            <w:vAlign w:val="center"/>
          </w:tcPr>
          <w:p w14:paraId="58E580C0" w14:textId="77777777" w:rsidR="00403E8B" w:rsidRPr="0062074F" w:rsidRDefault="00403E8B" w:rsidP="00D343CC">
            <w:pPr>
              <w:pStyle w:val="Tabletext9"/>
              <w:spacing w:before="40" w:after="40"/>
            </w:pPr>
            <w:r w:rsidRPr="0062074F">
              <w:t>1:22,000</w:t>
            </w:r>
          </w:p>
        </w:tc>
      </w:tr>
      <w:tr w:rsidR="00403E8B" w:rsidRPr="0062074F" w14:paraId="3821F3A8" w14:textId="77777777" w:rsidTr="00450770">
        <w:trPr>
          <w:jc w:val="center"/>
        </w:trPr>
        <w:tc>
          <w:tcPr>
            <w:tcW w:w="1606" w:type="dxa"/>
            <w:vAlign w:val="center"/>
          </w:tcPr>
          <w:p w14:paraId="63F7E53B" w14:textId="77777777" w:rsidR="00403E8B" w:rsidRPr="0062074F" w:rsidRDefault="00403E8B" w:rsidP="00D343CC">
            <w:pPr>
              <w:pStyle w:val="Tabletext9"/>
              <w:spacing w:before="40" w:after="40"/>
            </w:pPr>
            <w:r w:rsidRPr="0062074F">
              <w:t>1:12,000</w:t>
            </w:r>
          </w:p>
        </w:tc>
      </w:tr>
      <w:tr w:rsidR="00403E8B" w:rsidRPr="0062074F" w14:paraId="0C86DA79" w14:textId="77777777" w:rsidTr="00450770">
        <w:trPr>
          <w:jc w:val="center"/>
        </w:trPr>
        <w:tc>
          <w:tcPr>
            <w:tcW w:w="1606" w:type="dxa"/>
            <w:vAlign w:val="center"/>
          </w:tcPr>
          <w:p w14:paraId="098D4B1A" w14:textId="77777777" w:rsidR="00403E8B" w:rsidRPr="0062074F" w:rsidRDefault="00403E8B" w:rsidP="00D343CC">
            <w:pPr>
              <w:pStyle w:val="Tabletext9"/>
              <w:spacing w:before="40" w:after="40"/>
            </w:pPr>
            <w:r w:rsidRPr="0062074F">
              <w:t>1:8,000</w:t>
            </w:r>
          </w:p>
        </w:tc>
      </w:tr>
      <w:tr w:rsidR="00403E8B" w:rsidRPr="0062074F" w14:paraId="138B6175" w14:textId="77777777" w:rsidTr="00450770">
        <w:trPr>
          <w:jc w:val="center"/>
        </w:trPr>
        <w:tc>
          <w:tcPr>
            <w:tcW w:w="1606" w:type="dxa"/>
            <w:vAlign w:val="center"/>
          </w:tcPr>
          <w:p w14:paraId="2C780603" w14:textId="77777777" w:rsidR="00403E8B" w:rsidRPr="0062074F" w:rsidRDefault="00403E8B" w:rsidP="00D343CC">
            <w:pPr>
              <w:pStyle w:val="Tabletext9"/>
              <w:spacing w:before="40" w:after="40"/>
            </w:pPr>
            <w:r w:rsidRPr="0062074F">
              <w:t>1:4,000</w:t>
            </w:r>
          </w:p>
        </w:tc>
      </w:tr>
      <w:tr w:rsidR="00403E8B" w:rsidRPr="0062074F" w14:paraId="102724EB" w14:textId="77777777" w:rsidTr="00450770">
        <w:trPr>
          <w:jc w:val="center"/>
        </w:trPr>
        <w:tc>
          <w:tcPr>
            <w:tcW w:w="1606" w:type="dxa"/>
            <w:vAlign w:val="center"/>
          </w:tcPr>
          <w:p w14:paraId="65267A1A" w14:textId="77777777" w:rsidR="00403E8B" w:rsidRPr="0062074F" w:rsidRDefault="00403E8B" w:rsidP="00D343CC">
            <w:pPr>
              <w:pStyle w:val="Tabletext9"/>
              <w:spacing w:before="40" w:after="40"/>
            </w:pPr>
            <w:r w:rsidRPr="0062074F">
              <w:t>1:3,000</w:t>
            </w:r>
          </w:p>
        </w:tc>
      </w:tr>
      <w:tr w:rsidR="00403E8B" w:rsidRPr="0062074F" w14:paraId="0ACB638C" w14:textId="77777777" w:rsidTr="00450770">
        <w:trPr>
          <w:jc w:val="center"/>
        </w:trPr>
        <w:tc>
          <w:tcPr>
            <w:tcW w:w="1606" w:type="dxa"/>
            <w:vAlign w:val="center"/>
          </w:tcPr>
          <w:p w14:paraId="48C00D4F" w14:textId="77777777" w:rsidR="00403E8B" w:rsidRPr="0062074F" w:rsidRDefault="00403E8B" w:rsidP="00D343CC">
            <w:pPr>
              <w:pStyle w:val="Tabletext9"/>
              <w:spacing w:before="40" w:after="40"/>
            </w:pPr>
            <w:r w:rsidRPr="0062074F">
              <w:t>1:2,000</w:t>
            </w:r>
          </w:p>
        </w:tc>
      </w:tr>
      <w:tr w:rsidR="00403E8B" w:rsidRPr="0062074F" w14:paraId="766A34F8" w14:textId="77777777" w:rsidTr="00450770">
        <w:trPr>
          <w:jc w:val="center"/>
        </w:trPr>
        <w:tc>
          <w:tcPr>
            <w:tcW w:w="1606" w:type="dxa"/>
            <w:vAlign w:val="center"/>
          </w:tcPr>
          <w:p w14:paraId="37B6AF27" w14:textId="77777777" w:rsidR="00403E8B" w:rsidRPr="0062074F" w:rsidRDefault="00403E8B" w:rsidP="00D343CC">
            <w:pPr>
              <w:pStyle w:val="Tabletext9"/>
              <w:keepNext/>
              <w:spacing w:before="40" w:after="40"/>
            </w:pPr>
            <w:r w:rsidRPr="0062074F">
              <w:t>1:1,000</w:t>
            </w:r>
          </w:p>
        </w:tc>
      </w:tr>
    </w:tbl>
    <w:p w14:paraId="5FF40CCF" w14:textId="57E6DDD9" w:rsidR="00403E8B" w:rsidRPr="0062074F" w:rsidRDefault="00403E8B">
      <w:pPr>
        <w:pStyle w:val="BodyText"/>
        <w:spacing w:before="120" w:after="240"/>
        <w:jc w:val="center"/>
      </w:pPr>
      <w:r w:rsidRPr="0062074F">
        <w:rPr>
          <w:b/>
          <w:i/>
          <w:sz w:val="16"/>
          <w:szCs w:val="16"/>
        </w:rPr>
        <w:t xml:space="preserve">Table </w:t>
      </w:r>
      <w:r w:rsidRPr="0062074F">
        <w:rPr>
          <w:b/>
          <w:i/>
          <w:sz w:val="16"/>
          <w:szCs w:val="16"/>
        </w:rPr>
        <w:fldChar w:fldCharType="begin"/>
      </w:r>
      <w:r w:rsidRPr="0062074F">
        <w:rPr>
          <w:b/>
          <w:i/>
          <w:sz w:val="16"/>
          <w:szCs w:val="16"/>
        </w:rPr>
        <w:instrText xml:space="preserve"> STYLEREF 1 \s </w:instrText>
      </w:r>
      <w:r w:rsidRPr="0062074F">
        <w:rPr>
          <w:b/>
          <w:i/>
          <w:sz w:val="16"/>
          <w:szCs w:val="16"/>
        </w:rPr>
        <w:fldChar w:fldCharType="separate"/>
      </w:r>
      <w:r w:rsidR="000553AC" w:rsidRPr="0062074F">
        <w:rPr>
          <w:b/>
          <w:i/>
          <w:noProof/>
          <w:sz w:val="16"/>
          <w:szCs w:val="16"/>
        </w:rPr>
        <w:t>15</w:t>
      </w:r>
      <w:r w:rsidRPr="0062074F">
        <w:rPr>
          <w:b/>
          <w:i/>
          <w:sz w:val="16"/>
          <w:szCs w:val="16"/>
        </w:rPr>
        <w:fldChar w:fldCharType="end"/>
      </w:r>
      <w:r w:rsidRPr="0062074F">
        <w:rPr>
          <w:b/>
          <w:i/>
          <w:sz w:val="16"/>
          <w:szCs w:val="16"/>
        </w:rPr>
        <w:t xml:space="preserve">.5 - </w:t>
      </w:r>
      <w:proofErr w:type="spellStart"/>
      <w:r w:rsidRPr="00520800">
        <w:rPr>
          <w:b/>
          <w:bCs/>
          <w:i/>
          <w:iCs/>
        </w:rPr>
        <w:t>minimumDisplayScale</w:t>
      </w:r>
      <w:proofErr w:type="spellEnd"/>
      <w:r w:rsidRPr="0062074F">
        <w:t xml:space="preserve"> and </w:t>
      </w:r>
      <w:proofErr w:type="spellStart"/>
      <w:r w:rsidRPr="00520800">
        <w:rPr>
          <w:b/>
          <w:bCs/>
          <w:i/>
          <w:iCs/>
        </w:rPr>
        <w:t>optimumDisplayScale</w:t>
      </w:r>
      <w:proofErr w:type="spellEnd"/>
      <w:r w:rsidRPr="0062074F">
        <w:t xml:space="preserve"> values</w:t>
      </w:r>
    </w:p>
    <w:p w14:paraId="4B3D614C" w14:textId="6AA371A7" w:rsidR="00CF374E" w:rsidRPr="0062074F" w:rsidRDefault="00CF374E" w:rsidP="00450770">
      <w:pPr>
        <w:pStyle w:val="BodyText"/>
        <w:spacing w:before="120" w:after="240"/>
        <w:rPr>
          <w:bCs/>
          <w:iCs/>
        </w:rPr>
      </w:pPr>
      <w:r w:rsidRPr="0062074F">
        <w:rPr>
          <w:bCs/>
          <w:iCs/>
          <w:sz w:val="20"/>
        </w:rPr>
        <w:t>The ordering</w:t>
      </w:r>
      <w:r w:rsidR="00045787" w:rsidRPr="0062074F">
        <w:rPr>
          <w:bCs/>
          <w:iCs/>
          <w:sz w:val="20"/>
        </w:rPr>
        <w:t xml:space="preserve"> and selection</w:t>
      </w:r>
      <w:r w:rsidRPr="0062074F">
        <w:rPr>
          <w:bCs/>
          <w:iCs/>
          <w:sz w:val="20"/>
        </w:rPr>
        <w:t xml:space="preserve"> of </w:t>
      </w:r>
      <w:r w:rsidRPr="0062074F">
        <w:rPr>
          <w:b/>
          <w:iCs/>
          <w:sz w:val="20"/>
        </w:rPr>
        <w:t>Data Coverage</w:t>
      </w:r>
      <w:r w:rsidRPr="0062074F">
        <w:rPr>
          <w:bCs/>
          <w:iCs/>
          <w:sz w:val="20"/>
        </w:rPr>
        <w:t xml:space="preserve"> features by Data Scale, prior to S-101 portrayal is defined fully in</w:t>
      </w:r>
      <w:r w:rsidR="0070435D">
        <w:rPr>
          <w:bCs/>
          <w:iCs/>
          <w:sz w:val="20"/>
        </w:rPr>
        <w:t xml:space="preserve"> </w:t>
      </w:r>
      <w:r w:rsidR="0070435D">
        <w:t xml:space="preserve">in </w:t>
      </w:r>
      <w:r w:rsidR="0070435D" w:rsidRPr="00520800">
        <w:rPr>
          <w:sz w:val="15"/>
          <w:szCs w:val="16"/>
        </w:rPr>
        <w:fldChar w:fldCharType="begin"/>
      </w:r>
      <w:r w:rsidR="0070435D" w:rsidRPr="00520800">
        <w:rPr>
          <w:sz w:val="15"/>
          <w:szCs w:val="16"/>
        </w:rPr>
        <w:instrText xml:space="preserve"> REF _Ref223799592 \h </w:instrText>
      </w:r>
      <w:r w:rsidR="00755C6F" w:rsidRPr="00520800">
        <w:rPr>
          <w:sz w:val="15"/>
          <w:szCs w:val="16"/>
        </w:rPr>
        <w:instrText xml:space="preserve"> \* MERGEFORMAT </w:instrText>
      </w:r>
      <w:r w:rsidR="0070435D" w:rsidRPr="00520800">
        <w:rPr>
          <w:sz w:val="15"/>
          <w:szCs w:val="16"/>
        </w:rPr>
      </w:r>
      <w:r w:rsidR="0070435D" w:rsidRPr="00520800">
        <w:rPr>
          <w:sz w:val="15"/>
          <w:szCs w:val="16"/>
        </w:rPr>
        <w:fldChar w:fldCharType="separate"/>
      </w:r>
      <w:r w:rsidR="0070435D" w:rsidRPr="00520800">
        <w:rPr>
          <w:sz w:val="20"/>
          <w:szCs w:val="15"/>
        </w:rPr>
        <w:t>Appendix E – Dataset Loading and Display (Rendering) Algorithms</w:t>
      </w:r>
      <w:r w:rsidR="0070435D" w:rsidRPr="00520800">
        <w:rPr>
          <w:sz w:val="15"/>
          <w:szCs w:val="16"/>
        </w:rPr>
        <w:fldChar w:fldCharType="end"/>
      </w:r>
      <w:r w:rsidR="0070435D" w:rsidRPr="00520800">
        <w:rPr>
          <w:bCs/>
          <w:iCs/>
          <w:sz w:val="16"/>
          <w:szCs w:val="16"/>
        </w:rPr>
        <w:t>.</w:t>
      </w:r>
    </w:p>
    <w:p w14:paraId="71EEBD7C" w14:textId="543F29A9" w:rsidR="00FF1663" w:rsidRPr="0062074F" w:rsidRDefault="00FF1663" w:rsidP="002D7DEE">
      <w:pPr>
        <w:pStyle w:val="Heading2"/>
      </w:pPr>
      <w:bookmarkStart w:id="306" w:name="_Toc175130208"/>
      <w:bookmarkStart w:id="307" w:name="_Ref192503285"/>
      <w:bookmarkStart w:id="308" w:name="_Toc226035034"/>
      <w:bookmarkStart w:id="309" w:name="_Ref49483442"/>
      <w:bookmarkEnd w:id="306"/>
      <w:r w:rsidRPr="0062074F">
        <w:t>Display of Non-ENC data layers</w:t>
      </w:r>
      <w:bookmarkEnd w:id="307"/>
      <w:bookmarkEnd w:id="308"/>
      <w:r w:rsidRPr="0062074F">
        <w:t xml:space="preserve"> </w:t>
      </w:r>
    </w:p>
    <w:p w14:paraId="2D88D1E3" w14:textId="4D531A50" w:rsidR="00E4615A" w:rsidRPr="0062074F" w:rsidRDefault="00FF1663" w:rsidP="002D7DEE">
      <w:pPr>
        <w:spacing w:after="120" w:line="276" w:lineRule="auto"/>
        <w:jc w:val="both"/>
      </w:pPr>
      <w:r w:rsidRPr="0062074F">
        <w:t xml:space="preserve">Non-ENC data layers </w:t>
      </w:r>
      <w:r w:rsidR="004242E6">
        <w:t xml:space="preserve">(as listed in clause </w:t>
      </w:r>
      <w:r w:rsidR="004242E6">
        <w:fldChar w:fldCharType="begin"/>
      </w:r>
      <w:r w:rsidR="004242E6">
        <w:instrText xml:space="preserve"> REF _Ref45055302 \r \h </w:instrText>
      </w:r>
      <w:r w:rsidR="004242E6">
        <w:fldChar w:fldCharType="separate"/>
      </w:r>
      <w:r w:rsidR="004242E6">
        <w:t>6.1.1</w:t>
      </w:r>
      <w:r w:rsidR="004242E6">
        <w:fldChar w:fldCharType="end"/>
      </w:r>
      <w:r w:rsidR="004242E6">
        <w:t xml:space="preserve">) </w:t>
      </w:r>
      <w:r w:rsidRPr="0062074F">
        <w:t xml:space="preserve">may not contain </w:t>
      </w:r>
      <w:proofErr w:type="spellStart"/>
      <w:r w:rsidRPr="00520800">
        <w:rPr>
          <w:b/>
          <w:bCs/>
        </w:rPr>
        <w:t>DataCoverage</w:t>
      </w:r>
      <w:proofErr w:type="spellEnd"/>
      <w:r w:rsidRPr="0062074F">
        <w:t xml:space="preserve"> features. Where the dataset discovery metadata entries for non-ENC datasets contain values</w:t>
      </w:r>
      <w:r w:rsidR="0007559B" w:rsidRPr="0062074F">
        <w:t xml:space="preserve"> for</w:t>
      </w:r>
      <w:r w:rsidRPr="0062074F">
        <w:t xml:space="preserve"> </w:t>
      </w:r>
      <w:proofErr w:type="spellStart"/>
      <w:r w:rsidR="00461728" w:rsidRPr="00520800">
        <w:rPr>
          <w:i/>
          <w:iCs/>
        </w:rPr>
        <w:t>minimumDisplayScale</w:t>
      </w:r>
      <w:proofErr w:type="spellEnd"/>
      <w:r w:rsidR="00461728" w:rsidRPr="0062074F">
        <w:t xml:space="preserve"> </w:t>
      </w:r>
      <w:r w:rsidRPr="0062074F">
        <w:t xml:space="preserve">and </w:t>
      </w:r>
      <w:proofErr w:type="spellStart"/>
      <w:r w:rsidR="00642FF3" w:rsidRPr="0075719A">
        <w:rPr>
          <w:i/>
          <w:iCs/>
        </w:rPr>
        <w:t>optimumDisplayScale</w:t>
      </w:r>
      <w:proofErr w:type="spellEnd"/>
      <w:r w:rsidR="00642FF3">
        <w:t xml:space="preserve"> </w:t>
      </w:r>
      <w:r w:rsidRPr="0062074F">
        <w:t xml:space="preserve">these values define the range of display scales for which a non-ENC dataset </w:t>
      </w:r>
      <w:r w:rsidR="00C60E86" w:rsidRPr="0062074F">
        <w:t xml:space="preserve">is intended to </w:t>
      </w:r>
      <w:r w:rsidRPr="0062074F">
        <w:t xml:space="preserve">be displayed. </w:t>
      </w:r>
    </w:p>
    <w:p w14:paraId="3BB770A1" w14:textId="1B6480D5" w:rsidR="00E4615A" w:rsidRPr="0062074F" w:rsidRDefault="00E4615A" w:rsidP="002D7DEE">
      <w:pPr>
        <w:spacing w:after="120" w:line="276" w:lineRule="auto"/>
        <w:jc w:val="both"/>
      </w:pPr>
      <w:r w:rsidRPr="0062074F">
        <w:t xml:space="preserve">Where the dataset discovery metadata do not contain values for </w:t>
      </w:r>
      <w:proofErr w:type="spellStart"/>
      <w:r w:rsidRPr="00520800">
        <w:t>minimumDisplayScale</w:t>
      </w:r>
      <w:proofErr w:type="spellEnd"/>
      <w:r w:rsidRPr="0062074F">
        <w:t xml:space="preserve"> and </w:t>
      </w:r>
      <w:proofErr w:type="spellStart"/>
      <w:r w:rsidR="00642FF3" w:rsidRPr="0075719A">
        <w:rPr>
          <w:i/>
          <w:iCs/>
        </w:rPr>
        <w:t>optimumDisplayScale</w:t>
      </w:r>
      <w:proofErr w:type="spellEnd"/>
      <w:r w:rsidR="00642FF3">
        <w:t xml:space="preserve"> </w:t>
      </w:r>
      <w:bookmarkStart w:id="310" w:name="_Hlk211515224"/>
      <w:r w:rsidR="00725AA2" w:rsidRPr="0062074F">
        <w:t xml:space="preserve">and the user has requested data to be displayed/used, </w:t>
      </w:r>
      <w:bookmarkEnd w:id="310"/>
      <w:r w:rsidR="00725AA2" w:rsidRPr="0062074F">
        <w:t xml:space="preserve">then </w:t>
      </w:r>
      <w:r w:rsidRPr="0062074F">
        <w:t>the ECDIS must</w:t>
      </w:r>
      <w:r w:rsidR="00304B37" w:rsidRPr="0062074F">
        <w:t xml:space="preserve"> </w:t>
      </w:r>
      <w:r w:rsidR="00725AA2" w:rsidRPr="0062074F">
        <w:t xml:space="preserve">show it by </w:t>
      </w:r>
      <w:r w:rsidR="00304B37" w:rsidRPr="0062074F">
        <w:t xml:space="preserve">default but may drop display in the interests of system resources. </w:t>
      </w:r>
    </w:p>
    <w:p w14:paraId="07D20E6D" w14:textId="235000AD" w:rsidR="00FF1663" w:rsidRDefault="00FF1663" w:rsidP="001C1CAB">
      <w:pPr>
        <w:spacing w:after="120" w:line="276" w:lineRule="auto"/>
        <w:jc w:val="both"/>
      </w:pPr>
      <w:r w:rsidRPr="0062074F">
        <w:t xml:space="preserve">There is no algorithm defined for the selection and rendering of non-ENC </w:t>
      </w:r>
      <w:r w:rsidR="00BB1D20" w:rsidRPr="0062074F">
        <w:t>data</w:t>
      </w:r>
      <w:r w:rsidRPr="0062074F">
        <w:t>.</w:t>
      </w:r>
    </w:p>
    <w:p w14:paraId="6A1211A4" w14:textId="32EF3B25" w:rsidR="004242E6" w:rsidRDefault="004242E6">
      <w:pPr>
        <w:pStyle w:val="Heading3"/>
      </w:pPr>
      <w:bookmarkStart w:id="311" w:name="_Toc226035035"/>
      <w:r>
        <w:lastRenderedPageBreak/>
        <w:t>Restrictions on display of Non-ENC data layers</w:t>
      </w:r>
      <w:bookmarkEnd w:id="311"/>
    </w:p>
    <w:p w14:paraId="52A2A38A" w14:textId="5148780D" w:rsidR="004242E6" w:rsidRPr="0062074F" w:rsidRDefault="00642FF3" w:rsidP="00520800">
      <w:r>
        <w:t xml:space="preserve">Spatial overlap between non-ENC datasets is only permitted when their display scale ranges do not overlap. In the case of such overlaps the user must be able to choose which data provider is used, or a selection based on maximum available </w:t>
      </w:r>
      <w:proofErr w:type="spellStart"/>
      <w:r w:rsidRPr="00520800">
        <w:rPr>
          <w:i/>
          <w:iCs/>
        </w:rPr>
        <w:t>optimumDisplayScale</w:t>
      </w:r>
      <w:proofErr w:type="spellEnd"/>
      <w:r>
        <w:t xml:space="preserve"> values, or </w:t>
      </w:r>
      <w:proofErr w:type="spellStart"/>
      <w:r w:rsidRPr="00520800">
        <w:rPr>
          <w:i/>
          <w:iCs/>
        </w:rPr>
        <w:t>optimumDisplayScale</w:t>
      </w:r>
      <w:proofErr w:type="spellEnd"/>
      <w:r>
        <w:t xml:space="preserve"> values closest to the MSVS </w:t>
      </w:r>
    </w:p>
    <w:p w14:paraId="4B8E4439" w14:textId="444DA639" w:rsidR="002A10D2" w:rsidRPr="0062074F" w:rsidRDefault="002A10D2" w:rsidP="002D7DEE">
      <w:pPr>
        <w:pStyle w:val="Heading2"/>
      </w:pPr>
      <w:bookmarkStart w:id="312" w:name="_Ref188968037"/>
      <w:bookmarkStart w:id="313" w:name="_Toc226035036"/>
      <w:r w:rsidRPr="0062074F">
        <w:t>Overscale</w:t>
      </w:r>
      <w:bookmarkEnd w:id="309"/>
      <w:bookmarkEnd w:id="312"/>
      <w:bookmarkEnd w:id="313"/>
    </w:p>
    <w:p w14:paraId="2BDC2A75" w14:textId="5DB59DBB" w:rsidR="002A10D2" w:rsidRPr="0062074F" w:rsidRDefault="003910B7" w:rsidP="002D7DEE">
      <w:pPr>
        <w:spacing w:after="120" w:line="276" w:lineRule="auto"/>
        <w:jc w:val="both"/>
      </w:pPr>
      <w:r w:rsidRPr="0062074F">
        <w:t>Data is o</w:t>
      </w:r>
      <w:r w:rsidR="002A10D2" w:rsidRPr="0062074F">
        <w:t xml:space="preserve">verscale </w:t>
      </w:r>
      <w:r w:rsidRPr="0062074F">
        <w:t xml:space="preserve">when displayed </w:t>
      </w:r>
      <w:r w:rsidR="00DF3289" w:rsidRPr="0062074F">
        <w:t xml:space="preserve">at a scale </w:t>
      </w:r>
      <w:r w:rsidR="002A10D2" w:rsidRPr="0062074F">
        <w:t xml:space="preserve">larger than </w:t>
      </w:r>
      <w:r w:rsidR="00F85690" w:rsidRPr="0062074F">
        <w:t>its</w:t>
      </w:r>
      <w:r w:rsidR="002A10D2" w:rsidRPr="0062074F">
        <w:t xml:space="preserve"> </w:t>
      </w:r>
      <w:proofErr w:type="spellStart"/>
      <w:r w:rsidR="00045787" w:rsidRPr="00520800">
        <w:rPr>
          <w:i/>
          <w:iCs/>
        </w:rPr>
        <w:t>optimum</w:t>
      </w:r>
      <w:r w:rsidR="002A10D2" w:rsidRPr="00520800">
        <w:rPr>
          <w:i/>
          <w:iCs/>
        </w:rPr>
        <w:t>DisplayScale</w:t>
      </w:r>
      <w:proofErr w:type="spellEnd"/>
      <w:r w:rsidR="002A10D2" w:rsidRPr="0062074F">
        <w:t>.</w:t>
      </w:r>
    </w:p>
    <w:p w14:paraId="385585A0" w14:textId="6EE80300" w:rsidR="002A10D2" w:rsidRPr="0062074F" w:rsidRDefault="002A10D2" w:rsidP="00024B10">
      <w:pPr>
        <w:pStyle w:val="Heading4"/>
      </w:pPr>
      <w:r w:rsidRPr="0062074F">
        <w:t>Overscale Indication</w:t>
      </w:r>
    </w:p>
    <w:p w14:paraId="43F40AAA" w14:textId="7B23C35F" w:rsidR="002A10D2" w:rsidRPr="0062074F" w:rsidRDefault="002A10D2" w:rsidP="00916A2A">
      <w:pPr>
        <w:spacing w:after="120" w:line="240" w:lineRule="auto"/>
        <w:jc w:val="both"/>
      </w:pPr>
      <w:r w:rsidRPr="0062074F">
        <w:t xml:space="preserve">The overscale indication is intended to remind the mariner that chart errors </w:t>
      </w:r>
      <w:r w:rsidR="00862560" w:rsidRPr="0062074F">
        <w:t xml:space="preserve">are </w:t>
      </w:r>
      <w:r w:rsidR="00916A2A" w:rsidRPr="0062074F">
        <w:t xml:space="preserve">magnified </w:t>
      </w:r>
      <w:r w:rsidR="006F52D1" w:rsidRPr="0062074F">
        <w:t xml:space="preserve">as </w:t>
      </w:r>
      <w:r w:rsidR="00916A2A" w:rsidRPr="0062074F">
        <w:t xml:space="preserve">the </w:t>
      </w:r>
      <w:r w:rsidRPr="0062074F">
        <w:t>display scale</w:t>
      </w:r>
      <w:r w:rsidR="006F52D1" w:rsidRPr="0062074F">
        <w:t xml:space="preserve"> is increased</w:t>
      </w:r>
      <w:r w:rsidRPr="0062074F">
        <w:t>.</w:t>
      </w:r>
      <w:r w:rsidR="008972A2" w:rsidRPr="0062074F">
        <w:t xml:space="preserve"> </w:t>
      </w:r>
      <w:r w:rsidRPr="0062074F">
        <w:t xml:space="preserve">A 1 mm error at </w:t>
      </w:r>
      <w:r w:rsidR="00C03878" w:rsidRPr="0062074F">
        <w:t xml:space="preserve">a display scale </w:t>
      </w:r>
      <w:r w:rsidRPr="0062074F">
        <w:t>of 1</w:t>
      </w:r>
      <w:r w:rsidR="00317CE2" w:rsidRPr="0062074F">
        <w:t>:</w:t>
      </w:r>
      <w:r w:rsidRPr="0062074F">
        <w:t>20,000</w:t>
      </w:r>
      <w:r w:rsidR="0042425D" w:rsidRPr="0062074F">
        <w:t xml:space="preserve"> </w:t>
      </w:r>
      <w:r w:rsidRPr="0062074F">
        <w:t>becomes a 1.3 mm error at a display scale of 1</w:t>
      </w:r>
      <w:r w:rsidR="00317CE2" w:rsidRPr="0062074F">
        <w:t>:</w:t>
      </w:r>
      <w:r w:rsidRPr="0062074F">
        <w:t>15,000 and a 2 mm error at 1</w:t>
      </w:r>
      <w:r w:rsidR="00317CE2" w:rsidRPr="0062074F">
        <w:t>:</w:t>
      </w:r>
      <w:r w:rsidRPr="0062074F">
        <w:t>10,000.</w:t>
      </w:r>
      <w:r w:rsidR="00C72695" w:rsidRPr="0062074F">
        <w:t xml:space="preserve"> The overscale indication is specific to ENC portrayal.</w:t>
      </w:r>
    </w:p>
    <w:p w14:paraId="48C5242F" w14:textId="3CA2776A" w:rsidR="00B73DF0" w:rsidRPr="0062074F" w:rsidRDefault="002A10D2" w:rsidP="00916A2A">
      <w:pPr>
        <w:spacing w:after="120" w:line="240" w:lineRule="auto"/>
        <w:jc w:val="both"/>
      </w:pPr>
      <w:r w:rsidRPr="0062074F">
        <w:t>The overscale factor must be calculated as</w:t>
      </w:r>
      <w:r w:rsidR="0042425D" w:rsidRPr="0062074F">
        <w:t xml:space="preserve"> </w:t>
      </w:r>
      <w:r w:rsidR="00C72695" w:rsidRPr="0062074F">
        <w:t>:</w:t>
      </w:r>
    </w:p>
    <w:p w14:paraId="2DA6716C" w14:textId="43975734" w:rsidR="00B73DF0" w:rsidRPr="0062074F" w:rsidRDefault="002A10D2" w:rsidP="00916A2A">
      <w:pPr>
        <w:spacing w:after="120" w:line="240" w:lineRule="auto"/>
        <w:jc w:val="both"/>
      </w:pPr>
      <w:r w:rsidRPr="0062074F">
        <w:t xml:space="preserve">[denominator of the </w:t>
      </w:r>
      <w:proofErr w:type="spellStart"/>
      <w:r w:rsidR="00BB7133" w:rsidRPr="00520800">
        <w:rPr>
          <w:i/>
          <w:iCs/>
        </w:rPr>
        <w:t>optimum</w:t>
      </w:r>
      <w:r w:rsidRPr="00520800">
        <w:rPr>
          <w:i/>
          <w:iCs/>
        </w:rPr>
        <w:t>DisplayScale</w:t>
      </w:r>
      <w:proofErr w:type="spellEnd"/>
      <w:r w:rsidRPr="0062074F">
        <w:t>] / [denominator of the mariner</w:t>
      </w:r>
      <w:r w:rsidR="005D2986" w:rsidRPr="0062074F">
        <w:t>’</w:t>
      </w:r>
      <w:r w:rsidRPr="0062074F">
        <w:t>s selected viewing scale]</w:t>
      </w:r>
    </w:p>
    <w:p w14:paraId="0449F6CD" w14:textId="43A4D951" w:rsidR="002A10D2" w:rsidRPr="0062074F" w:rsidRDefault="00B73DF0" w:rsidP="00916A2A">
      <w:pPr>
        <w:spacing w:after="120" w:line="240" w:lineRule="auto"/>
        <w:jc w:val="both"/>
      </w:pPr>
      <w:r w:rsidRPr="0062074F">
        <w:t xml:space="preserve">and </w:t>
      </w:r>
      <w:r w:rsidR="002A10D2" w:rsidRPr="0062074F">
        <w:t>expressed as, for example "X1.3", or "X2" (using the figures in the example above.)</w:t>
      </w:r>
      <w:r w:rsidR="0042425D" w:rsidRPr="0062074F">
        <w:t xml:space="preserve"> </w:t>
      </w:r>
    </w:p>
    <w:p w14:paraId="248DBE30" w14:textId="6CEB488C" w:rsidR="002A10D2" w:rsidRPr="0062074F" w:rsidRDefault="00045787" w:rsidP="00916A2A">
      <w:pPr>
        <w:spacing w:after="120" w:line="240" w:lineRule="auto"/>
        <w:jc w:val="both"/>
      </w:pPr>
      <w:r w:rsidRPr="0062074F">
        <w:t>When the overscale factor is &gt; 1 it must</w:t>
      </w:r>
      <w:r w:rsidR="002A10D2" w:rsidRPr="0062074F">
        <w:t xml:space="preserve"> be indicated on the same screen as the chart display, and treated as display base.</w:t>
      </w:r>
      <w:r w:rsidR="0042425D" w:rsidRPr="0062074F">
        <w:t xml:space="preserve"> </w:t>
      </w:r>
      <w:r w:rsidR="002A10D2" w:rsidRPr="0062074F">
        <w:t>Use colour SCLBR.</w:t>
      </w:r>
    </w:p>
    <w:p w14:paraId="6CC5F540" w14:textId="6432763E" w:rsidR="002A10D2" w:rsidRPr="0062074F" w:rsidRDefault="002A10D2" w:rsidP="00916A2A">
      <w:pPr>
        <w:spacing w:after="120" w:line="240" w:lineRule="auto"/>
        <w:jc w:val="both"/>
      </w:pPr>
      <w:r w:rsidRPr="0062074F">
        <w:t xml:space="preserve">This overscale indication is required by IMO </w:t>
      </w:r>
      <w:r w:rsidR="00EA2EBA" w:rsidRPr="0062074F">
        <w:t>Performance Standards</w:t>
      </w:r>
      <w:r w:rsidRPr="0062074F">
        <w:t xml:space="preserve"> </w:t>
      </w:r>
      <w:r w:rsidR="00EA2EBA" w:rsidRPr="0062074F">
        <w:t>(</w:t>
      </w:r>
      <w:r w:rsidR="0056040E" w:rsidRPr="0062074F">
        <w:t>MSC.530(106)/Rev.1</w:t>
      </w:r>
      <w:r w:rsidRPr="0062074F">
        <w:t xml:space="preserve"> </w:t>
      </w:r>
      <w:r w:rsidR="007244D0">
        <w:t xml:space="preserve">clause 6.1.1) </w:t>
      </w:r>
      <w:r w:rsidR="00F20069" w:rsidRPr="0062074F">
        <w:t>and must be shown whenev</w:t>
      </w:r>
      <w:r w:rsidRPr="0062074F">
        <w:t xml:space="preserve">er the </w:t>
      </w:r>
      <w:r w:rsidR="0089027E" w:rsidRPr="0062074F">
        <w:t>over</w:t>
      </w:r>
      <w:r w:rsidRPr="0062074F">
        <w:t>scale</w:t>
      </w:r>
      <w:r w:rsidR="00BB7133" w:rsidRPr="0062074F">
        <w:t xml:space="preserve"> </w:t>
      </w:r>
      <w:r w:rsidR="00896649" w:rsidRPr="0062074F">
        <w:t xml:space="preserve">factor </w:t>
      </w:r>
      <w:r w:rsidR="00BB7133" w:rsidRPr="0062074F">
        <w:t xml:space="preserve">at the </w:t>
      </w:r>
      <w:r w:rsidR="00B02B12" w:rsidRPr="0062074F">
        <w:t xml:space="preserve">vessel location </w:t>
      </w:r>
      <w:r w:rsidR="00A16052" w:rsidRPr="0062074F">
        <w:t>(</w:t>
      </w:r>
      <w:r w:rsidR="00B02B12" w:rsidRPr="0062074F">
        <w:t>when the vessel is on screen</w:t>
      </w:r>
      <w:r w:rsidR="00A16052" w:rsidRPr="0062074F">
        <w:t>)</w:t>
      </w:r>
      <w:r w:rsidR="00F20069" w:rsidRPr="0062074F">
        <w:t xml:space="preserve">, or at the centre of the screen </w:t>
      </w:r>
      <w:r w:rsidR="00A16052" w:rsidRPr="0062074F">
        <w:t>(</w:t>
      </w:r>
      <w:r w:rsidR="00F20069" w:rsidRPr="0062074F">
        <w:t>when the vessel is not on screen</w:t>
      </w:r>
      <w:r w:rsidR="00A16052" w:rsidRPr="0062074F">
        <w:t>)</w:t>
      </w:r>
      <w:r w:rsidR="00B02B12" w:rsidRPr="0062074F">
        <w:t>,</w:t>
      </w:r>
      <w:r w:rsidRPr="0062074F">
        <w:t xml:space="preserve"> exceeds </w:t>
      </w:r>
      <w:r w:rsidR="00EE016D" w:rsidRPr="0062074F">
        <w:t>1</w:t>
      </w:r>
      <w:r w:rsidR="005E5376" w:rsidRPr="0062074F">
        <w:t>.</w:t>
      </w:r>
    </w:p>
    <w:p w14:paraId="7392DE27" w14:textId="10450F2D" w:rsidR="002A10D2" w:rsidRPr="0062074F" w:rsidRDefault="004A6E2D" w:rsidP="00C8687E">
      <w:pPr>
        <w:pStyle w:val="Heading3"/>
      </w:pPr>
      <w:bookmarkStart w:id="314" w:name="_Toc226035037"/>
      <w:r w:rsidRPr="0062074F">
        <w:t xml:space="preserve">Chart </w:t>
      </w:r>
      <w:r w:rsidR="002A10D2" w:rsidRPr="0062074F">
        <w:t>Scale boundary</w:t>
      </w:r>
      <w:bookmarkEnd w:id="314"/>
    </w:p>
    <w:p w14:paraId="7BD61842" w14:textId="7EEF1B76" w:rsidR="002E5DBC" w:rsidRPr="001C1CAB" w:rsidRDefault="002E5DBC" w:rsidP="00632E3E">
      <w:pPr>
        <w:spacing w:after="120" w:line="240" w:lineRule="auto"/>
        <w:jc w:val="both"/>
        <w:rPr>
          <w:sz w:val="22"/>
          <w:szCs w:val="22"/>
        </w:rPr>
      </w:pPr>
      <w:r w:rsidRPr="001C1CAB">
        <w:t xml:space="preserve">Where the ECDIS simultaneously presents </w:t>
      </w:r>
      <w:r w:rsidR="00E95FE3" w:rsidRPr="001C1CAB">
        <w:rPr>
          <w:b/>
          <w:bCs/>
        </w:rPr>
        <w:t>Data Coverage</w:t>
      </w:r>
      <w:r w:rsidR="00E95FE3" w:rsidRPr="0062074F">
        <w:t xml:space="preserve"> features</w:t>
      </w:r>
      <w:r w:rsidRPr="001C1CAB">
        <w:t xml:space="preserve"> with different </w:t>
      </w:r>
      <w:r w:rsidR="003D72A2">
        <w:rPr>
          <w:i/>
          <w:iCs/>
        </w:rPr>
        <w:t>O</w:t>
      </w:r>
      <w:r w:rsidRPr="00520800">
        <w:rPr>
          <w:i/>
          <w:iCs/>
        </w:rPr>
        <w:t>ptimum</w:t>
      </w:r>
      <w:r w:rsidR="003D72A2">
        <w:rPr>
          <w:i/>
          <w:iCs/>
        </w:rPr>
        <w:t xml:space="preserve"> </w:t>
      </w:r>
      <w:r w:rsidRPr="00520800">
        <w:rPr>
          <w:i/>
          <w:iCs/>
        </w:rPr>
        <w:t>Display</w:t>
      </w:r>
      <w:r w:rsidR="003D72A2">
        <w:rPr>
          <w:i/>
          <w:iCs/>
        </w:rPr>
        <w:t xml:space="preserve"> </w:t>
      </w:r>
      <w:r w:rsidRPr="00520800">
        <w:rPr>
          <w:i/>
          <w:iCs/>
        </w:rPr>
        <w:t>Scales</w:t>
      </w:r>
      <w:r w:rsidRPr="001C1CAB">
        <w:rPr>
          <w:b/>
          <w:bCs/>
          <w:i/>
          <w:iCs/>
        </w:rPr>
        <w:t>,</w:t>
      </w:r>
      <w:r w:rsidRPr="001C1CAB">
        <w:t xml:space="preserve"> the “chart scale boundary” must be shown between regions where there are differences in </w:t>
      </w:r>
      <w:proofErr w:type="spellStart"/>
      <w:r w:rsidRPr="003D72A2">
        <w:rPr>
          <w:i/>
          <w:iCs/>
        </w:rPr>
        <w:t>optimumDisplayScale</w:t>
      </w:r>
      <w:proofErr w:type="spellEnd"/>
      <w:r w:rsidRPr="001C1CAB">
        <w:t xml:space="preserve"> of more than three steps. The steps are the defined scale bands in</w:t>
      </w:r>
      <w:r w:rsidRPr="0062074F">
        <w:t xml:space="preserve"> Appendix </w:t>
      </w:r>
      <w:r w:rsidRPr="0062074F">
        <w:fldChar w:fldCharType="begin"/>
      </w:r>
      <w:r w:rsidRPr="0062074F">
        <w:instrText xml:space="preserve"> REF _Ref205451828 \r \h </w:instrText>
      </w:r>
      <w:r w:rsidR="0062074F">
        <w:instrText xml:space="preserve"> \* MERGEFORMAT </w:instrText>
      </w:r>
      <w:r w:rsidRPr="0062074F">
        <w:fldChar w:fldCharType="separate"/>
      </w:r>
      <w:r w:rsidRPr="0062074F">
        <w:t>E-1.2</w:t>
      </w:r>
      <w:r w:rsidRPr="0062074F">
        <w:fldChar w:fldCharType="end"/>
      </w:r>
      <w:r w:rsidRPr="0062074F">
        <w:t>.</w:t>
      </w:r>
    </w:p>
    <w:p w14:paraId="06FF94FE" w14:textId="4336E218" w:rsidR="002A10D2" w:rsidRPr="0062074F" w:rsidRDefault="002A10D2" w:rsidP="00632E3E">
      <w:pPr>
        <w:spacing w:after="120" w:line="240" w:lineRule="auto"/>
        <w:jc w:val="both"/>
      </w:pPr>
      <w:r w:rsidRPr="0062074F">
        <w:t xml:space="preserve">The "chart scale boundaries", where the </w:t>
      </w:r>
      <w:proofErr w:type="spellStart"/>
      <w:r w:rsidR="009A279C" w:rsidRPr="00520800">
        <w:rPr>
          <w:i/>
          <w:iCs/>
        </w:rPr>
        <w:t>optimumDisplayScale</w:t>
      </w:r>
      <w:proofErr w:type="spellEnd"/>
      <w:r w:rsidR="009A279C" w:rsidRPr="0062074F">
        <w:t xml:space="preserve"> </w:t>
      </w:r>
      <w:r w:rsidRPr="0062074F">
        <w:t>of the data changes</w:t>
      </w:r>
      <w:r w:rsidR="008A49CB" w:rsidRPr="0062074F">
        <w:t xml:space="preserve"> by more than three steps</w:t>
      </w:r>
      <w:r w:rsidRPr="0062074F">
        <w:t xml:space="preserve">, must be symbolised on the ECDIS display by a </w:t>
      </w:r>
      <w:r w:rsidR="00D15688" w:rsidRPr="0062074F">
        <w:t xml:space="preserve">solid </w:t>
      </w:r>
      <w:r w:rsidR="008A09EF" w:rsidRPr="0062074F">
        <w:t>0.32mm wide line using colour token CHGRD</w:t>
      </w:r>
      <w:r w:rsidRPr="0062074F">
        <w:t>.</w:t>
      </w:r>
      <w:r w:rsidR="0042425D" w:rsidRPr="0062074F">
        <w:t xml:space="preserve"> </w:t>
      </w:r>
      <w:r w:rsidRPr="0062074F">
        <w:t>Alternatively</w:t>
      </w:r>
      <w:r w:rsidR="00A419BF" w:rsidRPr="0062074F">
        <w:t>,</w:t>
      </w:r>
      <w:r w:rsidRPr="0062074F">
        <w:t xml:space="preserve"> </w:t>
      </w:r>
      <w:proofErr w:type="spellStart"/>
      <w:r w:rsidRPr="0062074F">
        <w:t>linestyle</w:t>
      </w:r>
      <w:proofErr w:type="spellEnd"/>
      <w:r w:rsidRPr="0062074F">
        <w:t xml:space="preserve"> </w:t>
      </w:r>
      <w:r w:rsidR="008A09EF" w:rsidRPr="0062074F">
        <w:t>SCLBDY51</w:t>
      </w:r>
      <w:r w:rsidRPr="0062074F">
        <w:t xml:space="preserve"> may be used.</w:t>
      </w:r>
      <w:r w:rsidR="0042425D" w:rsidRPr="0062074F">
        <w:t xml:space="preserve"> </w:t>
      </w:r>
      <w:r w:rsidRPr="0062074F">
        <w:t>The display priority i</w:t>
      </w:r>
      <w:r w:rsidRPr="0062074F">
        <w:rPr>
          <w:color w:val="000000" w:themeColor="text1"/>
        </w:rPr>
        <w:t xml:space="preserve">s </w:t>
      </w:r>
      <w:r w:rsidR="007C3376" w:rsidRPr="0062074F">
        <w:rPr>
          <w:color w:val="000000" w:themeColor="text1"/>
        </w:rPr>
        <w:t>9</w:t>
      </w:r>
      <w:r w:rsidRPr="0062074F">
        <w:rPr>
          <w:color w:val="000000" w:themeColor="text1"/>
        </w:rPr>
        <w:t>;</w:t>
      </w:r>
      <w:r w:rsidRPr="0062074F">
        <w:t xml:space="preserve"> over-radar; standard display; viewing group 21030.</w:t>
      </w:r>
    </w:p>
    <w:p w14:paraId="16037C70" w14:textId="7FEE99F6" w:rsidR="002A10D2" w:rsidRPr="0062074F" w:rsidRDefault="002A10D2" w:rsidP="00632E3E">
      <w:pPr>
        <w:spacing w:after="120" w:line="240" w:lineRule="auto"/>
        <w:jc w:val="both"/>
      </w:pPr>
      <w:r w:rsidRPr="0062074F">
        <w:t xml:space="preserve">When scale boundaries of smaller scale </w:t>
      </w:r>
      <w:r w:rsidRPr="0062074F">
        <w:rPr>
          <w:b/>
          <w:bCs/>
        </w:rPr>
        <w:t>Data</w:t>
      </w:r>
      <w:r w:rsidR="00632E3E" w:rsidRPr="0062074F">
        <w:rPr>
          <w:b/>
          <w:bCs/>
        </w:rPr>
        <w:t xml:space="preserve"> </w:t>
      </w:r>
      <w:r w:rsidRPr="0062074F">
        <w:rPr>
          <w:b/>
          <w:bCs/>
        </w:rPr>
        <w:t>Coverage</w:t>
      </w:r>
      <w:r w:rsidRPr="0062074F">
        <w:t xml:space="preserve"> areas overlap larger scale </w:t>
      </w:r>
      <w:r w:rsidRPr="0062074F">
        <w:rPr>
          <w:b/>
          <w:bCs/>
        </w:rPr>
        <w:t>Data</w:t>
      </w:r>
      <w:r w:rsidR="00632E3E" w:rsidRPr="0062074F">
        <w:rPr>
          <w:b/>
          <w:bCs/>
        </w:rPr>
        <w:t xml:space="preserve"> </w:t>
      </w:r>
      <w:r w:rsidRPr="0062074F">
        <w:rPr>
          <w:b/>
          <w:bCs/>
        </w:rPr>
        <w:t>Coverage</w:t>
      </w:r>
      <w:r w:rsidRPr="0062074F">
        <w:t xml:space="preserve"> areas, that portion of the scale boundary which intersects the larger scale </w:t>
      </w:r>
      <w:r w:rsidRPr="0062074F">
        <w:rPr>
          <w:b/>
          <w:bCs/>
        </w:rPr>
        <w:t>Data</w:t>
      </w:r>
      <w:r w:rsidR="00632E3E" w:rsidRPr="0062074F">
        <w:rPr>
          <w:b/>
          <w:bCs/>
        </w:rPr>
        <w:t xml:space="preserve"> </w:t>
      </w:r>
      <w:r w:rsidRPr="0062074F">
        <w:rPr>
          <w:b/>
          <w:bCs/>
        </w:rPr>
        <w:t>Coverage</w:t>
      </w:r>
      <w:r w:rsidRPr="0062074F">
        <w:t xml:space="preserve"> area should not be visible</w:t>
      </w:r>
      <w:r w:rsidR="00582D25" w:rsidRPr="0062074F">
        <w:t>.</w:t>
      </w:r>
    </w:p>
    <w:p w14:paraId="1EC995F4" w14:textId="2D3DC44E" w:rsidR="002A10D2" w:rsidRPr="0062074F" w:rsidRDefault="004857B7" w:rsidP="00C8687E">
      <w:pPr>
        <w:pStyle w:val="Heading3"/>
      </w:pPr>
      <w:bookmarkStart w:id="315" w:name="_Ref223809525"/>
      <w:bookmarkStart w:id="316" w:name="_Toc226035038"/>
      <w:r w:rsidRPr="0062074F">
        <w:t>Overscale Pattern</w:t>
      </w:r>
      <w:bookmarkEnd w:id="315"/>
      <w:bookmarkEnd w:id="316"/>
    </w:p>
    <w:p w14:paraId="778993BB" w14:textId="0C7F35D3" w:rsidR="002A10D2" w:rsidRPr="0062074F" w:rsidRDefault="002A10D2" w:rsidP="00632E3E">
      <w:pPr>
        <w:spacing w:after="120" w:line="240" w:lineRule="auto"/>
        <w:jc w:val="both"/>
      </w:pPr>
      <w:r w:rsidRPr="0062074F">
        <w:t xml:space="preserve">ECDIS displays all chart data at the same </w:t>
      </w:r>
      <w:r w:rsidR="00CF374E" w:rsidRPr="0062074F">
        <w:t xml:space="preserve">(mariner selected) viewing </w:t>
      </w:r>
      <w:r w:rsidRPr="0062074F">
        <w:t>scale. In order to avoid leaving part</w:t>
      </w:r>
      <w:r w:rsidR="00F20069" w:rsidRPr="0062074F">
        <w:t>s</w:t>
      </w:r>
      <w:r w:rsidRPr="0062074F">
        <w:t xml:space="preserve"> of the display blank, the display </w:t>
      </w:r>
      <w:r w:rsidR="00F20069" w:rsidRPr="0062074F">
        <w:t>may</w:t>
      </w:r>
      <w:r w:rsidR="00513917" w:rsidRPr="0062074F">
        <w:t xml:space="preserve"> </w:t>
      </w:r>
      <w:r w:rsidRPr="0062074F">
        <w:t>be rendered using data from multiple datasets</w:t>
      </w:r>
      <w:r w:rsidR="0017170A" w:rsidRPr="0062074F">
        <w:t xml:space="preserve"> using the algorithm defined </w:t>
      </w:r>
      <w:r w:rsidR="00E567B0" w:rsidRPr="0062074F">
        <w:rPr>
          <w:bCs/>
          <w:iCs/>
        </w:rPr>
        <w:t xml:space="preserve">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E567B0" w:rsidRPr="0062074F">
        <w:rPr>
          <w:bCs/>
          <w:iCs/>
          <w:sz w:val="22"/>
          <w:szCs w:val="22"/>
        </w:rPr>
        <w:t xml:space="preserve">. </w:t>
      </w:r>
      <w:r w:rsidR="00E567B0" w:rsidRPr="0062074F">
        <w:t>T</w:t>
      </w:r>
      <w:r w:rsidRPr="0062074F">
        <w:t xml:space="preserve">hese datasets may contain </w:t>
      </w:r>
      <w:r w:rsidRPr="0062074F">
        <w:rPr>
          <w:b/>
        </w:rPr>
        <w:t>Data</w:t>
      </w:r>
      <w:r w:rsidR="00735361" w:rsidRPr="0062074F">
        <w:rPr>
          <w:b/>
        </w:rPr>
        <w:t xml:space="preserve"> </w:t>
      </w:r>
      <w:r w:rsidRPr="0062074F">
        <w:rPr>
          <w:b/>
        </w:rPr>
        <w:t>Coverage</w:t>
      </w:r>
      <w:r w:rsidR="00735361" w:rsidRPr="0062074F">
        <w:t xml:space="preserve"> area</w:t>
      </w:r>
      <w:r w:rsidRPr="0062074F">
        <w:t xml:space="preserve">s with </w:t>
      </w:r>
      <w:r w:rsidR="00513917" w:rsidRPr="0062074F">
        <w:t xml:space="preserve">different </w:t>
      </w:r>
      <w:proofErr w:type="spellStart"/>
      <w:r w:rsidR="009A279C" w:rsidRPr="00520800">
        <w:rPr>
          <w:i/>
          <w:iCs/>
        </w:rPr>
        <w:t>optimumDisplayScale</w:t>
      </w:r>
      <w:proofErr w:type="spellEnd"/>
      <w:r w:rsidRPr="0062074F">
        <w:t>.</w:t>
      </w:r>
    </w:p>
    <w:p w14:paraId="08042A4C" w14:textId="5FB14EF6" w:rsidR="00587BD5" w:rsidRPr="0062074F" w:rsidRDefault="002A10D2" w:rsidP="00632E3E">
      <w:pPr>
        <w:spacing w:after="120" w:line="240" w:lineRule="auto"/>
        <w:jc w:val="both"/>
      </w:pPr>
      <w:r w:rsidRPr="0062074F">
        <w:t xml:space="preserve">The </w:t>
      </w:r>
      <w:r w:rsidR="00546445" w:rsidRPr="0062074F">
        <w:t xml:space="preserve">area fill </w:t>
      </w:r>
      <w:r w:rsidRPr="0062074F">
        <w:t xml:space="preserve">OVERSC01 must be used to indicate </w:t>
      </w:r>
      <w:r w:rsidRPr="0062074F">
        <w:rPr>
          <w:b/>
        </w:rPr>
        <w:t>Data</w:t>
      </w:r>
      <w:r w:rsidR="00735361" w:rsidRPr="0062074F">
        <w:rPr>
          <w:b/>
        </w:rPr>
        <w:t xml:space="preserve"> </w:t>
      </w:r>
      <w:r w:rsidRPr="0062074F">
        <w:rPr>
          <w:b/>
        </w:rPr>
        <w:t>Coverage</w:t>
      </w:r>
      <w:r w:rsidRPr="0062074F">
        <w:t xml:space="preserve"> areas displayed larger than the </w:t>
      </w:r>
      <w:proofErr w:type="spellStart"/>
      <w:r w:rsidR="0017170A" w:rsidRPr="00520800">
        <w:rPr>
          <w:i/>
          <w:iCs/>
        </w:rPr>
        <w:t>m</w:t>
      </w:r>
      <w:r w:rsidR="004857B7" w:rsidRPr="00520800">
        <w:rPr>
          <w:i/>
          <w:iCs/>
        </w:rPr>
        <w:t>aximumDisplayScale</w:t>
      </w:r>
      <w:proofErr w:type="spellEnd"/>
      <w:r w:rsidR="004857B7" w:rsidRPr="0062074F">
        <w:t>,</w:t>
      </w:r>
      <w:r w:rsidRPr="0062074F">
        <w:t xml:space="preserve"> </w:t>
      </w:r>
      <w:r w:rsidR="004857B7" w:rsidRPr="0062074F">
        <w:t xml:space="preserve">when </w:t>
      </w:r>
      <w:r w:rsidRPr="0062074F">
        <w:t xml:space="preserve">the area </w:t>
      </w:r>
      <w:r w:rsidR="00587BD5" w:rsidRPr="0062074F">
        <w:t xml:space="preserve">has been </w:t>
      </w:r>
      <w:r w:rsidR="004857B7" w:rsidRPr="0062074F">
        <w:t xml:space="preserve">selected for </w:t>
      </w:r>
      <w:r w:rsidRPr="0062074F">
        <w:t>display by the ECDIS in order to avoid leaving that portion of the display blank</w:t>
      </w:r>
      <w:r w:rsidR="00587BD5" w:rsidRPr="0062074F">
        <w:t>.</w:t>
      </w:r>
      <w:r w:rsidR="0017170A" w:rsidRPr="0062074F">
        <w:t xml:space="preserve"> These </w:t>
      </w:r>
      <w:r w:rsidR="00587BD5" w:rsidRPr="0062074F">
        <w:t xml:space="preserve">Data Coverage areas </w:t>
      </w:r>
      <w:r w:rsidR="0017170A" w:rsidRPr="0062074F">
        <w:t xml:space="preserve">are those </w:t>
      </w:r>
      <w:r w:rsidR="00587BD5" w:rsidRPr="0062074F">
        <w:t xml:space="preserve">selected after </w:t>
      </w:r>
      <w:r w:rsidR="007244D0">
        <w:t>Row</w:t>
      </w:r>
      <w:r w:rsidR="00587BD5" w:rsidRPr="0062074F">
        <w:t xml:space="preserve"> 3.b</w:t>
      </w:r>
      <w:r w:rsidR="007244D0">
        <w:t xml:space="preserve">, </w:t>
      </w:r>
      <w:r w:rsidR="00C72695" w:rsidRPr="0062074F">
        <w:t xml:space="preserve">is reached </w:t>
      </w:r>
      <w:r w:rsidR="00587BD5" w:rsidRPr="0062074F">
        <w:t xml:space="preserve">in the </w:t>
      </w:r>
      <w:proofErr w:type="spellStart"/>
      <w:r w:rsidR="00587BD5" w:rsidRPr="0062074F">
        <w:t>SelectDataCoverages</w:t>
      </w:r>
      <w:proofErr w:type="spellEnd"/>
      <w:r w:rsidR="00587BD5" w:rsidRPr="0062074F">
        <w:t xml:space="preserve"> function</w:t>
      </w:r>
      <w:r w:rsidR="00E567B0" w:rsidRPr="0062074F">
        <w:rPr>
          <w:bCs/>
          <w:iCs/>
        </w:rPr>
        <w:t xml:space="preserve"> in</w:t>
      </w:r>
      <w:r w:rsidR="007244D0">
        <w:rPr>
          <w:bCs/>
          <w:iCs/>
        </w:rPr>
        <w:t xml:space="preserve"> claus</w:t>
      </w:r>
      <w:r w:rsidR="007244D0" w:rsidRPr="00520800">
        <w:rPr>
          <w:bCs/>
          <w:iCs/>
          <w:sz w:val="18"/>
          <w:szCs w:val="18"/>
        </w:rPr>
        <w:t>e</w:t>
      </w:r>
      <w:r w:rsidR="004211FA" w:rsidRPr="00520800">
        <w:rPr>
          <w:bCs/>
          <w:iCs/>
          <w:sz w:val="18"/>
          <w:szCs w:val="18"/>
        </w:rPr>
        <w:t xml:space="preserve"> </w:t>
      </w:r>
      <w:r w:rsidR="004211FA" w:rsidRPr="00520800">
        <w:rPr>
          <w:bCs/>
          <w:iCs/>
          <w:sz w:val="18"/>
          <w:szCs w:val="18"/>
        </w:rPr>
        <w:fldChar w:fldCharType="begin"/>
      </w:r>
      <w:r w:rsidR="004211FA" w:rsidRPr="00520800">
        <w:rPr>
          <w:bCs/>
          <w:iCs/>
          <w:sz w:val="18"/>
          <w:szCs w:val="18"/>
        </w:rPr>
        <w:instrText xml:space="preserve"> REF _Ref223799748 \r \h </w:instrText>
      </w:r>
      <w:r w:rsidR="006A79F7" w:rsidRPr="006A79F7">
        <w:rPr>
          <w:bCs/>
          <w:iCs/>
          <w:sz w:val="18"/>
          <w:szCs w:val="18"/>
        </w:rPr>
        <w:instrText xml:space="preserve"> \* MERGEFORMAT </w:instrText>
      </w:r>
      <w:r w:rsidR="004211FA" w:rsidRPr="00520800">
        <w:rPr>
          <w:bCs/>
          <w:iCs/>
          <w:sz w:val="18"/>
          <w:szCs w:val="18"/>
        </w:rPr>
      </w:r>
      <w:r w:rsidR="004211FA" w:rsidRPr="00520800">
        <w:rPr>
          <w:bCs/>
          <w:iCs/>
          <w:sz w:val="18"/>
          <w:szCs w:val="18"/>
        </w:rPr>
        <w:fldChar w:fldCharType="separate"/>
      </w:r>
      <w:r w:rsidR="004211FA" w:rsidRPr="00520800">
        <w:rPr>
          <w:bCs/>
          <w:iCs/>
          <w:sz w:val="18"/>
          <w:szCs w:val="18"/>
        </w:rPr>
        <w:t>E-1.3</w:t>
      </w:r>
      <w:r w:rsidR="004211FA" w:rsidRPr="00520800">
        <w:rPr>
          <w:bCs/>
          <w:iCs/>
          <w:sz w:val="18"/>
          <w:szCs w:val="18"/>
        </w:rPr>
        <w:fldChar w:fldCharType="end"/>
      </w:r>
      <w:r w:rsidR="004211FA" w:rsidRPr="00520800">
        <w:rPr>
          <w:bCs/>
          <w:iCs/>
          <w:sz w:val="18"/>
          <w:szCs w:val="18"/>
        </w:rPr>
        <w:t xml:space="preserve"> of </w:t>
      </w:r>
      <w:r w:rsidR="004211FA" w:rsidRPr="00520800">
        <w:rPr>
          <w:sz w:val="18"/>
          <w:szCs w:val="18"/>
        </w:rPr>
        <w:fldChar w:fldCharType="begin"/>
      </w:r>
      <w:r w:rsidR="004211FA" w:rsidRPr="00520800">
        <w:rPr>
          <w:sz w:val="18"/>
          <w:szCs w:val="18"/>
        </w:rPr>
        <w:instrText xml:space="preserve"> REF _Ref223799592 \h </w:instrText>
      </w:r>
      <w:r w:rsidR="006A79F7" w:rsidRPr="006A79F7">
        <w:rPr>
          <w:sz w:val="18"/>
          <w:szCs w:val="18"/>
        </w:rPr>
        <w:instrText xml:space="preserve"> \* MERGEFORMAT </w:instrText>
      </w:r>
      <w:r w:rsidR="004211FA" w:rsidRPr="00520800">
        <w:rPr>
          <w:sz w:val="18"/>
          <w:szCs w:val="18"/>
        </w:rPr>
      </w:r>
      <w:r w:rsidR="004211FA" w:rsidRPr="00520800">
        <w:rPr>
          <w:sz w:val="18"/>
          <w:szCs w:val="18"/>
        </w:rPr>
        <w:fldChar w:fldCharType="separate"/>
      </w:r>
      <w:r w:rsidR="004211FA" w:rsidRPr="00520800">
        <w:rPr>
          <w:szCs w:val="16"/>
        </w:rPr>
        <w:t>Appendix E – Dataset Loading and Display (Rendering) Algorithms</w:t>
      </w:r>
      <w:r w:rsidR="004211FA" w:rsidRPr="00520800">
        <w:rPr>
          <w:sz w:val="18"/>
          <w:szCs w:val="18"/>
        </w:rPr>
        <w:fldChar w:fldCharType="end"/>
      </w:r>
    </w:p>
    <w:p w14:paraId="1DF9F2C0" w14:textId="47A8F643" w:rsidR="002A10D2" w:rsidRPr="0062074F" w:rsidRDefault="0017170A" w:rsidP="00632E3E">
      <w:pPr>
        <w:spacing w:after="120" w:line="240" w:lineRule="auto"/>
        <w:jc w:val="both"/>
      </w:pPr>
      <w:r w:rsidRPr="0062074F">
        <w:t xml:space="preserve">For example, </w:t>
      </w:r>
      <w:r w:rsidR="009C0BE1" w:rsidRPr="0062074F">
        <w:t>a</w:t>
      </w:r>
      <w:r w:rsidRPr="0062074F">
        <w:t xml:space="preserve">n </w:t>
      </w:r>
      <w:r w:rsidR="002A10D2" w:rsidRPr="0062074F">
        <w:t>overscale situation arises when the ship approaches a scale boundary from a larger to a smaller scale ENC, typically when leaving harbour.</w:t>
      </w:r>
      <w:r w:rsidR="0042425D" w:rsidRPr="0062074F">
        <w:t xml:space="preserve"> </w:t>
      </w:r>
      <w:r w:rsidR="002A10D2" w:rsidRPr="0062074F">
        <w:t>In combining data from the large scale and the small scale ENCs to generate a display at the larger scale, the ECDIS will have "grossly enlarged" the small scale data.</w:t>
      </w:r>
    </w:p>
    <w:p w14:paraId="18E270A4" w14:textId="1D7F6F7F" w:rsidR="002A10D2" w:rsidRPr="0062074F" w:rsidRDefault="00725AA2" w:rsidP="00632E3E">
      <w:pPr>
        <w:spacing w:after="120" w:line="240" w:lineRule="auto"/>
        <w:jc w:val="both"/>
      </w:pPr>
      <w:r w:rsidRPr="0062074F">
        <w:t>T</w:t>
      </w:r>
      <w:r w:rsidR="002A10D2" w:rsidRPr="0062074F">
        <w:t xml:space="preserve">he "grossly overscale" part of the display </w:t>
      </w:r>
      <w:r w:rsidR="00214374" w:rsidRPr="0062074F">
        <w:t xml:space="preserve">must </w:t>
      </w:r>
      <w:r w:rsidR="002A10D2" w:rsidRPr="0062074F">
        <w:t xml:space="preserve">be identified with </w:t>
      </w:r>
      <w:r w:rsidR="00546445" w:rsidRPr="0062074F">
        <w:t xml:space="preserve">area fill </w:t>
      </w:r>
      <w:r w:rsidR="002A10D2" w:rsidRPr="0062074F">
        <w:t>OVERSC01, as illustrated</w:t>
      </w:r>
      <w:r w:rsidR="00735361" w:rsidRPr="0062074F">
        <w:t xml:space="preserve"> in Figure 1</w:t>
      </w:r>
      <w:r w:rsidR="002A10D2" w:rsidRPr="0062074F">
        <w:t>.</w:t>
      </w:r>
      <w:r w:rsidR="0042425D" w:rsidRPr="0062074F">
        <w:t xml:space="preserve"> </w:t>
      </w:r>
    </w:p>
    <w:p w14:paraId="52F4EE03" w14:textId="302F1E71" w:rsidR="00100E31" w:rsidRPr="0062074F" w:rsidRDefault="002E5DBC" w:rsidP="00632E3E">
      <w:pPr>
        <w:spacing w:after="120" w:line="240" w:lineRule="auto"/>
        <w:jc w:val="both"/>
      </w:pPr>
      <w:r w:rsidRPr="0062074F">
        <w:lastRenderedPageBreak/>
        <w:t>Figure 1 shows a display</w:t>
      </w:r>
      <w:r w:rsidR="00100E31" w:rsidRPr="0062074F">
        <w:t xml:space="preserve"> (at MSVS = 1:12,500)</w:t>
      </w:r>
      <w:r w:rsidRPr="0062074F">
        <w:t xml:space="preserve"> with two ENCs with the scale values</w:t>
      </w:r>
      <w:r w:rsidR="00100E31" w:rsidRPr="0062074F">
        <w:t xml:space="preserve"> contained in the table. </w:t>
      </w:r>
    </w:p>
    <w:p w14:paraId="12052A8C" w14:textId="3DEA89F1" w:rsidR="002E5DBC" w:rsidRDefault="00100E31" w:rsidP="00632E3E">
      <w:pPr>
        <w:spacing w:after="120" w:line="240" w:lineRule="auto"/>
        <w:jc w:val="both"/>
      </w:pPr>
      <w:r w:rsidRPr="0062074F">
        <w:t xml:space="preserve">The diagram shows the </w:t>
      </w:r>
      <w:proofErr w:type="spellStart"/>
      <w:r w:rsidRPr="003D72A2">
        <w:t>optimumDisplayScale</w:t>
      </w:r>
      <w:proofErr w:type="spellEnd"/>
      <w:r w:rsidRPr="0062074F">
        <w:t xml:space="preserve"> value of the larger scale ENC and the </w:t>
      </w:r>
      <w:proofErr w:type="spellStart"/>
      <w:r w:rsidRPr="003D72A2">
        <w:t>maximumDisplayScale</w:t>
      </w:r>
      <w:proofErr w:type="spellEnd"/>
      <w:r w:rsidRPr="0062074F">
        <w:t xml:space="preserve"> value of the smaller scale ENC.</w:t>
      </w:r>
    </w:p>
    <w:p w14:paraId="13F42402" w14:textId="77777777" w:rsidR="00C679C8" w:rsidRPr="0062074F" w:rsidRDefault="00C679C8" w:rsidP="00632E3E">
      <w:pPr>
        <w:spacing w:after="120" w:line="240" w:lineRule="auto"/>
        <w:jc w:val="both"/>
      </w:pPr>
    </w:p>
    <w:tbl>
      <w:tblPr>
        <w:tblStyle w:val="TableGrid"/>
        <w:tblW w:w="0" w:type="auto"/>
        <w:jc w:val="center"/>
        <w:tblLook w:val="04A0" w:firstRow="1" w:lastRow="0" w:firstColumn="1" w:lastColumn="0" w:noHBand="0" w:noVBand="1"/>
      </w:tblPr>
      <w:tblGrid>
        <w:gridCol w:w="2132"/>
        <w:gridCol w:w="2295"/>
        <w:gridCol w:w="2656"/>
      </w:tblGrid>
      <w:tr w:rsidR="002E5DBC" w:rsidRPr="007244D0" w14:paraId="679FD1C8" w14:textId="77777777" w:rsidTr="00520800">
        <w:trPr>
          <w:jc w:val="center"/>
        </w:trPr>
        <w:tc>
          <w:tcPr>
            <w:tcW w:w="2132" w:type="dxa"/>
            <w:vAlign w:val="bottom"/>
          </w:tcPr>
          <w:p w14:paraId="1BE24F5B" w14:textId="4B348B0C" w:rsidR="002E5DBC" w:rsidRPr="00520800" w:rsidRDefault="002E5DBC" w:rsidP="00520800">
            <w:pPr>
              <w:spacing w:after="120"/>
              <w:rPr>
                <w:b/>
                <w:bCs/>
                <w:sz w:val="18"/>
                <w:szCs w:val="18"/>
              </w:rPr>
            </w:pPr>
            <w:r w:rsidRPr="00520800">
              <w:rPr>
                <w:b/>
                <w:bCs/>
                <w:sz w:val="18"/>
                <w:szCs w:val="18"/>
              </w:rPr>
              <w:t>Small Scale ENC</w:t>
            </w:r>
          </w:p>
        </w:tc>
        <w:tc>
          <w:tcPr>
            <w:tcW w:w="2295" w:type="dxa"/>
            <w:vAlign w:val="bottom"/>
          </w:tcPr>
          <w:p w14:paraId="540B0B8F" w14:textId="4DFA9FCA" w:rsidR="002E5DBC" w:rsidRPr="00520800" w:rsidRDefault="002E5DBC" w:rsidP="00520800">
            <w:pPr>
              <w:spacing w:after="120"/>
              <w:jc w:val="center"/>
              <w:rPr>
                <w:b/>
                <w:bCs/>
                <w:sz w:val="18"/>
                <w:szCs w:val="18"/>
              </w:rPr>
            </w:pPr>
            <w:proofErr w:type="spellStart"/>
            <w:r w:rsidRPr="00520800">
              <w:rPr>
                <w:b/>
                <w:bCs/>
                <w:sz w:val="18"/>
                <w:szCs w:val="18"/>
              </w:rPr>
              <w:t>optimumDisplayScale</w:t>
            </w:r>
            <w:proofErr w:type="spellEnd"/>
          </w:p>
        </w:tc>
        <w:tc>
          <w:tcPr>
            <w:tcW w:w="2656" w:type="dxa"/>
            <w:vAlign w:val="bottom"/>
          </w:tcPr>
          <w:p w14:paraId="46C751F4" w14:textId="4CA89A5E" w:rsidR="002E5DBC" w:rsidRPr="00520800" w:rsidRDefault="002E5DBC" w:rsidP="00520800">
            <w:pPr>
              <w:spacing w:after="120"/>
              <w:jc w:val="center"/>
              <w:rPr>
                <w:b/>
                <w:bCs/>
                <w:sz w:val="18"/>
                <w:szCs w:val="18"/>
              </w:rPr>
            </w:pPr>
            <w:proofErr w:type="spellStart"/>
            <w:r w:rsidRPr="00520800">
              <w:rPr>
                <w:b/>
                <w:bCs/>
                <w:sz w:val="18"/>
                <w:szCs w:val="18"/>
              </w:rPr>
              <w:t>maximumDisplayScale</w:t>
            </w:r>
            <w:proofErr w:type="spellEnd"/>
          </w:p>
        </w:tc>
      </w:tr>
      <w:tr w:rsidR="002E5DBC" w:rsidRPr="007244D0" w14:paraId="46A8A6F1" w14:textId="77777777" w:rsidTr="00520800">
        <w:trPr>
          <w:jc w:val="center"/>
        </w:trPr>
        <w:tc>
          <w:tcPr>
            <w:tcW w:w="2132" w:type="dxa"/>
            <w:vAlign w:val="bottom"/>
          </w:tcPr>
          <w:p w14:paraId="793FE52E" w14:textId="77777777" w:rsidR="002E5DBC" w:rsidRPr="00520800" w:rsidRDefault="002E5DBC" w:rsidP="00520800">
            <w:pPr>
              <w:spacing w:after="120"/>
              <w:rPr>
                <w:sz w:val="18"/>
                <w:szCs w:val="18"/>
              </w:rPr>
            </w:pPr>
          </w:p>
        </w:tc>
        <w:tc>
          <w:tcPr>
            <w:tcW w:w="2295" w:type="dxa"/>
            <w:vAlign w:val="bottom"/>
          </w:tcPr>
          <w:p w14:paraId="23481BC2" w14:textId="5DE4E468" w:rsidR="002E5DBC" w:rsidRPr="00520800" w:rsidRDefault="00DE1106" w:rsidP="00520800">
            <w:pPr>
              <w:spacing w:after="120"/>
              <w:jc w:val="center"/>
              <w:rPr>
                <w:sz w:val="18"/>
                <w:szCs w:val="18"/>
              </w:rPr>
            </w:pPr>
            <w:r w:rsidRPr="00520800">
              <w:rPr>
                <w:sz w:val="18"/>
                <w:szCs w:val="18"/>
              </w:rPr>
              <w:t>1:180,000</w:t>
            </w:r>
          </w:p>
        </w:tc>
        <w:tc>
          <w:tcPr>
            <w:tcW w:w="2656" w:type="dxa"/>
            <w:vAlign w:val="bottom"/>
          </w:tcPr>
          <w:p w14:paraId="205DB9AB" w14:textId="127AACCB" w:rsidR="002E5DBC" w:rsidRPr="00520800" w:rsidRDefault="00DE1106" w:rsidP="00520800">
            <w:pPr>
              <w:spacing w:after="120"/>
              <w:jc w:val="center"/>
              <w:rPr>
                <w:sz w:val="18"/>
                <w:szCs w:val="18"/>
              </w:rPr>
            </w:pPr>
            <w:r w:rsidRPr="00520800">
              <w:rPr>
                <w:sz w:val="18"/>
                <w:szCs w:val="18"/>
              </w:rPr>
              <w:t>1:50,000</w:t>
            </w:r>
          </w:p>
        </w:tc>
      </w:tr>
      <w:tr w:rsidR="002E5DBC" w:rsidRPr="007244D0" w14:paraId="1D4433EA" w14:textId="77777777" w:rsidTr="00520800">
        <w:trPr>
          <w:jc w:val="center"/>
        </w:trPr>
        <w:tc>
          <w:tcPr>
            <w:tcW w:w="2132" w:type="dxa"/>
            <w:vAlign w:val="bottom"/>
          </w:tcPr>
          <w:p w14:paraId="5C915BEC" w14:textId="78D0ED79" w:rsidR="002E5DBC" w:rsidRPr="00520800" w:rsidRDefault="002E5DBC" w:rsidP="00520800">
            <w:pPr>
              <w:spacing w:after="120"/>
              <w:rPr>
                <w:b/>
                <w:bCs/>
                <w:sz w:val="18"/>
                <w:szCs w:val="18"/>
              </w:rPr>
            </w:pPr>
            <w:r w:rsidRPr="00520800">
              <w:rPr>
                <w:b/>
                <w:bCs/>
                <w:sz w:val="18"/>
                <w:szCs w:val="18"/>
              </w:rPr>
              <w:t>Large Scale ENC</w:t>
            </w:r>
          </w:p>
        </w:tc>
        <w:tc>
          <w:tcPr>
            <w:tcW w:w="2295" w:type="dxa"/>
            <w:vAlign w:val="bottom"/>
          </w:tcPr>
          <w:p w14:paraId="4F805C14" w14:textId="3A6EFA3A" w:rsidR="002E5DBC" w:rsidRPr="00520800" w:rsidRDefault="002E5DBC" w:rsidP="00520800">
            <w:pPr>
              <w:spacing w:after="120"/>
              <w:jc w:val="center"/>
              <w:rPr>
                <w:sz w:val="18"/>
                <w:szCs w:val="18"/>
              </w:rPr>
            </w:pPr>
          </w:p>
        </w:tc>
        <w:tc>
          <w:tcPr>
            <w:tcW w:w="2656" w:type="dxa"/>
            <w:vAlign w:val="bottom"/>
          </w:tcPr>
          <w:p w14:paraId="0A5941F6" w14:textId="37CC03D6" w:rsidR="002E5DBC" w:rsidRPr="00520800" w:rsidRDefault="002E5DBC" w:rsidP="00520800">
            <w:pPr>
              <w:spacing w:after="120"/>
              <w:jc w:val="center"/>
              <w:rPr>
                <w:sz w:val="18"/>
                <w:szCs w:val="18"/>
              </w:rPr>
            </w:pPr>
          </w:p>
        </w:tc>
      </w:tr>
      <w:tr w:rsidR="00DE1106" w:rsidRPr="007244D0" w14:paraId="211DFD98" w14:textId="77777777" w:rsidTr="00520800">
        <w:trPr>
          <w:jc w:val="center"/>
        </w:trPr>
        <w:tc>
          <w:tcPr>
            <w:tcW w:w="2132" w:type="dxa"/>
            <w:vAlign w:val="bottom"/>
          </w:tcPr>
          <w:p w14:paraId="0111A9F4" w14:textId="64F30D7E" w:rsidR="00DE1106" w:rsidRPr="00520800" w:rsidRDefault="00DE1106" w:rsidP="00520800">
            <w:pPr>
              <w:spacing w:after="120"/>
              <w:rPr>
                <w:b/>
                <w:bCs/>
                <w:sz w:val="18"/>
                <w:szCs w:val="18"/>
              </w:rPr>
            </w:pPr>
          </w:p>
        </w:tc>
        <w:tc>
          <w:tcPr>
            <w:tcW w:w="2295" w:type="dxa"/>
            <w:vAlign w:val="bottom"/>
          </w:tcPr>
          <w:p w14:paraId="1DB1B243" w14:textId="5E542F57" w:rsidR="00DE1106" w:rsidRPr="00520800" w:rsidRDefault="00DE1106" w:rsidP="00520800">
            <w:pPr>
              <w:spacing w:after="120"/>
              <w:jc w:val="center"/>
              <w:rPr>
                <w:sz w:val="18"/>
                <w:szCs w:val="18"/>
              </w:rPr>
            </w:pPr>
            <w:r w:rsidRPr="00520800">
              <w:rPr>
                <w:sz w:val="18"/>
                <w:szCs w:val="18"/>
              </w:rPr>
              <w:t>1:</w:t>
            </w:r>
            <w:r w:rsidR="00C679C8">
              <w:rPr>
                <w:sz w:val="18"/>
                <w:szCs w:val="18"/>
              </w:rPr>
              <w:t>1</w:t>
            </w:r>
            <w:r w:rsidRPr="00520800">
              <w:rPr>
                <w:sz w:val="18"/>
                <w:szCs w:val="18"/>
              </w:rPr>
              <w:t>2,</w:t>
            </w:r>
            <w:r w:rsidR="00C679C8">
              <w:rPr>
                <w:sz w:val="18"/>
                <w:szCs w:val="18"/>
              </w:rPr>
              <w:t>0</w:t>
            </w:r>
            <w:r w:rsidRPr="00520800">
              <w:rPr>
                <w:sz w:val="18"/>
                <w:szCs w:val="18"/>
              </w:rPr>
              <w:t>00</w:t>
            </w:r>
          </w:p>
        </w:tc>
        <w:tc>
          <w:tcPr>
            <w:tcW w:w="2656" w:type="dxa"/>
            <w:vAlign w:val="bottom"/>
          </w:tcPr>
          <w:p w14:paraId="451065CB" w14:textId="32069991" w:rsidR="00DE1106" w:rsidRPr="00520800" w:rsidRDefault="00DE1106" w:rsidP="00520800">
            <w:pPr>
              <w:spacing w:after="120"/>
              <w:jc w:val="center"/>
              <w:rPr>
                <w:sz w:val="18"/>
                <w:szCs w:val="18"/>
              </w:rPr>
            </w:pPr>
            <w:r w:rsidRPr="00520800">
              <w:rPr>
                <w:sz w:val="18"/>
                <w:szCs w:val="18"/>
              </w:rPr>
              <w:t>1:4,000</w:t>
            </w:r>
          </w:p>
        </w:tc>
      </w:tr>
    </w:tbl>
    <w:p w14:paraId="4D7568C7" w14:textId="0AEB7A39" w:rsidR="002E5DBC" w:rsidRPr="0062074F" w:rsidRDefault="00397508" w:rsidP="00632E3E">
      <w:pPr>
        <w:spacing w:after="120" w:line="240" w:lineRule="auto"/>
        <w:jc w:val="both"/>
      </w:pPr>
      <w:r>
        <w:t>`</w:t>
      </w:r>
    </w:p>
    <w:p w14:paraId="7876EC88" w14:textId="5164C4E1" w:rsidR="00E567B0" w:rsidRPr="0062074F" w:rsidRDefault="00B17B0C" w:rsidP="00E567B0">
      <w:pPr>
        <w:keepNext/>
        <w:spacing w:line="240" w:lineRule="auto"/>
        <w:jc w:val="center"/>
      </w:pPr>
      <w:bookmarkStart w:id="317" w:name="_Ref45642442"/>
      <w:r w:rsidRPr="0062074F">
        <w:t xml:space="preserve"> </w:t>
      </w:r>
      <w:r w:rsidRPr="0062074F">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p>
    <w:p w14:paraId="2C38D67B" w14:textId="724895FB" w:rsidR="00117C0F" w:rsidRPr="0062074F" w:rsidRDefault="00E567B0" w:rsidP="002D7DEE">
      <w:pPr>
        <w:pStyle w:val="Caption"/>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1</w:t>
      </w:r>
      <w:r w:rsidRPr="0062074F">
        <w:fldChar w:fldCharType="end"/>
      </w:r>
      <w:r w:rsidRPr="0062074F">
        <w:t>: Illustration of overscale display</w:t>
      </w:r>
      <w:r w:rsidR="002E5DBC" w:rsidRPr="0062074F">
        <w:t xml:space="preserve"> (MSVS=1:12,500)</w:t>
      </w:r>
    </w:p>
    <w:bookmarkEnd w:id="317"/>
    <w:p w14:paraId="480C389F" w14:textId="485405F2" w:rsidR="008D10ED" w:rsidRPr="0062074F" w:rsidRDefault="008D10ED" w:rsidP="00AA1762">
      <w:pPr>
        <w:spacing w:after="120" w:line="240" w:lineRule="auto"/>
        <w:jc w:val="both"/>
      </w:pPr>
      <w:r w:rsidRPr="0062074F">
        <w:t xml:space="preserve">In this </w:t>
      </w:r>
      <w:r w:rsidR="006A79F7">
        <w:t>clause</w:t>
      </w:r>
      <w:r w:rsidRPr="0062074F">
        <w:t>, "grossly enlarged" and "grossly overscale" mean</w:t>
      </w:r>
      <w:r w:rsidR="006A79F7">
        <w:t>s</w:t>
      </w:r>
      <w:r w:rsidRPr="0062074F">
        <w:t xml:space="preserve"> that the display scale is enlarged/overscale with respect to the </w:t>
      </w:r>
      <w:proofErr w:type="spellStart"/>
      <w:r w:rsidRPr="00520800">
        <w:rPr>
          <w:i/>
          <w:iCs/>
        </w:rPr>
        <w:t>maximumDisplayScale</w:t>
      </w:r>
      <w:proofErr w:type="spellEnd"/>
      <w:r w:rsidRPr="0062074F">
        <w:t xml:space="preserve">. </w:t>
      </w:r>
      <w:r w:rsidR="006A79F7">
        <w:t>In the</w:t>
      </w:r>
      <w:r w:rsidR="006A79F7" w:rsidRPr="0062074F">
        <w:t xml:space="preserve"> </w:t>
      </w:r>
      <w:r w:rsidRPr="0062074F">
        <w:t>example, at the left edge of</w:t>
      </w:r>
      <w:r w:rsidR="003C1749">
        <w:t xml:space="preserve"> </w:t>
      </w:r>
      <w:r w:rsidRPr="0062074F">
        <w:t xml:space="preserve">the </w:t>
      </w:r>
      <w:r w:rsidRPr="00C679C8">
        <w:t>display</w:t>
      </w:r>
      <w:r w:rsidR="002E5DBC" w:rsidRPr="00C679C8">
        <w:t xml:space="preserve">, </w:t>
      </w:r>
      <w:r w:rsidR="002E5DBC" w:rsidRPr="00520800">
        <w:t>the</w:t>
      </w:r>
      <w:r w:rsidRPr="00520800">
        <w:t xml:space="preserve"> </w:t>
      </w:r>
      <w:r w:rsidR="00C679C8" w:rsidRPr="00520800">
        <w:t xml:space="preserve">MSVS of </w:t>
      </w:r>
      <w:r w:rsidRPr="00520800">
        <w:t>scale of</w:t>
      </w:r>
      <w:r w:rsidRPr="0079413D">
        <w:t xml:space="preserve"> 1</w:t>
      </w:r>
      <w:r w:rsidR="002E5DBC" w:rsidRPr="00C679C8">
        <w:t>:</w:t>
      </w:r>
      <w:r w:rsidRPr="00C679C8">
        <w:t>12,500</w:t>
      </w:r>
      <w:r w:rsidRPr="0062074F">
        <w:t xml:space="preserve"> is larger than the </w:t>
      </w:r>
      <w:proofErr w:type="spellStart"/>
      <w:r w:rsidRPr="00520800">
        <w:rPr>
          <w:i/>
          <w:iCs/>
        </w:rPr>
        <w:t>maximumDisplayScale</w:t>
      </w:r>
      <w:proofErr w:type="spellEnd"/>
      <w:r w:rsidRPr="0062074F">
        <w:t xml:space="preserve"> of 1</w:t>
      </w:r>
      <w:r w:rsidR="002E5DBC" w:rsidRPr="0062074F">
        <w:t>:</w:t>
      </w:r>
      <w:r w:rsidRPr="0062074F">
        <w:t>50,000, and so the overscale pattern is required.</w:t>
      </w:r>
    </w:p>
    <w:p w14:paraId="0A578FEC" w14:textId="5A74FA11" w:rsidR="00A36BF3" w:rsidRPr="0062074F" w:rsidRDefault="002A10D2" w:rsidP="00AA1762">
      <w:pPr>
        <w:spacing w:after="120" w:line="240" w:lineRule="auto"/>
        <w:jc w:val="both"/>
      </w:pPr>
      <w:r w:rsidRPr="0062074F">
        <w:t>Note that in this situation the OVERSC01</w:t>
      </w:r>
      <w:r w:rsidR="00546445" w:rsidRPr="0062074F">
        <w:t xml:space="preserve"> area fill</w:t>
      </w:r>
      <w:r w:rsidRPr="0062074F">
        <w:t xml:space="preserve"> should only be shown on the area compiled from the smaller scale ENC.</w:t>
      </w:r>
      <w:r w:rsidR="003C1749">
        <w:t xml:space="preserve"> </w:t>
      </w:r>
      <w:r w:rsidRPr="0062074F">
        <w:t>If the area from the larger scale ENC is also overscale, this should be indicated</w:t>
      </w:r>
      <w:r w:rsidR="00F20069" w:rsidRPr="0062074F">
        <w:t xml:space="preserve"> only</w:t>
      </w:r>
      <w:r w:rsidRPr="0062074F">
        <w:t xml:space="preserve"> by the "overscale indication". The OVERSC01</w:t>
      </w:r>
      <w:r w:rsidR="00546445" w:rsidRPr="0062074F">
        <w:t xml:space="preserve"> area fill</w:t>
      </w:r>
      <w:r w:rsidRPr="0062074F">
        <w:t xml:space="preserve"> should not be shown on the part of the display taken from the larger scale ENC</w:t>
      </w:r>
      <w:r w:rsidR="008972A2" w:rsidRPr="0062074F">
        <w:t xml:space="preserve"> </w:t>
      </w:r>
    </w:p>
    <w:p w14:paraId="485851D7" w14:textId="37F5D902" w:rsidR="002A10D2" w:rsidRPr="0062074F" w:rsidRDefault="002A10D2" w:rsidP="00AA1762">
      <w:pPr>
        <w:spacing w:after="120" w:line="240" w:lineRule="auto"/>
        <w:jc w:val="both"/>
      </w:pPr>
      <w:r w:rsidRPr="0062074F">
        <w:t xml:space="preserve">For example if the display scale </w:t>
      </w:r>
      <w:r w:rsidR="00513917" w:rsidRPr="0062074F">
        <w:t>(MSVS) 1:3,500 is selected,</w:t>
      </w:r>
      <w:r w:rsidRPr="0062074F">
        <w:t xml:space="preserve"> the area of </w:t>
      </w:r>
      <w:proofErr w:type="spellStart"/>
      <w:r w:rsidR="009A279C" w:rsidRPr="00520800">
        <w:rPr>
          <w:i/>
          <w:iCs/>
        </w:rPr>
        <w:t>optimum</w:t>
      </w:r>
      <w:r w:rsidR="00117C0F" w:rsidRPr="00520800">
        <w:rPr>
          <w:i/>
          <w:iCs/>
        </w:rPr>
        <w:t>D</w:t>
      </w:r>
      <w:r w:rsidR="009A279C" w:rsidRPr="00520800">
        <w:rPr>
          <w:i/>
          <w:iCs/>
        </w:rPr>
        <w:t>isplay</w:t>
      </w:r>
      <w:r w:rsidR="00117C0F" w:rsidRPr="00520800">
        <w:rPr>
          <w:i/>
          <w:iCs/>
        </w:rPr>
        <w:t>S</w:t>
      </w:r>
      <w:r w:rsidR="009A279C" w:rsidRPr="00520800">
        <w:rPr>
          <w:i/>
          <w:iCs/>
        </w:rPr>
        <w:t>cale</w:t>
      </w:r>
      <w:proofErr w:type="spellEnd"/>
      <w:r w:rsidR="009A279C" w:rsidRPr="0062074F" w:rsidDel="009A279C">
        <w:t xml:space="preserve"> </w:t>
      </w:r>
      <w:r w:rsidRPr="0062074F">
        <w:t>1</w:t>
      </w:r>
      <w:r w:rsidR="00513917" w:rsidRPr="0062074F">
        <w:t>:</w:t>
      </w:r>
      <w:r w:rsidR="00C679C8">
        <w:t>1</w:t>
      </w:r>
      <w:r w:rsidRPr="0062074F">
        <w:t>2,</w:t>
      </w:r>
      <w:r w:rsidR="00C679C8">
        <w:t>0</w:t>
      </w:r>
      <w:r w:rsidRPr="0062074F">
        <w:t>00 would have an overscale indication of X3.</w:t>
      </w:r>
      <w:r w:rsidR="00C679C8">
        <w:t>4</w:t>
      </w:r>
      <w:r w:rsidRPr="0062074F">
        <w:t xml:space="preserve"> but would have no OVERSC01</w:t>
      </w:r>
      <w:r w:rsidR="00214FE6" w:rsidRPr="0062074F">
        <w:t xml:space="preserve"> area fill</w:t>
      </w:r>
      <w:r w:rsidRPr="0062074F">
        <w:t>.</w:t>
      </w:r>
    </w:p>
    <w:p w14:paraId="72BD321A" w14:textId="2C827F5A" w:rsidR="002A10D2" w:rsidRPr="0062074F" w:rsidRDefault="002A10D2" w:rsidP="00C8687E">
      <w:pPr>
        <w:pStyle w:val="Heading3"/>
      </w:pPr>
      <w:bookmarkStart w:id="318" w:name="_Ref49483424"/>
      <w:bookmarkStart w:id="319" w:name="_Toc226035039"/>
      <w:r w:rsidRPr="0062074F">
        <w:t xml:space="preserve">Larger </w:t>
      </w:r>
      <w:r w:rsidR="0029068F" w:rsidRPr="0062074F">
        <w:t>s</w:t>
      </w:r>
      <w:r w:rsidRPr="0062074F">
        <w:t xml:space="preserve">cale </w:t>
      </w:r>
      <w:r w:rsidR="0029068F" w:rsidRPr="0062074F">
        <w:t>d</w:t>
      </w:r>
      <w:r w:rsidRPr="0062074F">
        <w:t xml:space="preserve">ata </w:t>
      </w:r>
      <w:r w:rsidR="0029068F" w:rsidRPr="0062074F">
        <w:t>a</w:t>
      </w:r>
      <w:r w:rsidRPr="0062074F">
        <w:t>vailable</w:t>
      </w:r>
      <w:bookmarkEnd w:id="318"/>
      <w:bookmarkEnd w:id="319"/>
    </w:p>
    <w:p w14:paraId="1F4D25D6" w14:textId="6D92E802" w:rsidR="00AA1762" w:rsidRPr="0062074F" w:rsidRDefault="00DE1106" w:rsidP="00AA1762">
      <w:pPr>
        <w:spacing w:after="120" w:line="240" w:lineRule="auto"/>
        <w:jc w:val="both"/>
      </w:pPr>
      <w:r w:rsidRPr="0062074F">
        <w:rPr>
          <w:szCs w:val="18"/>
        </w:rPr>
        <w:t xml:space="preserve">The ECDIS must provide an indication when an ENC with a larger </w:t>
      </w:r>
      <w:proofErr w:type="spellStart"/>
      <w:r w:rsidRPr="00520800">
        <w:rPr>
          <w:i/>
          <w:iCs/>
          <w:szCs w:val="18"/>
        </w:rPr>
        <w:t>optimumDisplayScale</w:t>
      </w:r>
      <w:proofErr w:type="spellEnd"/>
      <w:r w:rsidRPr="0062074F">
        <w:rPr>
          <w:szCs w:val="18"/>
        </w:rPr>
        <w:t xml:space="preserve"> than that provided by the display is available at own ship’s position</w:t>
      </w:r>
      <w:r w:rsidR="00397508">
        <w:rPr>
          <w:szCs w:val="18"/>
        </w:rPr>
        <w:t xml:space="preserve"> </w:t>
      </w:r>
      <w:r w:rsidR="00397508" w:rsidRPr="00397508">
        <w:rPr>
          <w:szCs w:val="18"/>
        </w:rPr>
        <w:t>as required by MSC.530(106) Rev.1 clause 6.1.2</w:t>
      </w:r>
      <w:r w:rsidRPr="0062074F">
        <w:rPr>
          <w:szCs w:val="18"/>
        </w:rPr>
        <w:t>.</w:t>
      </w:r>
    </w:p>
    <w:p w14:paraId="7878CFA3" w14:textId="2CAC36FA" w:rsidR="00910006" w:rsidRPr="0062074F" w:rsidRDefault="00910006" w:rsidP="00DB7CFE">
      <w:pPr>
        <w:pStyle w:val="Heading2"/>
      </w:pPr>
      <w:bookmarkStart w:id="320" w:name="_Ref49376543"/>
      <w:bookmarkStart w:id="321" w:name="_Toc226035040"/>
      <w:r w:rsidRPr="0062074F">
        <w:t>Graphical indexes</w:t>
      </w:r>
      <w:bookmarkEnd w:id="320"/>
      <w:bookmarkEnd w:id="321"/>
    </w:p>
    <w:p w14:paraId="704627B5" w14:textId="1C88F51F" w:rsidR="00910895" w:rsidRPr="0062074F" w:rsidRDefault="002A10D2" w:rsidP="00C8687E">
      <w:pPr>
        <w:pStyle w:val="Heading3"/>
      </w:pPr>
      <w:bookmarkStart w:id="322" w:name="_Ref45727559"/>
      <w:bookmarkStart w:id="323" w:name="_Toc226035041"/>
      <w:r w:rsidRPr="0062074F">
        <w:t xml:space="preserve">Graphical </w:t>
      </w:r>
      <w:r w:rsidR="0029068F" w:rsidRPr="0062074F">
        <w:t>i</w:t>
      </w:r>
      <w:r w:rsidRPr="0062074F">
        <w:t>ndex</w:t>
      </w:r>
      <w:r w:rsidR="00910895" w:rsidRPr="0062074F">
        <w:t>es</w:t>
      </w:r>
      <w:r w:rsidRPr="0062074F">
        <w:t xml:space="preserve"> of </w:t>
      </w:r>
      <w:r w:rsidR="00FA3CC0" w:rsidRPr="0062074F">
        <w:t>ENCs</w:t>
      </w:r>
      <w:bookmarkEnd w:id="322"/>
      <w:bookmarkEnd w:id="323"/>
    </w:p>
    <w:p w14:paraId="1A519016" w14:textId="52024ADB" w:rsidR="00D66CA5" w:rsidRPr="0062074F" w:rsidRDefault="00910895" w:rsidP="00AA1762">
      <w:pPr>
        <w:spacing w:after="120" w:line="240" w:lineRule="auto"/>
        <w:jc w:val="both"/>
      </w:pPr>
      <w:r w:rsidRPr="0062074F">
        <w:t xml:space="preserve">The system </w:t>
      </w:r>
      <w:r w:rsidR="00C8687E" w:rsidRPr="0062074F">
        <w:rPr>
          <w:b/>
          <w:bCs/>
        </w:rPr>
        <w:t xml:space="preserve">must </w:t>
      </w:r>
      <w:r w:rsidRPr="0062074F">
        <w:t>be capable of displaying a graphical index of ENC</w:t>
      </w:r>
      <w:r w:rsidR="00D66CA5" w:rsidRPr="0062074F">
        <w:t>s</w:t>
      </w:r>
      <w:r w:rsidR="00D66CA5" w:rsidRPr="0062074F">
        <w:rPr>
          <w:strike/>
        </w:rPr>
        <w:t xml:space="preserve">. </w:t>
      </w:r>
    </w:p>
    <w:p w14:paraId="5E933842" w14:textId="6716CA5D" w:rsidR="00C46349" w:rsidRPr="0062074F" w:rsidRDefault="00D66CA5" w:rsidP="00AA1762">
      <w:pPr>
        <w:spacing w:after="120" w:line="240" w:lineRule="auto"/>
        <w:jc w:val="both"/>
      </w:pPr>
      <w:r w:rsidRPr="0062074F">
        <w:t xml:space="preserve">All datasets </w:t>
      </w:r>
      <w:r w:rsidR="00A2747F" w:rsidRPr="0062074F">
        <w:t xml:space="preserve">installed on the system </w:t>
      </w:r>
      <w:r w:rsidR="00C8687E" w:rsidRPr="0062074F">
        <w:t>must</w:t>
      </w:r>
      <w:r w:rsidR="00AF6AD6" w:rsidRPr="0062074F">
        <w:t xml:space="preserve"> </w:t>
      </w:r>
      <w:r w:rsidR="00A2747F" w:rsidRPr="0062074F">
        <w:t xml:space="preserve">be included in the graphical index. </w:t>
      </w:r>
    </w:p>
    <w:p w14:paraId="3B0383E9" w14:textId="764BF854" w:rsidR="004F0771" w:rsidRPr="0062074F" w:rsidRDefault="004F0771" w:rsidP="00AA1762">
      <w:pPr>
        <w:spacing w:after="120" w:line="240" w:lineRule="auto"/>
        <w:jc w:val="both"/>
      </w:pPr>
      <w:r w:rsidRPr="0062074F">
        <w:t>Additionally:</w:t>
      </w:r>
    </w:p>
    <w:p w14:paraId="58B07EC9" w14:textId="26934A6F" w:rsidR="00A36BF3" w:rsidRPr="0062074F" w:rsidRDefault="00D66CA5">
      <w:pPr>
        <w:pStyle w:val="ListParagraph"/>
        <w:numPr>
          <w:ilvl w:val="0"/>
          <w:numId w:val="81"/>
        </w:numPr>
        <w:spacing w:after="120" w:line="240" w:lineRule="auto"/>
        <w:jc w:val="both"/>
      </w:pPr>
      <w:r w:rsidRPr="0062074F">
        <w:t xml:space="preserve">ENC </w:t>
      </w:r>
      <w:r w:rsidR="00A2747F" w:rsidRPr="0062074F">
        <w:t xml:space="preserve">Discovery metadata from </w:t>
      </w:r>
      <w:r w:rsidR="007B6A6F" w:rsidRPr="0062074F">
        <w:t>E</w:t>
      </w:r>
      <w:r w:rsidR="00A2747F" w:rsidRPr="0062074F">
        <w:t xml:space="preserve">xchange </w:t>
      </w:r>
      <w:r w:rsidR="007B6A6F" w:rsidRPr="0062074F">
        <w:t>C</w:t>
      </w:r>
      <w:r w:rsidR="00A2747F" w:rsidRPr="0062074F">
        <w:t xml:space="preserve">atalogue files in </w:t>
      </w:r>
      <w:r w:rsidR="007B6A6F" w:rsidRPr="0062074F">
        <w:t>E</w:t>
      </w:r>
      <w:r w:rsidR="00A2747F" w:rsidRPr="0062074F">
        <w:t xml:space="preserve">xchange </w:t>
      </w:r>
      <w:r w:rsidR="007B6A6F" w:rsidRPr="0062074F">
        <w:t>S</w:t>
      </w:r>
      <w:r w:rsidR="00A2747F" w:rsidRPr="0062074F">
        <w:t>ets</w:t>
      </w:r>
    </w:p>
    <w:p w14:paraId="4035F0F2" w14:textId="7B9B42A9" w:rsidR="00826214" w:rsidRPr="0062074F" w:rsidRDefault="00A36BF3">
      <w:pPr>
        <w:pStyle w:val="ListParagraph"/>
        <w:numPr>
          <w:ilvl w:val="0"/>
          <w:numId w:val="81"/>
        </w:numPr>
        <w:spacing w:after="120" w:line="240" w:lineRule="auto"/>
        <w:jc w:val="both"/>
      </w:pPr>
      <w:r w:rsidRPr="0062074F">
        <w:lastRenderedPageBreak/>
        <w:t>I</w:t>
      </w:r>
      <w:r w:rsidR="00D66CA5" w:rsidRPr="0062074F">
        <w:t xml:space="preserve">nstalled </w:t>
      </w:r>
      <w:r w:rsidR="00C46349" w:rsidRPr="0062074F">
        <w:t xml:space="preserve">S-128 </w:t>
      </w:r>
      <w:r w:rsidR="00D66CA5" w:rsidRPr="0062074F">
        <w:t>datasets</w:t>
      </w:r>
      <w:r w:rsidR="00826214" w:rsidRPr="0062074F">
        <w:t xml:space="preserve"> </w:t>
      </w:r>
      <w:r w:rsidR="004F0771" w:rsidRPr="0062074F">
        <w:t xml:space="preserve">(data which may be available, but which is not installed) </w:t>
      </w:r>
      <w:r w:rsidRPr="0062074F">
        <w:t>m</w:t>
      </w:r>
      <w:r w:rsidR="00AF6AD6" w:rsidRPr="0062074F">
        <w:t>ay</w:t>
      </w:r>
      <w:r w:rsidR="00D66CA5" w:rsidRPr="0062074F">
        <w:t xml:space="preserve"> </w:t>
      </w:r>
      <w:r w:rsidR="00A2747F" w:rsidRPr="0062074F">
        <w:t>be used</w:t>
      </w:r>
      <w:r w:rsidR="00F65057" w:rsidRPr="0062074F">
        <w:t xml:space="preserve"> </w:t>
      </w:r>
      <w:r w:rsidRPr="0062074F">
        <w:t xml:space="preserve">to generate ENC graphical index </w:t>
      </w:r>
      <w:r w:rsidR="00D66CA5" w:rsidRPr="0062074F">
        <w:t xml:space="preserve">as long as the graphical index </w:t>
      </w:r>
      <w:r w:rsidR="00F65057" w:rsidRPr="0062074F">
        <w:t>distinguish</w:t>
      </w:r>
      <w:r w:rsidR="00D66CA5" w:rsidRPr="0062074F">
        <w:t>es them</w:t>
      </w:r>
      <w:r w:rsidR="00F65057" w:rsidRPr="0062074F">
        <w:t xml:space="preserve"> from </w:t>
      </w:r>
      <w:r w:rsidRPr="0062074F">
        <w:t xml:space="preserve">the </w:t>
      </w:r>
      <w:r w:rsidR="00F65057" w:rsidRPr="0062074F">
        <w:t>data</w:t>
      </w:r>
      <w:r w:rsidR="00D66CA5" w:rsidRPr="0062074F">
        <w:t>sets</w:t>
      </w:r>
      <w:r w:rsidR="00F65057" w:rsidRPr="0062074F">
        <w:t xml:space="preserve"> installed on the system</w:t>
      </w:r>
      <w:r w:rsidR="00D66CA5" w:rsidRPr="0062074F">
        <w:t>.</w:t>
      </w:r>
      <w:r w:rsidRPr="0062074F">
        <w:t xml:space="preserve"> </w:t>
      </w:r>
    </w:p>
    <w:p w14:paraId="1D072915" w14:textId="0E595265" w:rsidR="003937A2" w:rsidRPr="0062074F" w:rsidRDefault="003937A2" w:rsidP="00826214">
      <w:pPr>
        <w:spacing w:after="120" w:line="240" w:lineRule="auto"/>
        <w:jc w:val="both"/>
      </w:pPr>
      <w:r w:rsidRPr="0062074F">
        <w:t xml:space="preserve">The description of dataset extents in </w:t>
      </w:r>
      <w:r w:rsidR="00A36BF3" w:rsidRPr="0062074F">
        <w:t xml:space="preserve">S-101 </w:t>
      </w:r>
      <w:r w:rsidRPr="0062074F">
        <w:t xml:space="preserve">ENC discovery metadata in exchange catalogue files uses a fixed format, described in Appendix </w:t>
      </w:r>
      <w:r w:rsidR="00A74A4F" w:rsidRPr="0062074F">
        <w:t>F</w:t>
      </w:r>
      <w:r w:rsidRPr="0062074F">
        <w:t>.</w:t>
      </w:r>
    </w:p>
    <w:p w14:paraId="55BAFFA5" w14:textId="37DB7D1A" w:rsidR="00EC17AE" w:rsidRPr="0062074F" w:rsidRDefault="00A36BF3" w:rsidP="00B812CA">
      <w:pPr>
        <w:spacing w:after="120" w:line="240" w:lineRule="auto"/>
      </w:pPr>
      <w:r w:rsidRPr="0062074F">
        <w:t xml:space="preserve">It must be possible to individually select the display of </w:t>
      </w:r>
      <w:r w:rsidR="00AA76AA" w:rsidRPr="0062074F">
        <w:t xml:space="preserve">the graphical index entries for the </w:t>
      </w:r>
      <w:r w:rsidRPr="0062074F">
        <w:t>installed S-57 and S-101 ENCs. The display of each data product must be differentiated.</w:t>
      </w:r>
    </w:p>
    <w:p w14:paraId="570B89FF" w14:textId="3282D785" w:rsidR="00AF63FF" w:rsidRPr="0062074F" w:rsidRDefault="00AF63FF" w:rsidP="00226D98">
      <w:pPr>
        <w:pStyle w:val="Heading3"/>
      </w:pPr>
      <w:bookmarkStart w:id="324" w:name="_Ref45727563"/>
      <w:bookmarkStart w:id="325" w:name="_Toc226035042"/>
      <w:r w:rsidRPr="0062074F">
        <w:t>Graphical indexes of other S-100 products</w:t>
      </w:r>
      <w:bookmarkEnd w:id="324"/>
      <w:bookmarkEnd w:id="325"/>
    </w:p>
    <w:p w14:paraId="68FD5F3A" w14:textId="58BC70D5" w:rsidR="00377E3F" w:rsidRPr="0062074F" w:rsidRDefault="00A4022E" w:rsidP="002D7DEE">
      <w:pPr>
        <w:rPr>
          <w:strike/>
        </w:rPr>
      </w:pPr>
      <w:r w:rsidRPr="0062074F">
        <w:t xml:space="preserve">The ECDIS must additionally implement a capability for displaying graphical indexes of S-102 and S-104 data products, and </w:t>
      </w:r>
      <w:r w:rsidR="00AF63FF" w:rsidRPr="0062074F">
        <w:t xml:space="preserve">may implement a graphical index of </w:t>
      </w:r>
      <w:r w:rsidRPr="0062074F">
        <w:t xml:space="preserve">other </w:t>
      </w:r>
      <w:r w:rsidR="00AF63FF" w:rsidRPr="0062074F">
        <w:t>non-ENC data products</w:t>
      </w:r>
    </w:p>
    <w:p w14:paraId="12298C92" w14:textId="7A5B2955" w:rsidR="00A4022E" w:rsidRPr="0062074F" w:rsidRDefault="00377E3F" w:rsidP="007B6A6F">
      <w:pPr>
        <w:spacing w:after="120" w:line="240" w:lineRule="auto"/>
        <w:jc w:val="both"/>
      </w:pPr>
      <w:r w:rsidRPr="0062074F">
        <w:t>If the system displays graphical indexes for different products simultaneously</w:t>
      </w:r>
      <w:r w:rsidR="00A4022E" w:rsidRPr="0062074F">
        <w:t xml:space="preserve"> it must be possible to </w:t>
      </w:r>
      <w:r w:rsidR="00A4022E" w:rsidRPr="00500BB0">
        <w:t>select</w:t>
      </w:r>
      <w:r w:rsidR="00A4022E" w:rsidRPr="0062074F">
        <w:t xml:space="preserve"> the display of each supported data product. The display of each supported dat</w:t>
      </w:r>
      <w:r w:rsidR="00F52FB0" w:rsidRPr="0062074F">
        <w:t>a</w:t>
      </w:r>
      <w:r w:rsidR="00A4022E" w:rsidRPr="0062074F">
        <w:t xml:space="preserve"> product </w:t>
      </w:r>
      <w:r w:rsidR="00397508">
        <w:t>must</w:t>
      </w:r>
      <w:r w:rsidR="00397508" w:rsidRPr="0062074F">
        <w:t xml:space="preserve"> </w:t>
      </w:r>
      <w:r w:rsidR="00A4022E" w:rsidRPr="0062074F">
        <w:t>be differentiated.</w:t>
      </w:r>
    </w:p>
    <w:p w14:paraId="22856E97" w14:textId="6B27E20D" w:rsidR="00910006" w:rsidRPr="0062074F" w:rsidRDefault="00910006" w:rsidP="00DB7CFE">
      <w:pPr>
        <w:pStyle w:val="Heading2"/>
      </w:pPr>
      <w:bookmarkStart w:id="326" w:name="_Toc187673070"/>
      <w:bookmarkStart w:id="327" w:name="_Toc187673302"/>
      <w:bookmarkStart w:id="328" w:name="_Toc188368657"/>
      <w:bookmarkStart w:id="329" w:name="_Toc188621859"/>
      <w:bookmarkStart w:id="330" w:name="_Toc188950440"/>
      <w:bookmarkStart w:id="331" w:name="_Toc188968356"/>
      <w:bookmarkStart w:id="332" w:name="_Toc188968581"/>
      <w:bookmarkStart w:id="333" w:name="_Toc175130216"/>
      <w:bookmarkStart w:id="334" w:name="_Toc175130217"/>
      <w:bookmarkStart w:id="335" w:name="_Toc226035043"/>
      <w:bookmarkEnd w:id="326"/>
      <w:bookmarkEnd w:id="327"/>
      <w:bookmarkEnd w:id="328"/>
      <w:bookmarkEnd w:id="329"/>
      <w:bookmarkEnd w:id="330"/>
      <w:bookmarkEnd w:id="331"/>
      <w:bookmarkEnd w:id="332"/>
      <w:bookmarkEnd w:id="333"/>
      <w:bookmarkEnd w:id="334"/>
      <w:r w:rsidRPr="0062074F">
        <w:t>Limits of data</w:t>
      </w:r>
      <w:bookmarkEnd w:id="335"/>
    </w:p>
    <w:p w14:paraId="1971E9CE" w14:textId="0B2AE818" w:rsidR="00115385" w:rsidRPr="0062074F" w:rsidRDefault="007B18E6" w:rsidP="00115385">
      <w:pPr>
        <w:pStyle w:val="Heading3"/>
      </w:pPr>
      <w:bookmarkStart w:id="336" w:name="_Ref45730411"/>
      <w:bookmarkStart w:id="337" w:name="_Toc226035044"/>
      <w:r w:rsidRPr="0062074F">
        <w:t xml:space="preserve">ENC </w:t>
      </w:r>
      <w:r w:rsidR="00115385" w:rsidRPr="0062074F">
        <w:t>No data areas</w:t>
      </w:r>
      <w:bookmarkEnd w:id="336"/>
      <w:bookmarkEnd w:id="337"/>
    </w:p>
    <w:p w14:paraId="7C79065A" w14:textId="2BD46F45" w:rsidR="006577E0" w:rsidRPr="0062074F" w:rsidRDefault="006577E0" w:rsidP="00115385">
      <w:pPr>
        <w:spacing w:after="120" w:line="240" w:lineRule="auto"/>
        <w:jc w:val="both"/>
      </w:pPr>
      <w:r w:rsidRPr="0062074F">
        <w:t xml:space="preserve">The ECDIS must fill any areas in which there is no installed ENC coverage using area pattern NODATA03, using colour token NODTA. These areas are defined as no data areas. </w:t>
      </w:r>
    </w:p>
    <w:p w14:paraId="5EE7E8E2" w14:textId="5D850966" w:rsidR="00115385" w:rsidRPr="0062074F" w:rsidRDefault="006577E0" w:rsidP="00115385">
      <w:pPr>
        <w:spacing w:after="120" w:line="240" w:lineRule="auto"/>
        <w:jc w:val="both"/>
      </w:pPr>
      <w:r w:rsidRPr="0062074F">
        <w:t>The</w:t>
      </w:r>
      <w:r w:rsidR="00115385" w:rsidRPr="0062074F">
        <w:t xml:space="preserve"> indication </w:t>
      </w:r>
      <w:r w:rsidR="00115385" w:rsidRPr="0062074F">
        <w:rPr>
          <w:b/>
          <w:bCs/>
        </w:rPr>
        <w:t>"</w:t>
      </w:r>
      <w:bookmarkStart w:id="338" w:name="_Hlk188952838"/>
      <w:r w:rsidR="007763CD" w:rsidRPr="0062074F">
        <w:rPr>
          <w:b/>
          <w:bCs/>
          <w:i/>
          <w:iCs/>
        </w:rPr>
        <w:t>No ENC Available</w:t>
      </w:r>
      <w:r w:rsidR="00115385" w:rsidRPr="0062074F">
        <w:t xml:space="preserve">" </w:t>
      </w:r>
      <w:r w:rsidRPr="0062074F">
        <w:t xml:space="preserve">must </w:t>
      </w:r>
      <w:bookmarkEnd w:id="338"/>
      <w:r w:rsidRPr="0062074F">
        <w:t>be shown</w:t>
      </w:r>
      <w:r w:rsidR="00115385" w:rsidRPr="0062074F">
        <w:t xml:space="preserve"> if the display includes</w:t>
      </w:r>
      <w:r w:rsidRPr="0062074F">
        <w:t xml:space="preserve"> areas in which there are</w:t>
      </w:r>
      <w:r w:rsidR="00115385" w:rsidRPr="0062074F">
        <w:t xml:space="preserve"> waters </w:t>
      </w:r>
      <w:r w:rsidRPr="0062074F">
        <w:t>with</w:t>
      </w:r>
      <w:r w:rsidR="00115385" w:rsidRPr="0062074F">
        <w:t xml:space="preserve"> no ENCs </w:t>
      </w:r>
      <w:r w:rsidRPr="0062074F">
        <w:t>installed</w:t>
      </w:r>
      <w:r w:rsidR="004A6E2D" w:rsidRPr="0062074F">
        <w:t>.</w:t>
      </w:r>
      <w:r w:rsidR="001A3949" w:rsidRPr="0062074F">
        <w:t xml:space="preserve"> </w:t>
      </w:r>
    </w:p>
    <w:p w14:paraId="40BB63AA" w14:textId="3775DDA9" w:rsidR="00115385" w:rsidRPr="0062074F" w:rsidRDefault="00115385" w:rsidP="00115385">
      <w:pPr>
        <w:spacing w:after="120" w:line="240" w:lineRule="auto"/>
        <w:jc w:val="both"/>
      </w:pPr>
      <w:r w:rsidRPr="0062074F">
        <w:t xml:space="preserve">An indication that the mariner must refer to the official chart </w:t>
      </w:r>
      <w:r w:rsidR="006577E0" w:rsidRPr="0062074F">
        <w:t>must also</w:t>
      </w:r>
      <w:r w:rsidRPr="0062074F">
        <w:t xml:space="preserve"> be given whenever line style </w:t>
      </w:r>
      <w:r w:rsidRPr="00E2552C">
        <w:t>NONHODAT appears on the display, or whenever the display is comprised of other than ENC data</w:t>
      </w:r>
      <w:r w:rsidR="006577E0" w:rsidRPr="00E2552C">
        <w:t xml:space="preserve"> </w:t>
      </w:r>
      <w:r w:rsidR="00A4022E" w:rsidRPr="00E2552C">
        <w:t xml:space="preserve">as specified by </w:t>
      </w:r>
      <w:r w:rsidR="00E934DF" w:rsidRPr="00520800">
        <w:t>clause</w:t>
      </w:r>
      <w:r w:rsidR="00E934DF" w:rsidRPr="00E2552C">
        <w:t xml:space="preserve"> </w:t>
      </w:r>
      <w:r w:rsidR="00A4022E" w:rsidRPr="00E2552C">
        <w:fldChar w:fldCharType="begin"/>
      </w:r>
      <w:r w:rsidR="00A4022E" w:rsidRPr="00E2552C">
        <w:instrText xml:space="preserve"> REF _Ref179768848 \r \h </w:instrText>
      </w:r>
      <w:r w:rsidR="0062074F" w:rsidRPr="00E2552C">
        <w:instrText xml:space="preserve"> \* MERGEFORMAT </w:instrText>
      </w:r>
      <w:r w:rsidR="00A4022E" w:rsidRPr="00E2552C">
        <w:fldChar w:fldCharType="separate"/>
      </w:r>
      <w:r w:rsidR="00397508" w:rsidRPr="00E2552C">
        <w:t>8.1.1</w:t>
      </w:r>
      <w:r w:rsidR="00A4022E" w:rsidRPr="00E2552C">
        <w:fldChar w:fldCharType="end"/>
      </w:r>
      <w:r w:rsidRPr="00E2552C">
        <w:t>.</w:t>
      </w:r>
    </w:p>
    <w:p w14:paraId="4DC1DFAF" w14:textId="4CC863CF" w:rsidR="002A10D2" w:rsidRPr="0062074F" w:rsidRDefault="002A10D2" w:rsidP="00226D98">
      <w:pPr>
        <w:pStyle w:val="Heading3"/>
      </w:pPr>
      <w:bookmarkStart w:id="339" w:name="_Toc226035045"/>
      <w:r w:rsidRPr="0062074F">
        <w:t xml:space="preserve">Limit of </w:t>
      </w:r>
      <w:r w:rsidR="00CF6F82" w:rsidRPr="0062074F">
        <w:t>official</w:t>
      </w:r>
      <w:r w:rsidRPr="0062074F">
        <w:t xml:space="preserve"> </w:t>
      </w:r>
      <w:r w:rsidR="004B305C" w:rsidRPr="0062074F">
        <w:t xml:space="preserve">S-101 </w:t>
      </w:r>
      <w:r w:rsidRPr="0062074F">
        <w:t>data</w:t>
      </w:r>
      <w:r w:rsidR="004B305C" w:rsidRPr="0062074F">
        <w:t xml:space="preserve"> and </w:t>
      </w:r>
      <w:r w:rsidR="00CF6F82" w:rsidRPr="0062074F">
        <w:t xml:space="preserve">non official S-101 </w:t>
      </w:r>
      <w:r w:rsidR="004B305C" w:rsidRPr="0062074F">
        <w:t>data</w:t>
      </w:r>
      <w:bookmarkEnd w:id="339"/>
      <w:r w:rsidR="00C1640C" w:rsidRPr="0062074F">
        <w:t xml:space="preserve"> </w:t>
      </w:r>
    </w:p>
    <w:p w14:paraId="21AF0B2D" w14:textId="78D5235F" w:rsidR="002A10D2" w:rsidRPr="0062074F" w:rsidRDefault="002A10D2" w:rsidP="0008472D">
      <w:pPr>
        <w:spacing w:after="120" w:line="240" w:lineRule="auto"/>
        <w:jc w:val="both"/>
      </w:pPr>
      <w:r w:rsidRPr="0062074F">
        <w:t xml:space="preserve">The </w:t>
      </w:r>
      <w:r w:rsidR="009F52AF" w:rsidRPr="0062074F">
        <w:t>limit</w:t>
      </w:r>
      <w:r w:rsidRPr="0062074F">
        <w:t xml:space="preserve"> of </w:t>
      </w:r>
      <w:r w:rsidR="00CF6F82" w:rsidRPr="0062074F">
        <w:t xml:space="preserve">official </w:t>
      </w:r>
      <w:r w:rsidR="004B305C" w:rsidRPr="0062074F">
        <w:t>S-101</w:t>
      </w:r>
      <w:r w:rsidRPr="0062074F">
        <w:t xml:space="preserve"> data on th</w:t>
      </w:r>
      <w:r w:rsidR="00FA3CC0" w:rsidRPr="0062074F">
        <w:t>e</w:t>
      </w:r>
      <w:r w:rsidRPr="0062074F">
        <w:t xml:space="preserve"> graphical index defines the limit of </w:t>
      </w:r>
      <w:r w:rsidR="00CF6F82" w:rsidRPr="0062074F">
        <w:t xml:space="preserve">official </w:t>
      </w:r>
      <w:r w:rsidRPr="0062074F">
        <w:t>ENC coverage.</w:t>
      </w:r>
      <w:r w:rsidR="008F1A27" w:rsidRPr="0062074F">
        <w:t xml:space="preserve"> </w:t>
      </w:r>
      <w:r w:rsidR="00C83FEF">
        <w:t xml:space="preserve">Clause </w:t>
      </w:r>
      <w:r w:rsidR="008F1A27" w:rsidRPr="0062074F">
        <w:t xml:space="preserve"> </w:t>
      </w:r>
      <w:r w:rsidR="008F1A27" w:rsidRPr="0062074F">
        <w:fldChar w:fldCharType="begin"/>
      </w:r>
      <w:r w:rsidR="008F1A27" w:rsidRPr="0062074F">
        <w:instrText xml:space="preserve"> REF _Ref178773055 \r \h </w:instrText>
      </w:r>
      <w:r w:rsidR="00FB5B93" w:rsidRPr="0062074F">
        <w:instrText xml:space="preserve"> \* MERGEFORMAT </w:instrText>
      </w:r>
      <w:r w:rsidR="008F1A27" w:rsidRPr="0062074F">
        <w:fldChar w:fldCharType="separate"/>
      </w:r>
      <w:r w:rsidR="00C83FEF">
        <w:t>8.1.1</w:t>
      </w:r>
      <w:r w:rsidR="008F1A27" w:rsidRPr="0062074F">
        <w:fldChar w:fldCharType="end"/>
      </w:r>
      <w:r w:rsidRPr="0062074F">
        <w:t xml:space="preserve"> </w:t>
      </w:r>
      <w:r w:rsidR="00C83FEF" w:rsidRPr="00C83FEF">
        <w:t>describes how the ECDIS determines that the data is official</w:t>
      </w:r>
      <w:r w:rsidR="005D6548">
        <w:t>.</w:t>
      </w:r>
    </w:p>
    <w:p w14:paraId="39AD5C80" w14:textId="23BAF105" w:rsidR="002A10D2" w:rsidRPr="0062074F" w:rsidRDefault="002A10D2" w:rsidP="0008472D">
      <w:pPr>
        <w:spacing w:after="120" w:line="240" w:lineRule="auto"/>
        <w:jc w:val="both"/>
      </w:pPr>
      <w:r w:rsidRPr="0062074F">
        <w:t>The appearance of the “No data” colour (</w:t>
      </w:r>
      <w:r w:rsidR="0021340E" w:rsidRPr="0062074F">
        <w:t xml:space="preserve">colour token </w:t>
      </w:r>
      <w:r w:rsidRPr="0062074F">
        <w:t>NODTA) and</w:t>
      </w:r>
      <w:r w:rsidR="003C1749">
        <w:t xml:space="preserve"> </w:t>
      </w:r>
      <w:r w:rsidRPr="0062074F">
        <w:t xml:space="preserve">NODATA03 </w:t>
      </w:r>
      <w:r w:rsidR="0021340E" w:rsidRPr="0062074F">
        <w:t xml:space="preserve">area fill </w:t>
      </w:r>
      <w:r w:rsidR="00FA5784" w:rsidRPr="0062074F">
        <w:t xml:space="preserve">(see </w:t>
      </w:r>
      <w:r w:rsidR="00705A00" w:rsidRPr="0062074F">
        <w:fldChar w:fldCharType="begin"/>
      </w:r>
      <w:r w:rsidR="00705A00" w:rsidRPr="0062074F">
        <w:instrText xml:space="preserve"> REF _Ref45730411 \r \h </w:instrText>
      </w:r>
      <w:r w:rsidR="0008472D" w:rsidRPr="0062074F">
        <w:instrText xml:space="preserve"> \* MERGEFORMAT </w:instrText>
      </w:r>
      <w:r w:rsidR="00705A00" w:rsidRPr="0062074F">
        <w:fldChar w:fldCharType="separate"/>
      </w:r>
      <w:r w:rsidR="00FB64A7" w:rsidRPr="0062074F">
        <w:t>12.5.1</w:t>
      </w:r>
      <w:r w:rsidR="00705A00" w:rsidRPr="0062074F">
        <w:fldChar w:fldCharType="end"/>
      </w:r>
      <w:r w:rsidR="00FA5784" w:rsidRPr="0062074F">
        <w:t xml:space="preserve">) </w:t>
      </w:r>
      <w:r w:rsidRPr="0062074F">
        <w:t xml:space="preserve">will indicate the end of </w:t>
      </w:r>
      <w:r w:rsidR="00CF6F82" w:rsidRPr="0062074F">
        <w:t xml:space="preserve">official </w:t>
      </w:r>
      <w:r w:rsidRPr="0062074F">
        <w:t>data.</w:t>
      </w:r>
    </w:p>
    <w:p w14:paraId="590867A2" w14:textId="1FCADF0B" w:rsidR="002A10D2" w:rsidRPr="0062074F" w:rsidRDefault="002A10D2" w:rsidP="0008472D">
      <w:pPr>
        <w:spacing w:after="120" w:line="240" w:lineRule="auto"/>
        <w:jc w:val="both"/>
      </w:pPr>
      <w:r w:rsidRPr="0062074F">
        <w:t>If non-</w:t>
      </w:r>
      <w:r w:rsidR="00CF6F82" w:rsidRPr="0062074F">
        <w:t>official</w:t>
      </w:r>
      <w:r w:rsidRPr="0062074F">
        <w:t xml:space="preserve"> </w:t>
      </w:r>
      <w:r w:rsidR="00775DDD" w:rsidRPr="0062074F">
        <w:t xml:space="preserve">chart </w:t>
      </w:r>
      <w:r w:rsidRPr="0062074F">
        <w:t xml:space="preserve">data is shown on the ECDIS display, its boundary </w:t>
      </w:r>
      <w:r w:rsidR="002C3002" w:rsidRPr="0062074F">
        <w:t xml:space="preserve">must </w:t>
      </w:r>
      <w:r w:rsidRPr="0062074F">
        <w:t xml:space="preserve">be </w:t>
      </w:r>
      <w:r w:rsidR="00CB20FE" w:rsidRPr="0062074F">
        <w:t>demarcated</w:t>
      </w:r>
      <w:r w:rsidRPr="0062074F">
        <w:t xml:space="preserve"> by the line</w:t>
      </w:r>
      <w:r w:rsidR="0021340E" w:rsidRPr="0062074F">
        <w:t xml:space="preserve"> </w:t>
      </w:r>
      <w:r w:rsidRPr="0062074F">
        <w:t>style NONHODAT. Note that the NONHODAT</w:t>
      </w:r>
      <w:r w:rsidR="00926B94" w:rsidRPr="0062074F">
        <w:t xml:space="preserve"> line style</w:t>
      </w:r>
      <w:r w:rsidRPr="0062074F">
        <w:t xml:space="preserve"> is a “one-sided” line and the boundary of the non</w:t>
      </w:r>
      <w:r w:rsidR="00CF6F82" w:rsidRPr="0062074F">
        <w:t xml:space="preserve"> official</w:t>
      </w:r>
      <w:r w:rsidRPr="0062074F">
        <w:t xml:space="preserve"> data must be drawn according to S-101 rules to ensure that the diagonal stroke of the line is on the non</w:t>
      </w:r>
      <w:r w:rsidR="00CF6F82" w:rsidRPr="0062074F">
        <w:t xml:space="preserve"> official</w:t>
      </w:r>
      <w:r w:rsidRPr="0062074F">
        <w:t xml:space="preserve"> data side of the line.</w:t>
      </w:r>
      <w:r w:rsidR="00CB20FE" w:rsidRPr="0062074F">
        <w:t xml:space="preserve"> </w:t>
      </w:r>
      <w:r w:rsidRPr="0062074F">
        <w:t>The non</w:t>
      </w:r>
      <w:r w:rsidR="00CF6F82" w:rsidRPr="0062074F">
        <w:t xml:space="preserve"> official</w:t>
      </w:r>
      <w:r w:rsidRPr="0062074F">
        <w:t xml:space="preserve"> data boundary </w:t>
      </w:r>
      <w:r w:rsidR="00926B94" w:rsidRPr="0062074F">
        <w:t xml:space="preserve">indicated by the </w:t>
      </w:r>
      <w:r w:rsidRPr="0062074F">
        <w:t>NONHODAT</w:t>
      </w:r>
      <w:r w:rsidR="00926B94" w:rsidRPr="0062074F">
        <w:t xml:space="preserve"> line style</w:t>
      </w:r>
      <w:r w:rsidRPr="0062074F">
        <w:t xml:space="preserve"> serves to separate </w:t>
      </w:r>
      <w:r w:rsidR="00CF6F82" w:rsidRPr="0062074F">
        <w:t xml:space="preserve">official </w:t>
      </w:r>
      <w:r w:rsidRPr="0062074F">
        <w:t>ENC data from non</w:t>
      </w:r>
      <w:r w:rsidR="00CF6F82" w:rsidRPr="0062074F">
        <w:t xml:space="preserve"> official</w:t>
      </w:r>
      <w:r w:rsidRPr="0062074F">
        <w:t xml:space="preserve"> chart information.</w:t>
      </w:r>
    </w:p>
    <w:p w14:paraId="613CADD2" w14:textId="1D183A88" w:rsidR="00E90EC5" w:rsidRPr="0062074F" w:rsidRDefault="00E90EC5" w:rsidP="00793CB3">
      <w:pPr>
        <w:pStyle w:val="Heading3"/>
      </w:pPr>
      <w:bookmarkStart w:id="340" w:name="_Toc226035046"/>
      <w:r w:rsidRPr="0062074F">
        <w:t>Limits of other S-100 product data</w:t>
      </w:r>
      <w:bookmarkEnd w:id="340"/>
    </w:p>
    <w:p w14:paraId="441B685C" w14:textId="1311EF06" w:rsidR="00292EBC" w:rsidRPr="0062074F" w:rsidRDefault="00FB5B93" w:rsidP="002D7DEE">
      <w:pPr>
        <w:jc w:val="both"/>
      </w:pPr>
      <w:r w:rsidRPr="0062074F">
        <w:t>For all other supported data products, it must be possible for the mariner to be able to select for display “non</w:t>
      </w:r>
      <w:r w:rsidR="00CF6F82" w:rsidRPr="0062074F">
        <w:t xml:space="preserve"> official</w:t>
      </w:r>
      <w:r w:rsidRPr="0062074F">
        <w:t xml:space="preserve"> data” boundaries</w:t>
      </w:r>
      <w:r w:rsidR="00292EBC">
        <w:t>. Clause</w:t>
      </w:r>
      <w:r w:rsidR="007F7BF1" w:rsidRPr="0062074F">
        <w:t xml:space="preserve"> </w:t>
      </w:r>
      <w:r w:rsidR="007F7BF1" w:rsidRPr="0062074F">
        <w:fldChar w:fldCharType="begin"/>
      </w:r>
      <w:r w:rsidR="007F7BF1" w:rsidRPr="0062074F">
        <w:instrText xml:space="preserve"> REF _Ref49482794 \r \h </w:instrText>
      </w:r>
      <w:r w:rsidR="0062074F">
        <w:instrText xml:space="preserve"> \* MERGEFORMAT </w:instrText>
      </w:r>
      <w:r w:rsidR="007F7BF1" w:rsidRPr="0062074F">
        <w:fldChar w:fldCharType="separate"/>
      </w:r>
      <w:r w:rsidR="00500BB0">
        <w:t>8.1.1</w:t>
      </w:r>
      <w:r w:rsidR="007F7BF1" w:rsidRPr="0062074F">
        <w:fldChar w:fldCharType="end"/>
      </w:r>
      <w:r w:rsidR="00292EBC">
        <w:t xml:space="preserve"> </w:t>
      </w:r>
      <w:r w:rsidR="00292EBC" w:rsidRPr="00292EBC">
        <w:t>describes how the ECDIS determines that data is official</w:t>
      </w:r>
      <w:r w:rsidRPr="0062074F">
        <w:t>. The display for each supported data product must be differentiated.</w:t>
      </w:r>
    </w:p>
    <w:p w14:paraId="3E065986" w14:textId="666AE9E1" w:rsidR="002A10D2" w:rsidRPr="0062074F" w:rsidRDefault="002A10D2" w:rsidP="00DB7CFE">
      <w:pPr>
        <w:pStyle w:val="Heading2"/>
      </w:pPr>
      <w:bookmarkStart w:id="341" w:name="_Ref98335407"/>
      <w:bookmarkStart w:id="342" w:name="_Toc226035047"/>
      <w:r w:rsidRPr="0062074F">
        <w:t>Special ECDIS chart symbols to identify unsafe depths</w:t>
      </w:r>
      <w:bookmarkEnd w:id="341"/>
      <w:bookmarkEnd w:id="342"/>
    </w:p>
    <w:p w14:paraId="14A536DC" w14:textId="59760402" w:rsidR="002A10D2" w:rsidRPr="0062074F" w:rsidRDefault="002A10D2" w:rsidP="00A72FA4">
      <w:pPr>
        <w:spacing w:after="120" w:line="240" w:lineRule="auto"/>
        <w:jc w:val="both"/>
      </w:pPr>
      <w:r w:rsidRPr="0062074F">
        <w:t xml:space="preserve">The ECDIS highlights four </w:t>
      </w:r>
      <w:r w:rsidR="00E40A4B" w:rsidRPr="0062074F">
        <w:t xml:space="preserve">concepts </w:t>
      </w:r>
      <w:r w:rsidRPr="0062074F">
        <w:t>that are important for safe navigation. These are the safety contour, depth shades, the safety depth and isolated dangers</w:t>
      </w:r>
      <w:r w:rsidR="00FB5B93" w:rsidRPr="0062074F">
        <w:t xml:space="preserve">. Depth </w:t>
      </w:r>
      <w:r w:rsidR="00D76083" w:rsidRPr="0062074F">
        <w:t>shades</w:t>
      </w:r>
      <w:r w:rsidR="00FB5B93" w:rsidRPr="0062074F">
        <w:t xml:space="preserve">, safety depth and isolated dangers are implemented in the portrayal catalogue. </w:t>
      </w:r>
    </w:p>
    <w:p w14:paraId="21364CD9" w14:textId="7BC1E763" w:rsidR="002A10D2" w:rsidRPr="0062074F" w:rsidRDefault="002A10D2" w:rsidP="00793CB3">
      <w:pPr>
        <w:pStyle w:val="Heading3"/>
      </w:pPr>
      <w:bookmarkStart w:id="343" w:name="_Ref49484089"/>
      <w:bookmarkStart w:id="344" w:name="_Toc226035048"/>
      <w:r w:rsidRPr="0062074F">
        <w:t>Safety Contour</w:t>
      </w:r>
      <w:bookmarkEnd w:id="343"/>
      <w:bookmarkEnd w:id="344"/>
    </w:p>
    <w:p w14:paraId="3B2ED9C7" w14:textId="761CAD30" w:rsidR="002A10D2" w:rsidRPr="0062074F" w:rsidRDefault="002A10D2" w:rsidP="00A72FA4">
      <w:pPr>
        <w:spacing w:after="120" w:line="240" w:lineRule="auto"/>
        <w:jc w:val="both"/>
      </w:pPr>
      <w:r w:rsidRPr="0062074F">
        <w:t>The own-ship safety contour is double-coded by a thick line and a prominent change in depth shade.</w:t>
      </w:r>
    </w:p>
    <w:p w14:paraId="0F6582EF" w14:textId="1F849E77" w:rsidR="002A10D2" w:rsidRPr="0062074F" w:rsidRDefault="002A10D2" w:rsidP="00A72FA4">
      <w:pPr>
        <w:spacing w:after="120" w:line="240" w:lineRule="auto"/>
        <w:jc w:val="both"/>
      </w:pPr>
      <w:r w:rsidRPr="0062074F">
        <w:t xml:space="preserve">If the safety contour selected by the mariner is not available in the </w:t>
      </w:r>
      <w:r w:rsidR="00071364" w:rsidRPr="0062074F">
        <w:t>System Database</w:t>
      </w:r>
      <w:r w:rsidRPr="0062074F">
        <w:t xml:space="preserve">, the ECDIS </w:t>
      </w:r>
      <w:r w:rsidR="00EC44E4" w:rsidRPr="0062074F">
        <w:t xml:space="preserve">must </w:t>
      </w:r>
      <w:r w:rsidRPr="0062074F">
        <w:t>default to next deeper contour and inform the mariner. If</w:t>
      </w:r>
      <w:r w:rsidR="00E40A4B" w:rsidRPr="0062074F">
        <w:t xml:space="preserve"> </w:t>
      </w:r>
      <w:r w:rsidRPr="0062074F">
        <w:t xml:space="preserve">the ship moves onto a new chart, </w:t>
      </w:r>
      <w:r w:rsidR="00D92EF1" w:rsidRPr="0062074F">
        <w:t xml:space="preserve">and </w:t>
      </w:r>
      <w:r w:rsidRPr="0062074F">
        <w:t xml:space="preserve">the safety contour previously in use is no longer available, the ECDIS </w:t>
      </w:r>
      <w:r w:rsidR="00EC44E4" w:rsidRPr="0062074F">
        <w:t xml:space="preserve">must </w:t>
      </w:r>
      <w:r w:rsidRPr="0062074F">
        <w:t>again select the next deeper contour, and inform the mariner.</w:t>
      </w:r>
    </w:p>
    <w:p w14:paraId="6429ACDA" w14:textId="33E8756C" w:rsidR="00235BEA" w:rsidRPr="0062074F" w:rsidRDefault="002A10D2" w:rsidP="00A72FA4">
      <w:pPr>
        <w:spacing w:after="120" w:line="240" w:lineRule="auto"/>
        <w:jc w:val="both"/>
      </w:pPr>
      <w:r w:rsidRPr="0062074F">
        <w:lastRenderedPageBreak/>
        <w:t xml:space="preserve">If the mariner does not select a safety contour, the value </w:t>
      </w:r>
      <w:r w:rsidR="00EC44E4" w:rsidRPr="0062074F">
        <w:t xml:space="preserve">must </w:t>
      </w:r>
      <w:r w:rsidRPr="0062074F">
        <w:t>default to 30 m</w:t>
      </w:r>
      <w:r w:rsidR="00235BEA" w:rsidRPr="0062074F">
        <w:t>etres</w:t>
      </w:r>
      <w:r w:rsidRPr="0062074F">
        <w:t>.</w:t>
      </w:r>
    </w:p>
    <w:p w14:paraId="0C277B55" w14:textId="1E5A3FBF" w:rsidR="000C4FCD" w:rsidRPr="0062074F" w:rsidRDefault="000C4FCD" w:rsidP="00DB7CFE">
      <w:pPr>
        <w:pStyle w:val="Heading2"/>
      </w:pPr>
      <w:bookmarkStart w:id="345" w:name="_Toc194061734"/>
      <w:bookmarkStart w:id="346" w:name="_Toc194067124"/>
      <w:bookmarkStart w:id="347" w:name="_Toc178784384"/>
      <w:bookmarkStart w:id="348" w:name="_Toc178784385"/>
      <w:bookmarkStart w:id="349" w:name="_Toc178784386"/>
      <w:bookmarkStart w:id="350" w:name="_Toc178784387"/>
      <w:bookmarkStart w:id="351" w:name="_Toc178784388"/>
      <w:bookmarkStart w:id="352" w:name="_Toc178784389"/>
      <w:bookmarkStart w:id="353" w:name="_Toc178784390"/>
      <w:bookmarkStart w:id="354" w:name="_Toc178784391"/>
      <w:bookmarkStart w:id="355" w:name="_Toc175130228"/>
      <w:bookmarkStart w:id="356" w:name="_Toc175130229"/>
      <w:bookmarkStart w:id="357" w:name="_Toc175130230"/>
      <w:bookmarkStart w:id="358" w:name="_Toc175130231"/>
      <w:bookmarkStart w:id="359" w:name="_Toc175130232"/>
      <w:bookmarkStart w:id="360" w:name="_Toc175130233"/>
      <w:bookmarkStart w:id="361" w:name="_Ref49471603"/>
      <w:bookmarkStart w:id="362" w:name="_Toc226035049"/>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r w:rsidRPr="0062074F">
        <w:t>Date-dependent features</w:t>
      </w:r>
      <w:bookmarkEnd w:id="361"/>
      <w:bookmarkEnd w:id="362"/>
    </w:p>
    <w:p w14:paraId="7C39E275" w14:textId="313ED1CA" w:rsidR="00C558E0" w:rsidRPr="0062074F" w:rsidRDefault="00C558E0" w:rsidP="00DB0F1F">
      <w:pPr>
        <w:spacing w:after="120" w:line="240" w:lineRule="auto"/>
        <w:jc w:val="both"/>
      </w:pPr>
      <w:r w:rsidRPr="0062074F">
        <w:t>There are a number of features within the Marine environment which are seasonal, such as racing buoys. These features are only to be displayed over a certain period, S-101 uses the complex attri</w:t>
      </w:r>
      <w:r w:rsidR="007F7449" w:rsidRPr="0062074F">
        <w:t>bu</w:t>
      </w:r>
      <w:r w:rsidRPr="0062074F">
        <w:t xml:space="preserve">te </w:t>
      </w:r>
      <w:proofErr w:type="spellStart"/>
      <w:r w:rsidRPr="003D72A2">
        <w:rPr>
          <w:i/>
          <w:iCs/>
        </w:rPr>
        <w:t>periodicDateRange</w:t>
      </w:r>
      <w:proofErr w:type="spellEnd"/>
      <w:r w:rsidRPr="0062074F">
        <w:t xml:space="preserve"> with the sub attributes </w:t>
      </w:r>
      <w:proofErr w:type="spellStart"/>
      <w:r w:rsidRPr="003D72A2">
        <w:rPr>
          <w:i/>
          <w:iCs/>
        </w:rPr>
        <w:t>dateStart</w:t>
      </w:r>
      <w:proofErr w:type="spellEnd"/>
      <w:r w:rsidRPr="0062074F">
        <w:t xml:space="preserve"> and </w:t>
      </w:r>
      <w:proofErr w:type="spellStart"/>
      <w:r w:rsidRPr="003D72A2">
        <w:rPr>
          <w:i/>
          <w:iCs/>
        </w:rPr>
        <w:t>dateEnd</w:t>
      </w:r>
      <w:proofErr w:type="spellEnd"/>
      <w:r w:rsidRPr="0062074F">
        <w:t xml:space="preserve"> to indicate the periodic nature of the feature. Other features, such as traffic separation schemes, use the complex attribute </w:t>
      </w:r>
      <w:proofErr w:type="spellStart"/>
      <w:r w:rsidRPr="003D72A2">
        <w:rPr>
          <w:i/>
          <w:iCs/>
        </w:rPr>
        <w:t>fixedDateRange</w:t>
      </w:r>
      <w:proofErr w:type="spellEnd"/>
      <w:r w:rsidRPr="0062074F">
        <w:t xml:space="preserve"> with the sub attributes </w:t>
      </w:r>
      <w:proofErr w:type="spellStart"/>
      <w:r w:rsidRPr="003D72A2">
        <w:rPr>
          <w:i/>
          <w:iCs/>
        </w:rPr>
        <w:t>dateStart</w:t>
      </w:r>
      <w:proofErr w:type="spellEnd"/>
      <w:r w:rsidRPr="0062074F">
        <w:t xml:space="preserve"> and </w:t>
      </w:r>
      <w:proofErr w:type="spellStart"/>
      <w:r w:rsidRPr="003D72A2">
        <w:rPr>
          <w:i/>
          <w:iCs/>
        </w:rPr>
        <w:t>dateEnd</w:t>
      </w:r>
      <w:proofErr w:type="spellEnd"/>
      <w:r w:rsidRPr="0062074F">
        <w:t xml:space="preserve"> to indicate their introduction or removal. In order for the Mariner to receive important changes to traffic separation schemes before the </w:t>
      </w:r>
      <w:r w:rsidR="00651368" w:rsidRPr="0062074F">
        <w:t xml:space="preserve">event, </w:t>
      </w:r>
      <w:r w:rsidR="00F42EC6" w:rsidRPr="0062074F">
        <w:t>HO</w:t>
      </w:r>
      <w:r w:rsidRPr="0062074F">
        <w:t>s are required to provide updates or new editions containing the alterations at least one month before they come into force. Any S-101 feature with one of the above complex attributes must not be displayed outside its effective dates unless requested by the Mariner.</w:t>
      </w:r>
    </w:p>
    <w:p w14:paraId="403050E9" w14:textId="7E6D1E0B" w:rsidR="00296A81" w:rsidRPr="0062074F" w:rsidRDefault="00296A81" w:rsidP="00B17B0C">
      <w:pPr>
        <w:pStyle w:val="Heading3"/>
      </w:pPr>
      <w:bookmarkStart w:id="363" w:name="_Toc226035050"/>
      <w:r w:rsidRPr="0062074F">
        <w:t>Display of date-dependent features by mariner-selected date</w:t>
      </w:r>
      <w:bookmarkEnd w:id="363"/>
    </w:p>
    <w:p w14:paraId="5D54D29C" w14:textId="77777777" w:rsidR="00C558E0" w:rsidRPr="0062074F" w:rsidRDefault="00C558E0" w:rsidP="00651368">
      <w:pPr>
        <w:spacing w:after="120" w:line="240" w:lineRule="auto"/>
        <w:jc w:val="both"/>
      </w:pPr>
      <w:r w:rsidRPr="0062074F">
        <w:t xml:space="preserve">To provide the Mariner with effective route planning capabilities and for the look-ahead function during route monitoring ECDIS must display date dependent chart data based on a Mariner selected date or date range (start viewing date and end viewing date). </w:t>
      </w:r>
    </w:p>
    <w:p w14:paraId="3476B618" w14:textId="77777777" w:rsidR="00EB4A11" w:rsidRPr="0062074F" w:rsidRDefault="00C558E0" w:rsidP="00651368">
      <w:pPr>
        <w:spacing w:after="120" w:line="240" w:lineRule="auto"/>
        <w:jc w:val="both"/>
      </w:pPr>
      <w:r w:rsidRPr="0062074F">
        <w:t xml:space="preserve">During route planning and monitoring the Mariner must be able to select a date or date range to display all date dependent chart features. </w:t>
      </w:r>
    </w:p>
    <w:p w14:paraId="08AAB58F" w14:textId="7F8AD556" w:rsidR="00C558E0" w:rsidRPr="0062074F" w:rsidRDefault="00C558E0" w:rsidP="00651368">
      <w:pPr>
        <w:spacing w:after="120" w:line="240" w:lineRule="auto"/>
        <w:jc w:val="both"/>
      </w:pPr>
      <w:r w:rsidRPr="0062074F">
        <w:t xml:space="preserve">EXAMPLE: A new traffic separation scheme is coming into effect on 01.01.2013, it has been encoded by the ENC producer using the attribute </w:t>
      </w:r>
      <w:proofErr w:type="spellStart"/>
      <w:r w:rsidR="00004400" w:rsidRPr="003D72A2">
        <w:rPr>
          <w:i/>
          <w:iCs/>
        </w:rPr>
        <w:t>dateStart</w:t>
      </w:r>
      <w:proofErr w:type="spellEnd"/>
      <w:r w:rsidRPr="0062074F">
        <w:t xml:space="preserve">. The current date is 12.12.2012 and the Mariner is planning a route that will cross this area over the effective start period. </w:t>
      </w:r>
    </w:p>
    <w:p w14:paraId="5CEC1D8A" w14:textId="0D062E19" w:rsidR="00DD4813" w:rsidRPr="0062074F" w:rsidRDefault="002C3002" w:rsidP="00651368">
      <w:pPr>
        <w:spacing w:after="120" w:line="240" w:lineRule="auto"/>
        <w:jc w:val="both"/>
      </w:pPr>
      <w:r w:rsidRPr="0062074F">
        <w:t>In this case t</w:t>
      </w:r>
      <w:r w:rsidR="00C558E0" w:rsidRPr="0062074F">
        <w:t xml:space="preserve">he ECDIS </w:t>
      </w:r>
      <w:r w:rsidR="00EB4A11" w:rsidRPr="0062074F">
        <w:t xml:space="preserve">must </w:t>
      </w:r>
      <w:r w:rsidR="00C558E0" w:rsidRPr="0062074F">
        <w:t>be capable of providing the Mariner the ability to set the date the vessel will be in the area (</w:t>
      </w:r>
      <w:r w:rsidR="00EB4A11" w:rsidRPr="0062074F">
        <w:t xml:space="preserve">e.g. </w:t>
      </w:r>
      <w:r w:rsidR="00C558E0" w:rsidRPr="0062074F">
        <w:t>02.01.2013</w:t>
      </w:r>
      <w:r w:rsidR="00EB4A11" w:rsidRPr="0062074F">
        <w:t xml:space="preserve"> in the above example</w:t>
      </w:r>
      <w:r w:rsidR="00C558E0" w:rsidRPr="0062074F">
        <w:t>) and the system should show the new traffic scheme.</w:t>
      </w:r>
    </w:p>
    <w:p w14:paraId="3E4C5F4C" w14:textId="54717664" w:rsidR="00315014" w:rsidRPr="0062074F" w:rsidRDefault="00315014" w:rsidP="00EC44E4">
      <w:pPr>
        <w:pStyle w:val="Heading3"/>
      </w:pPr>
      <w:bookmarkStart w:id="364" w:name="_Toc175130236"/>
      <w:bookmarkStart w:id="365" w:name="_Toc175130237"/>
      <w:bookmarkStart w:id="366" w:name="_Ref49481796"/>
      <w:bookmarkStart w:id="367" w:name="_Toc226035051"/>
      <w:bookmarkEnd w:id="364"/>
      <w:bookmarkEnd w:id="365"/>
      <w:r w:rsidRPr="0062074F">
        <w:t>Indication of date adjustment</w:t>
      </w:r>
      <w:bookmarkEnd w:id="366"/>
      <w:bookmarkEnd w:id="367"/>
    </w:p>
    <w:p w14:paraId="074C39D6" w14:textId="53EE9DC3" w:rsidR="00C558E0" w:rsidRPr="0062074F" w:rsidRDefault="00315014" w:rsidP="00651368">
      <w:pPr>
        <w:spacing w:after="120" w:line="240" w:lineRule="auto"/>
        <w:jc w:val="both"/>
      </w:pPr>
      <w:r w:rsidRPr="0062074F">
        <w:t xml:space="preserve">When viewing date or date range do not include </w:t>
      </w:r>
      <w:r w:rsidR="00474DDF" w:rsidRPr="0062074F">
        <w:t xml:space="preserve">the </w:t>
      </w:r>
      <w:r w:rsidRPr="0062074F">
        <w:t>current date</w:t>
      </w:r>
      <w:r w:rsidR="00474DDF" w:rsidRPr="0062074F">
        <w:t>,</w:t>
      </w:r>
      <w:r w:rsidRPr="0062074F">
        <w:t xml:space="preserve"> </w:t>
      </w:r>
      <w:r w:rsidR="00F362A2" w:rsidRPr="0062074F">
        <w:t>t</w:t>
      </w:r>
      <w:r w:rsidR="00DD4813" w:rsidRPr="0062074F">
        <w:t xml:space="preserve">he </w:t>
      </w:r>
      <w:r w:rsidR="00C411E1" w:rsidRPr="0062074F">
        <w:t xml:space="preserve">mariner </w:t>
      </w:r>
      <w:r w:rsidR="00DD4813" w:rsidRPr="0062074F">
        <w:t>must be informed by a permanent indication on the chart display that the date has been adjusted.</w:t>
      </w:r>
      <w:r w:rsidRPr="0062074F">
        <w:t xml:space="preserve"> </w:t>
      </w:r>
      <w:r w:rsidR="00223A07" w:rsidRPr="0062074F">
        <w:t xml:space="preserve">The indication must </w:t>
      </w:r>
      <w:r w:rsidR="00474DDF" w:rsidRPr="0062074F">
        <w:t>begin with</w:t>
      </w:r>
      <w:r w:rsidR="00223A07" w:rsidRPr="0062074F">
        <w:t xml:space="preserve"> the text “Display Not </w:t>
      </w:r>
      <w:r w:rsidR="007F7BF1" w:rsidRPr="0062074F">
        <w:t xml:space="preserve">Current </w:t>
      </w:r>
      <w:r w:rsidR="00223A07" w:rsidRPr="0062074F">
        <w:t>Time”</w:t>
      </w:r>
      <w:r w:rsidR="00474DDF" w:rsidRPr="0062074F">
        <w:t xml:space="preserve"> and</w:t>
      </w:r>
      <w:r w:rsidR="00223A07" w:rsidRPr="0062074F">
        <w:t xml:space="preserve"> </w:t>
      </w:r>
      <w:r w:rsidR="00474DDF" w:rsidRPr="0062074F">
        <w:t>t</w:t>
      </w:r>
      <w:r w:rsidR="009C5D16" w:rsidRPr="0062074F">
        <w:t xml:space="preserve">he selected date or date range must </w:t>
      </w:r>
      <w:r w:rsidR="00100E31" w:rsidRPr="0062074F">
        <w:t xml:space="preserve">at least </w:t>
      </w:r>
      <w:r w:rsidR="009C5D16" w:rsidRPr="0062074F">
        <w:t>be available</w:t>
      </w:r>
      <w:r w:rsidR="00407755" w:rsidRPr="0062074F">
        <w:t xml:space="preserve"> on demand</w:t>
      </w:r>
      <w:r w:rsidR="009C5D16" w:rsidRPr="0062074F">
        <w:t>.</w:t>
      </w:r>
      <w:r w:rsidR="00223A07" w:rsidRPr="0062074F">
        <w:t xml:space="preserve"> </w:t>
      </w:r>
    </w:p>
    <w:p w14:paraId="39FFF95C" w14:textId="2A0FF4F2" w:rsidR="00223A07" w:rsidRPr="0062074F" w:rsidRDefault="00223A07" w:rsidP="00651368">
      <w:pPr>
        <w:spacing w:after="60" w:line="240" w:lineRule="auto"/>
        <w:jc w:val="both"/>
      </w:pPr>
      <w:r w:rsidRPr="0062074F">
        <w:t>The use of one of the following formats is recommended:</w:t>
      </w:r>
    </w:p>
    <w:p w14:paraId="37564338" w14:textId="04273190" w:rsidR="00223A07" w:rsidRPr="0062074F" w:rsidRDefault="00223A07">
      <w:pPr>
        <w:pStyle w:val="ListParagraph"/>
        <w:numPr>
          <w:ilvl w:val="0"/>
          <w:numId w:val="28"/>
        </w:numPr>
        <w:spacing w:after="60" w:line="240" w:lineRule="auto"/>
        <w:jc w:val="both"/>
      </w:pPr>
      <w:r w:rsidRPr="0062074F">
        <w:t xml:space="preserve">Display Not </w:t>
      </w:r>
      <w:r w:rsidR="007F7BF1" w:rsidRPr="0062074F">
        <w:t xml:space="preserve">Current </w:t>
      </w:r>
      <w:r w:rsidRPr="0062074F">
        <w:t xml:space="preserve">Time – Display is based on date dd mmm </w:t>
      </w:r>
      <w:proofErr w:type="spellStart"/>
      <w:r w:rsidRPr="0062074F">
        <w:t>yyyy</w:t>
      </w:r>
      <w:proofErr w:type="spellEnd"/>
    </w:p>
    <w:p w14:paraId="62957D6A" w14:textId="7D0E1CA1" w:rsidR="00737C53" w:rsidRPr="0062074F" w:rsidRDefault="00223A07">
      <w:pPr>
        <w:pStyle w:val="ListParagraph"/>
        <w:numPr>
          <w:ilvl w:val="0"/>
          <w:numId w:val="28"/>
        </w:numPr>
        <w:spacing w:after="120" w:line="240" w:lineRule="auto"/>
        <w:ind w:left="714" w:hanging="357"/>
        <w:jc w:val="both"/>
      </w:pPr>
      <w:r w:rsidRPr="0062074F">
        <w:t xml:space="preserve">Display Not </w:t>
      </w:r>
      <w:r w:rsidR="007F7BF1" w:rsidRPr="0062074F">
        <w:t xml:space="preserve">Current </w:t>
      </w:r>
      <w:r w:rsidRPr="0062074F">
        <w:t xml:space="preserve">Time – Display is based on viewing date range from dd mmm </w:t>
      </w:r>
      <w:proofErr w:type="spellStart"/>
      <w:r w:rsidRPr="0062074F">
        <w:t>yyyy</w:t>
      </w:r>
      <w:proofErr w:type="spellEnd"/>
      <w:r w:rsidRPr="0062074F">
        <w:t xml:space="preserve"> to dd mmm </w:t>
      </w:r>
      <w:proofErr w:type="spellStart"/>
      <w:r w:rsidRPr="0062074F">
        <w:t>yyyy</w:t>
      </w:r>
      <w:proofErr w:type="spellEnd"/>
    </w:p>
    <w:p w14:paraId="60C904EA" w14:textId="4476B25B" w:rsidR="000C4FCD" w:rsidRPr="0062074F" w:rsidRDefault="002D13C2" w:rsidP="00DB7CFE">
      <w:pPr>
        <w:pStyle w:val="Heading2"/>
        <w:rPr>
          <w:strike/>
        </w:rPr>
      </w:pPr>
      <w:bookmarkStart w:id="368" w:name="_Toc226035052"/>
      <w:r w:rsidRPr="0062074F">
        <w:t>Decluttering the screen</w:t>
      </w:r>
      <w:bookmarkEnd w:id="368"/>
    </w:p>
    <w:p w14:paraId="2899302E" w14:textId="1052A709" w:rsidR="00D45CCF" w:rsidRPr="0062074F" w:rsidRDefault="00C558E0" w:rsidP="00737C53">
      <w:pPr>
        <w:spacing w:after="120" w:line="240" w:lineRule="auto"/>
        <w:jc w:val="both"/>
      </w:pPr>
      <w:r w:rsidRPr="0062074F">
        <w:t xml:space="preserve">To reduce screen clutter </w:t>
      </w:r>
      <w:r w:rsidR="00E02155" w:rsidRPr="0062074F">
        <w:t xml:space="preserve">some </w:t>
      </w:r>
      <w:r w:rsidRPr="0062074F">
        <w:t xml:space="preserve">features within ENC carry the attribute </w:t>
      </w:r>
      <w:proofErr w:type="spellStart"/>
      <w:r w:rsidRPr="003D72A2">
        <w:rPr>
          <w:i/>
          <w:iCs/>
        </w:rPr>
        <w:t>scaleMinimum</w:t>
      </w:r>
      <w:proofErr w:type="spellEnd"/>
      <w:r w:rsidRPr="0062074F">
        <w:t xml:space="preserve"> to specify the smallest display scale at which they </w:t>
      </w:r>
      <w:r w:rsidR="00203820" w:rsidRPr="0062074F">
        <w:t xml:space="preserve">are </w:t>
      </w:r>
      <w:r w:rsidR="00004400" w:rsidRPr="0062074F">
        <w:t>to be portrayed</w:t>
      </w:r>
      <w:r w:rsidRPr="0062074F">
        <w:t xml:space="preserve">. At display scales smaller than </w:t>
      </w:r>
      <w:proofErr w:type="spellStart"/>
      <w:r w:rsidRPr="003D72A2">
        <w:rPr>
          <w:i/>
          <w:iCs/>
        </w:rPr>
        <w:t>scaleMinimum</w:t>
      </w:r>
      <w:proofErr w:type="spellEnd"/>
      <w:r w:rsidRPr="0062074F">
        <w:t xml:space="preserve"> the </w:t>
      </w:r>
      <w:r w:rsidR="00004400" w:rsidRPr="0062074F">
        <w:t xml:space="preserve">drawing instructions output from the portrayal engine </w:t>
      </w:r>
      <w:r w:rsidR="00450770" w:rsidRPr="0062074F">
        <w:t>must not be</w:t>
      </w:r>
      <w:r w:rsidR="00004400" w:rsidRPr="0062074F">
        <w:t xml:space="preserve"> drawn</w:t>
      </w:r>
      <w:r w:rsidR="00203820" w:rsidRPr="0062074F">
        <w:t>.</w:t>
      </w:r>
      <w:r w:rsidR="008972A2" w:rsidRPr="0062074F">
        <w:t xml:space="preserve"> </w:t>
      </w:r>
    </w:p>
    <w:p w14:paraId="70373255" w14:textId="5552ADEB" w:rsidR="00E02155" w:rsidRPr="0062074F" w:rsidRDefault="00C558E0" w:rsidP="00737C53">
      <w:pPr>
        <w:spacing w:after="120" w:line="240" w:lineRule="auto"/>
        <w:jc w:val="both"/>
      </w:pPr>
      <w:r w:rsidRPr="0062074F">
        <w:t xml:space="preserve">For example, </w:t>
      </w:r>
      <w:r w:rsidR="00004400" w:rsidRPr="0062074F">
        <w:t xml:space="preserve">the </w:t>
      </w:r>
      <w:r w:rsidR="00D45CCF" w:rsidRPr="0062074F">
        <w:t>drawing instructions</w:t>
      </w:r>
      <w:r w:rsidR="00004400" w:rsidRPr="0062074F">
        <w:t xml:space="preserve"> for</w:t>
      </w:r>
      <w:r w:rsidR="00D45CCF" w:rsidRPr="0062074F">
        <w:t xml:space="preserve"> </w:t>
      </w:r>
      <w:r w:rsidRPr="0062074F">
        <w:t xml:space="preserve">a feature with a </w:t>
      </w:r>
      <w:proofErr w:type="spellStart"/>
      <w:r w:rsidRPr="003D72A2">
        <w:rPr>
          <w:i/>
          <w:iCs/>
        </w:rPr>
        <w:t>scaleMinimum</w:t>
      </w:r>
      <w:proofErr w:type="spellEnd"/>
      <w:r w:rsidRPr="0062074F">
        <w:t xml:space="preserve"> value of </w:t>
      </w:r>
      <w:r w:rsidR="00737C53" w:rsidRPr="0062074F">
        <w:t>49999</w:t>
      </w:r>
      <w:r w:rsidRPr="0062074F">
        <w:t xml:space="preserve">, </w:t>
      </w:r>
      <w:r w:rsidR="00004400" w:rsidRPr="0062074F">
        <w:t>(</w:t>
      </w:r>
      <w:r w:rsidRPr="0062074F">
        <w:t xml:space="preserve">indicating a </w:t>
      </w:r>
      <w:r w:rsidR="00004400" w:rsidRPr="0062074F">
        <w:t xml:space="preserve">display </w:t>
      </w:r>
      <w:r w:rsidRPr="0062074F">
        <w:t>scale of 1</w:t>
      </w:r>
      <w:r w:rsidR="00203820" w:rsidRPr="0062074F">
        <w:t>:</w:t>
      </w:r>
      <w:r w:rsidR="00737C53" w:rsidRPr="0062074F">
        <w:t>49,999</w:t>
      </w:r>
      <w:r w:rsidR="00004400" w:rsidRPr="0062074F">
        <w:t>)</w:t>
      </w:r>
      <w:r w:rsidRPr="0062074F">
        <w:t xml:space="preserve">, </w:t>
      </w:r>
      <w:r w:rsidR="00795858" w:rsidRPr="0062074F">
        <w:t>must</w:t>
      </w:r>
      <w:r w:rsidR="00E02155" w:rsidRPr="0062074F">
        <w:t xml:space="preserve"> </w:t>
      </w:r>
      <w:r w:rsidRPr="0062074F">
        <w:t xml:space="preserve">not </w:t>
      </w:r>
      <w:r w:rsidR="00795858" w:rsidRPr="0062074F">
        <w:t xml:space="preserve">be </w:t>
      </w:r>
      <w:r w:rsidRPr="0062074F">
        <w:t xml:space="preserve">drawn on an ECDIS </w:t>
      </w:r>
      <w:r w:rsidR="00004400" w:rsidRPr="0062074F">
        <w:t xml:space="preserve">with a </w:t>
      </w:r>
      <w:r w:rsidRPr="0062074F">
        <w:t xml:space="preserve">display </w:t>
      </w:r>
      <w:r w:rsidR="00004400" w:rsidRPr="0062074F">
        <w:t xml:space="preserve">scale </w:t>
      </w:r>
      <w:r w:rsidRPr="0062074F">
        <w:t>of 1</w:t>
      </w:r>
      <w:r w:rsidR="00203820" w:rsidRPr="0062074F">
        <w:t>:</w:t>
      </w:r>
      <w:r w:rsidR="00737C53" w:rsidRPr="0062074F">
        <w:t>5</w:t>
      </w:r>
      <w:r w:rsidRPr="0062074F">
        <w:t>0,000.</w:t>
      </w:r>
    </w:p>
    <w:p w14:paraId="4F5B0716" w14:textId="130CB34D" w:rsidR="00A24FDC" w:rsidRPr="0062074F" w:rsidRDefault="00A24FDC" w:rsidP="00737C53">
      <w:pPr>
        <w:spacing w:after="120" w:line="240" w:lineRule="auto"/>
        <w:jc w:val="both"/>
      </w:pPr>
      <w:r w:rsidRPr="0062074F">
        <w:t>The IMO Performance Standard</w:t>
      </w:r>
      <w:r w:rsidR="009E7FC0">
        <w:t>s</w:t>
      </w:r>
      <w:r w:rsidRPr="0062074F">
        <w:t xml:space="preserve"> for ECDIS MSC.530(106)/Rev.1, clause </w:t>
      </w:r>
      <w:r>
        <w:t>6.1.3 states that</w:t>
      </w:r>
      <w:r w:rsidR="003C1749">
        <w:t xml:space="preserve"> </w:t>
      </w:r>
      <w:r w:rsidRPr="00A24FDC">
        <w:t xml:space="preserve">ECDIS </w:t>
      </w:r>
      <w:r w:rsidR="00413BA8">
        <w:t>must</w:t>
      </w:r>
      <w:r w:rsidR="00413BA8" w:rsidRPr="00A24FDC">
        <w:t xml:space="preserve"> </w:t>
      </w:r>
      <w:r w:rsidRPr="00A24FDC">
        <w:t>provide an indication if</w:t>
      </w:r>
      <w:r>
        <w:t xml:space="preserve"> </w:t>
      </w:r>
      <w:r w:rsidRPr="00A24FDC">
        <w:t>information at own ship's position is not displayed because of applying scale minimum for display</w:t>
      </w:r>
      <w:r w:rsidR="009B7431">
        <w:t>.</w:t>
      </w:r>
    </w:p>
    <w:p w14:paraId="3BAA6F89" w14:textId="53131133" w:rsidR="000C4FCD" w:rsidRPr="0062074F" w:rsidRDefault="00203820" w:rsidP="00DB7CFE">
      <w:pPr>
        <w:pStyle w:val="Heading2"/>
      </w:pPr>
      <w:r w:rsidRPr="0062074F">
        <w:t xml:space="preserve"> </w:t>
      </w:r>
      <w:bookmarkStart w:id="369" w:name="_Toc226035053"/>
      <w:r w:rsidR="000C4FCD" w:rsidRPr="0062074F">
        <w:t>IMO presentation elements</w:t>
      </w:r>
      <w:bookmarkEnd w:id="369"/>
    </w:p>
    <w:p w14:paraId="29C46191" w14:textId="03679DFB" w:rsidR="0041139F" w:rsidRPr="0062074F" w:rsidRDefault="0041139F" w:rsidP="00737C53">
      <w:pPr>
        <w:spacing w:after="120" w:line="240" w:lineRule="auto"/>
        <w:jc w:val="both"/>
      </w:pPr>
      <w:r w:rsidRPr="0062074F">
        <w:t>In some cases</w:t>
      </w:r>
      <w:r w:rsidR="00203820" w:rsidRPr="0062074F">
        <w:t>,</w:t>
      </w:r>
      <w:r w:rsidRPr="0062074F">
        <w:t xml:space="preserve"> S-101 does not provide a symbology instruction in the </w:t>
      </w:r>
      <w:r w:rsidR="00737C53" w:rsidRPr="0062074F">
        <w:t>P</w:t>
      </w:r>
      <w:r w:rsidRPr="0062074F">
        <w:t xml:space="preserve">ortrayal </w:t>
      </w:r>
      <w:r w:rsidR="00737C53" w:rsidRPr="0062074F">
        <w:t>C</w:t>
      </w:r>
      <w:r w:rsidRPr="0062074F">
        <w:t>atalogue that specifies how to present a specific feature on the ECDIS screen. The reason is</w:t>
      </w:r>
      <w:r w:rsidR="00474DDF" w:rsidRPr="0062074F">
        <w:t xml:space="preserve"> </w:t>
      </w:r>
      <w:r w:rsidRPr="0062074F">
        <w:t xml:space="preserve">that such a feature </w:t>
      </w:r>
      <w:r w:rsidR="00523124" w:rsidRPr="0062074F">
        <w:t>is not defined</w:t>
      </w:r>
      <w:r w:rsidRPr="0062074F">
        <w:t xml:space="preserve"> as an S-101 feature </w:t>
      </w:r>
      <w:r w:rsidR="00EF3E08" w:rsidRPr="0062074F">
        <w:t xml:space="preserve">type </w:t>
      </w:r>
      <w:r w:rsidRPr="0062074F">
        <w:t xml:space="preserve">or it </w:t>
      </w:r>
      <w:r w:rsidR="00523124" w:rsidRPr="0062074F">
        <w:t xml:space="preserve">would </w:t>
      </w:r>
      <w:r w:rsidR="00203820" w:rsidRPr="0062074F">
        <w:t xml:space="preserve">be </w:t>
      </w:r>
      <w:r w:rsidRPr="0062074F">
        <w:t xml:space="preserve">illogical to include it </w:t>
      </w:r>
      <w:r w:rsidR="00203820" w:rsidRPr="0062074F">
        <w:t xml:space="preserve">in </w:t>
      </w:r>
      <w:r w:rsidRPr="0062074F">
        <w:t xml:space="preserve">the Mariners' navigational feature </w:t>
      </w:r>
      <w:r w:rsidR="00EF3E08" w:rsidRPr="0062074F">
        <w:t>types</w:t>
      </w:r>
      <w:r w:rsidRPr="0062074F">
        <w:t>.</w:t>
      </w:r>
    </w:p>
    <w:p w14:paraId="2C1964A3" w14:textId="3FC1DA66" w:rsidR="000C4FCD" w:rsidRPr="0062074F" w:rsidRDefault="0041139F" w:rsidP="00737C53">
      <w:pPr>
        <w:spacing w:after="120" w:line="240" w:lineRule="auto"/>
        <w:jc w:val="both"/>
      </w:pPr>
      <w:r w:rsidRPr="0062074F">
        <w:t xml:space="preserve">The following presentation instructions are </w:t>
      </w:r>
      <w:r w:rsidR="005158B8" w:rsidRPr="0062074F">
        <w:t>therefore provided</w:t>
      </w:r>
      <w:r w:rsidRPr="0062074F">
        <w:t xml:space="preserve"> </w:t>
      </w:r>
      <w:r w:rsidR="0086434A" w:rsidRPr="0062074F">
        <w:t>to</w:t>
      </w:r>
      <w:r w:rsidRPr="0062074F">
        <w:t xml:space="preserve"> assist the manufacturer.</w:t>
      </w:r>
    </w:p>
    <w:p w14:paraId="7F074E55" w14:textId="68C389A2" w:rsidR="00A9027F" w:rsidRPr="0062074F" w:rsidRDefault="00A9027F" w:rsidP="00EC44E4">
      <w:pPr>
        <w:pStyle w:val="Heading3"/>
      </w:pPr>
      <w:bookmarkStart w:id="370" w:name="_Ref49482141"/>
      <w:bookmarkStart w:id="371" w:name="_Toc226035054"/>
      <w:r w:rsidRPr="0062074F">
        <w:lastRenderedPageBreak/>
        <w:t xml:space="preserve">Scale bar </w:t>
      </w:r>
      <w:r w:rsidR="006455DA" w:rsidRPr="0062074F">
        <w:t>and</w:t>
      </w:r>
      <w:r w:rsidRPr="0062074F">
        <w:t xml:space="preserve"> latitude scale</w:t>
      </w:r>
      <w:bookmarkEnd w:id="370"/>
      <w:bookmarkEnd w:id="371"/>
    </w:p>
    <w:p w14:paraId="5655115B" w14:textId="67FB481A" w:rsidR="00A9027F" w:rsidRPr="0062074F" w:rsidRDefault="00A9027F" w:rsidP="00737C53">
      <w:pPr>
        <w:spacing w:after="60" w:line="240" w:lineRule="auto"/>
        <w:jc w:val="both"/>
      </w:pPr>
      <w:bookmarkStart w:id="372" w:name="_Hlk47653421"/>
      <w:r w:rsidRPr="0062074F">
        <w:t xml:space="preserve">The IMO </w:t>
      </w:r>
      <w:r w:rsidR="001F7977" w:rsidRPr="0062074F">
        <w:t>Performance Standards</w:t>
      </w:r>
      <w:r w:rsidRPr="0062074F">
        <w:t xml:space="preserve"> require an indication of scale and range as part of the Display Base.</w:t>
      </w:r>
      <w:bookmarkEnd w:id="372"/>
      <w:r w:rsidRPr="0062074F">
        <w:t xml:space="preserve"> The display scale </w:t>
      </w:r>
      <w:r w:rsidR="001F7977" w:rsidRPr="0062074F">
        <w:t>determines</w:t>
      </w:r>
      <w:r w:rsidRPr="0062074F">
        <w:t xml:space="preserve"> which </w:t>
      </w:r>
      <w:r w:rsidR="002D13C2" w:rsidRPr="0062074F">
        <w:t xml:space="preserve">must </w:t>
      </w:r>
      <w:r w:rsidRPr="0062074F">
        <w:t>be used:</w:t>
      </w:r>
    </w:p>
    <w:p w14:paraId="1887C147" w14:textId="69474472" w:rsidR="00A9027F" w:rsidRPr="0062074F" w:rsidRDefault="004E4751">
      <w:pPr>
        <w:pStyle w:val="ListParagraph"/>
        <w:numPr>
          <w:ilvl w:val="0"/>
          <w:numId w:val="23"/>
        </w:numPr>
        <w:spacing w:after="60" w:line="240" w:lineRule="auto"/>
        <w:jc w:val="both"/>
      </w:pPr>
      <w:r w:rsidRPr="0062074F">
        <w:t xml:space="preserve">Case 1: </w:t>
      </w:r>
      <w:r w:rsidR="00A9027F" w:rsidRPr="0062074F">
        <w:t>for display scales larger than 1</w:t>
      </w:r>
      <w:r w:rsidR="0057084D">
        <w:t>:</w:t>
      </w:r>
      <w:r w:rsidR="00224FDE" w:rsidRPr="0062074F">
        <w:t>8</w:t>
      </w:r>
      <w:r w:rsidR="00A9027F" w:rsidRPr="0062074F">
        <w:t>0,000: always display the 1</w:t>
      </w:r>
      <w:r w:rsidR="007B2BE1" w:rsidRPr="0062074F">
        <w:t xml:space="preserve"> Nautical</w:t>
      </w:r>
      <w:r w:rsidR="00A9027F" w:rsidRPr="0062074F">
        <w:t xml:space="preserve"> </w:t>
      </w:r>
      <w:r w:rsidR="007B2BE1" w:rsidRPr="0062074F">
        <w:t>M</w:t>
      </w:r>
      <w:r w:rsidR="00A9027F" w:rsidRPr="0062074F">
        <w:t xml:space="preserve">ile scale bar provided in the </w:t>
      </w:r>
      <w:r w:rsidR="00737C53" w:rsidRPr="0062074F">
        <w:t>P</w:t>
      </w:r>
      <w:r w:rsidR="00A9027F" w:rsidRPr="0062074F">
        <w:t xml:space="preserve">ortrayal </w:t>
      </w:r>
      <w:r w:rsidR="00737C53" w:rsidRPr="0062074F">
        <w:t>C</w:t>
      </w:r>
      <w:r w:rsidR="00A9027F" w:rsidRPr="0062074F">
        <w:t>atalogue</w:t>
      </w:r>
    </w:p>
    <w:p w14:paraId="2B0E85E1" w14:textId="6E19C172" w:rsidR="00A9027F" w:rsidRPr="0062074F" w:rsidRDefault="004E4751">
      <w:pPr>
        <w:pStyle w:val="ListParagraph"/>
        <w:numPr>
          <w:ilvl w:val="0"/>
          <w:numId w:val="23"/>
        </w:numPr>
        <w:spacing w:line="240" w:lineRule="auto"/>
      </w:pPr>
      <w:r w:rsidRPr="0062074F">
        <w:t xml:space="preserve">Case 2: </w:t>
      </w:r>
      <w:r w:rsidR="00A9027F" w:rsidRPr="0062074F">
        <w:t>for display scales at 1</w:t>
      </w:r>
      <w:r w:rsidR="0057084D">
        <w:t>:</w:t>
      </w:r>
      <w:r w:rsidR="00224FDE" w:rsidRPr="0062074F">
        <w:t>8</w:t>
      </w:r>
      <w:r w:rsidR="00A9027F" w:rsidRPr="0062074F">
        <w:t xml:space="preserve">0,000 or smaller: always display the 10 </w:t>
      </w:r>
      <w:r w:rsidR="007B2BE1" w:rsidRPr="0062074F">
        <w:t>Nautical M</w:t>
      </w:r>
      <w:r w:rsidR="00A9027F" w:rsidRPr="0062074F">
        <w:t xml:space="preserve">ile latitude scale provided in the </w:t>
      </w:r>
      <w:r w:rsidR="00737C53" w:rsidRPr="0062074F">
        <w:t>P</w:t>
      </w:r>
      <w:r w:rsidR="00A9027F" w:rsidRPr="0062074F">
        <w:t xml:space="preserve">ortrayal </w:t>
      </w:r>
      <w:r w:rsidR="00737C53" w:rsidRPr="0062074F">
        <w:t>C</w:t>
      </w:r>
      <w:r w:rsidR="00A9027F" w:rsidRPr="0062074F">
        <w:t>atalogue.</w:t>
      </w:r>
    </w:p>
    <w:p w14:paraId="4D400A1B" w14:textId="1BDBBBEE" w:rsidR="00FA2769" w:rsidRPr="0062074F" w:rsidRDefault="00FA2769" w:rsidP="00737C53">
      <w:pPr>
        <w:spacing w:after="120" w:line="240" w:lineRule="auto"/>
        <w:jc w:val="both"/>
      </w:pPr>
      <w:r w:rsidRPr="0062074F">
        <w:t xml:space="preserve">The scale bar or latitude scale </w:t>
      </w:r>
      <w:r w:rsidR="002D13C2" w:rsidRPr="0062074F">
        <w:t xml:space="preserve">must </w:t>
      </w:r>
      <w:r w:rsidRPr="0062074F">
        <w:t xml:space="preserve">always be drawn vertically at the left side of the chart display, just clear of the border of the display. The symbols and </w:t>
      </w:r>
      <w:r w:rsidR="00421F29" w:rsidRPr="0062074F">
        <w:t>drawing parameters</w:t>
      </w:r>
      <w:r w:rsidRPr="0062074F">
        <w:t xml:space="preserve"> are described in </w:t>
      </w:r>
      <w:r w:rsidR="00B442B2" w:rsidRPr="0062074F">
        <w:fldChar w:fldCharType="begin"/>
      </w:r>
      <w:r w:rsidR="00B442B2" w:rsidRPr="0062074F">
        <w:instrText xml:space="preserve"> REF _Ref46837498 \h </w:instrText>
      </w:r>
      <w:r w:rsidR="00737C53" w:rsidRPr="0062074F">
        <w:instrText xml:space="preserve"> \* MERGEFORMAT </w:instrText>
      </w:r>
      <w:r w:rsidR="00B442B2" w:rsidRPr="0062074F">
        <w:fldChar w:fldCharType="separate"/>
      </w:r>
      <w:r w:rsidR="000553AC" w:rsidRPr="0062074F">
        <w:t>Table 1</w:t>
      </w:r>
      <w:r w:rsidR="00B442B2" w:rsidRPr="0062074F">
        <w:fldChar w:fldCharType="end"/>
      </w:r>
      <w:r w:rsidRPr="0062074F">
        <w:t>.</w:t>
      </w:r>
    </w:p>
    <w:p w14:paraId="779F2568" w14:textId="5682FC75" w:rsidR="00FA2769" w:rsidRPr="0062074F" w:rsidRDefault="00421F29" w:rsidP="00737C53">
      <w:pPr>
        <w:spacing w:after="120" w:line="240" w:lineRule="auto"/>
        <w:jc w:val="both"/>
      </w:pPr>
      <w:r w:rsidRPr="0062074F">
        <w:t xml:space="preserve">The placement </w:t>
      </w:r>
      <w:r w:rsidR="002C3002" w:rsidRPr="0062074F">
        <w:t xml:space="preserve">must </w:t>
      </w:r>
      <w:r w:rsidRPr="0062074F">
        <w:t xml:space="preserve">be 3mm </w:t>
      </w:r>
      <w:r w:rsidR="00A9088D" w:rsidRPr="0062074F">
        <w:t xml:space="preserve">in </w:t>
      </w:r>
      <w:r w:rsidRPr="0062074F">
        <w:t>from the border of the display.</w:t>
      </w:r>
      <w:r w:rsidR="002C3002" w:rsidRPr="0062074F">
        <w:t xml:space="preserve"> T</w:t>
      </w:r>
      <w:r w:rsidR="005C3A83" w:rsidRPr="0062074F">
        <w:t xml:space="preserve">he symbol </w:t>
      </w:r>
      <w:r w:rsidR="002C3002" w:rsidRPr="0062074F">
        <w:t xml:space="preserve">must be </w:t>
      </w:r>
      <w:r w:rsidR="005C3A83" w:rsidRPr="0062074F">
        <w:t>properly sized to represent 1 nautical mile</w:t>
      </w:r>
      <w:r w:rsidR="004E4751" w:rsidRPr="0062074F">
        <w:t xml:space="preserve"> at the scale of the display (for Case 1) or 10 nautical miles at the scale of the display (for Case 2).</w:t>
      </w:r>
    </w:p>
    <w:tbl>
      <w:tblPr>
        <w:tblStyle w:val="TableGrid"/>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62074F"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62074F" w:rsidRDefault="00B67B2D" w:rsidP="00F42179">
            <w:pPr>
              <w:spacing w:before="60" w:after="60"/>
              <w:jc w:val="center"/>
              <w:rPr>
                <w:b/>
                <w:bCs/>
              </w:rPr>
            </w:pPr>
            <w:bookmarkStart w:id="373" w:name="_Hlk46861180"/>
            <w:r w:rsidRPr="0062074F">
              <w:rPr>
                <w:b/>
                <w:bCs/>
              </w:rPr>
              <w:t>Scale range</w:t>
            </w:r>
          </w:p>
        </w:tc>
        <w:tc>
          <w:tcPr>
            <w:tcW w:w="1020" w:type="pct"/>
            <w:shd w:val="clear" w:color="auto" w:fill="D9D9D9" w:themeFill="background1" w:themeFillShade="D9"/>
            <w:vAlign w:val="center"/>
          </w:tcPr>
          <w:p w14:paraId="5B70B546" w14:textId="77777777" w:rsidR="00B67B2D" w:rsidRPr="0062074F" w:rsidRDefault="00B67B2D" w:rsidP="00F42179">
            <w:pPr>
              <w:spacing w:before="60" w:after="60"/>
              <w:jc w:val="center"/>
              <w:rPr>
                <w:b/>
                <w:bCs/>
              </w:rPr>
            </w:pPr>
            <w:r w:rsidRPr="0062074F">
              <w:rPr>
                <w:b/>
                <w:bCs/>
              </w:rPr>
              <w:t>Symbol</w:t>
            </w:r>
          </w:p>
        </w:tc>
        <w:tc>
          <w:tcPr>
            <w:tcW w:w="673" w:type="pct"/>
            <w:shd w:val="clear" w:color="auto" w:fill="D9D9D9" w:themeFill="background1" w:themeFillShade="D9"/>
            <w:vAlign w:val="center"/>
          </w:tcPr>
          <w:p w14:paraId="0DE71FD7" w14:textId="77777777" w:rsidR="00B67B2D" w:rsidRPr="0062074F" w:rsidRDefault="00B67B2D" w:rsidP="00F42179">
            <w:pPr>
              <w:spacing w:before="60" w:after="60"/>
              <w:jc w:val="center"/>
              <w:rPr>
                <w:b/>
                <w:bCs/>
              </w:rPr>
            </w:pPr>
            <w:r w:rsidRPr="0062074F">
              <w:rPr>
                <w:b/>
                <w:bCs/>
              </w:rPr>
              <w:t>Drawing priority</w:t>
            </w:r>
          </w:p>
        </w:tc>
        <w:tc>
          <w:tcPr>
            <w:tcW w:w="851" w:type="pct"/>
            <w:shd w:val="clear" w:color="auto" w:fill="D9D9D9" w:themeFill="background1" w:themeFillShade="D9"/>
            <w:vAlign w:val="center"/>
          </w:tcPr>
          <w:p w14:paraId="76BD33AC" w14:textId="77777777" w:rsidR="00B67B2D" w:rsidRPr="0062074F" w:rsidRDefault="00B67B2D" w:rsidP="00F42179">
            <w:pPr>
              <w:spacing w:before="60" w:after="60"/>
              <w:jc w:val="center"/>
              <w:rPr>
                <w:b/>
                <w:bCs/>
              </w:rPr>
            </w:pPr>
            <w:r w:rsidRPr="0062074F">
              <w:rPr>
                <w:b/>
                <w:bCs/>
              </w:rPr>
              <w:t>Display plane</w:t>
            </w:r>
          </w:p>
        </w:tc>
        <w:tc>
          <w:tcPr>
            <w:tcW w:w="831" w:type="pct"/>
            <w:shd w:val="clear" w:color="auto" w:fill="D9D9D9" w:themeFill="background1" w:themeFillShade="D9"/>
            <w:vAlign w:val="center"/>
          </w:tcPr>
          <w:p w14:paraId="53745301" w14:textId="77777777" w:rsidR="00B67B2D" w:rsidRPr="0062074F" w:rsidRDefault="00B67B2D" w:rsidP="00F42179">
            <w:pPr>
              <w:spacing w:before="60" w:after="60"/>
              <w:jc w:val="center"/>
              <w:rPr>
                <w:b/>
                <w:bCs/>
              </w:rPr>
            </w:pPr>
            <w:r w:rsidRPr="0062074F">
              <w:rPr>
                <w:b/>
                <w:bCs/>
              </w:rPr>
              <w:t>Display category</w:t>
            </w:r>
          </w:p>
        </w:tc>
        <w:tc>
          <w:tcPr>
            <w:tcW w:w="674" w:type="pct"/>
            <w:shd w:val="clear" w:color="auto" w:fill="D9D9D9" w:themeFill="background1" w:themeFillShade="D9"/>
            <w:vAlign w:val="center"/>
          </w:tcPr>
          <w:p w14:paraId="30A14194" w14:textId="77777777" w:rsidR="00B67B2D" w:rsidRPr="0062074F" w:rsidRDefault="00B67B2D" w:rsidP="00F42179">
            <w:pPr>
              <w:spacing w:before="60" w:after="60"/>
              <w:jc w:val="center"/>
              <w:rPr>
                <w:b/>
                <w:bCs/>
              </w:rPr>
            </w:pPr>
            <w:r w:rsidRPr="0062074F">
              <w:rPr>
                <w:b/>
                <w:bCs/>
              </w:rPr>
              <w:t>Viewing group</w:t>
            </w:r>
          </w:p>
        </w:tc>
      </w:tr>
      <w:tr w:rsidR="00B67B2D" w:rsidRPr="0062074F" w14:paraId="6C94952A" w14:textId="1D6B0A64" w:rsidTr="00F42179">
        <w:trPr>
          <w:cantSplit/>
          <w:jc w:val="center"/>
        </w:trPr>
        <w:tc>
          <w:tcPr>
            <w:tcW w:w="951" w:type="pct"/>
          </w:tcPr>
          <w:p w14:paraId="62EB5237" w14:textId="20A00E84" w:rsidR="00B67B2D" w:rsidRPr="0062074F" w:rsidRDefault="00B67B2D" w:rsidP="00F42179">
            <w:pPr>
              <w:spacing w:before="60" w:after="60"/>
            </w:pPr>
            <w:r w:rsidRPr="0062074F">
              <w:t>1:</w:t>
            </w:r>
            <w:r w:rsidR="00224FDE" w:rsidRPr="0062074F">
              <w:t>7</w:t>
            </w:r>
            <w:r w:rsidRPr="0062074F">
              <w:t>9</w:t>
            </w:r>
            <w:r w:rsidR="0057084D">
              <w:t>,</w:t>
            </w:r>
            <w:r w:rsidRPr="0062074F">
              <w:t>999 and larger scale</w:t>
            </w:r>
          </w:p>
        </w:tc>
        <w:tc>
          <w:tcPr>
            <w:tcW w:w="1020" w:type="pct"/>
            <w:vAlign w:val="center"/>
          </w:tcPr>
          <w:p w14:paraId="78BDE6FD" w14:textId="77777777" w:rsidR="00B67B2D" w:rsidRPr="0062074F" w:rsidRDefault="00B67B2D" w:rsidP="00F42179">
            <w:pPr>
              <w:spacing w:before="60" w:after="60"/>
              <w:jc w:val="center"/>
            </w:pPr>
            <w:r w:rsidRPr="0062074F">
              <w:t>SCALEB10</w:t>
            </w:r>
          </w:p>
        </w:tc>
        <w:tc>
          <w:tcPr>
            <w:tcW w:w="673" w:type="pct"/>
            <w:vMerge w:val="restart"/>
            <w:vAlign w:val="center"/>
          </w:tcPr>
          <w:p w14:paraId="28535E0A" w14:textId="57C55301" w:rsidR="00B67B2D" w:rsidRPr="0062074F" w:rsidRDefault="002C0789" w:rsidP="00F42179">
            <w:pPr>
              <w:spacing w:before="60" w:after="60"/>
              <w:jc w:val="center"/>
            </w:pPr>
            <w:r w:rsidRPr="0062074F">
              <w:t>27</w:t>
            </w:r>
          </w:p>
        </w:tc>
        <w:tc>
          <w:tcPr>
            <w:tcW w:w="851" w:type="pct"/>
            <w:vMerge w:val="restart"/>
            <w:vAlign w:val="center"/>
          </w:tcPr>
          <w:p w14:paraId="214B6F4A" w14:textId="23ABCEB4" w:rsidR="00B67B2D" w:rsidRPr="0062074F" w:rsidRDefault="002D13C2" w:rsidP="00F42179">
            <w:pPr>
              <w:spacing w:before="60" w:after="60"/>
              <w:jc w:val="center"/>
            </w:pPr>
            <w:proofErr w:type="spellStart"/>
            <w:r w:rsidRPr="0062074F">
              <w:t>OverRadar</w:t>
            </w:r>
            <w:proofErr w:type="spellEnd"/>
          </w:p>
        </w:tc>
        <w:tc>
          <w:tcPr>
            <w:tcW w:w="831" w:type="pct"/>
            <w:vMerge w:val="restart"/>
            <w:vAlign w:val="center"/>
          </w:tcPr>
          <w:p w14:paraId="65F93290" w14:textId="5541701F" w:rsidR="00B67B2D" w:rsidRPr="0062074F" w:rsidRDefault="00B67B2D" w:rsidP="00F42179">
            <w:pPr>
              <w:spacing w:before="60" w:after="60"/>
              <w:jc w:val="center"/>
            </w:pPr>
            <w:r w:rsidRPr="0062074F">
              <w:t xml:space="preserve">Display </w:t>
            </w:r>
            <w:r w:rsidR="00F42179" w:rsidRPr="0062074F">
              <w:t>B</w:t>
            </w:r>
            <w:r w:rsidRPr="0062074F">
              <w:t>ase</w:t>
            </w:r>
          </w:p>
        </w:tc>
        <w:tc>
          <w:tcPr>
            <w:tcW w:w="674" w:type="pct"/>
            <w:vMerge w:val="restart"/>
            <w:vAlign w:val="center"/>
          </w:tcPr>
          <w:p w14:paraId="24159F7F" w14:textId="77777777" w:rsidR="00B67B2D" w:rsidRPr="0062074F" w:rsidRDefault="00B67B2D" w:rsidP="00F42179">
            <w:pPr>
              <w:spacing w:before="60" w:after="60"/>
              <w:jc w:val="center"/>
            </w:pPr>
            <w:r w:rsidRPr="0062074F">
              <w:t>11030</w:t>
            </w:r>
          </w:p>
        </w:tc>
      </w:tr>
      <w:bookmarkEnd w:id="373"/>
      <w:tr w:rsidR="00B67B2D" w:rsidRPr="0062074F" w14:paraId="12859820" w14:textId="26BDB0B5" w:rsidTr="00F42179">
        <w:trPr>
          <w:cantSplit/>
          <w:jc w:val="center"/>
        </w:trPr>
        <w:tc>
          <w:tcPr>
            <w:tcW w:w="951" w:type="pct"/>
          </w:tcPr>
          <w:p w14:paraId="1B2B57C8" w14:textId="1928A3DB" w:rsidR="00B67B2D" w:rsidRPr="0062074F" w:rsidRDefault="00B67B2D" w:rsidP="004E61EE">
            <w:r w:rsidRPr="0062074F">
              <w:t>1:</w:t>
            </w:r>
            <w:r w:rsidR="00224FDE" w:rsidRPr="0062074F">
              <w:t>8</w:t>
            </w:r>
            <w:r w:rsidRPr="0062074F">
              <w:t>0</w:t>
            </w:r>
            <w:r w:rsidR="0057084D">
              <w:t>,</w:t>
            </w:r>
            <w:r w:rsidRPr="0062074F">
              <w:t>000 and smaller scale</w:t>
            </w:r>
          </w:p>
        </w:tc>
        <w:tc>
          <w:tcPr>
            <w:tcW w:w="1020" w:type="pct"/>
            <w:vAlign w:val="center"/>
          </w:tcPr>
          <w:p w14:paraId="68D3604E" w14:textId="77777777" w:rsidR="00B67B2D" w:rsidRPr="0062074F" w:rsidRDefault="00B67B2D" w:rsidP="004E61EE">
            <w:pPr>
              <w:jc w:val="center"/>
            </w:pPr>
            <w:r w:rsidRPr="0062074F">
              <w:t>SCALEB11</w:t>
            </w:r>
          </w:p>
        </w:tc>
        <w:tc>
          <w:tcPr>
            <w:tcW w:w="673" w:type="pct"/>
            <w:vMerge/>
          </w:tcPr>
          <w:p w14:paraId="10228993" w14:textId="1C11E140" w:rsidR="00B67B2D" w:rsidRPr="0062074F" w:rsidRDefault="00B67B2D" w:rsidP="004E61EE"/>
        </w:tc>
        <w:tc>
          <w:tcPr>
            <w:tcW w:w="851" w:type="pct"/>
            <w:vMerge/>
          </w:tcPr>
          <w:p w14:paraId="18047BD6" w14:textId="77777777" w:rsidR="00B67B2D" w:rsidRPr="0062074F" w:rsidRDefault="00B67B2D" w:rsidP="004E61EE"/>
        </w:tc>
        <w:tc>
          <w:tcPr>
            <w:tcW w:w="831" w:type="pct"/>
            <w:vMerge/>
          </w:tcPr>
          <w:p w14:paraId="7F0F7364" w14:textId="77777777" w:rsidR="00B67B2D" w:rsidRPr="0062074F" w:rsidRDefault="00B67B2D" w:rsidP="004E61EE"/>
        </w:tc>
        <w:tc>
          <w:tcPr>
            <w:tcW w:w="674" w:type="pct"/>
            <w:vMerge/>
          </w:tcPr>
          <w:p w14:paraId="0ECABB71" w14:textId="77777777" w:rsidR="00B67B2D" w:rsidRPr="0062074F" w:rsidRDefault="00B67B2D" w:rsidP="004E61EE">
            <w:pPr>
              <w:keepNext/>
            </w:pPr>
          </w:p>
        </w:tc>
      </w:tr>
    </w:tbl>
    <w:p w14:paraId="3AF2B384" w14:textId="6D1F322A" w:rsidR="0004238B" w:rsidRPr="0062074F" w:rsidRDefault="0004238B" w:rsidP="00F42179">
      <w:pPr>
        <w:pStyle w:val="Caption"/>
        <w:spacing w:after="120" w:line="240" w:lineRule="auto"/>
        <w:jc w:val="center"/>
      </w:pPr>
      <w:bookmarkStart w:id="374" w:name="_Ref46837498"/>
      <w:bookmarkStart w:id="375" w:name="_Ref46837493"/>
      <w:r w:rsidRPr="0062074F">
        <w:t xml:space="preserve">Table </w:t>
      </w:r>
      <w:r w:rsidR="00157948">
        <w:fldChar w:fldCharType="begin"/>
      </w:r>
      <w:r w:rsidR="00157948">
        <w:instrText xml:space="preserve"> SEQ Table \* ARABIC </w:instrText>
      </w:r>
      <w:r w:rsidR="00157948">
        <w:fldChar w:fldCharType="separate"/>
      </w:r>
      <w:r w:rsidR="00157948">
        <w:rPr>
          <w:noProof/>
        </w:rPr>
        <w:t>1</w:t>
      </w:r>
      <w:r w:rsidR="00157948">
        <w:fldChar w:fldCharType="end"/>
      </w:r>
      <w:bookmarkEnd w:id="374"/>
      <w:r w:rsidRPr="0062074F">
        <w:t xml:space="preserve"> - Scale bar presentation</w:t>
      </w:r>
      <w:bookmarkEnd w:id="375"/>
      <w:r w:rsidR="007B2046" w:rsidRPr="0062074F">
        <w:t xml:space="preserve"> parameters</w:t>
      </w:r>
    </w:p>
    <w:p w14:paraId="3485200B" w14:textId="00B7E193" w:rsidR="00FA2769" w:rsidRPr="0062074F" w:rsidRDefault="00FA2769" w:rsidP="00F42179">
      <w:pPr>
        <w:spacing w:after="120" w:line="240" w:lineRule="auto"/>
        <w:jc w:val="both"/>
      </w:pPr>
      <w:r w:rsidRPr="0062074F">
        <w:t xml:space="preserve">EXAMPLE 1: </w:t>
      </w:r>
      <w:r w:rsidR="001F7977" w:rsidRPr="0062074F">
        <w:t xml:space="preserve">For </w:t>
      </w:r>
      <w:r w:rsidR="002D13C2" w:rsidRPr="0062074F">
        <w:rPr>
          <w:i/>
          <w:iCs/>
        </w:rPr>
        <w:t>display scales</w:t>
      </w:r>
      <w:r w:rsidR="009C2EC8" w:rsidRPr="0062074F">
        <w:t xml:space="preserve"> </w:t>
      </w:r>
      <w:r w:rsidR="001F7977" w:rsidRPr="0062074F">
        <w:t>larger than 1</w:t>
      </w:r>
      <w:r w:rsidR="0057084D">
        <w:t>:</w:t>
      </w:r>
      <w:r w:rsidR="00224FDE" w:rsidRPr="0062074F">
        <w:t>8</w:t>
      </w:r>
      <w:r w:rsidR="001F7977" w:rsidRPr="0062074F">
        <w:t>0,000 (for example, a scale of 1</w:t>
      </w:r>
      <w:r w:rsidR="0057084D">
        <w:t>:</w:t>
      </w:r>
      <w:r w:rsidR="001F7977" w:rsidRPr="0062074F">
        <w:t>50,000) draw symbol 'SCALEB10' on the left side of the chart display, bottom justified and 3mm in from the border of the display. Make sure the symbo</w:t>
      </w:r>
      <w:r w:rsidR="00A94367" w:rsidRPr="0062074F">
        <w:t>l should be sized</w:t>
      </w:r>
      <w:r w:rsidR="003C1749">
        <w:t xml:space="preserve"> </w:t>
      </w:r>
      <w:r w:rsidR="001F7977" w:rsidRPr="0062074F">
        <w:t>to represent 1 nautical mile (1852 m) at the scale of the display.</w:t>
      </w:r>
    </w:p>
    <w:p w14:paraId="4875647C" w14:textId="4D9FF306" w:rsidR="001F7977" w:rsidRPr="0062074F" w:rsidRDefault="00FA2769" w:rsidP="00F42179">
      <w:pPr>
        <w:spacing w:after="120" w:line="240" w:lineRule="auto"/>
        <w:jc w:val="both"/>
      </w:pPr>
      <w:r w:rsidRPr="0062074F">
        <w:t xml:space="preserve">EXAMPLE 2: </w:t>
      </w:r>
      <w:r w:rsidR="001F7977" w:rsidRPr="0062074F">
        <w:t>For display scales of 1</w:t>
      </w:r>
      <w:r w:rsidR="0057084D">
        <w:t>:</w:t>
      </w:r>
      <w:r w:rsidR="00224FDE" w:rsidRPr="0062074F">
        <w:t>8</w:t>
      </w:r>
      <w:r w:rsidR="001F7977" w:rsidRPr="0062074F">
        <w:t>0,000 or smaller (for example, 1</w:t>
      </w:r>
      <w:r w:rsidR="0057084D">
        <w:t>:</w:t>
      </w:r>
      <w:r w:rsidR="001F7977" w:rsidRPr="0062074F">
        <w:t>250,000) use symbol 'SCALEB11', similarly located, and scaled to represent 10 miles at the scale of the display.</w:t>
      </w:r>
    </w:p>
    <w:p w14:paraId="07BFF4B7" w14:textId="332A9C99" w:rsidR="00CD6B3C" w:rsidRPr="0062074F" w:rsidRDefault="00CD6B3C" w:rsidP="00530F27">
      <w:pPr>
        <w:spacing w:after="60" w:line="240" w:lineRule="auto"/>
        <w:jc w:val="both"/>
        <w:rPr>
          <w:strike/>
        </w:rPr>
      </w:pPr>
      <w:r w:rsidRPr="0062074F">
        <w:t>IEC define a requirement for indicating the location at which the scale is calculated under certain circumstances</w:t>
      </w:r>
      <w:r w:rsidR="004870F1" w:rsidRPr="0062074F">
        <w:t>.</w:t>
      </w:r>
    </w:p>
    <w:p w14:paraId="3F5D3C69" w14:textId="77777777" w:rsidR="00A9027F" w:rsidRPr="0062074F" w:rsidRDefault="00A9027F" w:rsidP="00EC44E4">
      <w:pPr>
        <w:pStyle w:val="Heading3"/>
      </w:pPr>
      <w:bookmarkStart w:id="376" w:name="_Ref49482026"/>
      <w:bookmarkStart w:id="377" w:name="_Toc226035055"/>
      <w:r w:rsidRPr="0062074F">
        <w:t>North arrow</w:t>
      </w:r>
      <w:bookmarkEnd w:id="376"/>
      <w:bookmarkEnd w:id="377"/>
    </w:p>
    <w:p w14:paraId="5100DC40" w14:textId="3306FA58" w:rsidR="00004400" w:rsidRPr="0062074F" w:rsidRDefault="00224FDE" w:rsidP="00F42179">
      <w:pPr>
        <w:spacing w:after="120" w:line="240" w:lineRule="auto"/>
        <w:jc w:val="both"/>
      </w:pPr>
      <w:r w:rsidRPr="0062074F">
        <w:t>A</w:t>
      </w:r>
      <w:r w:rsidR="00A9027F" w:rsidRPr="0062074F">
        <w:t xml:space="preserve"> north arrow </w:t>
      </w:r>
      <w:r w:rsidRPr="0062074F">
        <w:t xml:space="preserve">must be provided </w:t>
      </w:r>
      <w:r w:rsidR="00A9027F" w:rsidRPr="0062074F">
        <w:t>as part of the Display Base</w:t>
      </w:r>
      <w:r w:rsidRPr="0062074F">
        <w:t xml:space="preserve"> according to the IMO Performance Standard</w:t>
      </w:r>
      <w:r w:rsidR="00A9027F" w:rsidRPr="0062074F">
        <w:t xml:space="preserve">. The north arrow </w:t>
      </w:r>
      <w:r w:rsidR="009C2EC8" w:rsidRPr="0062074F">
        <w:t xml:space="preserve">must </w:t>
      </w:r>
      <w:r w:rsidR="00A9027F" w:rsidRPr="0062074F">
        <w:t>always be shown at the top left corner of the chart display, just clear of the scale bar or latitude scale.</w:t>
      </w:r>
      <w:r w:rsidR="002A21D7" w:rsidRPr="0062074F">
        <w:t xml:space="preserve"> Other requirements for the north arrow are defined in IEC 61174.</w:t>
      </w:r>
    </w:p>
    <w:p w14:paraId="3DFD4083" w14:textId="6FE93FF0" w:rsidR="00F47D5B" w:rsidRPr="0062074F" w:rsidRDefault="00004400" w:rsidP="00F42179">
      <w:pPr>
        <w:spacing w:after="120" w:line="240" w:lineRule="auto"/>
        <w:jc w:val="both"/>
        <w:rPr>
          <w:strike/>
        </w:rPr>
      </w:pPr>
      <w:r w:rsidRPr="0062074F">
        <w:t xml:space="preserve">The </w:t>
      </w:r>
      <w:r w:rsidR="005702A1" w:rsidRPr="0062074F">
        <w:t xml:space="preserve">symbol 'NORTHAR1' </w:t>
      </w:r>
      <w:r w:rsidRPr="0062074F">
        <w:t>must be used to</w:t>
      </w:r>
      <w:r w:rsidR="005702A1" w:rsidRPr="0062074F">
        <w:t xml:space="preserve"> indicate true north. </w:t>
      </w:r>
      <w:r w:rsidRPr="0062074F">
        <w:t>It must be p</w:t>
      </w:r>
      <w:r w:rsidR="005702A1" w:rsidRPr="0062074F">
        <w:t>lace</w:t>
      </w:r>
      <w:r w:rsidRPr="0062074F">
        <w:t>d</w:t>
      </w:r>
      <w:r w:rsidR="005702A1" w:rsidRPr="0062074F">
        <w:t xml:space="preserve"> in the top left corner of the chart display, on the inner side of the scalebar. </w:t>
      </w:r>
      <w:r w:rsidR="004E69AF" w:rsidRPr="0062074F">
        <w:t>It must be r</w:t>
      </w:r>
      <w:r w:rsidR="005702A1" w:rsidRPr="0062074F">
        <w:t>otate</w:t>
      </w:r>
      <w:r w:rsidR="004E69AF" w:rsidRPr="0062074F">
        <w:t>d</w:t>
      </w:r>
      <w:r w:rsidR="005702A1" w:rsidRPr="0062074F">
        <w:t xml:space="preserve"> to true north if the display is other than north up, a</w:t>
      </w:r>
      <w:r w:rsidR="004E69AF" w:rsidRPr="0062074F">
        <w:t>nd</w:t>
      </w:r>
      <w:r w:rsidR="005702A1" w:rsidRPr="0062074F">
        <w:t xml:space="preserve"> clear of the scalebar even if the latter extends the full height of the display.</w:t>
      </w:r>
    </w:p>
    <w:tbl>
      <w:tblPr>
        <w:tblStyle w:val="TableGrid"/>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62074F"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62074F" w:rsidRDefault="004E69AF" w:rsidP="00D343CC">
            <w:pPr>
              <w:spacing w:before="60" w:after="60"/>
              <w:jc w:val="center"/>
              <w:rPr>
                <w:b/>
                <w:bCs/>
              </w:rPr>
            </w:pPr>
            <w:r w:rsidRPr="0062074F">
              <w:rPr>
                <w:b/>
                <w:bCs/>
              </w:rPr>
              <w:t>Symbol</w:t>
            </w:r>
          </w:p>
        </w:tc>
        <w:tc>
          <w:tcPr>
            <w:tcW w:w="831" w:type="pct"/>
            <w:shd w:val="clear" w:color="auto" w:fill="D9D9D9" w:themeFill="background1" w:themeFillShade="D9"/>
            <w:vAlign w:val="center"/>
          </w:tcPr>
          <w:p w14:paraId="1268FA80" w14:textId="77777777" w:rsidR="004E69AF" w:rsidRPr="0062074F" w:rsidRDefault="004E69AF" w:rsidP="00D343CC">
            <w:pPr>
              <w:spacing w:before="60" w:after="60"/>
              <w:jc w:val="center"/>
              <w:rPr>
                <w:b/>
                <w:bCs/>
              </w:rPr>
            </w:pPr>
            <w:r w:rsidRPr="0062074F">
              <w:rPr>
                <w:b/>
                <w:bCs/>
              </w:rPr>
              <w:t>Drawing priority</w:t>
            </w:r>
          </w:p>
        </w:tc>
        <w:tc>
          <w:tcPr>
            <w:tcW w:w="1051" w:type="pct"/>
            <w:shd w:val="clear" w:color="auto" w:fill="D9D9D9" w:themeFill="background1" w:themeFillShade="D9"/>
            <w:vAlign w:val="center"/>
          </w:tcPr>
          <w:p w14:paraId="605EBA58" w14:textId="77777777" w:rsidR="004E69AF" w:rsidRPr="0062074F" w:rsidRDefault="004E69AF" w:rsidP="00D343CC">
            <w:pPr>
              <w:spacing w:before="60" w:after="60"/>
              <w:jc w:val="center"/>
              <w:rPr>
                <w:b/>
                <w:bCs/>
              </w:rPr>
            </w:pPr>
            <w:r w:rsidRPr="0062074F">
              <w:rPr>
                <w:b/>
                <w:bCs/>
              </w:rPr>
              <w:t>Display plane</w:t>
            </w:r>
          </w:p>
        </w:tc>
        <w:tc>
          <w:tcPr>
            <w:tcW w:w="1026" w:type="pct"/>
            <w:shd w:val="clear" w:color="auto" w:fill="D9D9D9" w:themeFill="background1" w:themeFillShade="D9"/>
            <w:vAlign w:val="center"/>
          </w:tcPr>
          <w:p w14:paraId="2D1FA480" w14:textId="77777777" w:rsidR="004E69AF" w:rsidRPr="0062074F" w:rsidRDefault="004E69AF" w:rsidP="00D343CC">
            <w:pPr>
              <w:spacing w:before="60" w:after="60"/>
              <w:jc w:val="center"/>
              <w:rPr>
                <w:b/>
                <w:bCs/>
              </w:rPr>
            </w:pPr>
            <w:r w:rsidRPr="0062074F">
              <w:rPr>
                <w:b/>
                <w:bCs/>
              </w:rPr>
              <w:t>Display category</w:t>
            </w:r>
          </w:p>
        </w:tc>
        <w:tc>
          <w:tcPr>
            <w:tcW w:w="832" w:type="pct"/>
            <w:shd w:val="clear" w:color="auto" w:fill="D9D9D9" w:themeFill="background1" w:themeFillShade="D9"/>
            <w:vAlign w:val="center"/>
          </w:tcPr>
          <w:p w14:paraId="31F696DF" w14:textId="77777777" w:rsidR="004E69AF" w:rsidRPr="0062074F" w:rsidRDefault="004E69AF" w:rsidP="00D343CC">
            <w:pPr>
              <w:spacing w:before="60" w:after="60"/>
              <w:jc w:val="center"/>
              <w:rPr>
                <w:b/>
                <w:bCs/>
              </w:rPr>
            </w:pPr>
            <w:r w:rsidRPr="0062074F">
              <w:rPr>
                <w:b/>
                <w:bCs/>
              </w:rPr>
              <w:t>Viewing group</w:t>
            </w:r>
          </w:p>
        </w:tc>
      </w:tr>
      <w:tr w:rsidR="004E69AF" w:rsidRPr="0062074F" w14:paraId="656C580B" w14:textId="77777777" w:rsidTr="00450770">
        <w:trPr>
          <w:cantSplit/>
          <w:jc w:val="center"/>
        </w:trPr>
        <w:tc>
          <w:tcPr>
            <w:tcW w:w="1260" w:type="pct"/>
            <w:vAlign w:val="center"/>
          </w:tcPr>
          <w:p w14:paraId="7914627F" w14:textId="62D9F0CB" w:rsidR="004E69AF" w:rsidRPr="0062074F" w:rsidRDefault="004E69AF" w:rsidP="00D343CC">
            <w:pPr>
              <w:spacing w:before="60" w:after="60"/>
              <w:jc w:val="center"/>
            </w:pPr>
            <w:r w:rsidRPr="0062074F">
              <w:t>NORTHAR1</w:t>
            </w:r>
          </w:p>
        </w:tc>
        <w:tc>
          <w:tcPr>
            <w:tcW w:w="831" w:type="pct"/>
            <w:vAlign w:val="center"/>
          </w:tcPr>
          <w:p w14:paraId="1E1388CA" w14:textId="6CC3F7F7" w:rsidR="004E69AF" w:rsidRPr="0062074F" w:rsidRDefault="00C84AB6" w:rsidP="00D343CC">
            <w:pPr>
              <w:spacing w:before="60" w:after="60"/>
              <w:jc w:val="center"/>
            </w:pPr>
            <w:r w:rsidRPr="0062074F">
              <w:t>27</w:t>
            </w:r>
          </w:p>
        </w:tc>
        <w:tc>
          <w:tcPr>
            <w:tcW w:w="1051" w:type="pct"/>
            <w:vAlign w:val="center"/>
          </w:tcPr>
          <w:p w14:paraId="6E738186" w14:textId="77777777" w:rsidR="004E69AF" w:rsidRPr="0062074F" w:rsidRDefault="004E69AF" w:rsidP="00D343CC">
            <w:pPr>
              <w:spacing w:before="60" w:after="60"/>
              <w:jc w:val="center"/>
            </w:pPr>
            <w:proofErr w:type="spellStart"/>
            <w:r w:rsidRPr="0062074F">
              <w:t>OverRadar</w:t>
            </w:r>
            <w:proofErr w:type="spellEnd"/>
          </w:p>
        </w:tc>
        <w:tc>
          <w:tcPr>
            <w:tcW w:w="1026" w:type="pct"/>
            <w:vAlign w:val="center"/>
          </w:tcPr>
          <w:p w14:paraId="603CF135" w14:textId="77777777" w:rsidR="004E69AF" w:rsidRPr="0062074F" w:rsidRDefault="004E69AF" w:rsidP="00D343CC">
            <w:pPr>
              <w:spacing w:before="60" w:after="60"/>
              <w:jc w:val="center"/>
            </w:pPr>
            <w:r w:rsidRPr="0062074F">
              <w:t>Display Base</w:t>
            </w:r>
          </w:p>
        </w:tc>
        <w:tc>
          <w:tcPr>
            <w:tcW w:w="832" w:type="pct"/>
            <w:vAlign w:val="center"/>
          </w:tcPr>
          <w:p w14:paraId="1CFE5E17" w14:textId="350CA4DC" w:rsidR="004E69AF" w:rsidRPr="0062074F" w:rsidRDefault="004E69AF" w:rsidP="00D343CC">
            <w:pPr>
              <w:spacing w:before="60" w:after="60"/>
              <w:jc w:val="center"/>
            </w:pPr>
            <w:r w:rsidRPr="0062074F">
              <w:t>110</w:t>
            </w:r>
            <w:r w:rsidR="008B3FBB" w:rsidRPr="0062074F">
              <w:t>4</w:t>
            </w:r>
            <w:r w:rsidRPr="0062074F">
              <w:t>0</w:t>
            </w:r>
          </w:p>
        </w:tc>
      </w:tr>
    </w:tbl>
    <w:p w14:paraId="00C691DE" w14:textId="0C3B1765" w:rsidR="004E69AF" w:rsidRPr="0062074F" w:rsidRDefault="004E69AF" w:rsidP="004E69AF">
      <w:pPr>
        <w:pStyle w:val="Caption"/>
        <w:spacing w:after="120" w:line="240" w:lineRule="auto"/>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2</w:t>
      </w:r>
      <w:r w:rsidR="00157948">
        <w:fldChar w:fldCharType="end"/>
      </w:r>
      <w:r w:rsidRPr="0062074F">
        <w:t xml:space="preserve"> – North Arrow presentation parameters</w:t>
      </w:r>
    </w:p>
    <w:p w14:paraId="371824E5" w14:textId="77777777" w:rsidR="004E69AF" w:rsidRPr="0062074F" w:rsidRDefault="004E69AF" w:rsidP="00F42179">
      <w:pPr>
        <w:spacing w:after="120" w:line="240" w:lineRule="auto"/>
        <w:jc w:val="both"/>
      </w:pPr>
    </w:p>
    <w:p w14:paraId="150E52E8" w14:textId="30F0EE00" w:rsidR="00A4679E" w:rsidRPr="0062074F" w:rsidRDefault="00A4679E" w:rsidP="00EC44E4">
      <w:pPr>
        <w:pStyle w:val="Heading3"/>
      </w:pPr>
      <w:bookmarkStart w:id="378" w:name="_Toc226035056"/>
      <w:r w:rsidRPr="0062074F">
        <w:t>Graticule</w:t>
      </w:r>
      <w:bookmarkEnd w:id="378"/>
    </w:p>
    <w:p w14:paraId="16C01CFF" w14:textId="4E95E49C" w:rsidR="00A4679E" w:rsidRPr="0062074F" w:rsidRDefault="00A4679E" w:rsidP="00F53577">
      <w:pPr>
        <w:spacing w:after="120" w:line="240" w:lineRule="auto"/>
        <w:jc w:val="both"/>
      </w:pPr>
      <w:r w:rsidRPr="0062074F">
        <w:t>If the ECDIS shows a graticule (</w:t>
      </w:r>
      <w:r w:rsidR="00F667CD" w:rsidRPr="0062074F">
        <w:t xml:space="preserve">listed in “other information” in </w:t>
      </w:r>
      <w:r w:rsidRPr="0062074F">
        <w:t xml:space="preserve">IMO Performance Standards </w:t>
      </w:r>
      <w:r w:rsidR="00F667CD" w:rsidRPr="0062074F">
        <w:t>(</w:t>
      </w:r>
      <w:r w:rsidR="0056040E" w:rsidRPr="0062074F">
        <w:t>MSC.530(106)/Rev.1</w:t>
      </w:r>
      <w:r w:rsidRPr="0062074F">
        <w:t xml:space="preserve">) the lines </w:t>
      </w:r>
      <w:r w:rsidR="002C3002" w:rsidRPr="0062074F">
        <w:t xml:space="preserve">must </w:t>
      </w:r>
      <w:r w:rsidRPr="0062074F">
        <w:t>use the colour token CHBLK.</w:t>
      </w:r>
    </w:p>
    <w:p w14:paraId="73727AD6" w14:textId="55A423AC" w:rsidR="00A4679E" w:rsidRPr="0062074F" w:rsidRDefault="00F667CD" w:rsidP="00EC44E4">
      <w:pPr>
        <w:pStyle w:val="Heading3"/>
      </w:pPr>
      <w:bookmarkStart w:id="379" w:name="_Toc226035057"/>
      <w:r w:rsidRPr="0062074F">
        <w:t>Display mode</w:t>
      </w:r>
      <w:bookmarkEnd w:id="379"/>
    </w:p>
    <w:p w14:paraId="14F9578E" w14:textId="538FEABD" w:rsidR="00F667CD" w:rsidRPr="0062074F" w:rsidRDefault="00EC6135" w:rsidP="00F53577">
      <w:pPr>
        <w:spacing w:after="120" w:line="240" w:lineRule="auto"/>
        <w:jc w:val="both"/>
      </w:pPr>
      <w:r w:rsidRPr="0062074F">
        <w:t xml:space="preserve">The ECDIS manufacturer </w:t>
      </w:r>
      <w:r w:rsidR="00A6043D" w:rsidRPr="0062074F">
        <w:t xml:space="preserve">must </w:t>
      </w:r>
      <w:r w:rsidRPr="0062074F">
        <w:t>provide the indication of display mode required in the display base by IMO Performance Standards (</w:t>
      </w:r>
      <w:r w:rsidR="0056040E" w:rsidRPr="0062074F">
        <w:t>MSC.530(106)/Rev.1</w:t>
      </w:r>
      <w:r w:rsidR="00D748C8" w:rsidRPr="0062074F">
        <w:t xml:space="preserve"> Appendix 2</w:t>
      </w:r>
      <w:r w:rsidRPr="0062074F">
        <w:t>).</w:t>
      </w:r>
    </w:p>
    <w:p w14:paraId="57305535" w14:textId="6C87A070" w:rsidR="004E69AF" w:rsidRPr="0062074F" w:rsidRDefault="004E69AF" w:rsidP="00B812CA">
      <w:pPr>
        <w:spacing w:after="120" w:line="240" w:lineRule="auto"/>
        <w:jc w:val="both"/>
        <w:rPr>
          <w:strike/>
        </w:rPr>
      </w:pPr>
    </w:p>
    <w:p w14:paraId="4B9238FD" w14:textId="150F3839" w:rsidR="001275B6" w:rsidRPr="0062074F" w:rsidRDefault="001275B6" w:rsidP="00EC44E4">
      <w:pPr>
        <w:pStyle w:val="Heading3"/>
      </w:pPr>
      <w:bookmarkStart w:id="380" w:name="_Toc226035058"/>
      <w:r w:rsidRPr="0062074F">
        <w:t>Black level adjustment symbol</w:t>
      </w:r>
      <w:bookmarkEnd w:id="380"/>
    </w:p>
    <w:p w14:paraId="1FA380C5" w14:textId="51FD3031" w:rsidR="004E69AF" w:rsidRPr="0062074F" w:rsidRDefault="00584966" w:rsidP="00F53577">
      <w:pPr>
        <w:spacing w:after="120" w:line="240" w:lineRule="auto"/>
        <w:jc w:val="both"/>
      </w:pPr>
      <w:r w:rsidRPr="0062074F">
        <w:t>Unless the brightness and c</w:t>
      </w:r>
      <w:r w:rsidR="00F53577" w:rsidRPr="0062074F">
        <w:t>ontrast controls of the monitor</w:t>
      </w:r>
      <w:r w:rsidRPr="0062074F">
        <w:t xml:space="preserve"> are properly adjusted there is a danger that information may be lost from the chart d</w:t>
      </w:r>
      <w:r w:rsidR="00F53577" w:rsidRPr="0062074F">
        <w:t xml:space="preserve">isplay, particularly at night. </w:t>
      </w:r>
      <w:r w:rsidRPr="0062074F">
        <w:t xml:space="preserve">Symbol BLKADJ is provided for checking correct adjustment and for re-adjusting as necessary. </w:t>
      </w:r>
      <w:r w:rsidR="004E69AF" w:rsidRPr="0062074F">
        <w:t xml:space="preserve">The BLKADJ symbol is provided as a part of ECDIS Chart 1, see </w:t>
      </w:r>
      <w:r w:rsidR="00E934DF">
        <w:t>clause</w:t>
      </w:r>
      <w:r w:rsidR="00E934DF" w:rsidRPr="0062074F">
        <w:t xml:space="preserve"> </w:t>
      </w:r>
      <w:r w:rsidR="007750F0" w:rsidRPr="0062074F">
        <w:fldChar w:fldCharType="begin"/>
      </w:r>
      <w:r w:rsidR="007750F0" w:rsidRPr="0062074F">
        <w:instrText xml:space="preserve"> REF _Ref189057358 \r \h </w:instrText>
      </w:r>
      <w:r w:rsidR="0062074F">
        <w:instrText xml:space="preserve"> \* MERGEFORMAT </w:instrText>
      </w:r>
      <w:r w:rsidR="007750F0" w:rsidRPr="0062074F">
        <w:fldChar w:fldCharType="separate"/>
      </w:r>
      <w:r w:rsidR="007750F0" w:rsidRPr="0062074F">
        <w:t>19.5</w:t>
      </w:r>
      <w:r w:rsidR="007750F0" w:rsidRPr="0062074F">
        <w:fldChar w:fldCharType="end"/>
      </w:r>
    </w:p>
    <w:p w14:paraId="0A7FEA69" w14:textId="7E3436F7" w:rsidR="001275B6" w:rsidRPr="0062074F" w:rsidRDefault="001275B6" w:rsidP="00EC44E4">
      <w:pPr>
        <w:pStyle w:val="Heading3"/>
      </w:pPr>
      <w:bookmarkStart w:id="381" w:name="_Toc175130246"/>
      <w:bookmarkStart w:id="382" w:name="_Ref49340745"/>
      <w:bookmarkStart w:id="383" w:name="_Toc226035059"/>
      <w:bookmarkEnd w:id="381"/>
      <w:r w:rsidRPr="0062074F">
        <w:t>Detection and notification of navigational hazards</w:t>
      </w:r>
      <w:bookmarkEnd w:id="382"/>
      <w:bookmarkEnd w:id="383"/>
    </w:p>
    <w:p w14:paraId="632FEAE1" w14:textId="792EB1F9" w:rsidR="00584966" w:rsidRPr="0062074F" w:rsidRDefault="00584966" w:rsidP="009D43C5">
      <w:pPr>
        <w:spacing w:after="60" w:line="240" w:lineRule="auto"/>
        <w:jc w:val="both"/>
      </w:pPr>
      <w:r w:rsidRPr="0062074F">
        <w:t>The IMO Performance Standar</w:t>
      </w:r>
      <w:r w:rsidR="009D43C5" w:rsidRPr="0062074F">
        <w:t>d</w:t>
      </w:r>
      <w:r w:rsidR="009E7FC0">
        <w:t>s</w:t>
      </w:r>
      <w:r w:rsidR="009D43C5" w:rsidRPr="0062074F">
        <w:t xml:space="preserve"> for ECDIS </w:t>
      </w:r>
      <w:r w:rsidR="0056040E" w:rsidRPr="0062074F">
        <w:t>MSC.</w:t>
      </w:r>
      <w:r w:rsidR="007435CC" w:rsidRPr="0062074F">
        <w:t>5</w:t>
      </w:r>
      <w:r w:rsidR="003C1749">
        <w:t>30</w:t>
      </w:r>
      <w:r w:rsidR="007435CC">
        <w:t xml:space="preserve"> </w:t>
      </w:r>
      <w:r w:rsidR="0056040E" w:rsidRPr="0062074F">
        <w:t>(106)/Rev.1</w:t>
      </w:r>
      <w:r w:rsidR="009D43C5" w:rsidRPr="0062074F">
        <w:t>, clause 11.3.</w:t>
      </w:r>
      <w:r w:rsidR="00224FDE" w:rsidRPr="0062074F">
        <w:t>7</w:t>
      </w:r>
      <w:r w:rsidR="009D43C5" w:rsidRPr="0062074F">
        <w:t xml:space="preserve"> Route planning states:</w:t>
      </w:r>
    </w:p>
    <w:p w14:paraId="3EC5BA78" w14:textId="7AA61DE9" w:rsidR="00584966" w:rsidRPr="0062074F" w:rsidRDefault="002C4C4D" w:rsidP="009D43C5">
      <w:pPr>
        <w:pStyle w:val="BlockQuote"/>
        <w:spacing w:after="120" w:line="240" w:lineRule="auto"/>
        <w:jc w:val="both"/>
      </w:pPr>
      <w:r w:rsidRPr="0062074F">
        <w:t>A graphical indication should also be given if the mariner plans a route closer than a user-specified distance from a user-selectable category of point objects, such as a fixed or floating aid to navigation or isolated danger.</w:t>
      </w:r>
    </w:p>
    <w:p w14:paraId="0F6C426F" w14:textId="60CD9F74" w:rsidR="00584966" w:rsidRPr="0062074F" w:rsidRDefault="009D43C5" w:rsidP="009D43C5">
      <w:pPr>
        <w:spacing w:after="60" w:line="240" w:lineRule="auto"/>
        <w:jc w:val="both"/>
      </w:pPr>
      <w:r w:rsidRPr="0062074F">
        <w:t>Clause 11.4.6 Route monitoring states:</w:t>
      </w:r>
    </w:p>
    <w:p w14:paraId="2453A7C4" w14:textId="3E48C49A" w:rsidR="00584966" w:rsidRPr="0062074F" w:rsidRDefault="002C4C4D" w:rsidP="009D43C5">
      <w:pPr>
        <w:pStyle w:val="BlockQuote"/>
        <w:spacing w:after="120" w:line="240" w:lineRule="auto"/>
        <w:jc w:val="both"/>
      </w:pPr>
      <w:r w:rsidRPr="0062074F">
        <w:t>ECDIS should give a warning or caution or indication as selected by the mariner and related graphical indication if, continuing on its present course and speed, over a specified time or distance set by the mariner, own ship will pass closer than a user-specified distance from a user-selectable category of danger (e.g. obstruction, wreck, rock) that is shallower than the mariner's safety contour or a user-selectable category of aid to navigation</w:t>
      </w:r>
      <w:r w:rsidR="00584966" w:rsidRPr="0062074F">
        <w:t>.</w:t>
      </w:r>
    </w:p>
    <w:p w14:paraId="63FC6ACE" w14:textId="0EF5EAB0" w:rsidR="00730D49" w:rsidRPr="0062074F" w:rsidRDefault="000F7EC7" w:rsidP="009D43C5">
      <w:pPr>
        <w:spacing w:after="120" w:line="240" w:lineRule="auto"/>
        <w:jc w:val="both"/>
      </w:pPr>
      <w:r w:rsidRPr="0062074F">
        <w:t xml:space="preserve">Clause 11.4.8 Route Monitoring states: </w:t>
      </w:r>
    </w:p>
    <w:p w14:paraId="600E97DA" w14:textId="77777777" w:rsidR="003A53A9" w:rsidRPr="0062074F" w:rsidRDefault="000F7EC7" w:rsidP="002D7DEE">
      <w:pPr>
        <w:spacing w:after="120" w:line="240" w:lineRule="auto"/>
        <w:ind w:left="851"/>
        <w:jc w:val="both"/>
        <w:rPr>
          <w:i/>
          <w:iCs/>
        </w:rPr>
      </w:pPr>
      <w:r w:rsidRPr="0062074F">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62074F">
        <w:rPr>
          <w:i/>
          <w:iCs/>
        </w:rPr>
        <w:t xml:space="preserve">. </w:t>
      </w:r>
    </w:p>
    <w:p w14:paraId="0092E6CD" w14:textId="080C6F18" w:rsidR="00730D49" w:rsidRPr="0062074F" w:rsidRDefault="00730D49" w:rsidP="00530F27">
      <w:pPr>
        <w:spacing w:after="120" w:line="240" w:lineRule="auto"/>
        <w:jc w:val="both"/>
      </w:pPr>
      <w:r w:rsidRPr="0062074F">
        <w:t xml:space="preserve">The ECDIS </w:t>
      </w:r>
      <w:r w:rsidR="00B15F52" w:rsidRPr="0062074F">
        <w:t>must</w:t>
      </w:r>
      <w:r w:rsidR="002C4C4D" w:rsidRPr="0062074F">
        <w:t xml:space="preserve"> </w:t>
      </w:r>
      <w:r w:rsidRPr="0062074F">
        <w:t xml:space="preserve">implement support for the </w:t>
      </w:r>
      <w:r w:rsidR="009D43C5" w:rsidRPr="0062074F">
        <w:t>A</w:t>
      </w:r>
      <w:r w:rsidRPr="0062074F">
        <w:t xml:space="preserve">lert and </w:t>
      </w:r>
      <w:r w:rsidR="009D43C5" w:rsidRPr="0062074F">
        <w:t>I</w:t>
      </w:r>
      <w:r w:rsidRPr="0062074F">
        <w:t xml:space="preserve">ndications </w:t>
      </w:r>
      <w:r w:rsidR="009D43C5" w:rsidRPr="0062074F">
        <w:t>Catalogue</w:t>
      </w:r>
      <w:r w:rsidRPr="0062074F">
        <w:t xml:space="preserve"> which may be provided within each product</w:t>
      </w:r>
      <w:r w:rsidR="009D43C5" w:rsidRPr="0062074F">
        <w:t>’</w:t>
      </w:r>
      <w:r w:rsidRPr="0062074F">
        <w:t xml:space="preserve">s </w:t>
      </w:r>
      <w:r w:rsidR="009D43C5" w:rsidRPr="0062074F">
        <w:t>P</w:t>
      </w:r>
      <w:r w:rsidRPr="0062074F">
        <w:t xml:space="preserve">ortrayal </w:t>
      </w:r>
      <w:r w:rsidR="009D43C5" w:rsidRPr="0062074F">
        <w:t>C</w:t>
      </w:r>
      <w:r w:rsidRPr="0062074F">
        <w:t xml:space="preserve">atalogue. </w:t>
      </w:r>
    </w:p>
    <w:p w14:paraId="4C60B4F3" w14:textId="6FE154F8" w:rsidR="004F4995" w:rsidRPr="0062074F" w:rsidRDefault="0099680D" w:rsidP="009D43C5">
      <w:pPr>
        <w:spacing w:after="120" w:line="240" w:lineRule="auto"/>
        <w:jc w:val="both"/>
      </w:pPr>
      <w:r w:rsidRPr="0062074F">
        <w:t>The safety contour value is set by the user</w:t>
      </w:r>
      <w:r w:rsidR="004F4995" w:rsidRPr="0062074F">
        <w:t xml:space="preserve">; in the absence of a user setting, its default value </w:t>
      </w:r>
      <w:r w:rsidR="00B15F52" w:rsidRPr="0062074F">
        <w:t>must</w:t>
      </w:r>
      <w:r w:rsidR="002C4C4D" w:rsidRPr="0062074F">
        <w:t xml:space="preserve"> </w:t>
      </w:r>
      <w:r w:rsidR="004F4995" w:rsidRPr="0062074F">
        <w:t>be 30</w:t>
      </w:r>
      <w:r w:rsidR="007435CC">
        <w:t xml:space="preserve"> </w:t>
      </w:r>
      <w:r w:rsidR="004F4995" w:rsidRPr="0062074F">
        <w:t>m</w:t>
      </w:r>
      <w:r w:rsidR="007435CC">
        <w:t>etres</w:t>
      </w:r>
      <w:r w:rsidRPr="0062074F">
        <w:t>.</w:t>
      </w:r>
    </w:p>
    <w:p w14:paraId="76F3208F" w14:textId="60269FA4" w:rsidR="00F06772" w:rsidRPr="0062074F" w:rsidRDefault="00F06772" w:rsidP="001C1CAB">
      <w:pPr>
        <w:spacing w:after="120" w:line="240" w:lineRule="auto"/>
        <w:jc w:val="both"/>
      </w:pPr>
      <w:r w:rsidRPr="0062074F">
        <w:t>When route planning, the ECDIS must provide a graphical indication of the intersection of:</w:t>
      </w:r>
    </w:p>
    <w:p w14:paraId="6834FAD1" w14:textId="77777777" w:rsidR="00F06772" w:rsidRPr="001C1CAB" w:rsidRDefault="00F06772">
      <w:pPr>
        <w:pStyle w:val="ISOChange"/>
        <w:numPr>
          <w:ilvl w:val="0"/>
          <w:numId w:val="106"/>
        </w:numPr>
        <w:spacing w:before="60" w:after="60" w:line="240" w:lineRule="auto"/>
        <w:rPr>
          <w:sz w:val="20"/>
        </w:rPr>
      </w:pPr>
      <w:r w:rsidRPr="001C1CAB">
        <w:rPr>
          <w:sz w:val="20"/>
        </w:rPr>
        <w:t xml:space="preserve">the area bounded by a user-specified distance from the route and </w:t>
      </w:r>
    </w:p>
    <w:p w14:paraId="53872148" w14:textId="77777777" w:rsidR="00F06772" w:rsidRPr="001C1CAB" w:rsidRDefault="00F06772">
      <w:pPr>
        <w:pStyle w:val="ISOChange"/>
        <w:numPr>
          <w:ilvl w:val="0"/>
          <w:numId w:val="106"/>
        </w:numPr>
        <w:spacing w:before="60" w:after="60" w:line="240" w:lineRule="auto"/>
        <w:rPr>
          <w:sz w:val="20"/>
        </w:rPr>
      </w:pPr>
      <w:r w:rsidRPr="001C1CAB">
        <w:rPr>
          <w:sz w:val="20"/>
        </w:rPr>
        <w:t xml:space="preserve">the spatial components associated with alert instructions output by the portrayal. </w:t>
      </w:r>
    </w:p>
    <w:p w14:paraId="02149C94"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 graphical indication of the intersection of:</w:t>
      </w:r>
    </w:p>
    <w:p w14:paraId="6BC78FF0" w14:textId="77777777" w:rsidR="00F06772" w:rsidRPr="001C1CAB" w:rsidRDefault="00F06772">
      <w:pPr>
        <w:pStyle w:val="ISOChange"/>
        <w:numPr>
          <w:ilvl w:val="0"/>
          <w:numId w:val="106"/>
        </w:numPr>
        <w:spacing w:before="60" w:after="60" w:line="240" w:lineRule="auto"/>
        <w:rPr>
          <w:sz w:val="20"/>
        </w:rPr>
      </w:pPr>
      <w:r w:rsidRPr="001C1CAB">
        <w:rPr>
          <w:sz w:val="20"/>
        </w:rPr>
        <w:t xml:space="preserve">the area bounded by a user-specified distance from the current and next legs of the route (as a minimum) and </w:t>
      </w:r>
    </w:p>
    <w:p w14:paraId="61F233B2" w14:textId="4CEC2CB8" w:rsidR="00F06772" w:rsidRPr="001C1CAB" w:rsidRDefault="00F06772">
      <w:pPr>
        <w:pStyle w:val="ISOChange"/>
        <w:numPr>
          <w:ilvl w:val="0"/>
          <w:numId w:val="106"/>
        </w:numPr>
        <w:spacing w:before="60" w:after="60" w:line="240" w:lineRule="auto"/>
        <w:rPr>
          <w:sz w:val="20"/>
        </w:rPr>
      </w:pPr>
      <w:r w:rsidRPr="001C1CAB">
        <w:rPr>
          <w:sz w:val="20"/>
        </w:rPr>
        <w:t xml:space="preserve">the spatial components associated with alert instructions output by the portrayal. </w:t>
      </w:r>
    </w:p>
    <w:p w14:paraId="23B60D48"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an additional graphical indication of the intersection of:</w:t>
      </w:r>
    </w:p>
    <w:p w14:paraId="4E615960" w14:textId="1E19B6CE" w:rsidR="00F06772" w:rsidRPr="0062074F" w:rsidRDefault="00F06772">
      <w:pPr>
        <w:pStyle w:val="ISOChange"/>
        <w:numPr>
          <w:ilvl w:val="0"/>
          <w:numId w:val="107"/>
        </w:numPr>
        <w:spacing w:before="60" w:after="60" w:line="240" w:lineRule="auto"/>
        <w:rPr>
          <w:sz w:val="20"/>
        </w:rPr>
      </w:pPr>
      <w:r w:rsidRPr="001C1CAB">
        <w:rPr>
          <w:sz w:val="20"/>
        </w:rPr>
        <w:t>the area bounded by a user-specified distance from a vector extending from own ship in the direction of own ship’s course for a user-specified time or distance and</w:t>
      </w:r>
      <w:r w:rsidR="003C1749">
        <w:rPr>
          <w:sz w:val="20"/>
        </w:rPr>
        <w:t xml:space="preserve"> </w:t>
      </w:r>
      <w:r w:rsidRPr="001C1CAB">
        <w:rPr>
          <w:sz w:val="20"/>
          <w:szCs w:val="22"/>
        </w:rPr>
        <w:t>the spatial components associated with alert instructions output by the portrayal.</w:t>
      </w:r>
    </w:p>
    <w:p w14:paraId="2F25FE6F" w14:textId="77777777" w:rsidR="00F06772" w:rsidRPr="0062074F" w:rsidRDefault="00F06772" w:rsidP="001C1CAB">
      <w:pPr>
        <w:pStyle w:val="ISOChange"/>
        <w:spacing w:before="60" w:after="60" w:line="240" w:lineRule="auto"/>
      </w:pPr>
    </w:p>
    <w:p w14:paraId="091DB1DC" w14:textId="337A2684" w:rsidR="004640A7" w:rsidRPr="0062074F" w:rsidRDefault="004640A7" w:rsidP="009D43C5">
      <w:pPr>
        <w:spacing w:after="120" w:line="240" w:lineRule="auto"/>
        <w:jc w:val="both"/>
      </w:pPr>
      <w:r w:rsidRPr="0062074F">
        <w:fldChar w:fldCharType="begin"/>
      </w:r>
      <w:r w:rsidRPr="0062074F">
        <w:instrText xml:space="preserve"> REF _Ref47321487 \h </w:instrText>
      </w:r>
      <w:r w:rsidR="009D43C5" w:rsidRPr="0062074F">
        <w:instrText xml:space="preserve"> \* MERGEFORMAT </w:instrText>
      </w:r>
      <w:r w:rsidRPr="0062074F">
        <w:fldChar w:fldCharType="separate"/>
      </w:r>
      <w:r w:rsidR="000553AC" w:rsidRPr="0062074F">
        <w:t>Figure 2</w:t>
      </w:r>
      <w:r w:rsidRPr="0062074F">
        <w:fldChar w:fldCharType="end"/>
      </w:r>
      <w:r w:rsidRPr="0062074F">
        <w:t xml:space="preserve"> depicts indication highlights for points, curves, and surfaces.</w:t>
      </w:r>
    </w:p>
    <w:p w14:paraId="5DD3EFDC" w14:textId="77777777" w:rsidR="004640A7" w:rsidRPr="0062074F" w:rsidRDefault="0020182E" w:rsidP="004E61EE">
      <w:pPr>
        <w:keepNext/>
        <w:spacing w:line="240" w:lineRule="auto"/>
        <w:jc w:val="center"/>
      </w:pPr>
      <w:r w:rsidRPr="0062074F">
        <w:rPr>
          <w:noProof/>
          <w:lang w:eastAsia="fr-FR"/>
        </w:rPr>
        <w:lastRenderedPageBreak/>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5">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6A98E2A7" w:rsidR="002C4C4D" w:rsidRPr="0062074F" w:rsidRDefault="004640A7" w:rsidP="00760179">
      <w:pPr>
        <w:pStyle w:val="Caption"/>
        <w:spacing w:after="120" w:line="240" w:lineRule="auto"/>
        <w:jc w:val="center"/>
      </w:pPr>
      <w:bookmarkStart w:id="384" w:name="_Ref47321487"/>
      <w:bookmarkStart w:id="385" w:name="_Ref47321483"/>
      <w:r w:rsidRPr="0062074F">
        <w:t xml:space="preserve">Figure </w:t>
      </w:r>
      <w:r w:rsidRPr="0062074F">
        <w:fldChar w:fldCharType="begin"/>
      </w:r>
      <w:r w:rsidRPr="0062074F">
        <w:instrText xml:space="preserve"> SEQ Figure \* ARABIC </w:instrText>
      </w:r>
      <w:r w:rsidRPr="0062074F">
        <w:fldChar w:fldCharType="separate"/>
      </w:r>
      <w:r w:rsidR="004B5779">
        <w:rPr>
          <w:noProof/>
        </w:rPr>
        <w:t>2</w:t>
      </w:r>
      <w:r w:rsidRPr="0062074F">
        <w:fldChar w:fldCharType="end"/>
      </w:r>
      <w:bookmarkEnd w:id="384"/>
      <w:r w:rsidRPr="0062074F">
        <w:t xml:space="preserve"> - Example</w:t>
      </w:r>
      <w:r w:rsidR="00A96A31" w:rsidRPr="0062074F">
        <w:t>s</w:t>
      </w:r>
      <w:r w:rsidRPr="0062074F">
        <w:t xml:space="preserve"> of indication highlight</w:t>
      </w:r>
      <w:bookmarkEnd w:id="385"/>
      <w:r w:rsidR="00A96A31" w:rsidRPr="0062074F">
        <w:t>s</w:t>
      </w:r>
    </w:p>
    <w:p w14:paraId="6BE855FC" w14:textId="77777777" w:rsidR="002C4C4D" w:rsidRPr="0062074F" w:rsidRDefault="002C4C4D" w:rsidP="00EC44E4"/>
    <w:p w14:paraId="7310711E" w14:textId="08EFB574" w:rsidR="001275B6" w:rsidRPr="0062074F" w:rsidRDefault="001275B6" w:rsidP="00EC44E4">
      <w:pPr>
        <w:pStyle w:val="Heading3"/>
      </w:pPr>
      <w:bookmarkStart w:id="386" w:name="_Ref49340750"/>
      <w:bookmarkStart w:id="387" w:name="_Toc226035060"/>
      <w:r w:rsidRPr="0062074F">
        <w:t>Detection of areas for which special conditions exist</w:t>
      </w:r>
      <w:bookmarkEnd w:id="386"/>
      <w:bookmarkEnd w:id="387"/>
    </w:p>
    <w:p w14:paraId="5ACECE2E" w14:textId="563DF342" w:rsidR="00FA374F" w:rsidRPr="0062074F" w:rsidRDefault="00FA374F" w:rsidP="009D43C5">
      <w:pPr>
        <w:spacing w:after="60" w:line="240" w:lineRule="auto"/>
        <w:jc w:val="both"/>
      </w:pPr>
      <w:r w:rsidRPr="0062074F">
        <w:t>The IMO Performance Standard</w:t>
      </w:r>
      <w:r w:rsidR="009E7FC0">
        <w:t>s</w:t>
      </w:r>
      <w:r w:rsidRPr="0062074F">
        <w:t xml:space="preserve"> for ECDIS </w:t>
      </w:r>
      <w:r w:rsidR="0056040E" w:rsidRPr="0062074F">
        <w:t>MSC.530(106)/Rev.1</w:t>
      </w:r>
      <w:r w:rsidR="009D43C5" w:rsidRPr="0062074F">
        <w:t>,</w:t>
      </w:r>
      <w:r w:rsidRPr="0062074F">
        <w:t xml:space="preserve"> clause 11.3.</w:t>
      </w:r>
      <w:r w:rsidR="00114860" w:rsidRPr="0062074F">
        <w:t>7</w:t>
      </w:r>
      <w:r w:rsidRPr="0062074F">
        <w:t xml:space="preserve"> </w:t>
      </w:r>
      <w:r w:rsidR="002514B8" w:rsidRPr="0062074F">
        <w:t xml:space="preserve">(which applies to </w:t>
      </w:r>
      <w:r w:rsidRPr="0062074F">
        <w:t>Route Planning</w:t>
      </w:r>
      <w:r w:rsidR="002514B8" w:rsidRPr="0062074F">
        <w:t>)</w:t>
      </w:r>
      <w:r w:rsidRPr="0062074F">
        <w:t xml:space="preserve"> states</w:t>
      </w:r>
      <w:r w:rsidR="002514B8" w:rsidRPr="0062074F">
        <w:t>:</w:t>
      </w:r>
    </w:p>
    <w:p w14:paraId="781DB970" w14:textId="4837DFD5" w:rsidR="00FA374F" w:rsidRPr="0062074F" w:rsidRDefault="002514B8" w:rsidP="002514B8">
      <w:pPr>
        <w:pStyle w:val="BlockQuote"/>
        <w:spacing w:after="120" w:line="240" w:lineRule="auto"/>
        <w:jc w:val="both"/>
      </w:pPr>
      <w:r w:rsidRPr="0062074F">
        <w:t>A graphical indication should be given if the mariner plans a route closer than a user-specified distance from the boundary of a user-selectable category of prohibited area or geographic area for which special conditions exist (see appendix 4</w:t>
      </w:r>
      <w:r w:rsidR="00EC48EE" w:rsidRPr="0062074F">
        <w:t>)</w:t>
      </w:r>
      <w:r w:rsidR="00FA374F" w:rsidRPr="0062074F">
        <w:t>.</w:t>
      </w:r>
    </w:p>
    <w:p w14:paraId="2981DB3B" w14:textId="1FE464F4" w:rsidR="00FA374F" w:rsidRPr="0062074F" w:rsidRDefault="00FA374F" w:rsidP="009D43C5">
      <w:pPr>
        <w:spacing w:after="60" w:line="240" w:lineRule="auto"/>
        <w:jc w:val="both"/>
      </w:pPr>
      <w:r w:rsidRPr="0062074F">
        <w:t>Clause 11.4.4 Route Monitoring states;</w:t>
      </w:r>
    </w:p>
    <w:p w14:paraId="0272CB2B" w14:textId="400890DB" w:rsidR="00FA374F" w:rsidRPr="0062074F" w:rsidRDefault="002514B8" w:rsidP="002514B8">
      <w:pPr>
        <w:pStyle w:val="BlockQuote"/>
        <w:spacing w:after="120" w:line="240" w:lineRule="auto"/>
        <w:jc w:val="both"/>
      </w:pPr>
      <w:r w:rsidRPr="0062074F">
        <w:t>ECDIS should give a warning or caution, or indication, as selected by the mariner, and related graphical indication if, within a specified time or distance set by the mariner, own ship will pass closer than a user-selected distance from the boundary of a user-selectable category of prohibited area or of a geographical area for which special conditions exist (see appendix 4)</w:t>
      </w:r>
      <w:r w:rsidR="00FA374F" w:rsidRPr="0062074F">
        <w:t>.</w:t>
      </w:r>
    </w:p>
    <w:p w14:paraId="58025AF5" w14:textId="3F9F408F" w:rsidR="00947715" w:rsidRPr="0062074F" w:rsidRDefault="00947715" w:rsidP="009D43C5">
      <w:pPr>
        <w:spacing w:after="120" w:line="240" w:lineRule="auto"/>
        <w:jc w:val="both"/>
      </w:pPr>
      <w:r w:rsidRPr="0062074F">
        <w:t xml:space="preserve">The ECDIS must implement support for </w:t>
      </w:r>
      <w:r w:rsidR="009D43C5" w:rsidRPr="0062074F">
        <w:t>A</w:t>
      </w:r>
      <w:r w:rsidRPr="0062074F">
        <w:t xml:space="preserve">lert and </w:t>
      </w:r>
      <w:r w:rsidR="009D43C5" w:rsidRPr="0062074F">
        <w:t>I</w:t>
      </w:r>
      <w:r w:rsidRPr="0062074F">
        <w:t xml:space="preserve">ndications </w:t>
      </w:r>
      <w:r w:rsidR="009D43C5" w:rsidRPr="0062074F">
        <w:t>C</w:t>
      </w:r>
      <w:r w:rsidRPr="0062074F">
        <w:t>ata</w:t>
      </w:r>
      <w:r w:rsidR="00DE6B83" w:rsidRPr="0062074F">
        <w:t>logue</w:t>
      </w:r>
      <w:r w:rsidR="004E69AF" w:rsidRPr="0062074F">
        <w:t>s.</w:t>
      </w:r>
    </w:p>
    <w:p w14:paraId="770FD465" w14:textId="5A35C00D" w:rsidR="001275B6" w:rsidRPr="0062074F" w:rsidRDefault="004F2B53" w:rsidP="00EC44E4">
      <w:pPr>
        <w:pStyle w:val="Heading3"/>
      </w:pPr>
      <w:bookmarkStart w:id="388" w:name="_Toc226035061"/>
      <w:r w:rsidRPr="0062074F">
        <w:t>Definition</w:t>
      </w:r>
      <w:r w:rsidR="001275B6" w:rsidRPr="0062074F">
        <w:t xml:space="preserve"> of safety contour</w:t>
      </w:r>
      <w:bookmarkEnd w:id="388"/>
    </w:p>
    <w:p w14:paraId="5F89DCFF" w14:textId="17EA7F30" w:rsidR="001275B6" w:rsidRPr="0062074F" w:rsidRDefault="001275B6" w:rsidP="00DA5A6F">
      <w:pPr>
        <w:spacing w:after="120" w:line="240" w:lineRule="auto"/>
        <w:jc w:val="both"/>
        <w:rPr>
          <w:i/>
          <w:iCs/>
        </w:rPr>
      </w:pPr>
      <w:r w:rsidRPr="0062074F">
        <w:t xml:space="preserve">The safety contour is defined as </w:t>
      </w:r>
      <w:r w:rsidR="009242DA" w:rsidRPr="0062074F">
        <w:t>the boundary</w:t>
      </w:r>
      <w:r w:rsidRPr="0062074F">
        <w:t xml:space="preserve"> between safe and unsafe </w:t>
      </w:r>
      <w:r w:rsidR="009242DA" w:rsidRPr="0062074F">
        <w:t xml:space="preserve">areas of the display. </w:t>
      </w:r>
    </w:p>
    <w:p w14:paraId="0455F0B7" w14:textId="6E6F934E" w:rsidR="001275B6" w:rsidRPr="0062074F" w:rsidRDefault="001275B6" w:rsidP="00EC44E4">
      <w:pPr>
        <w:pStyle w:val="Heading3"/>
      </w:pPr>
      <w:bookmarkStart w:id="389" w:name="_Ref49340754"/>
      <w:bookmarkStart w:id="390" w:name="_Toc226035062"/>
      <w:r w:rsidRPr="0062074F">
        <w:t>Detection of safety contour</w:t>
      </w:r>
      <w:bookmarkEnd w:id="389"/>
      <w:bookmarkEnd w:id="390"/>
    </w:p>
    <w:p w14:paraId="2C8092B5" w14:textId="763725C6" w:rsidR="001275B6" w:rsidRPr="0062074F" w:rsidRDefault="001275B6" w:rsidP="00DA5A6F">
      <w:pPr>
        <w:spacing w:after="60" w:line="240" w:lineRule="auto"/>
        <w:jc w:val="both"/>
      </w:pPr>
      <w:r w:rsidRPr="0062074F">
        <w:t>The IMO Performance Standard</w:t>
      </w:r>
      <w:r w:rsidR="009E7FC0">
        <w:t>s</w:t>
      </w:r>
      <w:r w:rsidRPr="0062074F">
        <w:t xml:space="preserve"> for ECDIS </w:t>
      </w:r>
      <w:r w:rsidR="0056040E" w:rsidRPr="0062074F">
        <w:t>MSC.530(106)/Rev.1</w:t>
      </w:r>
      <w:r w:rsidR="00DA5A6F" w:rsidRPr="0062074F">
        <w:t>,</w:t>
      </w:r>
      <w:r w:rsidRPr="0062074F">
        <w:t xml:space="preserve"> clause 11.3.</w:t>
      </w:r>
      <w:r w:rsidR="00114860" w:rsidRPr="0062074F">
        <w:t>6</w:t>
      </w:r>
      <w:r w:rsidRPr="0062074F">
        <w:t xml:space="preserve"> Route Planning states;</w:t>
      </w:r>
    </w:p>
    <w:p w14:paraId="31C9167D" w14:textId="65F14519" w:rsidR="001275B6" w:rsidRPr="0062074F" w:rsidRDefault="0042577E" w:rsidP="00DA5A6F">
      <w:pPr>
        <w:pStyle w:val="BlockQuote"/>
        <w:spacing w:after="120" w:line="240" w:lineRule="auto"/>
        <w:jc w:val="both"/>
      </w:pPr>
      <w:r w:rsidRPr="0062074F">
        <w:t>A graphical indication is required if the mariner plans a route closer than a user-specified distance from own ship's safety contour</w:t>
      </w:r>
      <w:r w:rsidR="00CC2379" w:rsidRPr="0062074F">
        <w:t>.</w:t>
      </w:r>
    </w:p>
    <w:p w14:paraId="18BD133B" w14:textId="77777777" w:rsidR="001275B6" w:rsidRPr="0062074F" w:rsidRDefault="001275B6" w:rsidP="00DA5A6F">
      <w:pPr>
        <w:spacing w:after="60" w:line="240" w:lineRule="auto"/>
        <w:jc w:val="both"/>
      </w:pPr>
      <w:r w:rsidRPr="0062074F">
        <w:t>Clause 11.4.3 Route Monitoring states;</w:t>
      </w:r>
    </w:p>
    <w:p w14:paraId="56C8947E" w14:textId="73F4B2D6" w:rsidR="001275B6" w:rsidRPr="0062074F" w:rsidRDefault="0042577E" w:rsidP="00DA5A6F">
      <w:pPr>
        <w:pStyle w:val="BlockQuote"/>
        <w:spacing w:after="120" w:line="240" w:lineRule="auto"/>
        <w:jc w:val="both"/>
      </w:pPr>
      <w:r w:rsidRPr="0062074F">
        <w:t>It should be possible to select that ECDIS gives an alarm and related graphical indication if, within a specified time or distance set by the mariner, own ship will pass closer than a user-selected distance from the safety contour</w:t>
      </w:r>
      <w:r w:rsidR="001275B6" w:rsidRPr="0062074F">
        <w:t xml:space="preserve">. </w:t>
      </w:r>
    </w:p>
    <w:p w14:paraId="1B923973" w14:textId="77777777" w:rsidR="0042577E" w:rsidRPr="0062074F" w:rsidRDefault="0042577E" w:rsidP="0042577E">
      <w:pPr>
        <w:spacing w:after="120" w:line="240" w:lineRule="auto"/>
        <w:jc w:val="both"/>
      </w:pPr>
      <w:r w:rsidRPr="0062074F">
        <w:t>Clause 11.4.7 Route Monitoring states:</w:t>
      </w:r>
    </w:p>
    <w:p w14:paraId="7AC037E6" w14:textId="5FA0F5E8" w:rsidR="00114860" w:rsidRPr="0062074F" w:rsidRDefault="0042577E" w:rsidP="00760179">
      <w:pPr>
        <w:spacing w:after="120" w:line="240" w:lineRule="auto"/>
        <w:ind w:left="709"/>
        <w:jc w:val="both"/>
        <w:rPr>
          <w:i/>
          <w:iCs/>
        </w:rPr>
      </w:pPr>
      <w:bookmarkStart w:id="391" w:name="_Hlk189057382"/>
      <w:r w:rsidRPr="0062074F">
        <w:rPr>
          <w:i/>
          <w:iCs/>
        </w:rPr>
        <w:t>A graphical indication should be given if the current or the next leg of the selected route passes closer than a user-specified distance from the safety contour.</w:t>
      </w:r>
    </w:p>
    <w:bookmarkEnd w:id="391"/>
    <w:p w14:paraId="61E2048B" w14:textId="74C9036F" w:rsidR="00947715" w:rsidRPr="0062074F" w:rsidRDefault="00947715" w:rsidP="00DA5A6F">
      <w:pPr>
        <w:spacing w:after="120" w:line="240" w:lineRule="auto"/>
        <w:jc w:val="both"/>
      </w:pPr>
      <w:r w:rsidRPr="0062074F">
        <w:t xml:space="preserve">The ECDIS must implement support for </w:t>
      </w:r>
      <w:r w:rsidR="007E60A6">
        <w:t xml:space="preserve">S-100 </w:t>
      </w:r>
      <w:r w:rsidR="00DA5A6F" w:rsidRPr="0062074F">
        <w:t>A</w:t>
      </w:r>
      <w:r w:rsidRPr="0062074F">
        <w:t>lert</w:t>
      </w:r>
      <w:r w:rsidR="007E60A6">
        <w:t xml:space="preserve"> </w:t>
      </w:r>
      <w:r w:rsidR="00DA5A6F" w:rsidRPr="0062074F">
        <w:t>Catalogue</w:t>
      </w:r>
      <w:r w:rsidR="004E69AF" w:rsidRPr="0062074F">
        <w:t>s</w:t>
      </w:r>
      <w:r w:rsidRPr="0062074F">
        <w:t xml:space="preserve"> </w:t>
      </w:r>
      <w:r w:rsidR="007E60A6">
        <w:t>as specified in S-100 9-13.4</w:t>
      </w:r>
    </w:p>
    <w:p w14:paraId="4972FE83" w14:textId="0D7DA505" w:rsidR="001275B6" w:rsidRPr="0062074F" w:rsidRDefault="001275B6" w:rsidP="00DA5A6F">
      <w:pPr>
        <w:spacing w:after="120" w:line="240" w:lineRule="auto"/>
        <w:jc w:val="both"/>
      </w:pPr>
      <w:r w:rsidRPr="0062074F">
        <w:lastRenderedPageBreak/>
        <w:t xml:space="preserve">The point, </w:t>
      </w:r>
      <w:r w:rsidR="00FF731D" w:rsidRPr="0062074F">
        <w:t xml:space="preserve">curve </w:t>
      </w:r>
      <w:r w:rsidRPr="0062074F">
        <w:t xml:space="preserve">or surface </w:t>
      </w:r>
      <w:r w:rsidR="004E69AF" w:rsidRPr="0062074F">
        <w:t xml:space="preserve">must </w:t>
      </w:r>
      <w:r w:rsidRPr="0062074F">
        <w:t>be graphically indicated using the presentation named as “</w:t>
      </w:r>
      <w:r w:rsidR="000B797B" w:rsidRPr="0062074F">
        <w:t>DNGHLT</w:t>
      </w:r>
      <w:r w:rsidRPr="0062074F">
        <w:t xml:space="preserve">” in the </w:t>
      </w:r>
      <w:r w:rsidR="00FF731D" w:rsidRPr="0062074F">
        <w:t xml:space="preserve">S-101 </w:t>
      </w:r>
      <w:r w:rsidR="009C3086" w:rsidRPr="0062074F">
        <w:t>P</w:t>
      </w:r>
      <w:r w:rsidRPr="0062074F">
        <w:t xml:space="preserve">ortrayal </w:t>
      </w:r>
      <w:r w:rsidR="009C3086" w:rsidRPr="0062074F">
        <w:t>C</w:t>
      </w:r>
      <w:r w:rsidRPr="0062074F">
        <w:t xml:space="preserve">atalogue, as depicted in </w:t>
      </w:r>
      <w:r w:rsidR="001F0B6C" w:rsidRPr="0062074F">
        <w:fldChar w:fldCharType="begin"/>
      </w:r>
      <w:r w:rsidR="001F0B6C" w:rsidRPr="0062074F">
        <w:instrText xml:space="preserve"> REF _Ref47324104 \h </w:instrText>
      </w:r>
      <w:r w:rsidR="00DA5A6F" w:rsidRPr="0062074F">
        <w:instrText xml:space="preserve"> \* MERGEFORMAT </w:instrText>
      </w:r>
      <w:r w:rsidR="001F0B6C" w:rsidRPr="0062074F">
        <w:fldChar w:fldCharType="separate"/>
      </w:r>
      <w:r w:rsidR="000553AC" w:rsidRPr="0062074F">
        <w:t>Figure 3</w:t>
      </w:r>
      <w:r w:rsidR="001F0B6C" w:rsidRPr="0062074F">
        <w:fldChar w:fldCharType="end"/>
      </w:r>
      <w:r w:rsidRPr="0062074F">
        <w:t>.</w:t>
      </w:r>
    </w:p>
    <w:p w14:paraId="7957D30A" w14:textId="77777777" w:rsidR="001F0B6C" w:rsidRPr="0062074F" w:rsidRDefault="001F0B6C" w:rsidP="004E61EE">
      <w:pPr>
        <w:keepNext/>
        <w:spacing w:line="240" w:lineRule="auto"/>
        <w:jc w:val="center"/>
      </w:pPr>
      <w:r w:rsidRPr="0062074F">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26">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64B58FC5" w:rsidR="001F0B6C" w:rsidRPr="0062074F" w:rsidRDefault="001F0B6C" w:rsidP="009C3086">
      <w:pPr>
        <w:pStyle w:val="Caption"/>
        <w:spacing w:after="120" w:line="240" w:lineRule="auto"/>
        <w:jc w:val="center"/>
      </w:pPr>
      <w:bookmarkStart w:id="392" w:name="_Ref47324104"/>
      <w:r w:rsidRPr="0062074F">
        <w:t xml:space="preserve">Figure </w:t>
      </w:r>
      <w:r w:rsidRPr="0062074F">
        <w:fldChar w:fldCharType="begin"/>
      </w:r>
      <w:r w:rsidRPr="0062074F">
        <w:instrText xml:space="preserve"> SEQ Figure \* ARABIC </w:instrText>
      </w:r>
      <w:r w:rsidRPr="0062074F">
        <w:fldChar w:fldCharType="separate"/>
      </w:r>
      <w:r w:rsidR="004B5779">
        <w:rPr>
          <w:noProof/>
        </w:rPr>
        <w:t>3</w:t>
      </w:r>
      <w:r w:rsidRPr="0062074F">
        <w:fldChar w:fldCharType="end"/>
      </w:r>
      <w:bookmarkEnd w:id="392"/>
      <w:r w:rsidRPr="0062074F">
        <w:t xml:space="preserve"> - Example</w:t>
      </w:r>
      <w:r w:rsidR="00A96A31" w:rsidRPr="0062074F">
        <w:t>s</w:t>
      </w:r>
      <w:r w:rsidRPr="0062074F">
        <w:t xml:space="preserve"> of danger highlight</w:t>
      </w:r>
      <w:r w:rsidR="00A96A31" w:rsidRPr="0062074F">
        <w:t>s</w:t>
      </w:r>
      <w:r w:rsidRPr="0062074F">
        <w:t xml:space="preserve"> in ECDIS</w:t>
      </w:r>
    </w:p>
    <w:p w14:paraId="7DB3A481" w14:textId="77777777" w:rsidR="004256B9" w:rsidRPr="0062074F" w:rsidRDefault="004256B9"/>
    <w:p w14:paraId="79FD5625" w14:textId="2AB142F5" w:rsidR="009A3284" w:rsidRPr="0062074F" w:rsidRDefault="009A3284" w:rsidP="00B812CA">
      <w:pPr>
        <w:pStyle w:val="Heading3"/>
      </w:pPr>
      <w:bookmarkStart w:id="393" w:name="_Ref224890539"/>
      <w:bookmarkStart w:id="394" w:name="_Toc226035063"/>
      <w:r w:rsidRPr="0062074F">
        <w:t>Indications related to ENC accuracy</w:t>
      </w:r>
      <w:bookmarkEnd w:id="393"/>
      <w:bookmarkEnd w:id="394"/>
      <w:r w:rsidRPr="0062074F">
        <w:t xml:space="preserve"> </w:t>
      </w:r>
    </w:p>
    <w:p w14:paraId="06DEBB43" w14:textId="5E95B2EE" w:rsidR="009A3284" w:rsidRPr="0062074F" w:rsidRDefault="009A3284" w:rsidP="009A3284">
      <w:pPr>
        <w:jc w:val="both"/>
      </w:pPr>
      <w:r w:rsidRPr="0062074F">
        <w:t>The IMO Performance Standard</w:t>
      </w:r>
      <w:r w:rsidR="009E7FC0">
        <w:t>s</w:t>
      </w:r>
      <w:r w:rsidRPr="0062074F">
        <w:t xml:space="preserve"> for ECDIS </w:t>
      </w:r>
      <w:r w:rsidR="0056040E" w:rsidRPr="0062074F">
        <w:t>MSC.530(106)/Rev.1</w:t>
      </w:r>
      <w:r w:rsidRPr="0062074F">
        <w:t>, clause 11.3.</w:t>
      </w:r>
      <w:r w:rsidR="00D41A7E">
        <w:t>8</w:t>
      </w:r>
      <w:r w:rsidRPr="0062074F">
        <w:t xml:space="preserve"> Route Planning states;</w:t>
      </w:r>
    </w:p>
    <w:p w14:paraId="29C2A985" w14:textId="206AACF8" w:rsidR="009A3284" w:rsidRPr="0062074F" w:rsidRDefault="009A3284" w:rsidP="009A3284">
      <w:pPr>
        <w:spacing w:after="0" w:line="240" w:lineRule="auto"/>
        <w:jc w:val="both"/>
        <w:rPr>
          <w:i/>
          <w:iCs/>
        </w:rPr>
      </w:pPr>
      <w:r w:rsidRPr="0062074F">
        <w:rPr>
          <w:i/>
          <w:iCs/>
        </w:rPr>
        <w:t>11.3.</w:t>
      </w:r>
      <w:r w:rsidR="003A53A9" w:rsidRPr="0062074F">
        <w:rPr>
          <w:i/>
          <w:iCs/>
        </w:rPr>
        <w:t>8</w:t>
      </w:r>
      <w:r w:rsidRPr="0062074F">
        <w:rPr>
          <w:i/>
          <w:iCs/>
        </w:rPr>
        <w:t xml:space="preserve"> It should be possible for the mariner to select that the indications of 11.3.</w:t>
      </w:r>
      <w:r w:rsidR="003A53A9" w:rsidRPr="0062074F">
        <w:rPr>
          <w:i/>
          <w:iCs/>
        </w:rPr>
        <w:t>6</w:t>
      </w:r>
      <w:r w:rsidRPr="0062074F">
        <w:rPr>
          <w:i/>
          <w:iCs/>
        </w:rPr>
        <w:t xml:space="preserve"> and 11.3.</w:t>
      </w:r>
      <w:r w:rsidR="003A53A9" w:rsidRPr="0062074F">
        <w:rPr>
          <w:i/>
          <w:iCs/>
        </w:rPr>
        <w:t>7</w:t>
      </w:r>
    </w:p>
    <w:p w14:paraId="2BEE254A" w14:textId="77777777" w:rsidR="009A3284" w:rsidRPr="0062074F" w:rsidRDefault="009A3284" w:rsidP="009A3284">
      <w:pPr>
        <w:spacing w:after="0" w:line="240" w:lineRule="auto"/>
        <w:jc w:val="both"/>
        <w:rPr>
          <w:i/>
          <w:iCs/>
        </w:rPr>
      </w:pPr>
      <w:r w:rsidRPr="0062074F">
        <w:rPr>
          <w:i/>
          <w:iCs/>
        </w:rPr>
        <w:t>take into account accuracy information of relevant hydrographic information, as defined by IHO</w:t>
      </w:r>
    </w:p>
    <w:p w14:paraId="6A1956C8" w14:textId="77777777" w:rsidR="009A3284" w:rsidRPr="0062074F" w:rsidRDefault="009A3284" w:rsidP="009A3284">
      <w:pPr>
        <w:spacing w:after="0" w:line="240" w:lineRule="auto"/>
        <w:jc w:val="both"/>
        <w:rPr>
          <w:i/>
          <w:iCs/>
        </w:rPr>
      </w:pPr>
      <w:r w:rsidRPr="0062074F">
        <w:rPr>
          <w:i/>
          <w:iCs/>
        </w:rPr>
        <w:t>standards.</w:t>
      </w:r>
    </w:p>
    <w:p w14:paraId="69231AC2" w14:textId="77777777" w:rsidR="009A3284" w:rsidRPr="0062074F" w:rsidRDefault="009A3284" w:rsidP="009A3284">
      <w:pPr>
        <w:spacing w:after="0" w:line="240" w:lineRule="auto"/>
        <w:jc w:val="both"/>
      </w:pPr>
    </w:p>
    <w:p w14:paraId="6E2731DE" w14:textId="12CFCF26" w:rsidR="006E461B" w:rsidRPr="0062074F" w:rsidRDefault="006E461B" w:rsidP="009A3284">
      <w:pPr>
        <w:spacing w:after="0" w:line="240" w:lineRule="auto"/>
        <w:jc w:val="both"/>
      </w:pPr>
      <w:r w:rsidRPr="0062074F">
        <w:t xml:space="preserve">The selector </w:t>
      </w:r>
      <w:r w:rsidR="009B7431">
        <w:t xml:space="preserve">used </w:t>
      </w:r>
      <w:r w:rsidRPr="0062074F">
        <w:t xml:space="preserve">to take into account accuracy information must be called “Uncertainty”. The OEM may optionally split the uncertainty selector into </w:t>
      </w:r>
      <w:r w:rsidR="00C70A48" w:rsidRPr="0062074F">
        <w:t xml:space="preserve">separate </w:t>
      </w:r>
      <w:r w:rsidRPr="0062074F">
        <w:t>horizontal and vertical components.</w:t>
      </w:r>
    </w:p>
    <w:p w14:paraId="41BF2029" w14:textId="77777777" w:rsidR="006E461B" w:rsidRPr="0062074F" w:rsidRDefault="006E461B" w:rsidP="009A3284">
      <w:pPr>
        <w:spacing w:after="0" w:line="240" w:lineRule="auto"/>
        <w:jc w:val="both"/>
      </w:pPr>
    </w:p>
    <w:p w14:paraId="02C67818" w14:textId="77777777" w:rsidR="009A3284" w:rsidRPr="0062074F" w:rsidRDefault="009A3284" w:rsidP="009A3284">
      <w:pPr>
        <w:spacing w:after="0" w:line="240" w:lineRule="auto"/>
        <w:jc w:val="both"/>
      </w:pPr>
      <w:r w:rsidRPr="0062074F">
        <w:t>Clause 11.4.9 Route Monitoring states;</w:t>
      </w:r>
    </w:p>
    <w:p w14:paraId="12F9EE9D" w14:textId="77777777" w:rsidR="009A3284" w:rsidRPr="0062074F" w:rsidRDefault="009A3284" w:rsidP="009A3284">
      <w:pPr>
        <w:spacing w:after="0" w:line="240" w:lineRule="auto"/>
        <w:jc w:val="both"/>
      </w:pPr>
    </w:p>
    <w:p w14:paraId="1943B1DD" w14:textId="77777777" w:rsidR="009A3284" w:rsidRPr="0062074F" w:rsidRDefault="009A3284" w:rsidP="009A3284">
      <w:pPr>
        <w:spacing w:after="0" w:line="240" w:lineRule="auto"/>
        <w:jc w:val="both"/>
        <w:rPr>
          <w:i/>
          <w:iCs/>
        </w:rPr>
      </w:pPr>
      <w:r w:rsidRPr="0062074F">
        <w:rPr>
          <w:i/>
          <w:iCs/>
        </w:rPr>
        <w:t>11.4.9 It should be possible for the mariner to select that the indications of 11.4.3, 11.4.4, 11.4.6, 11.4.7 and 11.4.8 take into account accuracy information of relevant hydrographic information, as defined by IHO standards.</w:t>
      </w:r>
    </w:p>
    <w:p w14:paraId="550B37F0" w14:textId="77777777" w:rsidR="009A3284" w:rsidRPr="0062074F" w:rsidRDefault="009A3284" w:rsidP="009A3284">
      <w:pPr>
        <w:spacing w:after="0" w:line="240" w:lineRule="auto"/>
        <w:jc w:val="both"/>
        <w:rPr>
          <w:i/>
          <w:iCs/>
        </w:rPr>
      </w:pPr>
    </w:p>
    <w:p w14:paraId="2A6DC50F" w14:textId="2FFE4D2C" w:rsidR="009A3284" w:rsidRPr="0062074F" w:rsidRDefault="009A3284" w:rsidP="009A3284">
      <w:pPr>
        <w:spacing w:after="0" w:line="240" w:lineRule="auto"/>
        <w:jc w:val="both"/>
      </w:pPr>
      <w:r w:rsidRPr="0062074F">
        <w:t xml:space="preserve">When the Mariner has chosen to take accuracy of hydrographic information into account the ECDIS must use a </w:t>
      </w:r>
      <w:proofErr w:type="spellStart"/>
      <w:r w:rsidRPr="00520800">
        <w:rPr>
          <w:b/>
          <w:bCs/>
          <w:i/>
          <w:iCs/>
        </w:rPr>
        <w:t>zoneOfConfidence</w:t>
      </w:r>
      <w:proofErr w:type="spellEnd"/>
      <w:r w:rsidR="003C1749">
        <w:rPr>
          <w:b/>
          <w:bCs/>
          <w:i/>
          <w:iCs/>
        </w:rPr>
        <w:t xml:space="preserve"> </w:t>
      </w:r>
      <w:r w:rsidRPr="0062074F">
        <w:t>attribute to extend the check area in a horizontal direction for route plans (closer than a user-specified distance) and for own ship (within a specified time or distance set by the mariner, own ship will pass closer than a user-selected distance).</w:t>
      </w:r>
    </w:p>
    <w:p w14:paraId="502DA63E" w14:textId="77777777" w:rsidR="009A3284" w:rsidRPr="0062074F" w:rsidRDefault="009A3284" w:rsidP="009A3284">
      <w:pPr>
        <w:spacing w:after="0" w:line="240" w:lineRule="auto"/>
        <w:jc w:val="both"/>
      </w:pPr>
    </w:p>
    <w:p w14:paraId="024F718B" w14:textId="6CB3DD3C" w:rsidR="009A3284" w:rsidRPr="0062074F" w:rsidRDefault="009A3284">
      <w:pPr>
        <w:pStyle w:val="Heading3"/>
        <w:numPr>
          <w:ilvl w:val="3"/>
          <w:numId w:val="90"/>
        </w:numPr>
        <w:rPr>
          <w:rFonts w:eastAsia="Calibri"/>
          <w:b w:val="0"/>
          <w:bCs w:val="0"/>
          <w:snapToGrid w:val="0"/>
          <w:lang w:eastAsia="fr-FR"/>
        </w:rPr>
      </w:pPr>
      <w:bookmarkStart w:id="395" w:name="_Toc226035064"/>
      <w:r w:rsidRPr="0062074F">
        <w:t>Check area extension value – S-101 only</w:t>
      </w:r>
      <w:bookmarkEnd w:id="395"/>
    </w:p>
    <w:p w14:paraId="3CC38CE1" w14:textId="77777777" w:rsidR="009A3284" w:rsidRPr="0062074F" w:rsidRDefault="009A3284" w:rsidP="009A3284">
      <w:pPr>
        <w:spacing w:after="0" w:line="240" w:lineRule="auto"/>
        <w:jc w:val="both"/>
      </w:pPr>
    </w:p>
    <w:p w14:paraId="35007419" w14:textId="49E35C5D" w:rsidR="009A3284" w:rsidRPr="0062074F" w:rsidRDefault="009A3284" w:rsidP="009A3284">
      <w:pPr>
        <w:spacing w:after="0" w:line="240" w:lineRule="auto"/>
        <w:jc w:val="both"/>
      </w:pPr>
      <w:r w:rsidRPr="0062074F">
        <w:t xml:space="preserve">When the ECDIS is using S-101 without any S-102 depth substitution or S-104 depth adjustment the S-101 </w:t>
      </w:r>
      <w:proofErr w:type="spellStart"/>
      <w:r w:rsidRPr="00520800">
        <w:rPr>
          <w:b/>
          <w:bCs/>
        </w:rPr>
        <w:t>QualityOfBathymetricData</w:t>
      </w:r>
      <w:proofErr w:type="spellEnd"/>
      <w:r w:rsidRPr="0062074F">
        <w:t xml:space="preserve"> feature contains a </w:t>
      </w:r>
      <w:proofErr w:type="spellStart"/>
      <w:r w:rsidRPr="003D72A2">
        <w:t>zoneOfConfidence</w:t>
      </w:r>
      <w:proofErr w:type="spellEnd"/>
      <w:r w:rsidRPr="0062074F">
        <w:t xml:space="preserve"> complex attribute. This provides </w:t>
      </w:r>
      <w:r w:rsidRPr="00520800">
        <w:rPr>
          <w:strike/>
        </w:rPr>
        <w:t>either</w:t>
      </w:r>
      <w:r w:rsidRPr="0062074F">
        <w:t xml:space="preserve"> a </w:t>
      </w:r>
      <w:proofErr w:type="spellStart"/>
      <w:r w:rsidRPr="003D72A2">
        <w:rPr>
          <w:i/>
          <w:iCs/>
        </w:rPr>
        <w:t>horizontalPositionUncertainty</w:t>
      </w:r>
      <w:proofErr w:type="spellEnd"/>
      <w:r w:rsidRPr="0062074F">
        <w:t xml:space="preserve"> sub-attribute</w:t>
      </w:r>
      <w:r w:rsidR="006F00D6">
        <w:t>.</w:t>
      </w:r>
      <w:r w:rsidR="008972A2" w:rsidRPr="0062074F">
        <w:t xml:space="preserve"> </w:t>
      </w:r>
      <w:r w:rsidRPr="0062074F">
        <w:t xml:space="preserve">If no </w:t>
      </w:r>
      <w:proofErr w:type="spellStart"/>
      <w:r w:rsidRPr="003D72A2">
        <w:rPr>
          <w:i/>
          <w:iCs/>
        </w:rPr>
        <w:t>horizontalPositionUncertainty</w:t>
      </w:r>
      <w:proofErr w:type="spellEnd"/>
      <w:r w:rsidR="003C1749">
        <w:t xml:space="preserve"> </w:t>
      </w:r>
      <w:r w:rsidRPr="0062074F">
        <w:t xml:space="preserve">value is available then the amount of extension must be taken from the sub-attribute </w:t>
      </w:r>
      <w:proofErr w:type="spellStart"/>
      <w:r w:rsidRPr="003D72A2">
        <w:rPr>
          <w:i/>
          <w:iCs/>
        </w:rPr>
        <w:t>categoryOfZoneOfConfidence</w:t>
      </w:r>
      <w:proofErr w:type="spellEnd"/>
      <w:r w:rsidRPr="0062074F">
        <w:t xml:space="preserve"> according to the following table of default values:</w:t>
      </w:r>
    </w:p>
    <w:p w14:paraId="6D72C430" w14:textId="77777777" w:rsidR="009A3284" w:rsidRPr="0062074F" w:rsidRDefault="009A3284" w:rsidP="009A3284">
      <w:pPr>
        <w:spacing w:after="0" w:line="240" w:lineRule="auto"/>
        <w:jc w:val="both"/>
      </w:pPr>
      <w:r w:rsidRPr="0062074F">
        <w:t xml:space="preserve"> </w:t>
      </w:r>
    </w:p>
    <w:tbl>
      <w:tblPr>
        <w:tblStyle w:val="TableGrid"/>
        <w:tblW w:w="0" w:type="auto"/>
        <w:jc w:val="center"/>
        <w:tblLook w:val="04A0" w:firstRow="1" w:lastRow="0" w:firstColumn="1" w:lastColumn="0" w:noHBand="0" w:noVBand="1"/>
      </w:tblPr>
      <w:tblGrid>
        <w:gridCol w:w="3556"/>
        <w:gridCol w:w="2268"/>
      </w:tblGrid>
      <w:tr w:rsidR="009A3284" w:rsidRPr="0062074F" w14:paraId="23748FC0" w14:textId="77777777" w:rsidTr="00D343CC">
        <w:trPr>
          <w:jc w:val="center"/>
        </w:trPr>
        <w:tc>
          <w:tcPr>
            <w:tcW w:w="3556" w:type="dxa"/>
          </w:tcPr>
          <w:p w14:paraId="66DD4EDC" w14:textId="77777777" w:rsidR="009A3284" w:rsidRPr="0062074F" w:rsidRDefault="009A3284" w:rsidP="00D343CC">
            <w:pPr>
              <w:rPr>
                <w:b/>
                <w:bCs/>
                <w:i/>
                <w:iCs/>
              </w:rPr>
            </w:pPr>
            <w:proofErr w:type="spellStart"/>
            <w:r w:rsidRPr="0062074F">
              <w:rPr>
                <w:b/>
                <w:bCs/>
                <w:i/>
                <w:iCs/>
              </w:rPr>
              <w:t>categoryOfZoneOfConfidence</w:t>
            </w:r>
            <w:proofErr w:type="spellEnd"/>
            <w:r w:rsidRPr="0062074F">
              <w:rPr>
                <w:b/>
                <w:bCs/>
                <w:i/>
                <w:iCs/>
              </w:rPr>
              <w:t xml:space="preserve"> value. </w:t>
            </w:r>
          </w:p>
        </w:tc>
        <w:tc>
          <w:tcPr>
            <w:tcW w:w="2268" w:type="dxa"/>
          </w:tcPr>
          <w:p w14:paraId="53273DA4" w14:textId="77777777" w:rsidR="009A3284" w:rsidRPr="0062074F" w:rsidRDefault="009A3284" w:rsidP="00D343CC">
            <w:pPr>
              <w:rPr>
                <w:b/>
                <w:bCs/>
              </w:rPr>
            </w:pPr>
            <w:r w:rsidRPr="0062074F">
              <w:rPr>
                <w:b/>
                <w:bCs/>
              </w:rPr>
              <w:t xml:space="preserve">Positional Accuracy </w:t>
            </w:r>
          </w:p>
        </w:tc>
      </w:tr>
      <w:tr w:rsidR="009A3284" w:rsidRPr="0062074F" w14:paraId="75A0E1A4" w14:textId="77777777" w:rsidTr="00D343CC">
        <w:trPr>
          <w:jc w:val="center"/>
        </w:trPr>
        <w:tc>
          <w:tcPr>
            <w:tcW w:w="3556" w:type="dxa"/>
          </w:tcPr>
          <w:p w14:paraId="49BB840D" w14:textId="77777777" w:rsidR="009A3284" w:rsidRPr="0062074F" w:rsidRDefault="009A3284" w:rsidP="002D7DEE">
            <w:pPr>
              <w:jc w:val="center"/>
            </w:pPr>
            <w:r w:rsidRPr="0062074F">
              <w:lastRenderedPageBreak/>
              <w:t>A1</w:t>
            </w:r>
          </w:p>
        </w:tc>
        <w:tc>
          <w:tcPr>
            <w:tcW w:w="2268" w:type="dxa"/>
          </w:tcPr>
          <w:p w14:paraId="39C5D59E" w14:textId="77777777" w:rsidR="009A3284" w:rsidRPr="0062074F" w:rsidRDefault="009A3284" w:rsidP="002D7DEE">
            <w:pPr>
              <w:jc w:val="center"/>
            </w:pPr>
            <w:r w:rsidRPr="0062074F">
              <w:t>5m</w:t>
            </w:r>
          </w:p>
        </w:tc>
      </w:tr>
      <w:tr w:rsidR="009A3284" w:rsidRPr="0062074F" w14:paraId="7BD29AB0" w14:textId="77777777" w:rsidTr="00D343CC">
        <w:trPr>
          <w:jc w:val="center"/>
        </w:trPr>
        <w:tc>
          <w:tcPr>
            <w:tcW w:w="3556" w:type="dxa"/>
          </w:tcPr>
          <w:p w14:paraId="37FD4937" w14:textId="77777777" w:rsidR="009A3284" w:rsidRPr="0062074F" w:rsidRDefault="009A3284" w:rsidP="002D7DEE">
            <w:pPr>
              <w:jc w:val="center"/>
            </w:pPr>
            <w:r w:rsidRPr="0062074F">
              <w:t>A2</w:t>
            </w:r>
          </w:p>
        </w:tc>
        <w:tc>
          <w:tcPr>
            <w:tcW w:w="2268" w:type="dxa"/>
          </w:tcPr>
          <w:p w14:paraId="0AEE878B" w14:textId="77777777" w:rsidR="009A3284" w:rsidRPr="0062074F" w:rsidRDefault="009A3284" w:rsidP="002D7DEE">
            <w:pPr>
              <w:jc w:val="center"/>
            </w:pPr>
            <w:r w:rsidRPr="0062074F">
              <w:t>20m</w:t>
            </w:r>
          </w:p>
        </w:tc>
      </w:tr>
      <w:tr w:rsidR="009A3284" w:rsidRPr="0062074F" w14:paraId="670EC738" w14:textId="77777777" w:rsidTr="00D343CC">
        <w:trPr>
          <w:jc w:val="center"/>
        </w:trPr>
        <w:tc>
          <w:tcPr>
            <w:tcW w:w="3556" w:type="dxa"/>
          </w:tcPr>
          <w:p w14:paraId="59853ECF" w14:textId="77777777" w:rsidR="009A3284" w:rsidRPr="0062074F" w:rsidRDefault="009A3284" w:rsidP="002D7DEE">
            <w:pPr>
              <w:jc w:val="center"/>
            </w:pPr>
            <w:r w:rsidRPr="0062074F">
              <w:t>B</w:t>
            </w:r>
          </w:p>
        </w:tc>
        <w:tc>
          <w:tcPr>
            <w:tcW w:w="2268" w:type="dxa"/>
          </w:tcPr>
          <w:p w14:paraId="67C76230" w14:textId="77777777" w:rsidR="009A3284" w:rsidRPr="0062074F" w:rsidRDefault="009A3284" w:rsidP="002D7DEE">
            <w:pPr>
              <w:jc w:val="center"/>
            </w:pPr>
            <w:r w:rsidRPr="0062074F">
              <w:t>50m</w:t>
            </w:r>
          </w:p>
        </w:tc>
      </w:tr>
      <w:tr w:rsidR="009A3284" w:rsidRPr="0062074F" w14:paraId="2E24D9D7" w14:textId="77777777" w:rsidTr="00D343CC">
        <w:trPr>
          <w:jc w:val="center"/>
        </w:trPr>
        <w:tc>
          <w:tcPr>
            <w:tcW w:w="3556" w:type="dxa"/>
          </w:tcPr>
          <w:p w14:paraId="3CFD8BE1" w14:textId="77777777" w:rsidR="009A3284" w:rsidRPr="0062074F" w:rsidRDefault="009A3284" w:rsidP="002D7DEE">
            <w:pPr>
              <w:jc w:val="center"/>
            </w:pPr>
            <w:r w:rsidRPr="0062074F">
              <w:t>C</w:t>
            </w:r>
          </w:p>
        </w:tc>
        <w:tc>
          <w:tcPr>
            <w:tcW w:w="2268" w:type="dxa"/>
          </w:tcPr>
          <w:p w14:paraId="65EC1D17" w14:textId="77777777" w:rsidR="009A3284" w:rsidRPr="0062074F" w:rsidRDefault="009A3284" w:rsidP="002D7DEE">
            <w:pPr>
              <w:jc w:val="center"/>
            </w:pPr>
            <w:r w:rsidRPr="0062074F">
              <w:t>500m</w:t>
            </w:r>
          </w:p>
        </w:tc>
      </w:tr>
      <w:tr w:rsidR="009A3284" w:rsidRPr="0062074F" w14:paraId="6025E226" w14:textId="77777777" w:rsidTr="00D343CC">
        <w:trPr>
          <w:jc w:val="center"/>
        </w:trPr>
        <w:tc>
          <w:tcPr>
            <w:tcW w:w="3556" w:type="dxa"/>
          </w:tcPr>
          <w:p w14:paraId="56C5E8D1" w14:textId="77777777" w:rsidR="009A3284" w:rsidRPr="0062074F" w:rsidRDefault="009A3284" w:rsidP="002D7DEE">
            <w:pPr>
              <w:jc w:val="center"/>
            </w:pPr>
            <w:r w:rsidRPr="0062074F">
              <w:t>D</w:t>
            </w:r>
          </w:p>
        </w:tc>
        <w:tc>
          <w:tcPr>
            <w:tcW w:w="2268" w:type="dxa"/>
          </w:tcPr>
          <w:p w14:paraId="0181805B" w14:textId="77777777" w:rsidR="009A3284" w:rsidRPr="0062074F" w:rsidRDefault="009A3284" w:rsidP="002D7DEE">
            <w:pPr>
              <w:jc w:val="center"/>
            </w:pPr>
            <w:r w:rsidRPr="0062074F">
              <w:t>500m</w:t>
            </w:r>
          </w:p>
        </w:tc>
      </w:tr>
      <w:tr w:rsidR="009A3284" w:rsidRPr="0062074F" w14:paraId="065CCFEC" w14:textId="77777777" w:rsidTr="00D343CC">
        <w:trPr>
          <w:jc w:val="center"/>
        </w:trPr>
        <w:tc>
          <w:tcPr>
            <w:tcW w:w="3556" w:type="dxa"/>
          </w:tcPr>
          <w:p w14:paraId="2861A366" w14:textId="77777777" w:rsidR="009A3284" w:rsidRPr="0062074F" w:rsidRDefault="009A3284" w:rsidP="002D7DEE">
            <w:pPr>
              <w:jc w:val="center"/>
            </w:pPr>
            <w:r w:rsidRPr="0062074F">
              <w:t>U</w:t>
            </w:r>
          </w:p>
        </w:tc>
        <w:tc>
          <w:tcPr>
            <w:tcW w:w="2268" w:type="dxa"/>
          </w:tcPr>
          <w:p w14:paraId="44C64BF5" w14:textId="77777777" w:rsidR="009A3284" w:rsidRPr="0062074F" w:rsidRDefault="009A3284" w:rsidP="00530F27">
            <w:pPr>
              <w:keepNext/>
              <w:jc w:val="center"/>
            </w:pPr>
            <w:r w:rsidRPr="0062074F">
              <w:t>500m</w:t>
            </w:r>
          </w:p>
        </w:tc>
      </w:tr>
    </w:tbl>
    <w:p w14:paraId="31A14303" w14:textId="325B2B49" w:rsidR="009A3284" w:rsidRPr="0062074F" w:rsidRDefault="00C56536" w:rsidP="00530F27">
      <w:pPr>
        <w:pStyle w:val="Caption"/>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3</w:t>
      </w:r>
      <w:r w:rsidR="00157948">
        <w:fldChar w:fldCharType="end"/>
      </w:r>
      <w:r w:rsidRPr="0062074F">
        <w:t xml:space="preserve">: </w:t>
      </w:r>
      <w:proofErr w:type="spellStart"/>
      <w:r w:rsidRPr="0062074F">
        <w:t>categoryOfZoneOfConfidence</w:t>
      </w:r>
      <w:proofErr w:type="spellEnd"/>
      <w:r w:rsidRPr="0062074F">
        <w:t xml:space="preserve"> and Accuracy values.</w:t>
      </w:r>
    </w:p>
    <w:p w14:paraId="12949F5D" w14:textId="6E985EA4" w:rsidR="009A3284" w:rsidRPr="0062074F" w:rsidRDefault="00265357">
      <w:pPr>
        <w:pStyle w:val="Heading3"/>
        <w:numPr>
          <w:ilvl w:val="3"/>
          <w:numId w:val="90"/>
        </w:numPr>
      </w:pPr>
      <w:r w:rsidRPr="0062074F">
        <w:rPr>
          <w:rFonts w:eastAsia="Calibri"/>
          <w:snapToGrid w:val="0"/>
          <w:lang w:eastAsia="fr-FR"/>
        </w:rPr>
        <w:t xml:space="preserve"> </w:t>
      </w:r>
      <w:bookmarkStart w:id="396" w:name="_Toc226035065"/>
      <w:r w:rsidR="009A3284" w:rsidRPr="0062074F">
        <w:t>Check area extension value</w:t>
      </w:r>
      <w:r w:rsidR="003C1749">
        <w:t xml:space="preserve"> </w:t>
      </w:r>
      <w:r w:rsidR="009A3284" w:rsidRPr="0062074F">
        <w:t>– S-102 depth substitution</w:t>
      </w:r>
      <w:bookmarkEnd w:id="396"/>
    </w:p>
    <w:p w14:paraId="6AB25B05" w14:textId="388FBF80" w:rsidR="009A3284" w:rsidRPr="0062074F" w:rsidRDefault="009A3284" w:rsidP="009A3284">
      <w:pPr>
        <w:spacing w:after="0" w:line="240" w:lineRule="auto"/>
      </w:pPr>
      <w:r w:rsidRPr="0062074F">
        <w:t>When the depth information in the S-101 is substituted by S-102</w:t>
      </w:r>
      <w:r w:rsidR="003C1749">
        <w:t xml:space="preserve"> </w:t>
      </w:r>
      <w:r w:rsidRPr="0062074F">
        <w:t xml:space="preserve">the </w:t>
      </w:r>
      <w:proofErr w:type="spellStart"/>
      <w:r w:rsidRPr="003D72A2">
        <w:rPr>
          <w:i/>
          <w:iCs/>
        </w:rPr>
        <w:t>zoneOfConfidence.horizontalPositionUncertainty.</w:t>
      </w:r>
      <w:r w:rsidRPr="003D72A2">
        <w:t>uncertaintyFixed</w:t>
      </w:r>
      <w:proofErr w:type="spellEnd"/>
      <w:r w:rsidR="003C1749">
        <w:rPr>
          <w:i/>
          <w:iCs/>
        </w:rPr>
        <w:t xml:space="preserve"> </w:t>
      </w:r>
      <w:r w:rsidR="00C56536" w:rsidRPr="0062074F">
        <w:t>in</w:t>
      </w:r>
      <w:r w:rsidRPr="0062074F">
        <w:t xml:space="preserve"> the </w:t>
      </w:r>
      <w:proofErr w:type="spellStart"/>
      <w:r w:rsidRPr="00520800">
        <w:rPr>
          <w:b/>
          <w:bCs/>
        </w:rPr>
        <w:t>QualityOfBathymetryCoverage</w:t>
      </w:r>
      <w:proofErr w:type="spellEnd"/>
      <w:r w:rsidRPr="0062074F">
        <w:t xml:space="preserve"> feature attribute table (S-100 Part 10c, 9.6.2)</w:t>
      </w:r>
      <w:r w:rsidR="003C1749">
        <w:t xml:space="preserve"> </w:t>
      </w:r>
      <w:r w:rsidRPr="0062074F">
        <w:t>from the S-102 must be used instead</w:t>
      </w:r>
      <w:r w:rsidR="003C1749">
        <w:t xml:space="preserve"> </w:t>
      </w:r>
      <w:r w:rsidRPr="0062074F">
        <w:t>of the S-101 feature information as defined in the last clause if it is set. If this value is not available</w:t>
      </w:r>
      <w:r w:rsidR="003C1749">
        <w:t xml:space="preserve"> </w:t>
      </w:r>
      <w:r w:rsidRPr="0062074F">
        <w:t>then the S-101 value defined in the previous clause must be used instead.</w:t>
      </w:r>
    </w:p>
    <w:p w14:paraId="781F8253" w14:textId="77777777" w:rsidR="009A3284" w:rsidRPr="0062074F" w:rsidRDefault="009A3284" w:rsidP="009A3284">
      <w:pPr>
        <w:spacing w:after="0" w:line="240" w:lineRule="auto"/>
      </w:pPr>
    </w:p>
    <w:p w14:paraId="4AF4F3E2" w14:textId="31845516" w:rsidR="006F00D6" w:rsidRDefault="006F00D6">
      <w:pPr>
        <w:pStyle w:val="Heading3"/>
        <w:numPr>
          <w:ilvl w:val="3"/>
          <w:numId w:val="90"/>
        </w:numPr>
      </w:pPr>
      <w:r>
        <w:t xml:space="preserve"> </w:t>
      </w:r>
      <w:bookmarkStart w:id="397" w:name="_Toc226035066"/>
      <w:r>
        <w:t xml:space="preserve">Multiple </w:t>
      </w:r>
      <w:proofErr w:type="spellStart"/>
      <w:r w:rsidRPr="0062074F">
        <w:t>QualityOfBathymetricData</w:t>
      </w:r>
      <w:proofErr w:type="spellEnd"/>
      <w:r>
        <w:t xml:space="preserve"> Features</w:t>
      </w:r>
      <w:bookmarkEnd w:id="397"/>
    </w:p>
    <w:p w14:paraId="6BD79E97" w14:textId="65834886" w:rsidR="009A3284" w:rsidRPr="0062074F" w:rsidRDefault="009A3284" w:rsidP="009A3284">
      <w:pPr>
        <w:spacing w:after="0" w:line="240" w:lineRule="auto"/>
      </w:pPr>
      <w:r w:rsidRPr="0062074F">
        <w:t xml:space="preserve">For the S-101 case, when multiple </w:t>
      </w:r>
      <w:proofErr w:type="spellStart"/>
      <w:r w:rsidRPr="00520800">
        <w:rPr>
          <w:b/>
          <w:bCs/>
        </w:rPr>
        <w:t>QualityOfBathymetricData</w:t>
      </w:r>
      <w:proofErr w:type="spellEnd"/>
      <w:r w:rsidRPr="0062074F">
        <w:t xml:space="preserve"> features with different</w:t>
      </w:r>
      <w:r w:rsidR="003C1749">
        <w:t xml:space="preserve"> </w:t>
      </w:r>
      <w:proofErr w:type="spellStart"/>
      <w:r w:rsidRPr="003D72A2">
        <w:rPr>
          <w:i/>
          <w:iCs/>
        </w:rPr>
        <w:t>categoryOfZoneOfConfidence</w:t>
      </w:r>
      <w:proofErr w:type="spellEnd"/>
      <w:r w:rsidR="003C1749">
        <w:t xml:space="preserve"> </w:t>
      </w:r>
      <w:r w:rsidRPr="0062074F">
        <w:t xml:space="preserve">values underlay the check area, then the value of extension changes at the point where the original non-extended check area crosses the boundary of the </w:t>
      </w:r>
      <w:proofErr w:type="spellStart"/>
      <w:r w:rsidRPr="00520800">
        <w:rPr>
          <w:b/>
          <w:bCs/>
        </w:rPr>
        <w:t>QualityOfBathymetricData</w:t>
      </w:r>
      <w:proofErr w:type="spellEnd"/>
      <w:r w:rsidRPr="0062074F">
        <w:t xml:space="preserve"> areas with different </w:t>
      </w:r>
      <w:proofErr w:type="spellStart"/>
      <w:r w:rsidRPr="003D72A2">
        <w:rPr>
          <w:i/>
          <w:iCs/>
        </w:rPr>
        <w:t>categoryOfZoneOfConfidence</w:t>
      </w:r>
      <w:proofErr w:type="spellEnd"/>
      <w:r w:rsidRPr="0062074F">
        <w:t xml:space="preserve"> values, see the example below:</w:t>
      </w:r>
    </w:p>
    <w:p w14:paraId="49EBEB2F" w14:textId="77777777" w:rsidR="009A3284" w:rsidRPr="0062074F" w:rsidRDefault="009A3284" w:rsidP="009A3284">
      <w:pPr>
        <w:spacing w:after="0" w:line="240" w:lineRule="auto"/>
      </w:pPr>
    </w:p>
    <w:p w14:paraId="7AAA4C4D" w14:textId="77777777" w:rsidR="009A3284" w:rsidRPr="0062074F" w:rsidRDefault="009A3284" w:rsidP="009A3284">
      <w:pPr>
        <w:spacing w:after="0" w:line="240" w:lineRule="auto"/>
      </w:pPr>
      <w:r w:rsidRPr="0062074F">
        <w:rPr>
          <w:noProof/>
        </w:rPr>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Pr="0062074F" w:rsidRDefault="009A3284" w:rsidP="009A3284">
      <w:pPr>
        <w:spacing w:after="0" w:line="240" w:lineRule="auto"/>
      </w:pPr>
    </w:p>
    <w:p w14:paraId="560BF581"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10. Example Extension of check-area by multiple underlaying </w:t>
      </w:r>
      <w:proofErr w:type="spellStart"/>
      <w:r w:rsidRPr="0062074F">
        <w:rPr>
          <w:b/>
          <w:bCs/>
        </w:rPr>
        <w:t>QualityOfBathymetricData</w:t>
      </w:r>
      <w:proofErr w:type="spellEnd"/>
      <w:r w:rsidRPr="0062074F">
        <w:rPr>
          <w:b/>
          <w:bCs/>
        </w:rPr>
        <w:t xml:space="preserve"> </w:t>
      </w:r>
      <w:r w:rsidRPr="0062074F">
        <w:rPr>
          <w:rFonts w:eastAsia="Calibri" w:cs="Arial"/>
          <w:b/>
          <w:bCs/>
          <w:lang w:eastAsia="fr-FR"/>
        </w:rPr>
        <w:t xml:space="preserve">areas with different values of </w:t>
      </w:r>
      <w:proofErr w:type="spellStart"/>
      <w:r w:rsidRPr="0062074F">
        <w:rPr>
          <w:b/>
          <w:bCs/>
          <w:i/>
          <w:iCs/>
        </w:rPr>
        <w:t>categoryOfZoneOfConfidence</w:t>
      </w:r>
      <w:proofErr w:type="spellEnd"/>
      <w:r w:rsidRPr="0062074F">
        <w:rPr>
          <w:b/>
          <w:bCs/>
        </w:rPr>
        <w:t xml:space="preserve"> </w:t>
      </w:r>
    </w:p>
    <w:p w14:paraId="12B3F1A4" w14:textId="77777777" w:rsidR="00AB2742" w:rsidRPr="0062074F" w:rsidRDefault="00AB2742" w:rsidP="00450770"/>
    <w:p w14:paraId="638D6DCB" w14:textId="0FF3DB5D" w:rsidR="00927EBE" w:rsidRPr="0062074F" w:rsidRDefault="00C5483B" w:rsidP="00EC44E4">
      <w:pPr>
        <w:pStyle w:val="Heading3"/>
      </w:pPr>
      <w:bookmarkStart w:id="398" w:name="_Ref88060090"/>
      <w:bookmarkStart w:id="399" w:name="_Toc226035067"/>
      <w:r w:rsidRPr="0062074F">
        <w:t>Enhanced</w:t>
      </w:r>
      <w:r w:rsidR="00927EBE" w:rsidRPr="0062074F">
        <w:t xml:space="preserve"> Safety Contour</w:t>
      </w:r>
      <w:bookmarkEnd w:id="398"/>
      <w:r w:rsidR="007D1C60" w:rsidRPr="0062074F">
        <w:t xml:space="preserve"> and Water Level Adjustment.</w:t>
      </w:r>
      <w:bookmarkEnd w:id="399"/>
    </w:p>
    <w:p w14:paraId="16BA64E1" w14:textId="50871A6A" w:rsidR="00DE0E6F" w:rsidRPr="0062074F" w:rsidRDefault="00C56536" w:rsidP="009C3086">
      <w:pPr>
        <w:spacing w:after="120" w:line="240" w:lineRule="auto"/>
        <w:jc w:val="both"/>
      </w:pPr>
      <w:r w:rsidRPr="0062074F">
        <w:t>The term “</w:t>
      </w:r>
      <w:r w:rsidR="00C5483B" w:rsidRPr="0062074F">
        <w:t>Enhanced</w:t>
      </w:r>
      <w:r w:rsidR="00927EBE" w:rsidRPr="0062074F">
        <w:t xml:space="preserve"> </w:t>
      </w:r>
      <w:r w:rsidR="00826214" w:rsidRPr="0062074F">
        <w:t>S</w:t>
      </w:r>
      <w:r w:rsidR="00927EBE" w:rsidRPr="0062074F">
        <w:t xml:space="preserve">afety </w:t>
      </w:r>
      <w:r w:rsidR="00826214" w:rsidRPr="0062074F">
        <w:t>C</w:t>
      </w:r>
      <w:r w:rsidR="00927EBE" w:rsidRPr="0062074F">
        <w:t>ontour</w:t>
      </w:r>
      <w:r w:rsidRPr="0062074F">
        <w:t>”</w:t>
      </w:r>
      <w:r w:rsidR="00927EBE" w:rsidRPr="0062074F">
        <w:t xml:space="preserve"> means </w:t>
      </w:r>
      <w:r w:rsidRPr="0062074F">
        <w:t>a</w:t>
      </w:r>
      <w:r w:rsidR="00927EBE" w:rsidRPr="0062074F">
        <w:t xml:space="preserve"> safety contour </w:t>
      </w:r>
      <w:r w:rsidRPr="0062074F">
        <w:t xml:space="preserve">created </w:t>
      </w:r>
      <w:r w:rsidR="00927EBE" w:rsidRPr="0062074F">
        <w:t xml:space="preserve">from bathymetric grid data </w:t>
      </w:r>
      <w:r w:rsidRPr="0062074F">
        <w:t>using</w:t>
      </w:r>
      <w:r w:rsidR="00927EBE" w:rsidRPr="0062074F">
        <w:t xml:space="preserve"> </w:t>
      </w:r>
      <w:r w:rsidR="00826214" w:rsidRPr="0062074F">
        <w:t>the</w:t>
      </w:r>
      <w:r w:rsidR="00927EBE" w:rsidRPr="0062074F">
        <w:t xml:space="preserve"> value set by the user. </w:t>
      </w:r>
      <w:r w:rsidR="007D1C60" w:rsidRPr="0062074F">
        <w:t>With</w:t>
      </w:r>
      <w:r w:rsidR="00DE0E6F" w:rsidRPr="0062074F">
        <w:t xml:space="preserve"> ENCs the u</w:t>
      </w:r>
      <w:r w:rsidR="007D1C60" w:rsidRPr="0062074F">
        <w:t>ser set</w:t>
      </w:r>
      <w:r w:rsidR="00DE0E6F" w:rsidRPr="0062074F">
        <w:t>s</w:t>
      </w:r>
      <w:r w:rsidR="007D1C60" w:rsidRPr="0062074F">
        <w:t xml:space="preserve"> </w:t>
      </w:r>
      <w:r w:rsidR="00DE0E6F" w:rsidRPr="0062074F">
        <w:t>a</w:t>
      </w:r>
      <w:r w:rsidR="007D1C60" w:rsidRPr="0062074F">
        <w:t xml:space="preserve"> value for the safety contour, but if </w:t>
      </w:r>
      <w:r w:rsidRPr="0062074F">
        <w:t xml:space="preserve">a contour of that value </w:t>
      </w:r>
      <w:r w:rsidR="007D1C60" w:rsidRPr="0062074F">
        <w:t xml:space="preserve">is not found in </w:t>
      </w:r>
      <w:r w:rsidR="00DE0E6F" w:rsidRPr="0062074F">
        <w:t>the ENC t</w:t>
      </w:r>
      <w:r w:rsidR="007D1C60" w:rsidRPr="0062074F">
        <w:t xml:space="preserve">hen the safety contour defaults to the next deepest </w:t>
      </w:r>
      <w:r w:rsidRPr="0062074F">
        <w:t xml:space="preserve">available contour </w:t>
      </w:r>
      <w:r w:rsidR="007D1C60" w:rsidRPr="0062074F">
        <w:t xml:space="preserve">which </w:t>
      </w:r>
      <w:r w:rsidR="00DE0E6F" w:rsidRPr="0062074F">
        <w:t>can be substantially deeper th</w:t>
      </w:r>
      <w:r w:rsidR="007D1C60" w:rsidRPr="0062074F">
        <w:t xml:space="preserve">an the </w:t>
      </w:r>
      <w:r w:rsidR="00DE0E6F" w:rsidRPr="0062074F">
        <w:t>v</w:t>
      </w:r>
      <w:r w:rsidR="007D1C60" w:rsidRPr="0062074F">
        <w:t xml:space="preserve">alue </w:t>
      </w:r>
      <w:r w:rsidR="00256259" w:rsidRPr="0062074F">
        <w:t>requested</w:t>
      </w:r>
      <w:r w:rsidR="007D1C60" w:rsidRPr="0062074F">
        <w:t xml:space="preserve"> by the user.</w:t>
      </w:r>
      <w:r w:rsidR="00DE0E6F" w:rsidRPr="0062074F">
        <w:t xml:space="preserve"> </w:t>
      </w:r>
    </w:p>
    <w:p w14:paraId="72614166" w14:textId="29D1A832" w:rsidR="007D1C60" w:rsidRPr="0062074F" w:rsidRDefault="00DE0E6F" w:rsidP="009C3086">
      <w:pPr>
        <w:spacing w:after="120" w:line="240" w:lineRule="auto"/>
        <w:jc w:val="both"/>
      </w:pPr>
      <w:r w:rsidRPr="0062074F">
        <w:t xml:space="preserve">Bathymetric grid data allows the user the ability to define a value and for the system to delineate areas of safe and unsafe water based on that value. The areas defined can then be used for the definition of </w:t>
      </w:r>
      <w:r w:rsidRPr="0062074F">
        <w:lastRenderedPageBreak/>
        <w:t xml:space="preserve">safety contour and attendant alerts/indications. When this is done contextual ENC features with depth information are also substituted from the bathymetric grid to present the user </w:t>
      </w:r>
      <w:r w:rsidR="00D56DA6">
        <w:t xml:space="preserve">with </w:t>
      </w:r>
      <w:r w:rsidRPr="0062074F">
        <w:t>a harmonised picture.</w:t>
      </w:r>
    </w:p>
    <w:p w14:paraId="4AED00C6" w14:textId="4E7EBC43" w:rsidR="00DE0E6F" w:rsidRPr="0062074F" w:rsidRDefault="007D1C60" w:rsidP="009C3086">
      <w:pPr>
        <w:spacing w:after="120" w:line="240" w:lineRule="auto"/>
        <w:jc w:val="both"/>
      </w:pPr>
      <w:r w:rsidRPr="0062074F">
        <w:t xml:space="preserve">The combination of S-101 with </w:t>
      </w:r>
      <w:r w:rsidR="00EA43FD" w:rsidRPr="0062074F">
        <w:t xml:space="preserve">S-102 and </w:t>
      </w:r>
      <w:r w:rsidRPr="0062074F">
        <w:t xml:space="preserve">S-104 </w:t>
      </w:r>
      <w:r w:rsidR="00F135E7" w:rsidRPr="0062074F">
        <w:t>together</w:t>
      </w:r>
      <w:r w:rsidRPr="0062074F">
        <w:t xml:space="preserve"> enable Water Level Adjustment (WLA), allowing the water level data contained in S-104 to complement the </w:t>
      </w:r>
      <w:r w:rsidR="00F135E7" w:rsidRPr="0062074F">
        <w:t xml:space="preserve">S-102 and </w:t>
      </w:r>
      <w:r w:rsidRPr="0062074F">
        <w:t xml:space="preserve">S-101 chart data. </w:t>
      </w:r>
      <w:r w:rsidR="00DE0E6F" w:rsidRPr="0062074F">
        <w:t xml:space="preserve">As with depth information, WLA processes adjust attribute values in the ENC </w:t>
      </w:r>
      <w:r w:rsidR="00F135E7" w:rsidRPr="0062074F">
        <w:t xml:space="preserve">data </w:t>
      </w:r>
      <w:r w:rsidR="00DE0E6F" w:rsidRPr="0062074F">
        <w:t xml:space="preserve">to present the user </w:t>
      </w:r>
      <w:r w:rsidR="004256B9" w:rsidRPr="0062074F">
        <w:t xml:space="preserve">with </w:t>
      </w:r>
      <w:r w:rsidR="00DE0E6F" w:rsidRPr="0062074F">
        <w:t>a harmonised picture.</w:t>
      </w:r>
    </w:p>
    <w:p w14:paraId="27DB4762" w14:textId="50AEDE52" w:rsidR="00853C83" w:rsidRPr="0062074F" w:rsidRDefault="007D1C60" w:rsidP="00530F27">
      <w:pPr>
        <w:spacing w:after="120" w:line="240" w:lineRule="auto"/>
        <w:jc w:val="both"/>
      </w:pPr>
      <w:r w:rsidRPr="0062074F">
        <w:t xml:space="preserve">Appendix </w:t>
      </w:r>
      <w:r w:rsidR="00760179" w:rsidRPr="0062074F">
        <w:t>D</w:t>
      </w:r>
      <w:r w:rsidRPr="0062074F">
        <w:t xml:space="preserve"> defines the</w:t>
      </w:r>
      <w:r w:rsidR="00DE0E6F" w:rsidRPr="0062074F">
        <w:t xml:space="preserve"> detailed mechanisms for </w:t>
      </w:r>
      <w:r w:rsidR="00C5483B" w:rsidRPr="0062074F">
        <w:t>Enhanced</w:t>
      </w:r>
      <w:r w:rsidR="00DE0E6F" w:rsidRPr="0062074F">
        <w:t xml:space="preserve"> </w:t>
      </w:r>
      <w:r w:rsidR="00C5483B" w:rsidRPr="0062074F">
        <w:t>S</w:t>
      </w:r>
      <w:r w:rsidR="00DE0E6F" w:rsidRPr="0062074F">
        <w:t xml:space="preserve">afety </w:t>
      </w:r>
      <w:r w:rsidR="00C5483B" w:rsidRPr="0062074F">
        <w:t>C</w:t>
      </w:r>
      <w:r w:rsidR="00DE0E6F" w:rsidRPr="0062074F">
        <w:t xml:space="preserve">ontour and </w:t>
      </w:r>
      <w:r w:rsidR="009D5976" w:rsidRPr="0062074F">
        <w:t>Water Level Adjustment</w:t>
      </w:r>
      <w:r w:rsidR="00DE0E6F" w:rsidRPr="0062074F">
        <w:t>.</w:t>
      </w:r>
      <w:r w:rsidR="00826214" w:rsidRPr="0062074F">
        <w:t xml:space="preserve"> </w:t>
      </w:r>
      <w:r w:rsidR="00114860" w:rsidRPr="0062074F">
        <w:t xml:space="preserve">The ECDIS must support </w:t>
      </w:r>
      <w:r w:rsidR="00265357" w:rsidRPr="0062074F">
        <w:t>th</w:t>
      </w:r>
      <w:r w:rsidR="00826214" w:rsidRPr="0062074F">
        <w:t xml:space="preserve">e </w:t>
      </w:r>
      <w:r w:rsidR="00C5483B" w:rsidRPr="0062074F">
        <w:t>Enhanced</w:t>
      </w:r>
      <w:r w:rsidR="00114860" w:rsidRPr="0062074F">
        <w:t xml:space="preserve"> Safety Contour and Water Level Adjustment features.</w:t>
      </w:r>
      <w:r w:rsidR="00C5483B" w:rsidRPr="0062074F">
        <w:t xml:space="preserve"> </w:t>
      </w:r>
    </w:p>
    <w:p w14:paraId="64B96ED8" w14:textId="3B72FCE7" w:rsidR="00647464" w:rsidRPr="0062074F" w:rsidRDefault="00A841E5" w:rsidP="00DB7CFE">
      <w:pPr>
        <w:pStyle w:val="Heading2"/>
        <w:rPr>
          <w:strike/>
        </w:rPr>
      </w:pPr>
      <w:r w:rsidRPr="0062074F">
        <w:t xml:space="preserve"> </w:t>
      </w:r>
      <w:bookmarkStart w:id="400" w:name="_Toc226035068"/>
      <w:r w:rsidR="004F141B" w:rsidRPr="0062074F">
        <w:t>Other</w:t>
      </w:r>
      <w:r w:rsidR="00286BF8" w:rsidRPr="0062074F">
        <w:t xml:space="preserve"> specified display features</w:t>
      </w:r>
      <w:bookmarkStart w:id="401" w:name="_Toc175130256"/>
      <w:bookmarkStart w:id="402" w:name="_Toc175130257"/>
      <w:bookmarkStart w:id="403" w:name="_Toc175130258"/>
      <w:bookmarkStart w:id="404" w:name="_Toc175130259"/>
      <w:bookmarkStart w:id="405" w:name="_Toc175130260"/>
      <w:bookmarkStart w:id="406" w:name="_Toc175130261"/>
      <w:bookmarkStart w:id="407" w:name="_Toc175130262"/>
      <w:bookmarkEnd w:id="400"/>
      <w:bookmarkEnd w:id="401"/>
      <w:bookmarkEnd w:id="402"/>
      <w:bookmarkEnd w:id="403"/>
      <w:bookmarkEnd w:id="404"/>
      <w:bookmarkEnd w:id="405"/>
      <w:bookmarkEnd w:id="406"/>
      <w:bookmarkEnd w:id="407"/>
      <w:r w:rsidR="001A432B" w:rsidRPr="0062074F">
        <w:rPr>
          <w:strike/>
        </w:rPr>
        <w:t xml:space="preserve"> </w:t>
      </w:r>
    </w:p>
    <w:p w14:paraId="413066EB" w14:textId="52B7C055" w:rsidR="00411F4B" w:rsidRPr="0062074F" w:rsidRDefault="00411F4B" w:rsidP="00411F4B">
      <w:pPr>
        <w:pStyle w:val="Heading3"/>
      </w:pPr>
      <w:bookmarkStart w:id="408" w:name="_Ref224658541"/>
      <w:bookmarkStart w:id="409" w:name="_Ref224658548"/>
      <w:bookmarkStart w:id="410" w:name="_Toc226035069"/>
      <w:bookmarkStart w:id="411" w:name="_Ref48912766"/>
      <w:r w:rsidRPr="0062074F">
        <w:t>Legend</w:t>
      </w:r>
      <w:bookmarkEnd w:id="408"/>
      <w:bookmarkEnd w:id="409"/>
      <w:bookmarkEnd w:id="410"/>
    </w:p>
    <w:p w14:paraId="78E91611" w14:textId="1C169300" w:rsidR="00411F4B" w:rsidRPr="0062074F" w:rsidRDefault="00411F4B" w:rsidP="00411F4B">
      <w:pPr>
        <w:spacing w:after="60" w:line="240" w:lineRule="auto"/>
        <w:jc w:val="both"/>
      </w:pPr>
      <w:r w:rsidRPr="0062074F">
        <w:t>A standard legend of general information relating to the area displayed, applicable to the position selected by the mariner, must be shown on a graphic or text display. This legend must contain at minimum (and, as applicable):</w:t>
      </w:r>
    </w:p>
    <w:p w14:paraId="2E6E8B01" w14:textId="5693A3AA" w:rsidR="001822E6" w:rsidRPr="0062074F" w:rsidRDefault="001822E6">
      <w:pPr>
        <w:pStyle w:val="ListParagraph"/>
        <w:numPr>
          <w:ilvl w:val="0"/>
          <w:numId w:val="105"/>
        </w:numPr>
        <w:spacing w:after="60" w:line="240" w:lineRule="auto"/>
        <w:jc w:val="both"/>
      </w:pPr>
      <w:r w:rsidRPr="0062074F">
        <w:t>Units for Depth</w:t>
      </w:r>
      <w:r w:rsidR="009B7431">
        <w:t>;</w:t>
      </w:r>
    </w:p>
    <w:p w14:paraId="06600D7A" w14:textId="43355E07" w:rsidR="001822E6" w:rsidRPr="0062074F" w:rsidRDefault="001822E6">
      <w:pPr>
        <w:pStyle w:val="ListParagraph"/>
        <w:numPr>
          <w:ilvl w:val="0"/>
          <w:numId w:val="105"/>
        </w:numPr>
        <w:spacing w:after="60" w:line="240" w:lineRule="auto"/>
        <w:jc w:val="both"/>
      </w:pPr>
      <w:r w:rsidRPr="0062074F">
        <w:t>Units for Height</w:t>
      </w:r>
      <w:r w:rsidR="009B7431">
        <w:t>;</w:t>
      </w:r>
    </w:p>
    <w:p w14:paraId="21007C12" w14:textId="2B2B8CEE" w:rsidR="00411F4B" w:rsidRPr="0062074F" w:rsidRDefault="00411F4B">
      <w:pPr>
        <w:pStyle w:val="ListParagraph"/>
        <w:numPr>
          <w:ilvl w:val="0"/>
          <w:numId w:val="105"/>
        </w:numPr>
        <w:spacing w:after="60" w:line="240" w:lineRule="auto"/>
        <w:jc w:val="both"/>
      </w:pPr>
      <w:r w:rsidRPr="0062074F">
        <w:t>Scale of display;</w:t>
      </w:r>
    </w:p>
    <w:p w14:paraId="2AA4759D" w14:textId="77777777" w:rsidR="00411F4B" w:rsidRPr="0062074F" w:rsidRDefault="00411F4B">
      <w:pPr>
        <w:pStyle w:val="ListParagraph"/>
        <w:numPr>
          <w:ilvl w:val="0"/>
          <w:numId w:val="105"/>
        </w:numPr>
        <w:spacing w:after="60" w:line="240" w:lineRule="auto"/>
        <w:jc w:val="both"/>
      </w:pPr>
      <w:r w:rsidRPr="0062074F">
        <w:t>Data quality indicator;</w:t>
      </w:r>
    </w:p>
    <w:p w14:paraId="0240CEEC" w14:textId="77777777" w:rsidR="00411F4B" w:rsidRPr="0062074F" w:rsidRDefault="00411F4B">
      <w:pPr>
        <w:pStyle w:val="ListParagraph"/>
        <w:numPr>
          <w:ilvl w:val="0"/>
          <w:numId w:val="105"/>
        </w:numPr>
        <w:spacing w:after="60" w:line="240" w:lineRule="auto"/>
        <w:jc w:val="both"/>
      </w:pPr>
      <w:r w:rsidRPr="0062074F">
        <w:t>Sounding/vertical datum;</w:t>
      </w:r>
    </w:p>
    <w:p w14:paraId="0B4EE0C5" w14:textId="77777777" w:rsidR="00411F4B" w:rsidRPr="0062074F" w:rsidRDefault="00411F4B">
      <w:pPr>
        <w:pStyle w:val="ListParagraph"/>
        <w:numPr>
          <w:ilvl w:val="0"/>
          <w:numId w:val="105"/>
        </w:numPr>
        <w:spacing w:after="60" w:line="240" w:lineRule="auto"/>
        <w:jc w:val="both"/>
      </w:pPr>
      <w:r w:rsidRPr="0062074F">
        <w:t>Horizontal datum;</w:t>
      </w:r>
    </w:p>
    <w:p w14:paraId="0F672DAE" w14:textId="788223EE" w:rsidR="001822E6" w:rsidRPr="0062074F" w:rsidRDefault="00411F4B">
      <w:pPr>
        <w:pStyle w:val="ListParagraph"/>
        <w:numPr>
          <w:ilvl w:val="0"/>
          <w:numId w:val="105"/>
        </w:numPr>
        <w:spacing w:after="60" w:line="240" w:lineRule="auto"/>
        <w:jc w:val="both"/>
      </w:pPr>
      <w:r w:rsidRPr="0062074F">
        <w:t xml:space="preserve">The value of the safety depth </w:t>
      </w:r>
      <w:r w:rsidR="001822E6" w:rsidRPr="0062074F">
        <w:t>selected by the mariner</w:t>
      </w:r>
      <w:r w:rsidR="009B7431">
        <w:t>;</w:t>
      </w:r>
    </w:p>
    <w:p w14:paraId="27F00FF4" w14:textId="33A946D7" w:rsidR="001822E6" w:rsidRPr="0062074F" w:rsidRDefault="00411F4B">
      <w:pPr>
        <w:pStyle w:val="ListParagraph"/>
        <w:numPr>
          <w:ilvl w:val="0"/>
          <w:numId w:val="105"/>
        </w:numPr>
        <w:spacing w:after="60" w:line="240" w:lineRule="auto"/>
        <w:jc w:val="both"/>
      </w:pPr>
      <w:r w:rsidRPr="0062074F">
        <w:t>The value of the safety contour selected by the mariner</w:t>
      </w:r>
      <w:r w:rsidR="009B7431">
        <w:t>;</w:t>
      </w:r>
      <w:r w:rsidRPr="0062074F">
        <w:t xml:space="preserve"> </w:t>
      </w:r>
    </w:p>
    <w:p w14:paraId="7B1D78AA" w14:textId="2B598420" w:rsidR="00411F4B" w:rsidRPr="0062074F" w:rsidRDefault="001822E6">
      <w:pPr>
        <w:pStyle w:val="ListParagraph"/>
        <w:numPr>
          <w:ilvl w:val="0"/>
          <w:numId w:val="105"/>
        </w:numPr>
        <w:spacing w:after="60" w:line="240" w:lineRule="auto"/>
        <w:jc w:val="both"/>
      </w:pPr>
      <w:r w:rsidRPr="0062074F">
        <w:t>T</w:t>
      </w:r>
      <w:r w:rsidR="00411F4B" w:rsidRPr="0062074F">
        <w:t>he value of the safety contour displayed (which may be different from that selected by the mariner);</w:t>
      </w:r>
    </w:p>
    <w:p w14:paraId="34AB1AA7" w14:textId="654580AB" w:rsidR="00411F4B" w:rsidRPr="0062074F" w:rsidRDefault="00411F4B">
      <w:pPr>
        <w:pStyle w:val="ListParagraph"/>
        <w:numPr>
          <w:ilvl w:val="0"/>
          <w:numId w:val="105"/>
        </w:numPr>
        <w:spacing w:after="60" w:line="240" w:lineRule="auto"/>
        <w:jc w:val="both"/>
      </w:pPr>
      <w:r w:rsidRPr="0062074F">
        <w:t>Method of Water Level Adjustment (if enabled)</w:t>
      </w:r>
      <w:r w:rsidR="009B7431">
        <w:t>;</w:t>
      </w:r>
    </w:p>
    <w:p w14:paraId="232A4D1D" w14:textId="77777777" w:rsidR="00411F4B" w:rsidRPr="0062074F" w:rsidRDefault="00411F4B">
      <w:pPr>
        <w:pStyle w:val="ListParagraph"/>
        <w:numPr>
          <w:ilvl w:val="0"/>
          <w:numId w:val="105"/>
        </w:numPr>
        <w:spacing w:after="60" w:line="240" w:lineRule="auto"/>
        <w:jc w:val="both"/>
      </w:pPr>
      <w:r w:rsidRPr="0062074F">
        <w:t>Magnetic variation;</w:t>
      </w:r>
    </w:p>
    <w:p w14:paraId="28DD2036" w14:textId="77777777" w:rsidR="00411F4B" w:rsidRPr="0062074F" w:rsidRDefault="00411F4B">
      <w:pPr>
        <w:pStyle w:val="ListParagraph"/>
        <w:numPr>
          <w:ilvl w:val="0"/>
          <w:numId w:val="105"/>
        </w:numPr>
        <w:spacing w:after="60" w:line="240" w:lineRule="auto"/>
        <w:jc w:val="both"/>
      </w:pPr>
      <w:r w:rsidRPr="0062074F">
        <w:t>Date and number of last update(s) affecting the datasets currently in use;</w:t>
      </w:r>
    </w:p>
    <w:p w14:paraId="462986D1" w14:textId="77777777" w:rsidR="00411F4B" w:rsidRPr="0062074F" w:rsidRDefault="00411F4B">
      <w:pPr>
        <w:pStyle w:val="ListParagraph"/>
        <w:numPr>
          <w:ilvl w:val="0"/>
          <w:numId w:val="105"/>
        </w:numPr>
        <w:spacing w:after="60" w:line="240" w:lineRule="auto"/>
        <w:jc w:val="both"/>
      </w:pPr>
      <w:r w:rsidRPr="0062074F">
        <w:t>Edition number and date of issue of the datasets currently in use;</w:t>
      </w:r>
    </w:p>
    <w:p w14:paraId="4225D98A" w14:textId="1F5E1733" w:rsidR="00411F4B" w:rsidRPr="0062074F" w:rsidRDefault="00AF5CDD">
      <w:pPr>
        <w:pStyle w:val="ListParagraph"/>
        <w:numPr>
          <w:ilvl w:val="0"/>
          <w:numId w:val="105"/>
        </w:numPr>
        <w:spacing w:after="120" w:line="240" w:lineRule="auto"/>
        <w:jc w:val="both"/>
      </w:pPr>
      <w:r w:rsidRPr="0062074F">
        <w:t>Display</w:t>
      </w:r>
      <w:r w:rsidR="00411F4B" w:rsidRPr="0062074F">
        <w:t xml:space="preserve"> projection.</w:t>
      </w:r>
    </w:p>
    <w:p w14:paraId="0F181901" w14:textId="73F98843" w:rsidR="00411F4B" w:rsidRPr="0062074F" w:rsidRDefault="00411F4B" w:rsidP="00530F27">
      <w:pPr>
        <w:spacing w:after="120" w:line="240" w:lineRule="auto"/>
        <w:jc w:val="both"/>
      </w:pPr>
      <w:r w:rsidRPr="0062074F">
        <w:t xml:space="preserve">Since attempting to display all the above items for all displayed data products may lead to an unduly large legend, manufacturers may suppress information from data products other than ENCs. If this is done, the suppressed information should be </w:t>
      </w:r>
      <w:r w:rsidR="001B7649" w:rsidRPr="0062074F">
        <w:t>easily accessible, e.g</w:t>
      </w:r>
      <w:r w:rsidR="00DE689C">
        <w:t>.</w:t>
      </w:r>
      <w:r w:rsidR="001B7649" w:rsidRPr="0062074F">
        <w:t xml:space="preserve"> by</w:t>
      </w:r>
      <w:r w:rsidR="000B0974" w:rsidRPr="0062074F">
        <w:t xml:space="preserve"> </w:t>
      </w:r>
      <w:r w:rsidRPr="0062074F">
        <w:t>a temporary expansion of the legend activated by clicking on a target in the legend. (Note that some of the items will be the same for all data products - in particular, units and datums should be the same for all products, or converted to present the same display result, in order to reduce the chances of user error.)</w:t>
      </w:r>
    </w:p>
    <w:p w14:paraId="2A83EBC5" w14:textId="678D25C0" w:rsidR="00411F4B" w:rsidRPr="0062074F" w:rsidRDefault="00411F4B" w:rsidP="00411F4B">
      <w:pPr>
        <w:pStyle w:val="Heading3"/>
      </w:pPr>
      <w:bookmarkStart w:id="412" w:name="_Toc226035070"/>
      <w:r w:rsidRPr="0062074F">
        <w:t>Legend details</w:t>
      </w:r>
      <w:bookmarkEnd w:id="412"/>
    </w:p>
    <w:p w14:paraId="3440D655" w14:textId="7A05810F" w:rsidR="00411F4B" w:rsidRPr="0062074F" w:rsidRDefault="00411F4B" w:rsidP="00530F27">
      <w:r w:rsidRPr="0062074F">
        <w:t xml:space="preserve">The legend must additionally indicate the vertical datum of </w:t>
      </w:r>
      <w:r w:rsidR="00A841E5" w:rsidRPr="0062074F">
        <w:t xml:space="preserve">any </w:t>
      </w:r>
      <w:r w:rsidRPr="0062074F">
        <w:t>S-102 and S-104</w:t>
      </w:r>
      <w:r w:rsidR="00A841E5" w:rsidRPr="0062074F">
        <w:t xml:space="preserve"> used for </w:t>
      </w:r>
      <w:r w:rsidR="00FF7A4B" w:rsidRPr="0062074F">
        <w:t>E</w:t>
      </w:r>
      <w:r w:rsidR="00A841E5" w:rsidRPr="0062074F">
        <w:t xml:space="preserve">nhanced </w:t>
      </w:r>
      <w:r w:rsidR="00826214" w:rsidRPr="0062074F">
        <w:t>Safety Contour and Water Level Adjustment</w:t>
      </w:r>
      <w:r w:rsidR="00603B82" w:rsidRPr="0062074F">
        <w:t xml:space="preserve"> on the display, as specified in Appendix D-1.2</w:t>
      </w:r>
      <w:r w:rsidR="004211FA">
        <w:t>.</w:t>
      </w:r>
      <w:r w:rsidR="00A841E5" w:rsidRPr="0062074F">
        <w:t xml:space="preserve"> </w:t>
      </w:r>
      <w:r w:rsidR="00603B82" w:rsidRPr="0062074F">
        <w:t>When</w:t>
      </w:r>
      <w:r w:rsidRPr="0062074F">
        <w:t xml:space="preserve"> the vertical datums are the same then a single indication is enough to cover S-101, S-102 and S-104.</w:t>
      </w:r>
    </w:p>
    <w:p w14:paraId="597986F9" w14:textId="73019FCD" w:rsidR="008042A0" w:rsidRPr="0062074F" w:rsidRDefault="008042A0" w:rsidP="00EC44E4">
      <w:pPr>
        <w:pStyle w:val="Heading3"/>
        <w:rPr>
          <w:strike/>
        </w:rPr>
      </w:pPr>
      <w:bookmarkStart w:id="413" w:name="_Toc226035071"/>
      <w:r w:rsidRPr="0062074F">
        <w:t>ECDIS Legend</w:t>
      </w:r>
      <w:bookmarkEnd w:id="411"/>
      <w:bookmarkEnd w:id="413"/>
    </w:p>
    <w:p w14:paraId="2419E469" w14:textId="500A4882" w:rsidR="001E2115" w:rsidRPr="0062074F" w:rsidRDefault="00AA63B2" w:rsidP="000A67D1">
      <w:pPr>
        <w:spacing w:after="120" w:line="240" w:lineRule="auto"/>
        <w:jc w:val="both"/>
        <w:rPr>
          <w:strike/>
        </w:rPr>
      </w:pPr>
      <w:r w:rsidRPr="0062074F">
        <w:t xml:space="preserve">The ECDIS chart legend containing the </w:t>
      </w:r>
      <w:r w:rsidR="00C56536" w:rsidRPr="0062074F">
        <w:t xml:space="preserve">items in Table 4 </w:t>
      </w:r>
      <w:r w:rsidR="00A14827" w:rsidRPr="0062074F">
        <w:t xml:space="preserve">must </w:t>
      </w:r>
      <w:r w:rsidRPr="0062074F">
        <w:t xml:space="preserve">be available for display </w:t>
      </w:r>
      <w:r w:rsidR="00C56536" w:rsidRPr="0062074F">
        <w:t>for</w:t>
      </w:r>
      <w:r w:rsidR="002121DE" w:rsidRPr="0062074F">
        <w:t xml:space="preserve"> </w:t>
      </w:r>
      <w:r w:rsidRPr="0062074F">
        <w:t>a position selected by the Mariner.</w:t>
      </w:r>
    </w:p>
    <w:tbl>
      <w:tblPr>
        <w:tblStyle w:val="TableGrid"/>
        <w:tblW w:w="0" w:type="auto"/>
        <w:jc w:val="center"/>
        <w:tblCellMar>
          <w:left w:w="115" w:type="dxa"/>
          <w:right w:w="115" w:type="dxa"/>
        </w:tblCellMar>
        <w:tblLook w:val="04A0" w:firstRow="1" w:lastRow="0" w:firstColumn="1" w:lastColumn="0" w:noHBand="0" w:noVBand="1"/>
      </w:tblPr>
      <w:tblGrid>
        <w:gridCol w:w="3305"/>
        <w:gridCol w:w="5791"/>
      </w:tblGrid>
      <w:tr w:rsidR="007B5B9A" w:rsidRPr="0062074F" w14:paraId="3DADB245" w14:textId="77777777" w:rsidTr="007A2540">
        <w:trPr>
          <w:cantSplit/>
          <w:tblHeader/>
          <w:jc w:val="center"/>
        </w:trPr>
        <w:tc>
          <w:tcPr>
            <w:tcW w:w="3305" w:type="dxa"/>
            <w:shd w:val="clear" w:color="auto" w:fill="D9D9D9" w:themeFill="background1" w:themeFillShade="D9"/>
          </w:tcPr>
          <w:p w14:paraId="32307583" w14:textId="60DB0CF7" w:rsidR="007B5B9A" w:rsidRPr="0062074F" w:rsidRDefault="007B5B9A" w:rsidP="000A67D1">
            <w:pPr>
              <w:spacing w:before="60" w:after="60"/>
              <w:rPr>
                <w:b/>
                <w:bCs/>
              </w:rPr>
            </w:pPr>
            <w:r w:rsidRPr="0062074F">
              <w:rPr>
                <w:b/>
                <w:bCs/>
              </w:rPr>
              <w:t>ECDIS Legend</w:t>
            </w:r>
            <w:r w:rsidR="00236C1D" w:rsidRPr="0062074F">
              <w:rPr>
                <w:b/>
                <w:bCs/>
              </w:rPr>
              <w:t xml:space="preserve"> Item</w:t>
            </w:r>
          </w:p>
        </w:tc>
        <w:tc>
          <w:tcPr>
            <w:tcW w:w="5791" w:type="dxa"/>
            <w:shd w:val="clear" w:color="auto" w:fill="D9D9D9" w:themeFill="background1" w:themeFillShade="D9"/>
          </w:tcPr>
          <w:p w14:paraId="0818E249" w14:textId="77777777" w:rsidR="007B5B9A" w:rsidRPr="0062074F" w:rsidRDefault="007B5B9A" w:rsidP="000A67D1">
            <w:pPr>
              <w:spacing w:before="60" w:after="60"/>
              <w:rPr>
                <w:b/>
                <w:bCs/>
              </w:rPr>
            </w:pPr>
            <w:r w:rsidRPr="0062074F">
              <w:rPr>
                <w:b/>
                <w:bCs/>
              </w:rPr>
              <w:t>Values</w:t>
            </w:r>
          </w:p>
        </w:tc>
      </w:tr>
      <w:tr w:rsidR="007B5B9A" w:rsidRPr="0062074F" w14:paraId="1005B1EA" w14:textId="77777777" w:rsidTr="007A2540">
        <w:trPr>
          <w:cantSplit/>
          <w:jc w:val="center"/>
        </w:trPr>
        <w:tc>
          <w:tcPr>
            <w:tcW w:w="3305" w:type="dxa"/>
          </w:tcPr>
          <w:p w14:paraId="4B9CD58C" w14:textId="77777777" w:rsidR="007B5B9A" w:rsidRPr="0062074F" w:rsidRDefault="007B5B9A" w:rsidP="000A67D1">
            <w:pPr>
              <w:spacing w:before="60" w:after="60"/>
            </w:pPr>
            <w:r w:rsidRPr="0062074F">
              <w:t>Units for depth</w:t>
            </w:r>
          </w:p>
        </w:tc>
        <w:tc>
          <w:tcPr>
            <w:tcW w:w="5791" w:type="dxa"/>
          </w:tcPr>
          <w:p w14:paraId="5AB94129" w14:textId="34C835D6" w:rsidR="007B5B9A" w:rsidRPr="0062074F" w:rsidRDefault="001E2115" w:rsidP="000A67D1">
            <w:pPr>
              <w:spacing w:before="60" w:after="60"/>
            </w:pPr>
            <w:r w:rsidRPr="0062074F">
              <w:t>Axis Unit of Measure (</w:t>
            </w:r>
            <w:r w:rsidR="007B5B9A" w:rsidRPr="0062074F">
              <w:t>AXUM</w:t>
            </w:r>
            <w:r w:rsidRPr="0062074F">
              <w:t>)</w:t>
            </w:r>
            <w:r w:rsidR="007B5B9A" w:rsidRPr="0062074F">
              <w:t xml:space="preserve"> subfield in the </w:t>
            </w:r>
            <w:r w:rsidRPr="0062074F">
              <w:t>Coordinate System Axes (</w:t>
            </w:r>
            <w:r w:rsidR="007B5B9A" w:rsidRPr="0062074F">
              <w:t>CSAX</w:t>
            </w:r>
            <w:r w:rsidRPr="0062074F">
              <w:t>)</w:t>
            </w:r>
            <w:r w:rsidR="007B5B9A" w:rsidRPr="0062074F">
              <w:t xml:space="preserve"> field</w:t>
            </w:r>
          </w:p>
        </w:tc>
      </w:tr>
      <w:tr w:rsidR="007B5B9A" w:rsidRPr="0062074F" w14:paraId="0424E24B" w14:textId="77777777" w:rsidTr="007A2540">
        <w:trPr>
          <w:cantSplit/>
          <w:jc w:val="center"/>
        </w:trPr>
        <w:tc>
          <w:tcPr>
            <w:tcW w:w="3305" w:type="dxa"/>
          </w:tcPr>
          <w:p w14:paraId="458726B0" w14:textId="77777777" w:rsidR="007B5B9A" w:rsidRPr="0062074F" w:rsidRDefault="007B5B9A" w:rsidP="000A67D1">
            <w:pPr>
              <w:spacing w:before="60" w:after="60"/>
            </w:pPr>
            <w:r w:rsidRPr="0062074F">
              <w:t>Units for height</w:t>
            </w:r>
          </w:p>
        </w:tc>
        <w:tc>
          <w:tcPr>
            <w:tcW w:w="5791" w:type="dxa"/>
          </w:tcPr>
          <w:p w14:paraId="6CE40F1E" w14:textId="77777777" w:rsidR="007B5B9A" w:rsidRPr="0062074F" w:rsidRDefault="007B5B9A" w:rsidP="000A67D1">
            <w:pPr>
              <w:spacing w:before="60" w:after="60"/>
            </w:pPr>
            <w:r w:rsidRPr="0062074F">
              <w:t>AXUM subfield in the CSAX field</w:t>
            </w:r>
          </w:p>
        </w:tc>
      </w:tr>
      <w:tr w:rsidR="003E1CAF" w:rsidRPr="0062074F" w14:paraId="53922B53" w14:textId="77777777" w:rsidTr="000A67D1">
        <w:trPr>
          <w:cantSplit/>
          <w:jc w:val="center"/>
        </w:trPr>
        <w:tc>
          <w:tcPr>
            <w:tcW w:w="9096" w:type="dxa"/>
            <w:gridSpan w:val="2"/>
          </w:tcPr>
          <w:p w14:paraId="1CF08E5C" w14:textId="7A44C9F6" w:rsidR="003E1CAF" w:rsidRPr="0062074F" w:rsidRDefault="00A14827" w:rsidP="004B2A18">
            <w:pPr>
              <w:spacing w:before="60" w:after="60"/>
            </w:pPr>
            <w:r w:rsidRPr="0062074F">
              <w:t>A</w:t>
            </w:r>
            <w:r w:rsidR="003E1CAF" w:rsidRPr="0062074F">
              <w:t xml:space="preserve">lthough the S-101 </w:t>
            </w:r>
            <w:r w:rsidR="004B2A18" w:rsidRPr="0062074F">
              <w:t xml:space="preserve">ENC Product Specification </w:t>
            </w:r>
            <w:r w:rsidR="003E1CAF" w:rsidRPr="0062074F">
              <w:t>does not allow any</w:t>
            </w:r>
            <w:r w:rsidR="006A7A07" w:rsidRPr="0062074F">
              <w:t xml:space="preserve"> units</w:t>
            </w:r>
            <w:r w:rsidR="003E1CAF" w:rsidRPr="0062074F">
              <w:t xml:space="preserve"> other than </w:t>
            </w:r>
            <w:r w:rsidR="006A7A07" w:rsidRPr="0062074F">
              <w:t xml:space="preserve">metres for </w:t>
            </w:r>
            <w:r w:rsidR="003E1CAF" w:rsidRPr="0062074F">
              <w:t xml:space="preserve">depths and heights, these two elements </w:t>
            </w:r>
            <w:r w:rsidRPr="0062074F">
              <w:t xml:space="preserve">must </w:t>
            </w:r>
            <w:r w:rsidR="003E1CAF" w:rsidRPr="0062074F">
              <w:t>be stated for clarity for the Mariner</w:t>
            </w:r>
          </w:p>
        </w:tc>
      </w:tr>
      <w:tr w:rsidR="007B5B9A" w:rsidRPr="0062074F" w14:paraId="258B6C32" w14:textId="77777777" w:rsidTr="007A2540">
        <w:trPr>
          <w:cantSplit/>
          <w:jc w:val="center"/>
        </w:trPr>
        <w:tc>
          <w:tcPr>
            <w:tcW w:w="3305" w:type="dxa"/>
          </w:tcPr>
          <w:p w14:paraId="2994E911" w14:textId="77777777" w:rsidR="007B5B9A" w:rsidRPr="0062074F" w:rsidRDefault="007B5B9A" w:rsidP="000A67D1">
            <w:pPr>
              <w:spacing w:before="60" w:after="60"/>
            </w:pPr>
            <w:r w:rsidRPr="0062074F">
              <w:lastRenderedPageBreak/>
              <w:t>Scale of display</w:t>
            </w:r>
          </w:p>
        </w:tc>
        <w:tc>
          <w:tcPr>
            <w:tcW w:w="5791" w:type="dxa"/>
          </w:tcPr>
          <w:p w14:paraId="50BE09D1" w14:textId="62BA2284" w:rsidR="003E1CAF" w:rsidRPr="0062074F" w:rsidRDefault="007B5B9A" w:rsidP="000A67D1">
            <w:pPr>
              <w:spacing w:before="60" w:after="60"/>
            </w:pPr>
            <w:r w:rsidRPr="0062074F">
              <w:t xml:space="preserve">Selected by </w:t>
            </w:r>
            <w:r w:rsidR="00B46FB0" w:rsidRPr="0062074F">
              <w:t>m</w:t>
            </w:r>
            <w:r w:rsidR="004B2A18" w:rsidRPr="0062074F">
              <w:t>ariner</w:t>
            </w:r>
          </w:p>
        </w:tc>
      </w:tr>
      <w:tr w:rsidR="007B5B9A" w:rsidRPr="0062074F" w14:paraId="0238EBDC" w14:textId="77777777" w:rsidTr="007A2540">
        <w:trPr>
          <w:cantSplit/>
          <w:jc w:val="center"/>
        </w:trPr>
        <w:tc>
          <w:tcPr>
            <w:tcW w:w="3305" w:type="dxa"/>
          </w:tcPr>
          <w:p w14:paraId="27B6E948" w14:textId="77777777" w:rsidR="007B5B9A" w:rsidRPr="0062074F" w:rsidRDefault="007B5B9A" w:rsidP="000A67D1">
            <w:pPr>
              <w:spacing w:before="60" w:after="60"/>
            </w:pPr>
            <w:r w:rsidRPr="0062074F">
              <w:t>Data quality indicator</w:t>
            </w:r>
          </w:p>
        </w:tc>
        <w:tc>
          <w:tcPr>
            <w:tcW w:w="5791" w:type="dxa"/>
          </w:tcPr>
          <w:p w14:paraId="7422FB96" w14:textId="19F903B5" w:rsidR="007B5B9A" w:rsidRPr="0062074F" w:rsidRDefault="00426D8A">
            <w:pPr>
              <w:pStyle w:val="ListParagraph"/>
              <w:numPr>
                <w:ilvl w:val="0"/>
                <w:numId w:val="64"/>
              </w:numPr>
              <w:spacing w:before="60" w:after="60"/>
            </w:pPr>
            <w:proofErr w:type="spellStart"/>
            <w:r w:rsidRPr="00520800">
              <w:rPr>
                <w:i/>
                <w:iCs/>
              </w:rPr>
              <w:t>zoneOfConfidence.categoryOfZoneOfConfidence</w:t>
            </w:r>
            <w:proofErr w:type="spellEnd"/>
            <w:r w:rsidRPr="0062074F">
              <w:t xml:space="preserve"> (</w:t>
            </w:r>
            <w:proofErr w:type="spellStart"/>
            <w:r w:rsidRPr="0062074F">
              <w:t>CATZOC</w:t>
            </w:r>
            <w:proofErr w:type="spellEnd"/>
            <w:r w:rsidRPr="0062074F">
              <w:t xml:space="preserve">) </w:t>
            </w:r>
            <w:r w:rsidR="007B5B9A" w:rsidRPr="0062074F">
              <w:t xml:space="preserve">attribute of the </w:t>
            </w:r>
            <w:r w:rsidR="0028392F" w:rsidRPr="0062074F">
              <w:rPr>
                <w:b/>
                <w:bCs/>
              </w:rPr>
              <w:t>Quality</w:t>
            </w:r>
            <w:r w:rsidR="004F3C6C" w:rsidRPr="0062074F">
              <w:rPr>
                <w:b/>
                <w:bCs/>
              </w:rPr>
              <w:t xml:space="preserve"> </w:t>
            </w:r>
            <w:r w:rsidR="0028392F" w:rsidRPr="0062074F">
              <w:rPr>
                <w:b/>
                <w:bCs/>
              </w:rPr>
              <w:t>Of</w:t>
            </w:r>
            <w:r w:rsidR="004F3C6C" w:rsidRPr="0062074F">
              <w:rPr>
                <w:b/>
                <w:bCs/>
              </w:rPr>
              <w:t xml:space="preserve"> </w:t>
            </w:r>
            <w:r w:rsidR="0028392F" w:rsidRPr="0062074F">
              <w:rPr>
                <w:b/>
                <w:bCs/>
              </w:rPr>
              <w:t>Bathymetric</w:t>
            </w:r>
            <w:r w:rsidR="004F3C6C" w:rsidRPr="0062074F">
              <w:rPr>
                <w:b/>
                <w:bCs/>
              </w:rPr>
              <w:t xml:space="preserve"> </w:t>
            </w:r>
            <w:r w:rsidR="0028392F" w:rsidRPr="0062074F">
              <w:rPr>
                <w:b/>
                <w:bCs/>
              </w:rPr>
              <w:t>Data</w:t>
            </w:r>
            <w:r w:rsidR="0028392F" w:rsidRPr="0062074F">
              <w:t xml:space="preserve"> (</w:t>
            </w:r>
            <w:r w:rsidR="007B5B9A" w:rsidRPr="0062074F">
              <w:t>M_QUAL</w:t>
            </w:r>
            <w:r w:rsidR="0028392F" w:rsidRPr="0062074F">
              <w:t>)</w:t>
            </w:r>
            <w:r w:rsidR="00970467" w:rsidRPr="0062074F">
              <w:t xml:space="preserve"> meta-feature</w:t>
            </w:r>
            <w:r w:rsidR="007B5B9A" w:rsidRPr="0062074F">
              <w:t>.</w:t>
            </w:r>
          </w:p>
          <w:p w14:paraId="557B9B7F" w14:textId="36B29204" w:rsidR="00426D8A" w:rsidRPr="0062074F" w:rsidRDefault="00426D8A" w:rsidP="00426D8A">
            <w:pPr>
              <w:pStyle w:val="ListParagraph"/>
              <w:spacing w:before="60" w:after="60"/>
            </w:pPr>
            <w:r w:rsidRPr="0062074F">
              <w:t>When multiple temporal attributes are present:</w:t>
            </w:r>
          </w:p>
          <w:p w14:paraId="73D594D7" w14:textId="7F4891A2" w:rsidR="00426D8A" w:rsidRPr="0062074F" w:rsidRDefault="00426D8A" w:rsidP="00426D8A">
            <w:pPr>
              <w:pStyle w:val="ListParagraph"/>
              <w:spacing w:before="60" w:after="60"/>
            </w:pPr>
            <w:r w:rsidRPr="0062074F">
              <w:t xml:space="preserve">- If a single attribute value is valid for the selected viewing date range, that value </w:t>
            </w:r>
            <w:r w:rsidR="00D3352A" w:rsidRPr="0062074F">
              <w:t>must</w:t>
            </w:r>
            <w:r w:rsidRPr="0062074F">
              <w:t xml:space="preserve"> be displayed.</w:t>
            </w:r>
          </w:p>
          <w:p w14:paraId="0866764F" w14:textId="6F4FC61B" w:rsidR="00426D8A" w:rsidRPr="0062074F" w:rsidRDefault="00426D8A" w:rsidP="00426D8A">
            <w:pPr>
              <w:pStyle w:val="ListParagraph"/>
              <w:spacing w:before="60" w:after="60"/>
            </w:pPr>
            <w:r w:rsidRPr="0062074F">
              <w:t xml:space="preserve">If multiple values are valid for the selected viewing date range, the worst-case value </w:t>
            </w:r>
            <w:r w:rsidR="00D3352A" w:rsidRPr="0062074F">
              <w:t>must</w:t>
            </w:r>
            <w:r w:rsidRPr="0062074F">
              <w:t xml:space="preserve"> be displayed.</w:t>
            </w:r>
          </w:p>
          <w:p w14:paraId="3AD9B1BF" w14:textId="1AF10CD9" w:rsidR="00426D8A" w:rsidRPr="0062074F" w:rsidRDefault="00426D8A" w:rsidP="00426D8A">
            <w:pPr>
              <w:pStyle w:val="ListParagraph"/>
              <w:spacing w:before="60" w:after="60"/>
            </w:pPr>
            <w:r w:rsidRPr="0062074F">
              <w:t>When multiple features are present (to indicate bathymetric data quality at various depths):</w:t>
            </w:r>
          </w:p>
          <w:p w14:paraId="45B278CA" w14:textId="532057CD" w:rsidR="00426D8A" w:rsidRPr="0062074F" w:rsidRDefault="00426D8A" w:rsidP="00EC44E4">
            <w:pPr>
              <w:pStyle w:val="ListParagraph"/>
              <w:spacing w:before="60" w:after="60"/>
            </w:pPr>
            <w:r w:rsidRPr="0062074F">
              <w:t xml:space="preserve">- The feature which intersects the specified safety contour value </w:t>
            </w:r>
            <w:r w:rsidR="00D3352A" w:rsidRPr="0062074F">
              <w:t>must</w:t>
            </w:r>
            <w:r w:rsidRPr="0062074F">
              <w:t xml:space="preserve"> be used.</w:t>
            </w:r>
          </w:p>
          <w:p w14:paraId="276D6539" w14:textId="6C4D885C" w:rsidR="003E1CAF" w:rsidRPr="0062074F" w:rsidRDefault="004123D5" w:rsidP="004B2A18">
            <w:pPr>
              <w:spacing w:before="60" w:after="60"/>
            </w:pPr>
            <w:r w:rsidRPr="0062074F">
              <w:t>(</w:t>
            </w:r>
            <w:r w:rsidR="003E1CAF" w:rsidRPr="0062074F">
              <w:t>b</w:t>
            </w:r>
            <w:r w:rsidRPr="0062074F">
              <w:t>)</w:t>
            </w:r>
            <w:r w:rsidR="003E1CAF" w:rsidRPr="0062074F">
              <w:t xml:space="preserve"> </w:t>
            </w:r>
            <w:r w:rsidR="00426D8A" w:rsidRPr="0062074F">
              <w:t xml:space="preserve">Total </w:t>
            </w:r>
            <w:proofErr w:type="spellStart"/>
            <w:r w:rsidR="00C0542A" w:rsidRPr="0062074F">
              <w:rPr>
                <w:i/>
                <w:iCs/>
              </w:rPr>
              <w:t>horizontalPositionUncertainty</w:t>
            </w:r>
            <w:proofErr w:type="spellEnd"/>
            <w:r w:rsidR="003C1749">
              <w:t xml:space="preserve"> </w:t>
            </w:r>
            <w:r w:rsidR="003E1CAF" w:rsidRPr="0062074F">
              <w:t xml:space="preserve">of the </w:t>
            </w:r>
            <w:r w:rsidR="005B78DC" w:rsidRPr="0062074F">
              <w:rPr>
                <w:b/>
                <w:bCs/>
              </w:rPr>
              <w:t>Quality</w:t>
            </w:r>
            <w:r w:rsidR="004F3C6C" w:rsidRPr="0062074F">
              <w:rPr>
                <w:b/>
                <w:bCs/>
              </w:rPr>
              <w:t xml:space="preserve"> </w:t>
            </w:r>
            <w:r w:rsidR="005B78DC" w:rsidRPr="0062074F">
              <w:rPr>
                <w:b/>
                <w:bCs/>
              </w:rPr>
              <w:t>Of</w:t>
            </w:r>
            <w:r w:rsidR="004F3C6C" w:rsidRPr="0062074F">
              <w:rPr>
                <w:b/>
                <w:bCs/>
              </w:rPr>
              <w:t xml:space="preserve"> </w:t>
            </w:r>
            <w:r w:rsidR="005B78DC" w:rsidRPr="0062074F">
              <w:rPr>
                <w:b/>
                <w:bCs/>
              </w:rPr>
              <w:t>Non</w:t>
            </w:r>
            <w:r w:rsidR="004B2A18" w:rsidRPr="0062074F">
              <w:rPr>
                <w:b/>
                <w:bCs/>
              </w:rPr>
              <w:t>-B</w:t>
            </w:r>
            <w:r w:rsidR="005B78DC" w:rsidRPr="0062074F">
              <w:rPr>
                <w:b/>
                <w:bCs/>
              </w:rPr>
              <w:t>athymetric</w:t>
            </w:r>
            <w:r w:rsidR="004F3C6C" w:rsidRPr="0062074F">
              <w:rPr>
                <w:b/>
                <w:bCs/>
              </w:rPr>
              <w:t xml:space="preserve"> </w:t>
            </w:r>
            <w:r w:rsidR="005B78DC" w:rsidRPr="0062074F">
              <w:rPr>
                <w:b/>
                <w:bCs/>
              </w:rPr>
              <w:t>Data</w:t>
            </w:r>
            <w:r w:rsidR="005B78DC" w:rsidRPr="0062074F">
              <w:t xml:space="preserve"> </w:t>
            </w:r>
            <w:r w:rsidR="00970467" w:rsidRPr="0062074F">
              <w:t xml:space="preserve">(M_ACCY) </w:t>
            </w:r>
            <w:r w:rsidR="005B78DC" w:rsidRPr="0062074F">
              <w:t>meta-feature if available</w:t>
            </w:r>
            <w:r w:rsidR="003E1CAF" w:rsidRPr="0062074F">
              <w:t>.</w:t>
            </w:r>
          </w:p>
          <w:p w14:paraId="2465BE09" w14:textId="77777777" w:rsidR="00A94BB4" w:rsidRPr="0062074F" w:rsidRDefault="00A94BB4" w:rsidP="004B2A18">
            <w:pPr>
              <w:spacing w:before="60" w:after="60"/>
            </w:pPr>
          </w:p>
          <w:p w14:paraId="2F203909" w14:textId="0D84F1AA" w:rsidR="00A94BB4" w:rsidRPr="0062074F" w:rsidRDefault="00A94BB4" w:rsidP="004B2A18">
            <w:pPr>
              <w:spacing w:before="60" w:after="60"/>
              <w:rPr>
                <w:i/>
                <w:iCs/>
              </w:rPr>
            </w:pPr>
            <w:r w:rsidRPr="0062074F">
              <w:rPr>
                <w:i/>
                <w:iCs/>
              </w:rPr>
              <w:t>Note: Due to the way quality is encoded in the ENC, both values (a and b) must be provided</w:t>
            </w:r>
          </w:p>
        </w:tc>
      </w:tr>
      <w:tr w:rsidR="003E1CAF" w:rsidRPr="0062074F" w14:paraId="051628F5" w14:textId="77777777" w:rsidTr="000A67D1">
        <w:trPr>
          <w:cantSplit/>
          <w:jc w:val="center"/>
        </w:trPr>
        <w:tc>
          <w:tcPr>
            <w:tcW w:w="9096" w:type="dxa"/>
            <w:gridSpan w:val="2"/>
          </w:tcPr>
          <w:p w14:paraId="77F174AE" w14:textId="47D8A486" w:rsidR="003E1CAF" w:rsidRPr="0062074F" w:rsidRDefault="003E1CAF" w:rsidP="000A67D1">
            <w:pPr>
              <w:spacing w:before="60" w:after="60"/>
            </w:pPr>
          </w:p>
        </w:tc>
      </w:tr>
      <w:tr w:rsidR="007B5B9A" w:rsidRPr="0062074F" w14:paraId="4F497D51" w14:textId="77777777" w:rsidTr="007A2540">
        <w:trPr>
          <w:cantSplit/>
          <w:jc w:val="center"/>
        </w:trPr>
        <w:tc>
          <w:tcPr>
            <w:tcW w:w="3305" w:type="dxa"/>
          </w:tcPr>
          <w:p w14:paraId="3E2DE84A" w14:textId="77777777" w:rsidR="007B5B9A" w:rsidRPr="0062074F" w:rsidRDefault="007B5B9A" w:rsidP="000A67D1">
            <w:pPr>
              <w:spacing w:before="60" w:after="60"/>
            </w:pPr>
            <w:r w:rsidRPr="0062074F">
              <w:t>Sounding/vertical datum</w:t>
            </w:r>
          </w:p>
        </w:tc>
        <w:tc>
          <w:tcPr>
            <w:tcW w:w="5791" w:type="dxa"/>
          </w:tcPr>
          <w:p w14:paraId="4885C923" w14:textId="0975091E" w:rsidR="007B5B9A" w:rsidRPr="0062074F" w:rsidRDefault="002121DE" w:rsidP="000A67D1">
            <w:pPr>
              <w:spacing w:before="60" w:after="60"/>
            </w:pPr>
            <w:r w:rsidRPr="0062074F">
              <w:t xml:space="preserve">The </w:t>
            </w:r>
            <w:proofErr w:type="spellStart"/>
            <w:r w:rsidR="007B5B9A" w:rsidRPr="0062074F">
              <w:rPr>
                <w:i/>
                <w:iCs/>
              </w:rPr>
              <w:t>verticalDatum</w:t>
            </w:r>
            <w:proofErr w:type="spellEnd"/>
            <w:r w:rsidR="007B5B9A" w:rsidRPr="0062074F">
              <w:t xml:space="preserve"> attribute of the </w:t>
            </w:r>
            <w:proofErr w:type="spellStart"/>
            <w:r w:rsidR="007B5B9A" w:rsidRPr="0062074F">
              <w:rPr>
                <w:b/>
                <w:bCs/>
              </w:rPr>
              <w:t>SoundingDatum</w:t>
            </w:r>
            <w:proofErr w:type="spellEnd"/>
            <w:r w:rsidR="007B5B9A" w:rsidRPr="0062074F">
              <w:t xml:space="preserve"> feature and </w:t>
            </w:r>
            <w:proofErr w:type="spellStart"/>
            <w:r w:rsidR="007B5B9A" w:rsidRPr="0062074F">
              <w:rPr>
                <w:b/>
                <w:bCs/>
              </w:rPr>
              <w:t>VerticalDatum</w:t>
            </w:r>
            <w:r w:rsidR="00D3352A" w:rsidRPr="0062074F">
              <w:rPr>
                <w:b/>
                <w:bCs/>
              </w:rPr>
              <w:t>OfData</w:t>
            </w:r>
            <w:proofErr w:type="spellEnd"/>
            <w:r w:rsidR="007B5B9A" w:rsidRPr="0062074F">
              <w:t xml:space="preserve"> feature when available.</w:t>
            </w:r>
          </w:p>
          <w:p w14:paraId="02353BF3" w14:textId="69EB81F0" w:rsidR="00066F3D" w:rsidRPr="0062074F" w:rsidRDefault="00066F3D" w:rsidP="000A67D1">
            <w:pPr>
              <w:spacing w:before="60" w:after="60"/>
            </w:pPr>
            <w:r w:rsidRPr="0062074F">
              <w:t>(</w:t>
            </w:r>
            <w:proofErr w:type="spellStart"/>
            <w:r w:rsidRPr="0062074F">
              <w:rPr>
                <w:i/>
                <w:iCs/>
              </w:rPr>
              <w:t>verticalDatum</w:t>
            </w:r>
            <w:proofErr w:type="spellEnd"/>
            <w:r w:rsidRPr="0062074F">
              <w:t xml:space="preserve"> attributes of individual features </w:t>
            </w:r>
            <w:r w:rsidR="00A14827" w:rsidRPr="0062074F">
              <w:t xml:space="preserve">must </w:t>
            </w:r>
            <w:r w:rsidRPr="0062074F">
              <w:t>not be used for the legend.)</w:t>
            </w:r>
          </w:p>
        </w:tc>
      </w:tr>
      <w:tr w:rsidR="007B5B9A" w:rsidRPr="0062074F" w14:paraId="6F19A772" w14:textId="77777777" w:rsidTr="007A2540">
        <w:trPr>
          <w:cantSplit/>
          <w:jc w:val="center"/>
        </w:trPr>
        <w:tc>
          <w:tcPr>
            <w:tcW w:w="3305" w:type="dxa"/>
          </w:tcPr>
          <w:p w14:paraId="6CA58DC2" w14:textId="77777777" w:rsidR="007B5B9A" w:rsidRPr="0062074F" w:rsidRDefault="007B5B9A" w:rsidP="000A67D1">
            <w:pPr>
              <w:spacing w:before="60" w:after="60"/>
            </w:pPr>
            <w:r w:rsidRPr="0062074F">
              <w:t>Horizontal datum</w:t>
            </w:r>
          </w:p>
        </w:tc>
        <w:tc>
          <w:tcPr>
            <w:tcW w:w="5791" w:type="dxa"/>
          </w:tcPr>
          <w:p w14:paraId="263C3713" w14:textId="77777777" w:rsidR="007B5B9A" w:rsidRPr="0062074F" w:rsidRDefault="007B5B9A" w:rsidP="000A67D1">
            <w:pPr>
              <w:spacing w:before="60" w:after="60"/>
            </w:pPr>
            <w:r w:rsidRPr="0062074F">
              <w:t>WGS84</w:t>
            </w:r>
          </w:p>
        </w:tc>
      </w:tr>
      <w:tr w:rsidR="007B5B9A" w:rsidRPr="0062074F" w14:paraId="17FF7F06" w14:textId="77777777" w:rsidTr="007A2540">
        <w:trPr>
          <w:cantSplit/>
          <w:jc w:val="center"/>
        </w:trPr>
        <w:tc>
          <w:tcPr>
            <w:tcW w:w="3305" w:type="dxa"/>
          </w:tcPr>
          <w:p w14:paraId="4639AE8F" w14:textId="77777777" w:rsidR="007B5B9A" w:rsidRPr="0062074F" w:rsidRDefault="007B5B9A" w:rsidP="000A67D1">
            <w:pPr>
              <w:spacing w:before="60" w:after="60"/>
            </w:pPr>
            <w:r w:rsidRPr="0062074F">
              <w:t>Value of safety depth</w:t>
            </w:r>
          </w:p>
        </w:tc>
        <w:tc>
          <w:tcPr>
            <w:tcW w:w="5791" w:type="dxa"/>
          </w:tcPr>
          <w:p w14:paraId="2DEA7E64" w14:textId="4B3FCB8B" w:rsidR="007B5B9A" w:rsidRPr="0062074F" w:rsidRDefault="007B5B9A" w:rsidP="000A67D1">
            <w:pPr>
              <w:spacing w:before="60" w:after="60"/>
            </w:pPr>
            <w:r w:rsidRPr="0062074F">
              <w:t>Selected b</w:t>
            </w:r>
            <w:r w:rsidR="004B2A18" w:rsidRPr="0062074F">
              <w:t>y Mariner. Default is 30 metres</w:t>
            </w:r>
          </w:p>
        </w:tc>
      </w:tr>
      <w:tr w:rsidR="007B5B9A" w:rsidRPr="0062074F" w14:paraId="38A80191" w14:textId="77777777" w:rsidTr="007A2540">
        <w:trPr>
          <w:cantSplit/>
          <w:jc w:val="center"/>
        </w:trPr>
        <w:tc>
          <w:tcPr>
            <w:tcW w:w="3305" w:type="dxa"/>
          </w:tcPr>
          <w:p w14:paraId="3FB8C19A" w14:textId="77777777" w:rsidR="007B5B9A" w:rsidRPr="0062074F" w:rsidRDefault="007B5B9A" w:rsidP="000A67D1">
            <w:pPr>
              <w:spacing w:before="60" w:after="60"/>
            </w:pPr>
            <w:r w:rsidRPr="0062074F">
              <w:t>Value of safety contour</w:t>
            </w:r>
          </w:p>
        </w:tc>
        <w:tc>
          <w:tcPr>
            <w:tcW w:w="5791" w:type="dxa"/>
          </w:tcPr>
          <w:p w14:paraId="4227C73C" w14:textId="77777777" w:rsidR="007B5B9A" w:rsidRPr="0062074F" w:rsidRDefault="007B5B9A" w:rsidP="000A67D1">
            <w:pPr>
              <w:spacing w:before="60" w:after="60"/>
            </w:pPr>
            <w:r w:rsidRPr="0062074F">
              <w:t>Selected b</w:t>
            </w:r>
            <w:r w:rsidR="004B2A18" w:rsidRPr="0062074F">
              <w:t>y Mariner. Default is 30 metres</w:t>
            </w:r>
          </w:p>
          <w:p w14:paraId="4C76D350" w14:textId="77777777" w:rsidR="00374334" w:rsidRPr="00520800" w:rsidRDefault="00374334" w:rsidP="000A67D1">
            <w:pPr>
              <w:spacing w:before="60" w:after="60"/>
              <w:rPr>
                <w:sz w:val="6"/>
                <w:szCs w:val="6"/>
              </w:rPr>
            </w:pPr>
          </w:p>
          <w:p w14:paraId="2DE8022B" w14:textId="00559389" w:rsidR="00374334" w:rsidRPr="00520800" w:rsidRDefault="00374334" w:rsidP="000A67D1">
            <w:pPr>
              <w:spacing w:before="60" w:after="60"/>
            </w:pPr>
            <w:r w:rsidRPr="00520800">
              <w:t>If the Mariner has selected a contour that is not available in the ENC both the contour selected and the contour displayed</w:t>
            </w:r>
            <w:r w:rsidR="00AE5DD5" w:rsidRPr="00520800">
              <w:t xml:space="preserve"> at the selected position</w:t>
            </w:r>
            <w:r w:rsidRPr="00520800">
              <w:t xml:space="preserve"> must be </w:t>
            </w:r>
            <w:r w:rsidR="00F81BD6">
              <w:t>displayed</w:t>
            </w:r>
          </w:p>
        </w:tc>
      </w:tr>
      <w:tr w:rsidR="009810BB" w:rsidRPr="0062074F" w14:paraId="55069771" w14:textId="77777777" w:rsidTr="007A2540">
        <w:trPr>
          <w:cantSplit/>
          <w:jc w:val="center"/>
        </w:trPr>
        <w:tc>
          <w:tcPr>
            <w:tcW w:w="3305" w:type="dxa"/>
          </w:tcPr>
          <w:p w14:paraId="3D8F70A5" w14:textId="644AD55E" w:rsidR="009810BB" w:rsidRPr="0062074F" w:rsidRDefault="009810BB" w:rsidP="000A67D1">
            <w:pPr>
              <w:spacing w:before="60" w:after="60"/>
            </w:pPr>
            <w:r w:rsidRPr="0062074F">
              <w:t>WLA method</w:t>
            </w:r>
          </w:p>
        </w:tc>
        <w:tc>
          <w:tcPr>
            <w:tcW w:w="5791" w:type="dxa"/>
          </w:tcPr>
          <w:p w14:paraId="5613383D" w14:textId="77777777" w:rsidR="009810BB" w:rsidRPr="0062074F" w:rsidRDefault="009810BB" w:rsidP="000A67D1">
            <w:pPr>
              <w:spacing w:before="60" w:after="60"/>
            </w:pPr>
            <w:r w:rsidRPr="0062074F">
              <w:t>Method of Water Level Adjustment selected.</w:t>
            </w:r>
          </w:p>
          <w:p w14:paraId="42E136F8" w14:textId="07D83724" w:rsidR="0082094D" w:rsidRPr="001C1CAB" w:rsidRDefault="0082094D" w:rsidP="000A67D1">
            <w:pPr>
              <w:spacing w:before="60" w:after="60"/>
            </w:pPr>
            <w:r w:rsidRPr="001C1CAB">
              <w:t xml:space="preserve">The value of the dataset metadata attribute </w:t>
            </w:r>
            <w:proofErr w:type="spellStart"/>
            <w:r w:rsidRPr="00520800">
              <w:rPr>
                <w:i/>
                <w:iCs/>
              </w:rPr>
              <w:t>dataDynamicity</w:t>
            </w:r>
            <w:proofErr w:type="spellEnd"/>
            <w:r w:rsidRPr="001C1CAB">
              <w:t xml:space="preserve"> of any S-111, or of any S-104 used for Water Level Adjustment on the display.</w:t>
            </w:r>
          </w:p>
        </w:tc>
      </w:tr>
      <w:tr w:rsidR="007B5B9A" w:rsidRPr="0062074F" w14:paraId="16C268BD" w14:textId="77777777" w:rsidTr="007A2540">
        <w:trPr>
          <w:cantSplit/>
          <w:jc w:val="center"/>
        </w:trPr>
        <w:tc>
          <w:tcPr>
            <w:tcW w:w="3305" w:type="dxa"/>
          </w:tcPr>
          <w:p w14:paraId="1CC77ED9" w14:textId="77777777" w:rsidR="007B5B9A" w:rsidRPr="0062074F" w:rsidRDefault="007B5B9A" w:rsidP="000A67D1">
            <w:pPr>
              <w:spacing w:before="60" w:after="60"/>
            </w:pPr>
            <w:r w:rsidRPr="0062074F">
              <w:t>Magnetic variation</w:t>
            </w:r>
          </w:p>
        </w:tc>
        <w:tc>
          <w:tcPr>
            <w:tcW w:w="5791" w:type="dxa"/>
          </w:tcPr>
          <w:p w14:paraId="0AD394C2" w14:textId="216F9630" w:rsidR="004E0F3F" w:rsidRPr="0062074F" w:rsidRDefault="004E0F3F" w:rsidP="000A67D1">
            <w:pPr>
              <w:spacing w:before="60" w:after="60"/>
            </w:pPr>
            <w:proofErr w:type="spellStart"/>
            <w:r w:rsidRPr="0062074F">
              <w:rPr>
                <w:b/>
                <w:bCs/>
              </w:rPr>
              <w:t>MagneticVariation</w:t>
            </w:r>
            <w:proofErr w:type="spellEnd"/>
            <w:r w:rsidRPr="0062074F">
              <w:t xml:space="preserve"> (</w:t>
            </w:r>
            <w:proofErr w:type="spellStart"/>
            <w:r w:rsidRPr="0062074F">
              <w:t>MAGVAR</w:t>
            </w:r>
            <w:proofErr w:type="spellEnd"/>
            <w:r w:rsidRPr="0062074F">
              <w:t>) feature, attributes:</w:t>
            </w:r>
          </w:p>
          <w:p w14:paraId="3AF3FDF5" w14:textId="2C95D330" w:rsidR="004E0F3F" w:rsidRPr="0062074F" w:rsidRDefault="007B5B9A" w:rsidP="000A67D1">
            <w:pPr>
              <w:spacing w:before="60" w:after="60"/>
            </w:pPr>
            <w:proofErr w:type="spellStart"/>
            <w:r w:rsidRPr="0062074F">
              <w:rPr>
                <w:i/>
                <w:iCs/>
              </w:rPr>
              <w:t>referenceYearForMagneticVariation</w:t>
            </w:r>
            <w:proofErr w:type="spellEnd"/>
            <w:r w:rsidR="004E0F3F" w:rsidRPr="0062074F">
              <w:rPr>
                <w:i/>
                <w:iCs/>
              </w:rPr>
              <w:t xml:space="preserve"> (</w:t>
            </w:r>
            <w:proofErr w:type="spellStart"/>
            <w:r w:rsidR="004E0F3F" w:rsidRPr="0062074F">
              <w:rPr>
                <w:i/>
                <w:iCs/>
              </w:rPr>
              <w:t>RYRMGV</w:t>
            </w:r>
            <w:proofErr w:type="spellEnd"/>
            <w:r w:rsidR="004E0F3F" w:rsidRPr="0062074F">
              <w:rPr>
                <w:i/>
                <w:iCs/>
              </w:rPr>
              <w:t>)</w:t>
            </w:r>
            <w:r w:rsidRPr="0062074F">
              <w:t>,</w:t>
            </w:r>
          </w:p>
          <w:p w14:paraId="04035B00" w14:textId="77777777" w:rsidR="004E0F3F" w:rsidRPr="0062074F" w:rsidRDefault="007B5B9A" w:rsidP="000A67D1">
            <w:pPr>
              <w:spacing w:before="60" w:after="60"/>
            </w:pPr>
            <w:proofErr w:type="spellStart"/>
            <w:r w:rsidRPr="0062074F">
              <w:rPr>
                <w:i/>
                <w:iCs/>
              </w:rPr>
              <w:t>valueofAnnualChangeInMagneticVariation</w:t>
            </w:r>
            <w:proofErr w:type="spellEnd"/>
            <w:r w:rsidR="004E0F3F" w:rsidRPr="0062074F">
              <w:rPr>
                <w:i/>
                <w:iCs/>
              </w:rPr>
              <w:t xml:space="preserve"> (</w:t>
            </w:r>
            <w:proofErr w:type="spellStart"/>
            <w:r w:rsidR="004E0F3F" w:rsidRPr="0062074F">
              <w:rPr>
                <w:i/>
                <w:iCs/>
              </w:rPr>
              <w:t>VALACM</w:t>
            </w:r>
            <w:proofErr w:type="spellEnd"/>
            <w:r w:rsidR="004E0F3F" w:rsidRPr="0062074F">
              <w:rPr>
                <w:i/>
                <w:iCs/>
              </w:rPr>
              <w:t>)</w:t>
            </w:r>
            <w:r w:rsidRPr="0062074F">
              <w:t>,</w:t>
            </w:r>
          </w:p>
          <w:p w14:paraId="31BC2705" w14:textId="674C5792" w:rsidR="00B46FB0" w:rsidRPr="0062074F" w:rsidRDefault="004E0F3F" w:rsidP="000A67D1">
            <w:pPr>
              <w:spacing w:before="60" w:after="60"/>
              <w:rPr>
                <w:i/>
                <w:iCs/>
              </w:rPr>
            </w:pPr>
            <w:r w:rsidRPr="0062074F">
              <w:t>and</w:t>
            </w:r>
            <w:r w:rsidRPr="0062074F">
              <w:rPr>
                <w:i/>
                <w:iCs/>
              </w:rPr>
              <w:t xml:space="preserve"> </w:t>
            </w:r>
            <w:proofErr w:type="spellStart"/>
            <w:r w:rsidR="007B5B9A" w:rsidRPr="0062074F">
              <w:rPr>
                <w:i/>
                <w:iCs/>
              </w:rPr>
              <w:t>valueOfMagneticVariation</w:t>
            </w:r>
            <w:proofErr w:type="spellEnd"/>
            <w:r w:rsidRPr="0062074F">
              <w:rPr>
                <w:i/>
                <w:iCs/>
              </w:rPr>
              <w:t xml:space="preserve"> (</w:t>
            </w:r>
            <w:proofErr w:type="spellStart"/>
            <w:r w:rsidRPr="0062074F">
              <w:rPr>
                <w:i/>
                <w:iCs/>
              </w:rPr>
              <w:t>VALMAG</w:t>
            </w:r>
            <w:proofErr w:type="spellEnd"/>
            <w:r w:rsidRPr="0062074F">
              <w:rPr>
                <w:i/>
                <w:iCs/>
              </w:rPr>
              <w:t>)</w:t>
            </w:r>
          </w:p>
          <w:p w14:paraId="11630E17" w14:textId="5F48E19C" w:rsidR="00066F3D" w:rsidRPr="0062074F" w:rsidRDefault="007B5B9A" w:rsidP="000A67D1">
            <w:pPr>
              <w:spacing w:before="60" w:after="60"/>
            </w:pPr>
            <w:r w:rsidRPr="0062074F">
              <w:t xml:space="preserve">Item </w:t>
            </w:r>
            <w:r w:rsidR="002845EB" w:rsidRPr="0062074F">
              <w:t xml:space="preserve">must </w:t>
            </w:r>
            <w:r w:rsidRPr="0062074F">
              <w:t>be displayed as:</w:t>
            </w:r>
            <w:r w:rsidR="004E0F3F" w:rsidRPr="0062074F">
              <w:t xml:space="preserve"> VALMAG RYRMGV</w:t>
            </w:r>
            <w:r w:rsidR="00066F3D" w:rsidRPr="0062074F">
              <w:t xml:space="preserve"> (</w:t>
            </w:r>
            <w:r w:rsidR="004E0F3F" w:rsidRPr="0062074F">
              <w:t>VALACM</w:t>
            </w:r>
            <w:r w:rsidR="00066F3D" w:rsidRPr="0062074F">
              <w:t>)</w:t>
            </w:r>
          </w:p>
          <w:p w14:paraId="2C5A141D" w14:textId="20203756" w:rsidR="00066F3D" w:rsidRPr="0062074F" w:rsidRDefault="00066F3D" w:rsidP="000A67D1">
            <w:pPr>
              <w:spacing w:before="60" w:after="60"/>
            </w:pPr>
            <w:r w:rsidRPr="0062074F">
              <w:t>For example, 4°15W 1990 (8’E)</w:t>
            </w:r>
          </w:p>
        </w:tc>
      </w:tr>
      <w:tr w:rsidR="007B5B9A" w:rsidRPr="0062074F" w14:paraId="19556FAD" w14:textId="77777777" w:rsidTr="007A2540">
        <w:trPr>
          <w:cantSplit/>
          <w:jc w:val="center"/>
        </w:trPr>
        <w:tc>
          <w:tcPr>
            <w:tcW w:w="3305" w:type="dxa"/>
          </w:tcPr>
          <w:p w14:paraId="1BA7F401" w14:textId="39D50F22" w:rsidR="007B5B9A" w:rsidRPr="0062074F" w:rsidRDefault="007B5B9A" w:rsidP="000A67D1">
            <w:pPr>
              <w:spacing w:before="60" w:after="60"/>
            </w:pPr>
            <w:r w:rsidRPr="0062074F">
              <w:t>Date and number of latest update</w:t>
            </w:r>
            <w:r w:rsidR="00742588" w:rsidRPr="0062074F">
              <w:t xml:space="preserve"> </w:t>
            </w:r>
            <w:r w:rsidRPr="0062074F">
              <w:t xml:space="preserve">affecting </w:t>
            </w:r>
            <w:r w:rsidR="00002EA5" w:rsidRPr="0062074F">
              <w:t xml:space="preserve">each </w:t>
            </w:r>
            <w:r w:rsidRPr="0062074F">
              <w:t>dataset currently in</w:t>
            </w:r>
            <w:r w:rsidR="00742588" w:rsidRPr="0062074F">
              <w:t xml:space="preserve"> </w:t>
            </w:r>
            <w:r w:rsidR="004B2A18" w:rsidRPr="0062074F">
              <w:t>use</w:t>
            </w:r>
          </w:p>
        </w:tc>
        <w:tc>
          <w:tcPr>
            <w:tcW w:w="5791" w:type="dxa"/>
          </w:tcPr>
          <w:p w14:paraId="15487FA4" w14:textId="57BD27B0" w:rsidR="007B5B9A" w:rsidRPr="0062074F" w:rsidRDefault="001E2115" w:rsidP="000A67D1">
            <w:pPr>
              <w:spacing w:before="60" w:after="60"/>
            </w:pPr>
            <w:r w:rsidRPr="0062074F">
              <w:t>Issue date and update number from the dataset discovery record</w:t>
            </w:r>
            <w:r w:rsidR="002121DE" w:rsidRPr="0062074F">
              <w:t xml:space="preserve"> (</w:t>
            </w:r>
            <w:r w:rsidR="002121DE" w:rsidRPr="00520800">
              <w:rPr>
                <w:i/>
                <w:iCs/>
              </w:rPr>
              <w:t>S100_DatasetDiscoveryMetadata</w:t>
            </w:r>
            <w:r w:rsidR="002121DE" w:rsidRPr="0062074F">
              <w:t>)</w:t>
            </w:r>
            <w:r w:rsidRPr="0062074F">
              <w:t xml:space="preserve"> of the last update dataset applied. (See S-100 Part 17)</w:t>
            </w:r>
          </w:p>
        </w:tc>
      </w:tr>
      <w:tr w:rsidR="007B5B9A" w:rsidRPr="0062074F" w14:paraId="1898BD15" w14:textId="77777777" w:rsidTr="007A2540">
        <w:trPr>
          <w:cantSplit/>
          <w:jc w:val="center"/>
        </w:trPr>
        <w:tc>
          <w:tcPr>
            <w:tcW w:w="3305" w:type="dxa"/>
          </w:tcPr>
          <w:p w14:paraId="7DAA030E" w14:textId="58A359F2" w:rsidR="007B5B9A" w:rsidRPr="0062074F" w:rsidRDefault="007B5B9A" w:rsidP="000A67D1">
            <w:pPr>
              <w:spacing w:before="60" w:after="60"/>
            </w:pPr>
            <w:r w:rsidRPr="0062074F">
              <w:t>Edition number and date of</w:t>
            </w:r>
            <w:r w:rsidR="00002EA5" w:rsidRPr="0062074F">
              <w:t xml:space="preserve"> each dataset</w:t>
            </w:r>
            <w:r w:rsidRPr="0062074F">
              <w:t xml:space="preserve"> </w:t>
            </w:r>
            <w:r w:rsidR="002845EB" w:rsidRPr="0062074F">
              <w:t>currently in use</w:t>
            </w:r>
          </w:p>
        </w:tc>
        <w:tc>
          <w:tcPr>
            <w:tcW w:w="5791" w:type="dxa"/>
          </w:tcPr>
          <w:p w14:paraId="7E442DAA" w14:textId="57266C76" w:rsidR="00066F3D" w:rsidRPr="0062074F" w:rsidRDefault="001E2115" w:rsidP="000A67D1">
            <w:pPr>
              <w:spacing w:before="60" w:after="60"/>
            </w:pPr>
            <w:r w:rsidRPr="0062074F">
              <w:t xml:space="preserve">Edition number and issue date from the dataset discovery record </w:t>
            </w:r>
            <w:r w:rsidR="002121DE" w:rsidRPr="0062074F">
              <w:t>(</w:t>
            </w:r>
            <w:r w:rsidR="002121DE" w:rsidRPr="00520800">
              <w:rPr>
                <w:i/>
                <w:iCs/>
              </w:rPr>
              <w:t>S100_DatasetDiscoveryMetadata</w:t>
            </w:r>
            <w:r w:rsidR="002121DE" w:rsidRPr="0062074F">
              <w:t xml:space="preserve">) </w:t>
            </w:r>
            <w:r w:rsidRPr="0062074F">
              <w:t>of the current base issue of the ENC dataset. (See S-100 Part 17)</w:t>
            </w:r>
          </w:p>
        </w:tc>
      </w:tr>
      <w:tr w:rsidR="007B5B9A" w:rsidRPr="0062074F" w14:paraId="2EB911C6" w14:textId="77777777" w:rsidTr="007A2540">
        <w:trPr>
          <w:cantSplit/>
          <w:jc w:val="center"/>
        </w:trPr>
        <w:tc>
          <w:tcPr>
            <w:tcW w:w="3305" w:type="dxa"/>
          </w:tcPr>
          <w:p w14:paraId="45C6E832" w14:textId="5D2C80DE" w:rsidR="007B5B9A" w:rsidRPr="0062074F" w:rsidRDefault="00A841E5" w:rsidP="000A67D1">
            <w:pPr>
              <w:spacing w:before="60" w:after="60"/>
            </w:pPr>
            <w:r w:rsidRPr="0062074F">
              <w:lastRenderedPageBreak/>
              <w:t xml:space="preserve">Display </w:t>
            </w:r>
            <w:r w:rsidR="007B5B9A" w:rsidRPr="0062074F">
              <w:t>projection</w:t>
            </w:r>
          </w:p>
        </w:tc>
        <w:tc>
          <w:tcPr>
            <w:tcW w:w="5791" w:type="dxa"/>
          </w:tcPr>
          <w:p w14:paraId="7AC69117" w14:textId="4C64B1C1" w:rsidR="007B5B9A" w:rsidRPr="0062074F" w:rsidRDefault="007B5B9A" w:rsidP="000A67D1">
            <w:pPr>
              <w:keepNext/>
              <w:spacing w:before="60" w:after="60"/>
            </w:pPr>
            <w:r w:rsidRPr="0062074F">
              <w:t xml:space="preserve">Projection used for the ECDIS display (For example, oblique azimuthal). This </w:t>
            </w:r>
            <w:r w:rsidR="00F447A0" w:rsidRPr="0062074F">
              <w:t xml:space="preserve">must </w:t>
            </w:r>
            <w:r w:rsidRPr="0062074F">
              <w:t xml:space="preserve">be appropriate to the scale </w:t>
            </w:r>
            <w:r w:rsidR="004B2A18" w:rsidRPr="0062074F">
              <w:t>and latitude of the data in use</w:t>
            </w:r>
          </w:p>
        </w:tc>
      </w:tr>
    </w:tbl>
    <w:p w14:paraId="206BFB80" w14:textId="6E09AB02" w:rsidR="00AA63B2" w:rsidRPr="0062074F" w:rsidRDefault="005D62A2" w:rsidP="004B2A18">
      <w:pPr>
        <w:pStyle w:val="Caption"/>
        <w:spacing w:after="120" w:line="240" w:lineRule="auto"/>
        <w:jc w:val="center"/>
      </w:pPr>
      <w:bookmarkStart w:id="414" w:name="_Ref47362462"/>
      <w:r w:rsidRPr="0062074F">
        <w:t xml:space="preserve">Table </w:t>
      </w:r>
      <w:r w:rsidR="00157948">
        <w:fldChar w:fldCharType="begin"/>
      </w:r>
      <w:r w:rsidR="00157948">
        <w:instrText xml:space="preserve"> SEQ Table \* ARABIC </w:instrText>
      </w:r>
      <w:r w:rsidR="00157948">
        <w:fldChar w:fldCharType="separate"/>
      </w:r>
      <w:r w:rsidR="00157948">
        <w:rPr>
          <w:noProof/>
        </w:rPr>
        <w:t>4</w:t>
      </w:r>
      <w:r w:rsidR="00157948">
        <w:fldChar w:fldCharType="end"/>
      </w:r>
      <w:bookmarkEnd w:id="414"/>
      <w:r w:rsidRPr="0062074F">
        <w:t xml:space="preserve"> - Legend elements</w:t>
      </w:r>
    </w:p>
    <w:p w14:paraId="06DE5318" w14:textId="7B64800E" w:rsidR="00CA1CD1" w:rsidRPr="0062074F" w:rsidRDefault="005D62A2" w:rsidP="004B2A18">
      <w:pPr>
        <w:spacing w:after="120" w:line="240" w:lineRule="auto"/>
        <w:jc w:val="both"/>
      </w:pPr>
      <w:r w:rsidRPr="0062074F">
        <w:t xml:space="preserve">The list above is the minimum that </w:t>
      </w:r>
      <w:r w:rsidR="00114860" w:rsidRPr="0062074F">
        <w:t xml:space="preserve">must </w:t>
      </w:r>
      <w:r w:rsidRPr="0062074F">
        <w:t>be available, but the complete list need not always be shown. Individual items may be picked by the mariner for display for a period; examples are magnetic variation, data quality for depths, etc.</w:t>
      </w:r>
    </w:p>
    <w:p w14:paraId="7B18038E" w14:textId="0DF55FBC" w:rsidR="00453DD3" w:rsidRPr="0062074F" w:rsidRDefault="006E6A5F" w:rsidP="00DB7CFE">
      <w:pPr>
        <w:pStyle w:val="Heading2"/>
      </w:pPr>
      <w:bookmarkStart w:id="415" w:name="_Ref49473397"/>
      <w:r w:rsidRPr="0062074F">
        <w:t xml:space="preserve"> </w:t>
      </w:r>
      <w:bookmarkStart w:id="416" w:name="_Toc226035072"/>
      <w:r w:rsidR="00627DB2" w:rsidRPr="0062074F">
        <w:t>Displaying manual and automatic updates and added information</w:t>
      </w:r>
      <w:bookmarkEnd w:id="415"/>
      <w:bookmarkEnd w:id="416"/>
    </w:p>
    <w:p w14:paraId="0E293B91" w14:textId="6EEE2B6B" w:rsidR="00453DD3" w:rsidRPr="0062074F" w:rsidRDefault="00453DD3" w:rsidP="00453DD3">
      <w:pPr>
        <w:pStyle w:val="Heading3"/>
      </w:pPr>
      <w:bookmarkStart w:id="417" w:name="_Toc226035073"/>
      <w:r w:rsidRPr="0062074F">
        <w:t>Manual updates</w:t>
      </w:r>
      <w:bookmarkEnd w:id="417"/>
    </w:p>
    <w:p w14:paraId="5EDEDF9F" w14:textId="7D496E54" w:rsidR="00453DD3" w:rsidRPr="0062074F" w:rsidRDefault="00453DD3" w:rsidP="00453DD3">
      <w:r w:rsidRPr="0062074F">
        <w:t>It must be possible to make the following manual updates to an ENC:</w:t>
      </w:r>
    </w:p>
    <w:p w14:paraId="2735CE93" w14:textId="77777777" w:rsidR="00453DD3" w:rsidRPr="0062074F" w:rsidRDefault="00453DD3">
      <w:pPr>
        <w:pStyle w:val="ListParagraph"/>
        <w:numPr>
          <w:ilvl w:val="0"/>
          <w:numId w:val="82"/>
        </w:numPr>
      </w:pPr>
      <w:r w:rsidRPr="0062074F">
        <w:t>Add feature</w:t>
      </w:r>
    </w:p>
    <w:p w14:paraId="5642A1E3" w14:textId="77777777" w:rsidR="00453DD3" w:rsidRPr="0062074F" w:rsidRDefault="00453DD3">
      <w:pPr>
        <w:pStyle w:val="ListParagraph"/>
        <w:numPr>
          <w:ilvl w:val="0"/>
          <w:numId w:val="82"/>
        </w:numPr>
      </w:pPr>
      <w:r w:rsidRPr="0062074F">
        <w:t>Delete feature</w:t>
      </w:r>
    </w:p>
    <w:p w14:paraId="55495C0D" w14:textId="77777777" w:rsidR="00453DD3" w:rsidRPr="0062074F" w:rsidRDefault="00453DD3">
      <w:pPr>
        <w:pStyle w:val="ListParagraph"/>
        <w:numPr>
          <w:ilvl w:val="0"/>
          <w:numId w:val="82"/>
        </w:numPr>
      </w:pPr>
      <w:r w:rsidRPr="0062074F">
        <w:t>Modify feature</w:t>
      </w:r>
    </w:p>
    <w:p w14:paraId="17716B85" w14:textId="35170D98" w:rsidR="005F4566" w:rsidRPr="005F4566" w:rsidRDefault="005F4566" w:rsidP="005F4566">
      <w:pPr>
        <w:jc w:val="both"/>
      </w:pPr>
      <w:r w:rsidRPr="005F4566">
        <w:t>The following details must be available when the manual update object is selected by the cursor pick feature:</w:t>
      </w:r>
    </w:p>
    <w:p w14:paraId="7536995E" w14:textId="77777777" w:rsidR="005F4566" w:rsidRPr="005F4566" w:rsidRDefault="005F4566">
      <w:pPr>
        <w:numPr>
          <w:ilvl w:val="0"/>
          <w:numId w:val="115"/>
        </w:numPr>
        <w:jc w:val="both"/>
      </w:pPr>
      <w:r w:rsidRPr="005F4566">
        <w:t>All attributes available from the manual update feature catalogue</w:t>
      </w:r>
    </w:p>
    <w:p w14:paraId="4AA69300" w14:textId="77777777" w:rsidR="005F4566" w:rsidRPr="005F4566" w:rsidRDefault="005F4566">
      <w:pPr>
        <w:numPr>
          <w:ilvl w:val="0"/>
          <w:numId w:val="115"/>
        </w:numPr>
        <w:jc w:val="both"/>
      </w:pPr>
      <w:r w:rsidRPr="005F4566">
        <w:t>Source of update (i.e. manual update)</w:t>
      </w:r>
    </w:p>
    <w:p w14:paraId="76F0FE75" w14:textId="77777777" w:rsidR="005F4566" w:rsidRDefault="005F4566">
      <w:pPr>
        <w:numPr>
          <w:ilvl w:val="0"/>
          <w:numId w:val="115"/>
        </w:numPr>
        <w:jc w:val="both"/>
      </w:pPr>
      <w:r w:rsidRPr="005F4566">
        <w:t>Date and time of update</w:t>
      </w:r>
    </w:p>
    <w:p w14:paraId="3369ACC6" w14:textId="1979F677" w:rsidR="005F4566" w:rsidRPr="0062074F" w:rsidRDefault="005F4566">
      <w:pPr>
        <w:numPr>
          <w:ilvl w:val="0"/>
          <w:numId w:val="115"/>
        </w:numPr>
        <w:jc w:val="both"/>
      </w:pPr>
      <w:r w:rsidRPr="005F4566">
        <w:t>Mariner entered text associated with the manual update object</w:t>
      </w:r>
    </w:p>
    <w:p w14:paraId="59239C20" w14:textId="50716034" w:rsidR="00D42BC9" w:rsidRPr="0062074F" w:rsidRDefault="00D42BC9" w:rsidP="00D42BC9">
      <w:pPr>
        <w:spacing w:after="120" w:line="240" w:lineRule="auto"/>
        <w:jc w:val="both"/>
      </w:pPr>
      <w:r w:rsidRPr="0062074F">
        <w:t>Manual chart updates, which are subject to human error, must be distinguished from official information</w:t>
      </w:r>
      <w:r w:rsidR="003C1749">
        <w:t xml:space="preserve"> </w:t>
      </w:r>
      <w:r w:rsidRPr="0062074F">
        <w:t>and updates applied automatically</w:t>
      </w:r>
      <w:r w:rsidR="00653128" w:rsidRPr="0062074F">
        <w:t>. Additionally:</w:t>
      </w:r>
    </w:p>
    <w:p w14:paraId="4BFA3AB6" w14:textId="28847885" w:rsidR="00653128" w:rsidRPr="0062074F" w:rsidRDefault="00653128">
      <w:pPr>
        <w:pStyle w:val="ListParagraph"/>
        <w:numPr>
          <w:ilvl w:val="0"/>
          <w:numId w:val="32"/>
        </w:numPr>
        <w:spacing w:after="60" w:line="240" w:lineRule="auto"/>
        <w:jc w:val="both"/>
      </w:pPr>
      <w:r w:rsidRPr="0062074F">
        <w:rPr>
          <w:b/>
          <w:bCs/>
        </w:rPr>
        <w:t>Keying and Symbology</w:t>
      </w:r>
      <w:r w:rsidRPr="0062074F">
        <w:t xml:space="preserve">. </w:t>
      </w:r>
      <w:r w:rsidR="007B3E43" w:rsidRPr="0062074F">
        <w:t xml:space="preserve">The mariner must be able to enter manual updates </w:t>
      </w:r>
      <w:r w:rsidRPr="0062074F">
        <w:t>for presentation on the display</w:t>
      </w:r>
      <w:r w:rsidR="00397508">
        <w:t xml:space="preserve"> as follows</w:t>
      </w:r>
      <w:r w:rsidRPr="0062074F">
        <w:t>:</w:t>
      </w:r>
    </w:p>
    <w:p w14:paraId="59AB47D6" w14:textId="7D1040AF" w:rsidR="00653128" w:rsidRPr="0062074F" w:rsidRDefault="00653128" w:rsidP="00653128">
      <w:pPr>
        <w:pStyle w:val="ListParagraph"/>
        <w:spacing w:after="60" w:line="240" w:lineRule="auto"/>
        <w:jc w:val="both"/>
      </w:pPr>
      <w:r w:rsidRPr="0062074F">
        <w:rPr>
          <w:b/>
          <w:bCs/>
        </w:rPr>
        <w:t>1</w:t>
      </w:r>
      <w:r w:rsidR="0079413D">
        <w:rPr>
          <w:b/>
          <w:bCs/>
        </w:rPr>
        <w:t>.</w:t>
      </w:r>
      <w:r w:rsidRPr="0062074F">
        <w:t xml:space="preserve"> Enter the update so it can be displayed as described in this specification.</w:t>
      </w:r>
    </w:p>
    <w:p w14:paraId="1AEFAFEA" w14:textId="738E6684" w:rsidR="00653128" w:rsidRPr="0062074F" w:rsidRDefault="00653128" w:rsidP="00653128">
      <w:pPr>
        <w:pStyle w:val="ListParagraph"/>
        <w:spacing w:after="120" w:line="240" w:lineRule="auto"/>
        <w:jc w:val="both"/>
      </w:pPr>
      <w:r w:rsidRPr="0062074F">
        <w:rPr>
          <w:b/>
          <w:bCs/>
        </w:rPr>
        <w:t>2</w:t>
      </w:r>
      <w:r w:rsidR="0079413D">
        <w:rPr>
          <w:b/>
          <w:bCs/>
        </w:rPr>
        <w:t>.</w:t>
      </w:r>
      <w:r w:rsidRPr="0062074F">
        <w:t xml:space="preserve"> Ensure all update text information relevant to the new condition and to the source of the update, as entered by the Mariner, is recorded by the system for display on demand.</w:t>
      </w:r>
    </w:p>
    <w:p w14:paraId="783C6F4F" w14:textId="4A688709" w:rsidR="00653128" w:rsidRPr="0062074F" w:rsidRDefault="00653128">
      <w:pPr>
        <w:pStyle w:val="ListParagraph"/>
        <w:numPr>
          <w:ilvl w:val="0"/>
          <w:numId w:val="32"/>
        </w:numPr>
        <w:spacing w:after="120" w:line="240" w:lineRule="auto"/>
        <w:jc w:val="both"/>
      </w:pPr>
      <w:r w:rsidRPr="0062074F">
        <w:rPr>
          <w:b/>
          <w:bCs/>
        </w:rPr>
        <w:t>Indications and Alerts</w:t>
      </w:r>
      <w:r w:rsidRPr="0062074F">
        <w:t xml:space="preserve">. The ECDIS </w:t>
      </w:r>
      <w:r w:rsidR="00E2552C">
        <w:t>must</w:t>
      </w:r>
      <w:r w:rsidR="00E2552C" w:rsidRPr="0062074F">
        <w:t xml:space="preserve"> </w:t>
      </w:r>
      <w:r w:rsidRPr="0062074F">
        <w:t>provide indications and alerts related to manual updates, using the same criteria as for ENC features.</w:t>
      </w:r>
    </w:p>
    <w:p w14:paraId="41871898" w14:textId="09939A19" w:rsidR="00653128" w:rsidRPr="0062074F" w:rsidRDefault="00653128">
      <w:pPr>
        <w:pStyle w:val="ListParagraph"/>
        <w:numPr>
          <w:ilvl w:val="0"/>
          <w:numId w:val="32"/>
        </w:numPr>
        <w:spacing w:after="120" w:line="240" w:lineRule="auto"/>
        <w:jc w:val="both"/>
      </w:pPr>
      <w:r w:rsidRPr="0062074F">
        <w:rPr>
          <w:b/>
          <w:bCs/>
        </w:rPr>
        <w:t>Presentation</w:t>
      </w:r>
      <w:r w:rsidRPr="0062074F">
        <w:t xml:space="preserve">. </w:t>
      </w:r>
      <w:r w:rsidR="00D27EFF" w:rsidRPr="0062074F">
        <w:t>The mariner must be able to enter manual updates to the chart using any of the symbols listed in Appendix A. Manual updates must support attribution, as well as the indications and alerts defined in Appendix A.</w:t>
      </w:r>
    </w:p>
    <w:p w14:paraId="57B37180" w14:textId="5C6B9FA0" w:rsidR="00653128" w:rsidRPr="0062074F" w:rsidRDefault="00653128">
      <w:pPr>
        <w:pStyle w:val="ListParagraph"/>
        <w:numPr>
          <w:ilvl w:val="0"/>
          <w:numId w:val="32"/>
        </w:numPr>
        <w:spacing w:after="120" w:line="240" w:lineRule="auto"/>
        <w:jc w:val="both"/>
      </w:pPr>
      <w:r w:rsidRPr="0062074F">
        <w:rPr>
          <w:b/>
          <w:bCs/>
        </w:rPr>
        <w:t>Archiving of Manual Updates</w:t>
      </w:r>
      <w:r w:rsidRPr="0062074F">
        <w:t xml:space="preserve">. It </w:t>
      </w:r>
      <w:r w:rsidR="00FD4EF7">
        <w:t>must</w:t>
      </w:r>
      <w:r w:rsidR="00FD4EF7" w:rsidRPr="0062074F">
        <w:t xml:space="preserve"> </w:t>
      </w:r>
      <w:r w:rsidRPr="0062074F">
        <w:t xml:space="preserve">be possible to remove from the display any manual update. The removed update </w:t>
      </w:r>
      <w:r w:rsidR="00FD4EF7">
        <w:t>must</w:t>
      </w:r>
      <w:r w:rsidR="00FD4EF7" w:rsidRPr="0062074F">
        <w:t xml:space="preserve"> </w:t>
      </w:r>
      <w:r w:rsidRPr="0062074F">
        <w:t>be retained in the ECDIS for future review until commencement of the next voyage, but will not be otherwise displayed.</w:t>
      </w:r>
    </w:p>
    <w:p w14:paraId="003AEF17" w14:textId="2BA6D6AB" w:rsidR="00653128" w:rsidRPr="0062074F" w:rsidRDefault="00653128" w:rsidP="00D42BC9">
      <w:pPr>
        <w:spacing w:after="120" w:line="240" w:lineRule="auto"/>
        <w:jc w:val="both"/>
      </w:pPr>
    </w:p>
    <w:p w14:paraId="053B52D8" w14:textId="5D7CCFFE" w:rsidR="00523124" w:rsidRPr="0062074F" w:rsidRDefault="00A94BB4" w:rsidP="002D7DEE">
      <w:pPr>
        <w:pStyle w:val="Heading3"/>
      </w:pPr>
      <w:bookmarkStart w:id="418" w:name="_Toc226035074"/>
      <w:r w:rsidRPr="0062074F">
        <w:t>Additional Mariner’s Information</w:t>
      </w:r>
      <w:bookmarkEnd w:id="418"/>
    </w:p>
    <w:p w14:paraId="264E9C4B" w14:textId="27D7AA39" w:rsidR="00D27EFF" w:rsidRPr="0062074F" w:rsidRDefault="00D27EFF" w:rsidP="00D27EFF">
      <w:r w:rsidRPr="0062074F">
        <w:t xml:space="preserve">The mariner </w:t>
      </w:r>
      <w:r w:rsidR="00326AD8">
        <w:t>must</w:t>
      </w:r>
      <w:r w:rsidR="00326AD8" w:rsidRPr="0062074F">
        <w:t xml:space="preserve"> </w:t>
      </w:r>
      <w:r w:rsidRPr="0062074F">
        <w:t>be able to add:</w:t>
      </w:r>
    </w:p>
    <w:p w14:paraId="0A29107C" w14:textId="77777777" w:rsidR="00326AD8" w:rsidRPr="00326AD8" w:rsidRDefault="00326AD8">
      <w:pPr>
        <w:numPr>
          <w:ilvl w:val="0"/>
          <w:numId w:val="113"/>
        </w:numPr>
      </w:pPr>
      <w:r w:rsidRPr="00326AD8">
        <w:t>Mariner’s caution note (!) and mariner’s information note [</w:t>
      </w:r>
      <w:proofErr w:type="spellStart"/>
      <w:r w:rsidRPr="00326AD8">
        <w:t>i</w:t>
      </w:r>
      <w:proofErr w:type="spellEnd"/>
      <w:r w:rsidRPr="00326AD8">
        <w:t>] used to call up a note on the text display by cursor picking</w:t>
      </w:r>
    </w:p>
    <w:p w14:paraId="646A1094" w14:textId="77777777" w:rsidR="00326AD8" w:rsidRPr="00326AD8" w:rsidRDefault="00326AD8">
      <w:pPr>
        <w:numPr>
          <w:ilvl w:val="0"/>
          <w:numId w:val="113"/>
        </w:numPr>
      </w:pPr>
      <w:r w:rsidRPr="00326AD8">
        <w:t>Mariner’s information lines and mariner’s information areas without colour fill, set up for cursor picking to give explanatory notes in the text display.</w:t>
      </w:r>
    </w:p>
    <w:p w14:paraId="540AEC0F" w14:textId="77777777" w:rsidR="00326AD8" w:rsidRPr="00326AD8" w:rsidRDefault="00326AD8">
      <w:pPr>
        <w:numPr>
          <w:ilvl w:val="0"/>
          <w:numId w:val="113"/>
        </w:numPr>
      </w:pPr>
      <w:r w:rsidRPr="00326AD8">
        <w:lastRenderedPageBreak/>
        <w:t>Mariner’s text notes</w:t>
      </w:r>
    </w:p>
    <w:p w14:paraId="420EE3AD" w14:textId="77777777" w:rsidR="00326AD8" w:rsidRPr="00326AD8" w:rsidRDefault="00326AD8">
      <w:pPr>
        <w:numPr>
          <w:ilvl w:val="0"/>
          <w:numId w:val="113"/>
        </w:numPr>
      </w:pPr>
      <w:r w:rsidRPr="00326AD8">
        <w:t>Mariner entered danger</w:t>
      </w:r>
    </w:p>
    <w:p w14:paraId="59F18049" w14:textId="0EEC2543" w:rsidR="006668B5" w:rsidRPr="0062074F" w:rsidRDefault="00D27EFF" w:rsidP="00523124">
      <w:r w:rsidRPr="0062074F">
        <w:t xml:space="preserve">IEC 61174 adds further requirements for Additional Mariner’s Information. </w:t>
      </w:r>
      <w:r w:rsidR="00326AD8" w:rsidRPr="000858B8">
        <w:t>Additional Mariner’s Information must be presented according to IEC 61174 or IEC 62288, as applicable</w:t>
      </w:r>
      <w:r w:rsidR="006668B5" w:rsidRPr="0062074F">
        <w:t>.</w:t>
      </w:r>
    </w:p>
    <w:p w14:paraId="4AB76D16" w14:textId="04695F0F" w:rsidR="00A0054D" w:rsidRPr="0062074F" w:rsidRDefault="00A0054D" w:rsidP="00EC44E4">
      <w:pPr>
        <w:pStyle w:val="Heading3"/>
      </w:pPr>
      <w:bookmarkStart w:id="419" w:name="_Toc219458288"/>
      <w:bookmarkStart w:id="420" w:name="_Toc188368685"/>
      <w:bookmarkStart w:id="421" w:name="_Toc188621887"/>
      <w:bookmarkStart w:id="422" w:name="_Toc188950468"/>
      <w:bookmarkStart w:id="423" w:name="_Toc188968384"/>
      <w:bookmarkStart w:id="424" w:name="_Toc188968609"/>
      <w:bookmarkStart w:id="425" w:name="_Toc188368686"/>
      <w:bookmarkStart w:id="426" w:name="_Toc188621888"/>
      <w:bookmarkStart w:id="427" w:name="_Toc188950469"/>
      <w:bookmarkStart w:id="428" w:name="_Toc188968385"/>
      <w:bookmarkStart w:id="429" w:name="_Toc188968610"/>
      <w:bookmarkStart w:id="430" w:name="_Toc226035075"/>
      <w:bookmarkStart w:id="431" w:name="_Ref49450116"/>
      <w:bookmarkEnd w:id="419"/>
      <w:bookmarkEnd w:id="420"/>
      <w:bookmarkEnd w:id="421"/>
      <w:bookmarkEnd w:id="422"/>
      <w:bookmarkEnd w:id="423"/>
      <w:bookmarkEnd w:id="424"/>
      <w:bookmarkEnd w:id="425"/>
      <w:bookmarkEnd w:id="426"/>
      <w:bookmarkEnd w:id="427"/>
      <w:bookmarkEnd w:id="428"/>
      <w:bookmarkEnd w:id="429"/>
      <w:r w:rsidRPr="0062074F">
        <w:t>Automatic Updates</w:t>
      </w:r>
      <w:bookmarkEnd w:id="430"/>
    </w:p>
    <w:p w14:paraId="11C6FA9E" w14:textId="18441998" w:rsidR="00A0054D" w:rsidRPr="0062074F" w:rsidRDefault="00A0054D" w:rsidP="002D7DEE">
      <w:pPr>
        <w:spacing w:after="120" w:line="240" w:lineRule="auto"/>
        <w:jc w:val="both"/>
      </w:pPr>
      <w:r w:rsidRPr="0062074F">
        <w:t xml:space="preserve">Only ISO8211 and GML encoded data can support updates, as described in </w:t>
      </w:r>
      <w:r w:rsidR="00453DD3" w:rsidRPr="0062074F">
        <w:t xml:space="preserve">S-100 </w:t>
      </w:r>
      <w:r w:rsidRPr="0062074F">
        <w:t xml:space="preserve">Part 10a and 10b respectively. The use of GML updates as described in S-100 Part 10b is used, in particular, by S-128 to update catalogue information used by the ECDIS to produce update Status Reports, as described in </w:t>
      </w:r>
      <w:r w:rsidRPr="0062074F">
        <w:fldChar w:fldCharType="begin"/>
      </w:r>
      <w:r w:rsidRPr="0062074F">
        <w:instrText xml:space="preserve"> REF _Ref158105624 \h  \* MERGEFORMAT </w:instrText>
      </w:r>
      <w:r w:rsidRPr="0062074F">
        <w:fldChar w:fldCharType="separate"/>
      </w:r>
      <w:r w:rsidR="000553AC" w:rsidRPr="0062074F">
        <w:t>Appendix C - ECDIS Update Status Reports</w:t>
      </w:r>
      <w:r w:rsidRPr="0062074F">
        <w:fldChar w:fldCharType="end"/>
      </w:r>
      <w:r w:rsidRPr="0062074F">
        <w:t xml:space="preserve">. </w:t>
      </w:r>
    </w:p>
    <w:p w14:paraId="56384CDA" w14:textId="444FC121" w:rsidR="000A049F" w:rsidRPr="0062074F" w:rsidRDefault="00A0054D" w:rsidP="00F12027">
      <w:pPr>
        <w:pStyle w:val="Heading3"/>
      </w:pPr>
      <w:bookmarkStart w:id="432" w:name="_Toc226035076"/>
      <w:r w:rsidRPr="0062074F">
        <w:t>I</w:t>
      </w:r>
      <w:r w:rsidR="000A049F" w:rsidRPr="0062074F">
        <w:t>dentifying automatic chart corrections on demand</w:t>
      </w:r>
      <w:bookmarkEnd w:id="431"/>
      <w:bookmarkEnd w:id="432"/>
    </w:p>
    <w:p w14:paraId="2E1F9237" w14:textId="27F17E31" w:rsidR="00A14827" w:rsidRPr="0062074F" w:rsidRDefault="00BD50FC" w:rsidP="00D42BC9">
      <w:pPr>
        <w:spacing w:after="120" w:line="240" w:lineRule="auto"/>
        <w:jc w:val="both"/>
      </w:pPr>
      <w:r w:rsidRPr="0062074F">
        <w:t xml:space="preserve">On </w:t>
      </w:r>
      <w:r w:rsidR="002516D0" w:rsidRPr="0062074F">
        <w:t>M</w:t>
      </w:r>
      <w:r w:rsidRPr="0062074F">
        <w:t xml:space="preserve">ariner demand automatic chart corrections of ENC information </w:t>
      </w:r>
      <w:r w:rsidR="002B1BBE" w:rsidRPr="0062074F">
        <w:t xml:space="preserve">must </w:t>
      </w:r>
      <w:r w:rsidRPr="0062074F">
        <w:t xml:space="preserve">be highlighted as </w:t>
      </w:r>
      <w:r w:rsidR="00557E2E" w:rsidRPr="0062074F">
        <w:t xml:space="preserve">described in the following </w:t>
      </w:r>
      <w:r w:rsidR="003B00E6" w:rsidRPr="0062074F">
        <w:t>sub-</w:t>
      </w:r>
      <w:r w:rsidR="00557E2E" w:rsidRPr="0062074F">
        <w:t>clauses.</w:t>
      </w:r>
    </w:p>
    <w:p w14:paraId="1D83A88F" w14:textId="5440A325" w:rsidR="00557E2E" w:rsidRPr="0062074F" w:rsidRDefault="00557E2E" w:rsidP="00024B10">
      <w:pPr>
        <w:pStyle w:val="Heading4"/>
      </w:pPr>
      <w:r w:rsidRPr="0062074F">
        <w:t>Added Feature</w:t>
      </w:r>
      <w:r w:rsidR="00B9218D" w:rsidRPr="0062074F">
        <w:t xml:space="preserve"> (automatic)</w:t>
      </w:r>
    </w:p>
    <w:p w14:paraId="4E25C3BA" w14:textId="27E4B8C5" w:rsidR="00557E2E" w:rsidRPr="0062074F" w:rsidRDefault="00557E2E" w:rsidP="002516D0">
      <w:pPr>
        <w:spacing w:after="60" w:line="240" w:lineRule="auto"/>
        <w:ind w:left="2160" w:hanging="1440"/>
      </w:pPr>
      <w:r w:rsidRPr="0062074F">
        <w:t xml:space="preserve">Point object: </w:t>
      </w:r>
      <w:r w:rsidRPr="0062074F">
        <w:tab/>
        <w:t xml:space="preserve">Superimpose </w:t>
      </w:r>
      <w:r w:rsidR="0078225C" w:rsidRPr="0062074F">
        <w:t xml:space="preserve">symbol </w:t>
      </w:r>
      <w:r w:rsidRPr="0062074F">
        <w:t>CHRVID01.</w:t>
      </w:r>
    </w:p>
    <w:p w14:paraId="19D28B9E" w14:textId="5E7D8604" w:rsidR="00557E2E" w:rsidRPr="0062074F" w:rsidRDefault="0007289C" w:rsidP="002516D0">
      <w:pPr>
        <w:spacing w:after="60" w:line="240" w:lineRule="auto"/>
        <w:ind w:left="2160" w:hanging="1440"/>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CHRVID02.</w:t>
      </w:r>
    </w:p>
    <w:p w14:paraId="4A81FB50" w14:textId="458BC047" w:rsidR="00557E2E" w:rsidRPr="0062074F" w:rsidRDefault="0007289C" w:rsidP="002516D0">
      <w:pPr>
        <w:spacing w:after="120" w:line="240" w:lineRule="auto"/>
        <w:ind w:left="2160" w:hanging="1440"/>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CHRVID02 and superimpose </w:t>
      </w:r>
      <w:r w:rsidR="0078225C" w:rsidRPr="0062074F">
        <w:t xml:space="preserve">symbol </w:t>
      </w:r>
      <w:r w:rsidR="00557E2E" w:rsidRPr="0062074F">
        <w:t>CHRVID01 on any centred symbol.</w:t>
      </w:r>
    </w:p>
    <w:p w14:paraId="779308AC" w14:textId="4EBFB7DA" w:rsidR="00557E2E" w:rsidRPr="0062074F" w:rsidRDefault="00557E2E" w:rsidP="00024B10">
      <w:pPr>
        <w:pStyle w:val="Heading4"/>
      </w:pPr>
      <w:r w:rsidRPr="0062074F">
        <w:t>Deleted Feature</w:t>
      </w:r>
      <w:r w:rsidR="00B9218D" w:rsidRPr="0062074F">
        <w:t xml:space="preserve"> (automatic)</w:t>
      </w:r>
    </w:p>
    <w:p w14:paraId="3418487C" w14:textId="25DD0FB2" w:rsidR="00557E2E" w:rsidRPr="0062074F" w:rsidRDefault="00557E2E" w:rsidP="00737541">
      <w:pPr>
        <w:spacing w:after="60" w:line="240" w:lineRule="auto"/>
        <w:ind w:left="2160" w:hanging="1440"/>
        <w:jc w:val="both"/>
      </w:pPr>
      <w:r w:rsidRPr="0062074F">
        <w:t xml:space="preserve">Point object: </w:t>
      </w:r>
      <w:r w:rsidRPr="0062074F">
        <w:tab/>
        <w:t xml:space="preserve">Superimpose </w:t>
      </w:r>
      <w:r w:rsidR="0078225C" w:rsidRPr="0062074F">
        <w:t xml:space="preserve">symbol </w:t>
      </w:r>
      <w:r w:rsidRPr="0062074F">
        <w:t>CHRVDEL1.</w:t>
      </w:r>
    </w:p>
    <w:p w14:paraId="22A19BD5" w14:textId="788CAC50" w:rsidR="00557E2E" w:rsidRPr="0062074F" w:rsidRDefault="0007289C" w:rsidP="00737541">
      <w:pPr>
        <w:spacing w:after="60" w:line="240" w:lineRule="auto"/>
        <w:ind w:left="2160" w:hanging="1440"/>
        <w:jc w:val="both"/>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CHRVDEL2 (do not remove the original line).</w:t>
      </w:r>
    </w:p>
    <w:p w14:paraId="439DE8E3" w14:textId="7A8A6117" w:rsidR="00557E2E" w:rsidRPr="0062074F" w:rsidRDefault="0007289C" w:rsidP="002516D0">
      <w:pPr>
        <w:spacing w:after="120" w:line="240" w:lineRule="auto"/>
        <w:ind w:left="2160" w:hanging="1440"/>
        <w:jc w:val="both"/>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CHRVDEL2 and superimpose </w:t>
      </w:r>
      <w:r w:rsidR="0078225C" w:rsidRPr="0062074F">
        <w:t xml:space="preserve">symbol </w:t>
      </w:r>
      <w:r w:rsidR="00557E2E" w:rsidRPr="0062074F">
        <w:t>CHRVDEL1 on any centred symbol.</w:t>
      </w:r>
    </w:p>
    <w:p w14:paraId="5B7BBE9B" w14:textId="27143F22" w:rsidR="00557E2E" w:rsidRPr="0062074F" w:rsidRDefault="00557E2E" w:rsidP="00024B10">
      <w:pPr>
        <w:pStyle w:val="Heading4"/>
      </w:pPr>
      <w:r w:rsidRPr="0062074F">
        <w:t>Modified Feature</w:t>
      </w:r>
      <w:r w:rsidR="007608A5" w:rsidRPr="0062074F">
        <w:t xml:space="preserve"> (automatic)</w:t>
      </w:r>
    </w:p>
    <w:p w14:paraId="668DEAC8" w14:textId="3D487459" w:rsidR="00557E2E" w:rsidRPr="0062074F" w:rsidRDefault="00557E2E" w:rsidP="00737541">
      <w:pPr>
        <w:spacing w:after="60" w:line="240" w:lineRule="auto"/>
        <w:ind w:left="2160" w:hanging="1440"/>
        <w:jc w:val="both"/>
      </w:pPr>
      <w:r w:rsidRPr="0062074F">
        <w:t xml:space="preserve">Point: </w:t>
      </w:r>
      <w:r w:rsidRPr="0062074F">
        <w:tab/>
        <w:t xml:space="preserve">Superimpose </w:t>
      </w:r>
      <w:r w:rsidR="00BB3EBB" w:rsidRPr="0062074F">
        <w:t xml:space="preserve">symbol </w:t>
      </w:r>
      <w:r w:rsidRPr="0062074F">
        <w:t xml:space="preserve">CHRVID01 and </w:t>
      </w:r>
      <w:r w:rsidR="00BB3EBB" w:rsidRPr="0062074F">
        <w:t xml:space="preserve">symbol </w:t>
      </w:r>
      <w:r w:rsidRPr="0062074F">
        <w:t>CHRVDEL1.</w:t>
      </w:r>
    </w:p>
    <w:p w14:paraId="6D74E98C" w14:textId="29BBA658" w:rsidR="00557E2E" w:rsidRPr="0062074F" w:rsidRDefault="0007289C" w:rsidP="00737541">
      <w:pPr>
        <w:spacing w:after="60" w:line="240" w:lineRule="auto"/>
        <w:ind w:left="2160" w:hanging="1440"/>
        <w:jc w:val="both"/>
      </w:pPr>
      <w:r w:rsidRPr="0062074F">
        <w:t>Curve</w:t>
      </w:r>
      <w:r w:rsidR="00557E2E" w:rsidRPr="0062074F">
        <w:t xml:space="preserve">: </w:t>
      </w:r>
      <w:r w:rsidR="00557E2E" w:rsidRPr="0062074F">
        <w:tab/>
        <w:t xml:space="preserve">Overwrite with </w:t>
      </w:r>
      <w:r w:rsidR="00BB3EBB" w:rsidRPr="0062074F">
        <w:t>line</w:t>
      </w:r>
      <w:r w:rsidR="00E16825" w:rsidRPr="0062074F">
        <w:t xml:space="preserve"> </w:t>
      </w:r>
      <w:r w:rsidR="00BB3EBB" w:rsidRPr="0062074F">
        <w:t xml:space="preserve">styles </w:t>
      </w:r>
      <w:r w:rsidR="00557E2E" w:rsidRPr="0062074F">
        <w:t>CHRVID02 and CHRVDEL2.</w:t>
      </w:r>
    </w:p>
    <w:p w14:paraId="187C62F1" w14:textId="1EE94288" w:rsidR="00557E2E" w:rsidRPr="0062074F" w:rsidRDefault="0007289C" w:rsidP="00737541">
      <w:pPr>
        <w:spacing w:after="120" w:line="240" w:lineRule="auto"/>
        <w:ind w:left="2160" w:hanging="1440"/>
        <w:jc w:val="both"/>
      </w:pPr>
      <w:r w:rsidRPr="0062074F">
        <w:t>Surface</w:t>
      </w:r>
      <w:r w:rsidR="00557E2E" w:rsidRPr="0062074F">
        <w:t xml:space="preserve">: </w:t>
      </w:r>
      <w:r w:rsidR="00557E2E" w:rsidRPr="0062074F">
        <w:tab/>
        <w:t xml:space="preserve">Overwrite the boundary with </w:t>
      </w:r>
      <w:r w:rsidR="00AF51B8" w:rsidRPr="0062074F">
        <w:t xml:space="preserve">line styles </w:t>
      </w:r>
      <w:r w:rsidR="00557E2E" w:rsidRPr="0062074F">
        <w:t xml:space="preserve">CHRVID02 and CHRVDEL2 and also superimpose </w:t>
      </w:r>
      <w:r w:rsidR="00AF51B8" w:rsidRPr="0062074F">
        <w:t xml:space="preserve">symbols </w:t>
      </w:r>
      <w:r w:rsidR="00557E2E" w:rsidRPr="0062074F">
        <w:t>CHRVID01 and CHRVDEL1 on any centred symbol.</w:t>
      </w:r>
    </w:p>
    <w:p w14:paraId="4A7D0A9C" w14:textId="77777777" w:rsidR="004F141B" w:rsidRPr="0062074F" w:rsidRDefault="004F141B" w:rsidP="002D7DEE">
      <w:pPr>
        <w:pStyle w:val="Heading3"/>
      </w:pPr>
      <w:bookmarkStart w:id="433" w:name="_Ref223787996"/>
      <w:bookmarkStart w:id="434" w:name="_Toc226035077"/>
      <w:bookmarkStart w:id="435" w:name="_Ref49450002"/>
      <w:r w:rsidRPr="0062074F">
        <w:t>Update Information</w:t>
      </w:r>
      <w:bookmarkEnd w:id="433"/>
      <w:bookmarkEnd w:id="434"/>
    </w:p>
    <w:p w14:paraId="3A0CEB46" w14:textId="77777777" w:rsidR="004F141B" w:rsidRPr="0062074F" w:rsidRDefault="004F141B" w:rsidP="004F141B">
      <w:pPr>
        <w:spacing w:after="120" w:line="240" w:lineRule="auto"/>
        <w:jc w:val="both"/>
      </w:pPr>
      <w:r w:rsidRPr="0062074F">
        <w:t xml:space="preserve">The S-101 Feature Catalogue also provides encoders with an </w:t>
      </w:r>
      <w:r w:rsidRPr="0062074F">
        <w:rPr>
          <w:b/>
          <w:bCs/>
        </w:rPr>
        <w:t>Update Information</w:t>
      </w:r>
      <w:r w:rsidRPr="0062074F">
        <w:t xml:space="preserve"> feature that is used to represent a change to the information shown.</w:t>
      </w:r>
    </w:p>
    <w:p w14:paraId="59003F24" w14:textId="5573CD4F" w:rsidR="004F141B" w:rsidRPr="0062074F" w:rsidRDefault="004F141B" w:rsidP="00B812CA">
      <w:pPr>
        <w:spacing w:after="120" w:line="240" w:lineRule="auto"/>
      </w:pPr>
      <w:r w:rsidRPr="0062074F">
        <w:t xml:space="preserve">The intention of the </w:t>
      </w:r>
      <w:r w:rsidRPr="0062074F">
        <w:rPr>
          <w:b/>
          <w:bCs/>
        </w:rPr>
        <w:t>Update Information</w:t>
      </w:r>
      <w:r w:rsidRPr="0062074F">
        <w:t xml:space="preserve"> feature is to show the extent of changes contained in either updates or new editions of S-101 datasets. This is separate to the highlighting mechanism described in </w:t>
      </w:r>
      <w:r w:rsidR="007750F0" w:rsidRPr="0062074F">
        <w:t xml:space="preserve">the previous </w:t>
      </w:r>
      <w:r w:rsidRPr="0062074F">
        <w:t>clause and is optionally included by data producers in ENCs</w:t>
      </w:r>
      <w:r w:rsidRPr="0062074F">
        <w:rPr>
          <w:i/>
          <w:iCs/>
        </w:rPr>
        <w:t>.</w:t>
      </w:r>
    </w:p>
    <w:p w14:paraId="234062D2" w14:textId="145E2680" w:rsidR="00D10598" w:rsidRPr="0062074F" w:rsidRDefault="00D10598" w:rsidP="00530F27">
      <w:pPr>
        <w:spacing w:after="120" w:line="240" w:lineRule="auto"/>
        <w:jc w:val="both"/>
      </w:pPr>
      <w:r w:rsidRPr="0062074F">
        <w:t xml:space="preserve">For example, when an ENC update contains updates to various features that adjoin </w:t>
      </w:r>
      <w:r w:rsidR="00326AD8">
        <w:t>the</w:t>
      </w:r>
      <w:r w:rsidRPr="0062074F">
        <w:t xml:space="preserve"> feature that was actually update</w:t>
      </w:r>
      <w:r w:rsidR="00326AD8">
        <w:t>d</w:t>
      </w:r>
      <w:r w:rsidRPr="0062074F">
        <w:t xml:space="preserve">, the producer will use an </w:t>
      </w:r>
      <w:r w:rsidRPr="0062074F">
        <w:rPr>
          <w:b/>
          <w:bCs/>
        </w:rPr>
        <w:t>Update Information</w:t>
      </w:r>
      <w:r w:rsidRPr="0062074F">
        <w:t xml:space="preserve"> feature to indicate the actual feature that was affected and a brief description of the changes.</w:t>
      </w:r>
    </w:p>
    <w:p w14:paraId="41AC0130" w14:textId="0EBEB21C" w:rsidR="001C665A" w:rsidRPr="0062074F" w:rsidRDefault="009B015F" w:rsidP="00B812CA">
      <w:pPr>
        <w:spacing w:after="120" w:line="240" w:lineRule="auto"/>
      </w:pPr>
      <w:r w:rsidRPr="00520800">
        <w:t>An</w:t>
      </w:r>
      <w:r w:rsidRPr="00C64DBA">
        <w:t xml:space="preserve"> </w:t>
      </w:r>
      <w:r w:rsidR="001C665A" w:rsidRPr="00C64DBA">
        <w:t xml:space="preserve">‘Update Review’ </w:t>
      </w:r>
      <w:r w:rsidR="006F00D6" w:rsidRPr="00520800">
        <w:t>Context Parameter</w:t>
      </w:r>
      <w:r w:rsidR="001C665A" w:rsidRPr="00C64DBA">
        <w:t xml:space="preserve"> must be implemented to allow update information features to be portrayed </w:t>
      </w:r>
      <w:r w:rsidR="00D10598" w:rsidRPr="00C64DBA">
        <w:t xml:space="preserve">and </w:t>
      </w:r>
      <w:r w:rsidR="00C74D25" w:rsidRPr="00C64DBA">
        <w:t>reviewed</w:t>
      </w:r>
      <w:r w:rsidR="00D10598" w:rsidRPr="00C64DBA">
        <w:t xml:space="preserve"> on demand.</w:t>
      </w:r>
      <w:r w:rsidR="00D10598" w:rsidRPr="00326AD8">
        <w:t xml:space="preserve"> </w:t>
      </w:r>
    </w:p>
    <w:p w14:paraId="6D81B45B" w14:textId="44C3A753" w:rsidR="004F141B" w:rsidRPr="0062074F" w:rsidRDefault="004F141B" w:rsidP="004F141B">
      <w:pPr>
        <w:pStyle w:val="Heading3"/>
      </w:pPr>
      <w:bookmarkStart w:id="436" w:name="_Toc194061764"/>
      <w:bookmarkStart w:id="437" w:name="_Toc194067154"/>
      <w:bookmarkStart w:id="438" w:name="_Toc194061765"/>
      <w:bookmarkStart w:id="439" w:name="_Toc194067155"/>
      <w:bookmarkStart w:id="440" w:name="_Toc178784413"/>
      <w:bookmarkStart w:id="441" w:name="_Toc178784414"/>
      <w:bookmarkStart w:id="442" w:name="_Toc178784415"/>
      <w:bookmarkStart w:id="443" w:name="_Toc178784416"/>
      <w:bookmarkStart w:id="444" w:name="_Toc178784417"/>
      <w:bookmarkStart w:id="445" w:name="_Toc178784418"/>
      <w:bookmarkStart w:id="446" w:name="_Toc178784419"/>
      <w:bookmarkStart w:id="447" w:name="_Toc178784420"/>
      <w:bookmarkStart w:id="448" w:name="_Toc178784421"/>
      <w:bookmarkStart w:id="449" w:name="_Toc178784422"/>
      <w:bookmarkStart w:id="450" w:name="_Toc178784423"/>
      <w:bookmarkStart w:id="451" w:name="_Toc175130268"/>
      <w:bookmarkStart w:id="452" w:name="_Toc175130291"/>
      <w:bookmarkStart w:id="453" w:name="_Toc226035078"/>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r w:rsidRPr="0062074F">
        <w:t>Non</w:t>
      </w:r>
      <w:r w:rsidR="00CF6F82" w:rsidRPr="0062074F">
        <w:t>-official</w:t>
      </w:r>
      <w:r w:rsidRPr="0062074F">
        <w:t xml:space="preserve"> </w:t>
      </w:r>
      <w:r w:rsidR="00C64DBA">
        <w:t>Added</w:t>
      </w:r>
      <w:r w:rsidRPr="0062074F">
        <w:t xml:space="preserve"> Chart Information</w:t>
      </w:r>
      <w:bookmarkEnd w:id="453"/>
    </w:p>
    <w:p w14:paraId="2B984CD0" w14:textId="6C17EBD1" w:rsidR="00BD50FC" w:rsidRPr="0062074F" w:rsidRDefault="004F141B" w:rsidP="0092126F">
      <w:pPr>
        <w:spacing w:after="60" w:line="240" w:lineRule="auto"/>
        <w:jc w:val="both"/>
      </w:pPr>
      <w:r w:rsidRPr="0062074F">
        <w:t>N</w:t>
      </w:r>
      <w:r w:rsidR="00BD50FC" w:rsidRPr="0062074F">
        <w:t>on-</w:t>
      </w:r>
      <w:r w:rsidR="00814DD0" w:rsidRPr="0062074F">
        <w:t xml:space="preserve">official </w:t>
      </w:r>
      <w:r w:rsidR="00BD50FC" w:rsidRPr="0062074F">
        <w:t xml:space="preserve">data added to existing </w:t>
      </w:r>
      <w:r w:rsidR="00814DD0" w:rsidRPr="0062074F">
        <w:t>official ENC</w:t>
      </w:r>
      <w:r w:rsidR="00BD50FC" w:rsidRPr="0062074F">
        <w:t xml:space="preserve"> data to augment the chart information </w:t>
      </w:r>
      <w:r w:rsidRPr="0062074F">
        <w:t xml:space="preserve">must </w:t>
      </w:r>
      <w:r w:rsidR="00BD50FC" w:rsidRPr="0062074F">
        <w:t xml:space="preserve">be distinguished from the </w:t>
      </w:r>
      <w:r w:rsidR="00814DD0" w:rsidRPr="0062074F">
        <w:t>official</w:t>
      </w:r>
      <w:r w:rsidR="00BD50FC" w:rsidRPr="0062074F">
        <w:t xml:space="preserve"> information as follows:</w:t>
      </w:r>
    </w:p>
    <w:p w14:paraId="0CC78349" w14:textId="3DF12124" w:rsidR="00BD50FC" w:rsidRPr="0062074F" w:rsidRDefault="00BD50FC" w:rsidP="0092126F">
      <w:pPr>
        <w:spacing w:after="60" w:line="240" w:lineRule="auto"/>
        <w:ind w:left="2160" w:hanging="1440"/>
        <w:jc w:val="both"/>
      </w:pPr>
      <w:r w:rsidRPr="0062074F">
        <w:t>Point feature:</w:t>
      </w:r>
      <w:r w:rsidRPr="0062074F">
        <w:tab/>
      </w:r>
      <w:r w:rsidR="0092126F" w:rsidRPr="0062074F">
        <w:t>S</w:t>
      </w:r>
      <w:r w:rsidRPr="0062074F">
        <w:t xml:space="preserve">uperimpose </w:t>
      </w:r>
      <w:r w:rsidR="00CD5542" w:rsidRPr="0062074F">
        <w:t xml:space="preserve">symbol </w:t>
      </w:r>
      <w:r w:rsidR="00814DD0" w:rsidRPr="0062074F">
        <w:t>CHCRID01</w:t>
      </w:r>
      <w:r w:rsidR="0092126F" w:rsidRPr="0062074F">
        <w:t>.</w:t>
      </w:r>
    </w:p>
    <w:p w14:paraId="5D043214" w14:textId="0AFDABBD" w:rsidR="00BD50FC" w:rsidRPr="0062074F" w:rsidRDefault="00F42EC6" w:rsidP="0092126F">
      <w:pPr>
        <w:spacing w:after="60" w:line="240" w:lineRule="auto"/>
        <w:ind w:left="2160" w:hanging="1440"/>
        <w:jc w:val="both"/>
      </w:pPr>
      <w:r w:rsidRPr="0062074F">
        <w:t xml:space="preserve">Curve </w:t>
      </w:r>
      <w:r w:rsidR="00BD50FC" w:rsidRPr="0062074F">
        <w:t>feature:</w:t>
      </w:r>
      <w:r w:rsidR="00BD50FC" w:rsidRPr="0062074F">
        <w:tab/>
      </w:r>
      <w:r w:rsidR="0092126F" w:rsidRPr="0062074F">
        <w:t>O</w:t>
      </w:r>
      <w:r w:rsidR="00BD50FC" w:rsidRPr="0062074F">
        <w:t xml:space="preserve">verwrite with line </w:t>
      </w:r>
      <w:r w:rsidR="00CD5542" w:rsidRPr="0062074F">
        <w:t xml:space="preserve">style </w:t>
      </w:r>
      <w:r w:rsidR="00814DD0" w:rsidRPr="0062074F">
        <w:t>CHCRID01</w:t>
      </w:r>
      <w:r w:rsidR="0092126F" w:rsidRPr="0062074F">
        <w:t>.</w:t>
      </w:r>
    </w:p>
    <w:p w14:paraId="3A3AE91A" w14:textId="4EDB300E" w:rsidR="00BD50FC" w:rsidRPr="0062074F" w:rsidRDefault="00F42EC6" w:rsidP="0092126F">
      <w:pPr>
        <w:spacing w:after="120" w:line="240" w:lineRule="auto"/>
        <w:ind w:left="2160" w:hanging="1440"/>
        <w:jc w:val="both"/>
      </w:pPr>
      <w:r w:rsidRPr="0062074F">
        <w:t xml:space="preserve">Surface </w:t>
      </w:r>
      <w:r w:rsidR="00BD50FC" w:rsidRPr="0062074F">
        <w:t>feature:</w:t>
      </w:r>
      <w:r w:rsidR="00BD50FC" w:rsidRPr="0062074F">
        <w:tab/>
      </w:r>
      <w:r w:rsidR="0092126F" w:rsidRPr="0062074F">
        <w:t>O</w:t>
      </w:r>
      <w:r w:rsidR="00BD50FC" w:rsidRPr="0062074F">
        <w:t xml:space="preserve">verwrite area boundary with line </w:t>
      </w:r>
      <w:r w:rsidR="00CD5542" w:rsidRPr="0062074F">
        <w:t xml:space="preserve">style </w:t>
      </w:r>
      <w:r w:rsidR="00814DD0" w:rsidRPr="0062074F">
        <w:t>CHCRID01</w:t>
      </w:r>
      <w:r w:rsidR="00BD50FC" w:rsidRPr="0062074F">
        <w:t xml:space="preserve"> and superimpose </w:t>
      </w:r>
      <w:r w:rsidR="00CD5542" w:rsidRPr="0062074F">
        <w:t xml:space="preserve">symbol </w:t>
      </w:r>
      <w:r w:rsidR="00814DD0" w:rsidRPr="0062074F">
        <w:t>CHCRID01</w:t>
      </w:r>
      <w:r w:rsidR="00BD50FC" w:rsidRPr="0062074F">
        <w:t xml:space="preserve"> on any centred symbol.</w:t>
      </w:r>
    </w:p>
    <w:p w14:paraId="7720F4F8" w14:textId="08C55D6B" w:rsidR="00BD50FC" w:rsidRPr="0062074F" w:rsidRDefault="00BD50FC" w:rsidP="0092126F">
      <w:pPr>
        <w:spacing w:after="120" w:line="240" w:lineRule="auto"/>
        <w:jc w:val="both"/>
      </w:pPr>
      <w:r w:rsidRPr="0062074F">
        <w:lastRenderedPageBreak/>
        <w:t>Non-</w:t>
      </w:r>
      <w:r w:rsidR="00814DD0" w:rsidRPr="0062074F">
        <w:t xml:space="preserve">official </w:t>
      </w:r>
      <w:r w:rsidRPr="0062074F">
        <w:t xml:space="preserve">data </w:t>
      </w:r>
      <w:r w:rsidR="007B3E43" w:rsidRPr="0062074F">
        <w:t xml:space="preserve">must </w:t>
      </w:r>
      <w:r w:rsidRPr="0062074F">
        <w:t>be distinguished from manually updated chart information, which uses the same identifiers, by cursor picking.</w:t>
      </w:r>
    </w:p>
    <w:p w14:paraId="5501B461" w14:textId="169D79D0" w:rsidR="00BD50FC" w:rsidRPr="0062074F" w:rsidRDefault="00BD50FC" w:rsidP="0092126F">
      <w:pPr>
        <w:spacing w:after="120" w:line="240" w:lineRule="auto"/>
        <w:jc w:val="both"/>
      </w:pPr>
      <w:r w:rsidRPr="0062074F">
        <w:t>Non-</w:t>
      </w:r>
      <w:r w:rsidR="00814DD0" w:rsidRPr="0062074F">
        <w:t xml:space="preserve">official </w:t>
      </w:r>
      <w:r w:rsidRPr="0062074F">
        <w:t xml:space="preserve">chart information may be updated by any systematic procedure. A record of updates </w:t>
      </w:r>
      <w:r w:rsidR="007B3E43" w:rsidRPr="0062074F">
        <w:t xml:space="preserve">must </w:t>
      </w:r>
      <w:r w:rsidRPr="0062074F">
        <w:t xml:space="preserve">be maintained. </w:t>
      </w:r>
    </w:p>
    <w:p w14:paraId="4A4997F9" w14:textId="1B046DB4" w:rsidR="0092126F" w:rsidRPr="0062074F" w:rsidRDefault="00BD50FC" w:rsidP="0092126F">
      <w:pPr>
        <w:spacing w:after="120" w:line="240" w:lineRule="auto"/>
        <w:jc w:val="both"/>
      </w:pPr>
      <w:r w:rsidRPr="0062074F">
        <w:t xml:space="preserve">The </w:t>
      </w:r>
      <w:r w:rsidR="00EE3831" w:rsidRPr="0062074F">
        <w:t>m</w:t>
      </w:r>
      <w:r w:rsidRPr="0062074F">
        <w:t xml:space="preserve">ariner </w:t>
      </w:r>
      <w:r w:rsidR="007B3E43" w:rsidRPr="0062074F">
        <w:t xml:space="preserve">must </w:t>
      </w:r>
      <w:r w:rsidRPr="0062074F">
        <w:t>be able to remove all non-</w:t>
      </w:r>
      <w:r w:rsidR="00814DD0" w:rsidRPr="0062074F">
        <w:t xml:space="preserve">official </w:t>
      </w:r>
      <w:r w:rsidRPr="0062074F">
        <w:t>chart information if the need should arise.</w:t>
      </w:r>
    </w:p>
    <w:p w14:paraId="1AD9C8F3" w14:textId="690797B0" w:rsidR="00A13F5A" w:rsidRPr="0062074F" w:rsidRDefault="00CF6F82" w:rsidP="00DB7CFE">
      <w:pPr>
        <w:pStyle w:val="Heading2"/>
      </w:pPr>
      <w:bookmarkStart w:id="454" w:name="_Toc175130295"/>
      <w:bookmarkStart w:id="455" w:name="_Toc175130296"/>
      <w:bookmarkStart w:id="456" w:name="_Toc175130297"/>
      <w:bookmarkStart w:id="457" w:name="_Toc175130298"/>
      <w:bookmarkStart w:id="458" w:name="_Toc175130299"/>
      <w:bookmarkStart w:id="459" w:name="_Ref189057024"/>
      <w:bookmarkStart w:id="460" w:name="_Hlk212731679"/>
      <w:bookmarkEnd w:id="454"/>
      <w:bookmarkEnd w:id="455"/>
      <w:bookmarkEnd w:id="456"/>
      <w:bookmarkEnd w:id="457"/>
      <w:bookmarkEnd w:id="458"/>
      <w:r w:rsidRPr="0062074F">
        <w:t xml:space="preserve"> </w:t>
      </w:r>
      <w:bookmarkStart w:id="461" w:name="_Ref224119179"/>
      <w:bookmarkStart w:id="462" w:name="_Toc226035079"/>
      <w:r w:rsidR="00A13F5A" w:rsidRPr="0062074F">
        <w:t>Display and Management of Navigational Warnings</w:t>
      </w:r>
      <w:bookmarkEnd w:id="459"/>
      <w:bookmarkEnd w:id="461"/>
      <w:bookmarkEnd w:id="462"/>
    </w:p>
    <w:p w14:paraId="45F6821F" w14:textId="77777777" w:rsidR="000A2E2D" w:rsidRPr="0062074F" w:rsidRDefault="000A2E2D" w:rsidP="000A2E2D">
      <w:r w:rsidRPr="0062074F">
        <w:t>S-124 Navigational Warnings (NAVWARN) portrayal is provided by a portrayal catalogue that includes a symbol set and symbolisation instructions for the feature and attribute combinations.</w:t>
      </w:r>
    </w:p>
    <w:p w14:paraId="6AAA71F7" w14:textId="20F6FC1D" w:rsidR="00A13F5A" w:rsidRPr="0062074F" w:rsidRDefault="00FA44FB" w:rsidP="00A13F5A">
      <w:pPr>
        <w:pStyle w:val="Heading3"/>
      </w:pPr>
      <w:bookmarkStart w:id="463" w:name="_Toc219458294"/>
      <w:bookmarkStart w:id="464" w:name="_Toc226035080"/>
      <w:bookmarkEnd w:id="463"/>
      <w:r>
        <w:t>R</w:t>
      </w:r>
      <w:r w:rsidR="00A13F5A" w:rsidRPr="0062074F">
        <w:t>equirements of the Graphical User Interface</w:t>
      </w:r>
      <w:bookmarkEnd w:id="464"/>
      <w:r w:rsidR="00A13F5A" w:rsidRPr="0062074F">
        <w:t xml:space="preserve"> </w:t>
      </w:r>
    </w:p>
    <w:p w14:paraId="610C7426" w14:textId="4079D132" w:rsidR="000A2E2D" w:rsidRPr="0062074F" w:rsidRDefault="000A2E2D" w:rsidP="000A2E2D">
      <w:r w:rsidRPr="0062074F">
        <w:t xml:space="preserve">A dedicated interface </w:t>
      </w:r>
      <w:del w:id="465" w:author="Simon Cooke" w:date="2026-05-19T15:29:00Z" w16du:dateUtc="2026-05-19T14:29:00Z">
        <w:r w:rsidR="004A537E" w:rsidDel="00332906">
          <w:delText>should</w:delText>
        </w:r>
        <w:r w:rsidR="004A537E" w:rsidRPr="0062074F" w:rsidDel="00332906">
          <w:delText xml:space="preserve"> </w:delText>
        </w:r>
      </w:del>
      <w:ins w:id="466" w:author="Simon Cooke" w:date="2026-05-19T15:29:00Z" w16du:dateUtc="2026-05-19T14:29:00Z">
        <w:r w:rsidR="00332906">
          <w:t>must</w:t>
        </w:r>
        <w:r w:rsidR="00332906" w:rsidRPr="0062074F">
          <w:t xml:space="preserve"> </w:t>
        </w:r>
      </w:ins>
      <w:r w:rsidRPr="0062074F">
        <w:t xml:space="preserve">be provided to allow users to interact with NAVWARN messages. This interface </w:t>
      </w:r>
      <w:del w:id="467" w:author="Simon Cooke" w:date="2026-05-19T15:29:00Z" w16du:dateUtc="2026-05-19T14:29:00Z">
        <w:r w:rsidR="004A537E" w:rsidDel="00332906">
          <w:delText>should</w:delText>
        </w:r>
      </w:del>
      <w:ins w:id="468" w:author="Simon Cooke" w:date="2026-05-19T15:29:00Z" w16du:dateUtc="2026-05-19T14:29:00Z">
        <w:r w:rsidR="00332906">
          <w:t>must</w:t>
        </w:r>
      </w:ins>
      <w:del w:id="469" w:author="Simon Cooke" w:date="2026-05-19T15:32:00Z" w16du:dateUtc="2026-05-19T14:32:00Z">
        <w:r w:rsidRPr="0062074F" w:rsidDel="00332906">
          <w:delText>,</w:delText>
        </w:r>
      </w:del>
      <w:r w:rsidRPr="0062074F">
        <w:t xml:space="preserve"> provide the following minimum functionality</w:t>
      </w:r>
      <w:r w:rsidR="00393C8A">
        <w:t>:</w:t>
      </w:r>
    </w:p>
    <w:p w14:paraId="35D0BC4F" w14:textId="5D5E2E9C" w:rsidR="000A2E2D" w:rsidRPr="0062074F" w:rsidRDefault="000A2E2D" w:rsidP="000A2E2D">
      <w:pPr>
        <w:pStyle w:val="ListNumber"/>
      </w:pPr>
      <w:r w:rsidRPr="0062074F">
        <w:t xml:space="preserve">The user </w:t>
      </w:r>
      <w:del w:id="470" w:author="Simon Cooke" w:date="2026-05-19T15:29:00Z" w16du:dateUtc="2026-05-19T14:29:00Z">
        <w:r w:rsidR="004A537E" w:rsidDel="00332906">
          <w:delText>should</w:delText>
        </w:r>
        <w:r w:rsidR="004A537E" w:rsidRPr="0062074F" w:rsidDel="00332906">
          <w:delText xml:space="preserve"> </w:delText>
        </w:r>
      </w:del>
      <w:ins w:id="471" w:author="Simon Cooke" w:date="2026-05-19T15:29:00Z" w16du:dateUtc="2026-05-19T14:29:00Z">
        <w:r w:rsidR="00332906">
          <w:t>must</w:t>
        </w:r>
        <w:r w:rsidR="00332906" w:rsidRPr="0062074F">
          <w:t xml:space="preserve"> </w:t>
        </w:r>
      </w:ins>
      <w:r w:rsidRPr="0062074F">
        <w:t xml:space="preserve">be able to classify individual messages in accordance with </w:t>
      </w:r>
      <w:r w:rsidR="007A2C0E">
        <w:t>clause</w:t>
      </w:r>
      <w:r w:rsidR="007A2C0E" w:rsidRPr="0062074F">
        <w:t xml:space="preserve"> </w:t>
      </w:r>
      <w:r w:rsidRPr="0062074F">
        <w:t>1</w:t>
      </w:r>
      <w:r w:rsidR="004211FA">
        <w:t>1</w:t>
      </w:r>
      <w:r w:rsidRPr="0062074F">
        <w:t>.12.2</w:t>
      </w:r>
      <w:r w:rsidR="00393C8A">
        <w:t>;</w:t>
      </w:r>
    </w:p>
    <w:p w14:paraId="23D4E8C2" w14:textId="4AD21E16" w:rsidR="000A2E2D" w:rsidRPr="0062074F" w:rsidRDefault="000A2E2D" w:rsidP="000A2E2D">
      <w:pPr>
        <w:pStyle w:val="ListNumber"/>
      </w:pPr>
      <w:r w:rsidRPr="0062074F">
        <w:t xml:space="preserve">An on-demand listing of all (S-124) NAVWARN messages in the system </w:t>
      </w:r>
      <w:del w:id="472" w:author="Simon Cooke" w:date="2026-05-19T15:29:00Z" w16du:dateUtc="2026-05-19T14:29:00Z">
        <w:r w:rsidR="004A537E" w:rsidDel="00332906">
          <w:delText>should</w:delText>
        </w:r>
        <w:r w:rsidR="004A537E" w:rsidRPr="0062074F" w:rsidDel="00332906">
          <w:delText xml:space="preserve"> </w:delText>
        </w:r>
      </w:del>
      <w:ins w:id="473" w:author="Simon Cooke" w:date="2026-05-19T15:29:00Z" w16du:dateUtc="2026-05-19T14:29:00Z">
        <w:r w:rsidR="00332906">
          <w:t>must</w:t>
        </w:r>
        <w:r w:rsidR="00332906" w:rsidRPr="0062074F">
          <w:t xml:space="preserve"> </w:t>
        </w:r>
      </w:ins>
      <w:r w:rsidRPr="0062074F">
        <w:t>be provided allowing sorting according to</w:t>
      </w:r>
      <w:r w:rsidRPr="004A537E">
        <w:t>: installed date and time,</w:t>
      </w:r>
      <w:r w:rsidRPr="0062074F">
        <w:t xml:space="preserve"> issue date and time</w:t>
      </w:r>
      <w:r w:rsidR="00EC7CA3">
        <w:t xml:space="preserve"> (</w:t>
      </w:r>
      <w:proofErr w:type="spellStart"/>
      <w:r w:rsidR="00EC7CA3" w:rsidRPr="00520800">
        <w:rPr>
          <w:i/>
          <w:iCs/>
        </w:rPr>
        <w:t>publicationTime</w:t>
      </w:r>
      <w:proofErr w:type="spellEnd"/>
      <w:r w:rsidR="00EC7CA3">
        <w:t>)</w:t>
      </w:r>
      <w:r w:rsidRPr="0062074F">
        <w:t>, warning type, producer, series and message classification (as defined in 1</w:t>
      </w:r>
      <w:r w:rsidR="004211FA">
        <w:t>1</w:t>
      </w:r>
      <w:r w:rsidRPr="0062074F">
        <w:t>.12.2)</w:t>
      </w:r>
      <w:r w:rsidR="00393C8A">
        <w:t>;</w:t>
      </w:r>
    </w:p>
    <w:p w14:paraId="39F22DF3" w14:textId="705A331C" w:rsidR="000A2E2D" w:rsidRPr="0062074F" w:rsidRDefault="000A2E2D" w:rsidP="000A2E2D">
      <w:pPr>
        <w:pStyle w:val="ListNumber"/>
      </w:pPr>
      <w:r w:rsidRPr="0062074F">
        <w:t xml:space="preserve">The on-demand listing of all NAVWARN messages in the system </w:t>
      </w:r>
      <w:del w:id="474" w:author="Simon Cooke" w:date="2026-05-19T15:29:00Z" w16du:dateUtc="2026-05-19T14:29:00Z">
        <w:r w:rsidR="004A537E" w:rsidDel="00332906">
          <w:delText>should</w:delText>
        </w:r>
        <w:r w:rsidR="004A537E" w:rsidRPr="0062074F" w:rsidDel="00332906">
          <w:delText xml:space="preserve"> </w:delText>
        </w:r>
      </w:del>
      <w:ins w:id="475" w:author="Simon Cooke" w:date="2026-05-19T15:29:00Z" w16du:dateUtc="2026-05-19T14:29:00Z">
        <w:r w:rsidR="00332906">
          <w:t>must</w:t>
        </w:r>
        <w:r w:rsidR="00332906" w:rsidRPr="0062074F">
          <w:t xml:space="preserve"> </w:t>
        </w:r>
      </w:ins>
      <w:r w:rsidRPr="0062074F">
        <w:t xml:space="preserve">include means for viewing an abbreviated view of any </w:t>
      </w:r>
      <w:proofErr w:type="spellStart"/>
      <w:r w:rsidRPr="0062074F">
        <w:t>NAVWARNPart</w:t>
      </w:r>
      <w:proofErr w:type="spellEnd"/>
      <w:r w:rsidRPr="0062074F">
        <w:t xml:space="preserve">, </w:t>
      </w:r>
      <w:proofErr w:type="spellStart"/>
      <w:r w:rsidRPr="0062074F">
        <w:t>warningInformation</w:t>
      </w:r>
      <w:proofErr w:type="spellEnd"/>
      <w:r w:rsidRPr="0062074F">
        <w:t xml:space="preserve"> attributes present. This </w:t>
      </w:r>
      <w:del w:id="476" w:author="Simon Cooke" w:date="2026-05-19T15:30:00Z" w16du:dateUtc="2026-05-19T14:30:00Z">
        <w:r w:rsidRPr="0062074F" w:rsidDel="00332906">
          <w:delText xml:space="preserve">should </w:delText>
        </w:r>
      </w:del>
      <w:ins w:id="477" w:author="Simon Cooke" w:date="2026-05-19T15:30:00Z" w16du:dateUtc="2026-05-19T14:30:00Z">
        <w:r w:rsidR="00332906">
          <w:t>must</w:t>
        </w:r>
        <w:r w:rsidR="00332906" w:rsidRPr="0062074F">
          <w:t xml:space="preserve"> </w:t>
        </w:r>
      </w:ins>
      <w:r w:rsidRPr="0062074F">
        <w:t>consist of a minimum of the issue date</w:t>
      </w:r>
      <w:r w:rsidR="00EC7CA3">
        <w:t xml:space="preserve"> (</w:t>
      </w:r>
      <w:proofErr w:type="spellStart"/>
      <w:r w:rsidR="00EC7CA3" w:rsidRPr="00520800">
        <w:rPr>
          <w:i/>
          <w:iCs/>
        </w:rPr>
        <w:t>publicationTime</w:t>
      </w:r>
      <w:proofErr w:type="spellEnd"/>
      <w:r w:rsidR="00EC7CA3">
        <w:t>)</w:t>
      </w:r>
      <w:r w:rsidRPr="0062074F">
        <w:t>, warning type</w:t>
      </w:r>
      <w:r w:rsidR="00EC7CA3">
        <w:t xml:space="preserve"> (</w:t>
      </w:r>
      <w:proofErr w:type="spellStart"/>
      <w:r w:rsidR="004A537E" w:rsidRPr="00520800">
        <w:rPr>
          <w:i/>
          <w:iCs/>
        </w:rPr>
        <w:t>navwarnTypeGeneral</w:t>
      </w:r>
      <w:proofErr w:type="spellEnd"/>
      <w:r w:rsidR="00EC7CA3">
        <w:t>)</w:t>
      </w:r>
      <w:r w:rsidRPr="0062074F">
        <w:t xml:space="preserve"> and the first 64 characters of the </w:t>
      </w:r>
      <w:proofErr w:type="spellStart"/>
      <w:r w:rsidRPr="00520800">
        <w:rPr>
          <w:i/>
          <w:iCs/>
        </w:rPr>
        <w:t>warningInformation</w:t>
      </w:r>
      <w:proofErr w:type="spellEnd"/>
      <w:r w:rsidRPr="0062074F">
        <w:t xml:space="preserve"> attributes</w:t>
      </w:r>
      <w:r w:rsidR="00393C8A">
        <w:t>;</w:t>
      </w:r>
    </w:p>
    <w:p w14:paraId="1AD98418" w14:textId="14F8864F" w:rsidR="000A2E2D" w:rsidRPr="0062074F" w:rsidRDefault="000A2E2D" w:rsidP="000A2E2D">
      <w:pPr>
        <w:pStyle w:val="ListNumber"/>
      </w:pPr>
      <w:r w:rsidRPr="0062074F">
        <w:t xml:space="preserve">An indication </w:t>
      </w:r>
      <w:del w:id="478" w:author="Simon Cooke" w:date="2026-05-19T15:30:00Z" w16du:dateUtc="2026-05-19T14:30:00Z">
        <w:r w:rsidR="004A537E" w:rsidDel="00332906">
          <w:delText>should</w:delText>
        </w:r>
        <w:r w:rsidR="004A537E" w:rsidRPr="0062074F" w:rsidDel="00332906">
          <w:delText xml:space="preserve"> </w:delText>
        </w:r>
      </w:del>
      <w:ins w:id="479" w:author="Simon Cooke" w:date="2026-05-19T15:30:00Z" w16du:dateUtc="2026-05-19T14:30:00Z">
        <w:r w:rsidR="00332906">
          <w:t>must</w:t>
        </w:r>
        <w:r w:rsidR="00332906" w:rsidRPr="0062074F">
          <w:t xml:space="preserve"> </w:t>
        </w:r>
      </w:ins>
      <w:r w:rsidRPr="0062074F">
        <w:t>be provided when a new NAVWARN message is loaded until it has been displayed or 24 hours have passed. This indication may be suppressed if the NAVWARN message does not meet filtering criteria set by the mariner or automatically applied (as defined in 1</w:t>
      </w:r>
      <w:r w:rsidR="00EC7CA3">
        <w:t>1</w:t>
      </w:r>
      <w:r w:rsidRPr="0062074F">
        <w:t>.12.2)</w:t>
      </w:r>
      <w:r w:rsidR="00393C8A">
        <w:t>;</w:t>
      </w:r>
    </w:p>
    <w:p w14:paraId="4BDB2660" w14:textId="73CE58A0" w:rsidR="00D14AAF" w:rsidRPr="0062074F" w:rsidRDefault="000A2E2D" w:rsidP="00166A7C">
      <w:pPr>
        <w:pStyle w:val="ListNumber"/>
      </w:pPr>
      <w:r w:rsidRPr="0062074F">
        <w:t xml:space="preserve">Means </w:t>
      </w:r>
      <w:del w:id="480" w:author="Simon Cooke" w:date="2026-05-19T15:30:00Z" w16du:dateUtc="2026-05-19T14:30:00Z">
        <w:r w:rsidR="004A537E" w:rsidDel="00332906">
          <w:delText>should</w:delText>
        </w:r>
        <w:r w:rsidR="004A537E" w:rsidRPr="0062074F" w:rsidDel="00332906">
          <w:delText xml:space="preserve"> </w:delText>
        </w:r>
      </w:del>
      <w:ins w:id="481" w:author="Simon Cooke" w:date="2026-05-19T15:30:00Z" w16du:dateUtc="2026-05-19T14:30:00Z">
        <w:r w:rsidR="00332906">
          <w:t>must</w:t>
        </w:r>
        <w:r w:rsidR="00332906" w:rsidRPr="0062074F">
          <w:t xml:space="preserve"> </w:t>
        </w:r>
      </w:ins>
      <w:r w:rsidRPr="0062074F">
        <w:t>be provided to view the most recent message and past messages.</w:t>
      </w:r>
    </w:p>
    <w:p w14:paraId="1AEBFD40" w14:textId="77777777" w:rsidR="000A2E2D" w:rsidRPr="0062074F" w:rsidRDefault="000A2E2D" w:rsidP="001C1CAB"/>
    <w:p w14:paraId="0AD67FC2" w14:textId="2B568BEB" w:rsidR="00A13F5A" w:rsidRPr="0062074F" w:rsidRDefault="000A2E2D" w:rsidP="00A13F5A">
      <w:pPr>
        <w:pStyle w:val="Heading3"/>
      </w:pPr>
      <w:bookmarkStart w:id="482" w:name="_Toc219458296"/>
      <w:bookmarkStart w:id="483" w:name="_Toc219458297"/>
      <w:bookmarkStart w:id="484" w:name="_Toc219458298"/>
      <w:bookmarkStart w:id="485" w:name="_Toc219458299"/>
      <w:bookmarkStart w:id="486" w:name="_Toc219458300"/>
      <w:bookmarkStart w:id="487" w:name="_Toc219458301"/>
      <w:bookmarkStart w:id="488" w:name="_Toc219458302"/>
      <w:bookmarkStart w:id="489" w:name="_Toc219458303"/>
      <w:bookmarkStart w:id="490" w:name="_Toc219458304"/>
      <w:bookmarkStart w:id="491" w:name="_Toc226035081"/>
      <w:bookmarkEnd w:id="482"/>
      <w:bookmarkEnd w:id="483"/>
      <w:bookmarkEnd w:id="484"/>
      <w:bookmarkEnd w:id="485"/>
      <w:bookmarkEnd w:id="486"/>
      <w:bookmarkEnd w:id="487"/>
      <w:bookmarkEnd w:id="488"/>
      <w:bookmarkEnd w:id="489"/>
      <w:bookmarkEnd w:id="490"/>
      <w:r w:rsidRPr="0062074F">
        <w:t>Classifying</w:t>
      </w:r>
      <w:r w:rsidR="00A13F5A" w:rsidRPr="0062074F">
        <w:t xml:space="preserve"> Navigational Warning information</w:t>
      </w:r>
      <w:bookmarkEnd w:id="491"/>
      <w:r w:rsidR="00A13F5A" w:rsidRPr="0062074F">
        <w:t xml:space="preserve"> </w:t>
      </w:r>
    </w:p>
    <w:p w14:paraId="093FDB2D" w14:textId="77777777" w:rsidR="00332906" w:rsidRDefault="000A2E2D" w:rsidP="000A2E2D">
      <w:pPr>
        <w:rPr>
          <w:ins w:id="492" w:author="Simon Cooke" w:date="2026-05-19T15:30:00Z" w16du:dateUtc="2026-05-19T14:30:00Z"/>
        </w:rPr>
      </w:pPr>
      <w:r w:rsidRPr="0062074F">
        <w:t xml:space="preserve">To ensure only relevant information is displayed, and to ensure an uncluttered screen, </w:t>
      </w:r>
      <w:ins w:id="493" w:author="Simon Cooke" w:date="2026-05-19T15:30:00Z">
        <w:r w:rsidR="00332906" w:rsidRPr="00332906">
          <w:t>the ECDIS must implement appropriate means such as classification and filtering to ensure an uncluttered screen</w:t>
        </w:r>
      </w:ins>
      <w:ins w:id="494" w:author="Simon Cooke" w:date="2026-05-19T15:30:00Z" w16du:dateUtc="2026-05-19T14:30:00Z">
        <w:r w:rsidR="00332906">
          <w:t>.</w:t>
        </w:r>
      </w:ins>
    </w:p>
    <w:p w14:paraId="25244460" w14:textId="646F90EB" w:rsidR="000A2E2D" w:rsidRPr="0062074F" w:rsidRDefault="00332906" w:rsidP="000A2E2D">
      <w:ins w:id="495" w:author="Simon Cooke" w:date="2026-05-19T15:30:00Z" w16du:dateUtc="2026-05-19T14:30:00Z">
        <w:r>
          <w:t>T</w:t>
        </w:r>
      </w:ins>
      <w:del w:id="496" w:author="Simon Cooke" w:date="2026-05-19T15:30:00Z" w16du:dateUtc="2026-05-19T14:30:00Z">
        <w:r w:rsidR="000A2E2D" w:rsidRPr="0062074F" w:rsidDel="00332906">
          <w:delText>t</w:delText>
        </w:r>
      </w:del>
      <w:r w:rsidR="000A2E2D" w:rsidRPr="0062074F">
        <w:t xml:space="preserve">he mariner </w:t>
      </w:r>
      <w:del w:id="497" w:author="Simon Cooke" w:date="2026-05-20T07:32:00Z" w16du:dateUtc="2026-05-20T06:32:00Z">
        <w:r w:rsidR="004A537E" w:rsidDel="00932F96">
          <w:delText>should</w:delText>
        </w:r>
        <w:r w:rsidR="004A537E" w:rsidRPr="0062074F" w:rsidDel="00932F96">
          <w:delText xml:space="preserve"> </w:delText>
        </w:r>
      </w:del>
      <w:ins w:id="498" w:author="Simon Cooke" w:date="2026-05-20T07:32:00Z" w16du:dateUtc="2026-05-20T06:32:00Z">
        <w:r w:rsidR="00932F96">
          <w:t>must</w:t>
        </w:r>
        <w:r w:rsidR="00932F96" w:rsidRPr="0062074F">
          <w:t xml:space="preserve"> </w:t>
        </w:r>
      </w:ins>
      <w:r w:rsidR="000A2E2D" w:rsidRPr="0062074F">
        <w:t>be able to classify NAVWARNs which are then filtered for display by the ECDIS:</w:t>
      </w:r>
    </w:p>
    <w:p w14:paraId="7B5FDCA1" w14:textId="0C414435" w:rsidR="000A2E2D" w:rsidRPr="0062074F" w:rsidRDefault="000A2E2D" w:rsidP="000A2E2D">
      <w:del w:id="499" w:author="Simon Cooke" w:date="2026-05-19T15:31:00Z" w16du:dateUtc="2026-05-19T14:31:00Z">
        <w:r w:rsidRPr="0062074F" w:rsidDel="00332906">
          <w:delText>At a minimum, f</w:delText>
        </w:r>
      </w:del>
      <w:ins w:id="500" w:author="Simon Cooke" w:date="2026-05-19T15:31:00Z" w16du:dateUtc="2026-05-19T14:31:00Z">
        <w:r w:rsidR="00332906">
          <w:t>F</w:t>
        </w:r>
      </w:ins>
      <w:r w:rsidRPr="0062074F">
        <w:t xml:space="preserve">unctionality </w:t>
      </w:r>
      <w:r w:rsidR="004A537E">
        <w:t>should</w:t>
      </w:r>
      <w:r w:rsidR="004A537E" w:rsidRPr="0062074F">
        <w:t xml:space="preserve"> </w:t>
      </w:r>
      <w:r w:rsidRPr="0062074F">
        <w:t>be included that allows the user to classify an installed NAVWARN against the intended route as:</w:t>
      </w:r>
    </w:p>
    <w:p w14:paraId="27A010D0" w14:textId="6B86975D" w:rsidR="000A2E2D" w:rsidRPr="0062074F" w:rsidRDefault="000A2E2D">
      <w:pPr>
        <w:pStyle w:val="ListBullet"/>
        <w:numPr>
          <w:ilvl w:val="0"/>
          <w:numId w:val="111"/>
        </w:numPr>
      </w:pPr>
      <w:r w:rsidRPr="0062074F">
        <w:t>“On chart”</w:t>
      </w:r>
      <w:r w:rsidRPr="0062074F">
        <w:rPr>
          <w:b/>
        </w:rPr>
        <w:t xml:space="preserve"> Relevant for the route, </w:t>
      </w:r>
      <w:r w:rsidR="004A537E">
        <w:rPr>
          <w:b/>
        </w:rPr>
        <w:t>should</w:t>
      </w:r>
      <w:r w:rsidR="004A537E" w:rsidRPr="0062074F">
        <w:rPr>
          <w:b/>
        </w:rPr>
        <w:t xml:space="preserve"> </w:t>
      </w:r>
      <w:r w:rsidRPr="0062074F">
        <w:rPr>
          <w:b/>
        </w:rPr>
        <w:t xml:space="preserve">always be </w:t>
      </w:r>
      <w:r w:rsidR="00B52423">
        <w:rPr>
          <w:b/>
        </w:rPr>
        <w:t>displayed</w:t>
      </w:r>
      <w:r w:rsidR="00B52423" w:rsidRPr="0062074F" w:rsidDel="00B52423">
        <w:rPr>
          <w:b/>
        </w:rPr>
        <w:t xml:space="preserve"> </w:t>
      </w:r>
      <w:r w:rsidRPr="0062074F">
        <w:rPr>
          <w:b/>
        </w:rPr>
        <w:t>, or;</w:t>
      </w:r>
    </w:p>
    <w:p w14:paraId="42B1CD02" w14:textId="625BAE98" w:rsidR="000A2E2D" w:rsidRPr="0062074F" w:rsidRDefault="000A2E2D">
      <w:pPr>
        <w:pStyle w:val="ListBullet"/>
        <w:numPr>
          <w:ilvl w:val="0"/>
          <w:numId w:val="111"/>
        </w:numPr>
      </w:pPr>
      <w:r w:rsidRPr="0062074F">
        <w:t>“Off chart”</w:t>
      </w:r>
      <w:r w:rsidRPr="0062074F">
        <w:rPr>
          <w:b/>
        </w:rPr>
        <w:t xml:space="preserve"> Not relevant for the route, </w:t>
      </w:r>
      <w:r w:rsidR="004A537E">
        <w:rPr>
          <w:b/>
        </w:rPr>
        <w:t>need</w:t>
      </w:r>
      <w:r w:rsidRPr="0062074F">
        <w:rPr>
          <w:b/>
        </w:rPr>
        <w:t xml:space="preserve"> not be </w:t>
      </w:r>
      <w:r w:rsidR="00B52423">
        <w:rPr>
          <w:b/>
        </w:rPr>
        <w:t>displayed</w:t>
      </w:r>
      <w:r w:rsidRPr="0062074F">
        <w:rPr>
          <w:b/>
        </w:rPr>
        <w:t>, or;</w:t>
      </w:r>
    </w:p>
    <w:p w14:paraId="3A12B093" w14:textId="00601DB3" w:rsidR="000A2E2D" w:rsidRPr="0062074F" w:rsidRDefault="000A2E2D">
      <w:pPr>
        <w:pStyle w:val="ListBullet"/>
        <w:numPr>
          <w:ilvl w:val="0"/>
          <w:numId w:val="111"/>
        </w:numPr>
      </w:pPr>
      <w:r w:rsidRPr="0062074F">
        <w:t>“Information”</w:t>
      </w:r>
      <w:r w:rsidRPr="0062074F">
        <w:rPr>
          <w:b/>
        </w:rPr>
        <w:t xml:space="preserve"> For information, </w:t>
      </w:r>
      <w:r w:rsidR="004A537E">
        <w:rPr>
          <w:b/>
        </w:rPr>
        <w:t>need</w:t>
      </w:r>
      <w:r w:rsidRPr="0062074F">
        <w:rPr>
          <w:b/>
        </w:rPr>
        <w:t xml:space="preserve"> not be </w:t>
      </w:r>
      <w:r w:rsidR="00B52423">
        <w:rPr>
          <w:b/>
        </w:rPr>
        <w:t>displayed</w:t>
      </w:r>
      <w:r w:rsidR="00FD4EF7">
        <w:rPr>
          <w:b/>
        </w:rPr>
        <w:t>.</w:t>
      </w:r>
    </w:p>
    <w:p w14:paraId="7A0CD1FD" w14:textId="025FF97A" w:rsidR="000A2E2D" w:rsidRPr="0062074F" w:rsidRDefault="000A2E2D" w:rsidP="00520800">
      <w:pPr>
        <w:pStyle w:val="ListBullet"/>
        <w:tabs>
          <w:tab w:val="clear" w:pos="360"/>
        </w:tabs>
      </w:pPr>
      <w:r w:rsidRPr="0062074F">
        <w:t>On chart</w:t>
      </w:r>
      <w:r w:rsidRPr="0062074F">
        <w:rPr>
          <w:b/>
        </w:rPr>
        <w:t xml:space="preserve"> </w:t>
      </w:r>
      <w:r w:rsidR="004A537E">
        <w:rPr>
          <w:bCs/>
        </w:rPr>
        <w:t>should</w:t>
      </w:r>
      <w:r w:rsidR="004A537E" w:rsidRPr="00520800">
        <w:rPr>
          <w:bCs/>
        </w:rPr>
        <w:t xml:space="preserve"> </w:t>
      </w:r>
      <w:r w:rsidRPr="00520800">
        <w:rPr>
          <w:bCs/>
        </w:rPr>
        <w:t>be the default classification for all NAVWARNs</w:t>
      </w:r>
      <w:r w:rsidRPr="0062074F">
        <w:rPr>
          <w:b/>
        </w:rPr>
        <w:t>.</w:t>
      </w:r>
    </w:p>
    <w:p w14:paraId="09CD019C" w14:textId="77777777" w:rsidR="00166A7C" w:rsidRPr="0062074F" w:rsidRDefault="00166A7C" w:rsidP="00166A7C">
      <w:pPr>
        <w:pStyle w:val="ListNumber"/>
        <w:numPr>
          <w:ilvl w:val="0"/>
          <w:numId w:val="0"/>
        </w:numPr>
        <w:rPr>
          <w:ins w:id="501" w:author="Simon Cooke" w:date="2026-05-20T07:50:00Z" w16du:dateUtc="2026-05-20T06:50:00Z"/>
        </w:rPr>
        <w:pPrChange w:id="502" w:author="Simon Cooke" w:date="2026-05-20T07:50:00Z" w16du:dateUtc="2026-05-20T06:50:00Z">
          <w:pPr>
            <w:pStyle w:val="ListNumber"/>
          </w:pPr>
        </w:pPrChange>
      </w:pPr>
      <w:ins w:id="503" w:author="Simon Cooke" w:date="2026-05-20T07:50:00Z" w16du:dateUtc="2026-05-20T06:50:00Z">
        <w:r>
          <w:t>A means must be provided for the mariner to enter criteria for manual filtering</w:t>
        </w:r>
        <w:r w:rsidRPr="00D14AAF">
          <w:t xml:space="preserve"> includ</w:t>
        </w:r>
        <w:r>
          <w:t>ing</w:t>
        </w:r>
        <w:r w:rsidRPr="00D14AAF">
          <w:t xml:space="preserve"> warning type, producer, series, navigational warning topic (</w:t>
        </w:r>
        <w:proofErr w:type="spellStart"/>
        <w:r w:rsidRPr="00D14AAF">
          <w:t>navwarnTypeGeneral</w:t>
        </w:r>
        <w:proofErr w:type="spellEnd"/>
        <w:r w:rsidRPr="00D14AAF">
          <w:t>), date range of the hazard, and valid time of the navigational warning.</w:t>
        </w:r>
      </w:ins>
    </w:p>
    <w:p w14:paraId="58E0C7E7" w14:textId="101468AF" w:rsidR="000A2E2D" w:rsidRDefault="000A2E2D" w:rsidP="000A2E2D">
      <w:pPr>
        <w:rPr>
          <w:ins w:id="504" w:author="Simon Cooke" w:date="2026-05-20T07:34:00Z" w16du:dateUtc="2026-05-20T06:34:00Z"/>
        </w:rPr>
      </w:pPr>
      <w:r w:rsidRPr="0062074F">
        <w:t xml:space="preserve">A means </w:t>
      </w:r>
      <w:r w:rsidR="004A537E">
        <w:t>should</w:t>
      </w:r>
      <w:r w:rsidR="004A537E" w:rsidRPr="0062074F">
        <w:t xml:space="preserve"> </w:t>
      </w:r>
      <w:r w:rsidRPr="0062074F">
        <w:t xml:space="preserve">be provided for the mariner to enter criteria for automatic filtering of NAVWARN messages based on time and maximum distance from own ship, monitored route or planned route. </w:t>
      </w:r>
      <w:r w:rsidRPr="0062074F">
        <w:lastRenderedPageBreak/>
        <w:t xml:space="preserve">When automatic filtering is applied by proximity or distance any messages without spatial extent </w:t>
      </w:r>
      <w:r w:rsidR="004A537E">
        <w:t>should</w:t>
      </w:r>
      <w:r w:rsidR="004A537E" w:rsidRPr="0062074F">
        <w:t xml:space="preserve"> </w:t>
      </w:r>
      <w:r w:rsidRPr="0062074F">
        <w:t>be classified as Information.</w:t>
      </w:r>
    </w:p>
    <w:p w14:paraId="40FF1B45" w14:textId="77777777" w:rsidR="00D14AAF" w:rsidRDefault="00D14AAF" w:rsidP="000A2E2D">
      <w:pPr>
        <w:rPr>
          <w:ins w:id="505" w:author="Simon Cooke" w:date="2026-05-20T07:34:00Z" w16du:dateUtc="2026-05-20T06:34:00Z"/>
        </w:rPr>
      </w:pPr>
    </w:p>
    <w:p w14:paraId="52EA373A" w14:textId="20FE33B9" w:rsidR="00D14AAF" w:rsidRPr="0062074F" w:rsidDel="00D14AAF" w:rsidRDefault="00D14AAF" w:rsidP="00D14AAF">
      <w:pPr>
        <w:rPr>
          <w:del w:id="506" w:author="Simon Cooke" w:date="2026-05-20T07:41:00Z" w16du:dateUtc="2026-05-20T06:41:00Z"/>
        </w:rPr>
      </w:pPr>
    </w:p>
    <w:p w14:paraId="4261BF76" w14:textId="7A00A9A8" w:rsidR="000A2E2D" w:rsidRPr="0062074F" w:rsidRDefault="000A2E2D" w:rsidP="000A2E2D">
      <w:r w:rsidRPr="0062074F">
        <w:t xml:space="preserve">Even though the full extent of a navigational warning may not be portrayed, it </w:t>
      </w:r>
      <w:r w:rsidR="004A537E">
        <w:t>should</w:t>
      </w:r>
      <w:r w:rsidR="004A537E" w:rsidRPr="0062074F">
        <w:t xml:space="preserve"> </w:t>
      </w:r>
      <w:r w:rsidRPr="0062074F">
        <w:t>still be available and discoverable in a list of NAVWARNs that can be recalled by user action at any time</w:t>
      </w:r>
      <w:r w:rsidR="007435CC">
        <w:t>.</w:t>
      </w:r>
    </w:p>
    <w:p w14:paraId="3AFAE3D7" w14:textId="77777777" w:rsidR="000A2E2D" w:rsidRPr="0062074F" w:rsidRDefault="000A2E2D" w:rsidP="000A2E2D">
      <w:r w:rsidRPr="0062074F">
        <w:t>Additional filtering functions may include options such as;</w:t>
      </w:r>
    </w:p>
    <w:p w14:paraId="46037E01" w14:textId="77777777" w:rsidR="000A2E2D" w:rsidRPr="0062074F" w:rsidRDefault="000A2E2D">
      <w:pPr>
        <w:pStyle w:val="ListBullet"/>
        <w:numPr>
          <w:ilvl w:val="0"/>
          <w:numId w:val="112"/>
        </w:numPr>
      </w:pPr>
      <w:r w:rsidRPr="0062074F">
        <w:t>Navigational warning topic;</w:t>
      </w:r>
    </w:p>
    <w:p w14:paraId="0F05D079" w14:textId="77777777" w:rsidR="000A2E2D" w:rsidRPr="0062074F" w:rsidRDefault="000A2E2D">
      <w:pPr>
        <w:pStyle w:val="ListBullet"/>
        <w:numPr>
          <w:ilvl w:val="0"/>
          <w:numId w:val="112"/>
        </w:numPr>
      </w:pPr>
      <w:r w:rsidRPr="0062074F">
        <w:t>Date range of the hazard;</w:t>
      </w:r>
    </w:p>
    <w:p w14:paraId="6D1B58D8" w14:textId="77777777" w:rsidR="000A2E2D" w:rsidRPr="0062074F" w:rsidRDefault="000A2E2D">
      <w:pPr>
        <w:pStyle w:val="ListBullet"/>
        <w:numPr>
          <w:ilvl w:val="0"/>
          <w:numId w:val="112"/>
        </w:numPr>
      </w:pPr>
      <w:r w:rsidRPr="0062074F">
        <w:t>Valid time of the navigational warning.</w:t>
      </w:r>
    </w:p>
    <w:p w14:paraId="0FD8DA44" w14:textId="033BED6E" w:rsidR="000A2E2D" w:rsidRPr="0062074F" w:rsidRDefault="000A2E2D" w:rsidP="001C1CAB">
      <w:r w:rsidRPr="0062074F">
        <w:t>These filters may then be used to assist the navigator in classifying a NAVWARN according to its relevance for the route.</w:t>
      </w:r>
    </w:p>
    <w:p w14:paraId="0F38DF0F" w14:textId="63665C1F" w:rsidR="00A13F5A" w:rsidRPr="0062074F" w:rsidRDefault="00A13F5A" w:rsidP="00A13F5A">
      <w:pPr>
        <w:pStyle w:val="Heading3"/>
      </w:pPr>
      <w:bookmarkStart w:id="507" w:name="_Toc219458306"/>
      <w:bookmarkStart w:id="508" w:name="_Toc219458307"/>
      <w:bookmarkStart w:id="509" w:name="_Toc219458308"/>
      <w:bookmarkStart w:id="510" w:name="_Toc219458309"/>
      <w:bookmarkStart w:id="511" w:name="_Toc219458310"/>
      <w:bookmarkStart w:id="512" w:name="_Toc219458311"/>
      <w:bookmarkStart w:id="513" w:name="_Toc219458312"/>
      <w:bookmarkStart w:id="514" w:name="_Toc219458313"/>
      <w:bookmarkStart w:id="515" w:name="_Toc219458314"/>
      <w:bookmarkStart w:id="516" w:name="_Toc219458315"/>
      <w:bookmarkStart w:id="517" w:name="_Toc219458316"/>
      <w:bookmarkStart w:id="518" w:name="_Toc219458317"/>
      <w:bookmarkStart w:id="519" w:name="_Toc219458318"/>
      <w:bookmarkStart w:id="520" w:name="_Toc219458319"/>
      <w:bookmarkStart w:id="521" w:name="_Toc219458320"/>
      <w:bookmarkStart w:id="522" w:name="_Toc219458321"/>
      <w:bookmarkStart w:id="523" w:name="_Toc219458322"/>
      <w:bookmarkStart w:id="524" w:name="_Toc219458323"/>
      <w:bookmarkStart w:id="525" w:name="_Toc219458324"/>
      <w:bookmarkStart w:id="526" w:name="_Toc219458325"/>
      <w:bookmarkStart w:id="527" w:name="_Toc219458326"/>
      <w:bookmarkStart w:id="528" w:name="_Toc219458327"/>
      <w:bookmarkStart w:id="529" w:name="_Toc219458328"/>
      <w:bookmarkStart w:id="530" w:name="_Toc226035082"/>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r w:rsidRPr="0062074F">
        <w:t>Cancelled datasets</w:t>
      </w:r>
      <w:bookmarkEnd w:id="530"/>
      <w:r w:rsidRPr="0062074F">
        <w:t xml:space="preserve"> </w:t>
      </w:r>
    </w:p>
    <w:p w14:paraId="3CB1235E" w14:textId="25124AD2" w:rsidR="000A2E2D" w:rsidRPr="0062074F" w:rsidRDefault="000A2E2D" w:rsidP="000A2E2D">
      <w:r w:rsidRPr="0062074F">
        <w:t xml:space="preserve">When a S-124 dataset is cancelled it </w:t>
      </w:r>
      <w:del w:id="531" w:author="Simon Cooke" w:date="2026-05-19T15:31:00Z" w16du:dateUtc="2026-05-19T14:31:00Z">
        <w:r w:rsidR="00974C1B" w:rsidDel="00332906">
          <w:delText>should</w:delText>
        </w:r>
        <w:r w:rsidR="00974C1B" w:rsidRPr="0062074F" w:rsidDel="00332906">
          <w:delText xml:space="preserve"> </w:delText>
        </w:r>
      </w:del>
      <w:ins w:id="532" w:author="Simon Cooke" w:date="2026-05-19T15:31:00Z" w16du:dateUtc="2026-05-19T14:31:00Z">
        <w:r w:rsidR="00332906">
          <w:t>must</w:t>
        </w:r>
        <w:r w:rsidR="00332906" w:rsidRPr="0062074F">
          <w:t xml:space="preserve"> </w:t>
        </w:r>
      </w:ins>
      <w:r w:rsidRPr="0062074F">
        <w:t xml:space="preserve">not be graphically displayed on the navigation screen, but </w:t>
      </w:r>
      <w:del w:id="533" w:author="Simon Cooke" w:date="2026-05-19T15:31:00Z" w16du:dateUtc="2026-05-19T14:31:00Z">
        <w:r w:rsidR="004A537E" w:rsidDel="00332906">
          <w:delText>should</w:delText>
        </w:r>
        <w:r w:rsidR="004A537E" w:rsidRPr="0062074F" w:rsidDel="00332906">
          <w:delText xml:space="preserve"> </w:delText>
        </w:r>
      </w:del>
      <w:ins w:id="534" w:author="Simon Cooke" w:date="2026-05-19T15:31:00Z" w16du:dateUtc="2026-05-19T14:31:00Z">
        <w:r w:rsidR="00332906">
          <w:t>must</w:t>
        </w:r>
        <w:r w:rsidR="00332906" w:rsidRPr="0062074F">
          <w:t xml:space="preserve"> </w:t>
        </w:r>
      </w:ins>
      <w:r w:rsidRPr="0062074F">
        <w:t>be available for review in the on demand listing of NAVWARNs in the navigation system and marked as cancelled.</w:t>
      </w:r>
    </w:p>
    <w:p w14:paraId="6B651594" w14:textId="4B6393A5" w:rsidR="000A2E2D" w:rsidRPr="0062074F" w:rsidRDefault="000A2E2D" w:rsidP="000A2E2D">
      <w:r w:rsidRPr="0062074F">
        <w:t>Three months after either a message is cancelled, or when the system date has passed the defined end date for the message it can be deleted from the system unless retained by the user</w:t>
      </w:r>
      <w:r w:rsidR="00E329E2" w:rsidRPr="0062074F">
        <w:t xml:space="preserve">. </w:t>
      </w:r>
    </w:p>
    <w:p w14:paraId="023F87DB" w14:textId="0FD6F692" w:rsidR="00A42399" w:rsidRPr="0062074F" w:rsidRDefault="00A42399" w:rsidP="000A2E2D">
      <w:r w:rsidRPr="0062074F">
        <w:t>NOTE: MSC.1/Circ.1364/Rev.2 sets similar requirements for EGC</w:t>
      </w:r>
      <w:r w:rsidR="004211FA">
        <w:t xml:space="preserve"> (</w:t>
      </w:r>
      <w:r w:rsidR="004211FA" w:rsidRPr="004211FA">
        <w:t>Enhanced Group Call)</w:t>
      </w:r>
      <w:r w:rsidRPr="0062074F">
        <w:t xml:space="preserve"> message</w:t>
      </w:r>
    </w:p>
    <w:p w14:paraId="7C2FD96E" w14:textId="72E1D513" w:rsidR="00C96696" w:rsidRPr="0062074F" w:rsidRDefault="00C96696" w:rsidP="00C96696">
      <w:pPr>
        <w:pStyle w:val="Heading3"/>
      </w:pPr>
      <w:bookmarkStart w:id="535" w:name="_Toc226035083"/>
      <w:r w:rsidRPr="0062074F">
        <w:t>Retention of datasets</w:t>
      </w:r>
      <w:bookmarkEnd w:id="535"/>
    </w:p>
    <w:p w14:paraId="7C7088E3" w14:textId="50ED4D02" w:rsidR="00C96696" w:rsidRPr="0062074F" w:rsidRDefault="00C96696" w:rsidP="001C1CAB">
      <w:r w:rsidRPr="0062074F">
        <w:t xml:space="preserve">All S-124 datasets may be deleted from the system after a period of one year after their </w:t>
      </w:r>
      <w:proofErr w:type="spellStart"/>
      <w:r w:rsidRPr="00520800">
        <w:rPr>
          <w:i/>
          <w:iCs/>
        </w:rPr>
        <w:t>publ</w:t>
      </w:r>
      <w:r w:rsidR="00EC7CA3" w:rsidRPr="00520800">
        <w:rPr>
          <w:i/>
          <w:iCs/>
        </w:rPr>
        <w:t>icationTime</w:t>
      </w:r>
      <w:proofErr w:type="spellEnd"/>
      <w:r w:rsidRPr="0062074F">
        <w:t xml:space="preserve"> unless retained by the user.</w:t>
      </w:r>
    </w:p>
    <w:p w14:paraId="79B1ACCF" w14:textId="420586CB" w:rsidR="00A13F5A" w:rsidRPr="0062074F" w:rsidRDefault="00A13F5A" w:rsidP="00A13F5A">
      <w:pPr>
        <w:pStyle w:val="Heading3"/>
      </w:pPr>
      <w:bookmarkStart w:id="536" w:name="_Toc219458331"/>
      <w:bookmarkStart w:id="537" w:name="_Toc226035084"/>
      <w:bookmarkEnd w:id="536"/>
      <w:r w:rsidRPr="0062074F">
        <w:t xml:space="preserve">Portrayal of feature </w:t>
      </w:r>
      <w:r w:rsidR="00EF3E08" w:rsidRPr="0062074F">
        <w:t>types</w:t>
      </w:r>
      <w:bookmarkEnd w:id="537"/>
      <w:r w:rsidR="00EF3E08" w:rsidRPr="0062074F">
        <w:t xml:space="preserve"> </w:t>
      </w:r>
    </w:p>
    <w:p w14:paraId="7B86782D" w14:textId="60C5ABE3" w:rsidR="005E0170" w:rsidRPr="0062074F" w:rsidRDefault="000A2E2D">
      <w:pPr>
        <w:rPr>
          <w:rFonts w:eastAsia="Times New Roman"/>
          <w:b/>
          <w:bCs/>
          <w:sz w:val="24"/>
        </w:rPr>
      </w:pPr>
      <w:r w:rsidRPr="0062074F">
        <w:t xml:space="preserve">The </w:t>
      </w:r>
      <w:proofErr w:type="spellStart"/>
      <w:r w:rsidRPr="00520800">
        <w:rPr>
          <w:b/>
          <w:bCs/>
        </w:rPr>
        <w:t>NAVWARNAreaAffected</w:t>
      </w:r>
      <w:proofErr w:type="spellEnd"/>
      <w:r w:rsidRPr="0062074F">
        <w:t xml:space="preserve"> </w:t>
      </w:r>
      <w:r w:rsidR="00287492" w:rsidRPr="0062074F">
        <w:t>feature</w:t>
      </w:r>
      <w:r w:rsidRPr="0062074F">
        <w:t xml:space="preserve"> does not have a portrayal defined to avoid causing significant cluttering on the navigation </w:t>
      </w:r>
      <w:r w:rsidRPr="004A537E">
        <w:t xml:space="preserve">screen. </w:t>
      </w:r>
      <w:r w:rsidR="00345592" w:rsidRPr="004A537E">
        <w:t xml:space="preserve">As per </w:t>
      </w:r>
      <w:r w:rsidR="004A537E" w:rsidRPr="00520800">
        <w:fldChar w:fldCharType="begin"/>
      </w:r>
      <w:r w:rsidR="004A537E" w:rsidRPr="00520800">
        <w:instrText xml:space="preserve"> REF _Ref225514837 \r \h </w:instrText>
      </w:r>
      <w:r w:rsidR="004A537E">
        <w:instrText xml:space="preserve"> \* MERGEFORMAT </w:instrText>
      </w:r>
      <w:r w:rsidR="004A537E" w:rsidRPr="00520800">
        <w:fldChar w:fldCharType="separate"/>
      </w:r>
      <w:r w:rsidR="004A537E" w:rsidRPr="00520800">
        <w:t>14.1</w:t>
      </w:r>
      <w:r w:rsidR="004A537E" w:rsidRPr="00520800">
        <w:fldChar w:fldCharType="end"/>
      </w:r>
      <w:r w:rsidR="00345592" w:rsidRPr="004A537E">
        <w:t xml:space="preserve"> </w:t>
      </w:r>
      <w:r w:rsidR="004A537E" w:rsidRPr="004A537E">
        <w:t>t</w:t>
      </w:r>
      <w:r w:rsidRPr="004A537E">
        <w:t>he feature</w:t>
      </w:r>
      <w:r w:rsidRPr="0062074F">
        <w:t xml:space="preserve"> </w:t>
      </w:r>
      <w:r w:rsidR="004A537E">
        <w:t>must</w:t>
      </w:r>
      <w:r w:rsidR="004A537E" w:rsidRPr="0062074F">
        <w:t xml:space="preserve"> </w:t>
      </w:r>
      <w:r w:rsidRPr="0062074F">
        <w:t>be highlighted by the system if selected from a pick report for interrogation by user.</w:t>
      </w:r>
      <w:bookmarkEnd w:id="460"/>
    </w:p>
    <w:p w14:paraId="30E805F1" w14:textId="1D36B2C0" w:rsidR="00F355AD" w:rsidRPr="0062074F" w:rsidRDefault="00F355AD" w:rsidP="00BE68E8">
      <w:pPr>
        <w:pStyle w:val="Heading1"/>
      </w:pPr>
      <w:bookmarkStart w:id="538" w:name="_Toc226035085"/>
      <w:bookmarkStart w:id="539" w:name="_Hlk188622011"/>
      <w:r w:rsidRPr="0062074F">
        <w:t>Coverage</w:t>
      </w:r>
      <w:r w:rsidR="00795CE2" w:rsidRPr="0062074F">
        <w:t>s</w:t>
      </w:r>
      <w:r w:rsidR="0082087D" w:rsidRPr="0062074F">
        <w:t xml:space="preserve"> and Time Series</w:t>
      </w:r>
      <w:r w:rsidR="000B3A59" w:rsidRPr="0062074F">
        <w:t xml:space="preserve"> for Gridded Data (S-102, S-104 and S-111)</w:t>
      </w:r>
      <w:bookmarkEnd w:id="538"/>
    </w:p>
    <w:p w14:paraId="5BC33BAE" w14:textId="77A734EF" w:rsidR="00F355AD" w:rsidRPr="0062074F" w:rsidRDefault="0082087D" w:rsidP="00923F11">
      <w:pPr>
        <w:spacing w:after="60" w:line="240" w:lineRule="auto"/>
        <w:jc w:val="both"/>
      </w:pPr>
      <w:r w:rsidRPr="0062074F">
        <w:t xml:space="preserve">Coverage and time series features </w:t>
      </w:r>
      <w:r w:rsidR="0073125A" w:rsidRPr="0062074F">
        <w:t>are</w:t>
      </w:r>
      <w:r w:rsidRPr="0062074F">
        <w:t xml:space="preserve"> encoded in the HDF5 format (</w:t>
      </w:r>
      <w:r w:rsidR="009F2195" w:rsidRPr="0062074F">
        <w:t xml:space="preserve">see </w:t>
      </w:r>
      <w:r w:rsidRPr="0062074F">
        <w:t>S-100 Part 10c). S-100 provides for the following types of coverage and time series data:</w:t>
      </w:r>
    </w:p>
    <w:p w14:paraId="70CDAA27" w14:textId="0E11FE38" w:rsidR="0082087D" w:rsidRPr="0062074F" w:rsidRDefault="0082087D">
      <w:pPr>
        <w:pStyle w:val="ListParagraph"/>
        <w:numPr>
          <w:ilvl w:val="0"/>
          <w:numId w:val="21"/>
        </w:numPr>
        <w:spacing w:after="60" w:line="240" w:lineRule="auto"/>
        <w:jc w:val="both"/>
      </w:pPr>
      <w:r w:rsidRPr="0062074F">
        <w:t xml:space="preserve">Gridded data with different types of </w:t>
      </w:r>
      <w:r w:rsidR="00723D63" w:rsidRPr="0062074F">
        <w:t>spatial grid coverages</w:t>
      </w:r>
      <w:r w:rsidRPr="0062074F">
        <w:t>;</w:t>
      </w:r>
    </w:p>
    <w:p w14:paraId="6D6C80A5" w14:textId="38BD56A6" w:rsidR="00723D63" w:rsidRPr="0062074F" w:rsidRDefault="00723D63">
      <w:pPr>
        <w:pStyle w:val="ListParagraph"/>
        <w:numPr>
          <w:ilvl w:val="0"/>
          <w:numId w:val="21"/>
        </w:numPr>
        <w:spacing w:after="60" w:line="240" w:lineRule="auto"/>
        <w:jc w:val="both"/>
      </w:pPr>
      <w:r w:rsidRPr="0062074F">
        <w:t>Data at a set of discrete fixed points;</w:t>
      </w:r>
    </w:p>
    <w:p w14:paraId="2F297534" w14:textId="107CD15E" w:rsidR="00723D63" w:rsidRPr="0062074F" w:rsidRDefault="00723D63">
      <w:pPr>
        <w:pStyle w:val="ListParagraph"/>
        <w:numPr>
          <w:ilvl w:val="0"/>
          <w:numId w:val="21"/>
        </w:numPr>
        <w:spacing w:after="60" w:line="240" w:lineRule="auto"/>
        <w:jc w:val="both"/>
      </w:pPr>
      <w:r w:rsidRPr="0062074F">
        <w:t>Data at a set of moving platforms;</w:t>
      </w:r>
    </w:p>
    <w:p w14:paraId="01991D04" w14:textId="07818BE5" w:rsidR="00723D63" w:rsidRPr="0062074F" w:rsidRDefault="00723D63">
      <w:pPr>
        <w:pStyle w:val="ListParagraph"/>
        <w:numPr>
          <w:ilvl w:val="0"/>
          <w:numId w:val="21"/>
        </w:numPr>
        <w:spacing w:after="120" w:line="240" w:lineRule="auto"/>
        <w:jc w:val="both"/>
      </w:pPr>
      <w:r w:rsidRPr="0062074F">
        <w:t>Time series data at a set of fixed points.</w:t>
      </w:r>
    </w:p>
    <w:p w14:paraId="6CA6F198" w14:textId="1A60131C" w:rsidR="00A841E5" w:rsidRPr="0062074F" w:rsidRDefault="00A841E5" w:rsidP="00B812CA">
      <w:pPr>
        <w:spacing w:after="120" w:line="240" w:lineRule="auto"/>
        <w:jc w:val="both"/>
      </w:pPr>
      <w:r w:rsidRPr="0062074F">
        <w:t>For S-102 and S-104 datasets, ECDIS must support gridded data in DCF 2 format only</w:t>
      </w:r>
      <w:r w:rsidR="0034307B">
        <w:t xml:space="preserve"> (</w:t>
      </w:r>
      <w:r w:rsidR="0034307B" w:rsidRPr="0034307B">
        <w:t xml:space="preserve">noting the one exception that S-102 </w:t>
      </w:r>
      <w:proofErr w:type="spellStart"/>
      <w:r w:rsidR="0034307B" w:rsidRPr="00520800">
        <w:rPr>
          <w:i/>
          <w:iCs/>
        </w:rPr>
        <w:t>QualityOfBathymetryCoverage</w:t>
      </w:r>
      <w:proofErr w:type="spellEnd"/>
      <w:r w:rsidR="0034307B" w:rsidRPr="0034307B">
        <w:t xml:space="preserve"> group uses DCF 9</w:t>
      </w:r>
      <w:r w:rsidR="0034307B">
        <w:t>)</w:t>
      </w:r>
      <w:r w:rsidRPr="0062074F">
        <w:t>.</w:t>
      </w:r>
      <w:r w:rsidR="003C1749">
        <w:t xml:space="preserve"> </w:t>
      </w:r>
      <w:r w:rsidRPr="0062074F">
        <w:t>For S-111 datasets, ECDIS must support gridded data in DCF 2 or DCF 3 format only</w:t>
      </w:r>
      <w:r w:rsidR="0034307B">
        <w:t xml:space="preserve"> </w:t>
      </w:r>
    </w:p>
    <w:p w14:paraId="2BED3CC9" w14:textId="589DDE65" w:rsidR="009F2195" w:rsidRPr="0062074F" w:rsidRDefault="00677C3F" w:rsidP="00923F11">
      <w:pPr>
        <w:spacing w:after="120" w:line="240" w:lineRule="auto"/>
        <w:jc w:val="both"/>
      </w:pPr>
      <w:r w:rsidRPr="0062074F">
        <w:t xml:space="preserve">Gridded data will specify either continuous or discrete interpolation </w:t>
      </w:r>
      <w:r w:rsidR="000B3A59" w:rsidRPr="0062074F">
        <w:t xml:space="preserve">(no interpolation between points) </w:t>
      </w:r>
      <w:r w:rsidRPr="0062074F">
        <w:t>between grid points. Data for discret</w:t>
      </w:r>
      <w:r w:rsidR="009F2195" w:rsidRPr="0062074F">
        <w:t>e fixed points, moving platform</w:t>
      </w:r>
      <w:r w:rsidRPr="0062074F">
        <w:t xml:space="preserve"> and time series at fixed points is </w:t>
      </w:r>
      <w:r w:rsidR="00A53BC3" w:rsidRPr="0062074F">
        <w:t>intrinsically</w:t>
      </w:r>
      <w:r w:rsidRPr="0062074F">
        <w:t xml:space="preserve"> discrete.</w:t>
      </w:r>
      <w:r w:rsidR="000B3A59" w:rsidRPr="0062074F">
        <w:t xml:space="preserve"> </w:t>
      </w:r>
    </w:p>
    <w:p w14:paraId="3274D43D" w14:textId="68674D74" w:rsidR="000D6E41" w:rsidRPr="0062074F" w:rsidRDefault="000D6E41" w:rsidP="00DB7CFE">
      <w:pPr>
        <w:pStyle w:val="Heading2"/>
      </w:pPr>
      <w:bookmarkStart w:id="540" w:name="_Toc178784432"/>
      <w:bookmarkStart w:id="541" w:name="_Toc178784433"/>
      <w:bookmarkStart w:id="542" w:name="_Toc178784434"/>
      <w:bookmarkStart w:id="543" w:name="_Toc178784435"/>
      <w:bookmarkStart w:id="544" w:name="_Toc178784436"/>
      <w:bookmarkStart w:id="545" w:name="_Toc178784437"/>
      <w:bookmarkStart w:id="546" w:name="_Toc178784438"/>
      <w:bookmarkStart w:id="547" w:name="_Toc178784439"/>
      <w:bookmarkStart w:id="548" w:name="_Toc178784440"/>
      <w:bookmarkStart w:id="549" w:name="_Toc178784455"/>
      <w:bookmarkStart w:id="550" w:name="_Toc178784456"/>
      <w:bookmarkStart w:id="551" w:name="_Toc178784457"/>
      <w:bookmarkStart w:id="552" w:name="_Toc178784458"/>
      <w:bookmarkStart w:id="553" w:name="_Toc178784459"/>
      <w:bookmarkStart w:id="554" w:name="_Toc178784460"/>
      <w:bookmarkStart w:id="555" w:name="_Toc178784461"/>
      <w:bookmarkStart w:id="556" w:name="_Toc178784462"/>
      <w:bookmarkStart w:id="557" w:name="_Toc178784463"/>
      <w:bookmarkStart w:id="558" w:name="_Toc178784464"/>
      <w:bookmarkStart w:id="559" w:name="_Toc178784465"/>
      <w:bookmarkStart w:id="560" w:name="_Toc178784466"/>
      <w:bookmarkStart w:id="561" w:name="_Toc178784467"/>
      <w:bookmarkStart w:id="562" w:name="_Toc178784468"/>
      <w:bookmarkStart w:id="563" w:name="_Toc178784469"/>
      <w:bookmarkStart w:id="564" w:name="_Toc98339923"/>
      <w:bookmarkStart w:id="565" w:name="_Toc98340299"/>
      <w:bookmarkStart w:id="566" w:name="_Toc99104668"/>
      <w:bookmarkStart w:id="567" w:name="_Toc99105110"/>
      <w:bookmarkStart w:id="568" w:name="_Ref224119248"/>
      <w:bookmarkStart w:id="569" w:name="_Toc226035086"/>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r w:rsidRPr="0062074F">
        <w:lastRenderedPageBreak/>
        <w:t>Thinning</w:t>
      </w:r>
      <w:bookmarkEnd w:id="568"/>
      <w:bookmarkEnd w:id="569"/>
    </w:p>
    <w:bookmarkEnd w:id="539"/>
    <w:p w14:paraId="1CB67D41" w14:textId="06F69413" w:rsidR="003F1FEF" w:rsidRPr="0062074F" w:rsidRDefault="00CA4EEF" w:rsidP="001A67BD">
      <w:pPr>
        <w:spacing w:after="120" w:line="240" w:lineRule="auto"/>
        <w:jc w:val="both"/>
      </w:pPr>
      <w:r w:rsidRPr="0062074F">
        <w:t xml:space="preserve">When gridded data is portrayed using discrete symbols at each data point, the effects of scaling the display must be considered. </w:t>
      </w:r>
      <w:r w:rsidR="003F1FEF" w:rsidRPr="0062074F">
        <w:t>A high-resolution display (that is, zooming in) of regularly gridded data display produces a lower density of data</w:t>
      </w:r>
      <w:r w:rsidR="00B80625" w:rsidRPr="0062074F">
        <w:t xml:space="preserve"> in the visual field</w:t>
      </w:r>
      <w:r w:rsidR="003F1FEF" w:rsidRPr="0062074F">
        <w:t xml:space="preserve">. </w:t>
      </w:r>
    </w:p>
    <w:p w14:paraId="62FF7CB5" w14:textId="77777777" w:rsidR="00AB26E9" w:rsidRPr="0062074F" w:rsidRDefault="003F1FEF" w:rsidP="001A67BD">
      <w:pPr>
        <w:spacing w:after="120" w:line="240" w:lineRule="auto"/>
        <w:jc w:val="both"/>
      </w:pPr>
      <w:r w:rsidRPr="0062074F">
        <w:t>Displaying at a low resolution (that is, zooming out) increases the density of symbols</w:t>
      </w:r>
      <w:r w:rsidR="00B80625" w:rsidRPr="0062074F">
        <w:t xml:space="preserve"> in the visual field</w:t>
      </w:r>
      <w:r w:rsidRPr="0062074F">
        <w:t xml:space="preserve">. However, by applying a thinning algorithm, the number of </w:t>
      </w:r>
      <w:r w:rsidR="00B80625" w:rsidRPr="0062074F">
        <w:t>symbols</w:t>
      </w:r>
      <w:r w:rsidRPr="0062074F">
        <w:t xml:space="preserve"> may be reduced.</w:t>
      </w:r>
    </w:p>
    <w:p w14:paraId="56195F47" w14:textId="27911A07" w:rsidR="009217CC" w:rsidRPr="0062074F" w:rsidRDefault="00335D32" w:rsidP="001A67BD">
      <w:pPr>
        <w:spacing w:after="120" w:line="240" w:lineRule="auto"/>
        <w:jc w:val="both"/>
      </w:pPr>
      <w:r w:rsidRPr="0062074F">
        <w:t>Thinning</w:t>
      </w:r>
      <w:r w:rsidR="00AB26E9" w:rsidRPr="0062074F">
        <w:t xml:space="preserve"> </w:t>
      </w:r>
      <w:r w:rsidR="007E74BF" w:rsidRPr="0062074F">
        <w:t xml:space="preserve">must </w:t>
      </w:r>
      <w:r w:rsidR="00E85AE1" w:rsidRPr="0062074F">
        <w:t xml:space="preserve">therefore </w:t>
      </w:r>
      <w:r w:rsidR="00AB26E9" w:rsidRPr="0062074F">
        <w:t xml:space="preserve">be applied to reduce symbol density when the display is scaled. </w:t>
      </w:r>
    </w:p>
    <w:p w14:paraId="136221B5" w14:textId="782191A6" w:rsidR="00203BD0" w:rsidRPr="0062074F" w:rsidRDefault="00AB26E9" w:rsidP="00203BD0">
      <w:pPr>
        <w:spacing w:after="120" w:line="240" w:lineRule="auto"/>
        <w:jc w:val="both"/>
      </w:pPr>
      <w:r w:rsidRPr="0062074F">
        <w:t xml:space="preserve">Manufacturers may use the </w:t>
      </w:r>
      <w:r w:rsidR="00E85AE1" w:rsidRPr="0062074F">
        <w:t xml:space="preserve">recommended </w:t>
      </w:r>
      <w:r w:rsidRPr="0062074F">
        <w:t xml:space="preserve">algorithm </w:t>
      </w:r>
      <w:r w:rsidR="00E85AE1" w:rsidRPr="0062074F">
        <w:t xml:space="preserve">contained in Appendix </w:t>
      </w:r>
      <w:r w:rsidR="004505B4" w:rsidRPr="0062074F">
        <w:t>G</w:t>
      </w:r>
      <w:r w:rsidR="00E85AE1" w:rsidRPr="0062074F">
        <w:t xml:space="preserve"> </w:t>
      </w:r>
      <w:r w:rsidRPr="0062074F">
        <w:t>or other algorithms of their own devising.</w:t>
      </w:r>
    </w:p>
    <w:p w14:paraId="70D27033" w14:textId="434D4D96" w:rsidR="00F22049" w:rsidRPr="0062074F" w:rsidRDefault="00F22049" w:rsidP="00DB7CFE">
      <w:pPr>
        <w:pStyle w:val="Heading2"/>
      </w:pPr>
      <w:bookmarkStart w:id="570" w:name="_Ref49451543"/>
      <w:bookmarkStart w:id="571" w:name="_Ref49451559"/>
      <w:bookmarkStart w:id="572" w:name="_Toc226035087"/>
      <w:r w:rsidRPr="0062074F">
        <w:t>Temporal variation</w:t>
      </w:r>
      <w:bookmarkEnd w:id="570"/>
      <w:bookmarkEnd w:id="571"/>
      <w:bookmarkEnd w:id="572"/>
    </w:p>
    <w:p w14:paraId="47075A25" w14:textId="42E287D5" w:rsidR="003F1FEF" w:rsidRPr="0062074F" w:rsidRDefault="003F1FEF" w:rsidP="00203BD0">
      <w:pPr>
        <w:spacing w:after="120" w:line="240" w:lineRule="auto"/>
        <w:jc w:val="both"/>
      </w:pPr>
      <w:r w:rsidRPr="0062074F">
        <w:t xml:space="preserve">The metadata variables related to time are </w:t>
      </w:r>
      <w:proofErr w:type="spellStart"/>
      <w:r w:rsidRPr="0062074F">
        <w:rPr>
          <w:i/>
          <w:iCs/>
        </w:rPr>
        <w:t>dateTimeOfFirstRecord</w:t>
      </w:r>
      <w:proofErr w:type="spellEnd"/>
      <w:r w:rsidRPr="0062074F">
        <w:t xml:space="preserve">, </w:t>
      </w:r>
      <w:proofErr w:type="spellStart"/>
      <w:r w:rsidRPr="0062074F">
        <w:rPr>
          <w:i/>
          <w:iCs/>
        </w:rPr>
        <w:t>dateTimeOfLastRecord</w:t>
      </w:r>
      <w:proofErr w:type="spellEnd"/>
      <w:r w:rsidRPr="0062074F">
        <w:t xml:space="preserve">, </w:t>
      </w:r>
      <w:proofErr w:type="spellStart"/>
      <w:r w:rsidRPr="0062074F">
        <w:rPr>
          <w:i/>
          <w:iCs/>
        </w:rPr>
        <w:t>timeRecordInterval</w:t>
      </w:r>
      <w:proofErr w:type="spellEnd"/>
      <w:r w:rsidRPr="0062074F">
        <w:t xml:space="preserve">, </w:t>
      </w:r>
      <w:proofErr w:type="spellStart"/>
      <w:r w:rsidRPr="0062074F">
        <w:rPr>
          <w:i/>
          <w:iCs/>
        </w:rPr>
        <w:t>numberOfTimes</w:t>
      </w:r>
      <w:proofErr w:type="spellEnd"/>
      <w:r w:rsidR="00957791" w:rsidRPr="0062074F">
        <w:rPr>
          <w:i/>
          <w:iCs/>
        </w:rPr>
        <w:t xml:space="preserve">, </w:t>
      </w:r>
      <w:proofErr w:type="spellStart"/>
      <w:r w:rsidR="00957791" w:rsidRPr="0062074F">
        <w:rPr>
          <w:i/>
          <w:iCs/>
        </w:rPr>
        <w:t>timeIntervalIndex</w:t>
      </w:r>
      <w:proofErr w:type="spellEnd"/>
      <w:r w:rsidR="00957791" w:rsidRPr="0062074F">
        <w:rPr>
          <w:i/>
          <w:iCs/>
        </w:rPr>
        <w:t xml:space="preserve">, </w:t>
      </w:r>
      <w:proofErr w:type="spellStart"/>
      <w:r w:rsidR="00957791" w:rsidRPr="0062074F">
        <w:rPr>
          <w:i/>
          <w:iCs/>
        </w:rPr>
        <w:t>timePoint</w:t>
      </w:r>
      <w:proofErr w:type="spellEnd"/>
      <w:r w:rsidR="00957791" w:rsidRPr="0062074F">
        <w:rPr>
          <w:i/>
          <w:iCs/>
        </w:rPr>
        <w:t xml:space="preserve">, </w:t>
      </w:r>
      <w:proofErr w:type="spellStart"/>
      <w:r w:rsidR="00957791" w:rsidRPr="0062074F">
        <w:rPr>
          <w:i/>
          <w:iCs/>
        </w:rPr>
        <w:t>startDateTime</w:t>
      </w:r>
      <w:proofErr w:type="spellEnd"/>
      <w:r w:rsidR="00957791" w:rsidRPr="0062074F">
        <w:rPr>
          <w:i/>
          <w:iCs/>
        </w:rPr>
        <w:t xml:space="preserve">, </w:t>
      </w:r>
      <w:r w:rsidR="00957791" w:rsidRPr="0062074F">
        <w:t>and</w:t>
      </w:r>
      <w:r w:rsidR="00957791" w:rsidRPr="0062074F">
        <w:rPr>
          <w:i/>
          <w:iCs/>
        </w:rPr>
        <w:t xml:space="preserve"> </w:t>
      </w:r>
      <w:proofErr w:type="spellStart"/>
      <w:r w:rsidR="00957791" w:rsidRPr="0062074F">
        <w:rPr>
          <w:i/>
          <w:iCs/>
        </w:rPr>
        <w:t>endDateTime</w:t>
      </w:r>
      <w:proofErr w:type="spellEnd"/>
      <w:r w:rsidR="00935A99" w:rsidRPr="0062074F">
        <w:t xml:space="preserve"> (see S-100 </w:t>
      </w:r>
      <w:r w:rsidR="008C629C" w:rsidRPr="0062074F">
        <w:t>Part 10c</w:t>
      </w:r>
      <w:r w:rsidR="00935A99" w:rsidRPr="0062074F">
        <w:t>)</w:t>
      </w:r>
      <w:r w:rsidRPr="0062074F">
        <w:t>. The time selected for display (that is</w:t>
      </w:r>
      <w:r w:rsidR="00957791" w:rsidRPr="0062074F">
        <w:t>,</w:t>
      </w:r>
      <w:r w:rsidRPr="0062074F">
        <w:t xml:space="preserve"> past</w:t>
      </w:r>
      <w:r w:rsidR="00957791" w:rsidRPr="0062074F">
        <w:t>/</w:t>
      </w:r>
      <w:r w:rsidRPr="0062074F">
        <w:t>present</w:t>
      </w:r>
      <w:r w:rsidR="00B42326" w:rsidRPr="0062074F">
        <w:t>/</w:t>
      </w:r>
      <w:r w:rsidRPr="0062074F">
        <w:t xml:space="preserve">future) will typically not correspond exactly to the timestamp </w:t>
      </w:r>
      <w:r w:rsidR="00957791" w:rsidRPr="0062074F">
        <w:t xml:space="preserve">(metadata variable </w:t>
      </w:r>
      <w:proofErr w:type="spellStart"/>
      <w:r w:rsidR="00957791" w:rsidRPr="0062074F">
        <w:rPr>
          <w:i/>
          <w:iCs/>
        </w:rPr>
        <w:t>timePoint</w:t>
      </w:r>
      <w:proofErr w:type="spellEnd"/>
      <w:r w:rsidR="00957791" w:rsidRPr="0062074F">
        <w:t xml:space="preserve">) </w:t>
      </w:r>
      <w:r w:rsidRPr="0062074F">
        <w:t xml:space="preserve">of the input data. For a correct display, the ECDIS </w:t>
      </w:r>
      <w:r w:rsidR="00E85AE1" w:rsidRPr="0062074F">
        <w:t>must</w:t>
      </w:r>
      <w:r w:rsidRPr="0062074F">
        <w:t xml:space="preserve"> select the correct data.</w:t>
      </w:r>
    </w:p>
    <w:p w14:paraId="001A0CDF" w14:textId="47ABC04F" w:rsidR="003F1FEF" w:rsidRPr="0062074F" w:rsidRDefault="003F1FEF" w:rsidP="00203BD0">
      <w:pPr>
        <w:spacing w:after="120" w:line="240" w:lineRule="auto"/>
        <w:jc w:val="both"/>
      </w:pPr>
      <w:r w:rsidRPr="0062074F">
        <w:t xml:space="preserve">For data with only a single </w:t>
      </w:r>
      <w:r w:rsidR="000560A4" w:rsidRPr="0062074F">
        <w:t xml:space="preserve">timed </w:t>
      </w:r>
      <w:r w:rsidRPr="0062074F">
        <w:t xml:space="preserve">record (where the timestamp of the earliest value equals that of the latest value) such as real-time data, the </w:t>
      </w:r>
      <w:r w:rsidR="000560A4" w:rsidRPr="0062074F">
        <w:t xml:space="preserve">data </w:t>
      </w:r>
      <w:r w:rsidRPr="0062074F">
        <w:t xml:space="preserve">values </w:t>
      </w:r>
      <w:r w:rsidR="0036349A" w:rsidRPr="0062074F">
        <w:t xml:space="preserve">must be </w:t>
      </w:r>
      <w:r w:rsidRPr="0062074F">
        <w:t xml:space="preserve">displayed only if the display time is later than the timestamp and the absolute time difference between the display time and the data timestamp is less than a discrimination interval (for example 5 minutes). For a single record, the variable </w:t>
      </w:r>
      <w:proofErr w:type="spellStart"/>
      <w:r w:rsidRPr="0062074F">
        <w:rPr>
          <w:i/>
          <w:iCs/>
        </w:rPr>
        <w:t>timeRecordInterval</w:t>
      </w:r>
      <w:proofErr w:type="spellEnd"/>
      <w:r w:rsidRPr="0062074F">
        <w:t xml:space="preserve">  can be used to set the discrimination interval.</w:t>
      </w:r>
    </w:p>
    <w:p w14:paraId="7B39166A" w14:textId="6EA6CCF2" w:rsidR="00B8329D" w:rsidRPr="0062074F" w:rsidRDefault="003F1FEF" w:rsidP="00203BD0">
      <w:pPr>
        <w:spacing w:after="120" w:line="240" w:lineRule="auto"/>
        <w:jc w:val="both"/>
      </w:pPr>
      <w:r w:rsidRPr="0062074F">
        <w:t>For data with multiple times, if the selected display time is later than the first timestamp and earlier than the last timestamp</w:t>
      </w:r>
      <w:r w:rsidR="000560A4" w:rsidRPr="0062074F">
        <w:t>, or the selected display time is in the interval [</w:t>
      </w:r>
      <w:proofErr w:type="spellStart"/>
      <w:r w:rsidR="000560A4" w:rsidRPr="0062074F">
        <w:rPr>
          <w:i/>
          <w:iCs/>
        </w:rPr>
        <w:t>startDateTime</w:t>
      </w:r>
      <w:proofErr w:type="spellEnd"/>
      <w:r w:rsidR="000560A4" w:rsidRPr="0062074F">
        <w:rPr>
          <w:i/>
          <w:iCs/>
        </w:rPr>
        <w:t>,</w:t>
      </w:r>
      <w:r w:rsidR="000560A4" w:rsidRPr="0062074F">
        <w:t xml:space="preserve"> </w:t>
      </w:r>
      <w:proofErr w:type="spellStart"/>
      <w:r w:rsidR="000560A4" w:rsidRPr="0062074F">
        <w:rPr>
          <w:i/>
          <w:iCs/>
        </w:rPr>
        <w:t>endDateTime</w:t>
      </w:r>
      <w:proofErr w:type="spellEnd"/>
      <w:r w:rsidR="000560A4" w:rsidRPr="0062074F">
        <w:rPr>
          <w:i/>
          <w:iCs/>
        </w:rPr>
        <w:t>]</w:t>
      </w:r>
      <w:r w:rsidRPr="0062074F">
        <w:t xml:space="preserve">, then the closest but immediately preceding values in the data </w:t>
      </w:r>
      <w:r w:rsidR="0036349A" w:rsidRPr="0062074F">
        <w:t xml:space="preserve">must be </w:t>
      </w:r>
      <w:r w:rsidRPr="0062074F">
        <w:t>displayed</w:t>
      </w:r>
      <w:r w:rsidRPr="001C1CAB">
        <w:rPr>
          <w:b/>
          <w:bCs/>
          <w:i/>
          <w:iCs/>
        </w:rPr>
        <w:t>.</w:t>
      </w:r>
      <w:r w:rsidRPr="0062074F">
        <w:t xml:space="preserve"> </w:t>
      </w:r>
    </w:p>
    <w:p w14:paraId="7826A022" w14:textId="6E2A7A86" w:rsidR="00B8329D" w:rsidRPr="0062074F" w:rsidRDefault="003F1FEF" w:rsidP="00520800">
      <w:pPr>
        <w:spacing w:after="120" w:line="240" w:lineRule="auto"/>
      </w:pPr>
      <w:r w:rsidRPr="0062074F">
        <w:t>If the selected time is later than the last timestamp</w:t>
      </w:r>
      <w:r w:rsidR="000560A4" w:rsidRPr="0062074F">
        <w:t xml:space="preserve"> or after </w:t>
      </w:r>
      <w:proofErr w:type="spellStart"/>
      <w:r w:rsidR="000560A4" w:rsidRPr="0062074F">
        <w:rPr>
          <w:i/>
          <w:iCs/>
        </w:rPr>
        <w:t>endDateTime</w:t>
      </w:r>
      <w:proofErr w:type="spellEnd"/>
      <w:r w:rsidRPr="0062074F">
        <w:t xml:space="preserve">, then </w:t>
      </w:r>
      <w:r w:rsidR="000560A4" w:rsidRPr="0062074F">
        <w:t>data</w:t>
      </w:r>
      <w:r w:rsidRPr="0062074F">
        <w:t xml:space="preserve"> values at that time </w:t>
      </w:r>
      <w:r w:rsidR="0036349A" w:rsidRPr="0062074F">
        <w:t xml:space="preserve">must be </w:t>
      </w:r>
      <w:r w:rsidRPr="0062074F">
        <w:t xml:space="preserve">displayed only if the absolute time difference between the display time and the data timestamp is less than a discrimination interval (for example the value of the variable </w:t>
      </w:r>
      <w:proofErr w:type="spellStart"/>
      <w:r w:rsidRPr="0062074F">
        <w:rPr>
          <w:i/>
          <w:iCs/>
        </w:rPr>
        <w:t>timeRecordInterval</w:t>
      </w:r>
      <w:proofErr w:type="spellEnd"/>
      <w:r w:rsidRPr="0062074F">
        <w:t>).</w:t>
      </w:r>
      <w:r w:rsidR="00B8329D" w:rsidRPr="001C1CAB">
        <w:rPr>
          <w:i/>
          <w:iCs/>
        </w:rPr>
        <w:t xml:space="preserve"> </w:t>
      </w:r>
      <w:r w:rsidR="00B8329D" w:rsidRPr="001C1CAB">
        <w:t>If the selected display time is outside the interval [</w:t>
      </w:r>
      <w:r w:rsidR="005B42ED" w:rsidRPr="001C1CAB">
        <w:t>(</w:t>
      </w:r>
      <w:proofErr w:type="spellStart"/>
      <w:r w:rsidR="00B8329D" w:rsidRPr="00520800">
        <w:rPr>
          <w:i/>
          <w:iCs/>
        </w:rPr>
        <w:t>startDateTime</w:t>
      </w:r>
      <w:proofErr w:type="spellEnd"/>
      <w:r w:rsidR="00B8329D" w:rsidRPr="001C1CAB">
        <w:t xml:space="preserve"> </w:t>
      </w:r>
      <w:r w:rsidR="005B42ED" w:rsidRPr="001C1CAB">
        <w:t>–</w:t>
      </w:r>
      <w:r w:rsidR="00B8329D" w:rsidRPr="001C1CAB">
        <w:t xml:space="preserve"> </w:t>
      </w:r>
      <w:proofErr w:type="spellStart"/>
      <w:r w:rsidR="00B8329D" w:rsidRPr="001C1CAB">
        <w:t>discriminationInterval</w:t>
      </w:r>
      <w:proofErr w:type="spellEnd"/>
      <w:r w:rsidR="005B42ED" w:rsidRPr="001C1CAB">
        <w:t>)</w:t>
      </w:r>
      <w:r w:rsidR="00B8329D" w:rsidRPr="001C1CAB">
        <w:t xml:space="preserve">, </w:t>
      </w:r>
      <w:r w:rsidR="005B42ED" w:rsidRPr="001C1CAB">
        <w:t>(</w:t>
      </w:r>
      <w:proofErr w:type="spellStart"/>
      <w:r w:rsidR="00B8329D" w:rsidRPr="00520800">
        <w:rPr>
          <w:i/>
          <w:iCs/>
        </w:rPr>
        <w:t>endDateTime</w:t>
      </w:r>
      <w:r w:rsidR="00B8329D" w:rsidRPr="001C1CAB">
        <w:t>+discriminationInterval</w:t>
      </w:r>
      <w:proofErr w:type="spellEnd"/>
      <w:r w:rsidR="005B42ED" w:rsidRPr="001C1CAB">
        <w:t>)</w:t>
      </w:r>
      <w:r w:rsidR="00B8329D" w:rsidRPr="001C1CAB">
        <w:t>] then the data must not be displayed</w:t>
      </w:r>
      <w:r w:rsidR="007435CC">
        <w:t>.</w:t>
      </w:r>
    </w:p>
    <w:p w14:paraId="05BFCA78" w14:textId="01D6E80C" w:rsidR="00013C7E" w:rsidRPr="001C1CAB" w:rsidRDefault="00B935EC" w:rsidP="00203BD0">
      <w:pPr>
        <w:spacing w:after="120" w:line="240" w:lineRule="auto"/>
        <w:jc w:val="both"/>
        <w:rPr>
          <w:strike/>
        </w:rPr>
      </w:pPr>
      <w:r w:rsidRPr="0062074F">
        <w:t>Some data</w:t>
      </w:r>
      <w:r w:rsidR="008D4877" w:rsidRPr="0062074F">
        <w:t xml:space="preserve"> change rapidly, so more-or-less continual revision or updating of </w:t>
      </w:r>
      <w:r w:rsidRPr="0062074F">
        <w:t>such</w:t>
      </w:r>
      <w:r w:rsidR="008D4877" w:rsidRPr="0062074F">
        <w:t xml:space="preserve"> data is essential. For real-time observations, new values are periodically collected (</w:t>
      </w:r>
      <w:r w:rsidR="00203BD0" w:rsidRPr="0062074F">
        <w:t>for example</w:t>
      </w:r>
      <w:r w:rsidR="00B8206E" w:rsidRPr="0062074F">
        <w:t xml:space="preserve">, </w:t>
      </w:r>
      <w:r w:rsidR="008D4877" w:rsidRPr="0062074F">
        <w:t>on the order of once every 5 minutes).</w:t>
      </w:r>
      <w:r w:rsidR="00E85AE1" w:rsidRPr="0062074F">
        <w:t xml:space="preserve"> </w:t>
      </w:r>
      <w:r w:rsidR="008D4877" w:rsidRPr="0062074F">
        <w:t xml:space="preserve">For a forecast, the entire field </w:t>
      </w:r>
      <w:r w:rsidR="00B8206E" w:rsidRPr="0062074F">
        <w:t>may be</w:t>
      </w:r>
      <w:r w:rsidR="008D4877" w:rsidRPr="0062074F">
        <w:t xml:space="preserve"> created one or more times per day.</w:t>
      </w:r>
      <w:r w:rsidR="00E85AE1" w:rsidRPr="0062074F">
        <w:rPr>
          <w:strike/>
        </w:rPr>
        <w:t xml:space="preserve"> </w:t>
      </w:r>
      <w:r w:rsidR="00B8206E" w:rsidRPr="0062074F">
        <w:t>Other data, such as t</w:t>
      </w:r>
      <w:r w:rsidR="008D4877" w:rsidRPr="0062074F">
        <w:t>idal atlas or harmonic constant data are updated much less often, typically on an annual basis.</w:t>
      </w:r>
    </w:p>
    <w:p w14:paraId="70BEC009" w14:textId="77413F87" w:rsidR="00E00824" w:rsidRPr="0062074F" w:rsidRDefault="00FD648E" w:rsidP="00D42BC9">
      <w:pPr>
        <w:pStyle w:val="Heading1"/>
      </w:pPr>
      <w:bookmarkStart w:id="573" w:name="_Toc175130314"/>
      <w:bookmarkStart w:id="574" w:name="_Toc178784472"/>
      <w:bookmarkStart w:id="575" w:name="_Toc175130315"/>
      <w:bookmarkStart w:id="576" w:name="_Toc178784473"/>
      <w:bookmarkStart w:id="577" w:name="_Toc175130316"/>
      <w:bookmarkStart w:id="578" w:name="_Toc178784474"/>
      <w:bookmarkStart w:id="579" w:name="_Toc175130317"/>
      <w:bookmarkStart w:id="580" w:name="_Toc178784475"/>
      <w:bookmarkStart w:id="581" w:name="_Toc175130318"/>
      <w:bookmarkStart w:id="582" w:name="_Toc178784476"/>
      <w:bookmarkStart w:id="583" w:name="_Toc226035088"/>
      <w:bookmarkEnd w:id="573"/>
      <w:bookmarkEnd w:id="574"/>
      <w:bookmarkEnd w:id="575"/>
      <w:bookmarkEnd w:id="576"/>
      <w:bookmarkEnd w:id="577"/>
      <w:bookmarkEnd w:id="578"/>
      <w:bookmarkEnd w:id="579"/>
      <w:bookmarkEnd w:id="580"/>
      <w:bookmarkEnd w:id="581"/>
      <w:bookmarkEnd w:id="582"/>
      <w:r w:rsidRPr="0062074F">
        <w:t>Colours</w:t>
      </w:r>
      <w:bookmarkStart w:id="584" w:name="_Ref47571511"/>
      <w:bookmarkStart w:id="585" w:name="_Ref47571525"/>
      <w:bookmarkStart w:id="586" w:name="_Ref47571532"/>
      <w:bookmarkEnd w:id="583"/>
    </w:p>
    <w:p w14:paraId="22B74343" w14:textId="19FA06AD" w:rsidR="00046CD2" w:rsidRPr="0062074F" w:rsidRDefault="004B6C6C" w:rsidP="00DB7CFE">
      <w:pPr>
        <w:pStyle w:val="Heading2"/>
      </w:pPr>
      <w:bookmarkStart w:id="587" w:name="_Toc226035089"/>
      <w:r w:rsidRPr="0062074F">
        <w:t>C</w:t>
      </w:r>
      <w:r w:rsidR="00046CD2" w:rsidRPr="0062074F">
        <w:t xml:space="preserve">olour </w:t>
      </w:r>
      <w:r w:rsidR="00F31F5D" w:rsidRPr="0062074F">
        <w:t>palettes</w:t>
      </w:r>
      <w:bookmarkEnd w:id="584"/>
      <w:bookmarkEnd w:id="585"/>
      <w:bookmarkEnd w:id="586"/>
      <w:r w:rsidRPr="0062074F">
        <w:t xml:space="preserve"> implemented by the portrayal catalogue</w:t>
      </w:r>
      <w:bookmarkEnd w:id="587"/>
      <w:r w:rsidR="00501A8C" w:rsidRPr="0062074F">
        <w:t xml:space="preserve"> </w:t>
      </w:r>
    </w:p>
    <w:p w14:paraId="6B9C1497" w14:textId="1B5E8D17" w:rsidR="00046CD2" w:rsidRPr="0062074F" w:rsidRDefault="00046CD2" w:rsidP="00E00824">
      <w:pPr>
        <w:spacing w:after="60" w:line="240" w:lineRule="auto"/>
        <w:jc w:val="both"/>
      </w:pPr>
      <w:r w:rsidRPr="0062074F">
        <w:t xml:space="preserve">There are three colour </w:t>
      </w:r>
      <w:r w:rsidR="00F31F5D" w:rsidRPr="0062074F">
        <w:t>palettes</w:t>
      </w:r>
      <w:r w:rsidRPr="0062074F">
        <w:t xml:space="preserve">, all of which should be made available to the </w:t>
      </w:r>
      <w:r w:rsidR="00E00824" w:rsidRPr="0062074F">
        <w:t>M</w:t>
      </w:r>
      <w:r w:rsidRPr="0062074F">
        <w:t xml:space="preserve">ariner. They are specified as part of the </w:t>
      </w:r>
      <w:r w:rsidR="0012211B" w:rsidRPr="0062074F">
        <w:t xml:space="preserve">colour profile file(s) in the </w:t>
      </w:r>
      <w:r w:rsidR="00E00824" w:rsidRPr="0062074F">
        <w:t>P</w:t>
      </w:r>
      <w:r w:rsidRPr="0062074F">
        <w:t xml:space="preserve">ortrayal </w:t>
      </w:r>
      <w:r w:rsidR="00E00824" w:rsidRPr="0062074F">
        <w:t>C</w:t>
      </w:r>
      <w:r w:rsidRPr="0062074F">
        <w:t>atal</w:t>
      </w:r>
      <w:r w:rsidR="006C5F51" w:rsidRPr="0062074F">
        <w:t>o</w:t>
      </w:r>
      <w:r w:rsidRPr="0062074F">
        <w:t>gue</w:t>
      </w:r>
      <w:r w:rsidR="006C5F51" w:rsidRPr="0062074F">
        <w:t>s</w:t>
      </w:r>
      <w:r w:rsidRPr="0062074F">
        <w:t xml:space="preserve">. They are as follows: </w:t>
      </w:r>
    </w:p>
    <w:p w14:paraId="5DCEC7FC" w14:textId="6AFA0A07" w:rsidR="00046CD2" w:rsidRPr="0062074F" w:rsidRDefault="00046CD2" w:rsidP="00E00824">
      <w:pPr>
        <w:spacing w:after="60" w:line="240" w:lineRule="auto"/>
        <w:ind w:left="2160" w:hanging="1440"/>
        <w:jc w:val="both"/>
      </w:pPr>
      <w:r w:rsidRPr="0062074F">
        <w:t>DAY</w:t>
      </w:r>
      <w:r w:rsidRPr="0062074F">
        <w:tab/>
        <w:t xml:space="preserve">The "Day" </w:t>
      </w:r>
      <w:r w:rsidR="006C5F51" w:rsidRPr="0062074F">
        <w:t>palette</w:t>
      </w:r>
      <w:r w:rsidRPr="0062074F">
        <w:t xml:space="preserve"> uses a white background as a result of a comparative test outdoors in bright sunlight which showed that a display background of maximum luminance gives the best contrast achievable under near-washout conditions. This conclusion has been confirmed by subsequent sea experience.</w:t>
      </w:r>
    </w:p>
    <w:p w14:paraId="60DAF45F" w14:textId="7D5FBCFE" w:rsidR="00046CD2" w:rsidRPr="0062074F" w:rsidRDefault="00046CD2" w:rsidP="00E00824">
      <w:pPr>
        <w:spacing w:after="60" w:line="240" w:lineRule="auto"/>
        <w:ind w:left="2160" w:hanging="1440"/>
        <w:jc w:val="both"/>
      </w:pPr>
      <w:r w:rsidRPr="0062074F">
        <w:t xml:space="preserve">DUSK </w:t>
      </w:r>
      <w:r w:rsidRPr="0062074F">
        <w:tab/>
        <w:t xml:space="preserve">The "Dusk" colour </w:t>
      </w:r>
      <w:r w:rsidR="006C5F51" w:rsidRPr="0062074F">
        <w:t>palette</w:t>
      </w:r>
      <w:r w:rsidRPr="0062074F">
        <w:t xml:space="preserve"> </w:t>
      </w:r>
      <w:r w:rsidR="006C5F51" w:rsidRPr="0062074F">
        <w:t>is based on using</w:t>
      </w:r>
      <w:r w:rsidRPr="0062074F">
        <w:t xml:space="preserve"> a black background</w:t>
      </w:r>
      <w:r w:rsidR="006C5F51" w:rsidRPr="0062074F">
        <w:t>; this palette</w:t>
      </w:r>
      <w:r w:rsidRPr="0062074F">
        <w:t xml:space="preserve"> may also be used by day as a </w:t>
      </w:r>
      <w:r w:rsidR="008A5A9E" w:rsidRPr="0062074F">
        <w:t>M</w:t>
      </w:r>
      <w:r w:rsidRPr="0062074F">
        <w:t>ariner's option.</w:t>
      </w:r>
    </w:p>
    <w:p w14:paraId="33D9A989" w14:textId="27DED7D7" w:rsidR="008A5A9E" w:rsidRPr="0062074F" w:rsidRDefault="00046CD2" w:rsidP="00B812CA">
      <w:pPr>
        <w:spacing w:after="120" w:line="240" w:lineRule="auto"/>
        <w:ind w:left="2160" w:hanging="1440"/>
        <w:jc w:val="both"/>
      </w:pPr>
      <w:r w:rsidRPr="0062074F">
        <w:t xml:space="preserve">NIGHT </w:t>
      </w:r>
      <w:r w:rsidRPr="0062074F">
        <w:tab/>
      </w:r>
      <w:r w:rsidR="00BD1000" w:rsidRPr="0062074F">
        <w:t xml:space="preserve">The “Night” colour palette is intended for nighttime use. </w:t>
      </w:r>
      <w:r w:rsidRPr="0062074F">
        <w:t xml:space="preserve">At night the light emitted by the display must be strictly limited to avoid impairing night vision. In case the luminance needs to be further reduced, the "Night" colour </w:t>
      </w:r>
      <w:r w:rsidR="00BD1000" w:rsidRPr="0062074F">
        <w:t>palette</w:t>
      </w:r>
      <w:r w:rsidRPr="0062074F">
        <w:t xml:space="preserve"> may be augmented by a luminance-reducing neutral density filter which should have 8 times attenuation, designated (logarithmically) "0.9 ND". (This is a manufacturer's option</w:t>
      </w:r>
      <w:r w:rsidR="00F31F5D" w:rsidRPr="0062074F">
        <w:t>.</w:t>
      </w:r>
      <w:r w:rsidRPr="0062074F">
        <w:t>)</w:t>
      </w:r>
    </w:p>
    <w:p w14:paraId="28FB84AB" w14:textId="77777777" w:rsidR="00131A59" w:rsidRPr="0062074F" w:rsidRDefault="00131A59" w:rsidP="00997923">
      <w:pPr>
        <w:spacing w:after="120" w:line="240" w:lineRule="auto"/>
        <w:jc w:val="both"/>
      </w:pPr>
      <w:bookmarkStart w:id="588" w:name="_Toc38829558"/>
      <w:bookmarkStart w:id="589" w:name="_Toc38830061"/>
      <w:bookmarkStart w:id="590" w:name="_Toc38936224"/>
      <w:bookmarkEnd w:id="588"/>
      <w:bookmarkEnd w:id="589"/>
      <w:bookmarkEnd w:id="590"/>
    </w:p>
    <w:p w14:paraId="583774C1" w14:textId="5D48EB7A" w:rsidR="000A5F45" w:rsidRPr="0062074F" w:rsidRDefault="00843133" w:rsidP="00BE68E8">
      <w:pPr>
        <w:pStyle w:val="Heading1"/>
      </w:pPr>
      <w:bookmarkStart w:id="591" w:name="_Toc38829561"/>
      <w:bookmarkStart w:id="592" w:name="_Toc38830064"/>
      <w:bookmarkStart w:id="593" w:name="_Toc38936227"/>
      <w:bookmarkStart w:id="594" w:name="_Toc40990418"/>
      <w:bookmarkStart w:id="595" w:name="_Toc41235029"/>
      <w:bookmarkStart w:id="596" w:name="_Toc41235073"/>
      <w:bookmarkStart w:id="597" w:name="_Toc42694845"/>
      <w:bookmarkStart w:id="598" w:name="_Toc42708806"/>
      <w:bookmarkStart w:id="599" w:name="_Toc38829562"/>
      <w:bookmarkStart w:id="600" w:name="_Toc38830065"/>
      <w:bookmarkStart w:id="601" w:name="_Toc38936228"/>
      <w:bookmarkStart w:id="602" w:name="_Toc40990419"/>
      <w:bookmarkStart w:id="603" w:name="_Toc41235030"/>
      <w:bookmarkStart w:id="604" w:name="_Toc41235074"/>
      <w:bookmarkStart w:id="605" w:name="_Toc42694846"/>
      <w:bookmarkStart w:id="606" w:name="_Toc42708807"/>
      <w:bookmarkStart w:id="607" w:name="_Toc38829563"/>
      <w:bookmarkStart w:id="608" w:name="_Toc38830066"/>
      <w:bookmarkStart w:id="609" w:name="_Toc38936229"/>
      <w:bookmarkStart w:id="610" w:name="_Toc40990420"/>
      <w:bookmarkStart w:id="611" w:name="_Toc41235031"/>
      <w:bookmarkStart w:id="612" w:name="_Toc41235075"/>
      <w:bookmarkStart w:id="613" w:name="_Toc42694847"/>
      <w:bookmarkStart w:id="614" w:name="_Toc42708808"/>
      <w:bookmarkStart w:id="615" w:name="_Toc38829564"/>
      <w:bookmarkStart w:id="616" w:name="_Toc38830067"/>
      <w:bookmarkStart w:id="617" w:name="_Toc38936230"/>
      <w:bookmarkStart w:id="618" w:name="_Toc40990421"/>
      <w:bookmarkStart w:id="619" w:name="_Toc41235032"/>
      <w:bookmarkStart w:id="620" w:name="_Toc41235076"/>
      <w:bookmarkStart w:id="621" w:name="_Toc42694848"/>
      <w:bookmarkStart w:id="622" w:name="_Toc42708809"/>
      <w:bookmarkStart w:id="623" w:name="_Toc38829565"/>
      <w:bookmarkStart w:id="624" w:name="_Toc38830068"/>
      <w:bookmarkStart w:id="625" w:name="_Toc38936231"/>
      <w:bookmarkStart w:id="626" w:name="_Toc40990422"/>
      <w:bookmarkStart w:id="627" w:name="_Toc41235033"/>
      <w:bookmarkStart w:id="628" w:name="_Toc41235077"/>
      <w:bookmarkStart w:id="629" w:name="_Toc42694849"/>
      <w:bookmarkStart w:id="630" w:name="_Toc42708810"/>
      <w:bookmarkStart w:id="631" w:name="_Ref47470424"/>
      <w:bookmarkStart w:id="632" w:name="_Toc2260350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r w:rsidRPr="0062074F">
        <w:lastRenderedPageBreak/>
        <w:t>Cursor Pick Reports and Displays in Interface Panels</w:t>
      </w:r>
      <w:bookmarkEnd w:id="631"/>
      <w:bookmarkEnd w:id="632"/>
    </w:p>
    <w:p w14:paraId="63416A9A" w14:textId="4671634D" w:rsidR="00677FCC" w:rsidRPr="0062074F" w:rsidRDefault="00EF5BF4" w:rsidP="00997923">
      <w:pPr>
        <w:spacing w:after="120" w:line="240" w:lineRule="auto"/>
        <w:jc w:val="both"/>
      </w:pPr>
      <w:r w:rsidRPr="0062074F">
        <w:t xml:space="preserve">ECDIS must be capable of performing spatial queries on ENC and other </w:t>
      </w:r>
      <w:r w:rsidR="0014576E" w:rsidRPr="0062074F">
        <w:t xml:space="preserve">S-100 </w:t>
      </w:r>
      <w:r w:rsidRPr="0062074F">
        <w:t>data</w:t>
      </w:r>
      <w:r w:rsidR="00073E85" w:rsidRPr="0062074F">
        <w:t xml:space="preserve">. </w:t>
      </w:r>
      <w:r w:rsidRPr="0062074F">
        <w:t xml:space="preserve">Spatial query is understood as </w:t>
      </w:r>
      <w:r w:rsidR="004B6C6C" w:rsidRPr="0062074F">
        <w:t>the ability</w:t>
      </w:r>
      <w:r w:rsidRPr="0062074F">
        <w:t xml:space="preserve"> to inspect graphical position and numerical value of spatial coordinates asso</w:t>
      </w:r>
      <w:r w:rsidR="00997923" w:rsidRPr="0062074F">
        <w:t xml:space="preserve">ciated with a feature. </w:t>
      </w:r>
    </w:p>
    <w:p w14:paraId="3CAF5146" w14:textId="517E8D86" w:rsidR="00507556" w:rsidRPr="0062074F" w:rsidRDefault="00EF5BF4" w:rsidP="00997923">
      <w:pPr>
        <w:spacing w:after="120" w:line="240" w:lineRule="auto"/>
        <w:jc w:val="both"/>
      </w:pPr>
      <w:r w:rsidRPr="0062074F">
        <w:t xml:space="preserve">Spatial query </w:t>
      </w:r>
      <w:r w:rsidR="00677FCC" w:rsidRPr="0062074F">
        <w:t>must</w:t>
      </w:r>
      <w:r w:rsidR="002F1059" w:rsidRPr="0062074F">
        <w:t xml:space="preserve"> </w:t>
      </w:r>
      <w:r w:rsidRPr="0062074F">
        <w:t>be available by means of cursor pick</w:t>
      </w:r>
      <w:r w:rsidR="00073E85" w:rsidRPr="0062074F">
        <w:t>.</w:t>
      </w:r>
    </w:p>
    <w:p w14:paraId="0DA21912" w14:textId="173AA460" w:rsidR="00843133" w:rsidRPr="0062074F" w:rsidRDefault="00843133" w:rsidP="00DB7CFE">
      <w:pPr>
        <w:pStyle w:val="Heading2"/>
      </w:pPr>
      <w:bookmarkStart w:id="633" w:name="_Ref225514837"/>
      <w:bookmarkStart w:id="634" w:name="_Toc226035091"/>
      <w:r w:rsidRPr="0062074F">
        <w:t>Curso</w:t>
      </w:r>
      <w:r w:rsidR="00AB7E34" w:rsidRPr="0062074F">
        <w:t>r pick r</w:t>
      </w:r>
      <w:r w:rsidRPr="0062074F">
        <w:t>ules</w:t>
      </w:r>
      <w:bookmarkEnd w:id="633"/>
      <w:bookmarkEnd w:id="634"/>
    </w:p>
    <w:p w14:paraId="3575442C" w14:textId="1F4FE7F3" w:rsidR="007C15E6" w:rsidRPr="0062074F" w:rsidRDefault="00CD538D" w:rsidP="00507556">
      <w:pPr>
        <w:spacing w:after="60" w:line="240" w:lineRule="auto"/>
        <w:jc w:val="both"/>
      </w:pPr>
      <w:r w:rsidRPr="0062074F">
        <w:t>The</w:t>
      </w:r>
      <w:r w:rsidR="007C15E6" w:rsidRPr="0062074F">
        <w:t xml:space="preserve"> rules </w:t>
      </w:r>
      <w:r w:rsidRPr="0062074F">
        <w:t>below</w:t>
      </w:r>
      <w:r w:rsidR="007C15E6" w:rsidRPr="0062074F">
        <w:t xml:space="preserve"> must be applied to all ECDIS cursor </w:t>
      </w:r>
      <w:r w:rsidR="00507556" w:rsidRPr="0062074F">
        <w:t>P</w:t>
      </w:r>
      <w:r w:rsidR="007C15E6" w:rsidRPr="0062074F">
        <w:t xml:space="preserve">ick </w:t>
      </w:r>
      <w:r w:rsidR="00507556" w:rsidRPr="0062074F">
        <w:t>R</w:t>
      </w:r>
      <w:r w:rsidR="007C15E6" w:rsidRPr="0062074F">
        <w:t>eports.</w:t>
      </w:r>
    </w:p>
    <w:p w14:paraId="1CAD7CCD" w14:textId="3F2091CD" w:rsidR="007C15E6" w:rsidRPr="0062074F" w:rsidRDefault="007C15E6">
      <w:pPr>
        <w:pStyle w:val="ListParagraph"/>
        <w:numPr>
          <w:ilvl w:val="0"/>
          <w:numId w:val="20"/>
        </w:numPr>
        <w:spacing w:after="60" w:line="240" w:lineRule="auto"/>
        <w:jc w:val="both"/>
      </w:pPr>
      <w:r w:rsidRPr="0062074F">
        <w:t xml:space="preserve">Full feature and </w:t>
      </w:r>
      <w:r w:rsidR="00553CD1" w:rsidRPr="0062074F">
        <w:t>a</w:t>
      </w:r>
      <w:r w:rsidRPr="0062074F">
        <w:t xml:space="preserve">ttribute names </w:t>
      </w:r>
      <w:r w:rsidR="0014576E" w:rsidRPr="0062074F">
        <w:t xml:space="preserve">must </w:t>
      </w:r>
      <w:r w:rsidRPr="0062074F">
        <w:t>be displayed</w:t>
      </w:r>
      <w:r w:rsidR="00CD538D" w:rsidRPr="0062074F">
        <w:t>.</w:t>
      </w:r>
      <w:r w:rsidR="00E03B21" w:rsidRPr="0062074F">
        <w:t xml:space="preserve"> If a language pack is installed then the feature and attribute names </w:t>
      </w:r>
      <w:r w:rsidR="0014576E" w:rsidRPr="0062074F">
        <w:t>must</w:t>
      </w:r>
      <w:r w:rsidR="00E03B21" w:rsidRPr="0062074F">
        <w:t xml:space="preserve"> use the translated names contained in the language pack according to user preference</w:t>
      </w:r>
      <w:r w:rsidR="00453DD3" w:rsidRPr="0062074F">
        <w:t xml:space="preserve"> – user language preferences are described in clause</w:t>
      </w:r>
      <w:r w:rsidR="00F12027" w:rsidRPr="0062074F">
        <w:t xml:space="preserve"> </w:t>
      </w:r>
      <w:r w:rsidR="00F12027" w:rsidRPr="0062074F">
        <w:fldChar w:fldCharType="begin"/>
      </w:r>
      <w:r w:rsidR="00F12027" w:rsidRPr="0062074F">
        <w:instrText xml:space="preserve"> REF _Ref189057755 \r \h </w:instrText>
      </w:r>
      <w:r w:rsidR="00AA57CD" w:rsidRPr="0062074F">
        <w:instrText xml:space="preserve"> \* MERGEFORMAT </w:instrText>
      </w:r>
      <w:r w:rsidR="00F12027" w:rsidRPr="0062074F">
        <w:fldChar w:fldCharType="separate"/>
      </w:r>
      <w:r w:rsidR="00F12027" w:rsidRPr="0062074F">
        <w:t>10.3</w:t>
      </w:r>
      <w:r w:rsidR="00F12027" w:rsidRPr="0062074F">
        <w:fldChar w:fldCharType="end"/>
      </w:r>
      <w:r w:rsidR="00E03B21" w:rsidRPr="0062074F">
        <w:t>.</w:t>
      </w:r>
    </w:p>
    <w:p w14:paraId="469980CA" w14:textId="6E1A888A" w:rsidR="007C15E6" w:rsidRPr="0062074F" w:rsidRDefault="00CD538D">
      <w:pPr>
        <w:pStyle w:val="ListParagraph"/>
        <w:numPr>
          <w:ilvl w:val="0"/>
          <w:numId w:val="20"/>
        </w:numPr>
        <w:spacing w:after="60" w:line="240" w:lineRule="auto"/>
        <w:jc w:val="both"/>
      </w:pPr>
      <w:r w:rsidRPr="0062074F">
        <w:t>Listed</w:t>
      </w:r>
      <w:r w:rsidR="007C15E6" w:rsidRPr="0062074F">
        <w:t xml:space="preserve"> value names </w:t>
      </w:r>
      <w:r w:rsidR="0014576E" w:rsidRPr="0062074F">
        <w:t xml:space="preserve">must </w:t>
      </w:r>
      <w:r w:rsidR="007C15E6" w:rsidRPr="0062074F">
        <w:t>be displayed</w:t>
      </w:r>
      <w:r w:rsidR="0014576E" w:rsidRPr="0062074F">
        <w:t xml:space="preserve"> instead of the numerical code</w:t>
      </w:r>
      <w:r w:rsidRPr="0062074F">
        <w:t>.</w:t>
      </w:r>
    </w:p>
    <w:p w14:paraId="09EEA7B1" w14:textId="7422388C" w:rsidR="007C15E6" w:rsidRPr="0062074F" w:rsidRDefault="007C15E6">
      <w:pPr>
        <w:pStyle w:val="ListParagraph"/>
        <w:numPr>
          <w:ilvl w:val="0"/>
          <w:numId w:val="20"/>
        </w:numPr>
        <w:spacing w:after="60" w:line="240" w:lineRule="auto"/>
        <w:jc w:val="both"/>
      </w:pPr>
      <w:r w:rsidRPr="0062074F">
        <w:t xml:space="preserve">There </w:t>
      </w:r>
      <w:r w:rsidR="0014576E" w:rsidRPr="0062074F">
        <w:t xml:space="preserve">must </w:t>
      </w:r>
      <w:r w:rsidRPr="0062074F">
        <w:t xml:space="preserve">not be any padding of attribute values, for example, a height of 10 metres </w:t>
      </w:r>
      <w:r w:rsidR="0014576E" w:rsidRPr="0062074F">
        <w:t xml:space="preserve">must </w:t>
      </w:r>
      <w:r w:rsidRPr="0062074F">
        <w:t>not be padded to 10.000000 metres as this could potentially confuse or mislead the Mariner.</w:t>
      </w:r>
    </w:p>
    <w:p w14:paraId="23A3F0C4" w14:textId="2B591446" w:rsidR="007C15E6" w:rsidRPr="0062074F" w:rsidRDefault="007C15E6">
      <w:pPr>
        <w:pStyle w:val="ListParagraph"/>
        <w:numPr>
          <w:ilvl w:val="0"/>
          <w:numId w:val="20"/>
        </w:numPr>
        <w:spacing w:after="60" w:line="240" w:lineRule="auto"/>
        <w:jc w:val="both"/>
      </w:pPr>
      <w:r w:rsidRPr="0062074F">
        <w:t xml:space="preserve">Units of measure </w:t>
      </w:r>
      <w:r w:rsidR="0014576E" w:rsidRPr="0062074F">
        <w:t xml:space="preserve">must </w:t>
      </w:r>
      <w:r w:rsidRPr="0062074F">
        <w:t xml:space="preserve">be included after all attribute values </w:t>
      </w:r>
      <w:r w:rsidR="0014576E" w:rsidRPr="0062074F">
        <w:t>when available.</w:t>
      </w:r>
    </w:p>
    <w:p w14:paraId="63586345" w14:textId="20984A1B" w:rsidR="007C15E6" w:rsidRPr="0062074F" w:rsidRDefault="007C15E6">
      <w:pPr>
        <w:pStyle w:val="ListParagraph"/>
        <w:numPr>
          <w:ilvl w:val="0"/>
          <w:numId w:val="20"/>
        </w:numPr>
        <w:spacing w:after="60" w:line="240" w:lineRule="auto"/>
        <w:jc w:val="both"/>
      </w:pPr>
      <w:r w:rsidRPr="0062074F">
        <w:t xml:space="preserve">Cursor </w:t>
      </w:r>
      <w:r w:rsidR="0014576E" w:rsidRPr="0062074F">
        <w:t xml:space="preserve">pick report must </w:t>
      </w:r>
      <w:r w:rsidRPr="0062074F">
        <w:t>extend to include both information association</w:t>
      </w:r>
      <w:r w:rsidR="004B7EF4" w:rsidRPr="0062074F">
        <w:t xml:space="preserve">s and </w:t>
      </w:r>
      <w:r w:rsidRPr="0062074F">
        <w:t xml:space="preserve">feature associations, </w:t>
      </w:r>
      <w:r w:rsidR="004B7EF4" w:rsidRPr="0062074F">
        <w:t xml:space="preserve">including </w:t>
      </w:r>
      <w:r w:rsidRPr="0062074F">
        <w:t xml:space="preserve">aggregations and compositions, which may </w:t>
      </w:r>
      <w:r w:rsidR="009466E9" w:rsidRPr="0062074F">
        <w:t xml:space="preserve">link </w:t>
      </w:r>
      <w:r w:rsidR="00D60608" w:rsidRPr="0062074F">
        <w:t xml:space="preserve">to information types or features that </w:t>
      </w:r>
      <w:r w:rsidRPr="0062074F">
        <w:t>carry additional information such</w:t>
      </w:r>
      <w:r w:rsidR="004B7EF4" w:rsidRPr="0062074F">
        <w:t xml:space="preserve"> as</w:t>
      </w:r>
      <w:r w:rsidRPr="0062074F">
        <w:t xml:space="preserve"> a </w:t>
      </w:r>
      <w:proofErr w:type="spellStart"/>
      <w:r w:rsidRPr="0062074F">
        <w:rPr>
          <w:i/>
          <w:iCs/>
        </w:rPr>
        <w:t>featureName</w:t>
      </w:r>
      <w:proofErr w:type="spellEnd"/>
      <w:r w:rsidRPr="0062074F">
        <w:t xml:space="preserve">. </w:t>
      </w:r>
    </w:p>
    <w:p w14:paraId="20CA07A5" w14:textId="0D5FAA94" w:rsidR="00CD538D" w:rsidRPr="0062074F" w:rsidRDefault="007C15E6">
      <w:pPr>
        <w:pStyle w:val="ListParagraph"/>
        <w:numPr>
          <w:ilvl w:val="0"/>
          <w:numId w:val="20"/>
        </w:numPr>
        <w:spacing w:after="60" w:line="240" w:lineRule="auto"/>
        <w:jc w:val="both"/>
      </w:pPr>
      <w:r w:rsidRPr="0062074F">
        <w:t xml:space="preserve">Dates </w:t>
      </w:r>
      <w:r w:rsidR="00677FCC" w:rsidRPr="0062074F">
        <w:t xml:space="preserve">must </w:t>
      </w:r>
      <w:r w:rsidRPr="0062074F">
        <w:t>be given in the form “Day Month Year” DD-MMM-YYYY.</w:t>
      </w:r>
    </w:p>
    <w:p w14:paraId="7314C133" w14:textId="2A1FAF28" w:rsidR="007C15E6" w:rsidRPr="0062074F" w:rsidRDefault="00CD538D" w:rsidP="00507556">
      <w:pPr>
        <w:pStyle w:val="ListParagraph"/>
        <w:spacing w:after="60" w:line="240" w:lineRule="auto"/>
        <w:jc w:val="both"/>
      </w:pPr>
      <w:r w:rsidRPr="0062074F">
        <w:t xml:space="preserve">Month abbreviations </w:t>
      </w:r>
      <w:r w:rsidR="00677FCC" w:rsidRPr="0062074F">
        <w:t xml:space="preserve">must </w:t>
      </w:r>
      <w:r w:rsidRPr="0062074F">
        <w:t xml:space="preserve">be: </w:t>
      </w:r>
      <w:r w:rsidR="007C15E6" w:rsidRPr="0062074F">
        <w:t>JAN, FEB, MAR, APR, MAY, JUN, JUL, AUG, SEP, OCT, NOV,</w:t>
      </w:r>
      <w:r w:rsidR="00553CD1" w:rsidRPr="0062074F">
        <w:t xml:space="preserve"> </w:t>
      </w:r>
      <w:r w:rsidR="007C15E6" w:rsidRPr="0062074F">
        <w:t>DEC</w:t>
      </w:r>
      <w:r w:rsidR="00553CD1" w:rsidRPr="0062074F">
        <w:t>.</w:t>
      </w:r>
    </w:p>
    <w:p w14:paraId="064D2E3F" w14:textId="1483E963" w:rsidR="007C15E6" w:rsidRPr="0062074F" w:rsidRDefault="007C15E6">
      <w:pPr>
        <w:pStyle w:val="ListParagraph"/>
        <w:numPr>
          <w:ilvl w:val="0"/>
          <w:numId w:val="20"/>
        </w:numPr>
        <w:spacing w:after="60" w:line="240" w:lineRule="auto"/>
        <w:jc w:val="both"/>
      </w:pPr>
      <w:r w:rsidRPr="0062074F">
        <w:t xml:space="preserve">The </w:t>
      </w:r>
      <w:r w:rsidR="00507556" w:rsidRPr="0062074F">
        <w:t>P</w:t>
      </w:r>
      <w:r w:rsidRPr="0062074F">
        <w:t xml:space="preserve">ick </w:t>
      </w:r>
      <w:r w:rsidR="00507556" w:rsidRPr="0062074F">
        <w:t>R</w:t>
      </w:r>
      <w:r w:rsidRPr="0062074F">
        <w:t xml:space="preserve">eport </w:t>
      </w:r>
      <w:r w:rsidR="00677FCC" w:rsidRPr="0062074F">
        <w:t xml:space="preserve">must </w:t>
      </w:r>
      <w:r w:rsidRPr="0062074F">
        <w:t>return information about the visible features on the ECDIS display.</w:t>
      </w:r>
      <w:r w:rsidR="00CD538D" w:rsidRPr="0062074F">
        <w:t xml:space="preserve"> </w:t>
      </w:r>
      <w:r w:rsidRPr="0062074F">
        <w:t>If the viewing group is turned on all features</w:t>
      </w:r>
      <w:r w:rsidR="00677FCC" w:rsidRPr="0062074F">
        <w:t>,</w:t>
      </w:r>
      <w:r w:rsidRPr="0062074F">
        <w:t xml:space="preserve"> even </w:t>
      </w:r>
      <w:r w:rsidR="0007289C" w:rsidRPr="0062074F">
        <w:t>“</w:t>
      </w:r>
      <w:r w:rsidRPr="0062074F">
        <w:t>no symbol</w:t>
      </w:r>
      <w:r w:rsidR="0007289C" w:rsidRPr="0062074F">
        <w:t>”</w:t>
      </w:r>
      <w:r w:rsidRPr="0062074F">
        <w:t xml:space="preserve"> features</w:t>
      </w:r>
      <w:r w:rsidR="0007289C" w:rsidRPr="0062074F">
        <w:t xml:space="preserve"> </w:t>
      </w:r>
      <w:r w:rsidRPr="0062074F">
        <w:t>without visible presentation within that viewing group</w:t>
      </w:r>
      <w:r w:rsidR="00677FCC" w:rsidRPr="0062074F">
        <w:t>,</w:t>
      </w:r>
      <w:r w:rsidRPr="0062074F">
        <w:t xml:space="preserve"> </w:t>
      </w:r>
      <w:r w:rsidR="00677FCC" w:rsidRPr="0062074F">
        <w:t>must be provided in</w:t>
      </w:r>
      <w:r w:rsidRPr="0062074F">
        <w:t xml:space="preserve"> the cursor </w:t>
      </w:r>
      <w:r w:rsidR="00507556" w:rsidRPr="0062074F">
        <w:t>P</w:t>
      </w:r>
      <w:r w:rsidRPr="0062074F">
        <w:t xml:space="preserve">ick </w:t>
      </w:r>
      <w:r w:rsidR="00507556" w:rsidRPr="0062074F">
        <w:t>R</w:t>
      </w:r>
      <w:r w:rsidRPr="0062074F">
        <w:t>eport</w:t>
      </w:r>
      <w:r w:rsidR="00677FCC" w:rsidRPr="0062074F">
        <w:t>, i.e. only active drawing instructions must be included.</w:t>
      </w:r>
    </w:p>
    <w:p w14:paraId="4D67E97B" w14:textId="4358E0F0" w:rsidR="00B37DA9" w:rsidRPr="0062074F" w:rsidRDefault="00B37DA9">
      <w:pPr>
        <w:pStyle w:val="ListParagraph"/>
        <w:numPr>
          <w:ilvl w:val="0"/>
          <w:numId w:val="20"/>
        </w:numPr>
        <w:spacing w:after="120" w:line="240" w:lineRule="auto"/>
        <w:jc w:val="both"/>
      </w:pPr>
      <w:r w:rsidRPr="0062074F">
        <w:t>Pick Report must include the information associated with the spatial object limited to the area of the cursor pick. For example, information related to accuracy.</w:t>
      </w:r>
      <w:r w:rsidR="00507556" w:rsidRPr="0062074F">
        <w:t xml:space="preserve"> </w:t>
      </w:r>
    </w:p>
    <w:p w14:paraId="3351AFAD" w14:textId="58EC9737" w:rsidR="00B224C2" w:rsidRPr="0062074F" w:rsidRDefault="00B224C2">
      <w:pPr>
        <w:pStyle w:val="ListParagraph"/>
        <w:numPr>
          <w:ilvl w:val="0"/>
          <w:numId w:val="20"/>
        </w:numPr>
        <w:spacing w:after="120" w:line="240" w:lineRule="auto"/>
        <w:jc w:val="both"/>
      </w:pPr>
      <w:r w:rsidRPr="0062074F">
        <w:t xml:space="preserve">Complex or Simple Attributes with private </w:t>
      </w:r>
      <w:r w:rsidR="00EF3E08" w:rsidRPr="0062074F">
        <w:t xml:space="preserve">feature catalogue </w:t>
      </w:r>
      <w:r w:rsidRPr="0062074F">
        <w:t>visibility</w:t>
      </w:r>
      <w:r w:rsidR="00D42BC9" w:rsidRPr="0062074F">
        <w:t xml:space="preserve"> </w:t>
      </w:r>
      <w:r w:rsidRPr="0062074F">
        <w:t>must not be included.</w:t>
      </w:r>
      <w:r w:rsidR="00EF3E08" w:rsidRPr="0062074F">
        <w:t xml:space="preserve"> If visibility is not defined then it must be assumed to be public.</w:t>
      </w:r>
    </w:p>
    <w:p w14:paraId="338449D4" w14:textId="0C9FB7D9" w:rsidR="00101C16" w:rsidRPr="0062074F" w:rsidRDefault="00101C16">
      <w:pPr>
        <w:pStyle w:val="ListParagraph"/>
        <w:numPr>
          <w:ilvl w:val="0"/>
          <w:numId w:val="20"/>
        </w:numPr>
        <w:spacing w:after="120" w:line="240" w:lineRule="auto"/>
      </w:pPr>
      <w:r w:rsidRPr="0062074F">
        <w:t xml:space="preserve"> </w:t>
      </w:r>
      <w:r w:rsidR="00C71637" w:rsidRPr="0062074F">
        <w:t>In addition to information returned about visible features on the ECDIS display,</w:t>
      </w:r>
      <w:r w:rsidR="00011487" w:rsidRPr="0062074F">
        <w:t xml:space="preserve"> </w:t>
      </w:r>
      <w:r w:rsidR="00603B82" w:rsidRPr="0062074F">
        <w:t xml:space="preserve">any feature which has </w:t>
      </w:r>
      <w:proofErr w:type="spellStart"/>
      <w:r w:rsidR="00603B82" w:rsidRPr="00520800">
        <w:rPr>
          <w:i/>
          <w:iCs/>
        </w:rPr>
        <w:t>featureReference</w:t>
      </w:r>
      <w:r w:rsidR="00603B82" w:rsidRPr="00520800">
        <w:rPr>
          <w:b/>
          <w:bCs/>
          <w:i/>
          <w:iCs/>
        </w:rPr>
        <w:t>.</w:t>
      </w:r>
      <w:r w:rsidR="00603B82" w:rsidRPr="00520800">
        <w:rPr>
          <w:i/>
          <w:iCs/>
        </w:rPr>
        <w:t>interoperabilityIdentifier</w:t>
      </w:r>
      <w:proofErr w:type="spellEnd"/>
      <w:r w:rsidR="00603B82" w:rsidRPr="0062074F">
        <w:t xml:space="preserve"> attribute containing the </w:t>
      </w:r>
      <w:proofErr w:type="spellStart"/>
      <w:r w:rsidR="00603B82" w:rsidRPr="00520800">
        <w:rPr>
          <w:i/>
          <w:iCs/>
        </w:rPr>
        <w:t>interoperabilityIdentifier</w:t>
      </w:r>
      <w:proofErr w:type="spellEnd"/>
      <w:r w:rsidR="00603B82" w:rsidRPr="0062074F">
        <w:t xml:space="preserve"> of the picked feature must be presented together and merged.</w:t>
      </w:r>
    </w:p>
    <w:p w14:paraId="7010ABEB" w14:textId="7312389F" w:rsidR="00C0545F" w:rsidRPr="0062074F" w:rsidRDefault="00072E6E">
      <w:pPr>
        <w:pStyle w:val="ListParagraph"/>
        <w:numPr>
          <w:ilvl w:val="0"/>
          <w:numId w:val="20"/>
        </w:numPr>
        <w:spacing w:after="120" w:line="240" w:lineRule="auto"/>
        <w:jc w:val="both"/>
      </w:pPr>
      <w:r w:rsidRPr="0062074F">
        <w:t xml:space="preserve"> Descriptions of attributes and their values, available in the feature catalogue, must be shown on demand.</w:t>
      </w:r>
    </w:p>
    <w:p w14:paraId="6C02EA90" w14:textId="77777777" w:rsidR="00507556" w:rsidRPr="0062074F" w:rsidRDefault="00507556" w:rsidP="00507556">
      <w:pPr>
        <w:spacing w:after="120" w:line="240" w:lineRule="auto"/>
        <w:jc w:val="both"/>
      </w:pPr>
    </w:p>
    <w:p w14:paraId="11278E59" w14:textId="7DA4168E" w:rsidR="007C15E6" w:rsidRPr="0062074F" w:rsidRDefault="0087682E" w:rsidP="00530F27">
      <w:pPr>
        <w:pStyle w:val="Heading2"/>
      </w:pPr>
      <w:bookmarkStart w:id="635" w:name="_Toc178784481"/>
      <w:bookmarkStart w:id="636" w:name="_Toc178784482"/>
      <w:bookmarkStart w:id="637" w:name="_Toc178784483"/>
      <w:bookmarkStart w:id="638" w:name="_Toc226035092"/>
      <w:bookmarkEnd w:id="635"/>
      <w:bookmarkEnd w:id="636"/>
      <w:bookmarkEnd w:id="637"/>
      <w:r w:rsidRPr="0062074F">
        <w:t>Display of dataset support files</w:t>
      </w:r>
      <w:bookmarkEnd w:id="638"/>
    </w:p>
    <w:p w14:paraId="5A26BB6E" w14:textId="4E86C170" w:rsidR="0010683F" w:rsidRPr="0062074F" w:rsidRDefault="0010683F" w:rsidP="0010683F">
      <w:pPr>
        <w:spacing w:after="120" w:line="240" w:lineRule="auto"/>
        <w:jc w:val="both"/>
      </w:pPr>
      <w:r w:rsidRPr="0062074F">
        <w:t>S-10</w:t>
      </w:r>
      <w:r w:rsidR="00072E6E" w:rsidRPr="0062074F">
        <w:t>0</w:t>
      </w:r>
      <w:r w:rsidRPr="0062074F">
        <w:t xml:space="preserve"> datasets encode </w:t>
      </w:r>
      <w:r w:rsidR="006141C0" w:rsidRPr="0062074F">
        <w:t xml:space="preserve">textual or </w:t>
      </w:r>
      <w:r w:rsidRPr="0062074F">
        <w:t xml:space="preserve">graphical information such as diagrams and photographs in </w:t>
      </w:r>
      <w:r w:rsidR="00072E6E" w:rsidRPr="0062074F">
        <w:t xml:space="preserve">dataset </w:t>
      </w:r>
      <w:r w:rsidRPr="0062074F">
        <w:t xml:space="preserve">support files using one of the S-100 </w:t>
      </w:r>
      <w:r w:rsidR="006141C0" w:rsidRPr="0062074F">
        <w:t>dataset support file</w:t>
      </w:r>
      <w:r w:rsidRPr="0062074F">
        <w:t xml:space="preserve"> formats.</w:t>
      </w:r>
    </w:p>
    <w:p w14:paraId="30EB3227" w14:textId="665CA4B2" w:rsidR="00073E85" w:rsidRPr="0062074F" w:rsidRDefault="006141C0" w:rsidP="00213CC6">
      <w:pPr>
        <w:spacing w:after="120" w:line="240" w:lineRule="auto"/>
        <w:jc w:val="both"/>
      </w:pPr>
      <w:r w:rsidRPr="0062074F">
        <w:t>The pick report</w:t>
      </w:r>
      <w:r w:rsidR="0010683F" w:rsidRPr="0062074F">
        <w:t xml:space="preserve"> must enable </w:t>
      </w:r>
      <w:r w:rsidRPr="0062074F">
        <w:t xml:space="preserve">text and graphical information </w:t>
      </w:r>
      <w:r w:rsidR="0010683F" w:rsidRPr="0062074F">
        <w:t>to be displayed without affecting the night vision of the user. The luminance of the displayed i</w:t>
      </w:r>
      <w:r w:rsidRPr="0062074F">
        <w:t>nformation</w:t>
      </w:r>
      <w:r w:rsidR="0010683F" w:rsidRPr="0062074F">
        <w:t xml:space="preserve"> must be in the same band as the current palette in use at the time </w:t>
      </w:r>
      <w:r w:rsidRPr="0062074F">
        <w:t>it</w:t>
      </w:r>
      <w:r w:rsidR="0010683F" w:rsidRPr="0062074F">
        <w:t xml:space="preserve"> is displayed.</w:t>
      </w:r>
    </w:p>
    <w:p w14:paraId="16C2CE9D" w14:textId="1B023E4C" w:rsidR="00427676" w:rsidRPr="0062074F" w:rsidRDefault="00EF3E08" w:rsidP="00DB7CFE">
      <w:pPr>
        <w:pStyle w:val="Heading2"/>
      </w:pPr>
      <w:bookmarkStart w:id="639" w:name="_Toc226035093"/>
      <w:r w:rsidRPr="0062074F">
        <w:t>Pick report organisation</w:t>
      </w:r>
      <w:r w:rsidR="00427676" w:rsidRPr="0062074F">
        <w:t>.</w:t>
      </w:r>
      <w:bookmarkEnd w:id="639"/>
    </w:p>
    <w:p w14:paraId="1CDFCB69" w14:textId="226E43C3" w:rsidR="007C15E6" w:rsidRPr="0062074F" w:rsidRDefault="007C15E6" w:rsidP="00E673D5">
      <w:pPr>
        <w:pStyle w:val="Heading3"/>
      </w:pPr>
      <w:bookmarkStart w:id="640" w:name="_Toc178784486"/>
      <w:bookmarkStart w:id="641" w:name="_Toc226035094"/>
      <w:bookmarkEnd w:id="640"/>
      <w:r w:rsidRPr="0062074F">
        <w:t xml:space="preserve">Sorting </w:t>
      </w:r>
      <w:r w:rsidR="009674CE" w:rsidRPr="0062074F">
        <w:t>o</w:t>
      </w:r>
      <w:r w:rsidR="00EE7A2C" w:rsidRPr="0062074F">
        <w:t>rder</w:t>
      </w:r>
      <w:r w:rsidR="009674CE" w:rsidRPr="0062074F">
        <w:t xml:space="preserve"> of results</w:t>
      </w:r>
      <w:bookmarkEnd w:id="641"/>
    </w:p>
    <w:p w14:paraId="537AF173" w14:textId="5D2E1718"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w:t>
      </w:r>
      <w:r w:rsidR="00213CC6" w:rsidRPr="0062074F">
        <w:rPr>
          <w:rFonts w:cs="Arial"/>
          <w:shd w:val="clear" w:color="auto" w:fill="FFFFFF"/>
        </w:rPr>
        <w:t>P</w:t>
      </w:r>
      <w:r w:rsidRPr="0062074F">
        <w:rPr>
          <w:rFonts w:cs="Arial"/>
          <w:shd w:val="clear" w:color="auto" w:fill="FFFFFF"/>
        </w:rPr>
        <w:t xml:space="preserve">ick </w:t>
      </w:r>
      <w:r w:rsidR="00213CC6" w:rsidRPr="0062074F">
        <w:rPr>
          <w:rFonts w:cs="Arial"/>
          <w:shd w:val="clear" w:color="auto" w:fill="FFFFFF"/>
        </w:rPr>
        <w:t>R</w:t>
      </w:r>
      <w:r w:rsidRPr="0062074F">
        <w:rPr>
          <w:rFonts w:cs="Arial"/>
          <w:shd w:val="clear" w:color="auto" w:fill="FFFFFF"/>
        </w:rPr>
        <w:t>eport must be organized to facilitate navigation through complex reports in a manner logically consistent with the layering presented on the screen.</w:t>
      </w:r>
    </w:p>
    <w:p w14:paraId="4128BFDC" w14:textId="40474DB1"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order of features must correspond to the drawing order. Features must be prioritized using the </w:t>
      </w:r>
      <w:r w:rsidR="00EA3A73" w:rsidRPr="0062074F">
        <w:rPr>
          <w:rFonts w:cs="Arial"/>
          <w:shd w:val="clear" w:color="auto" w:fill="FFFFFF"/>
        </w:rPr>
        <w:t>highest priority</w:t>
      </w:r>
      <w:r w:rsidRPr="0062074F">
        <w:rPr>
          <w:rFonts w:cs="Arial"/>
          <w:shd w:val="clear" w:color="auto" w:fill="FFFFFF"/>
        </w:rPr>
        <w:t xml:space="preserve"> </w:t>
      </w:r>
      <w:r w:rsidR="00EA3A73" w:rsidRPr="0062074F">
        <w:rPr>
          <w:rFonts w:cs="Arial"/>
          <w:shd w:val="clear" w:color="auto" w:fill="FFFFFF"/>
        </w:rPr>
        <w:t xml:space="preserve">active </w:t>
      </w:r>
      <w:r w:rsidRPr="0062074F">
        <w:rPr>
          <w:rFonts w:cs="Arial"/>
          <w:shd w:val="clear" w:color="auto" w:fill="FFFFFF"/>
        </w:rPr>
        <w:t>drawing instruction associated with the feature. Only active drawing instructions which intersect the pick area should be evaluated during sorting.</w:t>
      </w:r>
      <w:r w:rsidR="00E86DD3" w:rsidRPr="0062074F">
        <w:rPr>
          <w:rFonts w:cs="Arial"/>
          <w:shd w:val="clear" w:color="auto" w:fill="FFFFFF"/>
        </w:rPr>
        <w:t xml:space="preserve"> In lieu of this method, the OEM may employ an alternate consistent and logical sorting method for the display of pick report results</w:t>
      </w:r>
      <w:r w:rsidR="007435CC">
        <w:rPr>
          <w:rFonts w:cs="Arial"/>
          <w:shd w:val="clear" w:color="auto" w:fill="FFFFFF"/>
        </w:rPr>
        <w:t>.</w:t>
      </w:r>
    </w:p>
    <w:p w14:paraId="063D9ECD" w14:textId="3AFFEDDC" w:rsidR="007C15E6" w:rsidRPr="0062074F" w:rsidRDefault="007C15E6" w:rsidP="00E673D5">
      <w:pPr>
        <w:pStyle w:val="Heading3"/>
      </w:pPr>
      <w:bookmarkStart w:id="642" w:name="_Toc178784488"/>
      <w:bookmarkStart w:id="643" w:name="_Ref47277288"/>
      <w:bookmarkStart w:id="644" w:name="_Ref47298226"/>
      <w:bookmarkStart w:id="645" w:name="_Toc226035095"/>
      <w:bookmarkEnd w:id="642"/>
      <w:r w:rsidRPr="0062074F">
        <w:lastRenderedPageBreak/>
        <w:t xml:space="preserve">Hover-over </w:t>
      </w:r>
      <w:r w:rsidR="009674CE" w:rsidRPr="0062074F">
        <w:t>f</w:t>
      </w:r>
      <w:r w:rsidRPr="0062074F">
        <w:t>unction</w:t>
      </w:r>
      <w:bookmarkEnd w:id="643"/>
      <w:bookmarkEnd w:id="644"/>
      <w:bookmarkEnd w:id="645"/>
    </w:p>
    <w:p w14:paraId="52CF1A76" w14:textId="0B272898" w:rsidR="00A05AE2" w:rsidRPr="0062074F" w:rsidRDefault="0045215E" w:rsidP="00A05AE2">
      <w:pPr>
        <w:spacing w:after="120" w:line="240" w:lineRule="auto"/>
        <w:jc w:val="both"/>
      </w:pPr>
      <w:r w:rsidRPr="0062074F">
        <w:t xml:space="preserve">The ECDIS </w:t>
      </w:r>
      <w:r w:rsidR="007C15E6" w:rsidRPr="0062074F">
        <w:t xml:space="preserve">may </w:t>
      </w:r>
      <w:r w:rsidRPr="0062074F">
        <w:t>provide a</w:t>
      </w:r>
      <w:r w:rsidR="007C15E6" w:rsidRPr="0062074F">
        <w:t xml:space="preserve"> hover-over function for Mariners to access important charted feature details without having to select a </w:t>
      </w:r>
      <w:r w:rsidR="00213CC6" w:rsidRPr="0062074F">
        <w:t>P</w:t>
      </w:r>
      <w:r w:rsidR="007C15E6" w:rsidRPr="0062074F">
        <w:t xml:space="preserve">ick </w:t>
      </w:r>
      <w:r w:rsidR="00213CC6" w:rsidRPr="0062074F">
        <w:t>R</w:t>
      </w:r>
      <w:r w:rsidR="007C15E6" w:rsidRPr="0062074F">
        <w:t>eport. If this function is implemented within an ECDIS</w:t>
      </w:r>
      <w:r w:rsidR="00C64605" w:rsidRPr="0062074F">
        <w:t>,</w:t>
      </w:r>
      <w:r w:rsidR="007C15E6" w:rsidRPr="0062074F">
        <w:t xml:space="preserve"> the Mariner </w:t>
      </w:r>
      <w:r w:rsidRPr="0062074F">
        <w:t xml:space="preserve">must </w:t>
      </w:r>
      <w:r w:rsidR="007C15E6" w:rsidRPr="0062074F">
        <w:t xml:space="preserve">be able to </w:t>
      </w:r>
      <w:r w:rsidR="00C64605" w:rsidRPr="0062074F">
        <w:t>turn hover-over</w:t>
      </w:r>
      <w:r w:rsidR="007C15E6" w:rsidRPr="0062074F">
        <w:t xml:space="preserve"> function</w:t>
      </w:r>
      <w:r w:rsidR="00C64605" w:rsidRPr="0062074F">
        <w:t>ality</w:t>
      </w:r>
      <w:r w:rsidR="007C15E6" w:rsidRPr="0062074F">
        <w:t xml:space="preserve"> on </w:t>
      </w:r>
      <w:r w:rsidR="00C64605" w:rsidRPr="0062074F">
        <w:t>and</w:t>
      </w:r>
      <w:r w:rsidR="007C15E6" w:rsidRPr="0062074F">
        <w:t xml:space="preserve"> off.</w:t>
      </w:r>
    </w:p>
    <w:p w14:paraId="3E47AF94" w14:textId="07D73066" w:rsidR="007C15E6" w:rsidRPr="0062074F" w:rsidRDefault="007C15E6" w:rsidP="00DB7CFE">
      <w:pPr>
        <w:pStyle w:val="Heading2"/>
      </w:pPr>
      <w:bookmarkStart w:id="646" w:name="_Toc226035096"/>
      <w:r w:rsidRPr="0062074F">
        <w:t xml:space="preserve">Tidal </w:t>
      </w:r>
      <w:r w:rsidR="002519D7" w:rsidRPr="0062074F">
        <w:t>s</w:t>
      </w:r>
      <w:r w:rsidRPr="0062074F">
        <w:t xml:space="preserve">tream </w:t>
      </w:r>
      <w:r w:rsidR="002519D7" w:rsidRPr="0062074F">
        <w:t>d</w:t>
      </w:r>
      <w:r w:rsidR="00CB2740" w:rsidRPr="0062074F">
        <w:t xml:space="preserve">ata </w:t>
      </w:r>
      <w:r w:rsidR="002519D7" w:rsidRPr="0062074F">
        <w:t>p</w:t>
      </w:r>
      <w:r w:rsidRPr="0062074F">
        <w:t>anels</w:t>
      </w:r>
      <w:bookmarkEnd w:id="646"/>
    </w:p>
    <w:p w14:paraId="2973D070" w14:textId="36649122" w:rsidR="009E353B" w:rsidRPr="0062074F" w:rsidRDefault="00C64961" w:rsidP="00A05AE2">
      <w:pPr>
        <w:spacing w:after="120" w:line="240" w:lineRule="auto"/>
        <w:jc w:val="both"/>
      </w:pPr>
      <w:r w:rsidRPr="0062074F">
        <w:t xml:space="preserve">S-101 </w:t>
      </w:r>
      <w:r w:rsidR="008C710E" w:rsidRPr="0062074F">
        <w:t>Tidal stream</w:t>
      </w:r>
      <w:r w:rsidR="00B51EC9" w:rsidRPr="0062074F">
        <w:t xml:space="preserve"> </w:t>
      </w:r>
      <w:r w:rsidR="008C710E" w:rsidRPr="0062074F">
        <w:t xml:space="preserve">information </w:t>
      </w:r>
      <w:r w:rsidR="00B51EC9" w:rsidRPr="0062074F">
        <w:t xml:space="preserve">in the form of speed and direction at intervals </w:t>
      </w:r>
      <w:r w:rsidR="00612B85" w:rsidRPr="0062074F">
        <w:t>relative to the time of</w:t>
      </w:r>
      <w:r w:rsidR="00B51EC9" w:rsidRPr="0062074F">
        <w:t xml:space="preserve"> a “reference tide” (generally high or low water)</w:t>
      </w:r>
      <w:r w:rsidR="007C15E6" w:rsidRPr="0062074F">
        <w:t xml:space="preserve"> </w:t>
      </w:r>
      <w:r w:rsidRPr="0062074F">
        <w:t xml:space="preserve">must </w:t>
      </w:r>
      <w:r w:rsidR="007C15E6" w:rsidRPr="0062074F">
        <w:t xml:space="preserve">be formatted for display in the ECDIS cursor </w:t>
      </w:r>
      <w:r w:rsidR="00A05AE2" w:rsidRPr="0062074F">
        <w:t>P</w:t>
      </w:r>
      <w:r w:rsidR="007C15E6" w:rsidRPr="0062074F">
        <w:t xml:space="preserve">ick </w:t>
      </w:r>
      <w:r w:rsidR="00A05AE2" w:rsidRPr="0062074F">
        <w:t>R</w:t>
      </w:r>
      <w:r w:rsidR="007C15E6" w:rsidRPr="0062074F">
        <w:t>eport</w:t>
      </w:r>
      <w:r w:rsidR="006A1B52" w:rsidRPr="0062074F">
        <w:t xml:space="preserve"> (or other UI panel)</w:t>
      </w:r>
      <w:r w:rsidR="007C15E6" w:rsidRPr="0062074F">
        <w:t xml:space="preserve">. </w:t>
      </w:r>
    </w:p>
    <w:p w14:paraId="330CFADB" w14:textId="06FB4922" w:rsidR="009E353B" w:rsidRPr="0062074F" w:rsidRDefault="009E353B" w:rsidP="009E353B">
      <w:pPr>
        <w:spacing w:after="120" w:line="240" w:lineRule="auto"/>
        <w:jc w:val="both"/>
      </w:pPr>
      <w:r w:rsidRPr="0062074F">
        <w:t xml:space="preserve">Table </w:t>
      </w:r>
      <w:r w:rsidR="001465AD">
        <w:t>5</w:t>
      </w:r>
      <w:r w:rsidRPr="0062074F">
        <w:t xml:space="preserve"> shows the layout that must be used for displaying the values, encoded in the </w:t>
      </w:r>
      <w:r w:rsidRPr="0062074F">
        <w:rPr>
          <w:b/>
          <w:bCs/>
        </w:rPr>
        <w:t>Tidal Stream Panel Data</w:t>
      </w:r>
      <w:r w:rsidRPr="0062074F">
        <w:t xml:space="preserve"> S-101 feature.</w:t>
      </w:r>
    </w:p>
    <w:p w14:paraId="703B0448" w14:textId="49331279" w:rsidR="009E353B" w:rsidRPr="0062074F" w:rsidRDefault="009E353B" w:rsidP="009E353B">
      <w:pPr>
        <w:spacing w:after="120" w:line="240" w:lineRule="auto"/>
        <w:jc w:val="both"/>
      </w:pPr>
      <w:r w:rsidRPr="0062074F">
        <w:t>M</w:t>
      </w:r>
      <w:r w:rsidR="006162E4" w:rsidRPr="0062074F">
        <w:t xml:space="preserve">ultiple instances of </w:t>
      </w:r>
      <w:r w:rsidRPr="0062074F">
        <w:rPr>
          <w:b/>
          <w:bCs/>
        </w:rPr>
        <w:t>Tidal Stream Panel Data</w:t>
      </w:r>
      <w:r w:rsidRPr="0062074F">
        <w:t xml:space="preserve"> features must be shown as separate tables</w:t>
      </w:r>
      <w:r w:rsidR="007435CC">
        <w:t>.</w:t>
      </w:r>
    </w:p>
    <w:p w14:paraId="49271778" w14:textId="2420838A" w:rsidR="00650BDF" w:rsidRDefault="009E353B" w:rsidP="00650BDF">
      <w:pPr>
        <w:spacing w:after="120" w:line="240" w:lineRule="auto"/>
        <w:jc w:val="both"/>
      </w:pPr>
      <w:bookmarkStart w:id="647" w:name="_Ref46758820"/>
      <w:r w:rsidRPr="0062074F">
        <w:t>The table</w:t>
      </w:r>
      <w:r w:rsidR="00764DCF" w:rsidRPr="0062074F">
        <w:fldChar w:fldCharType="begin"/>
      </w:r>
      <w:r w:rsidR="00764DCF" w:rsidRPr="0062074F">
        <w:instrText xml:space="preserve"> REF _Ref46758217 \h  \* MERGEFORMAT </w:instrText>
      </w:r>
      <w:r w:rsidR="00764DCF" w:rsidRPr="0062074F">
        <w:fldChar w:fldCharType="end"/>
      </w:r>
      <w:r w:rsidR="00764DCF" w:rsidRPr="0062074F">
        <w:t xml:space="preserve"> shows how a </w:t>
      </w:r>
      <w:r w:rsidR="00764DCF" w:rsidRPr="0062074F">
        <w:rPr>
          <w:b/>
        </w:rPr>
        <w:t>Tidal Stream Panel Data</w:t>
      </w:r>
      <w:r w:rsidR="00764DCF" w:rsidRPr="0062074F">
        <w:t xml:space="preserve"> feature and its attributes are used in the ECDIS display. </w:t>
      </w:r>
      <w:r w:rsidR="00BD3EC3">
        <w:t>The names of the c</w:t>
      </w:r>
      <w:r w:rsidR="00764DCF" w:rsidRPr="0062074F">
        <w:t xml:space="preserve">omplex attributes are </w:t>
      </w:r>
      <w:r w:rsidR="00BD3EC3">
        <w:t xml:space="preserve">shown </w:t>
      </w:r>
      <w:r w:rsidR="00764DCF" w:rsidRPr="0062074F">
        <w:t>in italics and encoded values are in blue text.</w:t>
      </w:r>
      <w:r w:rsidR="00650BDF">
        <w:t xml:space="preserve"> The </w:t>
      </w:r>
      <w:r w:rsidR="00BD3EC3">
        <w:t>ECDIS display need not use the colour blue for the displayed attributes</w:t>
      </w:r>
      <w:r w:rsidR="00C64DBA" w:rsidRPr="00520800">
        <w:t>, nor display the descriptive text in italics.</w:t>
      </w:r>
    </w:p>
    <w:p w14:paraId="7452ACC3" w14:textId="7BBC263D" w:rsidR="00764DCF" w:rsidRPr="0062074F" w:rsidRDefault="00764DCF" w:rsidP="001C1CAB">
      <w:pPr>
        <w:spacing w:after="120" w:line="240" w:lineRule="auto"/>
        <w:jc w:val="both"/>
      </w:pPr>
    </w:p>
    <w:tbl>
      <w:tblPr>
        <w:tblW w:w="7361" w:type="dxa"/>
        <w:jc w:val="center"/>
        <w:tblLook w:val="04A0" w:firstRow="1" w:lastRow="0" w:firstColumn="1" w:lastColumn="0" w:noHBand="0" w:noVBand="1"/>
      </w:tblPr>
      <w:tblGrid>
        <w:gridCol w:w="1295"/>
        <w:gridCol w:w="1220"/>
        <w:gridCol w:w="2873"/>
        <w:gridCol w:w="2409"/>
      </w:tblGrid>
      <w:tr w:rsidR="00764DCF" w:rsidRPr="0062074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62074F" w:rsidRDefault="00764DCF" w:rsidP="00764DCF">
            <w:pPr>
              <w:spacing w:after="0" w:line="240" w:lineRule="auto"/>
              <w:rPr>
                <w:rFonts w:ascii="Aptos Narrow" w:eastAsia="Times New Roman" w:hAnsi="Aptos Narrow"/>
                <w:color w:val="000000"/>
                <w:sz w:val="22"/>
                <w:szCs w:val="22"/>
                <w:lang w:eastAsia="en-GB"/>
              </w:rPr>
            </w:pPr>
            <w:bookmarkStart w:id="648" w:name="_Hlk211514913"/>
            <w:r w:rsidRPr="00520800">
              <w:rPr>
                <w:rFonts w:ascii="Aptos Narrow" w:eastAsia="Times New Roman" w:hAnsi="Aptos Narrow"/>
                <w:b/>
                <w:bCs/>
                <w:color w:val="000000"/>
                <w:sz w:val="22"/>
                <w:szCs w:val="22"/>
                <w:lang w:eastAsia="en-GB"/>
              </w:rPr>
              <w:t>Tidal Station</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(station name)</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Plymouth Devonport</w:t>
            </w:r>
          </w:p>
        </w:tc>
      </w:tr>
      <w:tr w:rsidR="00764DCF" w:rsidRPr="0062074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0E631250" w:rsidR="00764DCF" w:rsidRPr="0062074F" w:rsidRDefault="00764DCF" w:rsidP="00764DCF">
            <w:pPr>
              <w:spacing w:after="0" w:line="240" w:lineRule="auto"/>
              <w:rPr>
                <w:rFonts w:ascii="Aptos Narrow" w:eastAsia="Times New Roman" w:hAnsi="Aptos Narrow"/>
                <w:color w:val="000000"/>
                <w:sz w:val="22"/>
                <w:szCs w:val="22"/>
                <w:lang w:eastAsia="en-GB"/>
              </w:rPr>
            </w:pPr>
            <w:r w:rsidRPr="00520800">
              <w:rPr>
                <w:rFonts w:ascii="Aptos Narrow" w:eastAsia="Times New Roman" w:hAnsi="Aptos Narrow"/>
                <w:b/>
                <w:bCs/>
                <w:color w:val="000000"/>
                <w:sz w:val="22"/>
                <w:szCs w:val="22"/>
                <w:lang w:eastAsia="en-GB"/>
              </w:rPr>
              <w:t>Tidal Station Identifier</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 xml:space="preserve"> </w:t>
            </w:r>
            <w:r w:rsidR="00DE2FA4">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station number</w:t>
            </w:r>
            <w:r w:rsidRPr="0062074F">
              <w:rPr>
                <w:rFonts w:ascii="Aptos Narrow" w:eastAsia="Times New Roman" w:hAnsi="Aptos Narrow"/>
                <w:i/>
                <w:iCs/>
                <w:color w:val="000000"/>
                <w:sz w:val="22"/>
                <w:szCs w:val="22"/>
                <w:lang w:eastAsia="en-GB"/>
              </w:rPr>
              <w:t>)</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45D47C57" w:rsidR="00764DCF" w:rsidRPr="0062074F" w:rsidRDefault="00764DCF" w:rsidP="00764DCF">
            <w:pPr>
              <w:spacing w:after="0" w:line="240" w:lineRule="auto"/>
              <w:jc w:val="center"/>
              <w:rPr>
                <w:rFonts w:ascii="Aptos Narrow" w:eastAsia="Times New Roman" w:hAnsi="Aptos Narrow"/>
                <w:color w:val="000000"/>
                <w:sz w:val="22"/>
                <w:szCs w:val="22"/>
                <w:lang w:eastAsia="en-GB"/>
              </w:rPr>
            </w:pPr>
            <w:r w:rsidRPr="00520800">
              <w:rPr>
                <w:rFonts w:ascii="Aptos Narrow" w:eastAsia="Times New Roman" w:hAnsi="Aptos Narrow"/>
                <w:b/>
                <w:bCs/>
                <w:color w:val="000000"/>
                <w:sz w:val="22"/>
                <w:szCs w:val="22"/>
                <w:lang w:eastAsia="en-GB"/>
              </w:rPr>
              <w:t>Data From</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i/>
                <w:iCs/>
                <w:color w:val="000000"/>
                <w:sz w:val="22"/>
                <w:szCs w:val="22"/>
                <w:lang w:eastAsia="en-GB"/>
              </w:rPr>
              <w:t>(data product, from dataset metadata)</w:t>
            </w:r>
            <w:r w:rsidR="00507E48" w:rsidRPr="0062074F">
              <w:rPr>
                <w:rFonts w:ascii="Aptos Narrow" w:eastAsia="Times New Roman" w:hAnsi="Aptos Narrow"/>
                <w:b/>
                <w:bCs/>
                <w:color w:val="00B0F0"/>
                <w:sz w:val="22"/>
                <w:szCs w:val="22"/>
                <w:lang w:eastAsia="en-GB"/>
              </w:rPr>
              <w:t>S-101</w:t>
            </w:r>
          </w:p>
        </w:tc>
      </w:tr>
      <w:tr w:rsidR="00853316" w:rsidRPr="0062074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34D53805"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 </w:t>
            </w:r>
            <w:r w:rsidRPr="00520800">
              <w:rPr>
                <w:rFonts w:ascii="Aptos Narrow" w:eastAsia="Times New Roman" w:hAnsi="Aptos Narrow"/>
                <w:b/>
                <w:bCs/>
                <w:color w:val="000000"/>
                <w:sz w:val="22"/>
                <w:szCs w:val="22"/>
                <w:lang w:eastAsia="en-GB"/>
              </w:rPr>
              <w:t>Stream Depth</w:t>
            </w:r>
            <w:r w:rsidR="00650BDF">
              <w:rPr>
                <w:rFonts w:ascii="Aptos Narrow" w:eastAsia="Times New Roman" w:hAnsi="Aptos Narrow"/>
                <w:b/>
                <w:bCs/>
                <w:color w:val="000000"/>
                <w:sz w:val="22"/>
                <w:szCs w:val="22"/>
                <w:lang w:eastAsia="en-GB"/>
              </w:rPr>
              <w:t xml:space="preserve"> </w:t>
            </w:r>
            <w:r w:rsidR="00650BDF" w:rsidRPr="00281806">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stream depth</w:t>
            </w:r>
            <w:r w:rsidR="00650BDF" w:rsidRPr="00281806">
              <w:rPr>
                <w:rFonts w:ascii="Aptos Narrow" w:eastAsia="Times New Roman" w:hAnsi="Aptos Narrow"/>
                <w:i/>
                <w:iCs/>
                <w:color w:val="000000"/>
                <w:sz w:val="22"/>
                <w:szCs w:val="22"/>
                <w:lang w:eastAsia="en-GB"/>
              </w:rPr>
              <w:t>)</w:t>
            </w:r>
            <w:r w:rsidRPr="0062074F">
              <w:rPr>
                <w:rFonts w:ascii="Aptos Narrow" w:eastAsia="Times New Roman" w:hAnsi="Aptos Narrow"/>
                <w:color w:val="000000"/>
                <w:sz w:val="22"/>
                <w:szCs w:val="22"/>
                <w:lang w:eastAsia="en-GB"/>
              </w:rPr>
              <w:t xml:space="preserve">: </w:t>
            </w:r>
            <w:r w:rsidRPr="0062074F">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365DF3DB" w:rsidR="00853316" w:rsidRPr="00520800" w:rsidRDefault="00853316" w:rsidP="00764DCF">
            <w:pPr>
              <w:spacing w:after="0" w:line="240" w:lineRule="auto"/>
              <w:rPr>
                <w:rFonts w:ascii="Aptos Narrow" w:eastAsia="Times New Roman" w:hAnsi="Aptos Narrow"/>
                <w:b/>
                <w:bCs/>
                <w:color w:val="000000"/>
                <w:sz w:val="22"/>
                <w:szCs w:val="22"/>
                <w:lang w:eastAsia="en-GB"/>
              </w:rPr>
            </w:pPr>
            <w:r w:rsidRPr="00520800">
              <w:rPr>
                <w:rFonts w:ascii="Aptos Narrow" w:eastAsia="Times New Roman" w:hAnsi="Aptos Narrow"/>
                <w:b/>
                <w:bCs/>
                <w:color w:val="000000"/>
                <w:sz w:val="22"/>
                <w:szCs w:val="22"/>
                <w:lang w:eastAsia="en-GB"/>
              </w:rPr>
              <w:t>Hours</w:t>
            </w:r>
            <w:r w:rsidR="00650BDF">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time relative to tide</w:t>
            </w:r>
            <w:r w:rsidR="00650BDF">
              <w:rPr>
                <w:rFonts w:ascii="Aptos Narrow" w:eastAsia="Times New Roman" w:hAnsi="Aptos Narrow"/>
                <w:i/>
                <w:iCs/>
                <w:color w:val="000000"/>
                <w:sz w:val="22"/>
                <w:szCs w:val="22"/>
                <w:lang w:eastAsia="en-GB"/>
              </w:rPr>
              <w:t>)</w:t>
            </w:r>
          </w:p>
        </w:tc>
        <w:tc>
          <w:tcPr>
            <w:tcW w:w="2873" w:type="dxa"/>
            <w:tcBorders>
              <w:top w:val="nil"/>
              <w:left w:val="nil"/>
              <w:bottom w:val="single" w:sz="4" w:space="0" w:color="auto"/>
              <w:right w:val="single" w:sz="4" w:space="0" w:color="auto"/>
            </w:tcBorders>
            <w:noWrap/>
            <w:vAlign w:val="bottom"/>
            <w:hideMark/>
          </w:tcPr>
          <w:p w14:paraId="34DFBD9F" w14:textId="6766BC29" w:rsidR="00853316" w:rsidRPr="0062074F" w:rsidRDefault="00853316" w:rsidP="00764DCF">
            <w:pPr>
              <w:spacing w:after="0" w:line="240" w:lineRule="auto"/>
              <w:rPr>
                <w:rFonts w:ascii="Aptos Narrow" w:eastAsia="Times New Roman" w:hAnsi="Aptos Narrow"/>
                <w:color w:val="000000"/>
                <w:sz w:val="22"/>
                <w:szCs w:val="22"/>
                <w:lang w:eastAsia="en-GB"/>
              </w:rPr>
            </w:pPr>
            <w:r w:rsidRPr="00520800">
              <w:rPr>
                <w:rFonts w:ascii="Aptos Narrow" w:eastAsia="Times New Roman" w:hAnsi="Aptos Narrow"/>
                <w:b/>
                <w:bCs/>
                <w:color w:val="000000"/>
                <w:sz w:val="22"/>
                <w:szCs w:val="22"/>
                <w:lang w:eastAsia="en-GB"/>
              </w:rPr>
              <w:t>Direction of Stream</w:t>
            </w:r>
            <w:r w:rsidR="00650BDF">
              <w:rPr>
                <w:rFonts w:ascii="Aptos Narrow" w:eastAsia="Times New Roman" w:hAnsi="Aptos Narrow"/>
                <w:color w:val="000000"/>
                <w:sz w:val="22"/>
                <w:szCs w:val="22"/>
                <w:lang w:eastAsia="en-GB"/>
              </w:rPr>
              <w:t xml:space="preserve"> </w:t>
            </w:r>
            <w:r w:rsidR="00650BDF">
              <w:rPr>
                <w:rFonts w:ascii="Aptos Narrow" w:eastAsia="Times New Roman" w:hAnsi="Aptos Narrow"/>
                <w:i/>
                <w:iCs/>
                <w:color w:val="000000"/>
                <w:sz w:val="22"/>
                <w:szCs w:val="22"/>
                <w:lang w:eastAsia="en-GB"/>
              </w:rPr>
              <w:t>(</w:t>
            </w:r>
            <w:r w:rsidR="00650BDF" w:rsidRPr="00281806">
              <w:rPr>
                <w:rFonts w:ascii="Aptos Narrow" w:eastAsia="Times New Roman" w:hAnsi="Aptos Narrow"/>
                <w:i/>
                <w:iCs/>
                <w:sz w:val="22"/>
                <w:szCs w:val="22"/>
                <w:lang w:eastAsia="en-GB"/>
              </w:rPr>
              <w:t>orientation</w:t>
            </w:r>
            <w:r w:rsidR="00715ED1">
              <w:rPr>
                <w:rFonts w:ascii="Aptos Narrow" w:eastAsia="Times New Roman" w:hAnsi="Aptos Narrow"/>
                <w:i/>
                <w:iCs/>
                <w:sz w:val="22"/>
                <w:szCs w:val="22"/>
                <w:lang w:eastAsia="en-GB"/>
              </w:rPr>
              <w:t xml:space="preserve"> value</w:t>
            </w:r>
            <w:r w:rsidR="00650BDF">
              <w:rPr>
                <w:rFonts w:ascii="Aptos Narrow" w:eastAsia="Times New Roman" w:hAnsi="Aptos Narrow"/>
                <w:i/>
                <w:iCs/>
                <w:color w:val="000000"/>
                <w:sz w:val="22"/>
                <w:szCs w:val="22"/>
                <w:lang w:eastAsia="en-GB"/>
              </w:rPr>
              <w:t>)</w:t>
            </w:r>
          </w:p>
        </w:tc>
        <w:tc>
          <w:tcPr>
            <w:tcW w:w="2409" w:type="dxa"/>
            <w:tcBorders>
              <w:top w:val="nil"/>
              <w:left w:val="nil"/>
              <w:bottom w:val="single" w:sz="4" w:space="0" w:color="auto"/>
              <w:right w:val="single" w:sz="4" w:space="0" w:color="auto"/>
            </w:tcBorders>
            <w:noWrap/>
            <w:vAlign w:val="bottom"/>
            <w:hideMark/>
          </w:tcPr>
          <w:p w14:paraId="067A588D" w14:textId="749D3234" w:rsidR="00853316" w:rsidRPr="0062074F" w:rsidRDefault="00650BDF" w:rsidP="00764DCF">
            <w:pPr>
              <w:spacing w:after="0" w:line="240" w:lineRule="auto"/>
              <w:rPr>
                <w:rFonts w:ascii="Aptos Narrow" w:eastAsia="Times New Roman" w:hAnsi="Aptos Narrow"/>
                <w:color w:val="000000"/>
                <w:sz w:val="22"/>
                <w:szCs w:val="22"/>
                <w:lang w:eastAsia="en-GB"/>
              </w:rPr>
            </w:pPr>
            <w:r w:rsidRPr="00281806">
              <w:rPr>
                <w:rFonts w:ascii="Aptos Narrow" w:eastAsia="Times New Roman" w:hAnsi="Aptos Narrow"/>
                <w:b/>
                <w:bCs/>
                <w:color w:val="000000"/>
                <w:sz w:val="22"/>
                <w:szCs w:val="22"/>
                <w:lang w:eastAsia="en-GB"/>
              </w:rPr>
              <w:t xml:space="preserve">Rate </w:t>
            </w:r>
            <w:r w:rsidRPr="00281806">
              <w:rPr>
                <w:rFonts w:ascii="Aptos Narrow" w:eastAsia="Times New Roman" w:hAnsi="Aptos Narrow"/>
                <w:i/>
                <w:iCs/>
                <w:sz w:val="22"/>
                <w:szCs w:val="22"/>
                <w:lang w:eastAsia="en-GB"/>
              </w:rPr>
              <w:t>(speed maximum</w:t>
            </w:r>
            <w:r>
              <w:rPr>
                <w:rFonts w:ascii="Aptos Narrow" w:eastAsia="Times New Roman" w:hAnsi="Aptos Narrow"/>
                <w:i/>
                <w:iCs/>
                <w:color w:val="000000"/>
                <w:sz w:val="22"/>
                <w:szCs w:val="22"/>
                <w:lang w:eastAsia="en-GB"/>
              </w:rPr>
              <w:t>)</w:t>
            </w:r>
          </w:p>
        </w:tc>
      </w:tr>
      <w:tr w:rsidR="00853316" w:rsidRPr="0062074F" w14:paraId="7852D238" w14:textId="77777777" w:rsidTr="00520800">
        <w:trPr>
          <w:trHeight w:val="427"/>
          <w:jc w:val="center"/>
        </w:trPr>
        <w:tc>
          <w:tcPr>
            <w:tcW w:w="1295" w:type="dxa"/>
            <w:vMerge/>
            <w:tcBorders>
              <w:top w:val="single" w:sz="4" w:space="0" w:color="auto"/>
              <w:left w:val="single" w:sz="8" w:space="0" w:color="auto"/>
              <w:bottom w:val="single" w:sz="4" w:space="0" w:color="000000"/>
              <w:right w:val="nil"/>
            </w:tcBorders>
            <w:vAlign w:val="center"/>
            <w:hideMark/>
          </w:tcPr>
          <w:p w14:paraId="78E761E0"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
          <w:p w14:paraId="5FA2D804"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
          <w:p w14:paraId="05460539" w14:textId="79645A6D" w:rsidR="00853316" w:rsidRPr="0062074F" w:rsidRDefault="00650BDF" w:rsidP="00764DCF">
            <w:pPr>
              <w:spacing w:after="0" w:line="240" w:lineRule="auto"/>
              <w:rPr>
                <w:rFonts w:ascii="Aptos Narrow" w:eastAsia="Times New Roman" w:hAnsi="Aptos Narrow"/>
                <w:i/>
                <w:iCs/>
                <w:color w:val="000000"/>
                <w:sz w:val="22"/>
                <w:szCs w:val="22"/>
                <w:lang w:eastAsia="en-GB"/>
              </w:rPr>
            </w:pPr>
            <w:r w:rsidRPr="0062074F" w:rsidDel="00650BDF">
              <w:rPr>
                <w:rFonts w:ascii="Aptos Narrow" w:eastAsia="Times New Roman" w:hAnsi="Aptos Narrow"/>
                <w:i/>
                <w:iCs/>
                <w:color w:val="000000"/>
                <w:sz w:val="22"/>
                <w:szCs w:val="22"/>
                <w:lang w:eastAsia="en-GB"/>
              </w:rPr>
              <w:t xml:space="preserve"> </w:t>
            </w:r>
          </w:p>
        </w:tc>
        <w:tc>
          <w:tcPr>
            <w:tcW w:w="2409" w:type="dxa"/>
            <w:tcBorders>
              <w:top w:val="nil"/>
              <w:left w:val="nil"/>
              <w:bottom w:val="single" w:sz="4" w:space="0" w:color="auto"/>
              <w:right w:val="single" w:sz="4" w:space="0" w:color="auto"/>
            </w:tcBorders>
            <w:noWrap/>
            <w:vAlign w:val="bottom"/>
            <w:hideMark/>
          </w:tcPr>
          <w:p w14:paraId="6A43012B" w14:textId="19EDFCB7"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r w:rsidRPr="00520800">
              <w:rPr>
                <w:rFonts w:ascii="Aptos Narrow" w:eastAsia="Times New Roman" w:hAnsi="Aptos Narrow"/>
                <w:b/>
                <w:bCs/>
                <w:color w:val="00B0F0"/>
                <w:sz w:val="22"/>
                <w:szCs w:val="22"/>
                <w:lang w:eastAsia="en-GB"/>
              </w:rPr>
              <w:t>Springs</w:t>
            </w:r>
            <w:r w:rsidRPr="00520800">
              <w:rPr>
                <w:rFonts w:ascii="Aptos Narrow" w:eastAsia="Times New Roman" w:hAnsi="Aptos Narrow"/>
                <w:i/>
                <w:iCs/>
                <w:color w:val="00B0F0"/>
                <w:sz w:val="22"/>
                <w:szCs w:val="22"/>
                <w:lang w:eastAsia="en-GB"/>
              </w:rPr>
              <w:t xml:space="preserve"> </w:t>
            </w:r>
            <w:r>
              <w:rPr>
                <w:rFonts w:ascii="Aptos Narrow" w:eastAsia="Times New Roman" w:hAnsi="Aptos Narrow"/>
                <w:i/>
                <w:iCs/>
                <w:color w:val="000000"/>
                <w:sz w:val="22"/>
                <w:szCs w:val="22"/>
                <w:lang w:eastAsia="en-GB"/>
              </w:rPr>
              <w:t>(</w:t>
            </w:r>
            <w:r w:rsidRPr="00281806">
              <w:rPr>
                <w:rFonts w:ascii="Aptos Narrow" w:eastAsia="Times New Roman" w:hAnsi="Aptos Narrow"/>
                <w:i/>
                <w:iCs/>
                <w:sz w:val="22"/>
                <w:szCs w:val="22"/>
                <w:lang w:eastAsia="en-GB"/>
              </w:rPr>
              <w:t>reference tide type</w:t>
            </w:r>
            <w:r>
              <w:rPr>
                <w:rFonts w:ascii="Aptos Narrow" w:eastAsia="Times New Roman" w:hAnsi="Aptos Narrow"/>
                <w:i/>
                <w:iCs/>
                <w:color w:val="000000"/>
                <w:sz w:val="22"/>
                <w:szCs w:val="22"/>
                <w:lang w:eastAsia="en-GB"/>
              </w:rPr>
              <w:t>)</w:t>
            </w:r>
          </w:p>
        </w:tc>
      </w:tr>
      <w:tr w:rsidR="00853316" w:rsidRPr="0062074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-6</w:t>
            </w:r>
          </w:p>
        </w:tc>
        <w:tc>
          <w:tcPr>
            <w:tcW w:w="2873" w:type="dxa"/>
            <w:tcBorders>
              <w:top w:val="nil"/>
              <w:left w:val="nil"/>
              <w:bottom w:val="single" w:sz="4" w:space="0" w:color="auto"/>
              <w:right w:val="single" w:sz="4" w:space="0" w:color="auto"/>
            </w:tcBorders>
            <w:noWrap/>
            <w:vAlign w:val="bottom"/>
            <w:hideMark/>
          </w:tcPr>
          <w:p w14:paraId="5AD987E2" w14:textId="3827E145"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113</w:t>
            </w:r>
            <w:r w:rsidR="00546051" w:rsidRPr="005016B9">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663EC0D7" w14:textId="1131F51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0.1</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623E18D0" w14:textId="702269D8"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332</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34ABD55" w14:textId="2FE70604"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25B76AA1" w14:textId="3F068627"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331</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882792F" w14:textId="67A3EC2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5C7C4B4" w14:textId="753241A6"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342</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BD1E5F6" w14:textId="716159B3"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6FD9F02A" w14:textId="289CBB3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347</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16DF686E" w14:textId="7456BA36"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0.7</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A4A5E61" w14:textId="73635F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333</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2139271" w14:textId="3F55CE0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0.5</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5A04A85C" w:rsidR="00853316" w:rsidRPr="0062074F" w:rsidRDefault="00650BDF" w:rsidP="00764DCF">
            <w:pPr>
              <w:spacing w:after="0" w:line="240" w:lineRule="auto"/>
              <w:jc w:val="center"/>
              <w:rPr>
                <w:rFonts w:ascii="Aptos Narrow" w:eastAsia="Times New Roman" w:hAnsi="Aptos Narrow"/>
                <w:i/>
                <w:iCs/>
                <w:color w:val="000000"/>
                <w:sz w:val="22"/>
                <w:szCs w:val="22"/>
                <w:lang w:eastAsia="en-GB"/>
              </w:rPr>
            </w:pPr>
            <w:r w:rsidRPr="00520800">
              <w:rPr>
                <w:rFonts w:ascii="Aptos Narrow" w:eastAsia="Times New Roman" w:hAnsi="Aptos Narrow"/>
                <w:b/>
                <w:bCs/>
                <w:color w:val="00B0F0"/>
                <w:sz w:val="22"/>
                <w:szCs w:val="22"/>
                <w:lang w:eastAsia="en-GB"/>
              </w:rPr>
              <w:t>High Water</w:t>
            </w:r>
            <w:r w:rsidRPr="00520800">
              <w:rPr>
                <w:rFonts w:ascii="Aptos Narrow" w:eastAsia="Times New Roman" w:hAnsi="Aptos Narrow"/>
                <w:color w:val="00B0F0"/>
                <w:sz w:val="22"/>
                <w:szCs w:val="22"/>
                <w:lang w:eastAsia="en-GB"/>
              </w:rPr>
              <w:t xml:space="preserve"> </w:t>
            </w:r>
            <w:r w:rsidRPr="00281806">
              <w:rPr>
                <w:rFonts w:ascii="Aptos Narrow" w:eastAsia="Times New Roman" w:hAnsi="Aptos Narrow"/>
                <w:i/>
                <w:iCs/>
                <w:color w:val="000000"/>
                <w:sz w:val="22"/>
                <w:szCs w:val="22"/>
                <w:lang w:eastAsia="en-GB"/>
              </w:rPr>
              <w:t>(</w:t>
            </w:r>
            <w:r w:rsidRPr="00281806">
              <w:rPr>
                <w:rFonts w:ascii="Aptos Narrow" w:eastAsia="Times New Roman" w:hAnsi="Aptos Narrow"/>
                <w:i/>
                <w:iCs/>
                <w:sz w:val="22"/>
                <w:szCs w:val="22"/>
                <w:lang w:eastAsia="en-GB"/>
              </w:rPr>
              <w:t>reference tide</w:t>
            </w:r>
            <w:r w:rsidRPr="00281806">
              <w:rPr>
                <w:rFonts w:ascii="Aptos Narrow" w:eastAsia="Times New Roman" w:hAnsi="Aptos Narrow"/>
                <w:i/>
                <w:iCs/>
                <w:color w:val="000000"/>
                <w:sz w:val="22"/>
                <w:szCs w:val="22"/>
                <w:lang w:eastAsia="en-GB"/>
              </w:rPr>
              <w:t>)</w:t>
            </w:r>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0</w:t>
            </w:r>
          </w:p>
        </w:tc>
        <w:tc>
          <w:tcPr>
            <w:tcW w:w="2873" w:type="dxa"/>
            <w:tcBorders>
              <w:top w:val="nil"/>
              <w:left w:val="nil"/>
              <w:bottom w:val="single" w:sz="4" w:space="0" w:color="auto"/>
              <w:right w:val="single" w:sz="4" w:space="0" w:color="auto"/>
            </w:tcBorders>
            <w:noWrap/>
            <w:vAlign w:val="bottom"/>
            <w:hideMark/>
          </w:tcPr>
          <w:p w14:paraId="4BA337D3" w14:textId="3E9EE97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317</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4FA17E81" w14:textId="4EE5B54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8B9F90E" w14:textId="055DB3DA"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178</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1946826" w14:textId="701390A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095B0023" w14:textId="78ECB692"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146</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320FEDC" w14:textId="3AC8747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CF94FFE" w14:textId="41F7AA90"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140</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537E8762" w14:textId="3A9F74C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47D2E9FC" w14:textId="0BA4205B"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01674ECA" w14:textId="311B1F1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5710C85B" w14:textId="67E4D62E"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143</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4" w:space="0" w:color="auto"/>
              <w:right w:val="single" w:sz="4" w:space="0" w:color="auto"/>
            </w:tcBorders>
            <w:noWrap/>
            <w:vAlign w:val="bottom"/>
            <w:hideMark/>
          </w:tcPr>
          <w:p w14:paraId="39E3281F" w14:textId="2AAE633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0.8</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r w:rsidR="00853316" w:rsidRPr="0062074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520800" w:rsidRDefault="00853316" w:rsidP="00764DCF">
            <w:pPr>
              <w:spacing w:after="0" w:line="240" w:lineRule="auto"/>
              <w:jc w:val="center"/>
              <w:rPr>
                <w:rFonts w:ascii="Aptos Narrow" w:eastAsia="Times New Roman" w:hAnsi="Aptos Narrow"/>
                <w:b/>
                <w:bCs/>
                <w:i/>
                <w:iCs/>
                <w:color w:val="00B0F0"/>
                <w:sz w:val="22"/>
                <w:szCs w:val="22"/>
                <w:lang w:eastAsia="en-GB"/>
              </w:rPr>
            </w:pPr>
            <w:r w:rsidRPr="00520800">
              <w:rPr>
                <w:rFonts w:ascii="Aptos Narrow" w:eastAsia="Times New Roman" w:hAnsi="Aptos Narrow"/>
                <w:b/>
                <w:bCs/>
                <w:i/>
                <w:iCs/>
                <w:color w:val="00B0F0"/>
                <w:sz w:val="22"/>
                <w:szCs w:val="22"/>
                <w:lang w:eastAsia="en-GB"/>
              </w:rPr>
              <w:t>6</w:t>
            </w:r>
          </w:p>
        </w:tc>
        <w:tc>
          <w:tcPr>
            <w:tcW w:w="2873" w:type="dxa"/>
            <w:tcBorders>
              <w:top w:val="nil"/>
              <w:left w:val="nil"/>
              <w:bottom w:val="single" w:sz="8" w:space="0" w:color="auto"/>
              <w:right w:val="single" w:sz="4" w:space="0" w:color="auto"/>
            </w:tcBorders>
            <w:noWrap/>
            <w:vAlign w:val="bottom"/>
            <w:hideMark/>
          </w:tcPr>
          <w:p w14:paraId="673F42E9" w14:textId="5904DED3" w:rsidR="00853316" w:rsidRPr="005016B9" w:rsidRDefault="00853316" w:rsidP="00530F27">
            <w:pPr>
              <w:spacing w:after="0" w:line="240" w:lineRule="auto"/>
              <w:jc w:val="center"/>
              <w:rPr>
                <w:rFonts w:ascii="Aptos Narrow" w:eastAsia="Times New Roman" w:hAnsi="Aptos Narrow"/>
                <w:b/>
                <w:bCs/>
                <w:color w:val="00B0F0"/>
                <w:sz w:val="22"/>
                <w:szCs w:val="22"/>
                <w:lang w:eastAsia="en-GB"/>
              </w:rPr>
            </w:pPr>
            <w:r w:rsidRPr="005016B9">
              <w:rPr>
                <w:rFonts w:ascii="Aptos Narrow" w:eastAsia="Times New Roman" w:hAnsi="Aptos Narrow"/>
                <w:b/>
                <w:bCs/>
                <w:color w:val="00B0F0"/>
                <w:sz w:val="22"/>
                <w:szCs w:val="22"/>
                <w:lang w:eastAsia="en-GB"/>
              </w:rPr>
              <w:t>138</w:t>
            </w:r>
            <w:r w:rsidR="00650BDF" w:rsidRPr="00520800">
              <w:rPr>
                <w:rFonts w:ascii="Aptos Narrow" w:eastAsia="Times New Roman" w:hAnsi="Aptos Narrow"/>
                <w:b/>
                <w:bCs/>
                <w:color w:val="00B0F0"/>
                <w:sz w:val="22"/>
                <w:szCs w:val="22"/>
                <w:lang w:eastAsia="en-GB"/>
              </w:rPr>
              <w:sym w:font="Symbol" w:char="F0B0"/>
            </w:r>
          </w:p>
        </w:tc>
        <w:tc>
          <w:tcPr>
            <w:tcW w:w="2409" w:type="dxa"/>
            <w:tcBorders>
              <w:top w:val="nil"/>
              <w:left w:val="nil"/>
              <w:bottom w:val="single" w:sz="8" w:space="0" w:color="auto"/>
              <w:right w:val="single" w:sz="4" w:space="0" w:color="auto"/>
            </w:tcBorders>
            <w:noWrap/>
            <w:vAlign w:val="bottom"/>
            <w:hideMark/>
          </w:tcPr>
          <w:p w14:paraId="00F6C95A" w14:textId="51DEB18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r w:rsidR="00650BDF">
              <w:rPr>
                <w:rFonts w:ascii="Aptos Narrow" w:eastAsia="Times New Roman" w:hAnsi="Aptos Narrow"/>
                <w:b/>
                <w:bCs/>
                <w:color w:val="00B0F0"/>
                <w:sz w:val="22"/>
                <w:szCs w:val="22"/>
                <w:lang w:eastAsia="en-GB"/>
              </w:rPr>
              <w:t xml:space="preserve"> </w:t>
            </w:r>
            <w:proofErr w:type="spellStart"/>
            <w:r w:rsidR="00650BDF">
              <w:rPr>
                <w:rFonts w:ascii="Aptos Narrow" w:eastAsia="Times New Roman" w:hAnsi="Aptos Narrow"/>
                <w:b/>
                <w:bCs/>
                <w:color w:val="00B0F0"/>
                <w:sz w:val="22"/>
                <w:szCs w:val="22"/>
                <w:lang w:eastAsia="en-GB"/>
              </w:rPr>
              <w:t>kn</w:t>
            </w:r>
            <w:proofErr w:type="spellEnd"/>
          </w:p>
        </w:tc>
      </w:tr>
    </w:tbl>
    <w:bookmarkEnd w:id="648"/>
    <w:p w14:paraId="79A9F07D" w14:textId="7FBBADE1" w:rsidR="006D3D53" w:rsidRPr="0062074F" w:rsidRDefault="005E3EB6" w:rsidP="00A05AE2">
      <w:pPr>
        <w:pStyle w:val="Caption"/>
        <w:spacing w:after="120" w:line="240" w:lineRule="auto"/>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5</w:t>
      </w:r>
      <w:r w:rsidR="00157948">
        <w:fldChar w:fldCharType="end"/>
      </w:r>
      <w:bookmarkEnd w:id="647"/>
      <w:r w:rsidRPr="0062074F">
        <w:t xml:space="preserve"> - Template for tidal stream </w:t>
      </w:r>
      <w:r w:rsidR="00250D78">
        <w:t>data panel</w:t>
      </w:r>
    </w:p>
    <w:p w14:paraId="68C114A8" w14:textId="77777777" w:rsidR="00A05AE2" w:rsidRPr="0062074F" w:rsidRDefault="00A05AE2" w:rsidP="00A05AE2">
      <w:pPr>
        <w:spacing w:after="120" w:line="240" w:lineRule="auto"/>
      </w:pPr>
    </w:p>
    <w:p w14:paraId="3F2CBAD0" w14:textId="518E9E8B" w:rsidR="00A80530" w:rsidRPr="0062074F" w:rsidRDefault="005F2B6F" w:rsidP="00BE68E8">
      <w:pPr>
        <w:pStyle w:val="Heading1"/>
      </w:pPr>
      <w:bookmarkStart w:id="649" w:name="_Toc178784491"/>
      <w:bookmarkStart w:id="650" w:name="_Toc178784492"/>
      <w:bookmarkStart w:id="651" w:name="_Toc178784493"/>
      <w:bookmarkStart w:id="652" w:name="_Toc178784494"/>
      <w:bookmarkStart w:id="653" w:name="_Toc178784495"/>
      <w:bookmarkStart w:id="654" w:name="_Toc178784496"/>
      <w:bookmarkStart w:id="655" w:name="_Toc178784497"/>
      <w:bookmarkStart w:id="656" w:name="_Toc178784498"/>
      <w:bookmarkStart w:id="657" w:name="_Toc38829567"/>
      <w:bookmarkStart w:id="658" w:name="_Toc38830070"/>
      <w:bookmarkStart w:id="659" w:name="_Toc38936233"/>
      <w:bookmarkStart w:id="660" w:name="_Toc40990424"/>
      <w:bookmarkStart w:id="661" w:name="_Toc41235035"/>
      <w:bookmarkStart w:id="662" w:name="_Toc41235079"/>
      <w:bookmarkStart w:id="663" w:name="_Toc42694851"/>
      <w:bookmarkStart w:id="664" w:name="_Toc42708812"/>
      <w:bookmarkStart w:id="665" w:name="_Toc226035097"/>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r w:rsidRPr="0062074F">
        <w:t xml:space="preserve">Alerts </w:t>
      </w:r>
      <w:r w:rsidR="00A80530" w:rsidRPr="0062074F">
        <w:t>and Indications</w:t>
      </w:r>
      <w:bookmarkEnd w:id="665"/>
    </w:p>
    <w:p w14:paraId="345CA945" w14:textId="5E0A967C" w:rsidR="005F2B6F" w:rsidRPr="0062074F" w:rsidRDefault="00A80530" w:rsidP="004710ED">
      <w:pPr>
        <w:spacing w:after="120" w:line="240" w:lineRule="auto"/>
        <w:jc w:val="both"/>
      </w:pPr>
      <w:r w:rsidRPr="0062074F">
        <w:t>IMO</w:t>
      </w:r>
      <w:r w:rsidR="00BB6FA1">
        <w:t xml:space="preserve"> </w:t>
      </w:r>
      <w:r w:rsidR="0056040E" w:rsidRPr="0062074F">
        <w:t>MSC.530(106)/Rev.1</w:t>
      </w:r>
      <w:r w:rsidR="005A72AB" w:rsidRPr="0062074F">
        <w:t xml:space="preserve"> </w:t>
      </w:r>
      <w:r w:rsidRPr="0062074F">
        <w:t>states</w:t>
      </w:r>
      <w:r w:rsidR="004710ED" w:rsidRPr="0062074F">
        <w:t xml:space="preserve"> in 11.3 and 11.4 and their sub-</w:t>
      </w:r>
      <w:r w:rsidRPr="0062074F">
        <w:t xml:space="preserve">paragraphs how an ECDIS </w:t>
      </w:r>
      <w:r w:rsidR="00887426" w:rsidRPr="0062074F">
        <w:t xml:space="preserve">should </w:t>
      </w:r>
      <w:r w:rsidRPr="0062074F">
        <w:t>respond to risk of crossing, dangers, prohibited areas or areas with special conditions</w:t>
      </w:r>
      <w:r w:rsidR="005C7BA9" w:rsidRPr="0062074F">
        <w:t>, during route planning (11.3) or route monitoring (11.4)</w:t>
      </w:r>
      <w:r w:rsidRPr="0062074F">
        <w:t xml:space="preserve">. Appendix 4 and Appendix 5 of the same resolution </w:t>
      </w:r>
      <w:r w:rsidR="005F2B6F" w:rsidRPr="0062074F">
        <w:t xml:space="preserve">provide details about the areas for which an </w:t>
      </w:r>
      <w:r w:rsidRPr="0062074F">
        <w:t xml:space="preserve">ECDIS should detect </w:t>
      </w:r>
      <w:r w:rsidR="005F2B6F" w:rsidRPr="0062074F">
        <w:t xml:space="preserve">incursions </w:t>
      </w:r>
      <w:r w:rsidRPr="0062074F">
        <w:t xml:space="preserve">and provide an </w:t>
      </w:r>
      <w:r w:rsidR="00B879E4" w:rsidRPr="0062074F">
        <w:t xml:space="preserve">alert </w:t>
      </w:r>
      <w:r w:rsidRPr="0062074F">
        <w:t>or indication.</w:t>
      </w:r>
    </w:p>
    <w:p w14:paraId="1C501EFC" w14:textId="573BF5BA" w:rsidR="00F12027" w:rsidRPr="0062074F" w:rsidRDefault="00F12027" w:rsidP="002D7DEE">
      <w:pPr>
        <w:pStyle w:val="Heading2"/>
      </w:pPr>
      <w:bookmarkStart w:id="666" w:name="_Toc226035098"/>
      <w:r w:rsidRPr="0062074F">
        <w:lastRenderedPageBreak/>
        <w:t>Multiple spatial objects</w:t>
      </w:r>
      <w:bookmarkEnd w:id="666"/>
    </w:p>
    <w:p w14:paraId="4999E7FB" w14:textId="20BBD170" w:rsidR="00F12027" w:rsidRPr="0062074F" w:rsidRDefault="00F12027" w:rsidP="004710ED">
      <w:pPr>
        <w:spacing w:after="120" w:line="240" w:lineRule="auto"/>
        <w:jc w:val="both"/>
      </w:pPr>
      <w:r w:rsidRPr="0062074F">
        <w:t>If multiple spatial objects are identified then the union of those spatial objects must be highlighted. If the same spatial object identifies an alert and an indication then the drawing order must be the alert highlight followed by the drawing highlight.</w:t>
      </w:r>
    </w:p>
    <w:p w14:paraId="0128D316" w14:textId="3838624D" w:rsidR="005A72AB" w:rsidRPr="0062074F" w:rsidRDefault="005A72AB" w:rsidP="005A72AB">
      <w:pPr>
        <w:spacing w:after="120" w:line="240" w:lineRule="auto"/>
        <w:jc w:val="both"/>
      </w:pPr>
    </w:p>
    <w:p w14:paraId="289665F2" w14:textId="2A7BAF0B" w:rsidR="00F42A19" w:rsidRPr="0062074F" w:rsidRDefault="00201DB6" w:rsidP="00BE68E8">
      <w:pPr>
        <w:pStyle w:val="Heading1"/>
      </w:pPr>
      <w:bookmarkStart w:id="667" w:name="_Toc178784500"/>
      <w:bookmarkStart w:id="668" w:name="_Ref44433395"/>
      <w:bookmarkStart w:id="669" w:name="_Toc226035099"/>
      <w:bookmarkEnd w:id="667"/>
      <w:r w:rsidRPr="0062074F">
        <w:t xml:space="preserve">Use of </w:t>
      </w:r>
      <w:r w:rsidR="00F42A19" w:rsidRPr="0062074F">
        <w:t xml:space="preserve">Context </w:t>
      </w:r>
      <w:r w:rsidRPr="0062074F">
        <w:t>P</w:t>
      </w:r>
      <w:r w:rsidR="00F42A19" w:rsidRPr="0062074F">
        <w:t>arameters</w:t>
      </w:r>
      <w:bookmarkEnd w:id="668"/>
      <w:bookmarkEnd w:id="669"/>
    </w:p>
    <w:p w14:paraId="6BEE0AC7" w14:textId="773F9EE8" w:rsidR="00F42A19" w:rsidRPr="0062074F" w:rsidRDefault="00422AF5" w:rsidP="00194607">
      <w:pPr>
        <w:spacing w:after="120" w:line="240" w:lineRule="auto"/>
        <w:jc w:val="both"/>
      </w:pPr>
      <w:r w:rsidRPr="0062074F">
        <w:t xml:space="preserve">The </w:t>
      </w:r>
      <w:r w:rsidR="00C82694" w:rsidRPr="0062074F">
        <w:t>P</w:t>
      </w:r>
      <w:r w:rsidRPr="0062074F">
        <w:t xml:space="preserve">ortrayal </w:t>
      </w:r>
      <w:r w:rsidR="00C82694" w:rsidRPr="0062074F">
        <w:t>C</w:t>
      </w:r>
      <w:r w:rsidRPr="0062074F">
        <w:t xml:space="preserve">atalogue </w:t>
      </w:r>
      <w:r w:rsidR="000C18F8" w:rsidRPr="0062074F">
        <w:t xml:space="preserve">for a product contains </w:t>
      </w:r>
      <w:r w:rsidR="007B4404" w:rsidRPr="0062074F">
        <w:t>the</w:t>
      </w:r>
      <w:r w:rsidR="000C18F8" w:rsidRPr="0062074F">
        <w:t xml:space="preserve"> set of parameters which </w:t>
      </w:r>
      <w:r w:rsidR="00900E0C" w:rsidRPr="0062074F">
        <w:t>are</w:t>
      </w:r>
      <w:r w:rsidR="000C18F8" w:rsidRPr="0062074F">
        <w:t xml:space="preserve"> used in the portrayal </w:t>
      </w:r>
      <w:r w:rsidR="007B4404" w:rsidRPr="0062074F">
        <w:t>processing for that product</w:t>
      </w:r>
      <w:r w:rsidR="000C18F8" w:rsidRPr="0062074F">
        <w:t>. Th</w:t>
      </w:r>
      <w:r w:rsidR="003A70CA" w:rsidRPr="0062074F">
        <w:t>is set</w:t>
      </w:r>
      <w:r w:rsidR="000C18F8" w:rsidRPr="0062074F">
        <w:t xml:space="preserve"> may be different for different products.</w:t>
      </w:r>
      <w:r w:rsidR="007B4404" w:rsidRPr="0062074F">
        <w:t xml:space="preserve"> Context parameters </w:t>
      </w:r>
      <w:r w:rsidR="003A70CA" w:rsidRPr="0062074F">
        <w:t xml:space="preserve">are used for passing portrayal-related configuration </w:t>
      </w:r>
      <w:r w:rsidR="00A54533" w:rsidRPr="0062074F">
        <w:t>information and user settings</w:t>
      </w:r>
      <w:r w:rsidR="003A70CA" w:rsidRPr="0062074F">
        <w:t xml:space="preserve"> to portrayal processing, and </w:t>
      </w:r>
      <w:r w:rsidR="00A54533" w:rsidRPr="0062074F">
        <w:t>the values of context parameters may therefore</w:t>
      </w:r>
      <w:r w:rsidR="007B4404" w:rsidRPr="0062074F">
        <w:t xml:space="preserve"> be changed by user functions</w:t>
      </w:r>
      <w:r w:rsidR="003A70CA" w:rsidRPr="0062074F">
        <w:t>, including those</w:t>
      </w:r>
      <w:r w:rsidR="007B4404" w:rsidRPr="0062074F">
        <w:t xml:space="preserve"> defined in the IMO </w:t>
      </w:r>
      <w:r w:rsidR="00C82694" w:rsidRPr="0062074F">
        <w:t>P</w:t>
      </w:r>
      <w:r w:rsidR="007B4404" w:rsidRPr="0062074F">
        <w:t xml:space="preserve">erformance </w:t>
      </w:r>
      <w:r w:rsidR="00C82694" w:rsidRPr="0062074F">
        <w:t>S</w:t>
      </w:r>
      <w:r w:rsidR="007B4404" w:rsidRPr="0062074F">
        <w:t>tandards</w:t>
      </w:r>
      <w:r w:rsidR="00A54533" w:rsidRPr="0062074F">
        <w:t>,</w:t>
      </w:r>
      <w:r w:rsidR="007B4404" w:rsidRPr="0062074F">
        <w:t xml:space="preserve"> in this document</w:t>
      </w:r>
      <w:r w:rsidR="003A70CA" w:rsidRPr="0062074F">
        <w:t xml:space="preserve">, or manufacturers’ custom </w:t>
      </w:r>
      <w:r w:rsidR="00A54533" w:rsidRPr="0062074F">
        <w:t xml:space="preserve">user </w:t>
      </w:r>
      <w:r w:rsidR="003A70CA" w:rsidRPr="0062074F">
        <w:t>functions</w:t>
      </w:r>
      <w:r w:rsidR="007B4404" w:rsidRPr="0062074F">
        <w:t>.</w:t>
      </w:r>
    </w:p>
    <w:p w14:paraId="338CD6FA" w14:textId="769946C8" w:rsidR="006616FA" w:rsidRPr="0062074F" w:rsidRDefault="006616FA" w:rsidP="00194607">
      <w:pPr>
        <w:spacing w:after="120" w:line="240" w:lineRule="auto"/>
        <w:jc w:val="both"/>
        <w:rPr>
          <w:b/>
          <w:bCs/>
        </w:rPr>
      </w:pPr>
      <w:r w:rsidRPr="0062074F">
        <w:t xml:space="preserve">In order to be able to </w:t>
      </w:r>
      <w:r w:rsidR="004E2E7C" w:rsidRPr="0062074F">
        <w:t xml:space="preserve">use the official </w:t>
      </w:r>
      <w:r w:rsidR="00C82694" w:rsidRPr="0062074F">
        <w:t>P</w:t>
      </w:r>
      <w:r w:rsidR="004E2E7C" w:rsidRPr="0062074F">
        <w:t xml:space="preserve">ortrayal </w:t>
      </w:r>
      <w:r w:rsidR="00C82694" w:rsidRPr="0062074F">
        <w:t>C</w:t>
      </w:r>
      <w:r w:rsidR="004E2E7C" w:rsidRPr="0062074F">
        <w:t xml:space="preserve">atalogue for a data product, manufacturers must implement all the context parameters listed in the </w:t>
      </w:r>
      <w:r w:rsidR="00C82694" w:rsidRPr="0062074F">
        <w:t>P</w:t>
      </w:r>
      <w:r w:rsidR="004E2E7C" w:rsidRPr="0062074F">
        <w:t xml:space="preserve">ortrayal </w:t>
      </w:r>
      <w:r w:rsidR="00C82694" w:rsidRPr="0062074F">
        <w:t>C</w:t>
      </w:r>
      <w:r w:rsidR="004E2E7C" w:rsidRPr="0062074F">
        <w:t xml:space="preserve">atalogue. </w:t>
      </w:r>
    </w:p>
    <w:p w14:paraId="74DD2BEA" w14:textId="5EAA3600" w:rsidR="00594DC5" w:rsidRPr="0062074F" w:rsidRDefault="00594DC5" w:rsidP="00194607">
      <w:pPr>
        <w:pStyle w:val="ISOChange"/>
        <w:spacing w:before="0" w:after="120" w:line="240" w:lineRule="auto"/>
        <w:jc w:val="both"/>
        <w:rPr>
          <w:sz w:val="20"/>
        </w:rPr>
      </w:pPr>
      <w:r w:rsidRPr="0062074F">
        <w:rPr>
          <w:sz w:val="20"/>
        </w:rPr>
        <w:t xml:space="preserve">Context parameters may be added or removed by updates to the </w:t>
      </w:r>
      <w:r w:rsidR="00C82694" w:rsidRPr="0062074F">
        <w:rPr>
          <w:sz w:val="20"/>
        </w:rPr>
        <w:t>P</w:t>
      </w:r>
      <w:r w:rsidRPr="0062074F">
        <w:rPr>
          <w:sz w:val="20"/>
        </w:rPr>
        <w:t xml:space="preserve">ortrayal </w:t>
      </w:r>
      <w:r w:rsidR="00C82694" w:rsidRPr="0062074F">
        <w:rPr>
          <w:sz w:val="20"/>
        </w:rPr>
        <w:t>C</w:t>
      </w:r>
      <w:r w:rsidRPr="0062074F">
        <w:rPr>
          <w:sz w:val="20"/>
        </w:rPr>
        <w:t xml:space="preserve">atalogue. Context parameters which cannot be automatically associated with ECDIS display functions or user interface features must be exposed to the </w:t>
      </w:r>
      <w:r w:rsidR="00C82694" w:rsidRPr="0062074F">
        <w:rPr>
          <w:sz w:val="20"/>
        </w:rPr>
        <w:t>M</w:t>
      </w:r>
      <w:r w:rsidRPr="0062074F">
        <w:rPr>
          <w:sz w:val="20"/>
        </w:rPr>
        <w:t>ariner for use.</w:t>
      </w:r>
      <w:r w:rsidR="002547AB" w:rsidRPr="0062074F">
        <w:rPr>
          <w:sz w:val="20"/>
        </w:rPr>
        <w:t xml:space="preserve"> </w:t>
      </w:r>
    </w:p>
    <w:p w14:paraId="2CC5C693" w14:textId="77777777" w:rsidR="004E2E7C" w:rsidRPr="0062074F" w:rsidRDefault="004E2E7C" w:rsidP="00C82694">
      <w:pPr>
        <w:spacing w:after="120" w:line="240" w:lineRule="auto"/>
        <w:jc w:val="both"/>
      </w:pPr>
    </w:p>
    <w:p w14:paraId="55B4468F" w14:textId="705A20C8" w:rsidR="006869F9" w:rsidRPr="0062074F" w:rsidRDefault="006869F9" w:rsidP="00BE68E8">
      <w:pPr>
        <w:pStyle w:val="Heading1"/>
      </w:pPr>
      <w:bookmarkStart w:id="670" w:name="_Ref45143486"/>
      <w:bookmarkStart w:id="671" w:name="_Ref171161739"/>
      <w:bookmarkStart w:id="672" w:name="_Toc226035100"/>
      <w:r w:rsidRPr="0062074F">
        <w:t>Dual-fuel systems</w:t>
      </w:r>
      <w:bookmarkEnd w:id="670"/>
      <w:bookmarkEnd w:id="671"/>
      <w:bookmarkEnd w:id="672"/>
    </w:p>
    <w:p w14:paraId="7EDF681A" w14:textId="4CE8146C" w:rsidR="002519D7" w:rsidRPr="0062074F" w:rsidRDefault="002519D7" w:rsidP="00E20C82">
      <w:pPr>
        <w:spacing w:after="120" w:line="240" w:lineRule="auto"/>
        <w:jc w:val="both"/>
      </w:pPr>
      <w:r w:rsidRPr="0062074F">
        <w:t>Dual-fuel systems are systems that use both older (pre-S-100) and newer (S-100) data products that contain the same type of information (for example, S-57 and S-101 ENCs).</w:t>
      </w:r>
    </w:p>
    <w:p w14:paraId="2CACCA9C" w14:textId="1EA140BC" w:rsidR="004C121F" w:rsidRPr="0062074F" w:rsidRDefault="002519D7" w:rsidP="00A13E02">
      <w:pPr>
        <w:spacing w:after="120" w:line="240" w:lineRule="auto"/>
        <w:jc w:val="both"/>
      </w:pPr>
      <w:r w:rsidRPr="0062074F">
        <w:t>All stakeholders should anticipate a transition period during which new S-100 formats</w:t>
      </w:r>
      <w:r w:rsidR="00EB71E2" w:rsidRPr="0062074F">
        <w:t xml:space="preserve"> are increasingly published to</w:t>
      </w:r>
      <w:r w:rsidRPr="0062074F">
        <w:t xml:space="preserve"> </w:t>
      </w:r>
      <w:r w:rsidR="00900E0C" w:rsidRPr="0062074F">
        <w:t>co-exist with</w:t>
      </w:r>
      <w:r w:rsidRPr="0062074F">
        <w:t xml:space="preserve"> older formats.</w:t>
      </w:r>
      <w:r w:rsidR="005A72AB" w:rsidRPr="0062074F">
        <w:t xml:space="preserve"> </w:t>
      </w:r>
      <w:r w:rsidR="00E20C82" w:rsidRPr="0062074F">
        <w:t>An</w:t>
      </w:r>
      <w:r w:rsidRPr="0062074F">
        <w:t xml:space="preserve"> </w:t>
      </w:r>
      <w:r w:rsidR="00E20C82" w:rsidRPr="0062074F">
        <w:t>S-100</w:t>
      </w:r>
      <w:r w:rsidRPr="0062074F">
        <w:t xml:space="preserve"> ECDIS must be able to handle both S-57 and S-101 ENC</w:t>
      </w:r>
      <w:r w:rsidR="006D24EE" w:rsidRPr="0062074F">
        <w:t>s</w:t>
      </w:r>
      <w:r w:rsidRPr="0062074F">
        <w:t xml:space="preserve"> during the transition period.</w:t>
      </w:r>
      <w:bookmarkStart w:id="673" w:name="_Toc178784503"/>
      <w:bookmarkStart w:id="674" w:name="_Toc178784504"/>
      <w:bookmarkStart w:id="675" w:name="_Toc178784505"/>
      <w:bookmarkStart w:id="676" w:name="_Toc178784506"/>
      <w:bookmarkStart w:id="677" w:name="_Toc178784507"/>
      <w:bookmarkStart w:id="678" w:name="_Toc178784508"/>
      <w:bookmarkStart w:id="679" w:name="_Toc178784509"/>
      <w:bookmarkStart w:id="680" w:name="_Toc178784510"/>
      <w:bookmarkEnd w:id="673"/>
      <w:bookmarkEnd w:id="674"/>
      <w:bookmarkEnd w:id="675"/>
      <w:bookmarkEnd w:id="676"/>
      <w:bookmarkEnd w:id="677"/>
      <w:bookmarkEnd w:id="678"/>
      <w:bookmarkEnd w:id="679"/>
      <w:bookmarkEnd w:id="680"/>
    </w:p>
    <w:p w14:paraId="7DA8858C" w14:textId="40262A7A" w:rsidR="007A21C9" w:rsidRPr="0062074F" w:rsidRDefault="007A21C9" w:rsidP="00DB7CFE">
      <w:pPr>
        <w:pStyle w:val="Heading2"/>
      </w:pPr>
      <w:bookmarkStart w:id="681" w:name="_Toc226035101"/>
      <w:r w:rsidRPr="0062074F">
        <w:t>Concurrent applicability of S-</w:t>
      </w:r>
      <w:r w:rsidR="00962723" w:rsidRPr="0062074F">
        <w:t>52</w:t>
      </w:r>
      <w:r w:rsidR="00390D83" w:rsidRPr="0062074F">
        <w:t xml:space="preserve"> and S-57</w:t>
      </w:r>
      <w:bookmarkEnd w:id="681"/>
    </w:p>
    <w:p w14:paraId="6C464FC9" w14:textId="26441DBE" w:rsidR="006A79F7" w:rsidRPr="0062074F" w:rsidRDefault="007A21C9" w:rsidP="004C121F">
      <w:pPr>
        <w:spacing w:after="120" w:line="240" w:lineRule="auto"/>
        <w:jc w:val="both"/>
      </w:pPr>
      <w:r w:rsidRPr="0062074F">
        <w:t xml:space="preserve">Dual-fuel </w:t>
      </w:r>
      <w:r w:rsidR="004C121F" w:rsidRPr="0062074F">
        <w:t xml:space="preserve">capable </w:t>
      </w:r>
      <w:r w:rsidRPr="0062074F">
        <w:t xml:space="preserve">systems </w:t>
      </w:r>
      <w:r w:rsidR="00822789" w:rsidRPr="0062074F">
        <w:t xml:space="preserve">must </w:t>
      </w:r>
      <w:r w:rsidRPr="0062074F">
        <w:t xml:space="preserve">continue to use the principles </w:t>
      </w:r>
      <w:r w:rsidR="005822CB" w:rsidRPr="0062074F">
        <w:t>defined in</w:t>
      </w:r>
      <w:r w:rsidRPr="0062074F">
        <w:t xml:space="preserve"> S-57 and S-52 </w:t>
      </w:r>
      <w:r w:rsidR="005822CB" w:rsidRPr="0062074F">
        <w:t>for the presentation of chart data that conforms to S-57 instead of S-101</w:t>
      </w:r>
      <w:r w:rsidRPr="0062074F">
        <w:t>.</w:t>
      </w:r>
      <w:r w:rsidR="005822CB" w:rsidRPr="0062074F">
        <w:t xml:space="preserve"> </w:t>
      </w:r>
      <w:r w:rsidR="003300DF" w:rsidRPr="0062074F">
        <w:t>T</w:t>
      </w:r>
      <w:r w:rsidR="003F3566" w:rsidRPr="0062074F">
        <w:t xml:space="preserve">he principles </w:t>
      </w:r>
      <w:r w:rsidR="002F1059" w:rsidRPr="0062074F">
        <w:t xml:space="preserve">of </w:t>
      </w:r>
      <w:r w:rsidR="003F3566" w:rsidRPr="0062074F">
        <w:t xml:space="preserve">S-101 and this </w:t>
      </w:r>
      <w:r w:rsidR="007048BF" w:rsidRPr="0062074F">
        <w:t xml:space="preserve">specification </w:t>
      </w:r>
      <w:r w:rsidR="009C1569" w:rsidRPr="0062074F">
        <w:t xml:space="preserve">must </w:t>
      </w:r>
      <w:r w:rsidR="003F3566" w:rsidRPr="0062074F">
        <w:t xml:space="preserve">be </w:t>
      </w:r>
      <w:r w:rsidR="003300DF" w:rsidRPr="0062074F">
        <w:t xml:space="preserve">concurrently </w:t>
      </w:r>
      <w:r w:rsidR="003F3566" w:rsidRPr="0062074F">
        <w:t xml:space="preserve">applied where S-101 data </w:t>
      </w:r>
      <w:r w:rsidR="00165336" w:rsidRPr="0062074F">
        <w:t>is displayed</w:t>
      </w:r>
      <w:r w:rsidR="003F3566" w:rsidRPr="0062074F">
        <w:t xml:space="preserve">. This includes the case where one part of the chart window has S-101 data as the chart layer and another has S-57 data as the chart layer </w:t>
      </w:r>
      <w:r w:rsidR="009C1569" w:rsidRPr="0062074F">
        <w:t>–</w:t>
      </w:r>
      <w:r w:rsidR="003F3566" w:rsidRPr="0062074F">
        <w:t xml:space="preserve"> S</w:t>
      </w:r>
      <w:r w:rsidR="009C1569" w:rsidRPr="0062074F">
        <w:t>-</w:t>
      </w:r>
      <w:r w:rsidR="003F3566" w:rsidRPr="0062074F">
        <w:t>57/S-52 appl</w:t>
      </w:r>
      <w:r w:rsidR="002F1059" w:rsidRPr="0062074F">
        <w:t>ies</w:t>
      </w:r>
      <w:r w:rsidR="003F3566" w:rsidRPr="0062074F">
        <w:t xml:space="preserve"> to the portion where S-57 data is the </w:t>
      </w:r>
      <w:r w:rsidR="003300DF" w:rsidRPr="0062074F">
        <w:t xml:space="preserve">chart </w:t>
      </w:r>
      <w:r w:rsidR="003F3566" w:rsidRPr="0062074F">
        <w:t xml:space="preserve">layer and S-101 and this </w:t>
      </w:r>
      <w:r w:rsidR="007048BF" w:rsidRPr="0062074F">
        <w:t xml:space="preserve">specification </w:t>
      </w:r>
      <w:r w:rsidR="003F3566" w:rsidRPr="0062074F">
        <w:t xml:space="preserve">apply where </w:t>
      </w:r>
      <w:r w:rsidR="00F909F1" w:rsidRPr="0062074F">
        <w:t xml:space="preserve">S-101 data is the </w:t>
      </w:r>
      <w:r w:rsidR="003300DF" w:rsidRPr="0062074F">
        <w:t xml:space="preserve">chart </w:t>
      </w:r>
      <w:r w:rsidR="00F909F1" w:rsidRPr="0062074F">
        <w:t>layer.</w:t>
      </w:r>
      <w:r w:rsidR="002F1059" w:rsidRPr="0062074F">
        <w:t xml:space="preserve"> </w:t>
      </w:r>
    </w:p>
    <w:p w14:paraId="32F5B97E" w14:textId="324EC2E1" w:rsidR="00F909F1" w:rsidRDefault="002F1059" w:rsidP="004C121F">
      <w:pPr>
        <w:spacing w:after="120" w:line="240" w:lineRule="auto"/>
        <w:jc w:val="both"/>
      </w:pPr>
      <w:r w:rsidRPr="0062074F">
        <w:t xml:space="preserve">Seamless portrayal of S-101 data is described in Appendix </w:t>
      </w:r>
      <w:r w:rsidR="003D0589" w:rsidRPr="0062074F">
        <w:t>E</w:t>
      </w:r>
      <w:r w:rsidRPr="0062074F">
        <w:t>.</w:t>
      </w:r>
      <w:r w:rsidR="006A79F7">
        <w:t xml:space="preserve"> </w:t>
      </w:r>
    </w:p>
    <w:p w14:paraId="51F129B2" w14:textId="2C9E70D3" w:rsidR="00FD0C9C" w:rsidRPr="0062074F" w:rsidRDefault="00FD0C9C" w:rsidP="004C121F">
      <w:pPr>
        <w:spacing w:after="120" w:line="240" w:lineRule="auto"/>
        <w:jc w:val="both"/>
      </w:pPr>
      <w:r w:rsidRPr="0062074F">
        <w:t>Overlays of S-100-based non-ENC data over S-57 chart data are left to manufacturer discretion</w:t>
      </w:r>
      <w:r w:rsidR="00003FC8" w:rsidRPr="0062074F">
        <w:t xml:space="preserve"> within IMO guidance</w:t>
      </w:r>
      <w:r w:rsidRPr="0062074F">
        <w:t xml:space="preserve">. Any overlays over S-57 chart data must not interact with or modify the underlying chart data, in particular the </w:t>
      </w:r>
      <w:r w:rsidR="00415C1B" w:rsidRPr="0062074F">
        <w:t>Enhanced</w:t>
      </w:r>
      <w:r w:rsidRPr="0062074F">
        <w:t xml:space="preserve"> </w:t>
      </w:r>
      <w:r w:rsidR="00415C1B" w:rsidRPr="0062074F">
        <w:t>S</w:t>
      </w:r>
      <w:r w:rsidRPr="0062074F">
        <w:t xml:space="preserve">afety </w:t>
      </w:r>
      <w:r w:rsidR="00415C1B" w:rsidRPr="0062074F">
        <w:t>C</w:t>
      </w:r>
      <w:r w:rsidRPr="0062074F">
        <w:t xml:space="preserve">ontour and </w:t>
      </w:r>
      <w:r w:rsidR="009D5976" w:rsidRPr="0062074F">
        <w:t>Water Level Adjustment</w:t>
      </w:r>
      <w:r w:rsidRPr="0062074F">
        <w:t xml:space="preserve"> features must only be implemented over S-101 charts.</w:t>
      </w:r>
    </w:p>
    <w:p w14:paraId="6ECF0C12" w14:textId="3B2DC0E3" w:rsidR="00F821B0" w:rsidRPr="0062074F" w:rsidRDefault="00F821B0" w:rsidP="004C121F">
      <w:pPr>
        <w:spacing w:after="60" w:line="240" w:lineRule="auto"/>
        <w:jc w:val="both"/>
      </w:pPr>
      <w:r w:rsidRPr="0062074F">
        <w:t xml:space="preserve">This </w:t>
      </w:r>
      <w:r w:rsidR="007048BF" w:rsidRPr="0062074F">
        <w:t xml:space="preserve">specification </w:t>
      </w:r>
      <w:r w:rsidRPr="0062074F">
        <w:t>is designed to allow such integrated displays. Note in particular:</w:t>
      </w:r>
    </w:p>
    <w:p w14:paraId="61F0F4F9" w14:textId="1296F135" w:rsidR="00C47198" w:rsidRPr="0062074F" w:rsidRDefault="00C47198">
      <w:pPr>
        <w:pStyle w:val="ListParagraph"/>
        <w:numPr>
          <w:ilvl w:val="0"/>
          <w:numId w:val="29"/>
        </w:numPr>
        <w:spacing w:after="60" w:line="240" w:lineRule="auto"/>
        <w:jc w:val="both"/>
      </w:pPr>
      <w:r w:rsidRPr="0062074F">
        <w:t xml:space="preserve">The IMO functions continue to be used. This </w:t>
      </w:r>
      <w:r w:rsidR="007048BF" w:rsidRPr="0062074F">
        <w:t xml:space="preserve">specification </w:t>
      </w:r>
      <w:r w:rsidRPr="0062074F">
        <w:t xml:space="preserve">describes their applicability to S-100-based data and defines additional functions for S-100-based data. Any additional functions that apply only to S-100-data </w:t>
      </w:r>
      <w:r w:rsidR="00546051">
        <w:t>must</w:t>
      </w:r>
      <w:r w:rsidR="00546051" w:rsidRPr="0062074F">
        <w:t xml:space="preserve"> </w:t>
      </w:r>
      <w:r w:rsidRPr="0062074F">
        <w:t>be deactivated for S-57 data.</w:t>
      </w:r>
    </w:p>
    <w:p w14:paraId="44064F8D" w14:textId="6ABF6A89" w:rsidR="007B171D" w:rsidRPr="0062074F" w:rsidRDefault="007B171D">
      <w:pPr>
        <w:pStyle w:val="ListParagraph"/>
        <w:numPr>
          <w:ilvl w:val="0"/>
          <w:numId w:val="29"/>
        </w:numPr>
        <w:spacing w:after="60" w:line="240" w:lineRule="auto"/>
        <w:jc w:val="both"/>
      </w:pPr>
      <w:r w:rsidRPr="0062074F">
        <w:t>The principles for chart furniture and miscellaneous display elements (scale boundaries, limits of data, safety contour</w:t>
      </w:r>
      <w:r w:rsidR="00060A04" w:rsidRPr="0062074F">
        <w:t>, depth zones, upd</w:t>
      </w:r>
      <w:r w:rsidR="00451E17" w:rsidRPr="0062074F">
        <w:t>ate identification, legend, etc</w:t>
      </w:r>
      <w:r w:rsidR="00060A04" w:rsidRPr="0062074F">
        <w:t xml:space="preserve">) </w:t>
      </w:r>
      <w:r w:rsidRPr="0062074F">
        <w:t xml:space="preserve">are the same in S-52 and this </w:t>
      </w:r>
      <w:r w:rsidR="007048BF" w:rsidRPr="0062074F">
        <w:t>specification</w:t>
      </w:r>
      <w:r w:rsidRPr="0062074F">
        <w:t>.</w:t>
      </w:r>
    </w:p>
    <w:p w14:paraId="75D4AF8A" w14:textId="4C66FD4F" w:rsidR="003300DF" w:rsidRPr="0062074F" w:rsidRDefault="00012A5A">
      <w:pPr>
        <w:pStyle w:val="ListParagraph"/>
        <w:numPr>
          <w:ilvl w:val="0"/>
          <w:numId w:val="29"/>
        </w:numPr>
        <w:spacing w:after="120" w:line="240" w:lineRule="auto"/>
        <w:jc w:val="both"/>
      </w:pPr>
      <w:r w:rsidRPr="0062074F">
        <w:t xml:space="preserve">The names of colour tokens are the same. (Future versions of this </w:t>
      </w:r>
      <w:r w:rsidR="007048BF" w:rsidRPr="0062074F">
        <w:t xml:space="preserve">specification </w:t>
      </w:r>
      <w:r w:rsidRPr="0062074F">
        <w:t>may add additional colour tokens, but should retain the S-52 set.)</w:t>
      </w:r>
    </w:p>
    <w:p w14:paraId="682D2959" w14:textId="58934E90" w:rsidR="002C2BC6" w:rsidRPr="0062074F" w:rsidRDefault="002C2BC6">
      <w:pPr>
        <w:pStyle w:val="ListParagraph"/>
        <w:numPr>
          <w:ilvl w:val="0"/>
          <w:numId w:val="29"/>
        </w:numPr>
        <w:spacing w:after="120" w:line="240" w:lineRule="auto"/>
        <w:jc w:val="both"/>
      </w:pPr>
      <w:r w:rsidRPr="0062074F">
        <w:t>Management of viewing groups must be combined between S-57 and S-10</w:t>
      </w:r>
      <w:r w:rsidR="007D0388">
        <w:t>1</w:t>
      </w:r>
      <w:r w:rsidRPr="0062074F">
        <w:t>. Viewing groups common to S-57 and S-100 should be managed as a single group.</w:t>
      </w:r>
    </w:p>
    <w:p w14:paraId="3345A3AD" w14:textId="26109CFD" w:rsidR="002C2BC6" w:rsidRPr="0062074F" w:rsidRDefault="00BA1423" w:rsidP="00451E17">
      <w:pPr>
        <w:spacing w:after="120" w:line="240" w:lineRule="auto"/>
        <w:jc w:val="both"/>
      </w:pPr>
      <w:r w:rsidRPr="0062074F">
        <w:t xml:space="preserve">Note that some </w:t>
      </w:r>
      <w:r w:rsidR="0019369A" w:rsidRPr="0062074F">
        <w:t xml:space="preserve">elements </w:t>
      </w:r>
      <w:r w:rsidRPr="0062074F">
        <w:t xml:space="preserve">required for complete compatibility of S-57/S-52 and S-101 presentations </w:t>
      </w:r>
      <w:r w:rsidR="00012A5A" w:rsidRPr="0062074F">
        <w:t>cannot be controlled in</w:t>
      </w:r>
      <w:r w:rsidRPr="0062074F">
        <w:t xml:space="preserve"> this </w:t>
      </w:r>
      <w:r w:rsidR="007048BF" w:rsidRPr="0062074F">
        <w:t>specification</w:t>
      </w:r>
      <w:r w:rsidRPr="0062074F">
        <w:t xml:space="preserve">, depending as they do on the harmonisation of </w:t>
      </w:r>
      <w:r w:rsidR="00451E17" w:rsidRPr="0062074F">
        <w:t>P</w:t>
      </w:r>
      <w:r w:rsidRPr="0062074F">
        <w:t xml:space="preserve">ortrayal </w:t>
      </w:r>
      <w:r w:rsidR="00451E17" w:rsidRPr="0062074F">
        <w:lastRenderedPageBreak/>
        <w:t>C</w:t>
      </w:r>
      <w:r w:rsidRPr="0062074F">
        <w:t>atalogues with S-52</w:t>
      </w:r>
      <w:r w:rsidR="00012A5A" w:rsidRPr="0062074F">
        <w:t xml:space="preserve"> symbology, colour tables, and lookup tables</w:t>
      </w:r>
      <w:r w:rsidRPr="0062074F">
        <w:t xml:space="preserve">. Among these are the </w:t>
      </w:r>
      <w:r w:rsidR="00012A5A" w:rsidRPr="0062074F">
        <w:t xml:space="preserve">shapes and dimensions of </w:t>
      </w:r>
      <w:r w:rsidRPr="0062074F">
        <w:t>symbols and the colour</w:t>
      </w:r>
      <w:r w:rsidR="00012A5A" w:rsidRPr="0062074F">
        <w:t xml:space="preserve"> coordinates assigned to colour tokens.</w:t>
      </w:r>
    </w:p>
    <w:p w14:paraId="6D40AF41" w14:textId="77777777" w:rsidR="0061638E" w:rsidRPr="0062074F" w:rsidRDefault="0061638E" w:rsidP="00451E17">
      <w:pPr>
        <w:spacing w:after="120" w:line="240" w:lineRule="auto"/>
        <w:jc w:val="both"/>
      </w:pPr>
    </w:p>
    <w:p w14:paraId="1B664EBD" w14:textId="688FEA11" w:rsidR="004F7D3B" w:rsidRPr="0062074F" w:rsidRDefault="004F7D3B" w:rsidP="00BE68E8">
      <w:pPr>
        <w:pStyle w:val="Heading1"/>
      </w:pPr>
      <w:bookmarkStart w:id="682" w:name="_Toc226035102"/>
      <w:r w:rsidRPr="0062074F">
        <w:t>Specifications for the display screen</w:t>
      </w:r>
      <w:bookmarkEnd w:id="682"/>
    </w:p>
    <w:p w14:paraId="7AAA8BD5" w14:textId="2B70B9A4" w:rsidR="00874728" w:rsidRPr="0062074F" w:rsidRDefault="00725E1B" w:rsidP="00DB7CFE">
      <w:pPr>
        <w:pStyle w:val="Heading2"/>
      </w:pPr>
      <w:bookmarkStart w:id="683" w:name="_Ref47552325"/>
      <w:bookmarkStart w:id="684" w:name="_Ref47552331"/>
      <w:bookmarkStart w:id="685" w:name="_Ref47553093"/>
      <w:bookmarkStart w:id="686" w:name="_Toc226035103"/>
      <w:r w:rsidRPr="0062074F">
        <w:t>Physical display requirements</w:t>
      </w:r>
      <w:bookmarkEnd w:id="683"/>
      <w:bookmarkEnd w:id="684"/>
      <w:bookmarkEnd w:id="685"/>
      <w:bookmarkEnd w:id="686"/>
    </w:p>
    <w:p w14:paraId="0A34F28F" w14:textId="146C3F16" w:rsidR="001913C0" w:rsidRPr="0062074F" w:rsidRDefault="001913C0" w:rsidP="00D64790">
      <w:pPr>
        <w:spacing w:after="60" w:line="240" w:lineRule="auto"/>
        <w:jc w:val="both"/>
      </w:pPr>
      <w:r w:rsidRPr="0062074F">
        <w:t>The requirements for the main graphic display are:</w:t>
      </w:r>
    </w:p>
    <w:p w14:paraId="2C4A09EE" w14:textId="65AE5DF3" w:rsidR="001913C0" w:rsidRPr="0062074F" w:rsidRDefault="001913C0" w:rsidP="00D64790">
      <w:pPr>
        <w:spacing w:after="60" w:line="240" w:lineRule="auto"/>
        <w:ind w:left="2160" w:hanging="1440"/>
        <w:jc w:val="both"/>
      </w:pPr>
      <w:r w:rsidRPr="0062074F">
        <w:t>Size</w:t>
      </w:r>
      <w:r w:rsidR="0042409E" w:rsidRPr="0062074F">
        <w:t>:</w:t>
      </w:r>
      <w:r w:rsidR="0042409E" w:rsidRPr="0062074F">
        <w:tab/>
      </w:r>
      <w:r w:rsidR="00D64790" w:rsidRPr="0062074F">
        <w:t>M</w:t>
      </w:r>
      <w:r w:rsidRPr="0062074F">
        <w:t>inimum effective size of the area for chart display: 270 x 270 mm</w:t>
      </w:r>
      <w:r w:rsidR="003035C4" w:rsidRPr="0062074F">
        <w:t xml:space="preserve">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003035C4" w:rsidRPr="0062074F">
        <w:t>10.2)</w:t>
      </w:r>
      <w:r w:rsidRPr="0062074F">
        <w:t>.</w:t>
      </w:r>
    </w:p>
    <w:p w14:paraId="6AEFAA4E" w14:textId="1A708A81" w:rsidR="001913C0" w:rsidRPr="0062074F" w:rsidRDefault="001913C0" w:rsidP="00D64790">
      <w:pPr>
        <w:spacing w:after="60" w:line="240" w:lineRule="auto"/>
        <w:ind w:left="2160" w:hanging="1440"/>
        <w:jc w:val="both"/>
      </w:pPr>
      <w:r w:rsidRPr="0062074F">
        <w:t>Resolution</w:t>
      </w:r>
      <w:r w:rsidR="0042409E" w:rsidRPr="0062074F">
        <w:t>:</w:t>
      </w:r>
      <w:r w:rsidR="0042409E" w:rsidRPr="0062074F">
        <w:tab/>
      </w:r>
      <w:r w:rsidR="00D64790" w:rsidRPr="0062074F">
        <w:t>M</w:t>
      </w:r>
      <w:r w:rsidRPr="0062074F">
        <w:t>inimum lines per mm (L) given by L=864/s, where s is the smaller dimension of the chart display area. (e.g. for the minimum chart area, s=270 mm</w:t>
      </w:r>
      <w:r w:rsidR="002C3265" w:rsidRPr="0062074F">
        <w:t xml:space="preserve">, </w:t>
      </w:r>
      <w:r w:rsidRPr="0062074F">
        <w:t>the resolution L</w:t>
      </w:r>
      <w:r w:rsidR="002C3265" w:rsidRPr="0062074F">
        <w:t xml:space="preserve"> </w:t>
      </w:r>
      <w:r w:rsidRPr="0062074F">
        <w:t>=</w:t>
      </w:r>
      <w:r w:rsidR="002C3265" w:rsidRPr="0062074F">
        <w:t xml:space="preserve"> 864/270 = </w:t>
      </w:r>
      <w:r w:rsidRPr="0062074F">
        <w:t>3.20 lines per mm, giving a "picture unit" size of 0.312 mm)</w:t>
      </w:r>
    </w:p>
    <w:p w14:paraId="70C765F5" w14:textId="555B189B" w:rsidR="00A83B37" w:rsidRPr="0062074F" w:rsidRDefault="00A83B37" w:rsidP="00D64790">
      <w:pPr>
        <w:spacing w:after="120" w:line="240" w:lineRule="auto"/>
        <w:jc w:val="both"/>
      </w:pPr>
      <w:r w:rsidRPr="0062074F">
        <w:t xml:space="preserve">The specifications above permit a chart display whose minimum resolution (lines/mm) may vary depending on the size of the display. Maintaining a clearly readable chart display under this flexibility </w:t>
      </w:r>
      <w:r w:rsidR="00D600F5" w:rsidRPr="0062074F">
        <w:t>imposes certain requirements</w:t>
      </w:r>
      <w:r w:rsidRPr="0062074F">
        <w:t xml:space="preserve"> on the </w:t>
      </w:r>
      <w:r w:rsidR="00D600F5" w:rsidRPr="0062074F">
        <w:t>display</w:t>
      </w:r>
      <w:r w:rsidRPr="0062074F">
        <w:t xml:space="preserve"> software, which are described in clause </w:t>
      </w:r>
      <w:r w:rsidRPr="0062074F">
        <w:fldChar w:fldCharType="begin"/>
      </w:r>
      <w:r w:rsidRPr="0062074F">
        <w:instrText xml:space="preserve"> REF _Ref49261612 \r \h </w:instrText>
      </w:r>
      <w:r w:rsidR="00D64790" w:rsidRPr="0062074F">
        <w:instrText xml:space="preserve"> \* MERGEFORMAT </w:instrText>
      </w:r>
      <w:r w:rsidRPr="0062074F">
        <w:fldChar w:fldCharType="separate"/>
      </w:r>
      <w:r w:rsidR="00A74A4F" w:rsidRPr="0062074F">
        <w:t>10.2</w:t>
      </w:r>
      <w:r w:rsidRPr="0062074F">
        <w:fldChar w:fldCharType="end"/>
      </w:r>
      <w:r w:rsidRPr="0062074F">
        <w:t>.</w:t>
      </w:r>
    </w:p>
    <w:p w14:paraId="636FCBCC" w14:textId="06D1AA45" w:rsidR="001913C0" w:rsidRPr="001C1CAB" w:rsidRDefault="001913C0" w:rsidP="00D64790">
      <w:pPr>
        <w:spacing w:after="120" w:line="240" w:lineRule="auto"/>
        <w:jc w:val="both"/>
        <w:rPr>
          <w:lang w:val="en-US"/>
        </w:rPr>
      </w:pPr>
      <w:r w:rsidRPr="0062074F">
        <w:t xml:space="preserve">Information should be displayed in the ECDIS on one or more physical screens, which may be divided into more than one chart display. Information may be displayed automatically, on demand or as a result of </w:t>
      </w:r>
      <w:r w:rsidR="00D64790" w:rsidRPr="0062074F">
        <w:t>M</w:t>
      </w:r>
      <w:r w:rsidRPr="0062074F">
        <w:t>ariner's selection.</w:t>
      </w:r>
    </w:p>
    <w:p w14:paraId="6AE776DD" w14:textId="5EF97EC2" w:rsidR="00714823" w:rsidRPr="0062074F" w:rsidRDefault="00714823" w:rsidP="00D64790">
      <w:pPr>
        <w:spacing w:after="120" w:line="240" w:lineRule="auto"/>
        <w:jc w:val="both"/>
      </w:pPr>
      <w:r w:rsidRPr="0062074F">
        <w:t xml:space="preserve">The physical size of the screen(s) should be appropriate to viewing conditions. Larger </w:t>
      </w:r>
      <w:r w:rsidR="00AF0BC3" w:rsidRPr="0062074F">
        <w:t>screens</w:t>
      </w:r>
      <w:r w:rsidRPr="0062074F">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5A3F151B" w:rsidR="001913C0" w:rsidRPr="0062074F" w:rsidRDefault="001913C0" w:rsidP="00D64790">
      <w:pPr>
        <w:spacing w:after="60" w:line="240" w:lineRule="auto"/>
        <w:jc w:val="both"/>
      </w:pPr>
      <w:r w:rsidRPr="0062074F">
        <w:t xml:space="preserve">Redraw during route monitoring to follow the ship's progress, including scale changes due to change in the scale of the chart information, should take less than 5 seconds. Demands by the </w:t>
      </w:r>
      <w:r w:rsidR="00D64790" w:rsidRPr="0062074F">
        <w:t>M</w:t>
      </w:r>
      <w:r w:rsidRPr="0062074F">
        <w:t>ariner that cannot be predicted by the ECDIS, such as draw at a different scale or in a different area may take more than 5 seconds. In the latter case:</w:t>
      </w:r>
    </w:p>
    <w:p w14:paraId="5F6256E7" w14:textId="2010130B" w:rsidR="001913C0" w:rsidRPr="0062074F" w:rsidRDefault="00D64790">
      <w:pPr>
        <w:pStyle w:val="ListParagraph"/>
        <w:numPr>
          <w:ilvl w:val="0"/>
          <w:numId w:val="24"/>
        </w:numPr>
        <w:spacing w:after="60" w:line="240" w:lineRule="auto"/>
        <w:jc w:val="both"/>
      </w:pPr>
      <w:r w:rsidRPr="0062074F">
        <w:t>T</w:t>
      </w:r>
      <w:r w:rsidR="001913C0" w:rsidRPr="0062074F">
        <w:t xml:space="preserve">he </w:t>
      </w:r>
      <w:r w:rsidRPr="0062074F">
        <w:t>M</w:t>
      </w:r>
      <w:r w:rsidR="001913C0" w:rsidRPr="0062074F">
        <w:t>ariner should be informed;</w:t>
      </w:r>
    </w:p>
    <w:p w14:paraId="39046F5C" w14:textId="5F6D534B" w:rsidR="001913C0" w:rsidRPr="0062074F" w:rsidRDefault="00D64790">
      <w:pPr>
        <w:pStyle w:val="ListParagraph"/>
        <w:numPr>
          <w:ilvl w:val="0"/>
          <w:numId w:val="24"/>
        </w:numPr>
        <w:spacing w:after="120" w:line="240" w:lineRule="auto"/>
        <w:jc w:val="both"/>
      </w:pPr>
      <w:r w:rsidRPr="0062074F">
        <w:t>T</w:t>
      </w:r>
      <w:r w:rsidR="001913C0" w:rsidRPr="0062074F">
        <w:t xml:space="preserve">he display should continue route monitoring </w:t>
      </w:r>
    </w:p>
    <w:p w14:paraId="23B7596D" w14:textId="77777777" w:rsidR="00D64790" w:rsidRPr="0062074F" w:rsidRDefault="00D64790" w:rsidP="00D64790">
      <w:pPr>
        <w:spacing w:after="120" w:line="240" w:lineRule="auto"/>
        <w:jc w:val="both"/>
      </w:pPr>
    </w:p>
    <w:p w14:paraId="66975542" w14:textId="77777777" w:rsidR="00E07B88" w:rsidRPr="0062074F" w:rsidRDefault="00E07B88" w:rsidP="00DB7CFE">
      <w:pPr>
        <w:pStyle w:val="Heading2"/>
      </w:pPr>
      <w:bookmarkStart w:id="687" w:name="_Toc226035104"/>
      <w:r w:rsidRPr="0062074F">
        <w:t>Colour reproduction</w:t>
      </w:r>
      <w:bookmarkEnd w:id="687"/>
    </w:p>
    <w:p w14:paraId="64BD0612" w14:textId="00215504" w:rsidR="00E07B88" w:rsidRPr="0062074F" w:rsidRDefault="00E07B88" w:rsidP="00D64790">
      <w:pPr>
        <w:spacing w:after="120" w:line="240" w:lineRule="auto"/>
        <w:jc w:val="both"/>
      </w:pPr>
      <w:r w:rsidRPr="0062074F">
        <w:t xml:space="preserve">Absolute accuracy in colour reproduction is not required but relative colour fidelity is important. To ensure clear contrast between colour-coded features the display screen </w:t>
      </w:r>
      <w:r w:rsidR="00822789" w:rsidRPr="0062074F">
        <w:t xml:space="preserve">must </w:t>
      </w:r>
      <w:r w:rsidRPr="0062074F">
        <w:t>be calibrated before use, and this calibration should as far as possible be maintained while in service. If this is not done, lines, symbols, and area shades may become indistinct, and information may then be lost or become misleading.</w:t>
      </w:r>
    </w:p>
    <w:p w14:paraId="666EA27D" w14:textId="28633F9C" w:rsidR="00334FE9" w:rsidRPr="0062074F" w:rsidRDefault="006F7BA7" w:rsidP="00DB7CFE">
      <w:pPr>
        <w:pStyle w:val="Heading2"/>
      </w:pPr>
      <w:bookmarkStart w:id="688" w:name="_Ref49462011"/>
      <w:bookmarkStart w:id="689" w:name="_Toc226035105"/>
      <w:r w:rsidRPr="0062074F">
        <w:t>Display requirements for colours</w:t>
      </w:r>
      <w:bookmarkEnd w:id="688"/>
      <w:bookmarkEnd w:id="689"/>
    </w:p>
    <w:p w14:paraId="3CB3320E" w14:textId="50B40509" w:rsidR="00334FE9" w:rsidRPr="0062074F" w:rsidRDefault="00334FE9" w:rsidP="00E673D5">
      <w:pPr>
        <w:pStyle w:val="Heading3"/>
      </w:pPr>
      <w:bookmarkStart w:id="690" w:name="_Toc178784517"/>
      <w:bookmarkStart w:id="691" w:name="_Toc178784518"/>
      <w:bookmarkStart w:id="692" w:name="_Toc178784519"/>
      <w:bookmarkStart w:id="693" w:name="_Toc178784520"/>
      <w:bookmarkStart w:id="694" w:name="_Toc178784521"/>
      <w:bookmarkStart w:id="695" w:name="_Toc178784522"/>
      <w:bookmarkStart w:id="696" w:name="_Toc178784523"/>
      <w:bookmarkStart w:id="697" w:name="_Toc178784524"/>
      <w:bookmarkStart w:id="698" w:name="_Toc178784525"/>
      <w:bookmarkStart w:id="699" w:name="_Toc178784526"/>
      <w:bookmarkStart w:id="700" w:name="_Toc178784527"/>
      <w:bookmarkStart w:id="701" w:name="_Toc178784528"/>
      <w:bookmarkStart w:id="702" w:name="_Toc226035106"/>
      <w:bookmarkEnd w:id="690"/>
      <w:bookmarkEnd w:id="691"/>
      <w:bookmarkEnd w:id="692"/>
      <w:bookmarkEnd w:id="693"/>
      <w:bookmarkEnd w:id="694"/>
      <w:bookmarkEnd w:id="695"/>
      <w:bookmarkEnd w:id="696"/>
      <w:bookmarkEnd w:id="697"/>
      <w:bookmarkEnd w:id="698"/>
      <w:bookmarkEnd w:id="699"/>
      <w:bookmarkEnd w:id="700"/>
      <w:bookmarkEnd w:id="701"/>
      <w:r w:rsidRPr="0062074F">
        <w:t>General</w:t>
      </w:r>
      <w:bookmarkEnd w:id="702"/>
    </w:p>
    <w:p w14:paraId="3F3D2767" w14:textId="00FEACFD" w:rsidR="008E6C83" w:rsidRPr="0062074F" w:rsidRDefault="008E6C83" w:rsidP="00203CD4">
      <w:pPr>
        <w:spacing w:after="120" w:line="240" w:lineRule="auto"/>
        <w:jc w:val="both"/>
      </w:pPr>
      <w:r w:rsidRPr="0062074F">
        <w:t xml:space="preserve">The ECDIS manufacturer can use any technology to build </w:t>
      </w:r>
      <w:r w:rsidR="00FA7228" w:rsidRPr="0062074F">
        <w:t xml:space="preserve">the </w:t>
      </w:r>
      <w:r w:rsidRPr="0062074F">
        <w:t>display as long as</w:t>
      </w:r>
      <w:r w:rsidR="0070743A" w:rsidRPr="0062074F">
        <w:t xml:space="preserve"> </w:t>
      </w:r>
      <w:r w:rsidR="00A94367" w:rsidRPr="0062074F">
        <w:t>their</w:t>
      </w:r>
      <w:r w:rsidRPr="0062074F">
        <w:t xml:space="preserve"> display fulfils the requirements of this </w:t>
      </w:r>
      <w:r w:rsidR="00BB11A2" w:rsidRPr="0062074F">
        <w:t>specification</w:t>
      </w:r>
      <w:r w:rsidRPr="0062074F">
        <w:t>.</w:t>
      </w:r>
      <w:r w:rsidR="003035C4" w:rsidRPr="0062074F" w:rsidDel="003035C4">
        <w:t xml:space="preserve"> </w:t>
      </w:r>
    </w:p>
    <w:p w14:paraId="285A3A85" w14:textId="48CB40A6" w:rsidR="00334FE9" w:rsidRPr="0062074F" w:rsidRDefault="00334FE9" w:rsidP="00E673D5">
      <w:pPr>
        <w:pStyle w:val="Heading3"/>
      </w:pPr>
      <w:bookmarkStart w:id="703" w:name="_Toc49466645"/>
      <w:bookmarkStart w:id="704" w:name="_Toc49466891"/>
      <w:bookmarkStart w:id="705" w:name="_Toc178784530"/>
      <w:bookmarkStart w:id="706" w:name="_Toc178784531"/>
      <w:bookmarkStart w:id="707" w:name="_Toc178784532"/>
      <w:bookmarkStart w:id="708" w:name="_Toc178784533"/>
      <w:bookmarkStart w:id="709" w:name="_Toc178784534"/>
      <w:bookmarkStart w:id="710" w:name="_Toc178784535"/>
      <w:bookmarkStart w:id="711" w:name="_Toc226035107"/>
      <w:bookmarkEnd w:id="703"/>
      <w:bookmarkEnd w:id="704"/>
      <w:bookmarkEnd w:id="705"/>
      <w:bookmarkEnd w:id="706"/>
      <w:bookmarkEnd w:id="707"/>
      <w:bookmarkEnd w:id="708"/>
      <w:bookmarkEnd w:id="709"/>
      <w:bookmarkEnd w:id="710"/>
      <w:r w:rsidRPr="0062074F">
        <w:t>Display calibration and verification</w:t>
      </w:r>
      <w:bookmarkEnd w:id="711"/>
    </w:p>
    <w:p w14:paraId="717F7B5B" w14:textId="77BB2F6E" w:rsidR="008E6C83" w:rsidRPr="0062074F" w:rsidRDefault="008E6C83" w:rsidP="00472D6D">
      <w:pPr>
        <w:spacing w:after="120" w:line="240" w:lineRule="auto"/>
        <w:jc w:val="both"/>
      </w:pPr>
      <w:r w:rsidRPr="0062074F">
        <w:t xml:space="preserve">The ECDIS display </w:t>
      </w:r>
      <w:r w:rsidR="00B23114" w:rsidRPr="0062074F">
        <w:t xml:space="preserve">must </w:t>
      </w:r>
      <w:r w:rsidRPr="0062074F">
        <w:t>be calibrated initially in order to transform the CIE</w:t>
      </w:r>
      <w:r w:rsidR="00D3473A" w:rsidRPr="0062074F">
        <w:t xml:space="preserve"> </w:t>
      </w:r>
      <w:r w:rsidRPr="0062074F">
        <w:t>colour table coordinates to screen coordinates. The main components of the</w:t>
      </w:r>
      <w:r w:rsidR="00D3473A" w:rsidRPr="0062074F">
        <w:t xml:space="preserve"> </w:t>
      </w:r>
      <w:r w:rsidRPr="0062074F">
        <w:t>ECDIS display are the monitor and the image generator. Both the monitor and the</w:t>
      </w:r>
      <w:r w:rsidR="00D3473A" w:rsidRPr="0062074F">
        <w:t xml:space="preserve"> </w:t>
      </w:r>
      <w:r w:rsidRPr="0062074F">
        <w:t>image generator used to drive the ECDIS display can be calibrated together as a</w:t>
      </w:r>
      <w:r w:rsidR="00D3473A" w:rsidRPr="0062074F">
        <w:t xml:space="preserve"> </w:t>
      </w:r>
      <w:r w:rsidRPr="0062074F">
        <w:t>colour generating unit. Another alternative is to calibrate separately both the</w:t>
      </w:r>
      <w:r w:rsidR="00D3473A" w:rsidRPr="0062074F">
        <w:t xml:space="preserve"> </w:t>
      </w:r>
      <w:r w:rsidRPr="0062074F">
        <w:t>monitor and image generator</w:t>
      </w:r>
      <w:r w:rsidR="00D3473A" w:rsidRPr="0062074F">
        <w:t>.</w:t>
      </w:r>
    </w:p>
    <w:p w14:paraId="522E9389" w14:textId="4FCD1366" w:rsidR="008E6C83" w:rsidRPr="0062074F" w:rsidRDefault="008E6C83" w:rsidP="00472D6D">
      <w:pPr>
        <w:spacing w:after="60" w:line="240" w:lineRule="auto"/>
        <w:jc w:val="both"/>
      </w:pPr>
      <w:r w:rsidRPr="0062074F">
        <w:t>The following international standards describe methods for calibration of a</w:t>
      </w:r>
      <w:r w:rsidR="00D3473A" w:rsidRPr="0062074F">
        <w:t xml:space="preserve"> </w:t>
      </w:r>
      <w:r w:rsidRPr="0062074F">
        <w:t>monitor’s RGB values to produce an output. Other methodologies may be</w:t>
      </w:r>
      <w:r w:rsidR="00D3473A" w:rsidRPr="0062074F">
        <w:t xml:space="preserve"> </w:t>
      </w:r>
      <w:r w:rsidRPr="0062074F">
        <w:t>followed, but the same verification test requirements apply regardless of method.</w:t>
      </w:r>
    </w:p>
    <w:p w14:paraId="67B6E677" w14:textId="0D61FDE9" w:rsidR="00D3473A" w:rsidRPr="0062074F" w:rsidRDefault="00D3473A" w:rsidP="00472D6D">
      <w:pPr>
        <w:spacing w:after="60" w:line="240" w:lineRule="auto"/>
        <w:ind w:left="720"/>
        <w:jc w:val="both"/>
      </w:pPr>
      <w:r w:rsidRPr="0062074F">
        <w:lastRenderedPageBreak/>
        <w:t>CIE 122-1996</w:t>
      </w:r>
      <w:r w:rsidR="00461197" w:rsidRPr="0062074F">
        <w:tab/>
      </w:r>
      <w:r w:rsidR="00461197" w:rsidRPr="0062074F">
        <w:tab/>
      </w:r>
      <w:r w:rsidRPr="0062074F">
        <w:rPr>
          <w:i/>
        </w:rPr>
        <w:t>Technical Report: The Relationship between Digital and Colorimetric Data for Computer-Controlled CRT Displays</w:t>
      </w:r>
      <w:r w:rsidR="00461197" w:rsidRPr="0062074F">
        <w:rPr>
          <w:i/>
        </w:rPr>
        <w:t>.</w:t>
      </w:r>
    </w:p>
    <w:p w14:paraId="67EB867B" w14:textId="5C8DE7B6" w:rsidR="00D3473A" w:rsidRPr="0062074F" w:rsidRDefault="00D3473A" w:rsidP="00472D6D">
      <w:pPr>
        <w:spacing w:after="60" w:line="240" w:lineRule="auto"/>
        <w:ind w:left="720"/>
        <w:jc w:val="both"/>
      </w:pPr>
      <w:r w:rsidRPr="0062074F">
        <w:t>IEC 61966-3</w:t>
      </w:r>
      <w:r w:rsidR="00461197" w:rsidRPr="0062074F">
        <w:t>:</w:t>
      </w:r>
      <w:r w:rsidRPr="0062074F">
        <w:t>2000</w:t>
      </w:r>
      <w:r w:rsidR="00461197" w:rsidRPr="0062074F">
        <w:tab/>
      </w:r>
      <w:r w:rsidRPr="0062074F">
        <w:rPr>
          <w:i/>
        </w:rPr>
        <w:t>Multimedia systems and equipment -</w:t>
      </w:r>
      <w:r w:rsidR="00250D78">
        <w:rPr>
          <w:i/>
        </w:rPr>
        <w:t xml:space="preserve"> </w:t>
      </w:r>
      <w:r w:rsidRPr="0062074F">
        <w:rPr>
          <w:i/>
        </w:rPr>
        <w:t>Colour measurement and management -</w:t>
      </w:r>
      <w:r w:rsidR="00461197" w:rsidRPr="0062074F">
        <w:rPr>
          <w:i/>
        </w:rPr>
        <w:t xml:space="preserve"> </w:t>
      </w:r>
      <w:r w:rsidRPr="0062074F">
        <w:rPr>
          <w:i/>
        </w:rPr>
        <w:t>Part 3: Equipment using cathode ray tubes</w:t>
      </w:r>
      <w:r w:rsidRPr="0062074F">
        <w:t>, Edition 1</w:t>
      </w:r>
      <w:r w:rsidR="00461197" w:rsidRPr="0062074F">
        <w:t>.</w:t>
      </w:r>
    </w:p>
    <w:p w14:paraId="0E83DECB" w14:textId="3313A9E7" w:rsidR="00D3473A" w:rsidRPr="0062074F" w:rsidRDefault="00D3473A" w:rsidP="00472D6D">
      <w:pPr>
        <w:spacing w:after="120" w:line="240" w:lineRule="auto"/>
        <w:ind w:left="720"/>
        <w:jc w:val="both"/>
      </w:pPr>
      <w:r w:rsidRPr="0062074F">
        <w:t>IEC 61966-4</w:t>
      </w:r>
      <w:r w:rsidR="00461197" w:rsidRPr="0062074F">
        <w:t>:</w:t>
      </w:r>
      <w:r w:rsidRPr="0062074F">
        <w:t>2000</w:t>
      </w:r>
      <w:r w:rsidR="00461197" w:rsidRPr="0062074F">
        <w:tab/>
      </w:r>
      <w:r w:rsidRPr="0062074F">
        <w:rPr>
          <w:i/>
        </w:rPr>
        <w:t>Multimedia systems and equipment-Colour measurement and</w:t>
      </w:r>
      <w:r w:rsidR="00461197" w:rsidRPr="0062074F">
        <w:rPr>
          <w:i/>
        </w:rPr>
        <w:t xml:space="preserve"> </w:t>
      </w:r>
      <w:r w:rsidRPr="0062074F">
        <w:rPr>
          <w:i/>
        </w:rPr>
        <w:t xml:space="preserve">management </w:t>
      </w:r>
      <w:r w:rsidR="00A87705" w:rsidRPr="0062074F">
        <w:rPr>
          <w:i/>
        </w:rPr>
        <w:t>–</w:t>
      </w:r>
      <w:r w:rsidRPr="0062074F">
        <w:rPr>
          <w:i/>
        </w:rPr>
        <w:t xml:space="preserve"> Part</w:t>
      </w:r>
      <w:r w:rsidR="00A87705" w:rsidRPr="0062074F">
        <w:rPr>
          <w:i/>
        </w:rPr>
        <w:t xml:space="preserve"> </w:t>
      </w:r>
      <w:r w:rsidRPr="0062074F">
        <w:rPr>
          <w:i/>
        </w:rPr>
        <w:t>4: Equipment using liquid crystal display panels</w:t>
      </w:r>
      <w:r w:rsidRPr="0062074F">
        <w:t>, Edition 1</w:t>
      </w:r>
      <w:r w:rsidR="00461197" w:rsidRPr="0062074F">
        <w:t>.</w:t>
      </w:r>
    </w:p>
    <w:p w14:paraId="7CFE5C10" w14:textId="77777777" w:rsidR="00A94BB4" w:rsidRPr="0062074F" w:rsidRDefault="00D3473A" w:rsidP="00472D6D">
      <w:pPr>
        <w:spacing w:after="120" w:line="240" w:lineRule="auto"/>
        <w:jc w:val="both"/>
      </w:pPr>
      <w:r w:rsidRPr="0062074F">
        <w:t xml:space="preserve">The ECDIS display calibration </w:t>
      </w:r>
      <w:r w:rsidR="00B23114" w:rsidRPr="0062074F">
        <w:t xml:space="preserve">must </w:t>
      </w:r>
      <w:r w:rsidRPr="0062074F">
        <w:t>be verified for type approval of all monitors</w:t>
      </w:r>
      <w:r w:rsidR="00762AB0" w:rsidRPr="0062074F">
        <w:t>.</w:t>
      </w:r>
      <w:r w:rsidR="00461197" w:rsidRPr="0062074F">
        <w:t xml:space="preserve"> </w:t>
      </w:r>
    </w:p>
    <w:p w14:paraId="2747ABBF" w14:textId="6F99DE9F" w:rsidR="00334FE9" w:rsidRPr="0062074F" w:rsidRDefault="00A87705" w:rsidP="00530F27">
      <w:pPr>
        <w:pStyle w:val="Heading3"/>
      </w:pPr>
      <w:bookmarkStart w:id="712" w:name="_Toc226035108"/>
      <w:r w:rsidRPr="0062074F">
        <w:t>Colour control,</w:t>
      </w:r>
      <w:r w:rsidR="00334FE9" w:rsidRPr="0062074F">
        <w:t xml:space="preserve"> contrast and brightness controls</w:t>
      </w:r>
      <w:bookmarkEnd w:id="712"/>
    </w:p>
    <w:p w14:paraId="76854F2A" w14:textId="78AE31E9" w:rsidR="008E6C83" w:rsidRPr="0062074F" w:rsidRDefault="008E6C83" w:rsidP="00472D6D">
      <w:pPr>
        <w:spacing w:after="120" w:line="240" w:lineRule="auto"/>
        <w:jc w:val="both"/>
      </w:pPr>
      <w:r w:rsidRPr="0062074F">
        <w:t>There are a variety of technologies available for monitors to be used for ECDIS</w:t>
      </w:r>
      <w:r w:rsidR="00461197" w:rsidRPr="0062074F">
        <w:t xml:space="preserve"> </w:t>
      </w:r>
      <w:r w:rsidRPr="0062074F">
        <w:t>display. Different technologies have different methods to control colour, contrast</w:t>
      </w:r>
      <w:r w:rsidR="00461197" w:rsidRPr="0062074F">
        <w:t xml:space="preserve"> </w:t>
      </w:r>
      <w:r w:rsidRPr="0062074F">
        <w:t>and brightness, but some basic rules apply for all of them.</w:t>
      </w:r>
    </w:p>
    <w:p w14:paraId="2057F64D" w14:textId="453F0B13" w:rsidR="00334FE9" w:rsidRPr="0062074F" w:rsidRDefault="00334FE9" w:rsidP="003D0589">
      <w:pPr>
        <w:pStyle w:val="Heading3"/>
      </w:pPr>
      <w:bookmarkStart w:id="713" w:name="_Toc226035109"/>
      <w:r w:rsidRPr="0062074F">
        <w:t>Effect of controls</w:t>
      </w:r>
      <w:bookmarkEnd w:id="713"/>
    </w:p>
    <w:p w14:paraId="781946BA" w14:textId="03D25FAE" w:rsidR="008E6C83" w:rsidRPr="0062074F" w:rsidRDefault="008E6C83" w:rsidP="00A87705">
      <w:pPr>
        <w:spacing w:after="120" w:line="240" w:lineRule="auto"/>
        <w:jc w:val="both"/>
      </w:pPr>
      <w:r w:rsidRPr="0062074F">
        <w:t>The contrast control of a display generally shortens or extends the range of</w:t>
      </w:r>
      <w:r w:rsidR="00461197" w:rsidRPr="0062074F">
        <w:t xml:space="preserve"> </w:t>
      </w:r>
      <w:r w:rsidRPr="0062074F">
        <w:t>luminance available, making the display appear darker or brighter.</w:t>
      </w:r>
    </w:p>
    <w:p w14:paraId="253558C9" w14:textId="2B689DD4" w:rsidR="008E6C83" w:rsidRPr="0062074F" w:rsidRDefault="008E6C83" w:rsidP="00A87705">
      <w:pPr>
        <w:spacing w:after="120" w:line="240" w:lineRule="auto"/>
        <w:jc w:val="both"/>
      </w:pPr>
      <w:r w:rsidRPr="0062074F">
        <w:t>On the other hand, the brightness control shortens or extends the range of colour</w:t>
      </w:r>
      <w:r w:rsidR="00461197" w:rsidRPr="0062074F">
        <w:t xml:space="preserve"> </w:t>
      </w:r>
      <w:r w:rsidRPr="0062074F">
        <w:t>saturation available by adding white (which extends the range by making colours</w:t>
      </w:r>
      <w:r w:rsidR="00461197" w:rsidRPr="0062074F">
        <w:t xml:space="preserve"> </w:t>
      </w:r>
      <w:r w:rsidRPr="0062074F">
        <w:t>other than black less saturated), or subtracting white (colours become darker,</w:t>
      </w:r>
      <w:r w:rsidR="00461197" w:rsidRPr="0062074F">
        <w:t xml:space="preserve"> </w:t>
      </w:r>
      <w:r w:rsidRPr="0062074F">
        <w:t>more saturated.)</w:t>
      </w:r>
    </w:p>
    <w:p w14:paraId="3A76A7B5" w14:textId="00B2A813" w:rsidR="008E6C83" w:rsidRPr="0062074F" w:rsidRDefault="008E6C83" w:rsidP="00A87705">
      <w:pPr>
        <w:spacing w:after="120" w:line="240" w:lineRule="auto"/>
        <w:jc w:val="both"/>
      </w:pPr>
      <w:r w:rsidRPr="0062074F">
        <w:t>To the viewer, it has much the same apparent effect as contrast, but it achieves</w:t>
      </w:r>
      <w:r w:rsidR="00461197" w:rsidRPr="0062074F">
        <w:t xml:space="preserve"> </w:t>
      </w:r>
      <w:r w:rsidRPr="0062074F">
        <w:t>this by altering the colour contrast of the colour tables between foreground and</w:t>
      </w:r>
      <w:r w:rsidR="00461197" w:rsidRPr="0062074F">
        <w:t xml:space="preserve"> </w:t>
      </w:r>
      <w:r w:rsidRPr="0062074F">
        <w:t>background colours, and this may result in some features becoming harder to see,</w:t>
      </w:r>
      <w:r w:rsidR="00461197" w:rsidRPr="0062074F">
        <w:t xml:space="preserve"> </w:t>
      </w:r>
      <w:r w:rsidRPr="0062074F">
        <w:t>particularly at night. More importantly, making the night display more saturated</w:t>
      </w:r>
      <w:r w:rsidR="00461197" w:rsidRPr="0062074F">
        <w:t xml:space="preserve"> </w:t>
      </w:r>
      <w:r w:rsidRPr="0062074F">
        <w:t>may drop some dark colours below the cut-off point, into black, thus losing</w:t>
      </w:r>
      <w:r w:rsidR="00461197" w:rsidRPr="0062074F">
        <w:t xml:space="preserve"> </w:t>
      </w:r>
      <w:r w:rsidRPr="0062074F">
        <w:t>distinctions such as shallow versus deep water.</w:t>
      </w:r>
    </w:p>
    <w:p w14:paraId="689359A4" w14:textId="1E98B557" w:rsidR="008E6C83" w:rsidRPr="0062074F" w:rsidRDefault="00334FE9" w:rsidP="003D0589">
      <w:pPr>
        <w:pStyle w:val="Heading3"/>
      </w:pPr>
      <w:bookmarkStart w:id="714" w:name="_Toc226035110"/>
      <w:r w:rsidRPr="0062074F">
        <w:t>Use of the controls</w:t>
      </w:r>
      <w:bookmarkEnd w:id="714"/>
    </w:p>
    <w:p w14:paraId="7537B699" w14:textId="0932C5C3" w:rsidR="008E6C83" w:rsidRPr="0062074F" w:rsidRDefault="008E6C83" w:rsidP="00A87705">
      <w:pPr>
        <w:spacing w:after="120" w:line="240" w:lineRule="auto"/>
        <w:jc w:val="both"/>
      </w:pPr>
      <w:r w:rsidRPr="0062074F">
        <w:t xml:space="preserve">Colour tables are provided for day, dusk and night. The mariner </w:t>
      </w:r>
      <w:r w:rsidR="00B23114" w:rsidRPr="0062074F">
        <w:t xml:space="preserve">must </w:t>
      </w:r>
      <w:r w:rsidRPr="0062074F">
        <w:t>be</w:t>
      </w:r>
      <w:r w:rsidR="003E64AD" w:rsidRPr="0062074F">
        <w:t xml:space="preserve"> </w:t>
      </w:r>
      <w:r w:rsidRPr="0062074F">
        <w:t>provided with the control to make fine adjustments between these tables; the</w:t>
      </w:r>
      <w:r w:rsidR="003E64AD" w:rsidRPr="0062074F">
        <w:t xml:space="preserve"> </w:t>
      </w:r>
      <w:r w:rsidRPr="0062074F">
        <w:t xml:space="preserve">calibration position </w:t>
      </w:r>
      <w:r w:rsidR="00B23114" w:rsidRPr="0062074F">
        <w:t xml:space="preserve">must </w:t>
      </w:r>
      <w:r w:rsidRPr="0062074F">
        <w:t>be marked as a reference for this.</w:t>
      </w:r>
    </w:p>
    <w:p w14:paraId="717BDCB8" w14:textId="425CF315" w:rsidR="008E6C83" w:rsidRPr="0062074F" w:rsidRDefault="008E6C83" w:rsidP="00A87705">
      <w:pPr>
        <w:spacing w:after="120" w:line="240" w:lineRule="auto"/>
        <w:jc w:val="both"/>
      </w:pPr>
      <w:r w:rsidRPr="0062074F">
        <w:t>The general</w:t>
      </w:r>
      <w:r w:rsidR="00461197" w:rsidRPr="0062074F">
        <w:t xml:space="preserve"> </w:t>
      </w:r>
      <w:r w:rsidRPr="0062074F">
        <w:t xml:space="preserve">principle is that all </w:t>
      </w:r>
      <w:r w:rsidR="00B23114" w:rsidRPr="0062074F">
        <w:t>colour calibration</w:t>
      </w:r>
      <w:r w:rsidRPr="0062074F">
        <w:t xml:space="preserve"> controls </w:t>
      </w:r>
      <w:r w:rsidR="00B23114" w:rsidRPr="0062074F">
        <w:t xml:space="preserve">must </w:t>
      </w:r>
      <w:r w:rsidRPr="0062074F">
        <w:t>have a provision to return to the</w:t>
      </w:r>
      <w:r w:rsidR="00461197" w:rsidRPr="0062074F">
        <w:t xml:space="preserve"> </w:t>
      </w:r>
      <w:r w:rsidRPr="0062074F">
        <w:t>calibrated settings</w:t>
      </w:r>
      <w:r w:rsidR="00B23114" w:rsidRPr="0062074F">
        <w:t xml:space="preserve">. </w:t>
      </w:r>
    </w:p>
    <w:p w14:paraId="7B89BE5D" w14:textId="4E8987FF" w:rsidR="00334FE9" w:rsidRPr="0062074F" w:rsidRDefault="008E6C83" w:rsidP="00A87705">
      <w:pPr>
        <w:spacing w:after="120" w:line="240" w:lineRule="auto"/>
        <w:jc w:val="both"/>
      </w:pPr>
      <w:r w:rsidRPr="0062074F">
        <w:t xml:space="preserve">The ECDIS manual </w:t>
      </w:r>
      <w:r w:rsidR="00B23114" w:rsidRPr="0062074F">
        <w:t xml:space="preserve">must </w:t>
      </w:r>
      <w:r w:rsidRPr="0062074F">
        <w:t xml:space="preserve">carry a warning that </w:t>
      </w:r>
      <w:r w:rsidR="00B23114" w:rsidRPr="0062074F">
        <w:t>use of the ECDIS with uncalibrated settings</w:t>
      </w:r>
      <w:r w:rsidR="001C7387" w:rsidRPr="0062074F">
        <w:t xml:space="preserve"> </w:t>
      </w:r>
      <w:r w:rsidRPr="0062074F">
        <w:t>may adversely affect the visibility of information on the display.</w:t>
      </w:r>
    </w:p>
    <w:p w14:paraId="71D1D062" w14:textId="1E2CEC67" w:rsidR="00334FE9" w:rsidRPr="0062074F" w:rsidRDefault="00334FE9" w:rsidP="003D0589">
      <w:pPr>
        <w:pStyle w:val="Heading3"/>
      </w:pPr>
      <w:bookmarkStart w:id="715" w:name="_Toc226035111"/>
      <w:r w:rsidRPr="0062074F">
        <w:t>Setting the controls for route monitoring</w:t>
      </w:r>
      <w:bookmarkEnd w:id="715"/>
    </w:p>
    <w:p w14:paraId="2308E49E" w14:textId="0ED2F430" w:rsidR="00670209" w:rsidRPr="0062074F" w:rsidRDefault="00670209" w:rsidP="00A87705">
      <w:pPr>
        <w:spacing w:after="120" w:line="240" w:lineRule="auto"/>
        <w:jc w:val="both"/>
      </w:pPr>
      <w:r w:rsidRPr="0062074F">
        <w:t>The ECDIS display carries far more detail than a radar display, and requires</w:t>
      </w:r>
      <w:r w:rsidR="00461197" w:rsidRPr="0062074F">
        <w:t xml:space="preserve"> </w:t>
      </w:r>
      <w:r w:rsidRPr="0062074F">
        <w:t>correspondingly more attention to the correct selection of colour table and the</w:t>
      </w:r>
      <w:r w:rsidR="00461197" w:rsidRPr="0062074F">
        <w:t xml:space="preserve"> </w:t>
      </w:r>
      <w:r w:rsidRPr="0062074F">
        <w:t>correct adjustment of the controls.</w:t>
      </w:r>
    </w:p>
    <w:p w14:paraId="023582E1" w14:textId="66F0D7D5" w:rsidR="00670209" w:rsidRPr="0062074F" w:rsidRDefault="00670209" w:rsidP="00A87705">
      <w:pPr>
        <w:spacing w:after="120" w:line="240" w:lineRule="auto"/>
        <w:jc w:val="both"/>
      </w:pPr>
      <w:r w:rsidRPr="0062074F">
        <w:t>This particularly affects the black-background displays, and is critically important</w:t>
      </w:r>
      <w:r w:rsidR="00461197" w:rsidRPr="0062074F">
        <w:t xml:space="preserve"> </w:t>
      </w:r>
      <w:r w:rsidRPr="0062074F">
        <w:t>at night, because all colours of the night table, particularly those for large areas,</w:t>
      </w:r>
      <w:r w:rsidR="00461197" w:rsidRPr="0062074F">
        <w:t xml:space="preserve"> </w:t>
      </w:r>
      <w:r w:rsidRPr="0062074F">
        <w:t>have to be set very dark to avoid loss of night vision, and if the control is turned</w:t>
      </w:r>
      <w:r w:rsidR="00461197" w:rsidRPr="0062074F">
        <w:t xml:space="preserve"> </w:t>
      </w:r>
      <w:r w:rsidRPr="0062074F">
        <w:t>down too far these colours will disappear into the black background. As a result,</w:t>
      </w:r>
      <w:r w:rsidR="00461197" w:rsidRPr="0062074F">
        <w:t xml:space="preserve"> </w:t>
      </w:r>
      <w:r w:rsidRPr="0062074F">
        <w:t>chart information will be lost.</w:t>
      </w:r>
    </w:p>
    <w:p w14:paraId="170B009A" w14:textId="2E27CAF4" w:rsidR="00670209" w:rsidRPr="0062074F" w:rsidRDefault="00670209" w:rsidP="00A87705">
      <w:pPr>
        <w:spacing w:after="120" w:line="240" w:lineRule="auto"/>
        <w:jc w:val="both"/>
      </w:pPr>
      <w:r w:rsidRPr="0062074F">
        <w:t>The situation will be worse if one of the day tables is improperly dimmed for use at</w:t>
      </w:r>
      <w:r w:rsidR="00461197" w:rsidRPr="0062074F">
        <w:t xml:space="preserve"> </w:t>
      </w:r>
      <w:r w:rsidRPr="0062074F">
        <w:t>night, instead of switching to the night table.</w:t>
      </w:r>
    </w:p>
    <w:p w14:paraId="4926ED5B" w14:textId="4EBBC964" w:rsidR="00670209" w:rsidRPr="0062074F" w:rsidRDefault="00670209" w:rsidP="00A87705">
      <w:pPr>
        <w:spacing w:after="120" w:line="240" w:lineRule="auto"/>
        <w:jc w:val="both"/>
      </w:pPr>
      <w:r w:rsidRPr="0062074F">
        <w:t>It is important that the display be adapted to lighting conditions on the bridge by</w:t>
      </w:r>
      <w:r w:rsidR="00461197" w:rsidRPr="0062074F">
        <w:t xml:space="preserve"> </w:t>
      </w:r>
      <w:r w:rsidRPr="0062074F">
        <w:t>selecting the correct colour table: "Day" for bright sunlight; "Day” or "Dusk" for</w:t>
      </w:r>
      <w:r w:rsidR="00461197" w:rsidRPr="0062074F">
        <w:t xml:space="preserve"> </w:t>
      </w:r>
      <w:r w:rsidRPr="0062074F">
        <w:t>general daylight viewing; "Dusk" for twilight; and "Night" for the night-darkened</w:t>
      </w:r>
      <w:r w:rsidR="00461197" w:rsidRPr="0062074F">
        <w:t xml:space="preserve"> </w:t>
      </w:r>
      <w:r w:rsidRPr="0062074F">
        <w:t>bridge.</w:t>
      </w:r>
    </w:p>
    <w:p w14:paraId="62748214" w14:textId="05420A56" w:rsidR="00670209" w:rsidRPr="0062074F" w:rsidRDefault="00670209" w:rsidP="00A87705">
      <w:pPr>
        <w:spacing w:after="120" w:line="240" w:lineRule="auto"/>
        <w:jc w:val="both"/>
      </w:pPr>
      <w:r w:rsidRPr="0062074F">
        <w:t>The controls should only be used for fine adjustment within the appropriate colour</w:t>
      </w:r>
      <w:r w:rsidR="00461197" w:rsidRPr="0062074F">
        <w:t xml:space="preserve"> </w:t>
      </w:r>
      <w:r w:rsidRPr="0062074F">
        <w:t>table.</w:t>
      </w:r>
    </w:p>
    <w:p w14:paraId="5672ACF5" w14:textId="6B17EB9E" w:rsidR="00670209" w:rsidRPr="0062074F" w:rsidRDefault="00670209" w:rsidP="00A87705">
      <w:pPr>
        <w:spacing w:after="120" w:line="240" w:lineRule="auto"/>
        <w:jc w:val="both"/>
      </w:pPr>
      <w:r w:rsidRPr="0062074F">
        <w:t>To ensure that the controls are always set to a level above that at which</w:t>
      </w:r>
      <w:r w:rsidR="00461197" w:rsidRPr="0062074F">
        <w:t xml:space="preserve"> </w:t>
      </w:r>
      <w:r w:rsidRPr="0062074F">
        <w:t xml:space="preserve">information will be lost, the black-adjust symbol BLKADJ </w:t>
      </w:r>
      <w:r w:rsidR="0063657D" w:rsidRPr="0062074F">
        <w:t xml:space="preserve">must </w:t>
      </w:r>
      <w:r w:rsidRPr="0062074F">
        <w:t>be available to</w:t>
      </w:r>
      <w:r w:rsidR="00461197" w:rsidRPr="0062074F">
        <w:t xml:space="preserve"> </w:t>
      </w:r>
      <w:r w:rsidRPr="0062074F">
        <w:t xml:space="preserve">the </w:t>
      </w:r>
      <w:r w:rsidR="00834DA8" w:rsidRPr="0062074F">
        <w:t>M</w:t>
      </w:r>
      <w:r w:rsidRPr="0062074F">
        <w:t>ariner, treated as "Standard display", to be called up at any convenient point</w:t>
      </w:r>
      <w:r w:rsidR="00461197" w:rsidRPr="0062074F">
        <w:t xml:space="preserve"> </w:t>
      </w:r>
      <w:r w:rsidRPr="0062074F">
        <w:t xml:space="preserve">on the screen. The instructions for its use by the </w:t>
      </w:r>
      <w:r w:rsidR="00834DA8" w:rsidRPr="0062074F">
        <w:t>M</w:t>
      </w:r>
      <w:r w:rsidRPr="0062074F">
        <w:t xml:space="preserve">ariner </w:t>
      </w:r>
      <w:r w:rsidR="0063657D" w:rsidRPr="0062074F">
        <w:t xml:space="preserve">must </w:t>
      </w:r>
      <w:r w:rsidRPr="0062074F">
        <w:t>be incorporated in</w:t>
      </w:r>
      <w:r w:rsidR="00461197" w:rsidRPr="0062074F">
        <w:t xml:space="preserve"> </w:t>
      </w:r>
      <w:r w:rsidRPr="0062074F">
        <w:t xml:space="preserve">the </w:t>
      </w:r>
      <w:r w:rsidR="0063657D" w:rsidRPr="0062074F">
        <w:t>ECDIS manual</w:t>
      </w:r>
      <w:r w:rsidRPr="0062074F">
        <w:t>.</w:t>
      </w:r>
    </w:p>
    <w:p w14:paraId="222EC1CE" w14:textId="0EDB84FF" w:rsidR="00334FE9" w:rsidRPr="0062074F" w:rsidRDefault="001C7387" w:rsidP="003D0589">
      <w:pPr>
        <w:spacing w:after="60" w:line="240" w:lineRule="auto"/>
        <w:jc w:val="both"/>
      </w:pPr>
      <w:r w:rsidRPr="0062074F">
        <w:lastRenderedPageBreak/>
        <w:t>The following text box contains</w:t>
      </w:r>
      <w:r w:rsidR="00670209" w:rsidRPr="0062074F">
        <w:t xml:space="preserve"> an example of instruction for</w:t>
      </w:r>
      <w:r w:rsidRPr="0062074F">
        <w:t xml:space="preserve"> an</w:t>
      </w:r>
      <w:r w:rsidR="00670209" w:rsidRPr="0062074F">
        <w:t xml:space="preserve"> LCD type of Monitor. The LCD type of</w:t>
      </w:r>
      <w:r w:rsidR="00461197" w:rsidRPr="0062074F">
        <w:t xml:space="preserve"> </w:t>
      </w:r>
      <w:r w:rsidR="00670209" w:rsidRPr="0062074F">
        <w:t>monitor used in this example has only one mariner control, called</w:t>
      </w:r>
      <w:r w:rsidR="00461197" w:rsidRPr="0062074F">
        <w:t xml:space="preserve"> </w:t>
      </w:r>
      <w:r w:rsidRPr="0062074F">
        <w:t>“</w:t>
      </w:r>
      <w:r w:rsidR="00670209" w:rsidRPr="0062074F">
        <w:t>brilliance</w:t>
      </w:r>
      <w:r w:rsidRPr="0062074F">
        <w:t>”</w:t>
      </w:r>
      <w:r w:rsidR="00670209" w:rsidRPr="0062074F">
        <w:t>. Internally the monitor has also other controls available for service</w:t>
      </w:r>
      <w:r w:rsidR="00461197" w:rsidRPr="0062074F">
        <w:t xml:space="preserve"> </w:t>
      </w:r>
      <w:r w:rsidR="00670209" w:rsidRPr="0062074F">
        <w:t>engineers. These internal controls include also controls named as contrast and</w:t>
      </w:r>
      <w:r w:rsidR="00461197" w:rsidRPr="0062074F">
        <w:t xml:space="preserve"> </w:t>
      </w:r>
      <w:r w:rsidR="00670209" w:rsidRPr="0062074F">
        <w:t>brightness.</w:t>
      </w:r>
    </w:p>
    <w:p w14:paraId="7BAF2D5D" w14:textId="77777777" w:rsidR="00834DA8" w:rsidRPr="0062074F" w:rsidRDefault="00834DA8" w:rsidP="00A87705">
      <w:pPr>
        <w:spacing w:after="120" w:line="240" w:lineRule="auto"/>
        <w:jc w:val="both"/>
      </w:pPr>
    </w:p>
    <w:p w14:paraId="24AC6B9E" w14:textId="6CBD9855" w:rsidR="00725E1B" w:rsidRPr="0062074F" w:rsidRDefault="003A3C6A" w:rsidP="00DB7CFE">
      <w:pPr>
        <w:pStyle w:val="Heading2"/>
      </w:pPr>
      <w:bookmarkStart w:id="716" w:name="_Toc226035112"/>
      <w:r w:rsidRPr="0062074F">
        <w:rPr>
          <w:noProof/>
        </w:rPr>
        <mc:AlternateContent>
          <mc:Choice Requires="wps">
            <w:drawing>
              <wp:anchor distT="45720" distB="45720" distL="114300" distR="114300" simplePos="0" relativeHeight="251658240" behindDoc="0" locked="0" layoutInCell="1" allowOverlap="1" wp14:anchorId="2D58858D" wp14:editId="222442C1">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pPr>
                              <w:pStyle w:val="ListParagraph"/>
                              <w:numPr>
                                <w:ilvl w:val="0"/>
                                <w:numId w:val="70"/>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pPr>
                              <w:pStyle w:val="ListParagraph"/>
                              <w:numPr>
                                <w:ilvl w:val="0"/>
                                <w:numId w:val="70"/>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pPr>
                              <w:pStyle w:val="ListParagraph"/>
                              <w:numPr>
                                <w:ilvl w:val="1"/>
                                <w:numId w:val="60"/>
                              </w:numPr>
                              <w:spacing w:after="60" w:line="240" w:lineRule="auto"/>
                              <w:ind w:left="709" w:hanging="283"/>
                              <w:jc w:val="both"/>
                            </w:pPr>
                            <w:r w:rsidRPr="00B812CA">
                              <w:t>Every time that the brightness or contrast controls are adjusted.</w:t>
                            </w:r>
                          </w:p>
                          <w:p w14:paraId="6820E564" w14:textId="64316EAD" w:rsidR="001C7387" w:rsidRDefault="001C7387">
                            <w:pPr>
                              <w:pStyle w:val="ListParagraph"/>
                              <w:numPr>
                                <w:ilvl w:val="1"/>
                                <w:numId w:val="60"/>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33" type="#_x0000_t202" style="position:absolute;left:0;text-align:left;margin-left:50.45pt;margin-top:-15.05pt;width:355.8pt;height:248.1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&#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pPr>
                        <w:pStyle w:val="ListParagraph"/>
                        <w:numPr>
                          <w:ilvl w:val="0"/>
                          <w:numId w:val="70"/>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pPr>
                        <w:pStyle w:val="ListParagraph"/>
                        <w:numPr>
                          <w:ilvl w:val="0"/>
                          <w:numId w:val="70"/>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pPr>
                        <w:pStyle w:val="ListParagraph"/>
                        <w:numPr>
                          <w:ilvl w:val="1"/>
                          <w:numId w:val="60"/>
                        </w:numPr>
                        <w:spacing w:after="60" w:line="240" w:lineRule="auto"/>
                        <w:ind w:left="709" w:hanging="283"/>
                        <w:jc w:val="both"/>
                      </w:pPr>
                      <w:r w:rsidRPr="00B812CA">
                        <w:t>Every time that the brightness or contrast controls are adjusted.</w:t>
                      </w:r>
                    </w:p>
                    <w:p w14:paraId="6820E564" w14:textId="64316EAD" w:rsidR="001C7387" w:rsidRDefault="001C7387">
                      <w:pPr>
                        <w:pStyle w:val="ListParagraph"/>
                        <w:numPr>
                          <w:ilvl w:val="1"/>
                          <w:numId w:val="60"/>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62074F">
        <w:t>Colour display capability</w:t>
      </w:r>
      <w:bookmarkEnd w:id="716"/>
    </w:p>
    <w:p w14:paraId="282AEB84" w14:textId="3FBF2B28" w:rsidR="00AF4100" w:rsidRPr="0062074F" w:rsidRDefault="008D2934" w:rsidP="00BF733E">
      <w:pPr>
        <w:spacing w:after="120" w:line="240" w:lineRule="auto"/>
        <w:jc w:val="both"/>
      </w:pPr>
      <w:r w:rsidRPr="0062074F">
        <w:t>Colour d</w:t>
      </w:r>
      <w:r w:rsidR="00765071" w:rsidRPr="0062074F">
        <w:t>isplay</w:t>
      </w:r>
      <w:r w:rsidRPr="0062074F">
        <w:t xml:space="preserve">s </w:t>
      </w:r>
      <w:r w:rsidR="0063657D" w:rsidRPr="0062074F">
        <w:t xml:space="preserve">must </w:t>
      </w:r>
      <w:r w:rsidR="00765071" w:rsidRPr="0062074F">
        <w:t>be capable of at least 256 luminance steps in each of red</w:t>
      </w:r>
      <w:r w:rsidRPr="0062074F">
        <w:t>,</w:t>
      </w:r>
      <w:r w:rsidR="00765071" w:rsidRPr="0062074F">
        <w:t xml:space="preserve"> green and blue.</w:t>
      </w:r>
    </w:p>
    <w:p w14:paraId="7DB48E78" w14:textId="30A2C202" w:rsidR="00660A0E" w:rsidRPr="0062074F" w:rsidRDefault="00660A0E" w:rsidP="00E673D5">
      <w:pPr>
        <w:pStyle w:val="Heading3"/>
      </w:pPr>
      <w:bookmarkStart w:id="717" w:name="_Toc178784538"/>
      <w:bookmarkStart w:id="718" w:name="_Toc178784539"/>
      <w:bookmarkStart w:id="719" w:name="_Ref49465180"/>
      <w:bookmarkStart w:id="720" w:name="_Toc226035113"/>
      <w:bookmarkEnd w:id="717"/>
      <w:bookmarkEnd w:id="718"/>
      <w:r w:rsidRPr="0062074F">
        <w:t>Colour conversion tolerances and tests</w:t>
      </w:r>
      <w:bookmarkEnd w:id="719"/>
      <w:bookmarkEnd w:id="720"/>
    </w:p>
    <w:p w14:paraId="6EF999D2" w14:textId="18D8873D" w:rsidR="00670209" w:rsidRPr="0062074F" w:rsidRDefault="00670209" w:rsidP="00024B10">
      <w:pPr>
        <w:pStyle w:val="Heading4"/>
      </w:pPr>
      <w:r w:rsidRPr="0062074F">
        <w:t>Tolerances</w:t>
      </w:r>
    </w:p>
    <w:p w14:paraId="1227D156" w14:textId="3ED1A860" w:rsidR="00A52AE0" w:rsidRPr="0062074F" w:rsidRDefault="00670209" w:rsidP="00BF733E">
      <w:pPr>
        <w:spacing w:after="120" w:line="240" w:lineRule="auto"/>
        <w:jc w:val="both"/>
      </w:pPr>
      <w:r w:rsidRPr="0062074F">
        <w:t>The tolerances quoted below apply only to the process of converting</w:t>
      </w:r>
      <w:r w:rsidR="00A52AE0" w:rsidRPr="0062074F">
        <w:t xml:space="preserve"> </w:t>
      </w:r>
      <w:r w:rsidRPr="0062074F">
        <w:t>CIE colour coordinates to RGB values</w:t>
      </w:r>
      <w:r w:rsidR="007435CC">
        <w:t>.</w:t>
      </w:r>
    </w:p>
    <w:p w14:paraId="53335FBD" w14:textId="3B308731" w:rsidR="00670209" w:rsidRPr="0062074F" w:rsidRDefault="00670209" w:rsidP="00BF733E">
      <w:pPr>
        <w:spacing w:after="120" w:line="240" w:lineRule="auto"/>
        <w:jc w:val="both"/>
      </w:pPr>
      <w:r w:rsidRPr="0062074F">
        <w:t>Considerable operational experience will be needed before it will be possible to</w:t>
      </w:r>
      <w:r w:rsidR="00A52AE0" w:rsidRPr="0062074F">
        <w:t xml:space="preserve"> </w:t>
      </w:r>
      <w:r w:rsidRPr="0062074F">
        <w:t xml:space="preserve">state colour maintenance tolerances for ECDIS </w:t>
      </w:r>
      <w:r w:rsidR="00BF733E" w:rsidRPr="0062074F">
        <w:t>on-board</w:t>
      </w:r>
      <w:r w:rsidRPr="0062074F">
        <w:t xml:space="preserve"> ship.</w:t>
      </w:r>
    </w:p>
    <w:p w14:paraId="0486C7AC" w14:textId="05DDFA2E" w:rsidR="00670209" w:rsidRPr="0062074F" w:rsidRDefault="00670209" w:rsidP="00BF733E">
      <w:pPr>
        <w:spacing w:after="60" w:line="240" w:lineRule="auto"/>
        <w:jc w:val="both"/>
      </w:pPr>
      <w:r w:rsidRPr="0062074F">
        <w:t>The colour tables developed have been selected to ensure maximum colour</w:t>
      </w:r>
      <w:r w:rsidR="00A52AE0" w:rsidRPr="0062074F">
        <w:t xml:space="preserve"> </w:t>
      </w:r>
      <w:r w:rsidRPr="0062074F">
        <w:t>discrimination between features. Colour discrimination depends on both the colour</w:t>
      </w:r>
      <w:r w:rsidR="00A52AE0" w:rsidRPr="0062074F">
        <w:t xml:space="preserve"> </w:t>
      </w:r>
      <w:r w:rsidRPr="0062074F">
        <w:t>difference and the luminance difference between two colours. Colour science (as</w:t>
      </w:r>
      <w:r w:rsidR="00A52AE0" w:rsidRPr="0062074F">
        <w:t xml:space="preserve"> </w:t>
      </w:r>
      <w:r w:rsidR="00BF733E" w:rsidRPr="0062074F">
        <w:t>represented by the CI</w:t>
      </w:r>
      <w:r w:rsidRPr="0062074F">
        <w:t>E colour convention) has defined colour difference units</w:t>
      </w:r>
      <w:r w:rsidR="00A52AE0" w:rsidRPr="0062074F">
        <w:t xml:space="preserve"> </w:t>
      </w:r>
      <w:r w:rsidRPr="0062074F">
        <w:t>ΔE*. The ΔE* metric is a measure of the overall discrimination (including both</w:t>
      </w:r>
      <w:r w:rsidR="00A52AE0" w:rsidRPr="0062074F">
        <w:t xml:space="preserve"> </w:t>
      </w:r>
      <w:r w:rsidRPr="0062074F">
        <w:t>colour and luminance differences). As a metric for ECDIS colour accuracy, a</w:t>
      </w:r>
      <w:r w:rsidR="00A52AE0" w:rsidRPr="0062074F">
        <w:t xml:space="preserve"> </w:t>
      </w:r>
      <w:r w:rsidRPr="0062074F">
        <w:t>measure of the discrimination in colour alone, excluding luminance differences</w:t>
      </w:r>
      <w:r w:rsidR="00A52AE0" w:rsidRPr="0062074F">
        <w:t xml:space="preserve"> </w:t>
      </w:r>
      <w:r w:rsidRPr="0062074F">
        <w:t>has been defined as a subset of ΔE* referred to as Δ(u*,v*).</w:t>
      </w:r>
    </w:p>
    <w:p w14:paraId="41A6C2B6" w14:textId="77777777" w:rsidR="00670209" w:rsidRPr="0062074F" w:rsidRDefault="00670209" w:rsidP="00BF733E">
      <w:pPr>
        <w:spacing w:after="60" w:line="240" w:lineRule="auto"/>
        <w:ind w:left="426"/>
        <w:jc w:val="both"/>
      </w:pPr>
      <w:r w:rsidRPr="0062074F">
        <w:t>Δ(u*,v*) = SQRT [ (u2*-u1*)</w:t>
      </w:r>
      <w:r w:rsidRPr="0062074F">
        <w:rPr>
          <w:vertAlign w:val="superscript"/>
        </w:rPr>
        <w:t>2</w:t>
      </w:r>
      <w:r w:rsidRPr="0062074F">
        <w:t xml:space="preserve"> + (v2*-v1*)</w:t>
      </w:r>
      <w:r w:rsidRPr="0062074F">
        <w:rPr>
          <w:vertAlign w:val="superscript"/>
        </w:rPr>
        <w:t>2</w:t>
      </w:r>
      <w:r w:rsidRPr="0062074F">
        <w:t xml:space="preserve"> ]</w:t>
      </w:r>
    </w:p>
    <w:p w14:paraId="3588A6EB" w14:textId="23FC1B4D" w:rsidR="00670209" w:rsidRPr="0062074F" w:rsidRDefault="00670209" w:rsidP="00BF733E">
      <w:pPr>
        <w:spacing w:after="120" w:line="240" w:lineRule="auto"/>
        <w:ind w:left="426"/>
        <w:jc w:val="both"/>
      </w:pPr>
      <w:r w:rsidRPr="0062074F">
        <w:t>ΔE* = SQRT [ (L2*-L1*)</w:t>
      </w:r>
      <w:r w:rsidR="00B912FF" w:rsidRPr="0062074F">
        <w:rPr>
          <w:vertAlign w:val="superscript"/>
        </w:rPr>
        <w:t>2</w:t>
      </w:r>
      <w:r w:rsidRPr="0062074F">
        <w:t xml:space="preserve"> + (u2*-u1*)</w:t>
      </w:r>
      <w:r w:rsidRPr="0062074F">
        <w:rPr>
          <w:vertAlign w:val="superscript"/>
        </w:rPr>
        <w:t>2</w:t>
      </w:r>
      <w:r w:rsidRPr="0062074F">
        <w:t xml:space="preserve"> + (v2*-v1*)</w:t>
      </w:r>
      <w:r w:rsidR="00B912FF" w:rsidRPr="0062074F">
        <w:rPr>
          <w:vertAlign w:val="superscript"/>
        </w:rPr>
        <w:t>2</w:t>
      </w:r>
      <w:r w:rsidRPr="0062074F">
        <w:t>]</w:t>
      </w:r>
    </w:p>
    <w:p w14:paraId="769D1D8D" w14:textId="0059929A" w:rsidR="00670209" w:rsidRPr="0062074F" w:rsidRDefault="00670209" w:rsidP="00BF733E">
      <w:pPr>
        <w:spacing w:after="120" w:line="240" w:lineRule="auto"/>
        <w:jc w:val="both"/>
      </w:pPr>
      <w:r w:rsidRPr="0062074F">
        <w:t>Calculations of L*, u*, and v* must be made using as reference the chromaticity</w:t>
      </w:r>
      <w:r w:rsidR="00A52AE0" w:rsidRPr="0062074F">
        <w:t xml:space="preserve"> </w:t>
      </w:r>
      <w:r w:rsidRPr="0062074F">
        <w:t>and luminance specified for the brightest white colour token in the respective</w:t>
      </w:r>
      <w:r w:rsidR="00A52AE0" w:rsidRPr="0062074F">
        <w:t xml:space="preserve"> </w:t>
      </w:r>
      <w:r w:rsidRPr="0062074F">
        <w:t>colour table (Y0, u0, y0); where Y0 is the luminance in units of cd/m2. Note: this is</w:t>
      </w:r>
      <w:r w:rsidR="00A52AE0" w:rsidRPr="0062074F">
        <w:t xml:space="preserve"> </w:t>
      </w:r>
      <w:r w:rsidRPr="0062074F">
        <w:t>not the brightest white of the monitor.</w:t>
      </w:r>
    </w:p>
    <w:p w14:paraId="488FFBF8" w14:textId="1B9E8F97" w:rsidR="00670209" w:rsidRPr="0062074F" w:rsidRDefault="00670209" w:rsidP="00BF733E">
      <w:pPr>
        <w:spacing w:after="120" w:line="240" w:lineRule="auto"/>
        <w:jc w:val="both"/>
      </w:pPr>
      <w:r w:rsidRPr="0062074F">
        <w:t>Note: “Δ” represents the Greek letter “Delta”, although it may appear differently</w:t>
      </w:r>
      <w:r w:rsidR="00A52AE0" w:rsidRPr="0062074F">
        <w:t xml:space="preserve"> </w:t>
      </w:r>
      <w:r w:rsidRPr="0062074F">
        <w:t>on some computers.</w:t>
      </w:r>
    </w:p>
    <w:p w14:paraId="4E5777C1" w14:textId="189F0805" w:rsidR="00670209" w:rsidRPr="0062074F" w:rsidRDefault="00670209" w:rsidP="0086100F">
      <w:pPr>
        <w:spacing w:after="60" w:line="240" w:lineRule="auto"/>
        <w:jc w:val="both"/>
      </w:pPr>
      <w:r w:rsidRPr="0062074F">
        <w:t>The tolerances for the conversion of the colour tables from the CIE colours</w:t>
      </w:r>
      <w:r w:rsidR="00A52AE0" w:rsidRPr="0062074F">
        <w:t xml:space="preserve"> </w:t>
      </w:r>
      <w:r w:rsidRPr="0062074F">
        <w:t>defined in these specifications to the actual RGB values for the ECDIS</w:t>
      </w:r>
      <w:r w:rsidR="004505B4" w:rsidRPr="0062074F">
        <w:t xml:space="preserve"> display</w:t>
      </w:r>
      <w:r w:rsidRPr="0062074F">
        <w:t xml:space="preserve"> are</w:t>
      </w:r>
      <w:r w:rsidR="00A52AE0" w:rsidRPr="0062074F">
        <w:t xml:space="preserve"> </w:t>
      </w:r>
      <w:r w:rsidRPr="0062074F">
        <w:t>defined in three terms:</w:t>
      </w:r>
    </w:p>
    <w:p w14:paraId="48184693" w14:textId="2AC55F9F" w:rsidR="00670209" w:rsidRPr="0062074F" w:rsidRDefault="00670209" w:rsidP="0086100F">
      <w:pPr>
        <w:spacing w:after="60" w:line="240" w:lineRule="auto"/>
        <w:ind w:left="426"/>
        <w:jc w:val="both"/>
      </w:pPr>
      <w:r w:rsidRPr="0062074F">
        <w:t>1. Overall discrimination between actual colours within the converted table: ΔE*.</w:t>
      </w:r>
      <w:r w:rsidR="00A52AE0" w:rsidRPr="0062074F">
        <w:t xml:space="preserve"> </w:t>
      </w:r>
      <w:r w:rsidRPr="0062074F">
        <w:t>This is to ensure that all the colours within the RGB table remain discriminably</w:t>
      </w:r>
      <w:r w:rsidR="00A52AE0" w:rsidRPr="0062074F">
        <w:t xml:space="preserve"> </w:t>
      </w:r>
      <w:r w:rsidRPr="0062074F">
        <w:t>separate</w:t>
      </w:r>
      <w:r w:rsidR="0086100F" w:rsidRPr="0062074F">
        <w:t>; that is,</w:t>
      </w:r>
      <w:r w:rsidRPr="0062074F">
        <w:t xml:space="preserve"> that the relative colour distinctions have been maintained.</w:t>
      </w:r>
    </w:p>
    <w:p w14:paraId="09DD576D" w14:textId="55EDA811" w:rsidR="00670209" w:rsidRPr="0062074F" w:rsidRDefault="00670209" w:rsidP="0086100F">
      <w:pPr>
        <w:spacing w:after="60" w:line="240" w:lineRule="auto"/>
        <w:ind w:left="426"/>
        <w:jc w:val="both"/>
      </w:pPr>
      <w:r w:rsidRPr="0062074F">
        <w:lastRenderedPageBreak/>
        <w:t>2. Colour discrimination differences between the defined and the actual values:</w:t>
      </w:r>
      <w:r w:rsidR="00A52AE0" w:rsidRPr="0062074F">
        <w:t xml:space="preserve"> </w:t>
      </w:r>
      <w:r w:rsidRPr="0062074F">
        <w:t>Δ(u*,v*). This is to ensure that the actual RGB colours resulting from the</w:t>
      </w:r>
      <w:r w:rsidR="00A52AE0" w:rsidRPr="0062074F">
        <w:t xml:space="preserve"> </w:t>
      </w:r>
      <w:r w:rsidRPr="0062074F">
        <w:t>conversion remain reasonably close to the CIE colours defined in the</w:t>
      </w:r>
      <w:r w:rsidR="00A52AE0" w:rsidRPr="0062074F">
        <w:t xml:space="preserve"> </w:t>
      </w:r>
      <w:r w:rsidRPr="0062074F">
        <w:t>specifications</w:t>
      </w:r>
      <w:r w:rsidR="0086100F" w:rsidRPr="0062074F">
        <w:t>; that is,</w:t>
      </w:r>
      <w:r w:rsidRPr="0062074F">
        <w:t xml:space="preserve"> that the blues stay blue and the greens stay green.</w:t>
      </w:r>
    </w:p>
    <w:p w14:paraId="45C8FA9D" w14:textId="0EA38166" w:rsidR="00670209" w:rsidRPr="0062074F" w:rsidRDefault="00670209" w:rsidP="0086100F">
      <w:pPr>
        <w:spacing w:after="120" w:line="240" w:lineRule="auto"/>
        <w:ind w:left="426"/>
        <w:jc w:val="both"/>
      </w:pPr>
      <w:r w:rsidRPr="0062074F">
        <w:t>3. Luminance differences between the defined values and the actual values: L.</w:t>
      </w:r>
      <w:r w:rsidR="00A52AE0" w:rsidRPr="0062074F">
        <w:t xml:space="preserve"> </w:t>
      </w:r>
      <w:r w:rsidRPr="0062074F">
        <w:t>This is to ensure that the luminance remains the same within acceptable</w:t>
      </w:r>
      <w:r w:rsidR="00A52AE0" w:rsidRPr="0062074F">
        <w:t xml:space="preserve"> </w:t>
      </w:r>
      <w:r w:rsidRPr="0062074F">
        <w:t>limits.</w:t>
      </w:r>
    </w:p>
    <w:p w14:paraId="2A6B936E" w14:textId="5CB782A2" w:rsidR="00670209" w:rsidRPr="0062074F" w:rsidRDefault="00670209" w:rsidP="00BF733E">
      <w:pPr>
        <w:spacing w:after="120" w:line="240" w:lineRule="auto"/>
        <w:jc w:val="both"/>
      </w:pPr>
      <w:r w:rsidRPr="0062074F">
        <w:t>Note: The CIE L*u*v* human perception colour model, which is the source of the</w:t>
      </w:r>
      <w:r w:rsidR="00A52AE0" w:rsidRPr="0062074F">
        <w:t xml:space="preserve"> </w:t>
      </w:r>
      <w:r w:rsidRPr="0062074F">
        <w:t xml:space="preserve">tolerances described above, has not yet been evaluated at the low </w:t>
      </w:r>
      <w:proofErr w:type="spellStart"/>
      <w:r w:rsidRPr="0062074F">
        <w:t>luminances</w:t>
      </w:r>
      <w:proofErr w:type="spellEnd"/>
      <w:r w:rsidRPr="0062074F">
        <w:t xml:space="preserve"> of</w:t>
      </w:r>
      <w:r w:rsidR="00A52AE0" w:rsidRPr="0062074F">
        <w:t xml:space="preserve"> </w:t>
      </w:r>
      <w:r w:rsidRPr="0062074F">
        <w:t>the night colour table, at which the less colour-sensitive rods of the eye take over</w:t>
      </w:r>
      <w:r w:rsidR="00A52AE0" w:rsidRPr="0062074F">
        <w:t xml:space="preserve"> </w:t>
      </w:r>
      <w:r w:rsidRPr="0062074F">
        <w:t>from the daytime cones. Consequently</w:t>
      </w:r>
      <w:r w:rsidR="007435CC">
        <w:t>,</w:t>
      </w:r>
      <w:r w:rsidRPr="0062074F">
        <w:t xml:space="preserve"> these tolerances should not be applied to</w:t>
      </w:r>
      <w:r w:rsidR="00A52AE0" w:rsidRPr="0062074F">
        <w:t xml:space="preserve"> </w:t>
      </w:r>
      <w:r w:rsidR="0086100F" w:rsidRPr="0062074F">
        <w:t>the night table;</w:t>
      </w:r>
      <w:r w:rsidRPr="0062074F">
        <w:t xml:space="preserve"> and for type-approval purposes they are restricted to the bright sun</w:t>
      </w:r>
      <w:r w:rsidR="00A52AE0" w:rsidRPr="0062074F">
        <w:t xml:space="preserve"> </w:t>
      </w:r>
      <w:r w:rsidRPr="0062074F">
        <w:t>table.</w:t>
      </w:r>
    </w:p>
    <w:p w14:paraId="7C039AA1" w14:textId="77777777" w:rsidR="00670209" w:rsidRPr="0062074F" w:rsidRDefault="00670209" w:rsidP="00BF733E">
      <w:pPr>
        <w:spacing w:after="120" w:line="240" w:lineRule="auto"/>
        <w:jc w:val="both"/>
      </w:pPr>
      <w:r w:rsidRPr="0062074F">
        <w:t>Colour tolerance values:</w:t>
      </w:r>
    </w:p>
    <w:p w14:paraId="67AD84D6" w14:textId="5D517ADD" w:rsidR="00670209" w:rsidRPr="0062074F" w:rsidRDefault="00670209" w:rsidP="00BF733E">
      <w:pPr>
        <w:spacing w:after="120" w:line="240" w:lineRule="auto"/>
        <w:jc w:val="both"/>
      </w:pPr>
      <w:r w:rsidRPr="0062074F">
        <w:t>1. The discrimination difference between any two colours displayed (except</w:t>
      </w:r>
      <w:r w:rsidR="00A52AE0" w:rsidRPr="0062074F">
        <w:t xml:space="preserve"> </w:t>
      </w:r>
      <w:r w:rsidRPr="0062074F">
        <w:t xml:space="preserve">those </w:t>
      </w:r>
      <w:r w:rsidR="00B754AA" w:rsidRPr="0062074F">
        <w:t xml:space="preserve">listed </w:t>
      </w:r>
      <w:r w:rsidRPr="0062074F">
        <w:t xml:space="preserve">with a tabular ΔE* less than 20) </w:t>
      </w:r>
      <w:r w:rsidR="00B754AA" w:rsidRPr="0062074F">
        <w:t xml:space="preserve">must </w:t>
      </w:r>
      <w:r w:rsidRPr="0062074F">
        <w:t>be not less than 10 ΔE* units.</w:t>
      </w:r>
    </w:p>
    <w:tbl>
      <w:tblPr>
        <w:tblStyle w:val="TableGrid"/>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62074F" w14:paraId="4262EDF0" w14:textId="77777777" w:rsidTr="0086100F">
        <w:trPr>
          <w:cantSplit/>
          <w:jc w:val="center"/>
        </w:trPr>
        <w:tc>
          <w:tcPr>
            <w:tcW w:w="0" w:type="auto"/>
            <w:shd w:val="clear" w:color="auto" w:fill="D9D9D9" w:themeFill="background1" w:themeFillShade="D9"/>
          </w:tcPr>
          <w:p w14:paraId="0ABC7465"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7ACA052E" w14:textId="5C20EEB2" w:rsidR="001238EC" w:rsidRPr="0062074F" w:rsidRDefault="001238EC" w:rsidP="0086100F">
            <w:pPr>
              <w:spacing w:before="60" w:after="60"/>
              <w:rPr>
                <w:b/>
                <w:bCs/>
              </w:rPr>
            </w:pPr>
            <w:r w:rsidRPr="0062074F">
              <w:rPr>
                <w:b/>
                <w:bCs/>
              </w:rPr>
              <w:t>Colour</w:t>
            </w:r>
            <w:r w:rsidR="00082C11" w:rsidRPr="0062074F">
              <w:rPr>
                <w:b/>
                <w:bCs/>
              </w:rPr>
              <w:t xml:space="preserve"> (</w:t>
            </w:r>
            <w:r w:rsidRPr="0062074F">
              <w:rPr>
                <w:b/>
                <w:bCs/>
              </w:rPr>
              <w:t>x, y, L</w:t>
            </w:r>
            <w:r w:rsidR="00082C11" w:rsidRPr="0062074F">
              <w:rPr>
                <w:b/>
                <w:bCs/>
              </w:rPr>
              <w:t>)</w:t>
            </w:r>
          </w:p>
        </w:tc>
        <w:tc>
          <w:tcPr>
            <w:tcW w:w="0" w:type="auto"/>
            <w:shd w:val="clear" w:color="auto" w:fill="D9D9D9" w:themeFill="background1" w:themeFillShade="D9"/>
          </w:tcPr>
          <w:p w14:paraId="3335A248"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2B9F85A4" w14:textId="10D3714D" w:rsidR="001238EC" w:rsidRPr="0062074F" w:rsidRDefault="001238EC" w:rsidP="0086100F">
            <w:pPr>
              <w:spacing w:before="60" w:after="60"/>
              <w:rPr>
                <w:b/>
                <w:bCs/>
              </w:rPr>
            </w:pPr>
            <w:r w:rsidRPr="0062074F">
              <w:rPr>
                <w:b/>
                <w:bCs/>
              </w:rPr>
              <w:t xml:space="preserve">Colour </w:t>
            </w:r>
            <w:r w:rsidR="00082C11" w:rsidRPr="0062074F">
              <w:rPr>
                <w:b/>
                <w:bCs/>
              </w:rPr>
              <w:t>(</w:t>
            </w:r>
            <w:r w:rsidRPr="0062074F">
              <w:rPr>
                <w:b/>
                <w:bCs/>
              </w:rPr>
              <w:t>x, y, L</w:t>
            </w:r>
            <w:r w:rsidR="00082C11" w:rsidRPr="0062074F">
              <w:rPr>
                <w:b/>
                <w:bCs/>
              </w:rPr>
              <w:t>)</w:t>
            </w:r>
          </w:p>
        </w:tc>
        <w:tc>
          <w:tcPr>
            <w:tcW w:w="0" w:type="auto"/>
            <w:shd w:val="clear" w:color="auto" w:fill="D9D9D9" w:themeFill="background1" w:themeFillShade="D9"/>
          </w:tcPr>
          <w:p w14:paraId="21D6A41F" w14:textId="77777777" w:rsidR="001238EC" w:rsidRPr="0062074F" w:rsidRDefault="001238EC" w:rsidP="0086100F">
            <w:pPr>
              <w:spacing w:before="60" w:after="60"/>
              <w:rPr>
                <w:b/>
                <w:bCs/>
              </w:rPr>
            </w:pPr>
            <w:r w:rsidRPr="0062074F">
              <w:rPr>
                <w:b/>
                <w:bCs/>
              </w:rPr>
              <w:t>ΔE*</w:t>
            </w:r>
          </w:p>
        </w:tc>
      </w:tr>
      <w:tr w:rsidR="00082C11" w:rsidRPr="0062074F" w14:paraId="5352B92C" w14:textId="77777777" w:rsidTr="0086100F">
        <w:trPr>
          <w:cantSplit/>
          <w:jc w:val="center"/>
        </w:trPr>
        <w:tc>
          <w:tcPr>
            <w:tcW w:w="0" w:type="auto"/>
          </w:tcPr>
          <w:p w14:paraId="684EDE43" w14:textId="77777777" w:rsidR="001238EC" w:rsidRPr="0062074F" w:rsidRDefault="001238EC" w:rsidP="0086100F">
            <w:pPr>
              <w:spacing w:before="60" w:after="60"/>
            </w:pPr>
            <w:r w:rsidRPr="0062074F">
              <w:t>DEPMD</w:t>
            </w:r>
          </w:p>
        </w:tc>
        <w:tc>
          <w:tcPr>
            <w:tcW w:w="0" w:type="auto"/>
          </w:tcPr>
          <w:p w14:paraId="2615F581" w14:textId="77777777" w:rsidR="00D128A2" w:rsidRPr="0062074F" w:rsidRDefault="001238EC" w:rsidP="0086100F">
            <w:pPr>
              <w:spacing w:before="60" w:after="60"/>
            </w:pPr>
            <w:r w:rsidRPr="0062074F">
              <w:t>(.27 .30 65)</w:t>
            </w:r>
          </w:p>
          <w:p w14:paraId="34B19485" w14:textId="6C30C582" w:rsidR="001238EC" w:rsidRPr="0062074F" w:rsidRDefault="001238EC" w:rsidP="0086100F">
            <w:pPr>
              <w:spacing w:before="60" w:after="60"/>
            </w:pPr>
            <w:r w:rsidRPr="0062074F">
              <w:t>pale blue</w:t>
            </w:r>
          </w:p>
        </w:tc>
        <w:tc>
          <w:tcPr>
            <w:tcW w:w="0" w:type="auto"/>
          </w:tcPr>
          <w:p w14:paraId="2D0EC5A4" w14:textId="77777777" w:rsidR="00082C11" w:rsidRPr="0062074F" w:rsidRDefault="001238EC" w:rsidP="0086100F">
            <w:pPr>
              <w:spacing w:before="60" w:after="60"/>
            </w:pPr>
            <w:r w:rsidRPr="0062074F">
              <w:t>CHWHT</w:t>
            </w:r>
          </w:p>
          <w:p w14:paraId="4C256AFE" w14:textId="77777777" w:rsidR="00082C11" w:rsidRPr="0062074F" w:rsidRDefault="001238EC" w:rsidP="0086100F">
            <w:pPr>
              <w:spacing w:before="60" w:after="60"/>
            </w:pPr>
            <w:r w:rsidRPr="0062074F">
              <w:t>DEPDW</w:t>
            </w:r>
          </w:p>
          <w:p w14:paraId="1B9B868A" w14:textId="483248F3" w:rsidR="001238EC" w:rsidRPr="0062074F" w:rsidRDefault="001238EC" w:rsidP="0086100F">
            <w:pPr>
              <w:spacing w:before="60" w:after="60"/>
            </w:pPr>
            <w:r w:rsidRPr="0062074F">
              <w:t>UIBCK</w:t>
            </w:r>
          </w:p>
        </w:tc>
        <w:tc>
          <w:tcPr>
            <w:tcW w:w="0" w:type="auto"/>
          </w:tcPr>
          <w:p w14:paraId="3FBC324E" w14:textId="77777777" w:rsidR="00D128A2" w:rsidRPr="0062074F" w:rsidRDefault="001238EC" w:rsidP="0086100F">
            <w:pPr>
              <w:spacing w:before="60" w:after="60"/>
            </w:pPr>
            <w:r w:rsidRPr="0062074F">
              <w:t>(.28 .31 80)</w:t>
            </w:r>
          </w:p>
          <w:p w14:paraId="388515E7" w14:textId="768DF9FC" w:rsidR="001238EC" w:rsidRPr="0062074F" w:rsidRDefault="001238EC" w:rsidP="0086100F">
            <w:pPr>
              <w:spacing w:before="60" w:after="60"/>
            </w:pPr>
            <w:r w:rsidRPr="0062074F">
              <w:t>white</w:t>
            </w:r>
          </w:p>
        </w:tc>
        <w:tc>
          <w:tcPr>
            <w:tcW w:w="0" w:type="auto"/>
          </w:tcPr>
          <w:p w14:paraId="64A61A7A" w14:textId="77777777" w:rsidR="001238EC" w:rsidRPr="0062074F" w:rsidRDefault="001238EC" w:rsidP="0086100F">
            <w:pPr>
              <w:spacing w:before="60" w:after="60"/>
            </w:pPr>
            <w:r w:rsidRPr="0062074F">
              <w:t>11</w:t>
            </w:r>
          </w:p>
        </w:tc>
      </w:tr>
      <w:tr w:rsidR="00082C11" w:rsidRPr="0062074F" w14:paraId="0E9C9C8E" w14:textId="77777777" w:rsidTr="0086100F">
        <w:trPr>
          <w:cantSplit/>
          <w:jc w:val="center"/>
        </w:trPr>
        <w:tc>
          <w:tcPr>
            <w:tcW w:w="0" w:type="auto"/>
          </w:tcPr>
          <w:p w14:paraId="2796BAAE" w14:textId="77777777" w:rsidR="001238EC" w:rsidRPr="0062074F" w:rsidRDefault="001238EC" w:rsidP="0086100F">
            <w:pPr>
              <w:spacing w:before="60" w:after="60"/>
            </w:pPr>
            <w:r w:rsidRPr="0062074F">
              <w:t>CHBRN</w:t>
            </w:r>
          </w:p>
        </w:tc>
        <w:tc>
          <w:tcPr>
            <w:tcW w:w="0" w:type="auto"/>
          </w:tcPr>
          <w:p w14:paraId="0865A8C2" w14:textId="77777777" w:rsidR="00D128A2" w:rsidRPr="0062074F" w:rsidRDefault="001238EC" w:rsidP="0086100F">
            <w:pPr>
              <w:spacing w:before="60" w:after="60"/>
            </w:pPr>
            <w:r w:rsidRPr="0062074F">
              <w:t>(.42 .45 30)</w:t>
            </w:r>
          </w:p>
          <w:p w14:paraId="5C847C0D" w14:textId="21F67EA8" w:rsidR="001238EC" w:rsidRPr="0062074F" w:rsidRDefault="001238EC" w:rsidP="0086100F">
            <w:pPr>
              <w:spacing w:before="60" w:after="60"/>
            </w:pPr>
            <w:r w:rsidRPr="0062074F">
              <w:t>brown</w:t>
            </w:r>
          </w:p>
        </w:tc>
        <w:tc>
          <w:tcPr>
            <w:tcW w:w="0" w:type="auto"/>
          </w:tcPr>
          <w:p w14:paraId="6197EC91" w14:textId="77777777" w:rsidR="001238EC" w:rsidRPr="0062074F" w:rsidRDefault="001238EC" w:rsidP="0086100F">
            <w:pPr>
              <w:spacing w:before="60" w:after="60"/>
            </w:pPr>
            <w:r w:rsidRPr="0062074F">
              <w:t>ADINF</w:t>
            </w:r>
          </w:p>
        </w:tc>
        <w:tc>
          <w:tcPr>
            <w:tcW w:w="0" w:type="auto"/>
          </w:tcPr>
          <w:p w14:paraId="3A13CFCE" w14:textId="77777777" w:rsidR="00D128A2" w:rsidRPr="0062074F" w:rsidRDefault="001238EC" w:rsidP="0086100F">
            <w:pPr>
              <w:spacing w:before="60" w:after="60"/>
            </w:pPr>
            <w:r w:rsidRPr="0062074F">
              <w:t>(.41, .47 35)</w:t>
            </w:r>
          </w:p>
          <w:p w14:paraId="1C5B5B75" w14:textId="621E28E5" w:rsidR="001238EC" w:rsidRPr="0062074F" w:rsidRDefault="001238EC" w:rsidP="0086100F">
            <w:pPr>
              <w:spacing w:before="60" w:after="60"/>
            </w:pPr>
            <w:r w:rsidRPr="0062074F">
              <w:t>yellow</w:t>
            </w:r>
          </w:p>
        </w:tc>
        <w:tc>
          <w:tcPr>
            <w:tcW w:w="0" w:type="auto"/>
          </w:tcPr>
          <w:p w14:paraId="77D056BE" w14:textId="77777777" w:rsidR="001238EC" w:rsidRPr="0062074F" w:rsidRDefault="001238EC" w:rsidP="0086100F">
            <w:pPr>
              <w:spacing w:before="60" w:after="60"/>
            </w:pPr>
            <w:r w:rsidRPr="0062074F">
              <w:t>14</w:t>
            </w:r>
          </w:p>
        </w:tc>
      </w:tr>
      <w:tr w:rsidR="00082C11" w:rsidRPr="0062074F" w14:paraId="64F382B8" w14:textId="77777777" w:rsidTr="0086100F">
        <w:trPr>
          <w:cantSplit/>
          <w:jc w:val="center"/>
        </w:trPr>
        <w:tc>
          <w:tcPr>
            <w:tcW w:w="0" w:type="auto"/>
          </w:tcPr>
          <w:p w14:paraId="292EABDC" w14:textId="77777777" w:rsidR="001238EC" w:rsidRPr="0062074F" w:rsidRDefault="001238EC" w:rsidP="0086100F">
            <w:pPr>
              <w:spacing w:before="60" w:after="60"/>
            </w:pPr>
            <w:r w:rsidRPr="0062074F">
              <w:t>DEPMS</w:t>
            </w:r>
          </w:p>
        </w:tc>
        <w:tc>
          <w:tcPr>
            <w:tcW w:w="0" w:type="auto"/>
          </w:tcPr>
          <w:p w14:paraId="22567239" w14:textId="77777777" w:rsidR="00D128A2" w:rsidRPr="0062074F" w:rsidRDefault="001238EC" w:rsidP="0086100F">
            <w:pPr>
              <w:spacing w:before="60" w:after="60"/>
            </w:pPr>
            <w:r w:rsidRPr="0062074F">
              <w:t>(.24 .26 55)</w:t>
            </w:r>
          </w:p>
          <w:p w14:paraId="7E83DA34" w14:textId="2AD0ABAA" w:rsidR="001238EC" w:rsidRPr="0062074F" w:rsidRDefault="001238EC" w:rsidP="0086100F">
            <w:pPr>
              <w:spacing w:before="60" w:after="60"/>
            </w:pPr>
            <w:r w:rsidRPr="0062074F">
              <w:t>medium blue</w:t>
            </w:r>
          </w:p>
        </w:tc>
        <w:tc>
          <w:tcPr>
            <w:tcW w:w="0" w:type="auto"/>
          </w:tcPr>
          <w:p w14:paraId="62A11525" w14:textId="77777777" w:rsidR="00082C11" w:rsidRPr="0062074F" w:rsidRDefault="001238EC" w:rsidP="0086100F">
            <w:pPr>
              <w:spacing w:before="60" w:after="60"/>
            </w:pPr>
            <w:r w:rsidRPr="0062074F">
              <w:t>DEPVS</w:t>
            </w:r>
          </w:p>
          <w:p w14:paraId="23570171" w14:textId="0A4A6212" w:rsidR="001238EC" w:rsidRPr="0062074F" w:rsidRDefault="001238EC" w:rsidP="0086100F">
            <w:pPr>
              <w:spacing w:before="60" w:after="60"/>
            </w:pPr>
            <w:r w:rsidRPr="0062074F">
              <w:t>UIAFD</w:t>
            </w:r>
          </w:p>
        </w:tc>
        <w:tc>
          <w:tcPr>
            <w:tcW w:w="0" w:type="auto"/>
          </w:tcPr>
          <w:p w14:paraId="3E7E489E" w14:textId="77777777" w:rsidR="00D128A2" w:rsidRPr="0062074F" w:rsidRDefault="001238EC" w:rsidP="0086100F">
            <w:pPr>
              <w:spacing w:before="60" w:after="60"/>
            </w:pPr>
            <w:r w:rsidRPr="0062074F">
              <w:t>(.22 .24 45)</w:t>
            </w:r>
          </w:p>
          <w:p w14:paraId="5BDF0BF7" w14:textId="1F0FDC2C" w:rsidR="001238EC" w:rsidRPr="0062074F" w:rsidRDefault="001238EC" w:rsidP="0086100F">
            <w:pPr>
              <w:spacing w:before="60" w:after="60"/>
            </w:pPr>
            <w:r w:rsidRPr="0062074F">
              <w:t>medium blue</w:t>
            </w:r>
          </w:p>
        </w:tc>
        <w:tc>
          <w:tcPr>
            <w:tcW w:w="0" w:type="auto"/>
          </w:tcPr>
          <w:p w14:paraId="16DADA40" w14:textId="77777777" w:rsidR="001238EC" w:rsidRPr="0062074F" w:rsidRDefault="001238EC" w:rsidP="0086100F">
            <w:pPr>
              <w:spacing w:before="60" w:after="60"/>
            </w:pPr>
            <w:r w:rsidRPr="0062074F">
              <w:t>17</w:t>
            </w:r>
          </w:p>
        </w:tc>
      </w:tr>
      <w:tr w:rsidR="00082C11" w:rsidRPr="0062074F" w14:paraId="5ECE2B6A" w14:textId="77777777" w:rsidTr="0086100F">
        <w:trPr>
          <w:cantSplit/>
          <w:jc w:val="center"/>
        </w:trPr>
        <w:tc>
          <w:tcPr>
            <w:tcW w:w="0" w:type="auto"/>
          </w:tcPr>
          <w:p w14:paraId="6CEAB2E5" w14:textId="77777777" w:rsidR="001238EC" w:rsidRPr="0062074F" w:rsidRDefault="001238EC" w:rsidP="0086100F">
            <w:pPr>
              <w:spacing w:before="60" w:after="60"/>
            </w:pPr>
            <w:r w:rsidRPr="0062074F">
              <w:t>DEPMD</w:t>
            </w:r>
          </w:p>
        </w:tc>
        <w:tc>
          <w:tcPr>
            <w:tcW w:w="0" w:type="auto"/>
          </w:tcPr>
          <w:p w14:paraId="1B026F94" w14:textId="77777777" w:rsidR="00D128A2" w:rsidRPr="0062074F" w:rsidRDefault="001238EC" w:rsidP="0086100F">
            <w:pPr>
              <w:spacing w:before="60" w:after="60"/>
            </w:pPr>
            <w:r w:rsidRPr="0062074F">
              <w:t>(.27 .30 65)</w:t>
            </w:r>
          </w:p>
          <w:p w14:paraId="02DDE42C" w14:textId="74166A8C" w:rsidR="001238EC" w:rsidRPr="0062074F" w:rsidRDefault="001238EC" w:rsidP="0086100F">
            <w:pPr>
              <w:spacing w:before="60" w:after="60"/>
            </w:pPr>
            <w:r w:rsidRPr="0062074F">
              <w:t>pale blue</w:t>
            </w:r>
          </w:p>
        </w:tc>
        <w:tc>
          <w:tcPr>
            <w:tcW w:w="0" w:type="auto"/>
          </w:tcPr>
          <w:p w14:paraId="60B1B4DB" w14:textId="77777777" w:rsidR="00082C11" w:rsidRPr="0062074F" w:rsidRDefault="001238EC" w:rsidP="0086100F">
            <w:pPr>
              <w:spacing w:before="60" w:after="60"/>
            </w:pPr>
            <w:r w:rsidRPr="0062074F">
              <w:t>CHGRF</w:t>
            </w:r>
          </w:p>
          <w:p w14:paraId="15870B88" w14:textId="3B7EFC9A" w:rsidR="001238EC" w:rsidRPr="0062074F" w:rsidRDefault="001238EC" w:rsidP="0086100F">
            <w:pPr>
              <w:spacing w:before="60" w:after="60"/>
              <w:rPr>
                <w:strike/>
              </w:rPr>
            </w:pPr>
            <w:r w:rsidRPr="0062074F">
              <w:t>NODTA</w:t>
            </w:r>
          </w:p>
        </w:tc>
        <w:tc>
          <w:tcPr>
            <w:tcW w:w="0" w:type="auto"/>
          </w:tcPr>
          <w:p w14:paraId="5B7E3F56" w14:textId="77777777" w:rsidR="00D128A2" w:rsidRPr="0062074F" w:rsidRDefault="001238EC" w:rsidP="0086100F">
            <w:pPr>
              <w:spacing w:before="60" w:after="60"/>
            </w:pPr>
            <w:r w:rsidRPr="0062074F">
              <w:t>(.28 .31 45)</w:t>
            </w:r>
          </w:p>
          <w:p w14:paraId="78D225F0" w14:textId="69E6EF7B" w:rsidR="001238EC" w:rsidRPr="0062074F" w:rsidRDefault="001238EC" w:rsidP="0086100F">
            <w:pPr>
              <w:spacing w:before="60" w:after="60"/>
            </w:pPr>
            <w:r w:rsidRPr="0062074F">
              <w:t>faint grey</w:t>
            </w:r>
          </w:p>
        </w:tc>
        <w:tc>
          <w:tcPr>
            <w:tcW w:w="0" w:type="auto"/>
          </w:tcPr>
          <w:p w14:paraId="31066E9C" w14:textId="77777777" w:rsidR="001238EC" w:rsidRPr="0062074F" w:rsidRDefault="001238EC" w:rsidP="0086100F">
            <w:pPr>
              <w:keepNext/>
              <w:spacing w:before="60" w:after="60"/>
            </w:pPr>
            <w:r w:rsidRPr="0062074F">
              <w:t>18</w:t>
            </w:r>
          </w:p>
        </w:tc>
      </w:tr>
    </w:tbl>
    <w:p w14:paraId="75923A29" w14:textId="6D573354" w:rsidR="001238EC" w:rsidRPr="0062074F" w:rsidRDefault="00082C11" w:rsidP="00DF09FE">
      <w:pPr>
        <w:pStyle w:val="Caption"/>
        <w:spacing w:after="120" w:line="240" w:lineRule="auto"/>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6</w:t>
      </w:r>
      <w:r w:rsidR="00157948">
        <w:fldChar w:fldCharType="end"/>
      </w:r>
      <w:r w:rsidRPr="0062074F">
        <w:t xml:space="preserve"> - </w:t>
      </w:r>
      <w:r w:rsidR="009B5DE3" w:rsidRPr="0062074F">
        <w:t>T</w:t>
      </w:r>
      <w:r w:rsidRPr="0062074F">
        <w:t>olerance exceptions</w:t>
      </w:r>
    </w:p>
    <w:p w14:paraId="43FF5B6B" w14:textId="4500DE65" w:rsidR="00670209" w:rsidRPr="0062074F" w:rsidRDefault="00670209" w:rsidP="00DF09FE">
      <w:pPr>
        <w:spacing w:after="120" w:line="240" w:lineRule="auto"/>
        <w:jc w:val="both"/>
      </w:pPr>
      <w:r w:rsidRPr="0062074F">
        <w:t>2. The difference between the colour displayed and the CIE colour defined in</w:t>
      </w:r>
      <w:r w:rsidR="00A52AE0" w:rsidRPr="0062074F">
        <w:t xml:space="preserve"> </w:t>
      </w:r>
      <w:r w:rsidRPr="0062074F">
        <w:t xml:space="preserve">these specifications </w:t>
      </w:r>
      <w:r w:rsidR="00B754AA" w:rsidRPr="0062074F">
        <w:t xml:space="preserve">must </w:t>
      </w:r>
      <w:r w:rsidRPr="0062074F">
        <w:t>be not greater than 16 Δ(u*,v*) units. If a monitor</w:t>
      </w:r>
      <w:r w:rsidR="00A52AE0" w:rsidRPr="0062074F">
        <w:t xml:space="preserve"> </w:t>
      </w:r>
      <w:r w:rsidRPr="0062074F">
        <w:t>is independently tested, then the difference must not be greater than 8</w:t>
      </w:r>
      <w:r w:rsidR="00A52AE0" w:rsidRPr="0062074F">
        <w:t xml:space="preserve"> </w:t>
      </w:r>
      <w:r w:rsidRPr="0062074F">
        <w:t>Δ(u*,v*)</w:t>
      </w:r>
      <w:r w:rsidR="00844B63" w:rsidRPr="0062074F">
        <w:t xml:space="preserve"> </w:t>
      </w:r>
      <w:r w:rsidRPr="0062074F">
        <w:t>units.</w:t>
      </w:r>
    </w:p>
    <w:p w14:paraId="30F008DA" w14:textId="4D608F93" w:rsidR="00670209" w:rsidRPr="0062074F" w:rsidRDefault="00670209" w:rsidP="00DF09FE">
      <w:pPr>
        <w:spacing w:after="120" w:line="240" w:lineRule="auto"/>
        <w:jc w:val="both"/>
      </w:pPr>
      <w:r w:rsidRPr="0062074F">
        <w:t xml:space="preserve">3. The luminance of the colour displayed </w:t>
      </w:r>
      <w:r w:rsidR="00B754AA" w:rsidRPr="0062074F">
        <w:t xml:space="preserve">must </w:t>
      </w:r>
      <w:r w:rsidRPr="0062074F">
        <w:t>be within 20% of its specified</w:t>
      </w:r>
      <w:r w:rsidR="00A52AE0" w:rsidRPr="0062074F">
        <w:t xml:space="preserve"> </w:t>
      </w:r>
      <w:r w:rsidRPr="0062074F">
        <w:t>value. Black is a special case and the luminance of it must not be greater than</w:t>
      </w:r>
      <w:r w:rsidR="00A52AE0" w:rsidRPr="0062074F">
        <w:t xml:space="preserve"> </w:t>
      </w:r>
      <w:r w:rsidRPr="0062074F">
        <w:t>0.52 cd/m² for bright sun colour table.</w:t>
      </w:r>
    </w:p>
    <w:p w14:paraId="597878D4" w14:textId="6CAC2D16" w:rsidR="00670209" w:rsidRPr="0062074F" w:rsidRDefault="00670209" w:rsidP="00024B10">
      <w:pPr>
        <w:pStyle w:val="Heading4"/>
      </w:pPr>
      <w:r w:rsidRPr="0062074F">
        <w:t>Instrumental calibration verification test</w:t>
      </w:r>
    </w:p>
    <w:p w14:paraId="60676C4B" w14:textId="2DF6058C" w:rsidR="002B49F2" w:rsidRPr="0062074F" w:rsidRDefault="002B49F2" w:rsidP="00DF09FE">
      <w:pPr>
        <w:spacing w:after="120" w:line="240" w:lineRule="auto"/>
        <w:jc w:val="both"/>
      </w:pPr>
      <w:r w:rsidRPr="0062074F">
        <w:t xml:space="preserve">For LCD displays, an instrumental test to check that the results of the colour conversion calibration are within tolerance should be made by </w:t>
      </w:r>
    </w:p>
    <w:p w14:paraId="773EFC3E" w14:textId="77777777" w:rsidR="002B49F2" w:rsidRPr="0062074F" w:rsidRDefault="002B49F2">
      <w:pPr>
        <w:pStyle w:val="ListParagraph"/>
        <w:numPr>
          <w:ilvl w:val="0"/>
          <w:numId w:val="71"/>
        </w:numPr>
        <w:spacing w:after="120" w:line="240" w:lineRule="auto"/>
        <w:jc w:val="both"/>
      </w:pPr>
      <w:r w:rsidRPr="0062074F">
        <w:t>Displaying the colours of all three colour tables (restricted to colour pairs of tabular ΔE* greater than 20)</w:t>
      </w:r>
    </w:p>
    <w:p w14:paraId="025132ED" w14:textId="77777777" w:rsidR="002B49F2" w:rsidRPr="0062074F" w:rsidRDefault="002B49F2">
      <w:pPr>
        <w:pStyle w:val="ListParagraph"/>
        <w:numPr>
          <w:ilvl w:val="0"/>
          <w:numId w:val="71"/>
        </w:numPr>
        <w:spacing w:after="120" w:line="240" w:lineRule="auto"/>
        <w:jc w:val="both"/>
      </w:pPr>
      <w:r w:rsidRPr="0062074F">
        <w:t>Measuring their CIE coordinates x,y and L</w:t>
      </w:r>
    </w:p>
    <w:p w14:paraId="4C65778E" w14:textId="47F03943" w:rsidR="002B49F2" w:rsidRPr="0062074F" w:rsidRDefault="002B49F2">
      <w:pPr>
        <w:pStyle w:val="ListParagraph"/>
        <w:numPr>
          <w:ilvl w:val="0"/>
          <w:numId w:val="71"/>
        </w:numPr>
        <w:spacing w:after="120" w:line="240" w:lineRule="auto"/>
        <w:jc w:val="both"/>
      </w:pPr>
      <w:r w:rsidRPr="0062074F">
        <w:t>Applying a tolerance test.</w:t>
      </w:r>
    </w:p>
    <w:p w14:paraId="43187254" w14:textId="060753FC" w:rsidR="00670209" w:rsidRPr="0062074F" w:rsidRDefault="00670209" w:rsidP="00DF09FE">
      <w:pPr>
        <w:spacing w:after="120" w:line="240" w:lineRule="auto"/>
        <w:jc w:val="both"/>
      </w:pPr>
      <w:r w:rsidRPr="0062074F">
        <w:t>Note that since the tolerance test is intended solely to check successful colour</w:t>
      </w:r>
      <w:r w:rsidR="00E551AD" w:rsidRPr="0062074F">
        <w:t xml:space="preserve"> </w:t>
      </w:r>
      <w:r w:rsidRPr="0062074F">
        <w:t>calibration, and not to test colour maintenance at sea, this test should be</w:t>
      </w:r>
      <w:r w:rsidR="00E551AD" w:rsidRPr="0062074F">
        <w:t xml:space="preserve"> </w:t>
      </w:r>
      <w:r w:rsidRPr="0062074F">
        <w:t>performed on the bench in the manufacturer's or type-approval authority's plant</w:t>
      </w:r>
      <w:r w:rsidR="00E551AD" w:rsidRPr="0062074F">
        <w:t xml:space="preserve"> </w:t>
      </w:r>
      <w:r w:rsidRPr="0062074F">
        <w:t>under normal conditions of temperature, humidity and vibration.</w:t>
      </w:r>
    </w:p>
    <w:p w14:paraId="40BD7F61" w14:textId="77777777" w:rsidR="00E551AD" w:rsidRPr="0062074F" w:rsidRDefault="00670209" w:rsidP="00DF09FE">
      <w:pPr>
        <w:spacing w:after="120" w:line="240" w:lineRule="auto"/>
        <w:jc w:val="both"/>
      </w:pPr>
      <w:r w:rsidRPr="0062074F">
        <w:t>Manufacturers of ECDIS can choose between two different methods of colour</w:t>
      </w:r>
      <w:r w:rsidR="00E551AD" w:rsidRPr="0062074F">
        <w:t xml:space="preserve"> </w:t>
      </w:r>
      <w:r w:rsidRPr="0062074F">
        <w:t>calibration.</w:t>
      </w:r>
    </w:p>
    <w:p w14:paraId="5BE8B291" w14:textId="77777777" w:rsidR="00E551AD" w:rsidRPr="0062074F" w:rsidRDefault="00670209" w:rsidP="00DF09FE">
      <w:pPr>
        <w:spacing w:after="120" w:line="240" w:lineRule="auto"/>
        <w:jc w:val="both"/>
      </w:pPr>
      <w:r w:rsidRPr="0062074F">
        <w:t>The first method is a test of a monitor as part of an integrated system.</w:t>
      </w:r>
      <w:r w:rsidR="00E551AD" w:rsidRPr="0062074F">
        <w:t xml:space="preserve"> </w:t>
      </w:r>
      <w:r w:rsidRPr="0062074F">
        <w:t>In this method both the monitor and the image generator parts of ECDIS display</w:t>
      </w:r>
      <w:r w:rsidR="00E551AD" w:rsidRPr="0062074F">
        <w:t xml:space="preserve"> </w:t>
      </w:r>
      <w:r w:rsidRPr="0062074F">
        <w:t>are tested together.</w:t>
      </w:r>
    </w:p>
    <w:p w14:paraId="050D2FB7" w14:textId="56F92EFB" w:rsidR="00670209" w:rsidRPr="0062074F" w:rsidRDefault="00670209" w:rsidP="00DF09FE">
      <w:pPr>
        <w:spacing w:after="120" w:line="240" w:lineRule="auto"/>
        <w:jc w:val="both"/>
      </w:pPr>
      <w:r w:rsidRPr="0062074F">
        <w:t>The second method is an independent test of the monitor. In</w:t>
      </w:r>
      <w:r w:rsidR="00E551AD" w:rsidRPr="0062074F">
        <w:t xml:space="preserve"> </w:t>
      </w:r>
      <w:r w:rsidRPr="0062074F">
        <w:t>this method the monitor and the image generator of ECDIS display are separately</w:t>
      </w:r>
      <w:r w:rsidR="00E551AD" w:rsidRPr="0062074F">
        <w:t xml:space="preserve"> </w:t>
      </w:r>
      <w:r w:rsidRPr="0062074F">
        <w:t>tested against a reference (</w:t>
      </w:r>
      <w:r w:rsidR="00DF09FE" w:rsidRPr="0062074F">
        <w:t>that is,</w:t>
      </w:r>
      <w:r w:rsidRPr="0062074F">
        <w:t xml:space="preserve"> the monitor is tested against a reference image</w:t>
      </w:r>
      <w:r w:rsidR="00E551AD" w:rsidRPr="0062074F">
        <w:t xml:space="preserve"> </w:t>
      </w:r>
      <w:r w:rsidRPr="0062074F">
        <w:t>generator and the image generator is tested against a reference monitor). The</w:t>
      </w:r>
      <w:r w:rsidR="00E551AD" w:rsidRPr="0062074F">
        <w:t xml:space="preserve"> </w:t>
      </w:r>
      <w:r w:rsidRPr="0062074F">
        <w:t>second method has tighter tolerance for displayed colour than the first method</w:t>
      </w:r>
      <w:r w:rsidR="00BC7A29" w:rsidRPr="0062074F">
        <w:t>.</w:t>
      </w:r>
    </w:p>
    <w:p w14:paraId="39678691" w14:textId="77777777" w:rsidR="00DF09FE" w:rsidRPr="0062074F" w:rsidRDefault="00DF09FE" w:rsidP="00DF09FE">
      <w:pPr>
        <w:spacing w:after="120" w:line="240" w:lineRule="auto"/>
        <w:jc w:val="both"/>
      </w:pPr>
    </w:p>
    <w:p w14:paraId="13A5162F" w14:textId="192DDAD4" w:rsidR="009B5792" w:rsidRPr="0062074F" w:rsidRDefault="009B5792" w:rsidP="00DB7CFE">
      <w:pPr>
        <w:pStyle w:val="Heading2"/>
      </w:pPr>
      <w:bookmarkStart w:id="721" w:name="_Ref189057358"/>
      <w:bookmarkStart w:id="722" w:name="_Toc226035114"/>
      <w:bookmarkStart w:id="723" w:name="_Ref47573996"/>
      <w:r w:rsidRPr="0062074F">
        <w:lastRenderedPageBreak/>
        <w:t>ECDIS Chart 1</w:t>
      </w:r>
      <w:r w:rsidR="00DF1BB9" w:rsidRPr="0062074F">
        <w:t xml:space="preserve"> and Colour </w:t>
      </w:r>
      <w:r w:rsidR="00D91D56" w:rsidRPr="0062074F">
        <w:t>(</w:t>
      </w:r>
      <w:r w:rsidR="00DF1BB9" w:rsidRPr="0062074F">
        <w:t>Differentiation</w:t>
      </w:r>
      <w:r w:rsidR="00D91D56" w:rsidRPr="0062074F">
        <w:t>)</w:t>
      </w:r>
      <w:r w:rsidR="00DF1BB9" w:rsidRPr="0062074F">
        <w:t xml:space="preserve"> Test Diagram</w:t>
      </w:r>
      <w:bookmarkEnd w:id="721"/>
      <w:bookmarkEnd w:id="722"/>
    </w:p>
    <w:p w14:paraId="60530710" w14:textId="6C6F1E30" w:rsidR="002B0668" w:rsidRPr="0062074F" w:rsidRDefault="009B5792" w:rsidP="00EA38BE">
      <w:pPr>
        <w:spacing w:after="120" w:line="240" w:lineRule="auto"/>
        <w:jc w:val="both"/>
      </w:pPr>
      <w:r w:rsidRPr="0062074F">
        <w:t xml:space="preserve">The IHO provides ECDIS Chart 1 in digital form, a graphical index of </w:t>
      </w:r>
      <w:r w:rsidR="002B0668" w:rsidRPr="0062074F">
        <w:t xml:space="preserve">selected </w:t>
      </w:r>
      <w:r w:rsidRPr="0062074F">
        <w:t xml:space="preserve">ECDIS symbols and symbolized lines and area boundary </w:t>
      </w:r>
      <w:proofErr w:type="spellStart"/>
      <w:r w:rsidRPr="0062074F">
        <w:t>linestyles</w:t>
      </w:r>
      <w:proofErr w:type="spellEnd"/>
      <w:r w:rsidRPr="0062074F">
        <w:t xml:space="preserve">. This is intended to familiarize the </w:t>
      </w:r>
      <w:r w:rsidR="008017CF" w:rsidRPr="0062074F">
        <w:t>M</w:t>
      </w:r>
      <w:r w:rsidRPr="0062074F">
        <w:t xml:space="preserve">ariner with the colour and symbol coding used by the ECDIS. The symbols are grouped according to INT1, which is familiar to the </w:t>
      </w:r>
      <w:r w:rsidR="008017CF" w:rsidRPr="0062074F">
        <w:t>M</w:t>
      </w:r>
      <w:r w:rsidRPr="0062074F">
        <w:t xml:space="preserve">ariner, but are numbered with a look-up sheet, not labelled. </w:t>
      </w:r>
    </w:p>
    <w:p w14:paraId="189790CD" w14:textId="0D45B2A8" w:rsidR="009B5792" w:rsidRPr="0062074F" w:rsidRDefault="009B5792" w:rsidP="00EA38BE">
      <w:pPr>
        <w:spacing w:after="120" w:line="240" w:lineRule="auto"/>
        <w:jc w:val="both"/>
      </w:pPr>
      <w:r w:rsidRPr="0062074F">
        <w:t xml:space="preserve">Since </w:t>
      </w:r>
      <w:r w:rsidR="008017CF" w:rsidRPr="0062074F">
        <w:t>P</w:t>
      </w:r>
      <w:r w:rsidRPr="0062074F">
        <w:t xml:space="preserve">roduct </w:t>
      </w:r>
      <w:r w:rsidR="008017CF" w:rsidRPr="0062074F">
        <w:t>S</w:t>
      </w:r>
      <w:r w:rsidRPr="0062074F">
        <w:t xml:space="preserve">pecifications for data products used on ECDIS will be updated at different times, there </w:t>
      </w:r>
      <w:r w:rsidR="003222A6" w:rsidRPr="0062074F">
        <w:t xml:space="preserve">may </w:t>
      </w:r>
      <w:r w:rsidRPr="0062074F">
        <w:t xml:space="preserve">be a supplementary “Chart 1” for each data product other than ENC that is intended for use </w:t>
      </w:r>
      <w:r w:rsidR="008017CF" w:rsidRPr="0062074F">
        <w:t>i</w:t>
      </w:r>
      <w:r w:rsidRPr="0062074F">
        <w:t>n ECDIS.</w:t>
      </w:r>
    </w:p>
    <w:p w14:paraId="099AC6AB" w14:textId="4608E61B" w:rsidR="009B5792" w:rsidRPr="0062074F" w:rsidRDefault="009B5792" w:rsidP="00EA38BE">
      <w:pPr>
        <w:spacing w:after="120" w:line="240" w:lineRule="auto"/>
        <w:jc w:val="both"/>
      </w:pPr>
      <w:r w:rsidRPr="0062074F">
        <w:t xml:space="preserve">The ECDIS Chart 1 and </w:t>
      </w:r>
      <w:r w:rsidR="003222A6" w:rsidRPr="0062074F">
        <w:t xml:space="preserve">any </w:t>
      </w:r>
      <w:r w:rsidRPr="0062074F">
        <w:t xml:space="preserve">supplements are intended for use in route planning. They are not needed during route monitoring, when the </w:t>
      </w:r>
      <w:r w:rsidR="008017CF" w:rsidRPr="0062074F">
        <w:t>M</w:t>
      </w:r>
      <w:r w:rsidRPr="0062074F">
        <w:t>ariner can use cursor enquiry to find the meaning of symbols.</w:t>
      </w:r>
    </w:p>
    <w:p w14:paraId="3619ED6C" w14:textId="2BDAD061" w:rsidR="008017CF" w:rsidRPr="0062074F" w:rsidRDefault="009B5792" w:rsidP="00EA38BE">
      <w:pPr>
        <w:spacing w:after="120" w:line="240" w:lineRule="auto"/>
        <w:jc w:val="both"/>
      </w:pPr>
      <w:r w:rsidRPr="0062074F">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rsidRPr="0062074F">
        <w:fldChar w:fldCharType="begin"/>
      </w:r>
      <w:r w:rsidR="004505B4" w:rsidRPr="0062074F">
        <w:instrText xml:space="preserve"> REF _Ref192502093 \r \h </w:instrText>
      </w:r>
      <w:r w:rsidR="0062074F">
        <w:instrText xml:space="preserve"> \* MERGEFORMAT </w:instrText>
      </w:r>
      <w:r w:rsidR="004505B4" w:rsidRPr="0062074F">
        <w:fldChar w:fldCharType="separate"/>
      </w:r>
      <w:r w:rsidR="004505B4" w:rsidRPr="0062074F">
        <w:t>19.6.2</w:t>
      </w:r>
      <w:r w:rsidR="004505B4" w:rsidRPr="0062074F">
        <w:fldChar w:fldCharType="end"/>
      </w:r>
      <w:r w:rsidR="007435CC">
        <w:t>.</w:t>
      </w:r>
    </w:p>
    <w:p w14:paraId="34A544B9" w14:textId="3CD00612" w:rsidR="00883232" w:rsidRPr="0062074F" w:rsidRDefault="00346791" w:rsidP="00DB7CFE">
      <w:pPr>
        <w:pStyle w:val="Heading2"/>
      </w:pPr>
      <w:bookmarkStart w:id="724" w:name="_Ref49458949"/>
      <w:bookmarkStart w:id="725" w:name="_Toc226035115"/>
      <w:r w:rsidRPr="0062074F">
        <w:t>Use of ECDIS Chart 1 and Colour Test Diagram</w:t>
      </w:r>
      <w:bookmarkEnd w:id="723"/>
      <w:bookmarkEnd w:id="724"/>
      <w:bookmarkEnd w:id="725"/>
    </w:p>
    <w:p w14:paraId="1360AB5D" w14:textId="2ED40663" w:rsidR="00883232" w:rsidRPr="0062074F" w:rsidRDefault="00883232" w:rsidP="00E673D5">
      <w:pPr>
        <w:pStyle w:val="Heading3"/>
      </w:pPr>
      <w:bookmarkStart w:id="726" w:name="_Toc226035116"/>
      <w:r w:rsidRPr="0062074F">
        <w:t>Specification for ECDIS Chart 1 and the Colour Test Diagram</w:t>
      </w:r>
      <w:bookmarkEnd w:id="726"/>
    </w:p>
    <w:p w14:paraId="7E9ABF43" w14:textId="1D7FCE27" w:rsidR="00883232" w:rsidRPr="0062074F" w:rsidRDefault="00883232" w:rsidP="00024B10">
      <w:pPr>
        <w:pStyle w:val="Heading4"/>
      </w:pPr>
      <w:r w:rsidRPr="0062074F">
        <w:t>Definition</w:t>
      </w:r>
    </w:p>
    <w:p w14:paraId="02BEFF02" w14:textId="6A17CFE9" w:rsidR="00883232" w:rsidRPr="0062074F" w:rsidRDefault="00C904EF" w:rsidP="008017CF">
      <w:pPr>
        <w:spacing w:after="120" w:line="240" w:lineRule="auto"/>
        <w:jc w:val="both"/>
      </w:pPr>
      <w:r w:rsidRPr="0062074F">
        <w:t>Each</w:t>
      </w:r>
      <w:r w:rsidR="00883232" w:rsidRPr="0062074F">
        <w:t xml:space="preserve"> Chart 1 data</w:t>
      </w:r>
      <w:r w:rsidR="00E3380A" w:rsidRPr="0062074F">
        <w:t>set</w:t>
      </w:r>
      <w:r w:rsidR="00883232" w:rsidRPr="0062074F">
        <w:t xml:space="preserve"> must</w:t>
      </w:r>
      <w:r w:rsidR="00E92D97" w:rsidRPr="0062074F">
        <w:t xml:space="preserve"> </w:t>
      </w:r>
      <w:r w:rsidR="00883232" w:rsidRPr="0062074F">
        <w:t xml:space="preserve">be </w:t>
      </w:r>
      <w:r w:rsidR="00513480" w:rsidRPr="0062074F">
        <w:t xml:space="preserve">initially </w:t>
      </w:r>
      <w:r w:rsidR="00883232" w:rsidRPr="0062074F">
        <w:t xml:space="preserve">displayed </w:t>
      </w:r>
      <w:r w:rsidR="00513480" w:rsidRPr="0062074F">
        <w:t xml:space="preserve">at the </w:t>
      </w:r>
      <w:proofErr w:type="spellStart"/>
      <w:r w:rsidR="00513480" w:rsidRPr="00520800">
        <w:rPr>
          <w:i/>
          <w:iCs/>
        </w:rPr>
        <w:t>optimumDisplayScale</w:t>
      </w:r>
      <w:proofErr w:type="spellEnd"/>
      <w:r w:rsidR="00513480" w:rsidRPr="0062074F">
        <w:t xml:space="preserve">, </w:t>
      </w:r>
      <w:r w:rsidR="00883232" w:rsidRPr="0062074F">
        <w:t>so as to fill all of the standard ECDIS display area (that is, the min</w:t>
      </w:r>
      <w:r w:rsidR="00C62B8D" w:rsidRPr="0062074F">
        <w:t>imum</w:t>
      </w:r>
      <w:r w:rsidR="00883232" w:rsidRPr="0062074F">
        <w:t xml:space="preserve"> 270 x 270 mm chart area).</w:t>
      </w:r>
    </w:p>
    <w:p w14:paraId="74499689" w14:textId="22886D5D" w:rsidR="00883232" w:rsidRPr="0062074F" w:rsidRDefault="00883232" w:rsidP="00024B10">
      <w:pPr>
        <w:pStyle w:val="Heading4"/>
      </w:pPr>
      <w:r w:rsidRPr="0062074F">
        <w:t>Description and purpose</w:t>
      </w:r>
    </w:p>
    <w:p w14:paraId="7C73442E" w14:textId="0CF01F42" w:rsidR="00883232" w:rsidRPr="0062074F" w:rsidRDefault="00883232" w:rsidP="008017CF">
      <w:pPr>
        <w:spacing w:after="120" w:line="240" w:lineRule="auto"/>
        <w:jc w:val="both"/>
      </w:pPr>
      <w:r w:rsidRPr="0062074F">
        <w:t>The ECDIS Chart 1 and the Colour Differentiation Test are</w:t>
      </w:r>
      <w:r w:rsidR="009A1BD2" w:rsidRPr="0062074F">
        <w:t xml:space="preserve"> </w:t>
      </w:r>
      <w:r w:rsidRPr="0062074F">
        <w:t xml:space="preserve">for use by the Mariner </w:t>
      </w:r>
      <w:r w:rsidR="002B49F2" w:rsidRPr="0062074F">
        <w:t xml:space="preserve">and </w:t>
      </w:r>
      <w:r w:rsidRPr="0062074F">
        <w:t>are provided in the form of</w:t>
      </w:r>
      <w:r w:rsidR="00E92D97" w:rsidRPr="0062074F">
        <w:t xml:space="preserve"> a</w:t>
      </w:r>
      <w:r w:rsidR="00513480" w:rsidRPr="0062074F">
        <w:t>n Exchange Set containing a number of S-100 datasets</w:t>
      </w:r>
      <w:r w:rsidR="002B49F2" w:rsidRPr="0062074F">
        <w:t>.</w:t>
      </w:r>
    </w:p>
    <w:p w14:paraId="6FDF475F" w14:textId="5CE0890B" w:rsidR="00883232" w:rsidRPr="0062074F" w:rsidRDefault="00883232" w:rsidP="008017CF">
      <w:pPr>
        <w:spacing w:after="120" w:line="240" w:lineRule="auto"/>
        <w:jc w:val="both"/>
      </w:pPr>
      <w:r w:rsidRPr="0062074F">
        <w:t>The ECDIS chart 1 is intended to familiarise the Mariner with the symbology used on ECDIS. The Mariner must</w:t>
      </w:r>
      <w:r w:rsidR="00E92D97" w:rsidRPr="0062074F">
        <w:t xml:space="preserve"> </w:t>
      </w:r>
      <w:r w:rsidRPr="0062074F">
        <w:t xml:space="preserve">be able to display each cell, and by cursor-pick get a read-out of the meaning of any </w:t>
      </w:r>
      <w:r w:rsidR="00E92D97" w:rsidRPr="0062074F">
        <w:t xml:space="preserve">feature </w:t>
      </w:r>
      <w:r w:rsidRPr="0062074F">
        <w:t>shown.</w:t>
      </w:r>
    </w:p>
    <w:p w14:paraId="2461583B" w14:textId="4559079D" w:rsidR="00883232" w:rsidRPr="0062074F" w:rsidRDefault="00883232" w:rsidP="008017CF">
      <w:pPr>
        <w:spacing w:after="120" w:line="240" w:lineRule="auto"/>
        <w:jc w:val="both"/>
      </w:pPr>
      <w:r w:rsidRPr="0062074F">
        <w:t>The Colour Differentiation Test diagram is intended for display using the day</w:t>
      </w:r>
      <w:r w:rsidR="007D0388">
        <w:t xml:space="preserve">, </w:t>
      </w:r>
      <w:r w:rsidRPr="0062074F">
        <w:t>dusk</w:t>
      </w:r>
      <w:r w:rsidR="007D0388">
        <w:t xml:space="preserve"> or night</w:t>
      </w:r>
      <w:r w:rsidRPr="0062074F">
        <w:t xml:space="preserve"> colour tables so that the Mariner can check that the ECDIS </w:t>
      </w:r>
      <w:r w:rsidR="00E92D97" w:rsidRPr="0062074F">
        <w:t xml:space="preserve">display </w:t>
      </w:r>
      <w:r w:rsidRPr="0062074F">
        <w:t>is providing adequate colour performance</w:t>
      </w:r>
      <w:r w:rsidR="008972A2" w:rsidRPr="0062074F">
        <w:t xml:space="preserve"> </w:t>
      </w:r>
      <w:r w:rsidRPr="0062074F">
        <w:t xml:space="preserve">It is also used in type-approval testing. Instructions for its use are given in the </w:t>
      </w:r>
      <w:r w:rsidR="002C2BC6" w:rsidRPr="0062074F">
        <w:t>following clauses</w:t>
      </w:r>
      <w:r w:rsidRPr="0062074F">
        <w:t>.</w:t>
      </w:r>
    </w:p>
    <w:p w14:paraId="3E856C8B" w14:textId="66EE89B0" w:rsidR="00883232" w:rsidRPr="0062074F" w:rsidRDefault="00883232" w:rsidP="008017CF">
      <w:pPr>
        <w:spacing w:after="120" w:line="240" w:lineRule="auto"/>
        <w:jc w:val="both"/>
      </w:pPr>
      <w:r w:rsidRPr="0062074F">
        <w:t xml:space="preserve">The ECDIS </w:t>
      </w:r>
      <w:r w:rsidR="00C62B8D" w:rsidRPr="0062074F">
        <w:t>C</w:t>
      </w:r>
      <w:r w:rsidRPr="0062074F">
        <w:t xml:space="preserve">hart 1 includes the CHKSYM </w:t>
      </w:r>
      <w:r w:rsidR="007652ED" w:rsidRPr="0062074F">
        <w:t xml:space="preserve">symbol </w:t>
      </w:r>
      <w:r w:rsidRPr="0062074F">
        <w:t>which is intended for checking the correct size of the symbols during the type approval</w:t>
      </w:r>
      <w:r w:rsidR="004505B4" w:rsidRPr="0062074F">
        <w:t>.</w:t>
      </w:r>
      <w:r w:rsidR="008972A2" w:rsidRPr="0062074F">
        <w:t xml:space="preserve"> </w:t>
      </w:r>
      <w:r w:rsidRPr="0062074F">
        <w:t>The width and height of the CHKSYM is 5.0 mm.</w:t>
      </w:r>
    </w:p>
    <w:p w14:paraId="235403A6" w14:textId="7DAE71E7" w:rsidR="00883232" w:rsidRPr="0062074F" w:rsidRDefault="00883232" w:rsidP="008017CF">
      <w:pPr>
        <w:spacing w:after="120" w:line="240" w:lineRule="auto"/>
        <w:jc w:val="both"/>
      </w:pPr>
      <w:r w:rsidRPr="0062074F">
        <w:t>The line width of the diagonal line</w:t>
      </w:r>
      <w:r w:rsidR="00E92D97" w:rsidRPr="0062074F">
        <w:t>s</w:t>
      </w:r>
      <w:r w:rsidRPr="0062074F">
        <w:t xml:space="preserve"> in the Colour Differentiation Test diagram </w:t>
      </w:r>
      <w:r w:rsidR="00C904EF" w:rsidRPr="0062074F">
        <w:t xml:space="preserve">are </w:t>
      </w:r>
      <w:r w:rsidRPr="0062074F">
        <w:t>specified as 0.6 mm wide.</w:t>
      </w:r>
    </w:p>
    <w:p w14:paraId="691CAA1B" w14:textId="21AFF2E0" w:rsidR="00883232" w:rsidRPr="0062074F" w:rsidRDefault="00883232" w:rsidP="00024B10">
      <w:pPr>
        <w:pStyle w:val="Heading4"/>
      </w:pPr>
      <w:r w:rsidRPr="0062074F">
        <w:t>Mode of use</w:t>
      </w:r>
    </w:p>
    <w:p w14:paraId="3ACAA1BC" w14:textId="2210A17F" w:rsidR="00883232" w:rsidRPr="0062074F" w:rsidRDefault="00883232" w:rsidP="008017CF">
      <w:pPr>
        <w:spacing w:after="120" w:line="240" w:lineRule="auto"/>
        <w:jc w:val="both"/>
      </w:pPr>
      <w:r w:rsidRPr="0062074F">
        <w:t xml:space="preserve">The operation of these diagrams is not subject to </w:t>
      </w:r>
      <w:r w:rsidR="00C904EF" w:rsidRPr="0062074F">
        <w:t xml:space="preserve">any </w:t>
      </w:r>
      <w:r w:rsidRPr="0062074F">
        <w:t>draw-speed requirements of route monitoring.</w:t>
      </w:r>
    </w:p>
    <w:p w14:paraId="0AAB75E1" w14:textId="74F934A4" w:rsidR="00883232" w:rsidRPr="0062074F" w:rsidRDefault="00883232" w:rsidP="00024B10">
      <w:pPr>
        <w:pStyle w:val="Heading4"/>
      </w:pPr>
      <w:r w:rsidRPr="0062074F">
        <w:t>Content and Encoding</w:t>
      </w:r>
    </w:p>
    <w:p w14:paraId="0BF28837" w14:textId="73104E44" w:rsidR="00883232" w:rsidRPr="0062074F" w:rsidRDefault="00927C2B" w:rsidP="00C84C10">
      <w:pPr>
        <w:spacing w:after="120" w:line="240" w:lineRule="auto"/>
      </w:pPr>
      <w:r w:rsidRPr="0062074F">
        <w:t>Chart 1 is released as a</w:t>
      </w:r>
      <w:r w:rsidR="00C904EF" w:rsidRPr="0062074F">
        <w:t>n exchange set comprising a</w:t>
      </w:r>
      <w:r w:rsidRPr="0062074F">
        <w:t xml:space="preserve"> number of S-10</w:t>
      </w:r>
      <w:r w:rsidR="009A1BD2" w:rsidRPr="0062074F">
        <w:t>0</w:t>
      </w:r>
      <w:r w:rsidRPr="0062074F">
        <w:t xml:space="preserve"> datasets within the S-164 </w:t>
      </w:r>
      <w:r w:rsidR="00E9416E" w:rsidRPr="0062074F">
        <w:t>suite of test data. Portrayal and content are defined wholly by feature and portrayal catalogues.</w:t>
      </w:r>
    </w:p>
    <w:p w14:paraId="726054BC" w14:textId="2E324FCF" w:rsidR="00883232" w:rsidRPr="0062074F" w:rsidRDefault="00883232" w:rsidP="00024B10">
      <w:pPr>
        <w:pStyle w:val="Heading4"/>
      </w:pPr>
      <w:r w:rsidRPr="0062074F">
        <w:t>Revisions</w:t>
      </w:r>
    </w:p>
    <w:p w14:paraId="297D1BB4" w14:textId="4EC0BD82" w:rsidR="00883232" w:rsidRPr="0062074F" w:rsidRDefault="00883232" w:rsidP="00C84C10">
      <w:pPr>
        <w:spacing w:after="120" w:line="240" w:lineRule="auto"/>
        <w:jc w:val="both"/>
      </w:pPr>
      <w:r w:rsidRPr="0062074F">
        <w:t>Revisions will be</w:t>
      </w:r>
      <w:r w:rsidR="00C84C10" w:rsidRPr="0062074F">
        <w:t xml:space="preserve"> made by whole file replacement;</w:t>
      </w:r>
      <w:r w:rsidRPr="0062074F">
        <w:t xml:space="preserve"> that is</w:t>
      </w:r>
      <w:r w:rsidR="00C84C10" w:rsidRPr="0062074F">
        <w:t>,</w:t>
      </w:r>
      <w:r w:rsidRPr="0062074F">
        <w:t xml:space="preserve"> by </w:t>
      </w:r>
      <w:r w:rsidR="002B49F2" w:rsidRPr="0062074F">
        <w:t xml:space="preserve">the </w:t>
      </w:r>
      <w:r w:rsidRPr="0062074F">
        <w:t xml:space="preserve">issuing </w:t>
      </w:r>
      <w:r w:rsidR="002B49F2" w:rsidRPr="0062074F">
        <w:t>of</w:t>
      </w:r>
      <w:r w:rsidRPr="0062074F">
        <w:t xml:space="preserve"> new edition</w:t>
      </w:r>
      <w:r w:rsidR="002B49F2" w:rsidRPr="0062074F">
        <w:t>s</w:t>
      </w:r>
      <w:r w:rsidRPr="0062074F">
        <w:t>.</w:t>
      </w:r>
      <w:r w:rsidR="0019369A" w:rsidRPr="0062074F">
        <w:t xml:space="preserve"> The user must be able to access the revision information of Chart 1 and the Colour Test Diagram</w:t>
      </w:r>
      <w:r w:rsidR="00A94BB4" w:rsidRPr="0062074F">
        <w:t>.</w:t>
      </w:r>
    </w:p>
    <w:p w14:paraId="1585B297" w14:textId="22A95E1E" w:rsidR="00883232" w:rsidRPr="0062074F" w:rsidRDefault="00883232" w:rsidP="00024B10">
      <w:pPr>
        <w:pStyle w:val="Heading4"/>
      </w:pPr>
      <w:r w:rsidRPr="0062074F">
        <w:t>Presentation</w:t>
      </w:r>
      <w:r w:rsidR="00E9416E" w:rsidRPr="0062074F">
        <w:t xml:space="preserve"> and parameter settings</w:t>
      </w:r>
    </w:p>
    <w:p w14:paraId="3FF48D87" w14:textId="08C95526" w:rsidR="00883232" w:rsidRPr="0062074F" w:rsidRDefault="00C904EF" w:rsidP="00B812CA">
      <w:r w:rsidRPr="0062074F">
        <w:t>Refer to the S-164 test dataset manual for ECDIS parameter settings for portrayal of Chart 1 datasets</w:t>
      </w:r>
      <w:r w:rsidR="00A94BB4" w:rsidRPr="0062074F">
        <w:t>.</w:t>
      </w:r>
    </w:p>
    <w:p w14:paraId="2EF40CBD" w14:textId="204A9D59" w:rsidR="00883232" w:rsidRPr="0062074F" w:rsidRDefault="00DF1BB9" w:rsidP="00525920">
      <w:pPr>
        <w:pStyle w:val="Heading3"/>
      </w:pPr>
      <w:bookmarkStart w:id="727" w:name="_Toc175130365"/>
      <w:bookmarkStart w:id="728" w:name="_Toc178784545"/>
      <w:bookmarkStart w:id="729" w:name="_Toc175130366"/>
      <w:bookmarkStart w:id="730" w:name="_Toc178784546"/>
      <w:bookmarkStart w:id="731" w:name="_Ref192502093"/>
      <w:bookmarkStart w:id="732" w:name="_Toc226035117"/>
      <w:bookmarkEnd w:id="727"/>
      <w:bookmarkEnd w:id="728"/>
      <w:bookmarkEnd w:id="729"/>
      <w:bookmarkEnd w:id="730"/>
      <w:r w:rsidRPr="0062074F">
        <w:t>The</w:t>
      </w:r>
      <w:r w:rsidR="00883232" w:rsidRPr="0062074F">
        <w:t xml:space="preserve"> Colour Test Diagram</w:t>
      </w:r>
      <w:bookmarkEnd w:id="731"/>
      <w:bookmarkEnd w:id="732"/>
    </w:p>
    <w:p w14:paraId="36F6D02B" w14:textId="0C3AD5C5" w:rsidR="00DF1BB9" w:rsidRPr="0062074F" w:rsidRDefault="00DF1BB9" w:rsidP="00DF1BB9">
      <w:pPr>
        <w:spacing w:after="120" w:line="240" w:lineRule="auto"/>
        <w:jc w:val="both"/>
      </w:pPr>
      <w:r w:rsidRPr="0062074F">
        <w:t xml:space="preserve">A multi-purpose colour differentiation test diagram is illustrated in </w:t>
      </w:r>
      <w:r w:rsidRPr="0062074F">
        <w:fldChar w:fldCharType="begin"/>
      </w:r>
      <w:r w:rsidRPr="0062074F">
        <w:instrText xml:space="preserve"> REF _Ref49456149 \h  \* MERGEFORMAT </w:instrText>
      </w:r>
      <w:r w:rsidRPr="0062074F">
        <w:fldChar w:fldCharType="separate"/>
      </w:r>
      <w:r w:rsidR="000553AC" w:rsidRPr="0062074F">
        <w:t>Figure 4</w:t>
      </w:r>
      <w:r w:rsidRPr="0062074F">
        <w:fldChar w:fldCharType="end"/>
      </w:r>
      <w:r w:rsidRPr="0062074F">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62074F" w:rsidRDefault="00DF1BB9" w:rsidP="00DF1BB9">
      <w:pPr>
        <w:spacing w:after="60" w:line="240" w:lineRule="auto"/>
        <w:jc w:val="both"/>
      </w:pPr>
      <w:r w:rsidRPr="0062074F">
        <w:lastRenderedPageBreak/>
        <w:t>The diagram is in the form of a dataset and so can be displayed using any of the three colour palettes. This diagram is intended:</w:t>
      </w:r>
    </w:p>
    <w:p w14:paraId="5E11EA3C" w14:textId="77777777" w:rsidR="00DF1BB9" w:rsidRPr="0062074F" w:rsidRDefault="00DF1BB9">
      <w:pPr>
        <w:pStyle w:val="ListParagraph"/>
        <w:numPr>
          <w:ilvl w:val="0"/>
          <w:numId w:val="9"/>
        </w:numPr>
        <w:spacing w:after="60" w:line="240" w:lineRule="auto"/>
        <w:jc w:val="both"/>
      </w:pPr>
      <w:r w:rsidRPr="0062074F">
        <w:t>For use by the Mariner to check and if necessary re-adjust the controls, particularly for use at night;</w:t>
      </w:r>
    </w:p>
    <w:p w14:paraId="7053F009" w14:textId="77777777" w:rsidR="00DF1BB9" w:rsidRPr="0062074F" w:rsidRDefault="00DF1BB9">
      <w:pPr>
        <w:pStyle w:val="ListParagraph"/>
        <w:numPr>
          <w:ilvl w:val="0"/>
          <w:numId w:val="9"/>
        </w:numPr>
        <w:spacing w:after="60" w:line="240" w:lineRule="auto"/>
        <w:jc w:val="both"/>
      </w:pPr>
      <w:r w:rsidRPr="0062074F">
        <w:t>For use by the Mariner to verify that an ageing display remains capable of providing the necessary colour differentiation; and</w:t>
      </w:r>
    </w:p>
    <w:p w14:paraId="5F2C8D37" w14:textId="77777777" w:rsidR="00DF1BB9" w:rsidRPr="0062074F" w:rsidRDefault="00DF1BB9">
      <w:pPr>
        <w:pStyle w:val="ListParagraph"/>
        <w:numPr>
          <w:ilvl w:val="0"/>
          <w:numId w:val="9"/>
        </w:numPr>
        <w:spacing w:after="120" w:line="240" w:lineRule="auto"/>
        <w:jc w:val="both"/>
      </w:pPr>
      <w:r w:rsidRPr="0062074F">
        <w:t>For initial colour verification of the day, dusk and night colour tables.</w:t>
      </w:r>
    </w:p>
    <w:p w14:paraId="69556048" w14:textId="32B4E503" w:rsidR="00DF1BB9" w:rsidRPr="0062074F" w:rsidRDefault="00DF1BB9" w:rsidP="00DF1BB9">
      <w:pPr>
        <w:spacing w:after="120" w:line="240" w:lineRule="auto"/>
        <w:jc w:val="both"/>
      </w:pPr>
      <w:r w:rsidRPr="0062074F">
        <w:t xml:space="preserve">Both the Colour Test Diagram and the instructions for its </w:t>
      </w:r>
      <w:r w:rsidR="00D91D56" w:rsidRPr="0062074F">
        <w:t xml:space="preserve">use </w:t>
      </w:r>
      <w:r w:rsidRPr="0062074F">
        <w:t>are included within the IHO S-164 test datasets Chart 1 exchange set, and must be made available to the Mariner.</w:t>
      </w:r>
      <w:r w:rsidR="000512B1" w:rsidRPr="0062074F">
        <w:t xml:space="preserve"> </w:t>
      </w:r>
      <w:r w:rsidRPr="0062074F">
        <w:t xml:space="preserve">In addition, a grey scale is </w:t>
      </w:r>
      <w:r w:rsidR="00BC7A29" w:rsidRPr="0062074F">
        <w:t xml:space="preserve">included in </w:t>
      </w:r>
      <w:r w:rsidRPr="0062074F">
        <w:fldChar w:fldCharType="begin"/>
      </w:r>
      <w:r w:rsidRPr="0062074F">
        <w:instrText xml:space="preserve"> REF _Ref49458949 \r \h  \* MERGEFORMAT </w:instrText>
      </w:r>
      <w:r w:rsidRPr="0062074F">
        <w:fldChar w:fldCharType="separate"/>
      </w:r>
      <w:r w:rsidR="00663161" w:rsidRPr="0062074F">
        <w:t>19.6</w:t>
      </w:r>
      <w:r w:rsidRPr="0062074F">
        <w:fldChar w:fldCharType="end"/>
      </w:r>
      <w:r w:rsidRPr="0062074F">
        <w:t xml:space="preserve"> for use by maintenance technicians in checking colour tracking in an ageing display.</w:t>
      </w:r>
    </w:p>
    <w:p w14:paraId="0B5B86FF" w14:textId="77777777" w:rsidR="00DF1BB9" w:rsidRPr="0062074F" w:rsidRDefault="00DF1BB9" w:rsidP="00DF1BB9">
      <w:pPr>
        <w:spacing w:after="120" w:line="240" w:lineRule="auto"/>
        <w:jc w:val="both"/>
      </w:pPr>
      <w:r w:rsidRPr="0062074F">
        <w:t>The Colour Differentiation Test diagram is not needed during route monitoring.</w:t>
      </w:r>
    </w:p>
    <w:p w14:paraId="51569A23" w14:textId="77777777" w:rsidR="00DF1BB9" w:rsidRPr="0062074F" w:rsidRDefault="00DF1BB9" w:rsidP="00DF1BB9">
      <w:pPr>
        <w:spacing w:after="120" w:line="240" w:lineRule="auto"/>
        <w:jc w:val="both"/>
      </w:pPr>
      <w:r w:rsidRPr="0062074F">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62074F" w:rsidRDefault="00DF1BB9" w:rsidP="00DF1BB9">
      <w:pPr>
        <w:spacing w:after="120" w:line="240" w:lineRule="auto"/>
        <w:jc w:val="both"/>
      </w:pPr>
      <w:r w:rsidRPr="0062074F">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62074F" w:rsidRDefault="00DF1BB9" w:rsidP="00DF1BB9">
      <w:pPr>
        <w:keepNext/>
        <w:spacing w:line="240" w:lineRule="auto"/>
        <w:jc w:val="center"/>
      </w:pPr>
      <w:r w:rsidRPr="0062074F">
        <w:rPr>
          <w:noProof/>
          <w:lang w:eastAsia="fr-FR"/>
        </w:rPr>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2FB73813" w:rsidR="00DF1BB9" w:rsidRPr="0062074F" w:rsidRDefault="00DF1BB9" w:rsidP="00DF1BB9">
      <w:pPr>
        <w:pStyle w:val="Caption"/>
        <w:spacing w:after="120" w:line="240" w:lineRule="auto"/>
        <w:jc w:val="center"/>
      </w:pPr>
      <w:bookmarkStart w:id="733" w:name="_Ref49456149"/>
      <w:r w:rsidRPr="0062074F">
        <w:t xml:space="preserve">Figure </w:t>
      </w:r>
      <w:r w:rsidRPr="0062074F">
        <w:fldChar w:fldCharType="begin"/>
      </w:r>
      <w:r w:rsidRPr="0062074F">
        <w:instrText xml:space="preserve"> SEQ Figure \* ARABIC </w:instrText>
      </w:r>
      <w:r w:rsidRPr="0062074F">
        <w:fldChar w:fldCharType="separate"/>
      </w:r>
      <w:r w:rsidR="004B5779">
        <w:rPr>
          <w:noProof/>
        </w:rPr>
        <w:t>4</w:t>
      </w:r>
      <w:r w:rsidRPr="0062074F">
        <w:fldChar w:fldCharType="end"/>
      </w:r>
      <w:bookmarkEnd w:id="733"/>
      <w:r w:rsidRPr="0062074F">
        <w:t xml:space="preserve"> - Colour differentiation diagram - Day</w:t>
      </w:r>
    </w:p>
    <w:p w14:paraId="06F66E6C" w14:textId="45295752" w:rsidR="00DF1BB9" w:rsidRPr="0062074F" w:rsidRDefault="00DF1BB9" w:rsidP="000512B1">
      <w:pPr>
        <w:jc w:val="center"/>
      </w:pPr>
      <w:r w:rsidRPr="0062074F">
        <w:t xml:space="preserve">[NOTE: For illustrative purposes only. </w:t>
      </w:r>
      <w:r w:rsidR="000512B1" w:rsidRPr="0062074F">
        <w:t xml:space="preserve">Actual </w:t>
      </w:r>
      <w:r w:rsidRPr="0062074F">
        <w:t>ECDIS Chart 1 datasets must be used]</w:t>
      </w:r>
    </w:p>
    <w:p w14:paraId="63998341" w14:textId="77263D6F" w:rsidR="00883232" w:rsidRPr="0062074F" w:rsidRDefault="000512B1" w:rsidP="00024B10">
      <w:pPr>
        <w:pStyle w:val="Heading4"/>
      </w:pPr>
      <w:r w:rsidRPr="0062074F">
        <w:lastRenderedPageBreak/>
        <w:t>Providing</w:t>
      </w:r>
      <w:r w:rsidR="00883232" w:rsidRPr="0062074F">
        <w:t xml:space="preserve"> the diagram</w:t>
      </w:r>
    </w:p>
    <w:p w14:paraId="13664508" w14:textId="706DCE49" w:rsidR="00883232" w:rsidRPr="0062074F" w:rsidRDefault="00883232" w:rsidP="00C84C10">
      <w:pPr>
        <w:spacing w:after="120" w:line="240" w:lineRule="auto"/>
        <w:jc w:val="both"/>
      </w:pPr>
      <w:r w:rsidRPr="0062074F">
        <w:t xml:space="preserve">The Colour Differentiation Test diagram </w:t>
      </w:r>
      <w:r w:rsidR="00ED1636" w:rsidRPr="0062074F">
        <w:t xml:space="preserve">must be </w:t>
      </w:r>
      <w:r w:rsidRPr="0062074F">
        <w:t xml:space="preserve">provided to enable the Mariner to verify that </w:t>
      </w:r>
      <w:r w:rsidR="00FA7228" w:rsidRPr="0062074F">
        <w:t xml:space="preserve">the </w:t>
      </w:r>
      <w:r w:rsidRPr="0062074F">
        <w:t>display screen still retains the colour differentiation capability needed to distinguish between the various colour-coded areas, lines and point symbols of the ECDIS display.</w:t>
      </w:r>
    </w:p>
    <w:p w14:paraId="369D5B5E" w14:textId="2F31C4D9" w:rsidR="00883232" w:rsidRPr="0062074F" w:rsidRDefault="00883232" w:rsidP="00C84C10">
      <w:pPr>
        <w:spacing w:after="120" w:line="240" w:lineRule="auto"/>
        <w:jc w:val="both"/>
      </w:pPr>
      <w:r w:rsidRPr="0062074F">
        <w:t xml:space="preserve">The diagram will not be true to colour unless it is </w:t>
      </w:r>
      <w:r w:rsidR="00E92D97" w:rsidRPr="0062074F">
        <w:t xml:space="preserve">displayed </w:t>
      </w:r>
      <w:r w:rsidRPr="0062074F">
        <w:t xml:space="preserve">on a calibrated monitor and is generated using the </w:t>
      </w:r>
      <w:r w:rsidR="00E92D97" w:rsidRPr="0062074F">
        <w:t xml:space="preserve">provided </w:t>
      </w:r>
      <w:r w:rsidR="00120DCF" w:rsidRPr="0062074F">
        <w:t xml:space="preserve">ENC </w:t>
      </w:r>
      <w:r w:rsidR="00E92D97" w:rsidRPr="0062074F">
        <w:t>portrayal catalogue</w:t>
      </w:r>
      <w:r w:rsidRPr="0062074F">
        <w:t>.</w:t>
      </w:r>
    </w:p>
    <w:p w14:paraId="205E974A" w14:textId="0764E5DA" w:rsidR="00883232" w:rsidRPr="0062074F" w:rsidRDefault="00C904EF" w:rsidP="00C904EF">
      <w:r w:rsidRPr="0062074F">
        <w:t xml:space="preserve">To provide the diagram </w:t>
      </w:r>
      <w:r w:rsidR="00883232" w:rsidRPr="0062074F">
        <w:t xml:space="preserve">the </w:t>
      </w:r>
      <w:r w:rsidR="002F7FC9" w:rsidRPr="0062074F">
        <w:t xml:space="preserve">dataset </w:t>
      </w:r>
      <w:r w:rsidR="00883232" w:rsidRPr="0062074F">
        <w:t>labelled “</w:t>
      </w:r>
      <w:r w:rsidR="002F7FC9" w:rsidRPr="0062074F">
        <w:t>101</w:t>
      </w:r>
      <w:r w:rsidR="00E10A86" w:rsidRPr="0062074F">
        <w:t>00AACH1W</w:t>
      </w:r>
      <w:r w:rsidR="00883232" w:rsidRPr="0062074F">
        <w:t>OO”</w:t>
      </w:r>
      <w:r w:rsidR="002B49F2" w:rsidRPr="0062074F">
        <w:t xml:space="preserve"> must be used</w:t>
      </w:r>
      <w:r w:rsidRPr="0062074F">
        <w:t xml:space="preserve">. </w:t>
      </w:r>
      <w:r w:rsidR="00883232" w:rsidRPr="0062074F">
        <w:t xml:space="preserve">This </w:t>
      </w:r>
      <w:r w:rsidRPr="0062074F">
        <w:t>dataset</w:t>
      </w:r>
      <w:r w:rsidR="00883232" w:rsidRPr="0062074F">
        <w:t xml:space="preserve"> must be</w:t>
      </w:r>
      <w:r w:rsidR="002B49F2" w:rsidRPr="0062074F">
        <w:t xml:space="preserve"> initially displayed at the </w:t>
      </w:r>
      <w:proofErr w:type="spellStart"/>
      <w:r w:rsidR="002B49F2" w:rsidRPr="00520800">
        <w:rPr>
          <w:i/>
          <w:iCs/>
        </w:rPr>
        <w:t>optimumD</w:t>
      </w:r>
      <w:r w:rsidR="00A877AA" w:rsidRPr="00520800">
        <w:rPr>
          <w:i/>
          <w:iCs/>
        </w:rPr>
        <w:t>i</w:t>
      </w:r>
      <w:r w:rsidR="002B49F2" w:rsidRPr="00520800">
        <w:rPr>
          <w:i/>
          <w:iCs/>
        </w:rPr>
        <w:t>splayScale</w:t>
      </w:r>
      <w:proofErr w:type="spellEnd"/>
      <w:r w:rsidR="00883232" w:rsidRPr="0062074F">
        <w:t xml:space="preserve"> so that the extent of the imaginary chart data covers the entire ECDIS display. </w:t>
      </w:r>
    </w:p>
    <w:p w14:paraId="328F8976" w14:textId="28E874A0" w:rsidR="00A40BF2" w:rsidRPr="0062074F" w:rsidRDefault="00883232" w:rsidP="00C84C10">
      <w:pPr>
        <w:spacing w:after="120" w:line="240" w:lineRule="auto"/>
        <w:jc w:val="both"/>
      </w:pPr>
      <w:r w:rsidRPr="0062074F">
        <w:t>The diagram consists of twenty numbered squares extending over the whole of a 270 x 270 mm screen</w:t>
      </w:r>
      <w:r w:rsidR="008972A2" w:rsidRPr="0062074F">
        <w:t xml:space="preserve"> </w:t>
      </w:r>
      <w:r w:rsidRPr="0062074F">
        <w:t>Each square is coloured with one of the four main background area shades (such as shallow water blue, DEPVS), and each carries a two-pixel wide diagonal line in one of the important line or symbol foreground colours</w:t>
      </w:r>
      <w:r w:rsidR="00C904EF" w:rsidRPr="0062074F">
        <w:t>.</w:t>
      </w:r>
      <w:r w:rsidR="00F101CF" w:rsidRPr="0062074F">
        <w:t xml:space="preserve"> </w:t>
      </w:r>
      <w:r w:rsidRPr="0062074F">
        <w:t>These are arranged as follows:</w:t>
      </w:r>
    </w:p>
    <w:p w14:paraId="0C343714" w14:textId="74F0990E" w:rsidR="00883232" w:rsidRPr="0062074F" w:rsidRDefault="00883232" w:rsidP="00C84C10">
      <w:pPr>
        <w:spacing w:after="60" w:line="240" w:lineRule="auto"/>
        <w:jc w:val="both"/>
        <w:rPr>
          <w:b/>
          <w:bCs/>
        </w:rPr>
      </w:pPr>
      <w:r w:rsidRPr="0062074F">
        <w:rPr>
          <w:b/>
          <w:bCs/>
        </w:rPr>
        <w:t>Four main background colours:</w:t>
      </w:r>
    </w:p>
    <w:p w14:paraId="4A31B3BC" w14:textId="4DF47405" w:rsidR="00883232" w:rsidRPr="0062074F" w:rsidRDefault="00883232" w:rsidP="00C84C10">
      <w:pPr>
        <w:spacing w:after="60" w:line="240" w:lineRule="auto"/>
        <w:jc w:val="both"/>
      </w:pPr>
      <w:r w:rsidRPr="0062074F">
        <w:t>DEPVS</w:t>
      </w:r>
      <w:r w:rsidRPr="0062074F">
        <w:tab/>
      </w:r>
      <w:r w:rsidR="00DE121F" w:rsidRPr="0062074F">
        <w:tab/>
      </w:r>
      <w:r w:rsidRPr="0062074F">
        <w:t>(shallow water blue)</w:t>
      </w:r>
      <w:r w:rsidR="00DE121F" w:rsidRPr="0062074F">
        <w:tab/>
      </w:r>
      <w:r w:rsidR="00DE121F" w:rsidRPr="0062074F">
        <w:tab/>
      </w:r>
      <w:r w:rsidR="00DE121F" w:rsidRPr="0062074F">
        <w:tab/>
      </w:r>
      <w:r w:rsidR="00DE121F" w:rsidRPr="0062074F">
        <w:tab/>
        <w:t>squares 3, 5, 11, 15, 18, 20</w:t>
      </w:r>
      <w:r w:rsidR="00C178B9" w:rsidRPr="0062074F">
        <w:t>.</w:t>
      </w:r>
    </w:p>
    <w:p w14:paraId="6FC91959" w14:textId="2D205F4A" w:rsidR="00883232" w:rsidRPr="0062074F" w:rsidRDefault="00883232" w:rsidP="00C84C10">
      <w:pPr>
        <w:spacing w:after="60" w:line="240" w:lineRule="auto"/>
        <w:jc w:val="both"/>
      </w:pPr>
      <w:r w:rsidRPr="0062074F">
        <w:t>DEPDW</w:t>
      </w:r>
      <w:r w:rsidRPr="0062074F">
        <w:tab/>
        <w:t>(deep water, white or black)</w:t>
      </w:r>
      <w:r w:rsidR="00DE121F" w:rsidRPr="0062074F">
        <w:tab/>
      </w:r>
      <w:r w:rsidR="00DE121F" w:rsidRPr="0062074F">
        <w:tab/>
      </w:r>
      <w:r w:rsidR="00DE121F" w:rsidRPr="0062074F">
        <w:tab/>
        <w:t>squares 1, 7, 8, 10, 13, 19</w:t>
      </w:r>
      <w:r w:rsidR="00C178B9" w:rsidRPr="0062074F">
        <w:t>.</w:t>
      </w:r>
    </w:p>
    <w:p w14:paraId="10DE544F" w14:textId="1369088A" w:rsidR="00883232" w:rsidRPr="0062074F" w:rsidRDefault="00883232" w:rsidP="00C84C10">
      <w:pPr>
        <w:spacing w:after="60" w:line="240" w:lineRule="auto"/>
        <w:jc w:val="both"/>
      </w:pPr>
      <w:r w:rsidRPr="0062074F">
        <w:t xml:space="preserve">LANDA </w:t>
      </w:r>
      <w:r w:rsidRPr="0062074F">
        <w:tab/>
        <w:t>(land colour)</w:t>
      </w:r>
      <w:r w:rsidR="00DE121F" w:rsidRPr="0062074F">
        <w:tab/>
      </w:r>
      <w:r w:rsidR="00DE121F" w:rsidRPr="0062074F">
        <w:tab/>
      </w:r>
      <w:r w:rsidR="00DE121F" w:rsidRPr="0062074F">
        <w:tab/>
      </w:r>
      <w:r w:rsidR="00DE121F" w:rsidRPr="0062074F">
        <w:tab/>
      </w:r>
      <w:r w:rsidR="00DE121F" w:rsidRPr="0062074F">
        <w:tab/>
        <w:t>squares 6, 14, 17</w:t>
      </w:r>
      <w:r w:rsidR="00C178B9" w:rsidRPr="0062074F">
        <w:t>.</w:t>
      </w:r>
    </w:p>
    <w:p w14:paraId="0AAEDC99" w14:textId="280F3C2E" w:rsidR="00DE121F" w:rsidRPr="0062074F" w:rsidRDefault="00883232" w:rsidP="00C84C10">
      <w:pPr>
        <w:spacing w:after="0" w:line="240" w:lineRule="auto"/>
        <w:jc w:val="both"/>
      </w:pPr>
      <w:r w:rsidRPr="0062074F">
        <w:t xml:space="preserve">NODTA </w:t>
      </w:r>
      <w:r w:rsidRPr="0062074F">
        <w:tab/>
        <w:t>(no data shade: radar, navigation safety</w:t>
      </w:r>
      <w:r w:rsidR="00C904EF" w:rsidRPr="0062074F">
        <w:t xml:space="preserve"> </w:t>
      </w:r>
      <w:r w:rsidR="00DE121F" w:rsidRPr="0062074F">
        <w:tab/>
      </w:r>
      <w:r w:rsidR="00DE121F" w:rsidRPr="0062074F">
        <w:tab/>
        <w:t>squares 2, 4, 9, 12, 16</w:t>
      </w:r>
      <w:r w:rsidR="00C178B9" w:rsidRPr="0062074F">
        <w:t>.</w:t>
      </w:r>
    </w:p>
    <w:p w14:paraId="3C55209C" w14:textId="641C86D5" w:rsidR="00883232" w:rsidRPr="0062074F" w:rsidRDefault="00883232" w:rsidP="00C84C10">
      <w:pPr>
        <w:spacing w:after="0" w:line="240" w:lineRule="auto"/>
        <w:jc w:val="both"/>
      </w:pPr>
      <w:r w:rsidRPr="0062074F">
        <w:t xml:space="preserve"> </w:t>
      </w:r>
      <w:r w:rsidRPr="0062074F">
        <w:tab/>
      </w:r>
      <w:r w:rsidR="00DE121F" w:rsidRPr="0062074F">
        <w:tab/>
      </w:r>
      <w:r w:rsidRPr="0062074F">
        <w:t xml:space="preserve">lines and chartwork must be visible on the </w:t>
      </w:r>
    </w:p>
    <w:p w14:paraId="50632B77" w14:textId="6CE9B820" w:rsidR="00883232" w:rsidRPr="0062074F" w:rsidRDefault="00883232" w:rsidP="00C84C10">
      <w:pPr>
        <w:spacing w:after="120" w:line="240" w:lineRule="auto"/>
        <w:jc w:val="both"/>
      </w:pPr>
      <w:r w:rsidRPr="0062074F">
        <w:tab/>
      </w:r>
      <w:r w:rsidR="00DE121F" w:rsidRPr="0062074F">
        <w:tab/>
      </w:r>
      <w:r w:rsidRPr="0062074F">
        <w:t>no-data part of a display)</w:t>
      </w:r>
    </w:p>
    <w:p w14:paraId="6DB96F79" w14:textId="5147E9AE" w:rsidR="00883232" w:rsidRPr="0062074F" w:rsidRDefault="00883232" w:rsidP="003669D5">
      <w:pPr>
        <w:spacing w:after="60" w:line="240" w:lineRule="auto"/>
        <w:jc w:val="both"/>
        <w:rPr>
          <w:b/>
          <w:bCs/>
        </w:rPr>
      </w:pPr>
      <w:r w:rsidRPr="0062074F">
        <w:rPr>
          <w:b/>
          <w:bCs/>
        </w:rPr>
        <w:t>Six important foreground colours:</w:t>
      </w:r>
    </w:p>
    <w:p w14:paraId="7DF677EE" w14:textId="2B0B230E" w:rsidR="00883232" w:rsidRPr="0062074F" w:rsidRDefault="00883232" w:rsidP="003669D5">
      <w:pPr>
        <w:spacing w:after="60" w:line="240" w:lineRule="auto"/>
        <w:jc w:val="both"/>
      </w:pPr>
      <w:r w:rsidRPr="0062074F">
        <w:t>DEPSC</w:t>
      </w:r>
      <w:r w:rsidRPr="0062074F">
        <w:tab/>
      </w:r>
      <w:r w:rsidR="00A40BF2" w:rsidRPr="0062074F">
        <w:tab/>
      </w:r>
      <w:r w:rsidRPr="0062074F">
        <w:t>(safety contour grey)</w:t>
      </w:r>
      <w:r w:rsidR="00DE121F" w:rsidRPr="0062074F">
        <w:tab/>
      </w:r>
      <w:r w:rsidR="00A40BF2" w:rsidRPr="0062074F">
        <w:tab/>
      </w:r>
      <w:r w:rsidR="00A40BF2" w:rsidRPr="0062074F">
        <w:tab/>
      </w:r>
      <w:r w:rsidR="00A40BF2" w:rsidRPr="0062074F">
        <w:tab/>
      </w:r>
      <w:r w:rsidR="00DE121F" w:rsidRPr="0062074F">
        <w:t>squares 3, 10, 17.</w:t>
      </w:r>
    </w:p>
    <w:p w14:paraId="7363D2C7" w14:textId="654C9505" w:rsidR="00883232" w:rsidRPr="0062074F" w:rsidRDefault="00883232" w:rsidP="003669D5">
      <w:pPr>
        <w:spacing w:after="60" w:line="240" w:lineRule="auto"/>
        <w:jc w:val="both"/>
      </w:pPr>
      <w:r w:rsidRPr="0062074F">
        <w:t xml:space="preserve">NINFO </w:t>
      </w:r>
      <w:r w:rsidRPr="0062074F">
        <w:tab/>
      </w:r>
      <w:r w:rsidR="00A40BF2" w:rsidRPr="0062074F">
        <w:tab/>
      </w:r>
      <w:r w:rsidRPr="0062074F">
        <w:t>(orange, Mariner's information)</w:t>
      </w:r>
      <w:r w:rsidR="00DE121F" w:rsidRPr="0062074F">
        <w:tab/>
      </w:r>
      <w:r w:rsidR="00A40BF2" w:rsidRPr="0062074F">
        <w:tab/>
      </w:r>
      <w:r w:rsidR="00A40BF2" w:rsidRPr="0062074F">
        <w:tab/>
      </w:r>
      <w:r w:rsidR="00DE121F" w:rsidRPr="0062074F">
        <w:t>squares 5, 8, 14, 16.</w:t>
      </w:r>
    </w:p>
    <w:p w14:paraId="579A1D18" w14:textId="6710D482" w:rsidR="00883232" w:rsidRPr="0062074F" w:rsidRDefault="00883232" w:rsidP="003669D5">
      <w:pPr>
        <w:spacing w:after="60" w:line="240" w:lineRule="auto"/>
        <w:jc w:val="both"/>
      </w:pPr>
      <w:r w:rsidRPr="0062074F">
        <w:t xml:space="preserve">ADINF </w:t>
      </w:r>
      <w:r w:rsidRPr="0062074F">
        <w:tab/>
      </w:r>
      <w:r w:rsidR="00A40BF2" w:rsidRPr="0062074F">
        <w:tab/>
      </w:r>
      <w:r w:rsidRPr="0062074F">
        <w:t>(yellow, manufacturer's information)</w:t>
      </w:r>
      <w:r w:rsidR="00DE121F" w:rsidRPr="0062074F">
        <w:tab/>
      </w:r>
      <w:r w:rsidR="00A40BF2" w:rsidRPr="0062074F">
        <w:tab/>
      </w:r>
      <w:r w:rsidR="00DE121F" w:rsidRPr="0062074F">
        <w:t>squares 12, 15, 19.</w:t>
      </w:r>
    </w:p>
    <w:p w14:paraId="4E5B04D9" w14:textId="336D0E31" w:rsidR="00883232" w:rsidRPr="0062074F" w:rsidRDefault="00883232" w:rsidP="003669D5">
      <w:pPr>
        <w:spacing w:after="60" w:line="240" w:lineRule="auto"/>
        <w:jc w:val="both"/>
      </w:pPr>
      <w:r w:rsidRPr="0062074F">
        <w:t xml:space="preserve">TRFCD </w:t>
      </w:r>
      <w:r w:rsidRPr="0062074F">
        <w:tab/>
        <w:t xml:space="preserve">(magenta, traffic lanes and area </w:t>
      </w:r>
      <w:r w:rsidRPr="0062074F">
        <w:tab/>
        <w:t>boundaries)</w:t>
      </w:r>
      <w:r w:rsidR="00DE121F" w:rsidRPr="0062074F">
        <w:tab/>
        <w:t>squares 1, 9, 11.</w:t>
      </w:r>
    </w:p>
    <w:p w14:paraId="14D5DE96" w14:textId="0AB5447B" w:rsidR="00883232" w:rsidRPr="0062074F" w:rsidRDefault="00883232" w:rsidP="003669D5">
      <w:pPr>
        <w:spacing w:after="60" w:line="240" w:lineRule="auto"/>
        <w:jc w:val="both"/>
      </w:pPr>
      <w:r w:rsidRPr="0062074F">
        <w:t xml:space="preserve">RADLO </w:t>
      </w:r>
      <w:r w:rsidRPr="0062074F">
        <w:tab/>
        <w:t>(the lower luminance radar green)</w:t>
      </w:r>
      <w:r w:rsidR="00A40BF2" w:rsidRPr="0062074F">
        <w:tab/>
      </w:r>
      <w:r w:rsidR="00A40BF2" w:rsidRPr="0062074F">
        <w:tab/>
        <w:t>squares 4, 6, 13, 18.</w:t>
      </w:r>
    </w:p>
    <w:p w14:paraId="0C39F04B" w14:textId="47B5F477" w:rsidR="00883232" w:rsidRPr="0062074F" w:rsidRDefault="00883232" w:rsidP="003669D5">
      <w:pPr>
        <w:spacing w:after="0" w:line="240" w:lineRule="auto"/>
        <w:jc w:val="both"/>
      </w:pPr>
      <w:r w:rsidRPr="0062074F">
        <w:t>RESBL</w:t>
      </w:r>
      <w:r w:rsidR="00A40BF2" w:rsidRPr="0062074F">
        <w:tab/>
      </w:r>
      <w:r w:rsidRPr="0062074F">
        <w:tab/>
        <w:t>(blue, provisionally reserved for traffic info</w:t>
      </w:r>
      <w:r w:rsidRPr="0062074F">
        <w:tab/>
        <w:t>squares 2, 7, 20.</w:t>
      </w:r>
    </w:p>
    <w:p w14:paraId="25C43375" w14:textId="45C0A636" w:rsidR="00883232" w:rsidRPr="0062074F" w:rsidRDefault="00A40BF2" w:rsidP="00C84C10">
      <w:pPr>
        <w:spacing w:after="120" w:line="240" w:lineRule="auto"/>
        <w:jc w:val="both"/>
      </w:pPr>
      <w:r w:rsidRPr="0062074F">
        <w:t xml:space="preserve"> </w:t>
      </w:r>
      <w:r w:rsidRPr="0062074F">
        <w:tab/>
      </w:r>
      <w:r w:rsidRPr="0062074F">
        <w:tab/>
        <w:t>from transponder, VTS etc.)</w:t>
      </w:r>
    </w:p>
    <w:p w14:paraId="519AFDC9" w14:textId="7FFDD7AE" w:rsidR="00E92D97" w:rsidRPr="0062074F" w:rsidRDefault="00F12027" w:rsidP="00E92D97">
      <w:pPr>
        <w:spacing w:after="120" w:line="240" w:lineRule="auto"/>
        <w:jc w:val="both"/>
      </w:pPr>
      <w:r w:rsidRPr="0062074F">
        <w:t>The procedures for carrying out the test are documented in S-164.</w:t>
      </w:r>
    </w:p>
    <w:p w14:paraId="4B6BFB3C" w14:textId="3FFE4BD3" w:rsidR="00E92D97" w:rsidRPr="0062074F" w:rsidRDefault="00E92D97" w:rsidP="002D7DEE">
      <w:pPr>
        <w:pStyle w:val="Heading3"/>
      </w:pPr>
      <w:bookmarkStart w:id="734" w:name="_Toc226035118"/>
      <w:r w:rsidRPr="0062074F">
        <w:t>Relationship to S-57 Chart 1</w:t>
      </w:r>
      <w:bookmarkEnd w:id="734"/>
    </w:p>
    <w:p w14:paraId="08920B0F" w14:textId="127B65AA" w:rsidR="00E92D97" w:rsidRPr="0062074F" w:rsidRDefault="00E92D97" w:rsidP="00E92D97">
      <w:pPr>
        <w:spacing w:after="120" w:line="240" w:lineRule="auto"/>
        <w:jc w:val="both"/>
      </w:pPr>
      <w:r w:rsidRPr="0062074F">
        <w:t>The Chart 1 datasets are located alongside the existing S-57 Chart 1 cells</w:t>
      </w:r>
      <w:r w:rsidR="00C904EF" w:rsidRPr="0062074F">
        <w:t xml:space="preserve"> to allow use of both in Dual Fuel mode.</w:t>
      </w:r>
    </w:p>
    <w:p w14:paraId="7E7E7187" w14:textId="77777777" w:rsidR="00494CD1" w:rsidRPr="0062074F" w:rsidRDefault="00494CD1" w:rsidP="00E92D97">
      <w:pPr>
        <w:spacing w:after="120" w:line="240" w:lineRule="auto"/>
        <w:jc w:val="both"/>
      </w:pPr>
    </w:p>
    <w:p w14:paraId="537FBFB7" w14:textId="2D05409C" w:rsidR="00494CD1" w:rsidRPr="0062074F" w:rsidRDefault="00494CD1" w:rsidP="002D7DEE">
      <w:pPr>
        <w:pStyle w:val="Heading3"/>
      </w:pPr>
      <w:bookmarkStart w:id="735" w:name="_Toc226035119"/>
      <w:r w:rsidRPr="0062074F">
        <w:t>The Black-adjust symbol</w:t>
      </w:r>
      <w:bookmarkEnd w:id="735"/>
    </w:p>
    <w:p w14:paraId="52C3820D" w14:textId="21DA2461" w:rsidR="00494CD1" w:rsidRPr="0062074F" w:rsidRDefault="00883232" w:rsidP="006D480D">
      <w:pPr>
        <w:spacing w:after="120" w:line="240" w:lineRule="auto"/>
        <w:jc w:val="both"/>
      </w:pPr>
      <w:r w:rsidRPr="0062074F">
        <w:t xml:space="preserve">The black-adjust symbol BLKADJ01 is to allow the </w:t>
      </w:r>
      <w:r w:rsidR="006D480D" w:rsidRPr="0062074F">
        <w:t>M</w:t>
      </w:r>
      <w:r w:rsidRPr="0062074F">
        <w:t>ariner to adjust the display for ambient illumination on the bridge of a ship</w:t>
      </w:r>
      <w:r w:rsidR="004505B4" w:rsidRPr="0062074F">
        <w:t>.</w:t>
      </w:r>
      <w:r w:rsidR="008972A2" w:rsidRPr="0062074F">
        <w:t xml:space="preserve"> </w:t>
      </w:r>
      <w:r w:rsidRPr="0062074F">
        <w:t xml:space="preserve">An ECDIS must </w:t>
      </w:r>
      <w:r w:rsidR="00546051">
        <w:t>make</w:t>
      </w:r>
      <w:r w:rsidR="00546051" w:rsidRPr="0062074F">
        <w:t xml:space="preserve"> </w:t>
      </w:r>
      <w:r w:rsidRPr="0062074F">
        <w:t xml:space="preserve">the black-adjust symbol </w:t>
      </w:r>
      <w:r w:rsidR="00546051">
        <w:t>available</w:t>
      </w:r>
      <w:r w:rsidR="00546051" w:rsidRPr="0062074F">
        <w:t xml:space="preserve"> </w:t>
      </w:r>
      <w:r w:rsidRPr="0062074F">
        <w:t>whenever the mariner is adjusting the display (that is, depending on the technology of the display brilli</w:t>
      </w:r>
      <w:r w:rsidR="006D480D" w:rsidRPr="0062074F">
        <w:t>ance, brightness, contrast, etc</w:t>
      </w:r>
      <w:r w:rsidRPr="0062074F">
        <w:t xml:space="preserve">), as required by </w:t>
      </w:r>
      <w:r w:rsidR="007F034A" w:rsidRPr="0062074F">
        <w:t xml:space="preserve">clause </w:t>
      </w:r>
      <w:r w:rsidR="00ED45A2" w:rsidRPr="0062074F">
        <w:fldChar w:fldCharType="begin"/>
      </w:r>
      <w:r w:rsidR="00ED45A2" w:rsidRPr="0062074F">
        <w:instrText xml:space="preserve"> REF _Ref49462011 \r \h </w:instrText>
      </w:r>
      <w:r w:rsidR="007F034A" w:rsidRPr="0062074F">
        <w:instrText xml:space="preserve"> \* MERGEFORMAT </w:instrText>
      </w:r>
      <w:r w:rsidR="00ED45A2" w:rsidRPr="0062074F">
        <w:fldChar w:fldCharType="separate"/>
      </w:r>
      <w:r w:rsidR="00546051">
        <w:t>18.3</w:t>
      </w:r>
      <w:r w:rsidR="00ED45A2" w:rsidRPr="0062074F">
        <w:fldChar w:fldCharType="end"/>
      </w:r>
      <w:r w:rsidRPr="0062074F">
        <w:t>.</w:t>
      </w:r>
    </w:p>
    <w:p w14:paraId="2BA3702A" w14:textId="77777777" w:rsidR="00574538" w:rsidRPr="0062074F" w:rsidRDefault="00574538" w:rsidP="006D480D">
      <w:pPr>
        <w:spacing w:after="120" w:line="240" w:lineRule="auto"/>
        <w:jc w:val="both"/>
      </w:pPr>
    </w:p>
    <w:p w14:paraId="233AB736" w14:textId="55756B3F" w:rsidR="00050102" w:rsidRPr="0062074F" w:rsidRDefault="00050102" w:rsidP="00BE68E8">
      <w:pPr>
        <w:pStyle w:val="Heading1"/>
      </w:pPr>
      <w:bookmarkStart w:id="736" w:name="_Toc226035120"/>
      <w:r w:rsidRPr="0062074F">
        <w:t>Data</w:t>
      </w:r>
      <w:r w:rsidR="00FF6170" w:rsidRPr="0062074F">
        <w:t xml:space="preserve">set </w:t>
      </w:r>
      <w:r w:rsidR="00716214" w:rsidRPr="0062074F">
        <w:t>M</w:t>
      </w:r>
      <w:r w:rsidRPr="0062074F">
        <w:t>anagement</w:t>
      </w:r>
      <w:bookmarkEnd w:id="736"/>
    </w:p>
    <w:p w14:paraId="4EEBDF28" w14:textId="75170204" w:rsidR="00AD3C36" w:rsidRPr="0062074F" w:rsidRDefault="00050102" w:rsidP="006D480D">
      <w:pPr>
        <w:spacing w:after="120" w:line="240" w:lineRule="auto"/>
        <w:jc w:val="both"/>
      </w:pPr>
      <w:r w:rsidRPr="0062074F">
        <w:t>This clause covers</w:t>
      </w:r>
      <w:r w:rsidR="007B18E6" w:rsidRPr="0062074F">
        <w:t xml:space="preserve"> required functionality for </w:t>
      </w:r>
      <w:r w:rsidR="00F26CEE" w:rsidRPr="0062074F">
        <w:t xml:space="preserve">S-100 </w:t>
      </w:r>
      <w:r w:rsidR="00716214" w:rsidRPr="0062074F">
        <w:t>data</w:t>
      </w:r>
      <w:r w:rsidR="00FF6170" w:rsidRPr="0062074F">
        <w:t xml:space="preserve">set </w:t>
      </w:r>
      <w:r w:rsidR="00716214" w:rsidRPr="0062074F">
        <w:t>management on the ECDIS</w:t>
      </w:r>
      <w:r w:rsidR="001A2735" w:rsidRPr="0062074F">
        <w:t xml:space="preserve"> to</w:t>
      </w:r>
      <w:r w:rsidRPr="0062074F">
        <w:t xml:space="preserve"> the extent that </w:t>
      </w:r>
      <w:r w:rsidR="00716214" w:rsidRPr="0062074F">
        <w:t>it</w:t>
      </w:r>
      <w:r w:rsidRPr="0062074F">
        <w:t xml:space="preserve"> affect</w:t>
      </w:r>
      <w:r w:rsidR="001A2735" w:rsidRPr="0062074F">
        <w:t>s</w:t>
      </w:r>
      <w:r w:rsidRPr="0062074F">
        <w:t xml:space="preserve"> the user experience and portrayal processing.</w:t>
      </w:r>
    </w:p>
    <w:p w14:paraId="2AADFA36" w14:textId="77777777" w:rsidR="006D480D" w:rsidRPr="0062074F" w:rsidRDefault="006D480D" w:rsidP="006D480D">
      <w:pPr>
        <w:spacing w:after="120" w:line="240" w:lineRule="auto"/>
        <w:jc w:val="both"/>
      </w:pPr>
    </w:p>
    <w:p w14:paraId="47458A1A" w14:textId="6C010DD1" w:rsidR="004D3BE6" w:rsidRPr="0062074F" w:rsidRDefault="00A94BB4" w:rsidP="00DB7CFE">
      <w:pPr>
        <w:pStyle w:val="Heading2"/>
      </w:pPr>
      <w:bookmarkStart w:id="737" w:name="_Toc226035121"/>
      <w:r w:rsidRPr="0062074F">
        <w:lastRenderedPageBreak/>
        <w:t>Multiple Feature and Portrayal Catalogues</w:t>
      </w:r>
      <w:bookmarkEnd w:id="737"/>
    </w:p>
    <w:p w14:paraId="0B836B37" w14:textId="5C56FA62" w:rsidR="00F26CEE" w:rsidRPr="0062074F" w:rsidRDefault="00716214" w:rsidP="006D480D">
      <w:pPr>
        <w:spacing w:after="120" w:line="240" w:lineRule="auto"/>
        <w:jc w:val="both"/>
      </w:pPr>
      <w:r w:rsidRPr="0062074F">
        <w:t xml:space="preserve">The ECDIS must be able to </w:t>
      </w:r>
      <w:r w:rsidR="00A0054D" w:rsidRPr="0062074F">
        <w:t>persistently install for use</w:t>
      </w:r>
      <w:r w:rsidR="00A0054D" w:rsidRPr="0062074F">
        <w:rPr>
          <w:rStyle w:val="CommentReference"/>
          <w:lang w:val="en-GB"/>
        </w:rPr>
        <w:t xml:space="preserve"> </w:t>
      </w:r>
      <w:r w:rsidRPr="0062074F">
        <w:t xml:space="preserve">multiple versions of the </w:t>
      </w:r>
      <w:r w:rsidR="000472A8" w:rsidRPr="0062074F">
        <w:t>F</w:t>
      </w:r>
      <w:r w:rsidRPr="0062074F">
        <w:t xml:space="preserve">eature </w:t>
      </w:r>
      <w:r w:rsidR="00656F5D" w:rsidRPr="0062074F">
        <w:t xml:space="preserve">and Portrayal </w:t>
      </w:r>
      <w:r w:rsidR="000472A8" w:rsidRPr="0062074F">
        <w:t>C</w:t>
      </w:r>
      <w:r w:rsidRPr="0062074F">
        <w:t>atalogue</w:t>
      </w:r>
      <w:r w:rsidR="00656F5D" w:rsidRPr="0062074F">
        <w:t>s</w:t>
      </w:r>
      <w:r w:rsidRPr="0062074F">
        <w:t xml:space="preserve"> for </w:t>
      </w:r>
      <w:r w:rsidR="007B18E6" w:rsidRPr="0062074F">
        <w:t>S-100</w:t>
      </w:r>
      <w:r w:rsidRPr="0062074F">
        <w:t xml:space="preserve"> product</w:t>
      </w:r>
      <w:r w:rsidR="007B18E6" w:rsidRPr="0062074F">
        <w:t>s</w:t>
      </w:r>
      <w:r w:rsidR="00A0054D" w:rsidRPr="0062074F">
        <w:t>.</w:t>
      </w:r>
      <w:r w:rsidR="008972A2" w:rsidRPr="0062074F">
        <w:t xml:space="preserve"> </w:t>
      </w:r>
      <w:r w:rsidRPr="0062074F">
        <w:t>Catalogue management is based on the version number of the Product Specification and Catalogues</w:t>
      </w:r>
      <w:r w:rsidR="008972A2" w:rsidRPr="0062074F">
        <w:t xml:space="preserve"> </w:t>
      </w:r>
    </w:p>
    <w:p w14:paraId="7125B723" w14:textId="08D21E03" w:rsidR="0073642C" w:rsidRDefault="00EE40E0" w:rsidP="006D480D">
      <w:pPr>
        <w:spacing w:after="120" w:line="240" w:lineRule="auto"/>
        <w:jc w:val="both"/>
      </w:pPr>
      <w:r w:rsidRPr="0062074F">
        <w:t>A list of t</w:t>
      </w:r>
      <w:r w:rsidR="0073642C" w:rsidRPr="0062074F">
        <w:t xml:space="preserve">he available versions of </w:t>
      </w:r>
      <w:r w:rsidR="000740C7" w:rsidRPr="0062074F">
        <w:t xml:space="preserve">all </w:t>
      </w:r>
      <w:r w:rsidRPr="0062074F">
        <w:t xml:space="preserve">installed </w:t>
      </w:r>
      <w:r w:rsidR="0073642C" w:rsidRPr="0062074F">
        <w:t xml:space="preserve">feature and portrayal catalogues </w:t>
      </w:r>
      <w:r w:rsidRPr="0062074F">
        <w:t xml:space="preserve">together with their versions </w:t>
      </w:r>
      <w:r w:rsidR="0073642C" w:rsidRPr="0062074F">
        <w:t xml:space="preserve">must be available </w:t>
      </w:r>
      <w:r w:rsidRPr="0062074F">
        <w:t>to the user on demand.</w:t>
      </w:r>
    </w:p>
    <w:p w14:paraId="4FDB6F21" w14:textId="14948117" w:rsidR="00546051" w:rsidRPr="0062074F" w:rsidRDefault="00546051" w:rsidP="006D480D">
      <w:pPr>
        <w:spacing w:after="120" w:line="240" w:lineRule="auto"/>
        <w:jc w:val="both"/>
      </w:pPr>
      <w:r>
        <w:t>T</w:t>
      </w:r>
      <w:r w:rsidRPr="0062074F">
        <w:t xml:space="preserve">he ECDIS </w:t>
      </w:r>
      <w:r>
        <w:t>requires an</w:t>
      </w:r>
      <w:r w:rsidRPr="0062074F">
        <w:t xml:space="preserve"> installed feature catalogue </w:t>
      </w:r>
      <w:r>
        <w:t xml:space="preserve">with a </w:t>
      </w:r>
      <w:r w:rsidRPr="0062074F">
        <w:t>matching edition and revision number</w:t>
      </w:r>
      <w:r>
        <w:t xml:space="preserve"> </w:t>
      </w:r>
      <w:r w:rsidRPr="0062074F">
        <w:t xml:space="preserve">for each </w:t>
      </w:r>
      <w:r>
        <w:t xml:space="preserve">installed </w:t>
      </w:r>
      <w:r w:rsidRPr="0062074F">
        <w:t xml:space="preserve">S-100 dataset. Multiple feature catalogues for each S-100 product </w:t>
      </w:r>
      <w:r w:rsidRPr="00520800">
        <w:t>are</w:t>
      </w:r>
      <w:r w:rsidRPr="0062074F">
        <w:t xml:space="preserve"> therefore </w:t>
      </w:r>
      <w:r>
        <w:t xml:space="preserve">required </w:t>
      </w:r>
      <w:r w:rsidRPr="0062074F">
        <w:t>to maintain different revisions and editions of datasets within the System Database.</w:t>
      </w:r>
    </w:p>
    <w:p w14:paraId="7296113A" w14:textId="0FD0646F" w:rsidR="002759B2" w:rsidRPr="0062074F" w:rsidRDefault="002759B2" w:rsidP="006D480D">
      <w:pPr>
        <w:spacing w:after="120" w:line="240" w:lineRule="auto"/>
        <w:jc w:val="both"/>
      </w:pPr>
      <w:r w:rsidRPr="0062074F">
        <w:t xml:space="preserve">See </w:t>
      </w:r>
      <w:r w:rsidR="000472A8" w:rsidRPr="0062074F">
        <w:t>A</w:t>
      </w:r>
      <w:r w:rsidRPr="0062074F">
        <w:t xml:space="preserve">ppendix </w:t>
      </w:r>
      <w:r w:rsidR="00494CD1" w:rsidRPr="0062074F">
        <w:t>B</w:t>
      </w:r>
      <w:r w:rsidRPr="0062074F">
        <w:t xml:space="preserve"> for loading and ingest processes including SSE Codes relating to </w:t>
      </w:r>
      <w:r w:rsidR="0073642C" w:rsidRPr="0062074F">
        <w:t>catalogues.</w:t>
      </w:r>
    </w:p>
    <w:p w14:paraId="40CDE349" w14:textId="2029199D" w:rsidR="0073642C" w:rsidRPr="0062074F" w:rsidRDefault="00D75AC7" w:rsidP="000472A8">
      <w:pPr>
        <w:spacing w:after="60" w:line="240" w:lineRule="auto"/>
        <w:jc w:val="both"/>
      </w:pPr>
      <w:r w:rsidRPr="0062074F">
        <w:t>The v</w:t>
      </w:r>
      <w:r w:rsidR="001C665F" w:rsidRPr="0062074F">
        <w:t xml:space="preserve">ersioning of </w:t>
      </w:r>
      <w:r w:rsidRPr="0062074F">
        <w:t>Feature and Portrayal catalogues</w:t>
      </w:r>
      <w:r w:rsidR="001C665F" w:rsidRPr="0062074F">
        <w:t xml:space="preserve"> follow</w:t>
      </w:r>
      <w:r w:rsidR="000956D5" w:rsidRPr="0062074F">
        <w:t>s</w:t>
      </w:r>
      <w:r w:rsidR="001C665F" w:rsidRPr="0062074F">
        <w:t xml:space="preserve"> the same rules as </w:t>
      </w:r>
      <w:r w:rsidR="00DB48AD" w:rsidRPr="0062074F">
        <w:t>S-100</w:t>
      </w:r>
      <w:r w:rsidR="001C665F" w:rsidRPr="0062074F">
        <w:t xml:space="preserve">, which </w:t>
      </w:r>
      <w:r w:rsidR="00DB48AD" w:rsidRPr="0062074F">
        <w:t>uses a three-part version number (</w:t>
      </w:r>
      <w:proofErr w:type="spellStart"/>
      <w:r w:rsidR="00DB48AD" w:rsidRPr="0062074F">
        <w:rPr>
          <w:i/>
          <w:iCs/>
        </w:rPr>
        <w:t>Edition.Revision.Clarification</w:t>
      </w:r>
      <w:proofErr w:type="spellEnd"/>
      <w:r w:rsidR="00DB48AD" w:rsidRPr="0062074F">
        <w:t>).</w:t>
      </w:r>
      <w:r w:rsidR="001C665F" w:rsidRPr="0062074F">
        <w:t xml:space="preserve"> The significance of each component is summarised below</w:t>
      </w:r>
      <w:r w:rsidR="0073642C" w:rsidRPr="0062074F">
        <w:t>:</w:t>
      </w:r>
    </w:p>
    <w:p w14:paraId="4208DB6C" w14:textId="092E5B03" w:rsidR="00DB48AD" w:rsidRPr="0062074F" w:rsidRDefault="00DB48AD">
      <w:pPr>
        <w:pStyle w:val="ListParagraph"/>
        <w:numPr>
          <w:ilvl w:val="0"/>
          <w:numId w:val="25"/>
        </w:numPr>
        <w:spacing w:after="60" w:line="240" w:lineRule="auto"/>
        <w:jc w:val="both"/>
      </w:pPr>
      <w:r w:rsidRPr="0062074F">
        <w:t>Edition: New Editions introduce significant changes</w:t>
      </w:r>
      <w:r w:rsidR="00F9545E" w:rsidRPr="0062074F">
        <w:t>,</w:t>
      </w:r>
      <w:r w:rsidRPr="0062074F">
        <w:t xml:space="preserve"> such as the ability to suppor</w:t>
      </w:r>
      <w:r w:rsidR="000472A8" w:rsidRPr="0062074F">
        <w:t>t new functions or applications;</w:t>
      </w:r>
      <w:r w:rsidRPr="0062074F">
        <w:t xml:space="preserve"> or </w:t>
      </w:r>
      <w:r w:rsidR="00F9545E" w:rsidRPr="0062074F">
        <w:t xml:space="preserve">the introduction </w:t>
      </w:r>
      <w:r w:rsidRPr="0062074F">
        <w:t xml:space="preserve">of new constructs or data types. New </w:t>
      </w:r>
      <w:r w:rsidR="000472A8" w:rsidRPr="0062074F">
        <w:t>E</w:t>
      </w:r>
      <w:r w:rsidRPr="0062074F">
        <w:t xml:space="preserve">ditions are indicated by incrementing the </w:t>
      </w:r>
      <w:r w:rsidRPr="0062074F">
        <w:rPr>
          <w:i/>
          <w:iCs/>
        </w:rPr>
        <w:t>Edition</w:t>
      </w:r>
      <w:r w:rsidRPr="0062074F">
        <w:t xml:space="preserve"> component of the version number and resetting the other components to 0.</w:t>
      </w:r>
    </w:p>
    <w:p w14:paraId="47257DBE" w14:textId="006BC5DD" w:rsidR="00F9545E" w:rsidRPr="0062074F" w:rsidRDefault="00DB48AD">
      <w:pPr>
        <w:pStyle w:val="ListParagraph"/>
        <w:numPr>
          <w:ilvl w:val="0"/>
          <w:numId w:val="25"/>
        </w:numPr>
        <w:spacing w:after="60" w:line="240" w:lineRule="auto"/>
        <w:jc w:val="both"/>
      </w:pPr>
      <w:r w:rsidRPr="0062074F">
        <w:t xml:space="preserve">Revision: </w:t>
      </w:r>
      <w:r w:rsidR="005363F5" w:rsidRPr="0062074F">
        <w:t xml:space="preserve">Revisions </w:t>
      </w:r>
      <w:r w:rsidR="00F9545E" w:rsidRPr="0062074F">
        <w:t>introduce</w:t>
      </w:r>
      <w:r w:rsidR="005363F5" w:rsidRPr="0062074F">
        <w:t xml:space="preserve"> substantive semantic changes. </w:t>
      </w:r>
      <w:r w:rsidR="00F9545E" w:rsidRPr="0062074F">
        <w:t xml:space="preserve">New </w:t>
      </w:r>
      <w:r w:rsidR="000472A8" w:rsidRPr="0062074F">
        <w:t>R</w:t>
      </w:r>
      <w:r w:rsidR="00F9545E" w:rsidRPr="0062074F">
        <w:t xml:space="preserve">evisions are indicated by incrementing the </w:t>
      </w:r>
      <w:r w:rsidR="00F9545E" w:rsidRPr="0062074F">
        <w:rPr>
          <w:i/>
          <w:iCs/>
        </w:rPr>
        <w:t>Revision</w:t>
      </w:r>
      <w:r w:rsidR="00F9545E" w:rsidRPr="0062074F">
        <w:t xml:space="preserve"> component of the version number and resetting the </w:t>
      </w:r>
      <w:r w:rsidR="00F9545E" w:rsidRPr="0062074F">
        <w:rPr>
          <w:i/>
          <w:iCs/>
        </w:rPr>
        <w:t>Clarification</w:t>
      </w:r>
      <w:r w:rsidR="00F9545E" w:rsidRPr="0062074F">
        <w:t xml:space="preserve"> component to 0.</w:t>
      </w:r>
    </w:p>
    <w:p w14:paraId="59BD36DF" w14:textId="3A6E4743" w:rsidR="00337BD5" w:rsidRPr="0062074F" w:rsidRDefault="00F75030">
      <w:pPr>
        <w:pStyle w:val="ListParagraph"/>
        <w:numPr>
          <w:ilvl w:val="0"/>
          <w:numId w:val="25"/>
        </w:numPr>
        <w:spacing w:after="120" w:line="240" w:lineRule="auto"/>
        <w:jc w:val="both"/>
      </w:pPr>
      <w:r w:rsidRPr="0062074F">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w:t>
      </w:r>
      <w:r w:rsidR="001C665F" w:rsidRPr="0062074F">
        <w:t xml:space="preserve"> </w:t>
      </w:r>
      <w:r w:rsidRPr="0062074F">
        <w:t>Changes in a Clarification are minor and ensure backward compatibility with the previous versions within the same Edition.</w:t>
      </w:r>
      <w:r w:rsidR="001C665F" w:rsidRPr="0062074F">
        <w:t xml:space="preserve"> Clarifications are indicated by incrementing the Clarification component of the version number.</w:t>
      </w:r>
    </w:p>
    <w:p w14:paraId="00C912BC" w14:textId="77777777" w:rsidR="0033662B" w:rsidRPr="0062074F" w:rsidRDefault="0033662B" w:rsidP="00B812CA">
      <w:pPr>
        <w:pStyle w:val="ListParagraph"/>
        <w:spacing w:after="120" w:line="240" w:lineRule="auto"/>
        <w:jc w:val="both"/>
      </w:pPr>
    </w:p>
    <w:tbl>
      <w:tblPr>
        <w:tblStyle w:val="TableGrid"/>
        <w:tblW w:w="0" w:type="auto"/>
        <w:tblLook w:val="04A0" w:firstRow="1" w:lastRow="0" w:firstColumn="1" w:lastColumn="0" w:noHBand="0" w:noVBand="1"/>
      </w:tblPr>
      <w:tblGrid>
        <w:gridCol w:w="2316"/>
        <w:gridCol w:w="1679"/>
        <w:gridCol w:w="1479"/>
        <w:gridCol w:w="1811"/>
        <w:gridCol w:w="1811"/>
      </w:tblGrid>
      <w:tr w:rsidR="0078790C" w:rsidRPr="0062074F" w14:paraId="5EB0F070" w14:textId="77777777" w:rsidTr="00B812CA">
        <w:tc>
          <w:tcPr>
            <w:tcW w:w="2376" w:type="dxa"/>
            <w:shd w:val="clear" w:color="auto" w:fill="F2F2F2" w:themeFill="background1" w:themeFillShade="F2"/>
          </w:tcPr>
          <w:p w14:paraId="39F800CC" w14:textId="4BC8B880" w:rsidR="0078790C" w:rsidRPr="0062074F" w:rsidRDefault="0078790C" w:rsidP="00B812CA">
            <w:pPr>
              <w:spacing w:after="120"/>
              <w:jc w:val="center"/>
            </w:pPr>
            <w:r w:rsidRPr="0062074F">
              <w:t>Type of Change</w:t>
            </w:r>
          </w:p>
        </w:tc>
        <w:tc>
          <w:tcPr>
            <w:tcW w:w="1701" w:type="dxa"/>
            <w:shd w:val="clear" w:color="auto" w:fill="F2F2F2" w:themeFill="background1" w:themeFillShade="F2"/>
          </w:tcPr>
          <w:p w14:paraId="7A436B0C" w14:textId="3944CE9B" w:rsidR="0078790C" w:rsidRPr="0062074F" w:rsidRDefault="0078790C" w:rsidP="00B812CA">
            <w:pPr>
              <w:spacing w:after="120"/>
              <w:jc w:val="center"/>
            </w:pPr>
            <w:r w:rsidRPr="0062074F">
              <w:t>Example</w:t>
            </w:r>
          </w:p>
        </w:tc>
        <w:tc>
          <w:tcPr>
            <w:tcW w:w="1515" w:type="dxa"/>
            <w:shd w:val="clear" w:color="auto" w:fill="F2F2F2" w:themeFill="background1" w:themeFillShade="F2"/>
          </w:tcPr>
          <w:p w14:paraId="076E9C81" w14:textId="2B3D22B2" w:rsidR="0078790C" w:rsidRPr="0062074F" w:rsidRDefault="0078790C" w:rsidP="00B812CA">
            <w:pPr>
              <w:spacing w:after="120"/>
              <w:jc w:val="center"/>
            </w:pPr>
            <w:r w:rsidRPr="0062074F">
              <w:t>PS</w:t>
            </w:r>
          </w:p>
        </w:tc>
        <w:tc>
          <w:tcPr>
            <w:tcW w:w="1865" w:type="dxa"/>
            <w:shd w:val="clear" w:color="auto" w:fill="F2F2F2" w:themeFill="background1" w:themeFillShade="F2"/>
          </w:tcPr>
          <w:p w14:paraId="3976BF21" w14:textId="664D0BAD" w:rsidR="0078790C" w:rsidRPr="0062074F" w:rsidRDefault="0078790C" w:rsidP="00B812CA">
            <w:pPr>
              <w:spacing w:after="120"/>
              <w:jc w:val="center"/>
            </w:pPr>
            <w:r w:rsidRPr="0062074F">
              <w:t>FC</w:t>
            </w:r>
          </w:p>
        </w:tc>
        <w:tc>
          <w:tcPr>
            <w:tcW w:w="1865" w:type="dxa"/>
            <w:shd w:val="clear" w:color="auto" w:fill="F2F2F2" w:themeFill="background1" w:themeFillShade="F2"/>
          </w:tcPr>
          <w:p w14:paraId="1B8F2CA8" w14:textId="051CBB40" w:rsidR="0078790C" w:rsidRPr="0062074F" w:rsidRDefault="0078790C" w:rsidP="00B812CA">
            <w:pPr>
              <w:spacing w:after="120"/>
              <w:jc w:val="center"/>
            </w:pPr>
            <w:r w:rsidRPr="0062074F">
              <w:t>PC</w:t>
            </w:r>
          </w:p>
        </w:tc>
      </w:tr>
      <w:tr w:rsidR="0078790C" w:rsidRPr="0062074F" w14:paraId="295BDA07" w14:textId="77777777" w:rsidTr="00B812CA">
        <w:tc>
          <w:tcPr>
            <w:tcW w:w="2376" w:type="dxa"/>
            <w:vAlign w:val="center"/>
          </w:tcPr>
          <w:p w14:paraId="4504D67F" w14:textId="73BD0814" w:rsidR="0078790C" w:rsidRPr="0062074F" w:rsidRDefault="0078790C" w:rsidP="00B812CA">
            <w:pPr>
              <w:spacing w:after="120"/>
            </w:pPr>
            <w:r w:rsidRPr="0062074F">
              <w:t>Major Change including an S-100 version change</w:t>
            </w:r>
          </w:p>
        </w:tc>
        <w:tc>
          <w:tcPr>
            <w:tcW w:w="1701" w:type="dxa"/>
            <w:vAlign w:val="center"/>
          </w:tcPr>
          <w:p w14:paraId="65A5AFDC" w14:textId="2C4E0739" w:rsidR="0078790C" w:rsidRPr="0062074F" w:rsidRDefault="0078790C" w:rsidP="00B812CA">
            <w:pPr>
              <w:spacing w:after="120"/>
            </w:pPr>
            <w:r w:rsidRPr="0062074F">
              <w:t>New Concept in S-100, used in S-101</w:t>
            </w:r>
          </w:p>
        </w:tc>
        <w:tc>
          <w:tcPr>
            <w:tcW w:w="1515" w:type="dxa"/>
            <w:vAlign w:val="center"/>
          </w:tcPr>
          <w:p w14:paraId="20587014" w14:textId="2803BB06" w:rsidR="0078790C" w:rsidRPr="0062074F" w:rsidRDefault="0078790C" w:rsidP="00B812CA">
            <w:pPr>
              <w:spacing w:after="120"/>
              <w:jc w:val="center"/>
            </w:pPr>
            <w:r w:rsidRPr="0062074F">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7BD06AFB" w14:textId="43046F00" w:rsidR="0078790C" w:rsidRPr="0062074F" w:rsidRDefault="0078790C" w:rsidP="00B812CA">
            <w:pPr>
              <w:spacing w:after="120"/>
              <w:jc w:val="center"/>
            </w:pPr>
            <w:r w:rsidRPr="0062074F">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05A51679" w14:textId="7F48E8E9" w:rsidR="0078790C" w:rsidRPr="0062074F" w:rsidRDefault="0078790C" w:rsidP="00B812CA">
            <w:pPr>
              <w:spacing w:after="120"/>
              <w:jc w:val="center"/>
            </w:pPr>
            <w:r w:rsidRPr="0062074F">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r>
      <w:tr w:rsidR="0078790C" w:rsidRPr="0062074F" w14:paraId="6D64CB8C" w14:textId="77777777" w:rsidTr="00B812CA">
        <w:tc>
          <w:tcPr>
            <w:tcW w:w="2376" w:type="dxa"/>
            <w:vAlign w:val="center"/>
          </w:tcPr>
          <w:p w14:paraId="43C80F9E" w14:textId="18FFABCE" w:rsidR="0078790C" w:rsidRPr="0062074F" w:rsidRDefault="0078790C" w:rsidP="00B812CA">
            <w:pPr>
              <w:spacing w:after="120"/>
            </w:pPr>
            <w:r w:rsidRPr="0062074F">
              <w:t>New content</w:t>
            </w:r>
          </w:p>
        </w:tc>
        <w:tc>
          <w:tcPr>
            <w:tcW w:w="1701" w:type="dxa"/>
            <w:vAlign w:val="center"/>
          </w:tcPr>
          <w:p w14:paraId="6D0BE867" w14:textId="35F3FF29" w:rsidR="0078790C" w:rsidRPr="0062074F" w:rsidRDefault="0078790C" w:rsidP="00B812CA">
            <w:pPr>
              <w:spacing w:after="120"/>
            </w:pPr>
            <w:r w:rsidRPr="0062074F">
              <w:t>Attribute value / Feature added or removed</w:t>
            </w:r>
          </w:p>
        </w:tc>
        <w:tc>
          <w:tcPr>
            <w:tcW w:w="1515" w:type="dxa"/>
            <w:vAlign w:val="center"/>
          </w:tcPr>
          <w:p w14:paraId="7CDFA69C" w14:textId="0138E8C0" w:rsidR="0078790C" w:rsidRPr="0062074F" w:rsidRDefault="0078790C" w:rsidP="00B812CA">
            <w:pPr>
              <w:spacing w:after="120"/>
              <w:jc w:val="center"/>
            </w:pPr>
            <w:r w:rsidRPr="0062074F">
              <w:t>A.</w:t>
            </w:r>
            <w:r w:rsidRPr="0062074F">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2B079DCB" w14:textId="6D729AE5" w:rsidR="0078790C" w:rsidRPr="0062074F" w:rsidRDefault="0078790C" w:rsidP="00B812CA">
            <w:pPr>
              <w:spacing w:after="120"/>
              <w:jc w:val="center"/>
            </w:pPr>
            <w:r w:rsidRPr="0062074F">
              <w:t>A.</w:t>
            </w:r>
            <w:r w:rsidRPr="0062074F">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5E3D369B" w14:textId="69F936A1" w:rsidR="0078790C" w:rsidRPr="0062074F" w:rsidRDefault="0078790C" w:rsidP="00B812CA">
            <w:pPr>
              <w:spacing w:after="120"/>
              <w:jc w:val="center"/>
            </w:pPr>
            <w:r w:rsidRPr="0062074F">
              <w:t>A.</w:t>
            </w:r>
            <w:r w:rsidRPr="0062074F">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r>
      <w:tr w:rsidR="0078790C" w:rsidRPr="0062074F" w14:paraId="512FE840" w14:textId="77777777" w:rsidTr="00B812CA">
        <w:tc>
          <w:tcPr>
            <w:tcW w:w="2376" w:type="dxa"/>
            <w:vAlign w:val="center"/>
          </w:tcPr>
          <w:p w14:paraId="4653D935" w14:textId="509A9F85" w:rsidR="0078790C" w:rsidRPr="0062074F" w:rsidRDefault="0078790C" w:rsidP="00B812CA">
            <w:pPr>
              <w:spacing w:after="120"/>
            </w:pPr>
            <w:r w:rsidRPr="0062074F">
              <w:t>FC correction, no content or portrayal impact</w:t>
            </w:r>
          </w:p>
        </w:tc>
        <w:tc>
          <w:tcPr>
            <w:tcW w:w="1701" w:type="dxa"/>
            <w:vAlign w:val="center"/>
          </w:tcPr>
          <w:p w14:paraId="19C095AF" w14:textId="58D7D5DA" w:rsidR="0078790C" w:rsidRPr="0062074F" w:rsidRDefault="0033662B" w:rsidP="00B812CA">
            <w:pPr>
              <w:spacing w:after="120"/>
            </w:pPr>
            <w:r w:rsidRPr="0062074F">
              <w:t>Clarification of definition</w:t>
            </w:r>
          </w:p>
        </w:tc>
        <w:tc>
          <w:tcPr>
            <w:tcW w:w="1515" w:type="dxa"/>
            <w:vAlign w:val="center"/>
          </w:tcPr>
          <w:p w14:paraId="0C3B1360" w14:textId="254C88D1" w:rsidR="0078790C" w:rsidRPr="0062074F" w:rsidRDefault="0033662B" w:rsidP="0078790C">
            <w:pPr>
              <w:spacing w:after="120"/>
              <w:jc w:val="center"/>
            </w:pPr>
            <w:r w:rsidRPr="0062074F">
              <w:t>A.B.-</w:t>
            </w:r>
          </w:p>
        </w:tc>
        <w:tc>
          <w:tcPr>
            <w:tcW w:w="1865" w:type="dxa"/>
            <w:vAlign w:val="center"/>
          </w:tcPr>
          <w:p w14:paraId="5162F136" w14:textId="3FC62572" w:rsidR="0078790C" w:rsidRPr="0062074F" w:rsidRDefault="0033662B" w:rsidP="0078790C">
            <w:pPr>
              <w:spacing w:after="120"/>
              <w:jc w:val="center"/>
            </w:pPr>
            <w:r w:rsidRPr="0062074F">
              <w:t>A.B.</w:t>
            </w:r>
            <w:r w:rsidR="0078790C" w:rsidRPr="0062074F">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62074F" w:rsidRDefault="0033662B" w:rsidP="0078790C">
            <w:pPr>
              <w:spacing w:after="120"/>
              <w:jc w:val="center"/>
            </w:pPr>
            <w:r w:rsidRPr="0062074F">
              <w:t>A.B.-</w:t>
            </w:r>
          </w:p>
        </w:tc>
      </w:tr>
    </w:tbl>
    <w:p w14:paraId="5F56E684" w14:textId="77777777" w:rsidR="0033662B" w:rsidRPr="0062074F" w:rsidRDefault="0033662B" w:rsidP="00B812CA">
      <w:pPr>
        <w:spacing w:after="120" w:line="240" w:lineRule="auto"/>
        <w:jc w:val="both"/>
      </w:pPr>
    </w:p>
    <w:p w14:paraId="601A79C1" w14:textId="202F40C9" w:rsidR="00742D83" w:rsidRPr="0062074F" w:rsidRDefault="00DB796E" w:rsidP="00DB796E">
      <w:pPr>
        <w:spacing w:after="120" w:line="240" w:lineRule="auto"/>
        <w:jc w:val="both"/>
      </w:pPr>
      <w:r w:rsidRPr="0062074F">
        <w:t>Each dataset has a product specification edition number contained within it.</w:t>
      </w:r>
      <w:r w:rsidR="00311484" w:rsidRPr="0062074F">
        <w:t xml:space="preserve"> These are located as follows:</w:t>
      </w:r>
    </w:p>
    <w:p w14:paraId="2170A648" w14:textId="4259D4F5" w:rsidR="00311484" w:rsidRPr="0062074F" w:rsidRDefault="00311484">
      <w:pPr>
        <w:pStyle w:val="ListParagraph"/>
        <w:numPr>
          <w:ilvl w:val="0"/>
          <w:numId w:val="67"/>
        </w:numPr>
        <w:spacing w:after="120" w:line="240" w:lineRule="auto"/>
        <w:jc w:val="both"/>
      </w:pPr>
      <w:r w:rsidRPr="0062074F">
        <w:t xml:space="preserve">ISO8211 datasets (S-100 Part 10a). </w:t>
      </w:r>
      <w:r w:rsidR="00967824" w:rsidRPr="0062074F">
        <w:t>The “PRED” field of the DSID record in the dataset.</w:t>
      </w:r>
    </w:p>
    <w:p w14:paraId="45DF42BF" w14:textId="0CC24994" w:rsidR="00311484" w:rsidRPr="0062074F" w:rsidRDefault="00311484">
      <w:pPr>
        <w:pStyle w:val="ListParagraph"/>
        <w:numPr>
          <w:ilvl w:val="0"/>
          <w:numId w:val="67"/>
        </w:numPr>
        <w:spacing w:after="120" w:line="240" w:lineRule="auto"/>
        <w:jc w:val="both"/>
      </w:pPr>
      <w:r w:rsidRPr="0062074F">
        <w:t xml:space="preserve">GML Datasets (S-100 Part 10b). </w:t>
      </w:r>
      <w:r w:rsidR="00967824" w:rsidRPr="0062074F">
        <w:t>The “</w:t>
      </w:r>
      <w:proofErr w:type="spellStart"/>
      <w:r w:rsidR="00967824" w:rsidRPr="0062074F">
        <w:t>ProductEdition</w:t>
      </w:r>
      <w:proofErr w:type="spellEnd"/>
      <w:r w:rsidR="00967824" w:rsidRPr="0062074F">
        <w:t xml:space="preserve">” element of the </w:t>
      </w:r>
      <w:proofErr w:type="spellStart"/>
      <w:r w:rsidR="00967824" w:rsidRPr="0062074F">
        <w:t>DatasetIdentification</w:t>
      </w:r>
      <w:proofErr w:type="spellEnd"/>
      <w:r w:rsidR="00967824" w:rsidRPr="0062074F">
        <w:t xml:space="preserve"> element in the GML dataset header. </w:t>
      </w:r>
    </w:p>
    <w:p w14:paraId="7EFEC2F0" w14:textId="5B58DF63" w:rsidR="00311484" w:rsidRPr="0062074F" w:rsidRDefault="00311484">
      <w:pPr>
        <w:pStyle w:val="ListParagraph"/>
        <w:numPr>
          <w:ilvl w:val="0"/>
          <w:numId w:val="67"/>
        </w:numPr>
        <w:spacing w:after="120" w:line="240" w:lineRule="auto"/>
        <w:jc w:val="both"/>
      </w:pPr>
      <w:r w:rsidRPr="0062074F">
        <w:t xml:space="preserve">HDF5 datasets (S-100 Part 10c) – Root Group </w:t>
      </w:r>
      <w:r w:rsidR="00967824" w:rsidRPr="0062074F">
        <w:t>“</w:t>
      </w:r>
      <w:r w:rsidRPr="0062074F">
        <w:t>Product Specification</w:t>
      </w:r>
      <w:r w:rsidR="00967824" w:rsidRPr="0062074F">
        <w:t>”</w:t>
      </w:r>
      <w:r w:rsidRPr="0062074F">
        <w:t xml:space="preserve"> metadata value, S-100 Part 10c </w:t>
      </w:r>
    </w:p>
    <w:p w14:paraId="53B8F52C" w14:textId="63DA3E82" w:rsidR="00311484" w:rsidRPr="0062074F" w:rsidRDefault="00311484" w:rsidP="00DB796E">
      <w:pPr>
        <w:spacing w:after="120" w:line="240" w:lineRule="auto"/>
        <w:jc w:val="both"/>
      </w:pPr>
      <w:r w:rsidRPr="0062074F">
        <w:t>And have the following common format:</w:t>
      </w:r>
    </w:p>
    <w:p w14:paraId="2EE26886" w14:textId="6342EF3F" w:rsidR="00311484" w:rsidRPr="0062074F" w:rsidRDefault="00311484" w:rsidP="00311484">
      <w:pPr>
        <w:spacing w:after="120" w:line="240" w:lineRule="auto"/>
        <w:ind w:left="720" w:firstLine="720"/>
        <w:jc w:val="both"/>
      </w:pPr>
      <w:r w:rsidRPr="0062074F">
        <w:rPr>
          <w:b/>
          <w:bCs/>
        </w:rPr>
        <w:t>INT.IHO.</w:t>
      </w:r>
      <w:r w:rsidR="00967824" w:rsidRPr="0062074F">
        <w:rPr>
          <w:b/>
          <w:bCs/>
        </w:rPr>
        <w:t>[S-XXX]</w:t>
      </w:r>
      <w:r w:rsidRPr="0062074F">
        <w:rPr>
          <w:b/>
          <w:bCs/>
        </w:rPr>
        <w:t>.</w:t>
      </w:r>
      <w:r w:rsidR="00967824" w:rsidRPr="0062074F">
        <w:rPr>
          <w:b/>
          <w:bCs/>
        </w:rPr>
        <w:t>A</w:t>
      </w:r>
      <w:r w:rsidRPr="0062074F">
        <w:rPr>
          <w:b/>
          <w:bCs/>
        </w:rPr>
        <w:t>.</w:t>
      </w:r>
      <w:r w:rsidR="00967824" w:rsidRPr="0062074F">
        <w:rPr>
          <w:b/>
          <w:bCs/>
        </w:rPr>
        <w:t>B[</w:t>
      </w:r>
      <w:r w:rsidRPr="0062074F">
        <w:rPr>
          <w:b/>
          <w:bCs/>
        </w:rPr>
        <w:t>.</w:t>
      </w:r>
      <w:r w:rsidR="00967824" w:rsidRPr="0062074F">
        <w:rPr>
          <w:b/>
          <w:bCs/>
        </w:rPr>
        <w:t>C]</w:t>
      </w:r>
      <w:r w:rsidR="00967824" w:rsidRPr="0062074F">
        <w:t xml:space="preserve"> where:</w:t>
      </w:r>
    </w:p>
    <w:p w14:paraId="3D3ACD59" w14:textId="0AFA4861" w:rsidR="00967824" w:rsidRPr="0062074F" w:rsidRDefault="00967824" w:rsidP="00311484">
      <w:pPr>
        <w:spacing w:after="120" w:line="240" w:lineRule="auto"/>
        <w:ind w:left="720" w:firstLine="720"/>
        <w:jc w:val="both"/>
      </w:pPr>
      <w:r w:rsidRPr="0062074F">
        <w:t xml:space="preserve">S-XXX is the IHO product specification , </w:t>
      </w:r>
      <w:proofErr w:type="spellStart"/>
      <w:r w:rsidRPr="0062074F">
        <w:t>e.g</w:t>
      </w:r>
      <w:proofErr w:type="spellEnd"/>
      <w:r w:rsidRPr="0062074F">
        <w:t xml:space="preserve"> S-101, S-102 etc..</w:t>
      </w:r>
    </w:p>
    <w:p w14:paraId="6E7A78A5" w14:textId="4163844C" w:rsidR="0033662B" w:rsidRPr="0062074F" w:rsidRDefault="00967824" w:rsidP="00B812CA">
      <w:pPr>
        <w:spacing w:after="120" w:line="240" w:lineRule="auto"/>
        <w:ind w:left="720" w:firstLine="720"/>
        <w:jc w:val="both"/>
      </w:pPr>
      <w:r w:rsidRPr="0062074F">
        <w:rPr>
          <w:b/>
          <w:bCs/>
        </w:rPr>
        <w:lastRenderedPageBreak/>
        <w:t>A.B</w:t>
      </w:r>
      <w:r w:rsidRPr="0062074F">
        <w:t xml:space="preserve"> and, optionally</w:t>
      </w:r>
      <w:r w:rsidR="00B76E6D" w:rsidRPr="0062074F">
        <w:t xml:space="preserve"> encoded</w:t>
      </w:r>
      <w:r w:rsidRPr="0062074F">
        <w:t xml:space="preserve">, </w:t>
      </w:r>
      <w:r w:rsidRPr="0062074F">
        <w:rPr>
          <w:b/>
          <w:bCs/>
        </w:rPr>
        <w:t>.C</w:t>
      </w:r>
      <w:r w:rsidRPr="0062074F">
        <w:t xml:space="preserve"> are the </w:t>
      </w:r>
      <w:r w:rsidR="0033662B" w:rsidRPr="0062074F">
        <w:t>Edition</w:t>
      </w:r>
      <w:r w:rsidRPr="0062074F">
        <w:t xml:space="preserve">, </w:t>
      </w:r>
      <w:r w:rsidR="0033662B" w:rsidRPr="0062074F">
        <w:t>Revision</w:t>
      </w:r>
      <w:r w:rsidRPr="0062074F">
        <w:t xml:space="preserve"> and clarification numbers </w:t>
      </w:r>
      <w:r w:rsidR="0033662B" w:rsidRPr="0062074F">
        <w:t>as above.</w:t>
      </w:r>
    </w:p>
    <w:p w14:paraId="460BC584" w14:textId="09B965EA" w:rsidR="00311484" w:rsidRPr="0062074F" w:rsidRDefault="00311484" w:rsidP="00DB796E">
      <w:pPr>
        <w:spacing w:after="120" w:line="240" w:lineRule="auto"/>
        <w:jc w:val="both"/>
      </w:pPr>
      <w:r w:rsidRPr="0062074F">
        <w:t xml:space="preserve">e.g. for an S-101 ENC dataset conforming to feature catalogue 1.4.1 the </w:t>
      </w:r>
      <w:r w:rsidR="00E15AA8" w:rsidRPr="0062074F">
        <w:t xml:space="preserve">DSID </w:t>
      </w:r>
      <w:r w:rsidR="00967824" w:rsidRPr="0062074F">
        <w:t>PRED field contains:</w:t>
      </w:r>
    </w:p>
    <w:p w14:paraId="68417B4C" w14:textId="4A008025" w:rsidR="00311484" w:rsidRPr="0062074F" w:rsidRDefault="00967824" w:rsidP="00B812CA">
      <w:pPr>
        <w:spacing w:after="120" w:line="240" w:lineRule="auto"/>
        <w:ind w:left="720" w:firstLine="720"/>
        <w:jc w:val="both"/>
        <w:rPr>
          <w:b/>
          <w:bCs/>
        </w:rPr>
      </w:pPr>
      <w:r w:rsidRPr="0062074F">
        <w:rPr>
          <w:b/>
          <w:bCs/>
        </w:rPr>
        <w:t>INT.IHO.S-101.1.4</w:t>
      </w:r>
      <w:r w:rsidR="003B6014" w:rsidRPr="0062074F">
        <w:rPr>
          <w:b/>
          <w:bCs/>
        </w:rPr>
        <w:t>.1</w:t>
      </w:r>
      <w:r w:rsidR="00B76E6D" w:rsidRPr="0062074F">
        <w:rPr>
          <w:b/>
          <w:bCs/>
        </w:rPr>
        <w:t xml:space="preserve"> or INT.IHO.S-101.1.4</w:t>
      </w:r>
    </w:p>
    <w:p w14:paraId="20AD1E68" w14:textId="74A0E41A" w:rsidR="002C0956" w:rsidRPr="0062074F" w:rsidRDefault="002C0956" w:rsidP="00E52A1A">
      <w:pPr>
        <w:spacing w:after="120" w:line="240" w:lineRule="auto"/>
        <w:jc w:val="both"/>
      </w:pPr>
      <w:r w:rsidRPr="0062074F">
        <w:t xml:space="preserve">Catalogues are identified by the following </w:t>
      </w:r>
      <w:r w:rsidR="008605F7" w:rsidRPr="0062074F">
        <w:t>XML elements</w:t>
      </w:r>
    </w:p>
    <w:p w14:paraId="22461868" w14:textId="48A9C034" w:rsidR="008605F7" w:rsidRPr="0062074F" w:rsidRDefault="00EA11CE">
      <w:pPr>
        <w:pStyle w:val="ListParagraph"/>
        <w:numPr>
          <w:ilvl w:val="0"/>
          <w:numId w:val="69"/>
        </w:numPr>
        <w:spacing w:after="120" w:line="240" w:lineRule="auto"/>
        <w:jc w:val="both"/>
      </w:pPr>
      <w:r w:rsidRPr="0062074F">
        <w:t>F</w:t>
      </w:r>
      <w:r w:rsidR="008605F7" w:rsidRPr="0062074F">
        <w:t>eature Catalogue</w:t>
      </w:r>
      <w:r w:rsidRPr="0062074F">
        <w:t xml:space="preserve">: </w:t>
      </w:r>
      <w:r w:rsidR="008605F7" w:rsidRPr="0062074F">
        <w:t>S100XC:</w:t>
      </w:r>
      <w:r w:rsidR="008605F7" w:rsidRPr="0062074F">
        <w:rPr>
          <w:b/>
          <w:bCs/>
        </w:rPr>
        <w:t xml:space="preserve"> </w:t>
      </w:r>
      <w:r w:rsidR="00A0054D" w:rsidRPr="0062074F">
        <w:rPr>
          <w:b/>
          <w:bCs/>
        </w:rPr>
        <w:t xml:space="preserve">productid </w:t>
      </w:r>
      <w:r w:rsidR="008605F7" w:rsidRPr="0062074F">
        <w:t>and S100XC:</w:t>
      </w:r>
      <w:r w:rsidR="008605F7" w:rsidRPr="0062074F">
        <w:rPr>
          <w:b/>
          <w:bCs/>
        </w:rPr>
        <w:t>versionNumber</w:t>
      </w:r>
    </w:p>
    <w:p w14:paraId="686ED862" w14:textId="168C4168" w:rsidR="008605F7" w:rsidRPr="0062074F" w:rsidRDefault="008605F7">
      <w:pPr>
        <w:pStyle w:val="ListParagraph"/>
        <w:numPr>
          <w:ilvl w:val="0"/>
          <w:numId w:val="69"/>
        </w:numPr>
        <w:spacing w:after="120" w:line="240" w:lineRule="auto"/>
        <w:jc w:val="both"/>
      </w:pPr>
      <w:r w:rsidRPr="0062074F">
        <w:t xml:space="preserve">Portrayal Catalogue: </w:t>
      </w:r>
      <w:r w:rsidRPr="0062074F">
        <w:rPr>
          <w:b/>
          <w:bCs/>
        </w:rPr>
        <w:t>productid</w:t>
      </w:r>
      <w:r w:rsidRPr="0062074F">
        <w:t xml:space="preserve"> and </w:t>
      </w:r>
      <w:r w:rsidRPr="0062074F">
        <w:rPr>
          <w:b/>
          <w:bCs/>
        </w:rPr>
        <w:t>version</w:t>
      </w:r>
      <w:r w:rsidRPr="0062074F">
        <w:t xml:space="preserve"> attributes of the </w:t>
      </w:r>
      <w:proofErr w:type="spellStart"/>
      <w:r w:rsidRPr="0062074F">
        <w:t>PortrayalCatalogue</w:t>
      </w:r>
      <w:proofErr w:type="spellEnd"/>
      <w:r w:rsidRPr="0062074F">
        <w:t xml:space="preserve"> root element of the portrayal_catalogue.xml</w:t>
      </w:r>
      <w:r w:rsidR="00EE6326" w:rsidRPr="0062074F">
        <w:t xml:space="preserve"> contained in the root level of the compressed portrayal catalogue archive.</w:t>
      </w:r>
    </w:p>
    <w:p w14:paraId="141E40EB" w14:textId="10786B87" w:rsidR="00E52A1A" w:rsidRPr="00487B2A" w:rsidRDefault="00C54A05" w:rsidP="00DB7CFE">
      <w:pPr>
        <w:pStyle w:val="Heading2"/>
      </w:pPr>
      <w:bookmarkStart w:id="738" w:name="_Toc226035123"/>
      <w:r w:rsidRPr="00487B2A">
        <w:t xml:space="preserve">Portrayal and </w:t>
      </w:r>
      <w:r w:rsidR="00844F6F" w:rsidRPr="00487B2A">
        <w:t>f</w:t>
      </w:r>
      <w:r w:rsidRPr="00487B2A">
        <w:t>eature c</w:t>
      </w:r>
      <w:r w:rsidR="001415B6" w:rsidRPr="00487B2A">
        <w:t>atalogue compatibility</w:t>
      </w:r>
      <w:bookmarkEnd w:id="738"/>
    </w:p>
    <w:p w14:paraId="1C6F2845" w14:textId="5A7B120C" w:rsidR="00F26CEE" w:rsidRPr="00487B2A" w:rsidRDefault="00C54A05" w:rsidP="00DB796E">
      <w:pPr>
        <w:spacing w:after="120" w:line="240" w:lineRule="auto"/>
        <w:jc w:val="both"/>
      </w:pPr>
      <w:r w:rsidRPr="00487B2A">
        <w:t>T</w:t>
      </w:r>
      <w:r w:rsidR="00F26CEE" w:rsidRPr="00487B2A">
        <w:t xml:space="preserve">he ECDIS must support the ability to install and use multiple Portrayal Catalogues </w:t>
      </w:r>
      <w:r w:rsidR="00E15AA8" w:rsidRPr="00487B2A">
        <w:t xml:space="preserve">(including for individual products) </w:t>
      </w:r>
      <w:r w:rsidR="00F26CEE" w:rsidRPr="00487B2A">
        <w:t xml:space="preserve">for portrayal of the contents of the System Database. </w:t>
      </w:r>
    </w:p>
    <w:p w14:paraId="0C322946" w14:textId="305B9E71" w:rsidR="00E52A1A" w:rsidRPr="00487B2A" w:rsidRDefault="00E15AA8">
      <w:pPr>
        <w:pStyle w:val="ListParagraph"/>
        <w:numPr>
          <w:ilvl w:val="0"/>
          <w:numId w:val="80"/>
        </w:numPr>
        <w:spacing w:after="120" w:line="240" w:lineRule="auto"/>
        <w:jc w:val="both"/>
      </w:pPr>
      <w:r w:rsidRPr="00487B2A">
        <w:t xml:space="preserve">Compatible datasets have identical </w:t>
      </w:r>
      <w:r w:rsidR="00487B2A" w:rsidRPr="00520800">
        <w:t xml:space="preserve">dataset </w:t>
      </w:r>
      <w:r w:rsidRPr="00487B2A">
        <w:t xml:space="preserve">Edition and Revision numbers. </w:t>
      </w:r>
    </w:p>
    <w:p w14:paraId="026EBEB3" w14:textId="45DC0CC6" w:rsidR="00E52A1A" w:rsidRPr="00487B2A" w:rsidRDefault="00E15AA8">
      <w:pPr>
        <w:pStyle w:val="ListParagraph"/>
        <w:numPr>
          <w:ilvl w:val="0"/>
          <w:numId w:val="80"/>
        </w:numPr>
        <w:spacing w:after="120" w:line="240" w:lineRule="auto"/>
        <w:jc w:val="both"/>
      </w:pPr>
      <w:r w:rsidRPr="00487B2A">
        <w:t xml:space="preserve">Portrayal Catalogues compatible with Feature catalogues also have identical </w:t>
      </w:r>
      <w:r w:rsidR="00487B2A" w:rsidRPr="00520800">
        <w:t xml:space="preserve">catalogue </w:t>
      </w:r>
      <w:r w:rsidRPr="00487B2A">
        <w:t xml:space="preserve">Edition and Revision Numbers. </w:t>
      </w:r>
    </w:p>
    <w:p w14:paraId="2EDE52EB" w14:textId="09679D9B" w:rsidR="00E52A1A" w:rsidRPr="00487B2A" w:rsidRDefault="00487B2A">
      <w:pPr>
        <w:pStyle w:val="ListParagraph"/>
        <w:numPr>
          <w:ilvl w:val="0"/>
          <w:numId w:val="80"/>
        </w:numPr>
        <w:spacing w:after="120" w:line="240" w:lineRule="auto"/>
        <w:jc w:val="both"/>
      </w:pPr>
      <w:r w:rsidRPr="00520800">
        <w:t xml:space="preserve">Dataset and catalogue </w:t>
      </w:r>
      <w:r w:rsidR="00E15AA8" w:rsidRPr="00487B2A">
        <w:t xml:space="preserve">Editions with different clarification numbers but identical Edition and Revision numbers are all compatible. </w:t>
      </w:r>
    </w:p>
    <w:p w14:paraId="4C01DCA5" w14:textId="16A7C5E0" w:rsidR="00E15AA8" w:rsidRPr="00487B2A" w:rsidRDefault="00E15AA8">
      <w:pPr>
        <w:pStyle w:val="ListParagraph"/>
        <w:numPr>
          <w:ilvl w:val="0"/>
          <w:numId w:val="80"/>
        </w:numPr>
        <w:spacing w:after="120" w:line="240" w:lineRule="auto"/>
        <w:jc w:val="both"/>
      </w:pPr>
      <w:r w:rsidRPr="00487B2A">
        <w:t xml:space="preserve">So, it is possible to process datasets conforming to </w:t>
      </w:r>
      <w:r w:rsidR="00487B2A" w:rsidRPr="00520800">
        <w:t>one catalogue</w:t>
      </w:r>
      <w:r w:rsidR="00487B2A" w:rsidRPr="00487B2A">
        <w:t xml:space="preserve"> </w:t>
      </w:r>
      <w:r w:rsidRPr="00487B2A">
        <w:t xml:space="preserve">Clarification </w:t>
      </w:r>
      <w:r w:rsidR="00487B2A" w:rsidRPr="00520800">
        <w:t xml:space="preserve">number </w:t>
      </w:r>
      <w:r w:rsidRPr="00487B2A">
        <w:t xml:space="preserve">with the Feature and Portrayal Catalogues for an earlier Clarification </w:t>
      </w:r>
      <w:r w:rsidR="00487B2A" w:rsidRPr="00520800">
        <w:t xml:space="preserve">but </w:t>
      </w:r>
      <w:r w:rsidRPr="00487B2A">
        <w:t>with the same Edition and Revision</w:t>
      </w:r>
      <w:r w:rsidR="00487B2A" w:rsidRPr="00520800">
        <w:t xml:space="preserve"> number</w:t>
      </w:r>
      <w:r w:rsidRPr="00487B2A">
        <w:t>.</w:t>
      </w:r>
    </w:p>
    <w:p w14:paraId="0EC415DF" w14:textId="77777777" w:rsidR="00F26CEE" w:rsidRPr="0062074F" w:rsidRDefault="00F26CEE" w:rsidP="000472A8">
      <w:pPr>
        <w:pStyle w:val="ListParagraph"/>
        <w:spacing w:after="120" w:line="240" w:lineRule="auto"/>
        <w:ind w:left="0"/>
        <w:jc w:val="both"/>
      </w:pPr>
    </w:p>
    <w:p w14:paraId="42286278" w14:textId="3C25692F" w:rsidR="00B2410B" w:rsidRPr="0062074F" w:rsidRDefault="00700BDB" w:rsidP="00DB7CFE">
      <w:pPr>
        <w:pStyle w:val="Heading2"/>
      </w:pPr>
      <w:bookmarkStart w:id="739" w:name="_Toc226035124"/>
      <w:r w:rsidRPr="0062074F">
        <w:t>Dataset</w:t>
      </w:r>
      <w:r w:rsidR="00B2410B" w:rsidRPr="0062074F">
        <w:t xml:space="preserve"> overlaps and gaps</w:t>
      </w:r>
      <w:bookmarkEnd w:id="739"/>
    </w:p>
    <w:p w14:paraId="0240F4DD" w14:textId="3D5EEF67" w:rsidR="00E375C1" w:rsidRPr="0062074F" w:rsidRDefault="00E375C1" w:rsidP="00525920">
      <w:pPr>
        <w:pStyle w:val="Heading3"/>
      </w:pPr>
      <w:bookmarkStart w:id="740" w:name="_Ref224033335"/>
      <w:bookmarkStart w:id="741" w:name="_Toc226035125"/>
      <w:r w:rsidRPr="0062074F">
        <w:t>Overlaps in ENC coverage</w:t>
      </w:r>
      <w:bookmarkEnd w:id="740"/>
      <w:bookmarkEnd w:id="741"/>
    </w:p>
    <w:p w14:paraId="506DDEA4" w14:textId="5D3BFF01" w:rsidR="00B2410B" w:rsidRPr="0062074F" w:rsidRDefault="00B2410B" w:rsidP="00AF2C79">
      <w:pPr>
        <w:spacing w:after="120" w:line="240" w:lineRule="auto"/>
        <w:jc w:val="both"/>
      </w:pPr>
      <w:r w:rsidRPr="0062074F">
        <w:t xml:space="preserve">There may be cases where ENCs in the same scale range overlap. Such may be the case at agreed adjoining producer data limits, where, if it is difficult to achieve a perfect join, </w:t>
      </w:r>
      <w:r w:rsidR="00675209" w:rsidRPr="0062074F">
        <w:t>an overlapping buffer zone of up to 5 metres may be used</w:t>
      </w:r>
      <w:r w:rsidRPr="0062074F">
        <w:t xml:space="preserve">. </w:t>
      </w:r>
    </w:p>
    <w:p w14:paraId="7920C64B" w14:textId="01E46CEE" w:rsidR="00675209" w:rsidRPr="0062074F" w:rsidRDefault="00675209" w:rsidP="00AF2C79">
      <w:pPr>
        <w:spacing w:after="120" w:line="240" w:lineRule="auto"/>
        <w:jc w:val="both"/>
      </w:pPr>
      <w:r w:rsidRPr="0062074F">
        <w:t xml:space="preserve">Where an overlap of more than 5 metres between two or more datasets exists the ECDIS </w:t>
      </w:r>
      <w:r w:rsidR="00B15F52" w:rsidRPr="0062074F">
        <w:rPr>
          <w:b/>
          <w:bCs/>
        </w:rPr>
        <w:t>must</w:t>
      </w:r>
      <w:r w:rsidRPr="0062074F">
        <w:t xml:space="preserve"> only display one dataset for the overlap area and provide a permanent indication “overlap”.</w:t>
      </w:r>
    </w:p>
    <w:p w14:paraId="62A78DB2" w14:textId="09989658" w:rsidR="00E375C1" w:rsidRPr="0062074F" w:rsidRDefault="00E375C1" w:rsidP="00525920">
      <w:pPr>
        <w:pStyle w:val="Heading3"/>
      </w:pPr>
      <w:bookmarkStart w:id="742" w:name="_Toc226035126"/>
      <w:r w:rsidRPr="0062074F">
        <w:t xml:space="preserve">Overlaps and gaps </w:t>
      </w:r>
      <w:r w:rsidR="001D3531" w:rsidRPr="0062074F">
        <w:t xml:space="preserve">between </w:t>
      </w:r>
      <w:r w:rsidRPr="0062074F">
        <w:t>other data products</w:t>
      </w:r>
      <w:bookmarkEnd w:id="742"/>
    </w:p>
    <w:p w14:paraId="10CB4EAD" w14:textId="7EBE7FB4" w:rsidR="00CB17B2" w:rsidRPr="0062074F" w:rsidRDefault="00700BDB" w:rsidP="008C40B9">
      <w:pPr>
        <w:spacing w:after="120" w:line="240" w:lineRule="auto"/>
        <w:jc w:val="both"/>
      </w:pPr>
      <w:r w:rsidRPr="0062074F">
        <w:t xml:space="preserve">Overlaps in datasets of the same scale range in products other than the ENC </w:t>
      </w:r>
      <w:r w:rsidR="00DA395A" w:rsidRPr="0062074F">
        <w:t>must</w:t>
      </w:r>
      <w:r w:rsidRPr="0062074F">
        <w:t xml:space="preserve"> be indicated by a</w:t>
      </w:r>
      <w:r w:rsidR="00DA395A" w:rsidRPr="0062074F">
        <w:t>n on-demand</w:t>
      </w:r>
      <w:r w:rsidRPr="0062074F">
        <w:t xml:space="preserve"> indicat</w:t>
      </w:r>
      <w:r w:rsidR="00E375C1" w:rsidRPr="0062074F">
        <w:t>ion “Overlap in ??? data” (where ??? is the abbreviation for the data product</w:t>
      </w:r>
      <w:r w:rsidR="00BD3F1D" w:rsidRPr="0062074F">
        <w:t xml:space="preserve"> as defined in the IHO registry of product specifications (Product ID)</w:t>
      </w:r>
      <w:r w:rsidR="00E375C1" w:rsidRPr="0062074F">
        <w:t>).</w:t>
      </w:r>
    </w:p>
    <w:p w14:paraId="52E5C5F3" w14:textId="23E2FA5A" w:rsidR="00700BDB" w:rsidRPr="0062074F" w:rsidRDefault="00980423" w:rsidP="008C40B9">
      <w:pPr>
        <w:spacing w:after="120" w:line="240" w:lineRule="auto"/>
        <w:jc w:val="both"/>
      </w:pPr>
      <w:r w:rsidRPr="0062074F">
        <w:t xml:space="preserve">An exception to this rule is S-102 and S-104 data used for Water Level Adjustment. In these cases the ECDIS </w:t>
      </w:r>
      <w:r w:rsidR="00525920" w:rsidRPr="001C1CAB">
        <w:t>must</w:t>
      </w:r>
      <w:r w:rsidRPr="0062074F">
        <w:t xml:space="preserve"> only select and use a single dataset from the overlapping data available and provide a permanent indication “overlap” as per ENCs.</w:t>
      </w:r>
    </w:p>
    <w:p w14:paraId="396B07E5" w14:textId="77777777" w:rsidR="00A22887" w:rsidRPr="0062074F" w:rsidRDefault="00E375C1" w:rsidP="008C40B9">
      <w:pPr>
        <w:spacing w:after="120" w:line="240" w:lineRule="auto"/>
        <w:jc w:val="both"/>
      </w:pPr>
      <w:r w:rsidRPr="0062074F">
        <w:t>Coverage gaps in products other than the ENC can be expected and should not be</w:t>
      </w:r>
      <w:r w:rsidR="004C7B97" w:rsidRPr="0062074F">
        <w:t xml:space="preserve"> indicated.</w:t>
      </w:r>
      <w:r w:rsidR="001D3531" w:rsidRPr="0062074F">
        <w:t xml:space="preserve"> </w:t>
      </w:r>
    </w:p>
    <w:p w14:paraId="22CDBE98" w14:textId="7E1311C3" w:rsidR="008C40B9" w:rsidRPr="0062074F" w:rsidRDefault="001D3531" w:rsidP="008C40B9">
      <w:pPr>
        <w:spacing w:after="120" w:line="240" w:lineRule="auto"/>
        <w:jc w:val="both"/>
      </w:pPr>
      <w:r w:rsidRPr="00AC1C6A">
        <w:t xml:space="preserve">Similarly, overlaps between different data producers’ ENC and other data products other than ENC should also be expected. Certain features, such as </w:t>
      </w:r>
      <w:r w:rsidR="00A22887" w:rsidRPr="00AC1C6A">
        <w:t>navigational warnings</w:t>
      </w:r>
      <w:r w:rsidR="008E16A3" w:rsidRPr="00AC1C6A">
        <w:t>,</w:t>
      </w:r>
      <w:r w:rsidRPr="00AC1C6A">
        <w:t xml:space="preserve"> can extend far beyond national boundaries and may therefore overlap other data producers’ ENC data.</w:t>
      </w:r>
      <w:r w:rsidR="0039296F" w:rsidRPr="00AC1C6A">
        <w:t xml:space="preserve"> An indication is not needed in these cases.</w:t>
      </w:r>
    </w:p>
    <w:p w14:paraId="6BEBF49A" w14:textId="76C1CF9D" w:rsidR="006A43DE" w:rsidRPr="0062074F" w:rsidRDefault="00653128" w:rsidP="00DB7CFE">
      <w:pPr>
        <w:pStyle w:val="Heading2"/>
      </w:pPr>
      <w:bookmarkStart w:id="743" w:name="_Ref49451692"/>
      <w:bookmarkStart w:id="744" w:name="_Toc226035127"/>
      <w:r w:rsidRPr="0062074F">
        <w:t>U</w:t>
      </w:r>
      <w:r w:rsidR="006A43DE" w:rsidRPr="0062074F">
        <w:t>pdat</w:t>
      </w:r>
      <w:r w:rsidR="00C47404" w:rsidRPr="0062074F">
        <w:t>ing</w:t>
      </w:r>
      <w:r w:rsidR="00FE57E5" w:rsidRPr="0062074F">
        <w:t xml:space="preserve"> </w:t>
      </w:r>
      <w:r w:rsidR="000740C7" w:rsidRPr="0062074F">
        <w:t>Datasets</w:t>
      </w:r>
      <w:r w:rsidR="00FE57E5" w:rsidRPr="0062074F">
        <w:t xml:space="preserve"> on ECDIS</w:t>
      </w:r>
      <w:bookmarkEnd w:id="743"/>
      <w:bookmarkEnd w:id="744"/>
    </w:p>
    <w:p w14:paraId="47D9A97D" w14:textId="7B7BA002" w:rsidR="007F3619" w:rsidRPr="0062074F" w:rsidRDefault="007F3619" w:rsidP="00525920">
      <w:pPr>
        <w:pStyle w:val="Heading3"/>
      </w:pPr>
      <w:bookmarkStart w:id="745" w:name="_Toc226035128"/>
      <w:r w:rsidRPr="0062074F">
        <w:t>Introduction</w:t>
      </w:r>
      <w:bookmarkEnd w:id="745"/>
    </w:p>
    <w:p w14:paraId="2A9F3ED5" w14:textId="27A8B03D" w:rsidR="006A43DE" w:rsidRPr="0062074F" w:rsidRDefault="00066D67" w:rsidP="008C40B9">
      <w:pPr>
        <w:spacing w:after="120" w:line="240" w:lineRule="auto"/>
        <w:jc w:val="both"/>
      </w:pPr>
      <w:r w:rsidRPr="0062074F">
        <w:t>The c</w:t>
      </w:r>
      <w:r w:rsidR="00B526AD" w:rsidRPr="0062074F">
        <w:t xml:space="preserve">urrent </w:t>
      </w:r>
      <w:r w:rsidR="008C40B9" w:rsidRPr="0062074F">
        <w:t>E</w:t>
      </w:r>
      <w:r w:rsidR="00E178A5" w:rsidRPr="0062074F">
        <w:t xml:space="preserve">ditions of </w:t>
      </w:r>
      <w:r w:rsidR="004505B4" w:rsidRPr="0062074F">
        <w:t>S-65, S-57</w:t>
      </w:r>
      <w:r w:rsidR="00B526AD" w:rsidRPr="0062074F">
        <w:t xml:space="preserve"> and S-6</w:t>
      </w:r>
      <w:r w:rsidR="004505B4" w:rsidRPr="0062074F">
        <w:t>3</w:t>
      </w:r>
      <w:r w:rsidR="00E178A5" w:rsidRPr="0062074F">
        <w:t xml:space="preserve"> continue to apply to the production and data delivery for S-57 ENC updates.</w:t>
      </w:r>
      <w:r w:rsidRPr="0062074F">
        <w:t xml:space="preserve"> S-52 Appendix I continues to apply to the processing of S-57 updates on ECDIS.</w:t>
      </w:r>
    </w:p>
    <w:p w14:paraId="4ACBE9EB" w14:textId="3E30DDA1" w:rsidR="006A43DE" w:rsidRPr="0062074F" w:rsidRDefault="006A43DE" w:rsidP="00525920">
      <w:pPr>
        <w:pStyle w:val="Heading3"/>
      </w:pPr>
      <w:bookmarkStart w:id="746" w:name="_Toc178784556"/>
      <w:bookmarkStart w:id="747" w:name="_Toc178784557"/>
      <w:bookmarkStart w:id="748" w:name="_Ref49425494"/>
      <w:bookmarkStart w:id="749" w:name="_Toc226035129"/>
      <w:bookmarkEnd w:id="746"/>
      <w:bookmarkEnd w:id="747"/>
      <w:r w:rsidRPr="0062074F">
        <w:lastRenderedPageBreak/>
        <w:t>General</w:t>
      </w:r>
      <w:r w:rsidR="007F3619" w:rsidRPr="0062074F">
        <w:t xml:space="preserve"> requirements</w:t>
      </w:r>
      <w:bookmarkEnd w:id="748"/>
      <w:bookmarkEnd w:id="749"/>
      <w:r w:rsidR="004B5B1E" w:rsidRPr="0062074F">
        <w:t xml:space="preserve"> </w:t>
      </w:r>
    </w:p>
    <w:p w14:paraId="0BD9BDC8" w14:textId="4A5DF8C4" w:rsidR="006A43DE" w:rsidRPr="0062074F" w:rsidRDefault="006A43DE">
      <w:pPr>
        <w:pStyle w:val="ListParagraph"/>
        <w:numPr>
          <w:ilvl w:val="0"/>
          <w:numId w:val="30"/>
        </w:numPr>
        <w:spacing w:after="120" w:line="240" w:lineRule="auto"/>
        <w:jc w:val="both"/>
      </w:pPr>
      <w:r w:rsidRPr="0062074F">
        <w:rPr>
          <w:b/>
          <w:bCs/>
        </w:rPr>
        <w:t>Data Integrity</w:t>
      </w:r>
      <w:r w:rsidRPr="0062074F">
        <w:t xml:space="preserve">. The ECDIS </w:t>
      </w:r>
      <w:r w:rsidR="00F26CEE" w:rsidRPr="0062074F">
        <w:t xml:space="preserve">must </w:t>
      </w:r>
      <w:r w:rsidRPr="0062074F">
        <w:t xml:space="preserve">be able to process </w:t>
      </w:r>
      <w:r w:rsidR="00B8380C" w:rsidRPr="0062074F">
        <w:t>u</w:t>
      </w:r>
      <w:r w:rsidRPr="0062074F">
        <w:t xml:space="preserve">pdates </w:t>
      </w:r>
      <w:r w:rsidR="00B8380C" w:rsidRPr="0062074F">
        <w:t xml:space="preserve">to S-100 data products </w:t>
      </w:r>
      <w:r w:rsidRPr="0062074F">
        <w:t xml:space="preserve">without degradation of the information content of the </w:t>
      </w:r>
      <w:r w:rsidR="00B8380C" w:rsidRPr="0062074F">
        <w:t>dataset</w:t>
      </w:r>
      <w:r w:rsidRPr="0062074F">
        <w:t xml:space="preserve"> or </w:t>
      </w:r>
      <w:r w:rsidR="00B8380C" w:rsidRPr="0062074F">
        <w:t>dataset</w:t>
      </w:r>
      <w:r w:rsidRPr="0062074F">
        <w:t xml:space="preserve"> </w:t>
      </w:r>
      <w:r w:rsidR="00D830F9" w:rsidRPr="0062074F">
        <w:t>u</w:t>
      </w:r>
      <w:r w:rsidRPr="0062074F">
        <w:t>pdate. For example, all information regarding attributes, logical relationships, geometry, and topology must be accounted for.</w:t>
      </w:r>
    </w:p>
    <w:p w14:paraId="3B525A3A" w14:textId="6149F08F" w:rsidR="006A43DE" w:rsidRPr="0062074F" w:rsidRDefault="006A43DE">
      <w:pPr>
        <w:pStyle w:val="ListParagraph"/>
        <w:numPr>
          <w:ilvl w:val="0"/>
          <w:numId w:val="30"/>
        </w:numPr>
        <w:spacing w:after="120" w:line="240" w:lineRule="auto"/>
        <w:jc w:val="both"/>
      </w:pPr>
      <w:r w:rsidRPr="0062074F">
        <w:rPr>
          <w:b/>
          <w:bCs/>
        </w:rPr>
        <w:t>Verification of Application</w:t>
      </w:r>
      <w:r w:rsidRPr="0062074F">
        <w:t xml:space="preserve">. The ECDIS </w:t>
      </w:r>
      <w:r w:rsidR="00997CEC" w:rsidRPr="0062074F">
        <w:t xml:space="preserve">must </w:t>
      </w:r>
      <w:r w:rsidRPr="0062074F">
        <w:t xml:space="preserve">provide a method to ensure that updates have been correctly applied to the </w:t>
      </w:r>
      <w:r w:rsidR="003B11C8" w:rsidRPr="0062074F">
        <w:t xml:space="preserve">System Database </w:t>
      </w:r>
    </w:p>
    <w:p w14:paraId="795F8331" w14:textId="024A3685" w:rsidR="006A43DE" w:rsidRPr="0062074F" w:rsidRDefault="006A43DE">
      <w:pPr>
        <w:pStyle w:val="ListParagraph"/>
        <w:numPr>
          <w:ilvl w:val="0"/>
          <w:numId w:val="30"/>
        </w:numPr>
        <w:spacing w:after="60" w:line="240" w:lineRule="auto"/>
        <w:jc w:val="both"/>
      </w:pPr>
      <w:r w:rsidRPr="0062074F">
        <w:rPr>
          <w:b/>
          <w:bCs/>
        </w:rPr>
        <w:t>Log File</w:t>
      </w:r>
      <w:r w:rsidRPr="0062074F">
        <w:t xml:space="preserve">. ECDIS </w:t>
      </w:r>
      <w:r w:rsidR="00B92C92" w:rsidRPr="0062074F">
        <w:t xml:space="preserve">must </w:t>
      </w:r>
      <w:r w:rsidRPr="0062074F">
        <w:t>keep a record of updates</w:t>
      </w:r>
      <w:r w:rsidR="00653128" w:rsidRPr="0062074F">
        <w:t xml:space="preserve"> to all S-100 data products</w:t>
      </w:r>
      <w:r w:rsidRPr="0062074F">
        <w:t xml:space="preserve"> through a log</w:t>
      </w:r>
      <w:r w:rsidR="00EE16CD" w:rsidRPr="0062074F">
        <w:t xml:space="preserve"> </w:t>
      </w:r>
      <w:r w:rsidRPr="0062074F">
        <w:t>file. The log</w:t>
      </w:r>
      <w:r w:rsidR="00A87C48" w:rsidRPr="0062074F">
        <w:t xml:space="preserve"> </w:t>
      </w:r>
      <w:r w:rsidRPr="0062074F">
        <w:t xml:space="preserve">file </w:t>
      </w:r>
      <w:r w:rsidR="00B92C92" w:rsidRPr="0062074F">
        <w:t xml:space="preserve">must </w:t>
      </w:r>
      <w:r w:rsidRPr="0062074F">
        <w:t xml:space="preserve">contain, for each update applied to or rejected by the </w:t>
      </w:r>
      <w:r w:rsidR="003B11C8" w:rsidRPr="0062074F">
        <w:t>System Database</w:t>
      </w:r>
      <w:r w:rsidRPr="0062074F">
        <w:t>, the following information:</w:t>
      </w:r>
    </w:p>
    <w:p w14:paraId="6038E2F0" w14:textId="3C9D73C1" w:rsidR="006A43DE" w:rsidRPr="0062074F" w:rsidRDefault="006A43DE" w:rsidP="00E96E96">
      <w:pPr>
        <w:pStyle w:val="ListParagraph"/>
        <w:spacing w:after="60" w:line="240" w:lineRule="auto"/>
        <w:jc w:val="both"/>
      </w:pPr>
      <w:r w:rsidRPr="0062074F">
        <w:rPr>
          <w:b/>
          <w:bCs/>
        </w:rPr>
        <w:t>1</w:t>
      </w:r>
      <w:r w:rsidR="000D1CFB">
        <w:rPr>
          <w:b/>
          <w:bCs/>
        </w:rPr>
        <w:t>.</w:t>
      </w:r>
      <w:r w:rsidRPr="0062074F">
        <w:t xml:space="preserve"> date and time of </w:t>
      </w:r>
      <w:r w:rsidR="00BB222A" w:rsidRPr="0062074F">
        <w:t>application</w:t>
      </w:r>
    </w:p>
    <w:p w14:paraId="01670003" w14:textId="7F6E8E26" w:rsidR="006A43DE" w:rsidRPr="0062074F" w:rsidRDefault="006A43DE" w:rsidP="00E96E96">
      <w:pPr>
        <w:pStyle w:val="ListParagraph"/>
        <w:spacing w:after="60" w:line="240" w:lineRule="auto"/>
        <w:jc w:val="both"/>
      </w:pPr>
      <w:r w:rsidRPr="0062074F">
        <w:rPr>
          <w:b/>
          <w:bCs/>
        </w:rPr>
        <w:t>2</w:t>
      </w:r>
      <w:r w:rsidR="000D1CFB">
        <w:rPr>
          <w:b/>
          <w:bCs/>
        </w:rPr>
        <w:t>.</w:t>
      </w:r>
      <w:r w:rsidRPr="0062074F">
        <w:t xml:space="preserve"> complete and unique identification of update</w:t>
      </w:r>
      <w:r w:rsidR="00B92C92" w:rsidRPr="0062074F">
        <w:t>, for example update and edition numbers for S-101 ENC</w:t>
      </w:r>
    </w:p>
    <w:p w14:paraId="67781900" w14:textId="4F503C3E" w:rsidR="006A43DE" w:rsidRPr="0062074F" w:rsidRDefault="006A43DE" w:rsidP="00E96E96">
      <w:pPr>
        <w:pStyle w:val="ListParagraph"/>
        <w:spacing w:after="60" w:line="240" w:lineRule="auto"/>
        <w:jc w:val="both"/>
      </w:pPr>
      <w:r w:rsidRPr="0062074F">
        <w:rPr>
          <w:b/>
          <w:bCs/>
        </w:rPr>
        <w:t>3</w:t>
      </w:r>
      <w:r w:rsidR="000D1CFB">
        <w:rPr>
          <w:b/>
          <w:bCs/>
        </w:rPr>
        <w:t>.</w:t>
      </w:r>
      <w:r w:rsidRPr="0062074F">
        <w:t xml:space="preserve"> any anomalies encountered during application;</w:t>
      </w:r>
    </w:p>
    <w:p w14:paraId="056411C3" w14:textId="5423FADA" w:rsidR="006A43DE" w:rsidRPr="0062074F" w:rsidRDefault="006A43DE" w:rsidP="00E96E96">
      <w:pPr>
        <w:pStyle w:val="ListParagraph"/>
        <w:spacing w:after="120" w:line="240" w:lineRule="auto"/>
        <w:jc w:val="both"/>
      </w:pPr>
      <w:r w:rsidRPr="0062074F">
        <w:rPr>
          <w:b/>
          <w:bCs/>
        </w:rPr>
        <w:t>4</w:t>
      </w:r>
      <w:r w:rsidR="000D1CFB">
        <w:rPr>
          <w:b/>
          <w:bCs/>
        </w:rPr>
        <w:t>.</w:t>
      </w:r>
      <w:r w:rsidRPr="0062074F">
        <w:t xml:space="preserve"> type of application: manual/automatic.</w:t>
      </w:r>
    </w:p>
    <w:p w14:paraId="77077A50" w14:textId="48BBCF12" w:rsidR="00AB1461" w:rsidRPr="0062074F" w:rsidRDefault="00D2701C" w:rsidP="00E96E96">
      <w:pPr>
        <w:spacing w:after="120" w:line="240" w:lineRule="auto"/>
        <w:jc w:val="both"/>
      </w:pPr>
      <w:r w:rsidRPr="0062074F">
        <w:t xml:space="preserve">NOTE (informative): </w:t>
      </w:r>
      <w:r w:rsidR="00EC4E9A" w:rsidRPr="0062074F">
        <w:t>Where data products support sequential updating, s</w:t>
      </w:r>
      <w:r w:rsidRPr="0062074F">
        <w:t xml:space="preserve">equences are determined by the update and </w:t>
      </w:r>
      <w:r w:rsidR="00EC4E9A" w:rsidRPr="0062074F">
        <w:t>e</w:t>
      </w:r>
      <w:r w:rsidRPr="0062074F">
        <w:t>dition number</w:t>
      </w:r>
      <w:r w:rsidR="00CD7914" w:rsidRPr="0062074F">
        <w:t>s</w:t>
      </w:r>
      <w:r w:rsidRPr="0062074F">
        <w:t xml:space="preserve">, not by issue date and time. Issue date/time are given in dataset discovery metadata in the </w:t>
      </w:r>
      <w:r w:rsidR="00B317C6" w:rsidRPr="0062074F">
        <w:t>E</w:t>
      </w:r>
      <w:r w:rsidRPr="0062074F">
        <w:t xml:space="preserve">xchange </w:t>
      </w:r>
      <w:r w:rsidR="00B317C6" w:rsidRPr="0062074F">
        <w:t>C</w:t>
      </w:r>
      <w:r w:rsidRPr="0062074F">
        <w:t xml:space="preserve">atalogue (see S-100 Part </w:t>
      </w:r>
      <w:r w:rsidR="007E2F37" w:rsidRPr="0062074F">
        <w:t>17</w:t>
      </w:r>
      <w:r w:rsidRPr="0062074F">
        <w:t xml:space="preserve">). Note that time is optional. Note also that it is possible </w:t>
      </w:r>
      <w:r w:rsidR="00CD7914" w:rsidRPr="0062074F">
        <w:t xml:space="preserve">for </w:t>
      </w:r>
      <w:r w:rsidRPr="0062074F">
        <w:t>the date/time for two or more consecutive updates to be the same</w:t>
      </w:r>
      <w:r w:rsidR="0051184E" w:rsidRPr="0062074F">
        <w:t xml:space="preserve"> - in fact for data that are frequently updated, such as water levels, the date </w:t>
      </w:r>
      <w:r w:rsidR="00311484" w:rsidRPr="0062074F">
        <w:t xml:space="preserve">may </w:t>
      </w:r>
      <w:r w:rsidR="0051184E" w:rsidRPr="0062074F">
        <w:t>be the same for many consecutive datasets</w:t>
      </w:r>
      <w:r w:rsidRPr="0062074F">
        <w:t>.</w:t>
      </w:r>
    </w:p>
    <w:p w14:paraId="7BED5BF1" w14:textId="3D7A30D4" w:rsidR="006A43DE" w:rsidRPr="0062074F" w:rsidRDefault="006A43DE" w:rsidP="0043278E">
      <w:pPr>
        <w:pStyle w:val="Heading3"/>
      </w:pPr>
      <w:bookmarkStart w:id="750" w:name="_Toc226035130"/>
      <w:r w:rsidRPr="0062074F">
        <w:t>Automatic Update</w:t>
      </w:r>
      <w:bookmarkEnd w:id="750"/>
    </w:p>
    <w:p w14:paraId="45B7B1D7" w14:textId="6E2FF716" w:rsidR="00425B5E" w:rsidRPr="0062074F" w:rsidRDefault="006A43DE">
      <w:pPr>
        <w:pStyle w:val="ListParagraph"/>
        <w:numPr>
          <w:ilvl w:val="0"/>
          <w:numId w:val="31"/>
        </w:numPr>
        <w:spacing w:after="60" w:line="240" w:lineRule="auto"/>
        <w:ind w:hanging="357"/>
        <w:jc w:val="both"/>
      </w:pPr>
      <w:r w:rsidRPr="0062074F">
        <w:rPr>
          <w:b/>
          <w:bCs/>
        </w:rPr>
        <w:t>Reception of Updates</w:t>
      </w:r>
      <w:r w:rsidR="0073642C" w:rsidRPr="0062074F">
        <w:rPr>
          <w:b/>
          <w:bCs/>
        </w:rPr>
        <w:t xml:space="preserve">. </w:t>
      </w:r>
      <w:r w:rsidR="00BB222A" w:rsidRPr="0062074F">
        <w:t>The ECDIS must be capable of receiving official updates, as S-100 Part 17 exchange set.</w:t>
      </w:r>
      <w:r w:rsidR="00425B5E" w:rsidRPr="0062074F">
        <w:rPr>
          <w:color w:val="000000"/>
          <w:sz w:val="27"/>
          <w:szCs w:val="27"/>
        </w:rPr>
        <w:t xml:space="preserve"> </w:t>
      </w:r>
      <w:r w:rsidR="00425B5E" w:rsidRPr="0062074F">
        <w:t>For such updates of S-124 and S-129 datasets, the ECDIS should</w:t>
      </w:r>
      <w:r w:rsidR="00245663" w:rsidRPr="0062074F">
        <w:t xml:space="preserve"> </w:t>
      </w:r>
      <w:r w:rsidR="00425B5E" w:rsidRPr="0062074F">
        <w:t>be capable of being interfaced to a SECOM (IEC 63173-2) based telecommunication network. This capability should</w:t>
      </w:r>
      <w:r w:rsidR="00245663" w:rsidRPr="0062074F">
        <w:t xml:space="preserve"> </w:t>
      </w:r>
      <w:r w:rsidR="00425B5E" w:rsidRPr="0062074F">
        <w:t xml:space="preserve">include at least </w:t>
      </w:r>
      <w:r w:rsidR="00245663" w:rsidRPr="0062074F">
        <w:t>:</w:t>
      </w:r>
    </w:p>
    <w:p w14:paraId="1E2C8BDF" w14:textId="6C8F7829" w:rsidR="00425B5E" w:rsidRPr="0062074F" w:rsidRDefault="00425B5E">
      <w:pPr>
        <w:pStyle w:val="ListParagraph"/>
        <w:numPr>
          <w:ilvl w:val="1"/>
          <w:numId w:val="31"/>
        </w:numPr>
        <w:spacing w:after="60" w:line="240" w:lineRule="auto"/>
        <w:jc w:val="both"/>
      </w:pPr>
      <w:r w:rsidRPr="0062074F">
        <w:t>User selection of data services from a list provided by a SECOM service registry,</w:t>
      </w:r>
    </w:p>
    <w:p w14:paraId="45B1E84D" w14:textId="73F3C50D" w:rsidR="00425B5E" w:rsidRPr="0062074F" w:rsidRDefault="00425B5E">
      <w:pPr>
        <w:pStyle w:val="ListParagraph"/>
        <w:numPr>
          <w:ilvl w:val="1"/>
          <w:numId w:val="31"/>
        </w:numPr>
        <w:spacing w:after="60" w:line="240" w:lineRule="auto"/>
        <w:jc w:val="both"/>
      </w:pPr>
      <w:r w:rsidRPr="0062074F">
        <w:t>Management of information about the data services selected in item (</w:t>
      </w:r>
      <w:proofErr w:type="spellStart"/>
      <w:r w:rsidRPr="0062074F">
        <w:t>i</w:t>
      </w:r>
      <w:proofErr w:type="spellEnd"/>
      <w:r w:rsidRPr="0062074F">
        <w:t xml:space="preserve">), for example SECOM subscription status, and </w:t>
      </w:r>
    </w:p>
    <w:p w14:paraId="26AF987C" w14:textId="77777777" w:rsidR="00425B5E" w:rsidRPr="0062074F" w:rsidRDefault="00425B5E">
      <w:pPr>
        <w:pStyle w:val="ListParagraph"/>
        <w:numPr>
          <w:ilvl w:val="1"/>
          <w:numId w:val="31"/>
        </w:numPr>
        <w:spacing w:after="60" w:line="240" w:lineRule="auto"/>
        <w:jc w:val="both"/>
      </w:pPr>
      <w:r w:rsidRPr="0062074F">
        <w:t xml:space="preserve">Acknowledge receipt of datasets. </w:t>
      </w:r>
    </w:p>
    <w:p w14:paraId="1B7DDB77" w14:textId="4F814290" w:rsidR="00BB222A" w:rsidRPr="0062074F" w:rsidRDefault="00425B5E" w:rsidP="002D7DEE">
      <w:pPr>
        <w:pStyle w:val="ListParagraph"/>
        <w:spacing w:after="60" w:line="240" w:lineRule="auto"/>
        <w:ind w:left="1440"/>
        <w:jc w:val="both"/>
      </w:pPr>
      <w:r w:rsidRPr="0062074F">
        <w:rPr>
          <w:b/>
          <w:bCs/>
        </w:rPr>
        <w:t>NOTE (informative):</w:t>
      </w:r>
      <w:r w:rsidRPr="0062074F">
        <w:t xml:space="preserve"> The bi-directional transfer of S-421 based route plans using SECOM is described in IEC 61174, IEC 63173-1 and IEC 63173-2. </w:t>
      </w:r>
    </w:p>
    <w:p w14:paraId="3C9AA578" w14:textId="2B78FE2B" w:rsidR="00B21F04" w:rsidRPr="0062074F" w:rsidRDefault="006A43DE">
      <w:pPr>
        <w:pStyle w:val="ListParagraph"/>
        <w:numPr>
          <w:ilvl w:val="0"/>
          <w:numId w:val="31"/>
        </w:numPr>
        <w:spacing w:after="60" w:line="240" w:lineRule="auto"/>
        <w:jc w:val="both"/>
        <w:rPr>
          <w:strike/>
        </w:rPr>
      </w:pPr>
      <w:r w:rsidRPr="0062074F">
        <w:rPr>
          <w:b/>
          <w:bCs/>
        </w:rPr>
        <w:t>Sequence Check</w:t>
      </w:r>
      <w:r w:rsidRPr="0062074F">
        <w:t>.</w:t>
      </w:r>
      <w:r w:rsidR="005C5208" w:rsidRPr="0062074F">
        <w:t xml:space="preserve"> </w:t>
      </w:r>
      <w:r w:rsidR="003D3E9C" w:rsidRPr="0062074F">
        <w:t>Where data products support sequential updating t</w:t>
      </w:r>
      <w:r w:rsidR="005C5208" w:rsidRPr="0062074F">
        <w:t xml:space="preserve">he ECDIS must ensure updates are </w:t>
      </w:r>
      <w:r w:rsidR="003D3E9C" w:rsidRPr="0062074F">
        <w:t xml:space="preserve">always </w:t>
      </w:r>
      <w:r w:rsidR="005C5208" w:rsidRPr="0062074F">
        <w:t>applied in uninterrupted sequence.</w:t>
      </w:r>
      <w:r w:rsidRPr="0062074F">
        <w:t xml:space="preserve"> </w:t>
      </w:r>
    </w:p>
    <w:p w14:paraId="755BDFCE" w14:textId="04C65D8D" w:rsidR="00742D83" w:rsidRPr="0062074F" w:rsidRDefault="004B7B5C">
      <w:pPr>
        <w:pStyle w:val="ListParagraph"/>
        <w:numPr>
          <w:ilvl w:val="0"/>
          <w:numId w:val="31"/>
        </w:numPr>
        <w:spacing w:after="60" w:line="240" w:lineRule="auto"/>
        <w:jc w:val="both"/>
      </w:pPr>
      <w:r w:rsidRPr="0062074F">
        <w:rPr>
          <w:b/>
          <w:bCs/>
        </w:rPr>
        <w:t xml:space="preserve">Data </w:t>
      </w:r>
      <w:r w:rsidR="00742D83" w:rsidRPr="0062074F">
        <w:rPr>
          <w:b/>
          <w:bCs/>
        </w:rPr>
        <w:t xml:space="preserve">Integrity </w:t>
      </w:r>
      <w:r w:rsidRPr="0062074F">
        <w:rPr>
          <w:b/>
          <w:bCs/>
        </w:rPr>
        <w:t xml:space="preserve">and Authentication </w:t>
      </w:r>
      <w:r w:rsidR="00742D83" w:rsidRPr="0062074F">
        <w:rPr>
          <w:b/>
          <w:bCs/>
        </w:rPr>
        <w:t>Check</w:t>
      </w:r>
      <w:r w:rsidR="00742D83" w:rsidRPr="0062074F">
        <w:t>. All</w:t>
      </w:r>
      <w:r w:rsidR="001233DF" w:rsidRPr="0062074F">
        <w:t xml:space="preserve"> exchange set contents</w:t>
      </w:r>
      <w:r w:rsidR="00742D83" w:rsidRPr="0062074F">
        <w:t xml:space="preserve"> require the use of digital signatures and the ECDIS </w:t>
      </w:r>
      <w:r w:rsidR="005C5208" w:rsidRPr="0062074F">
        <w:t>must</w:t>
      </w:r>
      <w:r w:rsidR="00742D83" w:rsidRPr="0062074F">
        <w:t xml:space="preserve"> authenticate </w:t>
      </w:r>
      <w:r w:rsidR="00341E51" w:rsidRPr="0062074F">
        <w:t xml:space="preserve">all </w:t>
      </w:r>
      <w:r w:rsidR="00742D83" w:rsidRPr="0062074F">
        <w:t>updates using the applicable procedures</w:t>
      </w:r>
      <w:r w:rsidR="00311484" w:rsidRPr="0062074F">
        <w:t xml:space="preserve"> described in S-100 Part 15</w:t>
      </w:r>
      <w:r w:rsidR="00742D83" w:rsidRPr="0062074F">
        <w:t xml:space="preserve">. </w:t>
      </w:r>
      <w:r w:rsidR="0073642C" w:rsidRPr="0062074F">
        <w:t>All</w:t>
      </w:r>
      <w:r w:rsidR="001233DF" w:rsidRPr="0062074F">
        <w:t xml:space="preserve"> u</w:t>
      </w:r>
      <w:r w:rsidR="00742D83" w:rsidRPr="0062074F">
        <w:t>pdates that do not pass the authentication</w:t>
      </w:r>
      <w:r w:rsidR="005C5208" w:rsidRPr="0062074F">
        <w:t xml:space="preserve"> and data integrity</w:t>
      </w:r>
      <w:r w:rsidR="00742D83" w:rsidRPr="0062074F">
        <w:t xml:space="preserve"> check </w:t>
      </w:r>
      <w:r w:rsidR="00311484" w:rsidRPr="0062074F">
        <w:t>must</w:t>
      </w:r>
      <w:r w:rsidR="00742D83" w:rsidRPr="0062074F">
        <w:t xml:space="preserve"> not be applied. The user </w:t>
      </w:r>
      <w:r w:rsidR="001233DF" w:rsidRPr="0062074F">
        <w:t>must</w:t>
      </w:r>
      <w:r w:rsidR="00742D83" w:rsidRPr="0062074F">
        <w:t xml:space="preserve"> be informed of any authentication </w:t>
      </w:r>
      <w:r w:rsidR="005C5208" w:rsidRPr="0062074F">
        <w:t xml:space="preserve">or data integrity </w:t>
      </w:r>
      <w:r w:rsidR="00742D83" w:rsidRPr="0062074F">
        <w:t>anomalies (refer to SSE codes). Update authentication</w:t>
      </w:r>
      <w:r w:rsidR="00DA0DBE" w:rsidRPr="0062074F">
        <w:t xml:space="preserve"> and data integrity </w:t>
      </w:r>
      <w:r w:rsidR="00742D83" w:rsidRPr="0062074F">
        <w:t xml:space="preserve">related messages for the user may be combined to avoid flooding the user, but </w:t>
      </w:r>
      <w:r w:rsidR="005C5208" w:rsidRPr="0062074F">
        <w:t>must</w:t>
      </w:r>
      <w:r w:rsidR="00742D83" w:rsidRPr="0062074F">
        <w:t xml:space="preserve"> all be logged </w:t>
      </w:r>
    </w:p>
    <w:p w14:paraId="578CE782" w14:textId="7E241692" w:rsidR="006A43DE" w:rsidRPr="0062074F" w:rsidRDefault="006A43DE">
      <w:pPr>
        <w:pStyle w:val="ListParagraph"/>
        <w:numPr>
          <w:ilvl w:val="0"/>
          <w:numId w:val="31"/>
        </w:numPr>
        <w:spacing w:after="120" w:line="240" w:lineRule="auto"/>
        <w:jc w:val="both"/>
      </w:pPr>
      <w:r w:rsidRPr="0062074F">
        <w:rPr>
          <w:b/>
          <w:bCs/>
        </w:rPr>
        <w:t>Applicability</w:t>
      </w:r>
      <w:r w:rsidRPr="0062074F">
        <w:t xml:space="preserve">. Updates not relating to a </w:t>
      </w:r>
      <w:r w:rsidR="008A73DC" w:rsidRPr="0062074F">
        <w:t>dataset</w:t>
      </w:r>
      <w:r w:rsidRPr="0062074F">
        <w:t xml:space="preserve"> within the set of </w:t>
      </w:r>
      <w:r w:rsidR="008A73DC" w:rsidRPr="0062074F">
        <w:t>datasets</w:t>
      </w:r>
      <w:r w:rsidRPr="0062074F">
        <w:t xml:space="preserve"> in the </w:t>
      </w:r>
      <w:r w:rsidR="001233DF" w:rsidRPr="0062074F">
        <w:t xml:space="preserve">System Database </w:t>
      </w:r>
      <w:r w:rsidRPr="0062074F">
        <w:t>may be discarded.</w:t>
      </w:r>
    </w:p>
    <w:p w14:paraId="539A4AA1" w14:textId="4982CCCF" w:rsidR="006A43DE" w:rsidRPr="0062074F" w:rsidRDefault="006A43DE">
      <w:pPr>
        <w:pStyle w:val="ListParagraph"/>
        <w:numPr>
          <w:ilvl w:val="0"/>
          <w:numId w:val="31"/>
        </w:numPr>
        <w:spacing w:after="60" w:line="240" w:lineRule="auto"/>
        <w:jc w:val="both"/>
      </w:pPr>
      <w:r w:rsidRPr="0062074F">
        <w:rPr>
          <w:b/>
          <w:bCs/>
        </w:rPr>
        <w:t>Summary Report</w:t>
      </w:r>
      <w:r w:rsidRPr="0062074F">
        <w:t xml:space="preserve">. A summary report for each of the Issuing Authority's </w:t>
      </w:r>
      <w:r w:rsidR="00EE16CD" w:rsidRPr="0062074F">
        <w:t>o</w:t>
      </w:r>
      <w:r w:rsidRPr="0062074F">
        <w:t xml:space="preserve">fficial </w:t>
      </w:r>
      <w:r w:rsidR="00EE16CD" w:rsidRPr="0062074F">
        <w:t>u</w:t>
      </w:r>
      <w:r w:rsidRPr="0062074F">
        <w:t xml:space="preserve">pdate </w:t>
      </w:r>
      <w:r w:rsidR="00EE16CD" w:rsidRPr="0062074F">
        <w:t>f</w:t>
      </w:r>
      <w:r w:rsidRPr="0062074F">
        <w:t xml:space="preserve">iles </w:t>
      </w:r>
      <w:r w:rsidR="00DA0DBE" w:rsidRPr="0062074F">
        <w:t xml:space="preserve">must </w:t>
      </w:r>
      <w:r w:rsidRPr="0062074F">
        <w:t>be given after completion of receipt containing at least:</w:t>
      </w:r>
    </w:p>
    <w:p w14:paraId="612DEB9C" w14:textId="035B5F5B" w:rsidR="006A43DE" w:rsidRPr="0062074F" w:rsidRDefault="006A43DE" w:rsidP="00B317C6">
      <w:pPr>
        <w:pStyle w:val="ListParagraph"/>
        <w:spacing w:after="60" w:line="240" w:lineRule="auto"/>
        <w:jc w:val="both"/>
      </w:pPr>
      <w:r w:rsidRPr="0062074F">
        <w:rPr>
          <w:b/>
          <w:bCs/>
        </w:rPr>
        <w:t>1</w:t>
      </w:r>
      <w:r w:rsidR="00735A33">
        <w:rPr>
          <w:b/>
          <w:bCs/>
        </w:rPr>
        <w:t>.</w:t>
      </w:r>
      <w:r w:rsidRPr="0062074F">
        <w:t xml:space="preserve"> </w:t>
      </w:r>
      <w:r w:rsidR="00AE683B" w:rsidRPr="0062074F">
        <w:t>I</w:t>
      </w:r>
      <w:r w:rsidRPr="0062074F">
        <w:t>dentification of Issuing Authority;</w:t>
      </w:r>
    </w:p>
    <w:p w14:paraId="39B4B9CE" w14:textId="6365D796" w:rsidR="006A43DE" w:rsidRPr="0062074F" w:rsidRDefault="006A43DE" w:rsidP="00B317C6">
      <w:pPr>
        <w:pStyle w:val="ListParagraph"/>
        <w:spacing w:after="60" w:line="240" w:lineRule="auto"/>
        <w:jc w:val="both"/>
      </w:pPr>
      <w:r w:rsidRPr="0062074F">
        <w:rPr>
          <w:b/>
          <w:bCs/>
        </w:rPr>
        <w:t>2</w:t>
      </w:r>
      <w:r w:rsidR="00735A33">
        <w:rPr>
          <w:b/>
          <w:bCs/>
        </w:rPr>
        <w:t>.</w:t>
      </w:r>
      <w:r w:rsidRPr="0062074F">
        <w:t xml:space="preserve"> </w:t>
      </w:r>
      <w:r w:rsidR="00EE16CD" w:rsidRPr="0062074F">
        <w:t>U</w:t>
      </w:r>
      <w:r w:rsidRPr="0062074F">
        <w:t xml:space="preserve">pdate numbers of the </w:t>
      </w:r>
      <w:r w:rsidR="00EE16CD" w:rsidRPr="0062074F">
        <w:t>u</w:t>
      </w:r>
      <w:r w:rsidRPr="0062074F">
        <w:t xml:space="preserve">pdate </w:t>
      </w:r>
      <w:r w:rsidR="00EE16CD" w:rsidRPr="0062074F">
        <w:t>f</w:t>
      </w:r>
      <w:r w:rsidRPr="0062074F">
        <w:t>iles;</w:t>
      </w:r>
    </w:p>
    <w:p w14:paraId="6548F085" w14:textId="550C71CE" w:rsidR="006A43DE" w:rsidRPr="0062074F" w:rsidRDefault="006A43DE" w:rsidP="00B317C6">
      <w:pPr>
        <w:pStyle w:val="ListParagraph"/>
        <w:spacing w:after="60" w:line="240" w:lineRule="auto"/>
        <w:jc w:val="both"/>
      </w:pPr>
      <w:r w:rsidRPr="0062074F">
        <w:rPr>
          <w:b/>
          <w:bCs/>
        </w:rPr>
        <w:t>3</w:t>
      </w:r>
      <w:r w:rsidR="00735A33">
        <w:rPr>
          <w:b/>
          <w:bCs/>
        </w:rPr>
        <w:t>.</w:t>
      </w:r>
      <w:r w:rsidRPr="0062074F">
        <w:t xml:space="preserve"> </w:t>
      </w:r>
      <w:r w:rsidR="00EE16CD" w:rsidRPr="0062074F">
        <w:t>Dataset</w:t>
      </w:r>
      <w:r w:rsidRPr="0062074F">
        <w:t xml:space="preserve"> Identifiers of </w:t>
      </w:r>
      <w:r w:rsidR="00EE16CD" w:rsidRPr="0062074F">
        <w:t>datasets</w:t>
      </w:r>
      <w:r w:rsidRPr="0062074F">
        <w:t xml:space="preserve"> affected;</w:t>
      </w:r>
    </w:p>
    <w:p w14:paraId="3A40129B" w14:textId="5976BD48" w:rsidR="006A43DE" w:rsidRPr="0062074F" w:rsidRDefault="006A43DE" w:rsidP="00B317C6">
      <w:pPr>
        <w:pStyle w:val="ListParagraph"/>
        <w:spacing w:after="60" w:line="240" w:lineRule="auto"/>
        <w:jc w:val="both"/>
      </w:pPr>
      <w:r w:rsidRPr="0062074F">
        <w:rPr>
          <w:b/>
          <w:bCs/>
        </w:rPr>
        <w:t>4</w:t>
      </w:r>
      <w:r w:rsidR="00735A33">
        <w:rPr>
          <w:b/>
          <w:bCs/>
        </w:rPr>
        <w:t>.</w:t>
      </w:r>
      <w:r w:rsidRPr="0062074F">
        <w:t xml:space="preserve"> Edition </w:t>
      </w:r>
      <w:r w:rsidR="00EE16CD" w:rsidRPr="0062074F">
        <w:t>n</w:t>
      </w:r>
      <w:r w:rsidRPr="0062074F">
        <w:t xml:space="preserve">umber and date of </w:t>
      </w:r>
      <w:r w:rsidR="00EE16CD" w:rsidRPr="0062074F">
        <w:t>dataset</w:t>
      </w:r>
      <w:r w:rsidRPr="0062074F">
        <w:t xml:space="preserve"> involved;</w:t>
      </w:r>
    </w:p>
    <w:p w14:paraId="47169A8D" w14:textId="3B485E01" w:rsidR="006A43DE" w:rsidRPr="0062074F" w:rsidRDefault="006A43DE" w:rsidP="00B317C6">
      <w:pPr>
        <w:pStyle w:val="ListParagraph"/>
        <w:spacing w:after="120" w:line="240" w:lineRule="auto"/>
        <w:jc w:val="both"/>
      </w:pPr>
      <w:r w:rsidRPr="0062074F">
        <w:rPr>
          <w:b/>
          <w:bCs/>
        </w:rPr>
        <w:t>5</w:t>
      </w:r>
      <w:r w:rsidR="00735A33">
        <w:rPr>
          <w:b/>
          <w:bCs/>
        </w:rPr>
        <w:t>.</w:t>
      </w:r>
      <w:r w:rsidRPr="0062074F">
        <w:t xml:space="preserve"> </w:t>
      </w:r>
      <w:r w:rsidR="00EE16CD" w:rsidRPr="0062074F">
        <w:t>N</w:t>
      </w:r>
      <w:r w:rsidRPr="0062074F">
        <w:t xml:space="preserve">umber of updates in the affected </w:t>
      </w:r>
      <w:r w:rsidR="00EE16CD" w:rsidRPr="0062074F">
        <w:t>dataset</w:t>
      </w:r>
      <w:r w:rsidRPr="0062074F">
        <w:t>.</w:t>
      </w:r>
    </w:p>
    <w:p w14:paraId="4933EFAF" w14:textId="2F2F5FD3" w:rsidR="006A43DE" w:rsidRPr="0062074F" w:rsidRDefault="006A43DE">
      <w:pPr>
        <w:pStyle w:val="ListParagraph"/>
        <w:numPr>
          <w:ilvl w:val="0"/>
          <w:numId w:val="31"/>
        </w:numPr>
        <w:spacing w:after="120" w:line="240" w:lineRule="auto"/>
        <w:jc w:val="both"/>
      </w:pPr>
      <w:r w:rsidRPr="0062074F">
        <w:rPr>
          <w:b/>
          <w:bCs/>
        </w:rPr>
        <w:t>Review of ENC Updates</w:t>
      </w:r>
      <w:r w:rsidRPr="0062074F">
        <w:t xml:space="preserve">. It </w:t>
      </w:r>
      <w:r w:rsidR="001233DF" w:rsidRPr="0062074F">
        <w:t xml:space="preserve">must </w:t>
      </w:r>
      <w:r w:rsidRPr="0062074F">
        <w:t xml:space="preserve">be possible for the </w:t>
      </w:r>
      <w:r w:rsidR="00AE683B" w:rsidRPr="0062074F">
        <w:t>M</w:t>
      </w:r>
      <w:r w:rsidRPr="0062074F">
        <w:t xml:space="preserve">ariner to review </w:t>
      </w:r>
      <w:r w:rsidR="00DA0DBE" w:rsidRPr="0062074F">
        <w:t xml:space="preserve">ENC </w:t>
      </w:r>
      <w:r w:rsidRPr="0062074F">
        <w:t xml:space="preserve">updates applied through displaying the </w:t>
      </w:r>
      <w:r w:rsidR="003B11C8" w:rsidRPr="0062074F">
        <w:t xml:space="preserve">System Database </w:t>
      </w:r>
      <w:r w:rsidRPr="0062074F">
        <w:t>contents with the updates highlighted.</w:t>
      </w:r>
    </w:p>
    <w:p w14:paraId="16D8EDB4" w14:textId="65C9BC0D" w:rsidR="00E77605" w:rsidRPr="0062074F" w:rsidRDefault="00E77605">
      <w:pPr>
        <w:pStyle w:val="ListParagraph"/>
        <w:numPr>
          <w:ilvl w:val="0"/>
          <w:numId w:val="31"/>
        </w:numPr>
        <w:spacing w:after="120" w:line="240" w:lineRule="auto"/>
        <w:jc w:val="both"/>
      </w:pPr>
      <w:r w:rsidRPr="0062074F">
        <w:rPr>
          <w:b/>
          <w:bCs/>
        </w:rPr>
        <w:lastRenderedPageBreak/>
        <w:t xml:space="preserve">ECDIS Update Status Report. </w:t>
      </w:r>
      <w:r w:rsidRPr="0062074F">
        <w:t xml:space="preserve">It </w:t>
      </w:r>
      <w:r w:rsidR="001233DF" w:rsidRPr="0062074F">
        <w:t xml:space="preserve">must </w:t>
      </w:r>
      <w:r w:rsidRPr="0062074F">
        <w:t xml:space="preserve">be possible for the user to inspect and demonstrate the up to date status of all datasets held within the ECDIS against a complete list supplied by a service provider. Details of the required update status reports for both electronic chart and nautical publications datasets are given in Appendix </w:t>
      </w:r>
      <w:r w:rsidR="00624B58" w:rsidRPr="0062074F">
        <w:t>C</w:t>
      </w:r>
    </w:p>
    <w:p w14:paraId="2BF0F69F" w14:textId="6E8D1DF2" w:rsidR="00097BCB" w:rsidRPr="0062074F" w:rsidRDefault="005C140F" w:rsidP="00DB7CFE">
      <w:pPr>
        <w:pStyle w:val="Heading2"/>
      </w:pPr>
      <w:bookmarkStart w:id="751" w:name="_Toc187673148"/>
      <w:bookmarkStart w:id="752" w:name="_Toc187673380"/>
      <w:bookmarkStart w:id="753" w:name="_Toc188368737"/>
      <w:bookmarkStart w:id="754" w:name="_Toc188621939"/>
      <w:bookmarkStart w:id="755" w:name="_Toc188950520"/>
      <w:bookmarkStart w:id="756" w:name="_Toc188968439"/>
      <w:bookmarkStart w:id="757" w:name="_Toc188968664"/>
      <w:bookmarkStart w:id="758" w:name="_Toc187673149"/>
      <w:bookmarkStart w:id="759" w:name="_Toc187673381"/>
      <w:bookmarkStart w:id="760" w:name="_Toc188368738"/>
      <w:bookmarkStart w:id="761" w:name="_Toc188621940"/>
      <w:bookmarkStart w:id="762" w:name="_Toc188950521"/>
      <w:bookmarkStart w:id="763" w:name="_Toc188968440"/>
      <w:bookmarkStart w:id="764" w:name="_Toc188968665"/>
      <w:bookmarkStart w:id="765" w:name="_Toc187673150"/>
      <w:bookmarkStart w:id="766" w:name="_Toc187673382"/>
      <w:bookmarkStart w:id="767" w:name="_Toc188368739"/>
      <w:bookmarkStart w:id="768" w:name="_Toc188621941"/>
      <w:bookmarkStart w:id="769" w:name="_Toc188950522"/>
      <w:bookmarkStart w:id="770" w:name="_Toc188968441"/>
      <w:bookmarkStart w:id="771" w:name="_Toc188968666"/>
      <w:bookmarkStart w:id="772" w:name="_Toc187673151"/>
      <w:bookmarkStart w:id="773" w:name="_Toc187673383"/>
      <w:bookmarkStart w:id="774" w:name="_Toc188368740"/>
      <w:bookmarkStart w:id="775" w:name="_Toc188621942"/>
      <w:bookmarkStart w:id="776" w:name="_Toc188950523"/>
      <w:bookmarkStart w:id="777" w:name="_Toc188968442"/>
      <w:bookmarkStart w:id="778" w:name="_Toc188968667"/>
      <w:bookmarkStart w:id="779" w:name="_Toc187673152"/>
      <w:bookmarkStart w:id="780" w:name="_Toc187673384"/>
      <w:bookmarkStart w:id="781" w:name="_Toc188368741"/>
      <w:bookmarkStart w:id="782" w:name="_Toc188621943"/>
      <w:bookmarkStart w:id="783" w:name="_Toc188950524"/>
      <w:bookmarkStart w:id="784" w:name="_Toc188968443"/>
      <w:bookmarkStart w:id="785" w:name="_Toc188968668"/>
      <w:bookmarkStart w:id="786" w:name="_Toc187673153"/>
      <w:bookmarkStart w:id="787" w:name="_Toc187673385"/>
      <w:bookmarkStart w:id="788" w:name="_Toc188368742"/>
      <w:bookmarkStart w:id="789" w:name="_Toc188621944"/>
      <w:bookmarkStart w:id="790" w:name="_Toc188950525"/>
      <w:bookmarkStart w:id="791" w:name="_Toc188968444"/>
      <w:bookmarkStart w:id="792" w:name="_Toc188968669"/>
      <w:bookmarkStart w:id="793" w:name="_Toc187673154"/>
      <w:bookmarkStart w:id="794" w:name="_Toc187673386"/>
      <w:bookmarkStart w:id="795" w:name="_Toc188368743"/>
      <w:bookmarkStart w:id="796" w:name="_Toc188621945"/>
      <w:bookmarkStart w:id="797" w:name="_Toc188950526"/>
      <w:bookmarkStart w:id="798" w:name="_Toc188968445"/>
      <w:bookmarkStart w:id="799" w:name="_Toc188968670"/>
      <w:bookmarkStart w:id="800" w:name="_Toc175130381"/>
      <w:bookmarkStart w:id="801" w:name="_Toc178784562"/>
      <w:bookmarkStart w:id="802" w:name="_Toc226035131"/>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r w:rsidRPr="0062074F">
        <w:t>New editions, re-issues,</w:t>
      </w:r>
      <w:r w:rsidR="00B345CE" w:rsidRPr="0062074F">
        <w:t xml:space="preserve"> cancellations</w:t>
      </w:r>
      <w:r w:rsidRPr="0062074F">
        <w:t xml:space="preserve"> and updates</w:t>
      </w:r>
      <w:r w:rsidR="00DF374C" w:rsidRPr="0062074F">
        <w:t xml:space="preserve"> of datasets</w:t>
      </w:r>
      <w:bookmarkEnd w:id="802"/>
    </w:p>
    <w:p w14:paraId="7C0AB08C" w14:textId="7344B8BC" w:rsidR="008C1E6A" w:rsidRPr="0062074F" w:rsidRDefault="00142C35" w:rsidP="00DC1E55">
      <w:pPr>
        <w:spacing w:after="120" w:line="240" w:lineRule="auto"/>
        <w:jc w:val="both"/>
      </w:pPr>
      <w:r w:rsidRPr="0062074F">
        <w:t xml:space="preserve">The method for detecting whether a dataset is a </w:t>
      </w:r>
      <w:r w:rsidR="00DC1E55" w:rsidRPr="0062074F">
        <w:t>N</w:t>
      </w:r>
      <w:r w:rsidRPr="0062074F">
        <w:t xml:space="preserve">ew </w:t>
      </w:r>
      <w:r w:rsidR="001E1327" w:rsidRPr="0062074F">
        <w:t>dataset/e</w:t>
      </w:r>
      <w:r w:rsidRPr="0062074F">
        <w:t xml:space="preserve">dition, re-issue, cancellation, or update is </w:t>
      </w:r>
      <w:r w:rsidR="008C1E6A" w:rsidRPr="0062074F">
        <w:t xml:space="preserve">contained in the </w:t>
      </w:r>
      <w:r w:rsidR="00DC1E55" w:rsidRPr="0062074F">
        <w:t>E</w:t>
      </w:r>
      <w:r w:rsidR="008C1E6A" w:rsidRPr="0062074F">
        <w:t xml:space="preserve">xchange </w:t>
      </w:r>
      <w:r w:rsidR="00DC1E55" w:rsidRPr="0062074F">
        <w:t xml:space="preserve">Set metadata </w:t>
      </w:r>
      <w:r w:rsidR="008C1E6A" w:rsidRPr="0062074F">
        <w:t>field S100_Purpose</w:t>
      </w:r>
      <w:r w:rsidR="00DC1E55" w:rsidRPr="0062074F">
        <w:t>.</w:t>
      </w:r>
      <w:r w:rsidRPr="0062074F">
        <w:t xml:space="preserve"> </w:t>
      </w:r>
    </w:p>
    <w:p w14:paraId="5FED045A" w14:textId="2E6FF8A9" w:rsidR="00981782" w:rsidRPr="0062074F" w:rsidRDefault="00142C35" w:rsidP="00DC1E55">
      <w:pPr>
        <w:spacing w:after="60" w:line="240" w:lineRule="auto"/>
        <w:jc w:val="both"/>
      </w:pPr>
      <w:r w:rsidRPr="0062074F">
        <w:t xml:space="preserve">The </w:t>
      </w:r>
      <w:r w:rsidR="0043278E" w:rsidRPr="0062074F">
        <w:t>behaviour</w:t>
      </w:r>
      <w:r w:rsidRPr="0062074F">
        <w:t xml:space="preserve"> of each is described below</w:t>
      </w:r>
      <w:r w:rsidR="005C76B7" w:rsidRPr="0062074F">
        <w:t xml:space="preserve">; </w:t>
      </w:r>
      <w:r w:rsidRPr="0062074F">
        <w:t xml:space="preserve">note that </w:t>
      </w:r>
      <w:r w:rsidR="008C1E6A" w:rsidRPr="0062074F">
        <w:t xml:space="preserve">individual </w:t>
      </w:r>
      <w:r w:rsidR="00DC1E55" w:rsidRPr="0062074F">
        <w:t>P</w:t>
      </w:r>
      <w:r w:rsidRPr="0062074F">
        <w:t xml:space="preserve">roduct </w:t>
      </w:r>
      <w:r w:rsidR="00DC1E55" w:rsidRPr="0062074F">
        <w:t>S</w:t>
      </w:r>
      <w:r w:rsidRPr="0062074F">
        <w:t xml:space="preserve">pecifications may </w:t>
      </w:r>
      <w:r w:rsidR="008C1E6A" w:rsidRPr="0062074F">
        <w:t>not implement all types of dataset state</w:t>
      </w:r>
      <w:r w:rsidRPr="0062074F">
        <w:t>.</w:t>
      </w:r>
      <w:r w:rsidR="00F97154" w:rsidRPr="0062074F">
        <w:t xml:space="preserve"> All datasets include an issue date, and optionally an </w:t>
      </w:r>
      <w:r w:rsidR="001E1327" w:rsidRPr="0062074F">
        <w:t>e</w:t>
      </w:r>
      <w:r w:rsidR="00F97154" w:rsidRPr="0062074F">
        <w:t>dition and update number.</w:t>
      </w:r>
    </w:p>
    <w:p w14:paraId="11F3E609" w14:textId="6A14DC0A" w:rsidR="008C1E6A" w:rsidRPr="0062074F" w:rsidRDefault="008C1E6A">
      <w:pPr>
        <w:pStyle w:val="ListParagraph"/>
        <w:numPr>
          <w:ilvl w:val="0"/>
          <w:numId w:val="33"/>
        </w:numPr>
        <w:spacing w:after="60" w:line="240" w:lineRule="auto"/>
        <w:jc w:val="both"/>
      </w:pPr>
      <w:r w:rsidRPr="0062074F">
        <w:t>New dataset – install new dataset and any included updates</w:t>
      </w:r>
      <w:r w:rsidR="00F97154" w:rsidRPr="0062074F">
        <w:t xml:space="preserve"> and record for tracking purposes.</w:t>
      </w:r>
    </w:p>
    <w:p w14:paraId="62B27542" w14:textId="7D2F8298" w:rsidR="00DC1E55" w:rsidRPr="0062074F" w:rsidRDefault="00981782">
      <w:pPr>
        <w:pStyle w:val="ListParagraph"/>
        <w:numPr>
          <w:ilvl w:val="0"/>
          <w:numId w:val="33"/>
        </w:numPr>
        <w:spacing w:after="60" w:line="240" w:lineRule="auto"/>
        <w:jc w:val="both"/>
      </w:pPr>
      <w:r w:rsidRPr="0062074F">
        <w:t xml:space="preserve">New </w:t>
      </w:r>
      <w:r w:rsidR="00DC1E55" w:rsidRPr="0062074F">
        <w:t>E</w:t>
      </w:r>
      <w:r w:rsidRPr="0062074F">
        <w:t xml:space="preserve">dition </w:t>
      </w:r>
      <w:r w:rsidR="00DC1E55" w:rsidRPr="0062074F">
        <w:t>–</w:t>
      </w:r>
      <w:r w:rsidRPr="0062074F">
        <w:t xml:space="preserve"> replace </w:t>
      </w:r>
      <w:r w:rsidR="00F97154" w:rsidRPr="0062074F">
        <w:t xml:space="preserve">numbered </w:t>
      </w:r>
      <w:r w:rsidRPr="0062074F">
        <w:t xml:space="preserve">old </w:t>
      </w:r>
      <w:r w:rsidR="00DC1E55" w:rsidRPr="0062074F">
        <w:t>E</w:t>
      </w:r>
      <w:r w:rsidRPr="0062074F">
        <w:t xml:space="preserve">dition and its updates with the </w:t>
      </w:r>
      <w:r w:rsidR="00DC1E55" w:rsidRPr="0062074F">
        <w:t>N</w:t>
      </w:r>
      <w:r w:rsidRPr="0062074F">
        <w:t xml:space="preserve">ew </w:t>
      </w:r>
      <w:r w:rsidR="00DC1E55" w:rsidRPr="0062074F">
        <w:t>E</w:t>
      </w:r>
      <w:r w:rsidRPr="0062074F">
        <w:t>dition</w:t>
      </w:r>
      <w:r w:rsidR="00C253DE" w:rsidRPr="0062074F">
        <w:t xml:space="preserve"> dataset</w:t>
      </w:r>
      <w:r w:rsidR="003A7A02" w:rsidRPr="001C1CAB">
        <w:rPr>
          <w:strike/>
        </w:rPr>
        <w:t xml:space="preserve"> </w:t>
      </w:r>
    </w:p>
    <w:p w14:paraId="5E550977" w14:textId="624B26F3" w:rsidR="00981782" w:rsidRPr="0062074F" w:rsidRDefault="00981782">
      <w:pPr>
        <w:pStyle w:val="ListParagraph"/>
        <w:numPr>
          <w:ilvl w:val="0"/>
          <w:numId w:val="33"/>
        </w:numPr>
        <w:spacing w:after="60" w:line="240" w:lineRule="auto"/>
        <w:jc w:val="both"/>
      </w:pPr>
      <w:r w:rsidRPr="0062074F">
        <w:t xml:space="preserve">Update </w:t>
      </w:r>
      <w:r w:rsidR="00DC1E55" w:rsidRPr="0062074F">
        <w:t>–</w:t>
      </w:r>
      <w:r w:rsidRPr="0062074F">
        <w:t xml:space="preserve"> apply</w:t>
      </w:r>
      <w:r w:rsidR="00DC1E55" w:rsidRPr="0062074F">
        <w:t xml:space="preserve"> </w:t>
      </w:r>
      <w:r w:rsidRPr="0062074F">
        <w:t xml:space="preserve">the </w:t>
      </w:r>
      <w:r w:rsidR="00F97154" w:rsidRPr="0062074F">
        <w:t xml:space="preserve">numbered </w:t>
      </w:r>
      <w:r w:rsidRPr="0062074F">
        <w:t>update and retain for tracking purposes</w:t>
      </w:r>
      <w:r w:rsidR="00142C35" w:rsidRPr="0062074F">
        <w:t>.</w:t>
      </w:r>
      <w:r w:rsidR="00DF374C" w:rsidRPr="0062074F">
        <w:t xml:space="preserve"> </w:t>
      </w:r>
      <w:r w:rsidR="00DF374C" w:rsidRPr="00F77D2F">
        <w:t xml:space="preserve">See </w:t>
      </w:r>
      <w:r w:rsidR="00DF374C" w:rsidRPr="00F77D2F">
        <w:fldChar w:fldCharType="begin"/>
      </w:r>
      <w:r w:rsidR="00DF374C" w:rsidRPr="00F77D2F">
        <w:instrText xml:space="preserve"> REF _Ref49451692 \r \h </w:instrText>
      </w:r>
      <w:r w:rsidR="00DC1E55" w:rsidRPr="00F77D2F">
        <w:instrText xml:space="preserve"> \* MERGEFORMAT </w:instrText>
      </w:r>
      <w:r w:rsidR="00DF374C" w:rsidRPr="00F77D2F">
        <w:fldChar w:fldCharType="separate"/>
      </w:r>
      <w:r w:rsidR="00F77D2F">
        <w:t>19.4</w:t>
      </w:r>
      <w:r w:rsidR="00DF374C" w:rsidRPr="00F77D2F">
        <w:fldChar w:fldCharType="end"/>
      </w:r>
      <w:r w:rsidR="00DF374C" w:rsidRPr="0062074F">
        <w:t>.</w:t>
      </w:r>
      <w:r w:rsidR="00F90EF4" w:rsidRPr="0062074F">
        <w:t xml:space="preserve"> Where updates </w:t>
      </w:r>
      <w:r w:rsidR="00DC1E55" w:rsidRPr="0062074F">
        <w:t>cannot</w:t>
      </w:r>
      <w:r w:rsidR="00F90EF4" w:rsidRPr="0062074F">
        <w:t xml:space="preserve"> be applied a permanent indication “Chart information not up to date” </w:t>
      </w:r>
      <w:r w:rsidR="00B15F52" w:rsidRPr="0062074F">
        <w:t xml:space="preserve">must </w:t>
      </w:r>
      <w:r w:rsidR="00F90EF4" w:rsidRPr="0062074F">
        <w:t>be available in the chart display area when such a chart is in use (either displayed on chart area or used as largest scale available for chart related alerts and indications)</w:t>
      </w:r>
      <w:r w:rsidR="002B544A" w:rsidRPr="0062074F">
        <w:t xml:space="preserve">. This is also </w:t>
      </w:r>
      <w:r w:rsidR="00E03B21" w:rsidRPr="0062074F">
        <w:t xml:space="preserve">referenced </w:t>
      </w:r>
      <w:r w:rsidR="002B544A" w:rsidRPr="0062074F">
        <w:t xml:space="preserve">by the ECDIS Update Status Report, Appendix </w:t>
      </w:r>
      <w:r w:rsidR="00A310A1" w:rsidRPr="0062074F">
        <w:t>C</w:t>
      </w:r>
      <w:r w:rsidR="00F90EF4" w:rsidRPr="0062074F">
        <w:t>.</w:t>
      </w:r>
      <w:r w:rsidR="002B544A" w:rsidRPr="0062074F">
        <w:t xml:space="preserve"> </w:t>
      </w:r>
    </w:p>
    <w:p w14:paraId="5BA5F198" w14:textId="214BA227" w:rsidR="00981782" w:rsidRPr="0062074F" w:rsidRDefault="00981782">
      <w:pPr>
        <w:pStyle w:val="ListParagraph"/>
        <w:numPr>
          <w:ilvl w:val="0"/>
          <w:numId w:val="33"/>
        </w:numPr>
        <w:spacing w:after="60" w:line="240" w:lineRule="auto"/>
        <w:jc w:val="both"/>
      </w:pPr>
      <w:r w:rsidRPr="0062074F">
        <w:t>Re-issue - replace the original datasets and its updates up to the date of the issue with the reissued dataset</w:t>
      </w:r>
      <w:r w:rsidR="00142C35" w:rsidRPr="0062074F">
        <w:t>.</w:t>
      </w:r>
      <w:r w:rsidR="00326324" w:rsidRPr="0062074F">
        <w:t xml:space="preserve"> Retention of the old issue should be as specified in the </w:t>
      </w:r>
      <w:r w:rsidR="00DC1E55" w:rsidRPr="0062074F">
        <w:t>P</w:t>
      </w:r>
      <w:r w:rsidR="00326324" w:rsidRPr="0062074F">
        <w:t xml:space="preserve">roduct </w:t>
      </w:r>
      <w:r w:rsidR="00DC1E55" w:rsidRPr="0062074F">
        <w:t>S</w:t>
      </w:r>
      <w:r w:rsidR="00326324" w:rsidRPr="0062074F">
        <w:t>pecification.</w:t>
      </w:r>
      <w:r w:rsidR="00F97154" w:rsidRPr="0062074F">
        <w:t xml:space="preserve"> After a re-issue, subsequent updates may be incorporated from this reissue or from the original data kept continuously updated.</w:t>
      </w:r>
    </w:p>
    <w:p w14:paraId="6DB7F566" w14:textId="40A19F98" w:rsidR="00981782" w:rsidRPr="0062074F" w:rsidRDefault="00981782">
      <w:pPr>
        <w:pStyle w:val="ListParagraph"/>
        <w:numPr>
          <w:ilvl w:val="0"/>
          <w:numId w:val="33"/>
        </w:numPr>
        <w:spacing w:after="60" w:line="240" w:lineRule="auto"/>
        <w:jc w:val="both"/>
      </w:pPr>
      <w:r w:rsidRPr="0062074F">
        <w:t xml:space="preserve">Cancellation </w:t>
      </w:r>
      <w:r w:rsidR="00DC1E55" w:rsidRPr="0062074F">
        <w:t>–</w:t>
      </w:r>
      <w:r w:rsidRPr="0062074F">
        <w:t xml:space="preserve"> </w:t>
      </w:r>
      <w:r w:rsidR="00C50817" w:rsidRPr="0062074F">
        <w:t xml:space="preserve">cancellations are achieved either by the application of a cancellation update, or by the use of a fileless cancellation mechanism. The ECDIS must </w:t>
      </w:r>
      <w:r w:rsidRPr="0062074F">
        <w:t>delete</w:t>
      </w:r>
      <w:r w:rsidR="00DC1E55" w:rsidRPr="0062074F">
        <w:t xml:space="preserve"> </w:t>
      </w:r>
      <w:r w:rsidRPr="0062074F">
        <w:t xml:space="preserve">the cancelled dataset and </w:t>
      </w:r>
      <w:r w:rsidR="00C50817" w:rsidRPr="0062074F">
        <w:t xml:space="preserve">any </w:t>
      </w:r>
      <w:r w:rsidRPr="0062074F">
        <w:t>updates</w:t>
      </w:r>
      <w:r w:rsidR="00E03B21" w:rsidRPr="0062074F">
        <w:t xml:space="preserve"> as </w:t>
      </w:r>
      <w:r w:rsidR="00C253DE" w:rsidRPr="0062074F">
        <w:t xml:space="preserve">specified </w:t>
      </w:r>
      <w:r w:rsidR="00C50817" w:rsidRPr="0062074F">
        <w:t xml:space="preserve">in </w:t>
      </w:r>
      <w:r w:rsidR="00E03B21" w:rsidRPr="0062074F">
        <w:t>S-100 17-4.4.1</w:t>
      </w:r>
      <w:r w:rsidR="005819F9" w:rsidRPr="0062074F">
        <w:t xml:space="preserve"> (</w:t>
      </w:r>
      <w:r w:rsidR="00C50817" w:rsidRPr="0062074F">
        <w:t xml:space="preserve">fileless cancellations </w:t>
      </w:r>
      <w:r w:rsidR="005819F9" w:rsidRPr="0062074F">
        <w:t>us</w:t>
      </w:r>
      <w:r w:rsidR="00C50817" w:rsidRPr="0062074F">
        <w:t>e</w:t>
      </w:r>
      <w:r w:rsidR="005819F9" w:rsidRPr="0062074F">
        <w:t xml:space="preserve"> the procedure specified in Appendix </w:t>
      </w:r>
      <w:r w:rsidR="007778D7" w:rsidRPr="0062074F">
        <w:t>B)</w:t>
      </w:r>
      <w:r w:rsidR="00142C35" w:rsidRPr="0062074F">
        <w:t>.</w:t>
      </w:r>
      <w:r w:rsidR="00C253DE" w:rsidRPr="0062074F">
        <w:t xml:space="preserve"> </w:t>
      </w:r>
      <w:r w:rsidR="00B6136D" w:rsidRPr="0062074F">
        <w:t xml:space="preserve">The system </w:t>
      </w:r>
      <w:r w:rsidR="00B15F52" w:rsidRPr="0062074F">
        <w:t xml:space="preserve">must </w:t>
      </w:r>
      <w:r w:rsidR="00C50817" w:rsidRPr="0062074F">
        <w:t xml:space="preserve">also </w:t>
      </w:r>
      <w:r w:rsidR="00B6136D" w:rsidRPr="0062074F">
        <w:t xml:space="preserve">report any </w:t>
      </w:r>
      <w:r w:rsidR="00001E36" w:rsidRPr="0062074F">
        <w:t>dataset</w:t>
      </w:r>
      <w:r w:rsidR="00B6136D" w:rsidRPr="0062074F">
        <w:t xml:space="preserve">(s) that have been </w:t>
      </w:r>
      <w:r w:rsidR="00CA0646" w:rsidRPr="0062074F">
        <w:t>i</w:t>
      </w:r>
      <w:r w:rsidR="00B6136D" w:rsidRPr="0062074F">
        <w:t xml:space="preserve">dentified as cancelled at load time. A message </w:t>
      </w:r>
      <w:r w:rsidR="00B15F52" w:rsidRPr="0062074F">
        <w:t xml:space="preserve">must </w:t>
      </w:r>
      <w:r w:rsidR="00B6136D" w:rsidRPr="0062074F">
        <w:t xml:space="preserve">be displayed informing the user of the </w:t>
      </w:r>
      <w:r w:rsidR="00001E36" w:rsidRPr="0062074F">
        <w:t>dataset</w:t>
      </w:r>
      <w:r w:rsidR="00B6136D" w:rsidRPr="0062074F">
        <w:t xml:space="preserve"> name. Depending on the method adopted by the OEM for managing cancelled </w:t>
      </w:r>
      <w:r w:rsidR="00001E36" w:rsidRPr="0062074F">
        <w:t>dataset</w:t>
      </w:r>
      <w:r w:rsidR="00B6136D" w:rsidRPr="0062074F">
        <w:t xml:space="preserve">s one of the following conditions must be observed: (1). The cancelled </w:t>
      </w:r>
      <w:r w:rsidR="00001E36" w:rsidRPr="0062074F">
        <w:t>dataset</w:t>
      </w:r>
      <w:r w:rsidR="00B6136D" w:rsidRPr="0062074F">
        <w:t xml:space="preserve"> cannot be viewed in the ECDIS</w:t>
      </w:r>
      <w:r w:rsidR="00A01D79" w:rsidRPr="0062074F">
        <w:t>;</w:t>
      </w:r>
      <w:r w:rsidR="00B6136D" w:rsidRPr="0062074F">
        <w:t xml:space="preserve"> (2). The cancelled </w:t>
      </w:r>
      <w:r w:rsidR="00001E36" w:rsidRPr="0062074F">
        <w:t>dataset</w:t>
      </w:r>
      <w:r w:rsidR="00B6136D" w:rsidRPr="0062074F">
        <w:t xml:space="preserve"> can be viewed in the ECDIS with the warning message specified “</w:t>
      </w:r>
      <w:r w:rsidR="00001E36" w:rsidRPr="0062074F">
        <w:t>Dataset</w:t>
      </w:r>
      <w:r w:rsidR="00B6136D" w:rsidRPr="0062074F">
        <w:t xml:space="preserve"> &lt;name&gt; has been cancelled and may not be up to date. Under no circumstances should it be used for primary navigation”.</w:t>
      </w:r>
    </w:p>
    <w:p w14:paraId="7D15F186" w14:textId="77777777" w:rsidR="004C0487" w:rsidRPr="0062074F" w:rsidRDefault="004C0487" w:rsidP="00B812CA">
      <w:pPr>
        <w:spacing w:after="60" w:line="240" w:lineRule="auto"/>
        <w:jc w:val="both"/>
      </w:pPr>
    </w:p>
    <w:p w14:paraId="2E1E9F74" w14:textId="29796C9D" w:rsidR="00B073EA" w:rsidRPr="0062074F" w:rsidRDefault="00732F08" w:rsidP="00BE68E8">
      <w:pPr>
        <w:pStyle w:val="Heading1"/>
      </w:pPr>
      <w:bookmarkStart w:id="803" w:name="_Toc194061829"/>
      <w:bookmarkStart w:id="804" w:name="_Toc194067217"/>
      <w:bookmarkStart w:id="805" w:name="_Ref167112888"/>
      <w:bookmarkStart w:id="806" w:name="_Toc226035132"/>
      <w:bookmarkEnd w:id="803"/>
      <w:bookmarkEnd w:id="804"/>
      <w:r w:rsidRPr="0062074F">
        <w:t xml:space="preserve">Dataset </w:t>
      </w:r>
      <w:r w:rsidR="00B073EA" w:rsidRPr="0062074F">
        <w:t xml:space="preserve">Support </w:t>
      </w:r>
      <w:r w:rsidR="001309C7" w:rsidRPr="0062074F">
        <w:t>F</w:t>
      </w:r>
      <w:r w:rsidR="00B073EA" w:rsidRPr="0062074F">
        <w:t>ile</w:t>
      </w:r>
      <w:r w:rsidR="00453DD3" w:rsidRPr="0062074F">
        <w:t>s</w:t>
      </w:r>
      <w:bookmarkEnd w:id="805"/>
      <w:bookmarkEnd w:id="806"/>
    </w:p>
    <w:p w14:paraId="7EC7C317" w14:textId="77777777" w:rsidR="00453DD3" w:rsidRPr="0062074F" w:rsidRDefault="00453DD3" w:rsidP="00453DD3">
      <w:pPr>
        <w:jc w:val="both"/>
      </w:pPr>
      <w:r w:rsidRPr="0062074F">
        <w:t xml:space="preserve">Exchange sets delivered to ECDIS only contain S-100 datasets, any required dataset support files, S-100 catalogues (feature and portrayal catalogues) and language packs, referred to as “system support files”. </w:t>
      </w:r>
    </w:p>
    <w:p w14:paraId="4B0DBCA2" w14:textId="4727DF51" w:rsidR="00453DD3" w:rsidRPr="0062074F" w:rsidRDefault="00453DD3" w:rsidP="002D7DEE">
      <w:pPr>
        <w:jc w:val="both"/>
      </w:pPr>
      <w:r w:rsidRPr="0062074F">
        <w:t xml:space="preserve">The ECDIS must support the import of exchange set contents into the System database. There is no requirement to import or update any other </w:t>
      </w:r>
      <w:r w:rsidR="003D3E9C" w:rsidRPr="0062074F">
        <w:t>content</w:t>
      </w:r>
      <w:r w:rsidRPr="0062074F">
        <w:t xml:space="preserve"> from an exchange set. This includes any of </w:t>
      </w:r>
      <w:r w:rsidR="003D3E9C" w:rsidRPr="0062074F">
        <w:t xml:space="preserve">S-100’s </w:t>
      </w:r>
      <w:r w:rsidRPr="0062074F">
        <w:t>component schemas and system support files</w:t>
      </w:r>
      <w:r w:rsidR="003D3E9C" w:rsidRPr="0062074F">
        <w:t xml:space="preserve"> associated with those schemas</w:t>
      </w:r>
      <w:r w:rsidRPr="0062074F">
        <w:t>.</w:t>
      </w:r>
    </w:p>
    <w:p w14:paraId="16DF4EBB" w14:textId="7003CE43" w:rsidR="00453DD3" w:rsidRPr="0062074F" w:rsidRDefault="00453DD3" w:rsidP="002D7DEE">
      <w:pPr>
        <w:jc w:val="both"/>
      </w:pPr>
      <w:r w:rsidRPr="0062074F">
        <w:t xml:space="preserve">As defined in S-100 Part 17, each dataset support file references one or more datasets which contain a reference to it. Language packs (S-100 Part 18) reference the feature catalogue they refer to. </w:t>
      </w:r>
    </w:p>
    <w:p w14:paraId="5AE3757F" w14:textId="5FAEF878" w:rsidR="00453DD3" w:rsidRPr="0062074F" w:rsidRDefault="00453DD3" w:rsidP="002D7DEE">
      <w:pPr>
        <w:pStyle w:val="Heading2"/>
      </w:pPr>
      <w:bookmarkStart w:id="807" w:name="_Ref188950832"/>
      <w:bookmarkStart w:id="808" w:name="_Toc226035133"/>
      <w:r w:rsidRPr="0062074F">
        <w:t>Exchange set delivery</w:t>
      </w:r>
      <w:bookmarkEnd w:id="807"/>
      <w:bookmarkEnd w:id="808"/>
    </w:p>
    <w:p w14:paraId="300F0C50" w14:textId="57605890" w:rsidR="00453DD3" w:rsidRPr="0062074F" w:rsidRDefault="00453DD3" w:rsidP="002D7DEE">
      <w:pPr>
        <w:spacing w:after="120" w:line="240" w:lineRule="auto"/>
        <w:contextualSpacing/>
        <w:jc w:val="both"/>
      </w:pPr>
      <w:r w:rsidRPr="0062074F">
        <w:t xml:space="preserve">Exchange sets which contain base datasets will also contain all </w:t>
      </w:r>
      <w:r w:rsidR="00106E90" w:rsidRPr="0062074F">
        <w:t xml:space="preserve">relevant </w:t>
      </w:r>
      <w:r w:rsidRPr="0062074F">
        <w:t xml:space="preserve">dataset support. Exchange sets containing updates will deliver any dataset support files which are required by those updates. This may not be necessarily all the dataset support files associated with the </w:t>
      </w:r>
      <w:r w:rsidR="00360B24" w:rsidRPr="0062074F">
        <w:t xml:space="preserve">base </w:t>
      </w:r>
      <w:r w:rsidRPr="0062074F">
        <w:t>dataset.</w:t>
      </w:r>
    </w:p>
    <w:p w14:paraId="49E52DB9" w14:textId="77777777" w:rsidR="00453DD3" w:rsidRPr="0062074F" w:rsidRDefault="00453DD3" w:rsidP="002D7DEE"/>
    <w:p w14:paraId="3AD652DC" w14:textId="77777777" w:rsidR="00453DD3" w:rsidRPr="0062074F" w:rsidRDefault="00453DD3" w:rsidP="002D7DEE">
      <w:pPr>
        <w:pStyle w:val="Heading2"/>
      </w:pPr>
      <w:bookmarkStart w:id="809" w:name="_Toc226035134"/>
      <w:r w:rsidRPr="0062074F">
        <w:lastRenderedPageBreak/>
        <w:t>Management of automatic updates to Dataset Support files</w:t>
      </w:r>
      <w:bookmarkEnd w:id="809"/>
    </w:p>
    <w:p w14:paraId="4B35A43A" w14:textId="263260E9" w:rsidR="00453DD3" w:rsidRDefault="00453DD3" w:rsidP="00D87FDE">
      <w:pPr>
        <w:jc w:val="both"/>
      </w:pPr>
      <w:r w:rsidRPr="0062074F">
        <w:t>Dataset names in S-100 are unique (S-100 Part 1</w:t>
      </w:r>
      <w:r w:rsidR="00D87FDE" w:rsidRPr="0062074F">
        <w:t>7</w:t>
      </w:r>
      <w:r w:rsidR="00653128" w:rsidRPr="0062074F">
        <w:t>).</w:t>
      </w:r>
      <w:r w:rsidRPr="0062074F">
        <w:t xml:space="preserve"> Dataset support files are referenced to one or more datasets in the exchange catalogue metadata. This allows dataset support files to be shared between multiple datasets.</w:t>
      </w:r>
    </w:p>
    <w:p w14:paraId="63EA2AE5" w14:textId="73940098" w:rsidR="00453DD3" w:rsidRPr="0062074F" w:rsidRDefault="00500BB0" w:rsidP="00D87FDE">
      <w:pPr>
        <w:jc w:val="both"/>
      </w:pPr>
      <w:r w:rsidRPr="0062074F">
        <w:t>The ECDIS must support the</w:t>
      </w:r>
      <w:r>
        <w:t xml:space="preserve"> management of dataset support files. </w:t>
      </w:r>
      <w:r w:rsidR="00453DD3" w:rsidRPr="0062074F">
        <w:t xml:space="preserve">As with datasets, dataset support files are managed </w:t>
      </w:r>
      <w:r>
        <w:t>using</w:t>
      </w:r>
      <w:r w:rsidRPr="0062074F">
        <w:t xml:space="preserve"> </w:t>
      </w:r>
      <w:r w:rsidR="00453DD3" w:rsidRPr="0062074F">
        <w:t xml:space="preserve">the Exchange Set metadata field S100_SupportFileRevisionStatus. </w:t>
      </w:r>
      <w:r w:rsidR="001E1327" w:rsidRPr="0062074F">
        <w:t xml:space="preserve">This field defines whether a dataset support file included in an exchange set is new, a replacement or should be deleted. </w:t>
      </w:r>
      <w:r w:rsidR="00453DD3" w:rsidRPr="0062074F">
        <w:t>The behaviour of each</w:t>
      </w:r>
      <w:r w:rsidR="001E1327" w:rsidRPr="0062074F">
        <w:t xml:space="preserve"> value of </w:t>
      </w:r>
      <w:r w:rsidR="00453DD3" w:rsidRPr="0062074F">
        <w:t xml:space="preserve"> </w:t>
      </w:r>
      <w:r w:rsidR="001E1327" w:rsidRPr="0062074F">
        <w:t xml:space="preserve"> S100_SupportFileRevisionStatus </w:t>
      </w:r>
      <w:r w:rsidR="00453DD3" w:rsidRPr="0062074F">
        <w:t>is described below:</w:t>
      </w:r>
    </w:p>
    <w:p w14:paraId="297C8DA0" w14:textId="75BC80E4" w:rsidR="00453DD3" w:rsidRPr="0062074F" w:rsidRDefault="006E5EB0">
      <w:pPr>
        <w:pStyle w:val="ListParagraph"/>
        <w:numPr>
          <w:ilvl w:val="0"/>
          <w:numId w:val="68"/>
        </w:numPr>
        <w:spacing w:after="120" w:line="240" w:lineRule="auto"/>
        <w:jc w:val="both"/>
      </w:pPr>
      <w:r w:rsidRPr="0062074F">
        <w:rPr>
          <w:i/>
          <w:iCs/>
        </w:rPr>
        <w:t>n</w:t>
      </w:r>
      <w:r w:rsidR="00453DD3" w:rsidRPr="0062074F">
        <w:rPr>
          <w:i/>
          <w:iCs/>
        </w:rPr>
        <w:t>ew</w:t>
      </w:r>
      <w:r w:rsidRPr="0062074F">
        <w:t xml:space="preserve"> – A new dataset support file to be installed on the system</w:t>
      </w:r>
    </w:p>
    <w:p w14:paraId="2A520553" w14:textId="5BA99826" w:rsidR="00453DD3" w:rsidRPr="0062074F" w:rsidRDefault="006E5EB0">
      <w:pPr>
        <w:pStyle w:val="ListParagraph"/>
        <w:numPr>
          <w:ilvl w:val="0"/>
          <w:numId w:val="68"/>
        </w:numPr>
        <w:spacing w:after="120" w:line="240" w:lineRule="auto"/>
        <w:jc w:val="both"/>
      </w:pPr>
      <w:r w:rsidRPr="0062074F">
        <w:rPr>
          <w:i/>
          <w:iCs/>
        </w:rPr>
        <w:t>r</w:t>
      </w:r>
      <w:r w:rsidR="00453DD3" w:rsidRPr="0062074F">
        <w:rPr>
          <w:i/>
          <w:iCs/>
        </w:rPr>
        <w:t>eplacement</w:t>
      </w:r>
      <w:r w:rsidRPr="0062074F">
        <w:t xml:space="preserve"> – a replacement for an existing dataset support file with the same name.</w:t>
      </w:r>
    </w:p>
    <w:p w14:paraId="27A2FE98" w14:textId="78222944" w:rsidR="00453DD3" w:rsidRPr="0062074F" w:rsidRDefault="006E5EB0">
      <w:pPr>
        <w:pStyle w:val="ListParagraph"/>
        <w:numPr>
          <w:ilvl w:val="0"/>
          <w:numId w:val="68"/>
        </w:numPr>
        <w:spacing w:after="120" w:line="240" w:lineRule="auto"/>
        <w:jc w:val="both"/>
      </w:pPr>
      <w:r w:rsidRPr="0062074F">
        <w:rPr>
          <w:i/>
          <w:iCs/>
        </w:rPr>
        <w:t>d</w:t>
      </w:r>
      <w:r w:rsidR="00453DD3" w:rsidRPr="0062074F">
        <w:rPr>
          <w:i/>
          <w:iCs/>
        </w:rPr>
        <w:t>eletion</w:t>
      </w:r>
      <w:r w:rsidRPr="0062074F">
        <w:t xml:space="preserve"> – deletion of the dataset support file with the given name</w:t>
      </w:r>
      <w:r w:rsidR="008A7FAE" w:rsidRPr="0062074F">
        <w:t xml:space="preserve"> (subject to the guidance in this </w:t>
      </w:r>
      <w:r w:rsidR="00E934DF">
        <w:t>clause</w:t>
      </w:r>
      <w:r w:rsidR="008A7FAE" w:rsidRPr="0062074F">
        <w:t>)</w:t>
      </w:r>
    </w:p>
    <w:p w14:paraId="330DE4F6" w14:textId="46FB6194" w:rsidR="00453DD3" w:rsidRPr="0062074F" w:rsidRDefault="00453DD3" w:rsidP="00453DD3">
      <w:pPr>
        <w:spacing w:after="120" w:line="240" w:lineRule="auto"/>
        <w:jc w:val="both"/>
      </w:pPr>
      <w:r w:rsidRPr="0062074F">
        <w:t xml:space="preserve">When a feature pointing to a text, picture or application file is deleted or updated so that it no longer references the dataset support file, the ECDIS </w:t>
      </w:r>
      <w:r w:rsidR="00264905" w:rsidRPr="0062074F">
        <w:t xml:space="preserve">must </w:t>
      </w:r>
      <w:r w:rsidRPr="0062074F">
        <w:t xml:space="preserve">check to see whether any other feature references the same dataset support file, before that dataset support file is deleted. </w:t>
      </w:r>
    </w:p>
    <w:p w14:paraId="37157FBE" w14:textId="34DB498D" w:rsidR="00453DD3" w:rsidRPr="0062074F" w:rsidRDefault="00453DD3" w:rsidP="00453DD3">
      <w:pPr>
        <w:spacing w:after="120" w:line="240" w:lineRule="auto"/>
        <w:jc w:val="both"/>
      </w:pPr>
      <w:r w:rsidRPr="0062074F">
        <w:t xml:space="preserve">Similarly, when a dataset support file is marked for deletion by a CATALOG.XML entry then the ECDIS </w:t>
      </w:r>
      <w:r w:rsidR="00264905" w:rsidRPr="0062074F">
        <w:t xml:space="preserve">must </w:t>
      </w:r>
      <w:r w:rsidRPr="0062074F">
        <w:t>check that the support file is not used by any other datasets prior to deletion</w:t>
      </w:r>
      <w:r w:rsidR="00FF3E5B" w:rsidRPr="0062074F">
        <w:t>.</w:t>
      </w:r>
    </w:p>
    <w:p w14:paraId="204E2C79" w14:textId="77777777" w:rsidR="00453DD3" w:rsidRPr="0062074F" w:rsidRDefault="00453DD3" w:rsidP="002D7DEE">
      <w:pPr>
        <w:spacing w:after="120" w:line="240" w:lineRule="auto"/>
        <w:contextualSpacing/>
        <w:jc w:val="both"/>
      </w:pPr>
    </w:p>
    <w:p w14:paraId="7C871C56" w14:textId="7DCB1ECB" w:rsidR="00453DD3" w:rsidRPr="0062074F" w:rsidRDefault="00453DD3" w:rsidP="002D7DEE">
      <w:pPr>
        <w:pStyle w:val="Heading2"/>
      </w:pPr>
      <w:bookmarkStart w:id="810" w:name="_Toc226035135"/>
      <w:r w:rsidRPr="0062074F">
        <w:t>Dataset Support File formats.</w:t>
      </w:r>
      <w:bookmarkEnd w:id="810"/>
    </w:p>
    <w:p w14:paraId="13D8317E" w14:textId="79738C53" w:rsidR="00E52CD2" w:rsidRPr="0062074F" w:rsidRDefault="0087682E" w:rsidP="00E52CD2">
      <w:r w:rsidRPr="0062074F">
        <w:t>From all possible support file formats, ECDIS must at least be able to display the following (</w:t>
      </w:r>
      <w:r w:rsidR="00453DD3" w:rsidRPr="0062074F">
        <w:t>taken from t</w:t>
      </w:r>
      <w:r w:rsidR="00E52CD2" w:rsidRPr="0062074F">
        <w:t xml:space="preserve">he </w:t>
      </w:r>
      <w:r w:rsidR="00453DD3" w:rsidRPr="0062074F">
        <w:t xml:space="preserve">list of </w:t>
      </w:r>
      <w:r w:rsidR="00E52CD2" w:rsidRPr="0062074F">
        <w:t>support file formats in S-100 Part 17</w:t>
      </w:r>
      <w:r w:rsidR="001309C7" w:rsidRPr="0062074F">
        <w:t xml:space="preserve"> S100_SupportFileFormat enumeration</w:t>
      </w:r>
      <w:r w:rsidRPr="0062074F">
        <w:t>)</w:t>
      </w:r>
    </w:p>
    <w:p w14:paraId="5EFA495C" w14:textId="0B66BC01" w:rsidR="00DF7708" w:rsidRPr="0062074F" w:rsidRDefault="00E52CD2">
      <w:pPr>
        <w:pStyle w:val="ListParagraph"/>
        <w:numPr>
          <w:ilvl w:val="0"/>
          <w:numId w:val="61"/>
        </w:numPr>
      </w:pPr>
      <w:r w:rsidRPr="0062074F">
        <w:t>Plain tex</w:t>
      </w:r>
      <w:r w:rsidR="00F91C71" w:rsidRPr="0062074F">
        <w:t>t</w:t>
      </w:r>
    </w:p>
    <w:p w14:paraId="06CF075E" w14:textId="1E98DF15" w:rsidR="00DF7708" w:rsidRPr="0062074F" w:rsidRDefault="00DF7708">
      <w:pPr>
        <w:pStyle w:val="ListParagraph"/>
        <w:numPr>
          <w:ilvl w:val="0"/>
          <w:numId w:val="61"/>
        </w:numPr>
      </w:pPr>
      <w:r w:rsidRPr="0062074F">
        <w:t>JPEG 2000</w:t>
      </w:r>
    </w:p>
    <w:p w14:paraId="5A54DEA5" w14:textId="7F4730B3" w:rsidR="00DF7708" w:rsidRPr="0062074F" w:rsidRDefault="00DF7708">
      <w:pPr>
        <w:pStyle w:val="ListParagraph"/>
        <w:numPr>
          <w:ilvl w:val="0"/>
          <w:numId w:val="61"/>
        </w:numPr>
      </w:pPr>
      <w:r w:rsidRPr="0062074F">
        <w:t>TIFF</w:t>
      </w:r>
      <w:r w:rsidR="00F91C71" w:rsidRPr="0062074F">
        <w:t xml:space="preserve"> 6.0</w:t>
      </w:r>
    </w:p>
    <w:p w14:paraId="3C299EC9" w14:textId="60DB3593" w:rsidR="001309C7" w:rsidRPr="0062074F" w:rsidRDefault="001309C7" w:rsidP="00E52CD2">
      <w:r w:rsidRPr="0062074F">
        <w:t>All</w:t>
      </w:r>
      <w:r w:rsidR="00453DD3" w:rsidRPr="0062074F">
        <w:t xml:space="preserve"> dataset</w:t>
      </w:r>
      <w:r w:rsidRPr="0062074F">
        <w:t xml:space="preserve"> support files except the graphic formats use UTF-8 encoding.</w:t>
      </w:r>
    </w:p>
    <w:p w14:paraId="01A45E76" w14:textId="2049B589" w:rsidR="00624B58" w:rsidRPr="0062074F" w:rsidRDefault="00453DD3" w:rsidP="00624B58">
      <w:pPr>
        <w:spacing w:after="120" w:line="240" w:lineRule="auto"/>
        <w:jc w:val="both"/>
      </w:pPr>
      <w:r w:rsidRPr="0062074F">
        <w:t>System support files (feature and portrayal catalogues, and language packs) are in XML forma</w:t>
      </w:r>
      <w:r w:rsidR="00624B58" w:rsidRPr="0062074F">
        <w:t>t</w:t>
      </w:r>
      <w:r w:rsidR="00136717" w:rsidRPr="0062074F">
        <w:t>.</w:t>
      </w:r>
    </w:p>
    <w:p w14:paraId="1E1761DB" w14:textId="77777777" w:rsidR="00624B58" w:rsidRPr="0062074F" w:rsidRDefault="00624B58" w:rsidP="00624B58">
      <w:pPr>
        <w:spacing w:after="120" w:line="240" w:lineRule="auto"/>
        <w:jc w:val="both"/>
      </w:pPr>
    </w:p>
    <w:p w14:paraId="1CE01A4D" w14:textId="77777777" w:rsidR="00624B58" w:rsidRPr="0062074F" w:rsidRDefault="00624B58" w:rsidP="00624B58">
      <w:pPr>
        <w:spacing w:after="120" w:line="240" w:lineRule="auto"/>
        <w:jc w:val="both"/>
      </w:pPr>
    </w:p>
    <w:p w14:paraId="249EA555" w14:textId="77777777" w:rsidR="00624B58" w:rsidRPr="0062074F" w:rsidRDefault="00624B58" w:rsidP="00624B58">
      <w:pPr>
        <w:spacing w:after="120" w:line="240" w:lineRule="auto"/>
        <w:jc w:val="both"/>
      </w:pPr>
    </w:p>
    <w:p w14:paraId="07001F9F" w14:textId="42632C81" w:rsidR="00A01D79" w:rsidRPr="0062074F" w:rsidRDefault="00A01D79">
      <w:r w:rsidRPr="0062074F">
        <w:br w:type="page"/>
      </w:r>
    </w:p>
    <w:p w14:paraId="2722590B" w14:textId="77777777" w:rsidR="00A01D79" w:rsidRPr="0062074F" w:rsidRDefault="00A01D79" w:rsidP="00A01D79">
      <w:pPr>
        <w:spacing w:after="120" w:line="240" w:lineRule="auto"/>
        <w:rPr>
          <w:b/>
          <w:sz w:val="28"/>
          <w:lang w:eastAsia="en-GB"/>
        </w:rPr>
      </w:pPr>
    </w:p>
    <w:p w14:paraId="6BBEB643" w14:textId="77777777" w:rsidR="00A01D79" w:rsidRPr="0062074F" w:rsidRDefault="00A01D79" w:rsidP="00A01D79">
      <w:pPr>
        <w:spacing w:after="120" w:line="240" w:lineRule="auto"/>
        <w:rPr>
          <w:b/>
          <w:sz w:val="28"/>
          <w:lang w:eastAsia="en-GB"/>
        </w:rPr>
      </w:pPr>
    </w:p>
    <w:p w14:paraId="0E631C2F" w14:textId="77777777" w:rsidR="00A01D79" w:rsidRPr="0062074F" w:rsidRDefault="00A01D79" w:rsidP="00A01D79">
      <w:pPr>
        <w:spacing w:after="120" w:line="240" w:lineRule="auto"/>
        <w:rPr>
          <w:b/>
          <w:sz w:val="28"/>
          <w:lang w:eastAsia="en-GB"/>
        </w:rPr>
      </w:pPr>
    </w:p>
    <w:p w14:paraId="0B3CE3A9" w14:textId="77777777" w:rsidR="00A01D79" w:rsidRPr="0062074F" w:rsidRDefault="00A01D79" w:rsidP="00A01D79">
      <w:pPr>
        <w:spacing w:after="120" w:line="240" w:lineRule="auto"/>
        <w:jc w:val="center"/>
        <w:rPr>
          <w:b/>
          <w:sz w:val="28"/>
          <w:lang w:eastAsia="en-GB"/>
        </w:rPr>
      </w:pPr>
    </w:p>
    <w:p w14:paraId="39F680CB" w14:textId="77777777" w:rsidR="00A01D79" w:rsidRPr="0062074F" w:rsidRDefault="00A01D79" w:rsidP="00A01D79">
      <w:pPr>
        <w:spacing w:after="120" w:line="240" w:lineRule="auto"/>
        <w:jc w:val="center"/>
        <w:rPr>
          <w:b/>
          <w:sz w:val="28"/>
          <w:lang w:eastAsia="en-GB"/>
        </w:rPr>
      </w:pPr>
    </w:p>
    <w:p w14:paraId="40B7C0A4" w14:textId="77777777" w:rsidR="00A01D79" w:rsidRPr="0062074F" w:rsidRDefault="00A01D79" w:rsidP="00A01D79">
      <w:pPr>
        <w:spacing w:after="120" w:line="240" w:lineRule="auto"/>
        <w:jc w:val="center"/>
        <w:rPr>
          <w:b/>
          <w:sz w:val="28"/>
          <w:lang w:eastAsia="en-GB"/>
        </w:rPr>
      </w:pPr>
    </w:p>
    <w:p w14:paraId="646625B3" w14:textId="77777777" w:rsidR="00A01D79" w:rsidRPr="0062074F" w:rsidRDefault="00A01D79" w:rsidP="00A01D79">
      <w:pPr>
        <w:spacing w:after="120" w:line="240" w:lineRule="auto"/>
        <w:jc w:val="center"/>
        <w:rPr>
          <w:b/>
          <w:sz w:val="28"/>
          <w:lang w:eastAsia="en-GB"/>
        </w:rPr>
      </w:pPr>
    </w:p>
    <w:p w14:paraId="3DC120DD" w14:textId="77777777" w:rsidR="00A01D79" w:rsidRPr="0062074F" w:rsidRDefault="00A01D79" w:rsidP="00A01D79">
      <w:pPr>
        <w:spacing w:after="120" w:line="240" w:lineRule="auto"/>
        <w:jc w:val="center"/>
        <w:rPr>
          <w:b/>
          <w:sz w:val="28"/>
          <w:lang w:eastAsia="en-GB"/>
        </w:rPr>
      </w:pPr>
    </w:p>
    <w:p w14:paraId="35169A26" w14:textId="77777777" w:rsidR="00A01D79" w:rsidRPr="0062074F" w:rsidRDefault="00A01D79" w:rsidP="00A01D79">
      <w:pPr>
        <w:spacing w:after="120" w:line="240" w:lineRule="auto"/>
        <w:jc w:val="center"/>
        <w:rPr>
          <w:b/>
          <w:sz w:val="28"/>
          <w:lang w:eastAsia="en-GB"/>
        </w:rPr>
      </w:pPr>
    </w:p>
    <w:p w14:paraId="3F2471CE" w14:textId="77777777" w:rsidR="00A01D79" w:rsidRPr="0062074F" w:rsidRDefault="00A01D79" w:rsidP="00A01D79">
      <w:pPr>
        <w:spacing w:after="120" w:line="240" w:lineRule="auto"/>
        <w:jc w:val="center"/>
        <w:rPr>
          <w:b/>
          <w:sz w:val="28"/>
          <w:lang w:eastAsia="en-GB"/>
        </w:rPr>
      </w:pPr>
    </w:p>
    <w:p w14:paraId="742EC90B" w14:textId="77777777" w:rsidR="00A01D79" w:rsidRPr="0062074F" w:rsidRDefault="00A01D79" w:rsidP="00A01D79">
      <w:pPr>
        <w:spacing w:after="120" w:line="240" w:lineRule="auto"/>
        <w:jc w:val="center"/>
        <w:rPr>
          <w:b/>
          <w:sz w:val="28"/>
          <w:lang w:eastAsia="en-GB"/>
        </w:rPr>
      </w:pPr>
    </w:p>
    <w:p w14:paraId="41E3A9B3" w14:textId="77777777" w:rsidR="00A01D79" w:rsidRPr="0062074F" w:rsidRDefault="00A01D79" w:rsidP="00A01D79">
      <w:pPr>
        <w:spacing w:after="120" w:line="240" w:lineRule="auto"/>
        <w:jc w:val="center"/>
        <w:rPr>
          <w:b/>
          <w:sz w:val="28"/>
          <w:lang w:eastAsia="en-GB"/>
        </w:rPr>
      </w:pPr>
    </w:p>
    <w:p w14:paraId="55F217DC" w14:textId="77777777" w:rsidR="00A01D79" w:rsidRPr="0062074F"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62074F">
        <w:rPr>
          <w:rFonts w:ascii="Arial Narrow" w:hAnsi="Arial Narrow"/>
          <w:lang w:eastAsia="en-GB"/>
        </w:rPr>
        <w:t>Page intentionally left blank</w:t>
      </w:r>
    </w:p>
    <w:p w14:paraId="71AF2F92" w14:textId="77777777" w:rsidR="00D423D0" w:rsidRPr="0062074F" w:rsidRDefault="00D423D0" w:rsidP="004E61EE">
      <w:pPr>
        <w:spacing w:line="240" w:lineRule="auto"/>
      </w:pPr>
    </w:p>
    <w:p w14:paraId="56A07060" w14:textId="77777777" w:rsidR="009B542A" w:rsidRPr="0062074F" w:rsidRDefault="009B542A" w:rsidP="00A01D79">
      <w:pPr>
        <w:pStyle w:val="Appendix"/>
      </w:pPr>
      <w:bookmarkStart w:id="811" w:name="_Toc527357301"/>
      <w:bookmarkStart w:id="812" w:name="_Toc527359177"/>
      <w:r w:rsidRPr="0062074F">
        <w:br w:type="page"/>
      </w:r>
    </w:p>
    <w:p w14:paraId="0387F1F5" w14:textId="494F94C7" w:rsidR="00486E87" w:rsidRPr="0062074F" w:rsidRDefault="001F3B64" w:rsidP="002D7DEE">
      <w:pPr>
        <w:pStyle w:val="Heading1"/>
        <w:numPr>
          <w:ilvl w:val="0"/>
          <w:numId w:val="0"/>
        </w:numPr>
        <w:ind w:left="432"/>
        <w:jc w:val="center"/>
      </w:pPr>
      <w:bookmarkStart w:id="813" w:name="_Toc226035136"/>
      <w:bookmarkEnd w:id="811"/>
      <w:bookmarkEnd w:id="812"/>
      <w:r w:rsidRPr="0062074F">
        <w:lastRenderedPageBreak/>
        <w:t>Appendix A – Manual Updates</w:t>
      </w:r>
      <w:bookmarkEnd w:id="813"/>
    </w:p>
    <w:p w14:paraId="7F18C959" w14:textId="5C31C1DF" w:rsidR="00747A03" w:rsidRPr="0062074F" w:rsidRDefault="00846094">
      <w:pPr>
        <w:pStyle w:val="Heading2"/>
        <w:numPr>
          <w:ilvl w:val="0"/>
          <w:numId w:val="92"/>
        </w:numPr>
      </w:pPr>
      <w:bookmarkStart w:id="814" w:name="_Toc226035137"/>
      <w:r w:rsidRPr="0062074F">
        <w:t>Introduction</w:t>
      </w:r>
      <w:bookmarkEnd w:id="814"/>
    </w:p>
    <w:p w14:paraId="2CA76D4C" w14:textId="02F990AA" w:rsidR="00B912FF" w:rsidRPr="0062074F" w:rsidRDefault="00B912FF" w:rsidP="00D87FDE">
      <w:pPr>
        <w:jc w:val="both"/>
      </w:pPr>
      <w:r w:rsidRPr="0062074F">
        <w:t>Manual updates are data entered manually into the ENDS/ENC.</w:t>
      </w:r>
      <w:r w:rsidR="00264905" w:rsidRPr="0062074F">
        <w:t xml:space="preserve"> Manual updates are entered by the mariner to add, delete or modify features in an ENC.</w:t>
      </w:r>
      <w:r w:rsidRPr="0062074F">
        <w:t xml:space="preserve"> </w:t>
      </w:r>
      <w:r w:rsidR="00264905" w:rsidRPr="0062074F">
        <w:t xml:space="preserve">In order to provide a harmonised and consistent approach to manual updates on the ECDIS </w:t>
      </w:r>
      <w:r w:rsidR="000641D1">
        <w:t>the</w:t>
      </w:r>
      <w:r w:rsidR="00264905" w:rsidRPr="0062074F">
        <w:t xml:space="preserve"> set of portrayal symbols is supplied alongside this publication</w:t>
      </w:r>
      <w:r w:rsidR="000641D1">
        <w:t xml:space="preserve"> must be used</w:t>
      </w:r>
      <w:r w:rsidR="00264905" w:rsidRPr="0062074F">
        <w:t>. As a minimum, the symbols</w:t>
      </w:r>
      <w:r w:rsidR="001C7C14">
        <w:t xml:space="preserve"> contained in the portrayal catalogue and illustrated in </w:t>
      </w:r>
      <w:r w:rsidR="00264905" w:rsidRPr="0062074F">
        <w:t xml:space="preserve">Table </w:t>
      </w:r>
      <w:r w:rsidR="00205768">
        <w:t>7</w:t>
      </w:r>
      <w:r w:rsidR="00264905" w:rsidRPr="0062074F">
        <w:t xml:space="preserve">, Table </w:t>
      </w:r>
      <w:r w:rsidR="00205768">
        <w:t>8</w:t>
      </w:r>
      <w:r w:rsidR="00264905" w:rsidRPr="0062074F">
        <w:t xml:space="preserve"> and Table </w:t>
      </w:r>
      <w:r w:rsidR="00205768">
        <w:t>9</w:t>
      </w:r>
      <w:r w:rsidR="00264905" w:rsidRPr="0062074F">
        <w:t xml:space="preserve"> must be supported.</w:t>
      </w:r>
    </w:p>
    <w:p w14:paraId="11DDE4FB" w14:textId="3B2F7F68" w:rsidR="00B912FF" w:rsidRPr="0062074F" w:rsidRDefault="00B912FF" w:rsidP="00D87FDE">
      <w:pPr>
        <w:jc w:val="both"/>
      </w:pPr>
      <w:r w:rsidRPr="0062074F">
        <w:t xml:space="preserve">Indications and alerts </w:t>
      </w:r>
      <w:r w:rsidR="00494CD1" w:rsidRPr="0062074F">
        <w:t xml:space="preserve">must </w:t>
      </w:r>
      <w:r w:rsidRPr="0062074F">
        <w:t>be triggered as for all official ENC data</w:t>
      </w:r>
      <w:r w:rsidR="00AE2D60">
        <w:t>, using the alert catalogue included in the manual updates portrayal catalogue.</w:t>
      </w:r>
    </w:p>
    <w:p w14:paraId="1B4808F6" w14:textId="283794B9" w:rsidR="00D8238C" w:rsidRPr="0062074F" w:rsidRDefault="00846094" w:rsidP="00D87FDE">
      <w:pPr>
        <w:spacing w:after="120" w:line="240" w:lineRule="auto"/>
        <w:jc w:val="both"/>
      </w:pPr>
      <w:r w:rsidRPr="0062074F">
        <w:t xml:space="preserve">In order to provide a harmonised and consistent approach to manual editing and update on the ECDIS a set of portrayal symbols </w:t>
      </w:r>
      <w:r w:rsidR="00D8238C" w:rsidRPr="0062074F">
        <w:t xml:space="preserve">is supplied alongside this publication. These symbols, </w:t>
      </w:r>
      <w:r w:rsidR="00AE6E73" w:rsidRPr="0062074F">
        <w:t xml:space="preserve">alongside an associated </w:t>
      </w:r>
      <w:r w:rsidR="00D8238C" w:rsidRPr="0062074F">
        <w:t xml:space="preserve">feature catalogue </w:t>
      </w:r>
      <w:r w:rsidR="001D2C6B">
        <w:t xml:space="preserve">containing a recommended data structure </w:t>
      </w:r>
      <w:r w:rsidR="00D8238C" w:rsidRPr="0062074F">
        <w:t>allow the OEM to implement a manual update and editing feature on the ECDIS.</w:t>
      </w:r>
    </w:p>
    <w:p w14:paraId="488C50B5" w14:textId="27BA4E5C" w:rsidR="0045426C" w:rsidRDefault="00D8238C" w:rsidP="00D87FDE">
      <w:pPr>
        <w:jc w:val="both"/>
      </w:pPr>
      <w:r w:rsidRPr="0062074F">
        <w:t xml:space="preserve">A </w:t>
      </w:r>
      <w:r w:rsidR="00096A27" w:rsidRPr="0062074F">
        <w:t xml:space="preserve">visual index </w:t>
      </w:r>
      <w:r w:rsidRPr="0062074F">
        <w:t>of the supplied symbols is provided in this Appendix</w:t>
      </w:r>
      <w:r w:rsidR="00D87FDE" w:rsidRPr="0062074F">
        <w:t xml:space="preserve"> in the following tables</w:t>
      </w:r>
      <w:r w:rsidRPr="0062074F">
        <w:t>.</w:t>
      </w:r>
      <w:r w:rsidR="00096A27" w:rsidRPr="0062074F">
        <w:t xml:space="preserve"> </w:t>
      </w:r>
    </w:p>
    <w:tbl>
      <w:tblPr>
        <w:tblStyle w:val="TableGrid"/>
        <w:tblW w:w="0" w:type="auto"/>
        <w:jc w:val="center"/>
        <w:tblLook w:val="04A0" w:firstRow="1" w:lastRow="0" w:firstColumn="1" w:lastColumn="0" w:noHBand="0" w:noVBand="1"/>
      </w:tblPr>
      <w:tblGrid>
        <w:gridCol w:w="2547"/>
        <w:gridCol w:w="3666"/>
      </w:tblGrid>
      <w:tr w:rsidR="00747500" w:rsidRPr="0062074F" w14:paraId="1905EB77" w14:textId="77777777" w:rsidTr="0075719A">
        <w:trPr>
          <w:jc w:val="center"/>
        </w:trPr>
        <w:tc>
          <w:tcPr>
            <w:tcW w:w="2547" w:type="dxa"/>
          </w:tcPr>
          <w:p w14:paraId="2C35829F" w14:textId="77777777" w:rsidR="00747500" w:rsidRPr="0062074F" w:rsidRDefault="00747500" w:rsidP="0075719A">
            <w:pPr>
              <w:rPr>
                <w:b/>
                <w:bCs/>
              </w:rPr>
            </w:pPr>
            <w:r w:rsidRPr="0062074F">
              <w:rPr>
                <w:b/>
                <w:bCs/>
              </w:rPr>
              <w:t>Symbol</w:t>
            </w:r>
            <w:r>
              <w:rPr>
                <w:b/>
                <w:bCs/>
              </w:rPr>
              <w:t xml:space="preserve"> Name</w:t>
            </w:r>
          </w:p>
        </w:tc>
        <w:tc>
          <w:tcPr>
            <w:tcW w:w="3666" w:type="dxa"/>
          </w:tcPr>
          <w:p w14:paraId="1BE0C583" w14:textId="77777777" w:rsidR="00747500" w:rsidRPr="0062074F" w:rsidRDefault="00747500" w:rsidP="0075719A">
            <w:pPr>
              <w:rPr>
                <w:b/>
                <w:bCs/>
                <w:noProof/>
              </w:rPr>
            </w:pPr>
            <w:r>
              <w:rPr>
                <w:b/>
                <w:bCs/>
                <w:noProof/>
              </w:rPr>
              <w:t xml:space="preserve">Portrayal </w:t>
            </w:r>
            <w:r w:rsidRPr="0062074F">
              <w:rPr>
                <w:b/>
                <w:bCs/>
                <w:noProof/>
              </w:rPr>
              <w:t>Example</w:t>
            </w:r>
          </w:p>
        </w:tc>
      </w:tr>
      <w:tr w:rsidR="00747500" w:rsidRPr="0062074F" w14:paraId="48819088" w14:textId="77777777" w:rsidTr="0075719A">
        <w:trPr>
          <w:jc w:val="center"/>
        </w:trPr>
        <w:tc>
          <w:tcPr>
            <w:tcW w:w="2547" w:type="dxa"/>
          </w:tcPr>
          <w:p w14:paraId="1326E28A" w14:textId="77777777" w:rsidR="00747500" w:rsidRPr="0062074F" w:rsidRDefault="00747500" w:rsidP="0075719A">
            <w:r w:rsidRPr="0062074F">
              <w:t>Beacon</w:t>
            </w:r>
          </w:p>
        </w:tc>
        <w:tc>
          <w:tcPr>
            <w:tcW w:w="3666" w:type="dxa"/>
          </w:tcPr>
          <w:p w14:paraId="55CD8559" w14:textId="77777777" w:rsidR="00747500" w:rsidRPr="0093690D" w:rsidRDefault="00747500" w:rsidP="0075719A">
            <w:pPr>
              <w:jc w:val="center"/>
            </w:pPr>
            <w:r w:rsidRPr="0093690D">
              <w:rPr>
                <w:noProof/>
              </w:rPr>
              <w:drawing>
                <wp:inline distT="0" distB="0" distL="0" distR="0" wp14:anchorId="7317A56D" wp14:editId="6D324766">
                  <wp:extent cx="1209844" cy="428685"/>
                  <wp:effectExtent l="0" t="0" r="9525" b="9525"/>
                  <wp:docPr id="3013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81584" name=""/>
                          <pic:cNvPicPr/>
                        </pic:nvPicPr>
                        <pic:blipFill>
                          <a:blip r:embed="rId30"/>
                          <a:stretch>
                            <a:fillRect/>
                          </a:stretch>
                        </pic:blipFill>
                        <pic:spPr>
                          <a:xfrm>
                            <a:off x="0" y="0"/>
                            <a:ext cx="1209844" cy="428685"/>
                          </a:xfrm>
                          <a:prstGeom prst="rect">
                            <a:avLst/>
                          </a:prstGeom>
                        </pic:spPr>
                      </pic:pic>
                    </a:graphicData>
                  </a:graphic>
                </wp:inline>
              </w:drawing>
            </w:r>
          </w:p>
        </w:tc>
      </w:tr>
      <w:tr w:rsidR="00747500" w:rsidRPr="0062074F" w14:paraId="18FF5B08" w14:textId="77777777" w:rsidTr="0075719A">
        <w:trPr>
          <w:jc w:val="center"/>
        </w:trPr>
        <w:tc>
          <w:tcPr>
            <w:tcW w:w="2547" w:type="dxa"/>
          </w:tcPr>
          <w:p w14:paraId="2D928C25" w14:textId="77777777" w:rsidR="00747500" w:rsidRPr="0062074F" w:rsidRDefault="00747500" w:rsidP="0075719A">
            <w:r w:rsidRPr="0062074F">
              <w:t>Buoy</w:t>
            </w:r>
          </w:p>
        </w:tc>
        <w:tc>
          <w:tcPr>
            <w:tcW w:w="3666" w:type="dxa"/>
          </w:tcPr>
          <w:p w14:paraId="6A174001" w14:textId="77777777" w:rsidR="00747500" w:rsidRPr="0093690D" w:rsidRDefault="00747500" w:rsidP="0075719A">
            <w:pPr>
              <w:jc w:val="center"/>
            </w:pPr>
            <w:r w:rsidRPr="0093690D">
              <w:rPr>
                <w:noProof/>
              </w:rPr>
              <w:drawing>
                <wp:inline distT="0" distB="0" distL="0" distR="0" wp14:anchorId="3CE9F72F" wp14:editId="76BCABE6">
                  <wp:extent cx="1066949" cy="419158"/>
                  <wp:effectExtent l="0" t="0" r="0" b="0"/>
                  <wp:docPr id="25637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79936" name=""/>
                          <pic:cNvPicPr/>
                        </pic:nvPicPr>
                        <pic:blipFill>
                          <a:blip r:embed="rId31"/>
                          <a:stretch>
                            <a:fillRect/>
                          </a:stretch>
                        </pic:blipFill>
                        <pic:spPr>
                          <a:xfrm>
                            <a:off x="0" y="0"/>
                            <a:ext cx="1066949" cy="419158"/>
                          </a:xfrm>
                          <a:prstGeom prst="rect">
                            <a:avLst/>
                          </a:prstGeom>
                        </pic:spPr>
                      </pic:pic>
                    </a:graphicData>
                  </a:graphic>
                </wp:inline>
              </w:drawing>
            </w:r>
          </w:p>
        </w:tc>
      </w:tr>
      <w:tr w:rsidR="00747500" w:rsidRPr="0062074F" w14:paraId="34E64535" w14:textId="77777777" w:rsidTr="0075719A">
        <w:trPr>
          <w:jc w:val="center"/>
        </w:trPr>
        <w:tc>
          <w:tcPr>
            <w:tcW w:w="2547" w:type="dxa"/>
          </w:tcPr>
          <w:p w14:paraId="1753EE44" w14:textId="77777777" w:rsidR="00747500" w:rsidRPr="0062074F" w:rsidRDefault="00747500" w:rsidP="0075719A">
            <w:r w:rsidRPr="0062074F">
              <w:t>Caution (Object Missing)</w:t>
            </w:r>
          </w:p>
        </w:tc>
        <w:tc>
          <w:tcPr>
            <w:tcW w:w="3666" w:type="dxa"/>
          </w:tcPr>
          <w:p w14:paraId="09E86E90" w14:textId="77777777" w:rsidR="00747500" w:rsidRPr="0093690D" w:rsidRDefault="00747500" w:rsidP="0075719A">
            <w:pPr>
              <w:jc w:val="center"/>
            </w:pPr>
            <w:r w:rsidRPr="0093690D">
              <w:rPr>
                <w:noProof/>
              </w:rPr>
              <w:drawing>
                <wp:inline distT="0" distB="0" distL="0" distR="0" wp14:anchorId="3F1B90FD" wp14:editId="1F960C42">
                  <wp:extent cx="2181529" cy="695422"/>
                  <wp:effectExtent l="0" t="0" r="9525" b="9525"/>
                  <wp:docPr id="32084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45676" name=""/>
                          <pic:cNvPicPr/>
                        </pic:nvPicPr>
                        <pic:blipFill>
                          <a:blip r:embed="rId32"/>
                          <a:stretch>
                            <a:fillRect/>
                          </a:stretch>
                        </pic:blipFill>
                        <pic:spPr>
                          <a:xfrm>
                            <a:off x="0" y="0"/>
                            <a:ext cx="2181529" cy="695422"/>
                          </a:xfrm>
                          <a:prstGeom prst="rect">
                            <a:avLst/>
                          </a:prstGeom>
                        </pic:spPr>
                      </pic:pic>
                    </a:graphicData>
                  </a:graphic>
                </wp:inline>
              </w:drawing>
            </w:r>
          </w:p>
        </w:tc>
      </w:tr>
      <w:tr w:rsidR="00747500" w:rsidRPr="0062074F" w14:paraId="6AF3449E" w14:textId="77777777" w:rsidTr="0075719A">
        <w:trPr>
          <w:jc w:val="center"/>
        </w:trPr>
        <w:tc>
          <w:tcPr>
            <w:tcW w:w="2547" w:type="dxa"/>
          </w:tcPr>
          <w:p w14:paraId="00F9D341" w14:textId="77777777" w:rsidR="00747500" w:rsidRPr="0062074F" w:rsidRDefault="00747500" w:rsidP="0075719A">
            <w:r w:rsidRPr="0062074F">
              <w:t>Caution (Vicinity)</w:t>
            </w:r>
          </w:p>
        </w:tc>
        <w:tc>
          <w:tcPr>
            <w:tcW w:w="3666" w:type="dxa"/>
          </w:tcPr>
          <w:p w14:paraId="0B2A25A8" w14:textId="77777777" w:rsidR="00747500" w:rsidRPr="0093690D" w:rsidRDefault="00747500" w:rsidP="0075719A">
            <w:pPr>
              <w:jc w:val="center"/>
            </w:pPr>
            <w:r w:rsidRPr="0093690D">
              <w:rPr>
                <w:noProof/>
              </w:rPr>
              <w:drawing>
                <wp:inline distT="0" distB="0" distL="0" distR="0" wp14:anchorId="5A610B5A" wp14:editId="57FD718E">
                  <wp:extent cx="1667108" cy="419158"/>
                  <wp:effectExtent l="0" t="0" r="9525" b="0"/>
                  <wp:docPr id="54782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20873" name=""/>
                          <pic:cNvPicPr/>
                        </pic:nvPicPr>
                        <pic:blipFill>
                          <a:blip r:embed="rId33"/>
                          <a:stretch>
                            <a:fillRect/>
                          </a:stretch>
                        </pic:blipFill>
                        <pic:spPr>
                          <a:xfrm>
                            <a:off x="0" y="0"/>
                            <a:ext cx="1667108" cy="419158"/>
                          </a:xfrm>
                          <a:prstGeom prst="rect">
                            <a:avLst/>
                          </a:prstGeom>
                        </pic:spPr>
                      </pic:pic>
                    </a:graphicData>
                  </a:graphic>
                </wp:inline>
              </w:drawing>
            </w:r>
          </w:p>
        </w:tc>
      </w:tr>
      <w:tr w:rsidR="00747500" w:rsidRPr="0062074F" w14:paraId="32B56E6B" w14:textId="77777777" w:rsidTr="0075719A">
        <w:trPr>
          <w:jc w:val="center"/>
        </w:trPr>
        <w:tc>
          <w:tcPr>
            <w:tcW w:w="2547" w:type="dxa"/>
          </w:tcPr>
          <w:p w14:paraId="119C5BA6" w14:textId="77777777" w:rsidR="00747500" w:rsidRPr="0062074F" w:rsidRDefault="00747500" w:rsidP="0075719A">
            <w:r w:rsidRPr="0062074F">
              <w:t>Depth</w:t>
            </w:r>
          </w:p>
        </w:tc>
        <w:tc>
          <w:tcPr>
            <w:tcW w:w="3666" w:type="dxa"/>
          </w:tcPr>
          <w:p w14:paraId="36749CF0" w14:textId="77777777" w:rsidR="00747500" w:rsidRPr="0062074F" w:rsidRDefault="00747500" w:rsidP="0075719A">
            <w:pPr>
              <w:jc w:val="center"/>
            </w:pPr>
            <w:r w:rsidRPr="0093690D">
              <w:rPr>
                <w:noProof/>
              </w:rPr>
              <w:drawing>
                <wp:inline distT="0" distB="0" distL="0" distR="0" wp14:anchorId="30FA4A13" wp14:editId="0CF88D8D">
                  <wp:extent cx="1743318" cy="523948"/>
                  <wp:effectExtent l="0" t="0" r="9525" b="9525"/>
                  <wp:docPr id="3360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16010" name=""/>
                          <pic:cNvPicPr/>
                        </pic:nvPicPr>
                        <pic:blipFill>
                          <a:blip r:embed="rId34"/>
                          <a:stretch>
                            <a:fillRect/>
                          </a:stretch>
                        </pic:blipFill>
                        <pic:spPr>
                          <a:xfrm>
                            <a:off x="0" y="0"/>
                            <a:ext cx="1743318" cy="523948"/>
                          </a:xfrm>
                          <a:prstGeom prst="rect">
                            <a:avLst/>
                          </a:prstGeom>
                        </pic:spPr>
                      </pic:pic>
                    </a:graphicData>
                  </a:graphic>
                </wp:inline>
              </w:drawing>
            </w:r>
          </w:p>
        </w:tc>
      </w:tr>
      <w:tr w:rsidR="00747500" w:rsidRPr="0062074F" w14:paraId="7B0A0D58" w14:textId="77777777" w:rsidTr="0075719A">
        <w:trPr>
          <w:jc w:val="center"/>
        </w:trPr>
        <w:tc>
          <w:tcPr>
            <w:tcW w:w="2547" w:type="dxa"/>
          </w:tcPr>
          <w:p w14:paraId="7559C06E" w14:textId="77777777" w:rsidR="00747500" w:rsidRPr="0062074F" w:rsidRDefault="00747500" w:rsidP="0075719A">
            <w:r w:rsidRPr="0062074F">
              <w:t>Obstruction</w:t>
            </w:r>
          </w:p>
        </w:tc>
        <w:tc>
          <w:tcPr>
            <w:tcW w:w="3666" w:type="dxa"/>
          </w:tcPr>
          <w:p w14:paraId="0F3839B2" w14:textId="77777777" w:rsidR="00747500" w:rsidRPr="0093690D" w:rsidRDefault="00747500" w:rsidP="0075719A">
            <w:pPr>
              <w:jc w:val="center"/>
            </w:pPr>
            <w:r w:rsidRPr="0093690D">
              <w:rPr>
                <w:noProof/>
              </w:rPr>
              <w:drawing>
                <wp:inline distT="0" distB="0" distL="0" distR="0" wp14:anchorId="365B1B1D" wp14:editId="602BE68C">
                  <wp:extent cx="1495634" cy="476316"/>
                  <wp:effectExtent l="0" t="0" r="9525" b="0"/>
                  <wp:docPr id="170790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07712" name=""/>
                          <pic:cNvPicPr/>
                        </pic:nvPicPr>
                        <pic:blipFill>
                          <a:blip r:embed="rId35"/>
                          <a:stretch>
                            <a:fillRect/>
                          </a:stretch>
                        </pic:blipFill>
                        <pic:spPr>
                          <a:xfrm>
                            <a:off x="0" y="0"/>
                            <a:ext cx="1495634" cy="476316"/>
                          </a:xfrm>
                          <a:prstGeom prst="rect">
                            <a:avLst/>
                          </a:prstGeom>
                        </pic:spPr>
                      </pic:pic>
                    </a:graphicData>
                  </a:graphic>
                </wp:inline>
              </w:drawing>
            </w:r>
          </w:p>
        </w:tc>
      </w:tr>
      <w:tr w:rsidR="00747500" w:rsidRPr="0062074F" w14:paraId="6394EFF4" w14:textId="77777777" w:rsidTr="0075719A">
        <w:trPr>
          <w:jc w:val="center"/>
        </w:trPr>
        <w:tc>
          <w:tcPr>
            <w:tcW w:w="2547" w:type="dxa"/>
          </w:tcPr>
          <w:p w14:paraId="4BAEE533" w14:textId="77777777" w:rsidR="00747500" w:rsidRPr="0062074F" w:rsidRDefault="00747500" w:rsidP="0075719A">
            <w:r>
              <w:t>Other</w:t>
            </w:r>
          </w:p>
        </w:tc>
        <w:tc>
          <w:tcPr>
            <w:tcW w:w="3666" w:type="dxa"/>
          </w:tcPr>
          <w:p w14:paraId="0F9BB5AA" w14:textId="77777777" w:rsidR="00747500" w:rsidRPr="0093690D" w:rsidRDefault="00747500" w:rsidP="0075719A">
            <w:pPr>
              <w:jc w:val="center"/>
            </w:pPr>
            <w:r w:rsidRPr="00767BF0">
              <w:rPr>
                <w:noProof/>
              </w:rPr>
              <w:drawing>
                <wp:inline distT="0" distB="0" distL="0" distR="0" wp14:anchorId="0F387FD9" wp14:editId="058D6C65">
                  <wp:extent cx="1095528" cy="362001"/>
                  <wp:effectExtent l="0" t="0" r="0" b="0"/>
                  <wp:docPr id="108579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91941" name=""/>
                          <pic:cNvPicPr/>
                        </pic:nvPicPr>
                        <pic:blipFill>
                          <a:blip r:embed="rId36"/>
                          <a:stretch>
                            <a:fillRect/>
                          </a:stretch>
                        </pic:blipFill>
                        <pic:spPr>
                          <a:xfrm>
                            <a:off x="0" y="0"/>
                            <a:ext cx="1095528" cy="362001"/>
                          </a:xfrm>
                          <a:prstGeom prst="rect">
                            <a:avLst/>
                          </a:prstGeom>
                        </pic:spPr>
                      </pic:pic>
                    </a:graphicData>
                  </a:graphic>
                </wp:inline>
              </w:drawing>
            </w:r>
          </w:p>
        </w:tc>
      </w:tr>
      <w:tr w:rsidR="00747500" w:rsidRPr="0062074F" w14:paraId="1983F770" w14:textId="77777777" w:rsidTr="0075719A">
        <w:trPr>
          <w:jc w:val="center"/>
        </w:trPr>
        <w:tc>
          <w:tcPr>
            <w:tcW w:w="2547" w:type="dxa"/>
          </w:tcPr>
          <w:p w14:paraId="63C6627E" w14:textId="77777777" w:rsidR="00747500" w:rsidRPr="0062074F" w:rsidRDefault="00747500" w:rsidP="0075719A">
            <w:r w:rsidRPr="0062074F">
              <w:t>Underwater</w:t>
            </w:r>
          </w:p>
        </w:tc>
        <w:tc>
          <w:tcPr>
            <w:tcW w:w="3666" w:type="dxa"/>
          </w:tcPr>
          <w:p w14:paraId="4CBD6978" w14:textId="77777777" w:rsidR="00747500" w:rsidRPr="0062074F" w:rsidRDefault="00747500" w:rsidP="0075719A">
            <w:pPr>
              <w:jc w:val="center"/>
            </w:pPr>
            <w:r w:rsidRPr="0093690D">
              <w:rPr>
                <w:noProof/>
              </w:rPr>
              <w:drawing>
                <wp:inline distT="0" distB="0" distL="0" distR="0" wp14:anchorId="1D8419E3" wp14:editId="6FE1DFF8">
                  <wp:extent cx="1352739" cy="409632"/>
                  <wp:effectExtent l="0" t="0" r="0" b="9525"/>
                  <wp:docPr id="170110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09038" name=""/>
                          <pic:cNvPicPr/>
                        </pic:nvPicPr>
                        <pic:blipFill>
                          <a:blip r:embed="rId37"/>
                          <a:stretch>
                            <a:fillRect/>
                          </a:stretch>
                        </pic:blipFill>
                        <pic:spPr>
                          <a:xfrm>
                            <a:off x="0" y="0"/>
                            <a:ext cx="1352739" cy="409632"/>
                          </a:xfrm>
                          <a:prstGeom prst="rect">
                            <a:avLst/>
                          </a:prstGeom>
                        </pic:spPr>
                      </pic:pic>
                    </a:graphicData>
                  </a:graphic>
                </wp:inline>
              </w:drawing>
            </w:r>
          </w:p>
        </w:tc>
      </w:tr>
      <w:tr w:rsidR="00747500" w:rsidRPr="0062074F" w14:paraId="0AF84FBC" w14:textId="77777777" w:rsidTr="0075719A">
        <w:trPr>
          <w:jc w:val="center"/>
        </w:trPr>
        <w:tc>
          <w:tcPr>
            <w:tcW w:w="2547" w:type="dxa"/>
          </w:tcPr>
          <w:p w14:paraId="76B84B2B" w14:textId="77777777" w:rsidR="00747500" w:rsidRPr="0062074F" w:rsidRDefault="00747500" w:rsidP="0075719A">
            <w:r w:rsidRPr="0062074F">
              <w:t>Wreck</w:t>
            </w:r>
          </w:p>
        </w:tc>
        <w:tc>
          <w:tcPr>
            <w:tcW w:w="3666" w:type="dxa"/>
          </w:tcPr>
          <w:p w14:paraId="17289567" w14:textId="77777777" w:rsidR="00747500" w:rsidRPr="0062074F" w:rsidRDefault="00747500" w:rsidP="0075719A">
            <w:pPr>
              <w:jc w:val="center"/>
            </w:pPr>
            <w:r w:rsidRPr="0093690D">
              <w:rPr>
                <w:noProof/>
              </w:rPr>
              <w:drawing>
                <wp:inline distT="0" distB="0" distL="0" distR="0" wp14:anchorId="475A2A60" wp14:editId="69187353">
                  <wp:extent cx="1076475" cy="323895"/>
                  <wp:effectExtent l="0" t="0" r="9525" b="0"/>
                  <wp:docPr id="105563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35089" name=""/>
                          <pic:cNvPicPr/>
                        </pic:nvPicPr>
                        <pic:blipFill>
                          <a:blip r:embed="rId38"/>
                          <a:stretch>
                            <a:fillRect/>
                          </a:stretch>
                        </pic:blipFill>
                        <pic:spPr>
                          <a:xfrm>
                            <a:off x="0" y="0"/>
                            <a:ext cx="1076475" cy="323895"/>
                          </a:xfrm>
                          <a:prstGeom prst="rect">
                            <a:avLst/>
                          </a:prstGeom>
                        </pic:spPr>
                      </pic:pic>
                    </a:graphicData>
                  </a:graphic>
                </wp:inline>
              </w:drawing>
            </w:r>
          </w:p>
        </w:tc>
      </w:tr>
    </w:tbl>
    <w:p w14:paraId="4D2C76A0" w14:textId="775142D0" w:rsidR="0045426C" w:rsidRPr="0062074F" w:rsidRDefault="0045426C" w:rsidP="0045426C">
      <w:pPr>
        <w:pStyle w:val="Caption"/>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7</w:t>
      </w:r>
      <w:r w:rsidR="00157948">
        <w:fldChar w:fldCharType="end"/>
      </w:r>
      <w:r w:rsidRPr="0062074F">
        <w:t>: Manual Update Point Symbols</w:t>
      </w:r>
    </w:p>
    <w:p w14:paraId="4B217C63" w14:textId="35A40212" w:rsidR="00DB1913" w:rsidRPr="0062074F" w:rsidRDefault="00DB1913">
      <w:r w:rsidRPr="0062074F">
        <w:br w:type="page"/>
      </w:r>
    </w:p>
    <w:tbl>
      <w:tblPr>
        <w:tblStyle w:val="TableGrid"/>
        <w:tblW w:w="0" w:type="auto"/>
        <w:jc w:val="center"/>
        <w:tblLook w:val="04A0" w:firstRow="1" w:lastRow="0" w:firstColumn="1" w:lastColumn="0" w:noHBand="0" w:noVBand="1"/>
      </w:tblPr>
      <w:tblGrid>
        <w:gridCol w:w="1969"/>
        <w:gridCol w:w="5496"/>
      </w:tblGrid>
      <w:tr w:rsidR="00747500" w:rsidRPr="0062074F" w14:paraId="62372976" w14:textId="77777777" w:rsidTr="00520800">
        <w:trPr>
          <w:jc w:val="center"/>
        </w:trPr>
        <w:tc>
          <w:tcPr>
            <w:tcW w:w="1969" w:type="dxa"/>
          </w:tcPr>
          <w:p w14:paraId="05943015" w14:textId="77777777" w:rsidR="00747500" w:rsidRPr="0062074F" w:rsidRDefault="00747500" w:rsidP="0075719A">
            <w:r w:rsidRPr="0062074F">
              <w:rPr>
                <w:b/>
                <w:bCs/>
              </w:rPr>
              <w:lastRenderedPageBreak/>
              <w:t>Symbol</w:t>
            </w:r>
            <w:r>
              <w:rPr>
                <w:b/>
                <w:bCs/>
              </w:rPr>
              <w:t xml:space="preserve"> Name</w:t>
            </w:r>
          </w:p>
        </w:tc>
        <w:tc>
          <w:tcPr>
            <w:tcW w:w="5148" w:type="dxa"/>
          </w:tcPr>
          <w:p w14:paraId="21054510" w14:textId="77777777" w:rsidR="00747500" w:rsidRPr="0062074F" w:rsidRDefault="00747500" w:rsidP="0075719A">
            <w:pPr>
              <w:rPr>
                <w:noProof/>
              </w:rPr>
            </w:pPr>
            <w:r>
              <w:rPr>
                <w:b/>
                <w:bCs/>
                <w:noProof/>
              </w:rPr>
              <w:t xml:space="preserve">Portrayal </w:t>
            </w:r>
            <w:r w:rsidRPr="0062074F">
              <w:rPr>
                <w:b/>
                <w:bCs/>
                <w:noProof/>
              </w:rPr>
              <w:t>Example</w:t>
            </w:r>
          </w:p>
        </w:tc>
      </w:tr>
      <w:tr w:rsidR="00747500" w:rsidRPr="0062074F" w14:paraId="09016CF8" w14:textId="77777777" w:rsidTr="00520800">
        <w:trPr>
          <w:jc w:val="center"/>
        </w:trPr>
        <w:tc>
          <w:tcPr>
            <w:tcW w:w="1969" w:type="dxa"/>
          </w:tcPr>
          <w:p w14:paraId="793E8BF9" w14:textId="77777777" w:rsidR="00747500" w:rsidRPr="0062074F" w:rsidRDefault="00747500" w:rsidP="0075719A">
            <w:r w:rsidRPr="0062074F">
              <w:t>Cable</w:t>
            </w:r>
          </w:p>
        </w:tc>
        <w:tc>
          <w:tcPr>
            <w:tcW w:w="5148" w:type="dxa"/>
          </w:tcPr>
          <w:p w14:paraId="6F8CD62D" w14:textId="77777777" w:rsidR="00747500" w:rsidRPr="00032711" w:rsidRDefault="00747500" w:rsidP="0075719A">
            <w:pPr>
              <w:tabs>
                <w:tab w:val="left" w:pos="1240"/>
              </w:tabs>
              <w:jc w:val="center"/>
            </w:pPr>
            <w:r w:rsidRPr="0057305D">
              <w:rPr>
                <w:noProof/>
              </w:rPr>
              <w:drawing>
                <wp:inline distT="0" distB="0" distL="0" distR="0" wp14:anchorId="66572845" wp14:editId="38B0C7D1">
                  <wp:extent cx="3343742" cy="895475"/>
                  <wp:effectExtent l="0" t="0" r="9525" b="0"/>
                  <wp:docPr id="206163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34425" name=""/>
                          <pic:cNvPicPr/>
                        </pic:nvPicPr>
                        <pic:blipFill>
                          <a:blip r:embed="rId39"/>
                          <a:stretch>
                            <a:fillRect/>
                          </a:stretch>
                        </pic:blipFill>
                        <pic:spPr>
                          <a:xfrm>
                            <a:off x="0" y="0"/>
                            <a:ext cx="3343742" cy="895475"/>
                          </a:xfrm>
                          <a:prstGeom prst="rect">
                            <a:avLst/>
                          </a:prstGeom>
                        </pic:spPr>
                      </pic:pic>
                    </a:graphicData>
                  </a:graphic>
                </wp:inline>
              </w:drawing>
            </w:r>
          </w:p>
        </w:tc>
      </w:tr>
      <w:tr w:rsidR="00747500" w:rsidRPr="0062074F" w14:paraId="30FF1212" w14:textId="77777777" w:rsidTr="00520800">
        <w:trPr>
          <w:jc w:val="center"/>
        </w:trPr>
        <w:tc>
          <w:tcPr>
            <w:tcW w:w="1969" w:type="dxa"/>
          </w:tcPr>
          <w:p w14:paraId="16BE19DF" w14:textId="77777777" w:rsidR="00747500" w:rsidRPr="0062074F" w:rsidRDefault="00747500" w:rsidP="0075719A">
            <w:r w:rsidRPr="0062074F">
              <w:t>Danger</w:t>
            </w:r>
          </w:p>
        </w:tc>
        <w:tc>
          <w:tcPr>
            <w:tcW w:w="5148" w:type="dxa"/>
          </w:tcPr>
          <w:p w14:paraId="15F34732" w14:textId="77777777" w:rsidR="00747500" w:rsidRPr="0062074F" w:rsidRDefault="00747500" w:rsidP="0075719A">
            <w:pPr>
              <w:jc w:val="center"/>
            </w:pPr>
            <w:r w:rsidRPr="00032711">
              <w:rPr>
                <w:noProof/>
              </w:rPr>
              <w:drawing>
                <wp:inline distT="0" distB="0" distL="0" distR="0" wp14:anchorId="70EE7437" wp14:editId="06ED5347">
                  <wp:extent cx="2057687" cy="1543265"/>
                  <wp:effectExtent l="0" t="0" r="0" b="0"/>
                  <wp:docPr id="117128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1595" name=""/>
                          <pic:cNvPicPr/>
                        </pic:nvPicPr>
                        <pic:blipFill>
                          <a:blip r:embed="rId40"/>
                          <a:stretch>
                            <a:fillRect/>
                          </a:stretch>
                        </pic:blipFill>
                        <pic:spPr>
                          <a:xfrm>
                            <a:off x="0" y="0"/>
                            <a:ext cx="2057687" cy="1543265"/>
                          </a:xfrm>
                          <a:prstGeom prst="rect">
                            <a:avLst/>
                          </a:prstGeom>
                        </pic:spPr>
                      </pic:pic>
                    </a:graphicData>
                  </a:graphic>
                </wp:inline>
              </w:drawing>
            </w:r>
          </w:p>
        </w:tc>
      </w:tr>
      <w:tr w:rsidR="00747500" w:rsidRPr="0062074F" w14:paraId="1AF5E4CC" w14:textId="77777777" w:rsidTr="00520800">
        <w:trPr>
          <w:jc w:val="center"/>
        </w:trPr>
        <w:tc>
          <w:tcPr>
            <w:tcW w:w="1969" w:type="dxa"/>
          </w:tcPr>
          <w:p w14:paraId="44650C43" w14:textId="77777777" w:rsidR="00747500" w:rsidRPr="0062074F" w:rsidRDefault="00747500" w:rsidP="0075719A">
            <w:r w:rsidRPr="0062074F">
              <w:t>Other</w:t>
            </w:r>
          </w:p>
        </w:tc>
        <w:tc>
          <w:tcPr>
            <w:tcW w:w="5148" w:type="dxa"/>
          </w:tcPr>
          <w:p w14:paraId="73944A5E" w14:textId="77777777" w:rsidR="00747500" w:rsidRPr="0062074F" w:rsidRDefault="00747500" w:rsidP="0075719A">
            <w:pPr>
              <w:jc w:val="center"/>
            </w:pPr>
            <w:r w:rsidRPr="00032711">
              <w:rPr>
                <w:noProof/>
              </w:rPr>
              <w:drawing>
                <wp:inline distT="0" distB="0" distL="0" distR="0" wp14:anchorId="59A0707B" wp14:editId="7B080688">
                  <wp:extent cx="3115110" cy="790685"/>
                  <wp:effectExtent l="0" t="0" r="9525" b="9525"/>
                  <wp:docPr id="62177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75074" name=""/>
                          <pic:cNvPicPr/>
                        </pic:nvPicPr>
                        <pic:blipFill>
                          <a:blip r:embed="rId41"/>
                          <a:stretch>
                            <a:fillRect/>
                          </a:stretch>
                        </pic:blipFill>
                        <pic:spPr>
                          <a:xfrm>
                            <a:off x="0" y="0"/>
                            <a:ext cx="3115110" cy="790685"/>
                          </a:xfrm>
                          <a:prstGeom prst="rect">
                            <a:avLst/>
                          </a:prstGeom>
                        </pic:spPr>
                      </pic:pic>
                    </a:graphicData>
                  </a:graphic>
                </wp:inline>
              </w:drawing>
            </w:r>
          </w:p>
        </w:tc>
      </w:tr>
    </w:tbl>
    <w:p w14:paraId="5FCF743D" w14:textId="037D1BF4" w:rsidR="0045426C" w:rsidRPr="0062074F" w:rsidRDefault="0045426C" w:rsidP="0045426C">
      <w:pPr>
        <w:pStyle w:val="Caption"/>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8</w:t>
      </w:r>
      <w:r w:rsidR="00157948">
        <w:fldChar w:fldCharType="end"/>
      </w:r>
      <w:r w:rsidRPr="0062074F">
        <w:t>: Manual update: Curve symbols</w:t>
      </w:r>
    </w:p>
    <w:p w14:paraId="1DE3E341" w14:textId="61CA362F" w:rsidR="00DB1913" w:rsidRPr="0062074F" w:rsidRDefault="00DB1913">
      <w:r w:rsidRPr="0062074F">
        <w:br w:type="page"/>
      </w:r>
    </w:p>
    <w:tbl>
      <w:tblPr>
        <w:tblStyle w:val="TableGrid"/>
        <w:tblW w:w="0" w:type="auto"/>
        <w:jc w:val="center"/>
        <w:tblLook w:val="04A0" w:firstRow="1" w:lastRow="0" w:firstColumn="1" w:lastColumn="0" w:noHBand="0" w:noVBand="1"/>
      </w:tblPr>
      <w:tblGrid>
        <w:gridCol w:w="2209"/>
        <w:gridCol w:w="4596"/>
      </w:tblGrid>
      <w:tr w:rsidR="00747500" w:rsidRPr="0062074F" w14:paraId="23E5383A" w14:textId="77777777" w:rsidTr="00520800">
        <w:trPr>
          <w:jc w:val="center"/>
        </w:trPr>
        <w:tc>
          <w:tcPr>
            <w:tcW w:w="2209" w:type="dxa"/>
          </w:tcPr>
          <w:p w14:paraId="5E5F59F0" w14:textId="77777777" w:rsidR="00747500" w:rsidRPr="0062074F" w:rsidRDefault="00747500" w:rsidP="0075719A">
            <w:r w:rsidRPr="0062074F">
              <w:rPr>
                <w:b/>
                <w:bCs/>
              </w:rPr>
              <w:lastRenderedPageBreak/>
              <w:t>Symbol</w:t>
            </w:r>
            <w:r>
              <w:rPr>
                <w:b/>
                <w:bCs/>
              </w:rPr>
              <w:t xml:space="preserve"> Name</w:t>
            </w:r>
          </w:p>
        </w:tc>
        <w:tc>
          <w:tcPr>
            <w:tcW w:w="4596" w:type="dxa"/>
          </w:tcPr>
          <w:p w14:paraId="0B0A4427" w14:textId="77777777" w:rsidR="00747500" w:rsidRPr="0062074F" w:rsidRDefault="00747500" w:rsidP="0075719A">
            <w:pPr>
              <w:rPr>
                <w:noProof/>
              </w:rPr>
            </w:pPr>
            <w:r>
              <w:rPr>
                <w:b/>
                <w:bCs/>
                <w:noProof/>
              </w:rPr>
              <w:t xml:space="preserve">Portrayal </w:t>
            </w:r>
            <w:r w:rsidRPr="0062074F">
              <w:rPr>
                <w:b/>
                <w:bCs/>
                <w:noProof/>
              </w:rPr>
              <w:t>Example</w:t>
            </w:r>
          </w:p>
        </w:tc>
      </w:tr>
      <w:tr w:rsidR="00747500" w:rsidRPr="0062074F" w14:paraId="0DDC5DC1" w14:textId="77777777" w:rsidTr="00520800">
        <w:trPr>
          <w:jc w:val="center"/>
        </w:trPr>
        <w:tc>
          <w:tcPr>
            <w:tcW w:w="2209" w:type="dxa"/>
          </w:tcPr>
          <w:p w14:paraId="2BAADB6B" w14:textId="77777777" w:rsidR="00747500" w:rsidRPr="0062074F" w:rsidRDefault="00747500" w:rsidP="0075719A">
            <w:r w:rsidRPr="0062074F">
              <w:t>Caution Area</w:t>
            </w:r>
          </w:p>
        </w:tc>
        <w:tc>
          <w:tcPr>
            <w:tcW w:w="4596" w:type="dxa"/>
          </w:tcPr>
          <w:p w14:paraId="54B0633F" w14:textId="47A5DBB0" w:rsidR="00747500" w:rsidRPr="0062074F" w:rsidRDefault="00747500" w:rsidP="0075719A">
            <w:pPr>
              <w:jc w:val="center"/>
            </w:pPr>
            <w:r w:rsidRPr="0062074F">
              <w:rPr>
                <w:noProof/>
              </w:rPr>
              <w:drawing>
                <wp:inline distT="0" distB="0" distL="0" distR="0" wp14:anchorId="40E9C987" wp14:editId="63E50AAB">
                  <wp:extent cx="2564593" cy="1245706"/>
                  <wp:effectExtent l="0" t="0" r="7620" b="0"/>
                  <wp:docPr id="109353242"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42"/>
                          <a:stretch>
                            <a:fillRect/>
                          </a:stretch>
                        </pic:blipFill>
                        <pic:spPr>
                          <a:xfrm>
                            <a:off x="0" y="0"/>
                            <a:ext cx="2564593" cy="1245706"/>
                          </a:xfrm>
                          <a:prstGeom prst="rect">
                            <a:avLst/>
                          </a:prstGeom>
                        </pic:spPr>
                      </pic:pic>
                    </a:graphicData>
                  </a:graphic>
                </wp:inline>
              </w:drawing>
            </w:r>
          </w:p>
        </w:tc>
      </w:tr>
      <w:tr w:rsidR="00747500" w:rsidRPr="0062074F" w14:paraId="649F0011" w14:textId="77777777" w:rsidTr="00520800">
        <w:trPr>
          <w:jc w:val="center"/>
        </w:trPr>
        <w:tc>
          <w:tcPr>
            <w:tcW w:w="2209" w:type="dxa"/>
          </w:tcPr>
          <w:p w14:paraId="5A055DDF" w14:textId="77777777" w:rsidR="00747500" w:rsidRPr="0062074F" w:rsidRDefault="00747500" w:rsidP="0075719A">
            <w:r w:rsidRPr="0062074F">
              <w:t>Other</w:t>
            </w:r>
          </w:p>
        </w:tc>
        <w:tc>
          <w:tcPr>
            <w:tcW w:w="4596" w:type="dxa"/>
          </w:tcPr>
          <w:p w14:paraId="1AEF2D06" w14:textId="77777777" w:rsidR="00747500" w:rsidRPr="0062074F" w:rsidRDefault="00747500" w:rsidP="0075719A">
            <w:pPr>
              <w:keepNext/>
              <w:jc w:val="center"/>
            </w:pPr>
            <w:r w:rsidRPr="00767BF0">
              <w:rPr>
                <w:noProof/>
              </w:rPr>
              <w:drawing>
                <wp:inline distT="0" distB="0" distL="0" distR="0" wp14:anchorId="254B964D" wp14:editId="5FD1D66C">
                  <wp:extent cx="2534004" cy="1590897"/>
                  <wp:effectExtent l="0" t="0" r="0" b="9525"/>
                  <wp:docPr id="68655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54448" name=""/>
                          <pic:cNvPicPr/>
                        </pic:nvPicPr>
                        <pic:blipFill>
                          <a:blip r:embed="rId43"/>
                          <a:stretch>
                            <a:fillRect/>
                          </a:stretch>
                        </pic:blipFill>
                        <pic:spPr>
                          <a:xfrm>
                            <a:off x="0" y="0"/>
                            <a:ext cx="2534004" cy="1590897"/>
                          </a:xfrm>
                          <a:prstGeom prst="rect">
                            <a:avLst/>
                          </a:prstGeom>
                        </pic:spPr>
                      </pic:pic>
                    </a:graphicData>
                  </a:graphic>
                </wp:inline>
              </w:drawing>
            </w:r>
          </w:p>
        </w:tc>
      </w:tr>
      <w:tr w:rsidR="00747500" w:rsidRPr="0062074F" w14:paraId="29AF4D2E" w14:textId="77777777" w:rsidTr="00520800">
        <w:trPr>
          <w:jc w:val="center"/>
        </w:trPr>
        <w:tc>
          <w:tcPr>
            <w:tcW w:w="2209" w:type="dxa"/>
          </w:tcPr>
          <w:p w14:paraId="42D2718E" w14:textId="77777777" w:rsidR="00747500" w:rsidRPr="0062074F" w:rsidRDefault="00747500" w:rsidP="0075719A">
            <w:r w:rsidRPr="0062074F">
              <w:t>Restricted Area</w:t>
            </w:r>
          </w:p>
        </w:tc>
        <w:tc>
          <w:tcPr>
            <w:tcW w:w="4596" w:type="dxa"/>
          </w:tcPr>
          <w:p w14:paraId="1E5B2536" w14:textId="77777777" w:rsidR="00747500" w:rsidRPr="00767BF0" w:rsidRDefault="00747500" w:rsidP="0075719A">
            <w:pPr>
              <w:keepNext/>
              <w:jc w:val="center"/>
            </w:pPr>
            <w:r w:rsidRPr="00032711">
              <w:rPr>
                <w:noProof/>
              </w:rPr>
              <w:drawing>
                <wp:inline distT="0" distB="0" distL="0" distR="0" wp14:anchorId="101BCDE5" wp14:editId="15B689CF">
                  <wp:extent cx="2781688" cy="1095528"/>
                  <wp:effectExtent l="0" t="0" r="0" b="9525"/>
                  <wp:docPr id="94393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35198" name=""/>
                          <pic:cNvPicPr/>
                        </pic:nvPicPr>
                        <pic:blipFill>
                          <a:blip r:embed="rId44"/>
                          <a:stretch>
                            <a:fillRect/>
                          </a:stretch>
                        </pic:blipFill>
                        <pic:spPr>
                          <a:xfrm>
                            <a:off x="0" y="0"/>
                            <a:ext cx="2781688" cy="1095528"/>
                          </a:xfrm>
                          <a:prstGeom prst="rect">
                            <a:avLst/>
                          </a:prstGeom>
                        </pic:spPr>
                      </pic:pic>
                    </a:graphicData>
                  </a:graphic>
                </wp:inline>
              </w:drawing>
            </w:r>
          </w:p>
        </w:tc>
      </w:tr>
    </w:tbl>
    <w:p w14:paraId="5278511F" w14:textId="71A612D0" w:rsidR="0045426C" w:rsidRPr="0062074F" w:rsidRDefault="0045426C" w:rsidP="0045426C">
      <w:pPr>
        <w:pStyle w:val="Caption"/>
        <w:jc w:val="center"/>
      </w:pPr>
      <w:r w:rsidRPr="0062074F">
        <w:t xml:space="preserve">Table </w:t>
      </w:r>
      <w:r w:rsidR="00157948">
        <w:fldChar w:fldCharType="begin"/>
      </w:r>
      <w:r w:rsidR="00157948">
        <w:instrText xml:space="preserve"> SEQ Table \* ARABIC </w:instrText>
      </w:r>
      <w:r w:rsidR="00157948">
        <w:fldChar w:fldCharType="separate"/>
      </w:r>
      <w:r w:rsidR="00157948">
        <w:rPr>
          <w:noProof/>
        </w:rPr>
        <w:t>9</w:t>
      </w:r>
      <w:r w:rsidR="00157948">
        <w:fldChar w:fldCharType="end"/>
      </w:r>
      <w:r w:rsidRPr="0062074F">
        <w:t>: Manual update: Surface symbols</w:t>
      </w:r>
    </w:p>
    <w:p w14:paraId="0CB2B14F" w14:textId="77777777" w:rsidR="0045426C" w:rsidRPr="0062074F" w:rsidRDefault="0045426C" w:rsidP="00846094"/>
    <w:p w14:paraId="43F406D5" w14:textId="7756D0BD" w:rsidR="00DB1913" w:rsidRPr="0062074F" w:rsidRDefault="00DB1913">
      <w:pPr>
        <w:pStyle w:val="Heading2"/>
        <w:numPr>
          <w:ilvl w:val="0"/>
          <w:numId w:val="92"/>
        </w:numPr>
      </w:pPr>
      <w:bookmarkStart w:id="815" w:name="_Toc226035138"/>
      <w:r w:rsidRPr="0062074F">
        <w:t>Attribution of Manual Update Features</w:t>
      </w:r>
      <w:bookmarkEnd w:id="815"/>
    </w:p>
    <w:p w14:paraId="65CD3348" w14:textId="4A071284" w:rsidR="00F42DFA" w:rsidRPr="0062074F" w:rsidRDefault="00DB1913" w:rsidP="004E61EE">
      <w:pPr>
        <w:spacing w:line="240" w:lineRule="auto"/>
      </w:pPr>
      <w:r w:rsidRPr="0062074F">
        <w:t xml:space="preserve">Features added by manual updates must support </w:t>
      </w:r>
      <w:r w:rsidR="005036AC">
        <w:t xml:space="preserve">the </w:t>
      </w:r>
      <w:r w:rsidRPr="0062074F">
        <w:t>attribution defined in the Manual Updates feature catalogue</w:t>
      </w:r>
      <w:r w:rsidR="005036AC">
        <w:t xml:space="preserve"> accompanying this publication</w:t>
      </w:r>
      <w:r w:rsidR="00D87FDE" w:rsidRPr="0062074F">
        <w:t>. The supplied feature catalogue contains a restricted set of features and attributes compatible with those used for S-101 electronic charts which enable portrayal and required alert and indication processing to be carried out on manually entered updates.</w:t>
      </w:r>
    </w:p>
    <w:p w14:paraId="31E522E7" w14:textId="11F41B2F" w:rsidR="00647AF8" w:rsidRPr="0062074F" w:rsidRDefault="00647AF8" w:rsidP="004E61EE">
      <w:pPr>
        <w:spacing w:line="240" w:lineRule="auto"/>
      </w:pPr>
      <w:r w:rsidRPr="0062074F">
        <w:br w:type="page"/>
      </w:r>
    </w:p>
    <w:p w14:paraId="5614145E" w14:textId="118A55C9" w:rsidR="000600E5" w:rsidRPr="0062074F" w:rsidRDefault="000600E5" w:rsidP="002D7DEE">
      <w:pPr>
        <w:pStyle w:val="Heading1"/>
        <w:numPr>
          <w:ilvl w:val="0"/>
          <w:numId w:val="0"/>
        </w:numPr>
        <w:jc w:val="center"/>
      </w:pPr>
      <w:bookmarkStart w:id="816" w:name="_Toc226035139"/>
      <w:r w:rsidRPr="0062074F">
        <w:lastRenderedPageBreak/>
        <w:t>Appendix</w:t>
      </w:r>
      <w:r w:rsidR="000849E6" w:rsidRPr="0062074F">
        <w:t xml:space="preserve"> B:</w:t>
      </w:r>
      <w:r w:rsidR="00802BDD" w:rsidRPr="0062074F">
        <w:t xml:space="preserve"> </w:t>
      </w:r>
      <w:bookmarkStart w:id="817" w:name="_Toc100303044"/>
      <w:r w:rsidRPr="0062074F">
        <w:t>S-100 Data Import Error Codes and Explanations</w:t>
      </w:r>
      <w:bookmarkEnd w:id="816"/>
      <w:bookmarkEnd w:id="817"/>
    </w:p>
    <w:p w14:paraId="7BFA1FC9" w14:textId="0FD0EBC9" w:rsidR="00DF5B84" w:rsidRPr="0062074F" w:rsidRDefault="00CC4796">
      <w:pPr>
        <w:pStyle w:val="Heading2"/>
        <w:numPr>
          <w:ilvl w:val="0"/>
          <w:numId w:val="88"/>
        </w:numPr>
        <w:ind w:left="357" w:hanging="357"/>
      </w:pPr>
      <w:bookmarkStart w:id="818" w:name="_Toc226035140"/>
      <w:r w:rsidRPr="0062074F">
        <w:t>Introduction.</w:t>
      </w:r>
      <w:bookmarkEnd w:id="818"/>
    </w:p>
    <w:p w14:paraId="7A8C03D1" w14:textId="77777777" w:rsidR="00647AF8" w:rsidRPr="0062074F" w:rsidRDefault="00647AF8" w:rsidP="00637E6A">
      <w:pPr>
        <w:spacing w:after="120" w:line="240" w:lineRule="auto"/>
        <w:jc w:val="both"/>
        <w:rPr>
          <w:rFonts w:eastAsia="Times New Roman" w:cs="Arial"/>
        </w:rPr>
      </w:pPr>
      <w:r w:rsidRPr="0062074F">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Pr="0062074F" w:rsidRDefault="00647AF8" w:rsidP="00637E6A">
      <w:pPr>
        <w:spacing w:after="120" w:line="240" w:lineRule="auto"/>
        <w:jc w:val="both"/>
        <w:rPr>
          <w:rFonts w:eastAsia="Times New Roman" w:cs="Arial"/>
        </w:rPr>
      </w:pPr>
      <w:r w:rsidRPr="0062074F">
        <w:rPr>
          <w:rFonts w:eastAsia="Times New Roman" w:cs="Arial"/>
        </w:rPr>
        <w:t>When an error occurs, this can in some instances, prevent further processing of data.</w:t>
      </w:r>
    </w:p>
    <w:p w14:paraId="2EBA8422" w14:textId="108177F5" w:rsidR="00CC4796" w:rsidRPr="0062074F" w:rsidRDefault="00CC4796" w:rsidP="00637E6A">
      <w:pPr>
        <w:spacing w:after="120" w:line="240" w:lineRule="auto"/>
        <w:jc w:val="both"/>
        <w:rPr>
          <w:rFonts w:eastAsia="Times New Roman" w:cs="Arial"/>
        </w:rPr>
      </w:pPr>
      <w:r w:rsidRPr="0062074F">
        <w:rPr>
          <w:rFonts w:eastAsia="Times New Roman" w:cs="Arial"/>
        </w:rPr>
        <w:t>Standardised error codes must be used to communicate problems with import of datasets, data support files and catalogues into the ECDIS. These are defined in the following table.</w:t>
      </w:r>
    </w:p>
    <w:p w14:paraId="7BB39521" w14:textId="195671D9" w:rsidR="00680774" w:rsidRPr="0062074F"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
      <w:tr w:rsidR="00647AF8" w:rsidRPr="0062074F"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Message</w:t>
            </w:r>
          </w:p>
        </w:tc>
      </w:tr>
      <w:tr w:rsidR="00647AF8" w:rsidRPr="0062074F" w14:paraId="1391715B" w14:textId="77777777" w:rsidTr="002D7DEE">
        <w:tc>
          <w:tcPr>
            <w:tcW w:w="1200" w:type="dxa"/>
            <w:vAlign w:val="center"/>
          </w:tcPr>
          <w:p w14:paraId="095969E2" w14:textId="77777777" w:rsidR="00647AF8" w:rsidRPr="0062074F" w:rsidRDefault="00647AF8" w:rsidP="00637E6A">
            <w:pPr>
              <w:spacing w:before="60" w:after="60" w:line="240" w:lineRule="auto"/>
              <w:rPr>
                <w:rFonts w:eastAsia="Times New Roman" w:cs="Arial"/>
                <w:b/>
                <w:bCs/>
                <w:sz w:val="18"/>
                <w:szCs w:val="18"/>
              </w:rPr>
            </w:pPr>
            <w:r w:rsidRPr="0062074F">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Self Signed Key is invalid</w:t>
            </w:r>
          </w:p>
        </w:tc>
      </w:tr>
      <w:tr w:rsidR="00647AF8" w:rsidRPr="0062074F" w14:paraId="1C8C5AB4" w14:textId="77777777" w:rsidTr="002D7DEE">
        <w:tc>
          <w:tcPr>
            <w:tcW w:w="1200" w:type="dxa"/>
            <w:vAlign w:val="center"/>
          </w:tcPr>
          <w:p w14:paraId="4DB677E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Self Signed Key file is incorrect</w:t>
            </w:r>
          </w:p>
        </w:tc>
      </w:tr>
      <w:tr w:rsidR="00647AF8" w:rsidRPr="0062074F" w14:paraId="0B5A3748" w14:textId="77777777" w:rsidTr="002D7DEE">
        <w:tc>
          <w:tcPr>
            <w:tcW w:w="1200" w:type="dxa"/>
            <w:vAlign w:val="center"/>
          </w:tcPr>
          <w:p w14:paraId="4F806C8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Signed Data Server Certificate is invalid</w:t>
            </w:r>
          </w:p>
        </w:tc>
      </w:tr>
      <w:tr w:rsidR="00647AF8" w:rsidRPr="0062074F" w14:paraId="0E766181" w14:textId="77777777" w:rsidTr="002D7DEE">
        <w:tc>
          <w:tcPr>
            <w:tcW w:w="1200" w:type="dxa"/>
            <w:vAlign w:val="center"/>
          </w:tcPr>
          <w:p w14:paraId="1F078AD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SA Signed DS Certificate is incorrect</w:t>
            </w:r>
          </w:p>
        </w:tc>
      </w:tr>
      <w:tr w:rsidR="00647AF8" w:rsidRPr="0062074F" w14:paraId="6D0B1D65" w14:textId="77777777" w:rsidTr="002D7DEE">
        <w:tc>
          <w:tcPr>
            <w:tcW w:w="1200" w:type="dxa"/>
            <w:vAlign w:val="center"/>
          </w:tcPr>
          <w:p w14:paraId="6E87480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105</w:t>
            </w:r>
          </w:p>
        </w:tc>
        <w:tc>
          <w:tcPr>
            <w:tcW w:w="7759" w:type="dxa"/>
            <w:vAlign w:val="center"/>
          </w:tcPr>
          <w:p w14:paraId="56E3679F" w14:textId="734CA9F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SA Digital Certificate (X</w:t>
            </w:r>
            <w:r w:rsidR="00415C7D">
              <w:rPr>
                <w:rFonts w:eastAsia="Times New Roman" w:cs="Arial"/>
                <w:iCs/>
                <w:sz w:val="18"/>
                <w:szCs w:val="18"/>
              </w:rPr>
              <w:t>.</w:t>
            </w:r>
            <w:r w:rsidRPr="0062074F">
              <w:rPr>
                <w:rFonts w:eastAsia="Times New Roman" w:cs="Arial"/>
                <w:iCs/>
                <w:sz w:val="18"/>
                <w:szCs w:val="18"/>
              </w:rPr>
              <w:t>509) file is not available. A valid certificate can be obtained from the IHO website or your data supplier</w:t>
            </w:r>
          </w:p>
        </w:tc>
      </w:tr>
      <w:tr w:rsidR="00647AF8" w:rsidRPr="0062074F" w14:paraId="74A4D353" w14:textId="77777777" w:rsidTr="002D7DEE">
        <w:tc>
          <w:tcPr>
            <w:tcW w:w="1200" w:type="dxa"/>
            <w:vAlign w:val="center"/>
          </w:tcPr>
          <w:p w14:paraId="5E7395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106</w:t>
            </w:r>
          </w:p>
        </w:tc>
        <w:tc>
          <w:tcPr>
            <w:tcW w:w="7759" w:type="dxa"/>
            <w:vAlign w:val="center"/>
          </w:tcPr>
          <w:p w14:paraId="133508F1"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The SA Signed Data Server Certificate is invalid. The SA may have issued a new public key or the dataset may originate from another service. A new SA public key can be obtained from the IHO website or from your data supplier</w:t>
            </w:r>
          </w:p>
        </w:tc>
      </w:tr>
      <w:tr w:rsidR="00647AF8" w:rsidRPr="0062074F" w14:paraId="285C27DB" w14:textId="77777777" w:rsidTr="002D7DEE">
        <w:tc>
          <w:tcPr>
            <w:tcW w:w="1200" w:type="dxa"/>
            <w:vAlign w:val="center"/>
          </w:tcPr>
          <w:p w14:paraId="724C05D2"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107</w:t>
            </w:r>
          </w:p>
        </w:tc>
        <w:tc>
          <w:tcPr>
            <w:tcW w:w="7759" w:type="dxa"/>
            <w:vAlign w:val="center"/>
          </w:tcPr>
          <w:p w14:paraId="69882E11" w14:textId="33833A7F"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SA signed D</w:t>
            </w:r>
            <w:r w:rsidR="00F20F26" w:rsidRPr="0062074F">
              <w:rPr>
                <w:rFonts w:eastAsia="Times New Roman" w:cs="Arial"/>
                <w:i/>
                <w:sz w:val="18"/>
                <w:szCs w:val="18"/>
              </w:rPr>
              <w:t xml:space="preserve">ata </w:t>
            </w:r>
            <w:r w:rsidRPr="0062074F">
              <w:rPr>
                <w:rFonts w:eastAsia="Times New Roman" w:cs="Arial"/>
                <w:i/>
                <w:sz w:val="18"/>
                <w:szCs w:val="18"/>
              </w:rPr>
              <w:t>S</w:t>
            </w:r>
            <w:r w:rsidR="00F20F26" w:rsidRPr="0062074F">
              <w:rPr>
                <w:rFonts w:eastAsia="Times New Roman" w:cs="Arial"/>
                <w:i/>
                <w:sz w:val="18"/>
                <w:szCs w:val="18"/>
              </w:rPr>
              <w:t>erver</w:t>
            </w:r>
            <w:r w:rsidRPr="0062074F">
              <w:rPr>
                <w:rFonts w:eastAsia="Times New Roman" w:cs="Arial"/>
                <w:i/>
                <w:sz w:val="18"/>
                <w:szCs w:val="18"/>
              </w:rPr>
              <w:t xml:space="preserve"> Certificate file is missing. A valid certificate can be obtained from your data supplier”</w:t>
            </w:r>
          </w:p>
        </w:tc>
      </w:tr>
      <w:tr w:rsidR="00647AF8" w:rsidRPr="0062074F" w14:paraId="664267CA" w14:textId="77777777" w:rsidTr="002D7DEE">
        <w:tc>
          <w:tcPr>
            <w:tcW w:w="1200" w:type="dxa"/>
            <w:vAlign w:val="center"/>
          </w:tcPr>
          <w:p w14:paraId="7271C2B0" w14:textId="77777777" w:rsidR="00647AF8" w:rsidRPr="0062074F" w:rsidRDefault="00647AF8" w:rsidP="00637E6A">
            <w:pPr>
              <w:spacing w:before="60" w:after="60" w:line="240" w:lineRule="auto"/>
              <w:rPr>
                <w:rFonts w:eastAsia="Times New Roman" w:cs="Arial"/>
                <w:b/>
                <w:color w:val="000000"/>
                <w:sz w:val="18"/>
                <w:szCs w:val="18"/>
              </w:rPr>
            </w:pPr>
            <w:r w:rsidRPr="0062074F">
              <w:rPr>
                <w:rFonts w:eastAsia="Times New Roman" w:cs="Arial"/>
                <w:b/>
                <w:color w:val="000000"/>
                <w:sz w:val="18"/>
                <w:szCs w:val="18"/>
              </w:rPr>
              <w:t>SSE 108</w:t>
            </w:r>
          </w:p>
        </w:tc>
        <w:tc>
          <w:tcPr>
            <w:tcW w:w="7759" w:type="dxa"/>
            <w:vAlign w:val="center"/>
          </w:tcPr>
          <w:p w14:paraId="1146DABE" w14:textId="302DB29A" w:rsidR="00647AF8" w:rsidRPr="0062074F" w:rsidRDefault="00647AF8" w:rsidP="00637E6A">
            <w:pPr>
              <w:spacing w:before="60" w:after="60" w:line="240" w:lineRule="auto"/>
              <w:rPr>
                <w:rFonts w:eastAsia="Times New Roman" w:cs="Arial"/>
                <w:iCs/>
                <w:color w:val="000000"/>
                <w:sz w:val="18"/>
                <w:szCs w:val="18"/>
              </w:rPr>
            </w:pPr>
            <w:r w:rsidRPr="0062074F">
              <w:rPr>
                <w:rFonts w:eastAsia="Times New Roman" w:cs="Arial"/>
                <w:iCs/>
                <w:color w:val="000000"/>
                <w:sz w:val="18"/>
                <w:szCs w:val="18"/>
              </w:rPr>
              <w:t>SA Digital Certificate (X</w:t>
            </w:r>
            <w:r w:rsidR="00415C7D">
              <w:rPr>
                <w:rFonts w:eastAsia="Times New Roman" w:cs="Arial"/>
                <w:iCs/>
                <w:color w:val="000000"/>
                <w:sz w:val="18"/>
                <w:szCs w:val="18"/>
              </w:rPr>
              <w:t>.</w:t>
            </w:r>
            <w:r w:rsidRPr="0062074F">
              <w:rPr>
                <w:rFonts w:eastAsia="Times New Roman" w:cs="Arial"/>
                <w:iCs/>
                <w:color w:val="000000"/>
                <w:sz w:val="18"/>
                <w:szCs w:val="18"/>
              </w:rPr>
              <w:t>509) file incorrect format. A valid certificate can be obtained from the IHO website or your data supplier</w:t>
            </w:r>
          </w:p>
        </w:tc>
      </w:tr>
      <w:tr w:rsidR="00647AF8" w:rsidRPr="0062074F" w14:paraId="2BC3ED3F" w14:textId="77777777" w:rsidTr="002D7DEE">
        <w:tc>
          <w:tcPr>
            <w:tcW w:w="1200" w:type="dxa"/>
            <w:vAlign w:val="center"/>
          </w:tcPr>
          <w:p w14:paraId="1C94962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109</w:t>
            </w:r>
          </w:p>
        </w:tc>
        <w:tc>
          <w:tcPr>
            <w:tcW w:w="7759" w:type="dxa"/>
            <w:vAlign w:val="center"/>
          </w:tcPr>
          <w:p w14:paraId="0B5089D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Resource Digital Signature is invalid</w:t>
            </w:r>
          </w:p>
        </w:tc>
      </w:tr>
      <w:tr w:rsidR="00647AF8" w:rsidRPr="0062074F" w14:paraId="4BA355E6" w14:textId="77777777" w:rsidTr="002D7DEE">
        <w:tc>
          <w:tcPr>
            <w:tcW w:w="1200" w:type="dxa"/>
            <w:vAlign w:val="center"/>
          </w:tcPr>
          <w:p w14:paraId="167146F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110</w:t>
            </w:r>
          </w:p>
        </w:tc>
        <w:tc>
          <w:tcPr>
            <w:tcW w:w="7759" w:type="dxa"/>
            <w:vAlign w:val="center"/>
          </w:tcPr>
          <w:p w14:paraId="12BBD9E8"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Permits not available for this Data Server. Contact your data supplier to obtain the correct permits.</w:t>
            </w:r>
          </w:p>
        </w:tc>
      </w:tr>
      <w:tr w:rsidR="00647AF8" w:rsidRPr="0062074F" w14:paraId="52998420" w14:textId="77777777" w:rsidTr="002D7DEE">
        <w:tc>
          <w:tcPr>
            <w:tcW w:w="1200" w:type="dxa"/>
            <w:vAlign w:val="center"/>
          </w:tcPr>
          <w:p w14:paraId="5423305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111</w:t>
            </w:r>
          </w:p>
        </w:tc>
        <w:tc>
          <w:tcPr>
            <w:tcW w:w="7759" w:type="dxa"/>
            <w:vAlign w:val="center"/>
          </w:tcPr>
          <w:p w14:paraId="650381DA" w14:textId="351B1EC0"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w:t>
            </w:r>
            <w:r w:rsidR="00637E6A" w:rsidRPr="0062074F">
              <w:rPr>
                <w:rFonts w:eastAsia="Times New Roman" w:cs="Arial"/>
                <w:iCs/>
                <w:sz w:val="18"/>
                <w:szCs w:val="18"/>
              </w:rPr>
              <w:t xml:space="preserve"> </w:t>
            </w:r>
            <w:r w:rsidRPr="0062074F">
              <w:rPr>
                <w:rFonts w:eastAsia="Times New Roman" w:cs="Arial"/>
                <w:iCs/>
                <w:sz w:val="18"/>
                <w:szCs w:val="18"/>
              </w:rPr>
              <w:t>not found. Load the permit file provided by the data supplier.</w:t>
            </w:r>
          </w:p>
        </w:tc>
      </w:tr>
      <w:tr w:rsidR="00647AF8" w:rsidRPr="0062074F" w14:paraId="39037167" w14:textId="77777777" w:rsidTr="002D7DEE">
        <w:tc>
          <w:tcPr>
            <w:tcW w:w="1200" w:type="dxa"/>
            <w:vAlign w:val="center"/>
          </w:tcPr>
          <w:p w14:paraId="2B7DBFF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113</w:t>
            </w:r>
          </w:p>
        </w:tc>
        <w:tc>
          <w:tcPr>
            <w:tcW w:w="7759" w:type="dxa"/>
            <w:vAlign w:val="center"/>
          </w:tcPr>
          <w:p w14:paraId="12393DC5" w14:textId="48B48A4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 xml:space="preserve">Dataset </w:t>
            </w:r>
            <w:r w:rsidRPr="0062074F">
              <w:rPr>
                <w:rFonts w:eastAsia="Times New Roman" w:cs="Arial"/>
                <w:iCs/>
              </w:rPr>
              <w:t xml:space="preserve">Permit is invalid (checksum is incorrect) or the </w:t>
            </w:r>
            <w:r w:rsidRPr="0062074F">
              <w:rPr>
                <w:rFonts w:eastAsia="Times New Roman" w:cs="Arial"/>
                <w:iCs/>
                <w:sz w:val="18"/>
                <w:szCs w:val="18"/>
              </w:rPr>
              <w:t xml:space="preserve">Dataset </w:t>
            </w:r>
            <w:r w:rsidRPr="0062074F">
              <w:rPr>
                <w:rFonts w:eastAsia="Times New Roman" w:cs="Arial"/>
                <w:iCs/>
              </w:rPr>
              <w:t>Permit is for a different system”</w:t>
            </w:r>
            <w:r w:rsidR="008972A2" w:rsidRPr="0062074F">
              <w:rPr>
                <w:rFonts w:eastAsia="Times New Roman" w:cs="Arial"/>
                <w:iCs/>
              </w:rPr>
              <w:t xml:space="preserve"> </w:t>
            </w:r>
            <w:r w:rsidRPr="0062074F">
              <w:rPr>
                <w:rFonts w:eastAsia="Times New Roman" w:cs="Arial"/>
                <w:iCs/>
                <w:sz w:val="18"/>
                <w:szCs w:val="18"/>
              </w:rPr>
              <w:t>Contact your data supplier and obtain a new or valid permit file.</w:t>
            </w:r>
          </w:p>
        </w:tc>
      </w:tr>
      <w:tr w:rsidR="00647AF8" w:rsidRPr="0062074F" w14:paraId="0F03F763" w14:textId="77777777" w:rsidTr="002D7DEE">
        <w:tc>
          <w:tcPr>
            <w:tcW w:w="1200" w:type="dxa"/>
            <w:vAlign w:val="center"/>
          </w:tcPr>
          <w:p w14:paraId="5422572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114</w:t>
            </w:r>
          </w:p>
        </w:tc>
        <w:tc>
          <w:tcPr>
            <w:tcW w:w="7759" w:type="dxa"/>
            <w:vAlign w:val="center"/>
          </w:tcPr>
          <w:p w14:paraId="44767219"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Incorrect system date, check that the computer clock (if accessible) is set correctly or contact your system supplier.</w:t>
            </w:r>
          </w:p>
        </w:tc>
      </w:tr>
      <w:tr w:rsidR="00647AF8" w:rsidRPr="0062074F" w14:paraId="40256AFC" w14:textId="77777777" w:rsidTr="002D7DEE">
        <w:tc>
          <w:tcPr>
            <w:tcW w:w="1200" w:type="dxa"/>
            <w:vAlign w:val="center"/>
          </w:tcPr>
          <w:p w14:paraId="26363D5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115</w:t>
            </w:r>
          </w:p>
        </w:tc>
        <w:tc>
          <w:tcPr>
            <w:tcW w:w="7759" w:type="dxa"/>
            <w:vAlign w:val="center"/>
          </w:tcPr>
          <w:p w14:paraId="09DB6103"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has expired. Please contact your data supplier to renew the subscription licence</w:t>
            </w:r>
          </w:p>
        </w:tc>
      </w:tr>
      <w:tr w:rsidR="00647AF8" w:rsidRPr="0062074F" w14:paraId="2FC0A084" w14:textId="77777777" w:rsidTr="002D7DEE">
        <w:tc>
          <w:tcPr>
            <w:tcW w:w="1200" w:type="dxa"/>
            <w:vAlign w:val="center"/>
          </w:tcPr>
          <w:p w14:paraId="6CBD389B"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117</w:t>
            </w:r>
          </w:p>
        </w:tc>
        <w:tc>
          <w:tcPr>
            <w:tcW w:w="7759" w:type="dxa"/>
            <w:vAlign w:val="center"/>
          </w:tcPr>
          <w:p w14:paraId="32317E2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62074F" w14:paraId="5F071C7B" w14:textId="77777777" w:rsidTr="002D7DEE">
        <w:tc>
          <w:tcPr>
            <w:tcW w:w="1200" w:type="dxa"/>
            <w:vAlign w:val="center"/>
          </w:tcPr>
          <w:p w14:paraId="0BDAAA5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118</w:t>
            </w:r>
          </w:p>
        </w:tc>
        <w:tc>
          <w:tcPr>
            <w:tcW w:w="7759" w:type="dxa"/>
            <w:vAlign w:val="center"/>
          </w:tcPr>
          <w:p w14:paraId="5EC5A2E5"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HW_ID has incorrect format</w:t>
            </w:r>
          </w:p>
        </w:tc>
      </w:tr>
      <w:tr w:rsidR="00647AF8" w:rsidRPr="0062074F" w14:paraId="211FF660" w14:textId="77777777" w:rsidTr="002D7DEE">
        <w:tc>
          <w:tcPr>
            <w:tcW w:w="1200" w:type="dxa"/>
            <w:vAlign w:val="center"/>
          </w:tcPr>
          <w:p w14:paraId="07BCF4B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120</w:t>
            </w:r>
          </w:p>
        </w:tc>
        <w:tc>
          <w:tcPr>
            <w:tcW w:w="7759" w:type="dxa"/>
            <w:vAlign w:val="center"/>
          </w:tcPr>
          <w:p w14:paraId="77054B20"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will expire in less than 30 days. Please contact your data supplier to renew the subscription licence</w:t>
            </w:r>
          </w:p>
        </w:tc>
      </w:tr>
      <w:tr w:rsidR="00647AF8" w:rsidRPr="0062074F" w14:paraId="392A5E2B" w14:textId="77777777" w:rsidTr="002D7DEE">
        <w:tc>
          <w:tcPr>
            <w:tcW w:w="1200" w:type="dxa"/>
            <w:vAlign w:val="center"/>
          </w:tcPr>
          <w:p w14:paraId="623B7C2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121</w:t>
            </w:r>
          </w:p>
        </w:tc>
        <w:tc>
          <w:tcPr>
            <w:tcW w:w="7759" w:type="dxa"/>
            <w:vAlign w:val="center"/>
          </w:tcPr>
          <w:p w14:paraId="1F1664EB"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62074F" w14:paraId="508FF298" w14:textId="77777777" w:rsidTr="002D7DEE">
        <w:tc>
          <w:tcPr>
            <w:tcW w:w="1200" w:type="dxa"/>
            <w:vAlign w:val="center"/>
          </w:tcPr>
          <w:p w14:paraId="296B667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122</w:t>
            </w:r>
          </w:p>
        </w:tc>
        <w:tc>
          <w:tcPr>
            <w:tcW w:w="7759" w:type="dxa"/>
            <w:vAlign w:val="center"/>
          </w:tcPr>
          <w:p w14:paraId="1846008D" w14:textId="062B41A8"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One or more of the SA Digital Certificate or Domain Controller certificates (X</w:t>
            </w:r>
            <w:r w:rsidR="00415C7D">
              <w:rPr>
                <w:rFonts w:eastAsia="Times New Roman" w:cs="Arial"/>
                <w:iCs/>
                <w:sz w:val="18"/>
                <w:szCs w:val="18"/>
              </w:rPr>
              <w:t>.</w:t>
            </w:r>
            <w:r w:rsidRPr="0062074F">
              <w:rPr>
                <w:rFonts w:eastAsia="Times New Roman" w:cs="Arial"/>
                <w:iCs/>
                <w:sz w:val="18"/>
                <w:szCs w:val="18"/>
              </w:rPr>
              <w:t>509) have expired. A new SA public key can be obtained from the IHO web</w:t>
            </w:r>
            <w:r w:rsidR="00637E6A" w:rsidRPr="0062074F">
              <w:rPr>
                <w:rFonts w:eastAsia="Times New Roman" w:cs="Arial"/>
                <w:iCs/>
                <w:sz w:val="18"/>
                <w:szCs w:val="18"/>
              </w:rPr>
              <w:t>site or from your data supplier</w:t>
            </w:r>
          </w:p>
        </w:tc>
      </w:tr>
      <w:tr w:rsidR="00647AF8" w:rsidRPr="0062074F" w14:paraId="1EA23C01" w14:textId="77777777" w:rsidTr="002D7DEE">
        <w:tc>
          <w:tcPr>
            <w:tcW w:w="1200" w:type="dxa"/>
            <w:vAlign w:val="center"/>
          </w:tcPr>
          <w:p w14:paraId="3D5A951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123</w:t>
            </w:r>
          </w:p>
        </w:tc>
        <w:tc>
          <w:tcPr>
            <w:tcW w:w="7759" w:type="dxa"/>
            <w:vAlign w:val="center"/>
          </w:tcPr>
          <w:p w14:paraId="5716BECA" w14:textId="41ED6C1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Non sequential update, previous update(s) missing try reloading from the base media. If the problem pers</w:t>
            </w:r>
            <w:r w:rsidR="00637E6A" w:rsidRPr="0062074F">
              <w:rPr>
                <w:rFonts w:eastAsia="Times New Roman" w:cs="Arial"/>
                <w:iCs/>
                <w:sz w:val="18"/>
                <w:szCs w:val="18"/>
              </w:rPr>
              <w:t>ists contact your data supplier</w:t>
            </w:r>
          </w:p>
        </w:tc>
      </w:tr>
      <w:tr w:rsidR="00647AF8" w:rsidRPr="0062074F" w14:paraId="532829C4" w14:textId="77777777" w:rsidTr="002D7DEE">
        <w:tc>
          <w:tcPr>
            <w:tcW w:w="1200" w:type="dxa"/>
            <w:vAlign w:val="center"/>
          </w:tcPr>
          <w:p w14:paraId="5A4E616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125</w:t>
            </w:r>
          </w:p>
        </w:tc>
        <w:tc>
          <w:tcPr>
            <w:tcW w:w="7759" w:type="dxa"/>
            <w:vAlign w:val="center"/>
          </w:tcPr>
          <w:p w14:paraId="0BFBBA56" w14:textId="27FBB6AC" w:rsidR="00647AF8" w:rsidRPr="0062074F" w:rsidRDefault="00647AF8" w:rsidP="00637E6A">
            <w:pPr>
              <w:spacing w:before="60" w:after="60" w:line="240" w:lineRule="auto"/>
              <w:rPr>
                <w:rFonts w:eastAsia="Times New Roman" w:cs="Arial"/>
                <w:iCs/>
                <w:sz w:val="18"/>
                <w:szCs w:val="18"/>
              </w:rPr>
            </w:pPr>
            <w:r w:rsidRPr="0062074F">
              <w:rPr>
                <w:iCs/>
                <w:sz w:val="18"/>
                <w:szCs w:val="18"/>
              </w:rPr>
              <w:t xml:space="preserve">The permit for </w:t>
            </w:r>
            <w:r w:rsidR="00833824" w:rsidRPr="0062074F">
              <w:rPr>
                <w:iCs/>
                <w:sz w:val="18"/>
                <w:szCs w:val="18"/>
              </w:rPr>
              <w:t xml:space="preserve">dataset </w:t>
            </w:r>
            <w:r w:rsidRPr="0062074F">
              <w:rPr>
                <w:iCs/>
                <w:sz w:val="18"/>
                <w:szCs w:val="18"/>
              </w:rPr>
              <w:t xml:space="preserve">&lt; name&gt; has expired. This </w:t>
            </w:r>
            <w:r w:rsidR="00833824" w:rsidRPr="0062074F">
              <w:rPr>
                <w:iCs/>
                <w:sz w:val="18"/>
                <w:szCs w:val="18"/>
              </w:rPr>
              <w:t>dataset</w:t>
            </w:r>
            <w:r w:rsidRPr="0062074F">
              <w:rPr>
                <w:iCs/>
                <w:sz w:val="18"/>
                <w:szCs w:val="18"/>
              </w:rPr>
              <w:t xml:space="preserve"> may be out of date and MUST NOT </w:t>
            </w:r>
            <w:r w:rsidR="00637E6A" w:rsidRPr="0062074F">
              <w:rPr>
                <w:iCs/>
                <w:sz w:val="18"/>
                <w:szCs w:val="18"/>
              </w:rPr>
              <w:t>be used for Primary NAVIGATION</w:t>
            </w:r>
          </w:p>
        </w:tc>
      </w:tr>
      <w:tr w:rsidR="00647AF8" w:rsidRPr="0062074F" w14:paraId="339A2A09" w14:textId="77777777" w:rsidTr="002D7DEE">
        <w:tc>
          <w:tcPr>
            <w:tcW w:w="1200" w:type="dxa"/>
            <w:vAlign w:val="center"/>
          </w:tcPr>
          <w:p w14:paraId="46D72AB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126</w:t>
            </w:r>
          </w:p>
        </w:tc>
        <w:tc>
          <w:tcPr>
            <w:tcW w:w="7759" w:type="dxa"/>
            <w:vAlign w:val="center"/>
          </w:tcPr>
          <w:p w14:paraId="478E27D0" w14:textId="77777777" w:rsidR="00647AF8" w:rsidRPr="0062074F" w:rsidRDefault="00647AF8" w:rsidP="00637E6A">
            <w:pPr>
              <w:spacing w:before="60" w:after="60" w:line="240" w:lineRule="auto"/>
              <w:rPr>
                <w:iCs/>
                <w:sz w:val="18"/>
                <w:szCs w:val="18"/>
              </w:rPr>
            </w:pPr>
            <w:r w:rsidRPr="0062074F">
              <w:rPr>
                <w:iCs/>
                <w:sz w:val="18"/>
                <w:szCs w:val="18"/>
              </w:rPr>
              <w:t>This Dataset is not authenticated by the IHO acting as the Scheme Administrator</w:t>
            </w:r>
          </w:p>
        </w:tc>
      </w:tr>
      <w:tr w:rsidR="00647AF8" w:rsidRPr="0062074F" w14:paraId="165A966F" w14:textId="77777777" w:rsidTr="002D7DEE">
        <w:tc>
          <w:tcPr>
            <w:tcW w:w="1200" w:type="dxa"/>
            <w:vAlign w:val="center"/>
          </w:tcPr>
          <w:p w14:paraId="545BB9BE"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lastRenderedPageBreak/>
              <w:t>SSE128</w:t>
            </w:r>
          </w:p>
        </w:tc>
        <w:tc>
          <w:tcPr>
            <w:tcW w:w="7759" w:type="dxa"/>
            <w:vAlign w:val="center"/>
          </w:tcPr>
          <w:p w14:paraId="5DF18A7C" w14:textId="648DEE6A" w:rsidR="00647AF8" w:rsidRPr="0062074F" w:rsidRDefault="00647AF8" w:rsidP="00637E6A">
            <w:pPr>
              <w:spacing w:before="60" w:after="60" w:line="240" w:lineRule="auto"/>
              <w:rPr>
                <w:iCs/>
                <w:sz w:val="18"/>
                <w:szCs w:val="18"/>
              </w:rPr>
            </w:pPr>
            <w:r w:rsidRPr="0062074F">
              <w:rPr>
                <w:iCs/>
                <w:sz w:val="18"/>
                <w:szCs w:val="18"/>
              </w:rPr>
              <w:t xml:space="preserve">Error </w:t>
            </w:r>
            <w:r w:rsidR="00F20F26" w:rsidRPr="0062074F">
              <w:rPr>
                <w:iCs/>
                <w:sz w:val="18"/>
                <w:szCs w:val="18"/>
              </w:rPr>
              <w:t xml:space="preserve">processing </w:t>
            </w:r>
            <w:r w:rsidRPr="0062074F">
              <w:rPr>
                <w:iCs/>
                <w:sz w:val="18"/>
                <w:szCs w:val="18"/>
              </w:rPr>
              <w:t xml:space="preserve">&lt;file name&gt;. The format or content could not be </w:t>
            </w:r>
            <w:r w:rsidR="00F20F26" w:rsidRPr="0062074F">
              <w:rPr>
                <w:iCs/>
                <w:sz w:val="18"/>
                <w:szCs w:val="18"/>
              </w:rPr>
              <w:t xml:space="preserve">parsed </w:t>
            </w:r>
            <w:r w:rsidR="002B7019" w:rsidRPr="0062074F">
              <w:rPr>
                <w:iCs/>
                <w:sz w:val="18"/>
                <w:szCs w:val="18"/>
              </w:rPr>
              <w:t>and it could not be installed</w:t>
            </w:r>
          </w:p>
        </w:tc>
      </w:tr>
      <w:tr w:rsidR="00647AF8" w:rsidRPr="0062074F" w14:paraId="0A4B970B" w14:textId="77777777" w:rsidTr="002D7DEE">
        <w:tc>
          <w:tcPr>
            <w:tcW w:w="1200" w:type="dxa"/>
            <w:vAlign w:val="center"/>
          </w:tcPr>
          <w:p w14:paraId="2C49DC9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SSE129</w:t>
            </w:r>
          </w:p>
        </w:tc>
        <w:tc>
          <w:tcPr>
            <w:tcW w:w="7759" w:type="dxa"/>
            <w:vAlign w:val="center"/>
          </w:tcPr>
          <w:p w14:paraId="289F8204" w14:textId="77777777" w:rsidR="00647AF8" w:rsidRPr="0062074F" w:rsidRDefault="00647AF8" w:rsidP="00637E6A">
            <w:pPr>
              <w:spacing w:before="60" w:after="60" w:line="240" w:lineRule="auto"/>
              <w:rPr>
                <w:iCs/>
                <w:sz w:val="18"/>
                <w:szCs w:val="18"/>
              </w:rPr>
            </w:pPr>
            <w:r w:rsidRPr="0062074F">
              <w:rPr>
                <w:iCs/>
                <w:sz w:val="18"/>
                <w:szCs w:val="18"/>
              </w:rPr>
              <w:t>This Catalogue is not authenticated by the IHO acting as the Scheme Administrator</w:t>
            </w:r>
          </w:p>
        </w:tc>
      </w:tr>
      <w:tr w:rsidR="00647AF8" w:rsidRPr="0062074F" w14:paraId="2AE7F6B3" w14:textId="77777777" w:rsidTr="002D7DEE">
        <w:tc>
          <w:tcPr>
            <w:tcW w:w="1200" w:type="dxa"/>
            <w:vAlign w:val="center"/>
          </w:tcPr>
          <w:p w14:paraId="211C19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SSE131</w:t>
            </w:r>
          </w:p>
        </w:tc>
        <w:tc>
          <w:tcPr>
            <w:tcW w:w="7759" w:type="dxa"/>
            <w:vAlign w:val="center"/>
          </w:tcPr>
          <w:p w14:paraId="4E04D83A" w14:textId="340051D1" w:rsidR="00647AF8" w:rsidRPr="0062074F" w:rsidRDefault="00D9437A" w:rsidP="00637E6A">
            <w:pPr>
              <w:spacing w:before="60" w:after="60" w:line="240" w:lineRule="auto"/>
              <w:rPr>
                <w:iCs/>
                <w:sz w:val="18"/>
                <w:szCs w:val="18"/>
              </w:rPr>
            </w:pPr>
            <w:r w:rsidRPr="0062074F">
              <w:rPr>
                <w:iCs/>
                <w:sz w:val="18"/>
                <w:szCs w:val="18"/>
              </w:rPr>
              <w:t>Error: No Feature Cat</w:t>
            </w:r>
            <w:r w:rsidR="00BE49F8" w:rsidRPr="0062074F">
              <w:rPr>
                <w:iCs/>
                <w:sz w:val="18"/>
                <w:szCs w:val="18"/>
              </w:rPr>
              <w:t>a</w:t>
            </w:r>
            <w:r w:rsidRPr="0062074F">
              <w:rPr>
                <w:iCs/>
                <w:sz w:val="18"/>
                <w:szCs w:val="18"/>
              </w:rPr>
              <w:t xml:space="preserve">logue or Portrayal Catalogue could be found </w:t>
            </w:r>
            <w:r w:rsidR="00953D68" w:rsidRPr="0062074F">
              <w:rPr>
                <w:iCs/>
                <w:sz w:val="18"/>
                <w:szCs w:val="18"/>
              </w:rPr>
              <w:t xml:space="preserve">compatible with </w:t>
            </w:r>
            <w:r w:rsidRPr="0062074F">
              <w:rPr>
                <w:iCs/>
                <w:sz w:val="18"/>
                <w:szCs w:val="18"/>
              </w:rPr>
              <w:t>dataset &lt;dataset name&gt;</w:t>
            </w:r>
          </w:p>
        </w:tc>
      </w:tr>
      <w:tr w:rsidR="00647AF8" w:rsidRPr="0062074F" w14:paraId="2FAF47E6" w14:textId="77777777" w:rsidTr="002D7DEE">
        <w:tc>
          <w:tcPr>
            <w:tcW w:w="1200" w:type="dxa"/>
            <w:vAlign w:val="center"/>
          </w:tcPr>
          <w:p w14:paraId="72214CC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SSE132</w:t>
            </w:r>
          </w:p>
        </w:tc>
        <w:tc>
          <w:tcPr>
            <w:tcW w:w="7759" w:type="dxa"/>
            <w:vAlign w:val="center"/>
          </w:tcPr>
          <w:p w14:paraId="028B28F7" w14:textId="77777777" w:rsidR="00647AF8" w:rsidRPr="0062074F" w:rsidRDefault="00647AF8" w:rsidP="00637E6A">
            <w:pPr>
              <w:spacing w:before="60" w:after="60" w:line="240" w:lineRule="auto"/>
              <w:rPr>
                <w:iCs/>
                <w:sz w:val="18"/>
                <w:szCs w:val="18"/>
              </w:rPr>
            </w:pPr>
            <w:r w:rsidRPr="0062074F">
              <w:rPr>
                <w:iCs/>
                <w:sz w:val="18"/>
                <w:szCs w:val="18"/>
              </w:rPr>
              <w:t>Signature Path can not be validated. One or more of the Domain Controller or SA digital certificates is missing or invalid</w:t>
            </w:r>
          </w:p>
        </w:tc>
      </w:tr>
      <w:tr w:rsidR="00647AF8" w:rsidRPr="0062074F" w14:paraId="44B0AF74" w14:textId="77777777" w:rsidTr="002D7DEE">
        <w:tc>
          <w:tcPr>
            <w:tcW w:w="1200" w:type="dxa"/>
            <w:vAlign w:val="center"/>
          </w:tcPr>
          <w:p w14:paraId="726616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SSE133</w:t>
            </w:r>
          </w:p>
        </w:tc>
        <w:tc>
          <w:tcPr>
            <w:tcW w:w="7759" w:type="dxa"/>
            <w:vAlign w:val="center"/>
          </w:tcPr>
          <w:p w14:paraId="518A60CE" w14:textId="77777777" w:rsidR="00647AF8" w:rsidRPr="0062074F" w:rsidRDefault="00647AF8" w:rsidP="00637E6A">
            <w:pPr>
              <w:spacing w:before="60" w:after="60" w:line="240" w:lineRule="auto"/>
              <w:rPr>
                <w:iCs/>
                <w:sz w:val="18"/>
                <w:szCs w:val="18"/>
              </w:rPr>
            </w:pPr>
            <w:r w:rsidRPr="0062074F">
              <w:rPr>
                <w:iCs/>
                <w:sz w:val="18"/>
                <w:szCs w:val="18"/>
              </w:rPr>
              <w:t>Version mismatch between &lt;dataset&gt; and &lt;catalogue&gt;. Only &lt;catalogue version&gt; is supported for data of this type (&lt;product&gt;)</w:t>
            </w:r>
          </w:p>
        </w:tc>
      </w:tr>
      <w:tr w:rsidR="00647AF8" w:rsidRPr="0062074F" w14:paraId="021D9CA0" w14:textId="77777777" w:rsidTr="002D7DEE">
        <w:tc>
          <w:tcPr>
            <w:tcW w:w="1200" w:type="dxa"/>
            <w:vAlign w:val="center"/>
          </w:tcPr>
          <w:p w14:paraId="4947CF3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SSE134</w:t>
            </w:r>
          </w:p>
        </w:tc>
        <w:tc>
          <w:tcPr>
            <w:tcW w:w="7759" w:type="dxa"/>
            <w:vAlign w:val="center"/>
          </w:tcPr>
          <w:p w14:paraId="62E4E477" w14:textId="77777777" w:rsidR="00647AF8" w:rsidRPr="0062074F" w:rsidRDefault="00647AF8" w:rsidP="00637E6A">
            <w:pPr>
              <w:spacing w:before="60" w:after="60" w:line="240" w:lineRule="auto"/>
              <w:rPr>
                <w:iCs/>
                <w:sz w:val="18"/>
                <w:szCs w:val="18"/>
              </w:rPr>
            </w:pPr>
            <w:r w:rsidRPr="0062074F">
              <w:rPr>
                <w:iCs/>
                <w:sz w:val="18"/>
                <w:szCs w:val="18"/>
              </w:rPr>
              <w:t>This Exchange Set is not authenticated by the IHO acting as the Scheme Administrator</w:t>
            </w:r>
          </w:p>
        </w:tc>
      </w:tr>
      <w:tr w:rsidR="00647AF8" w:rsidRPr="0062074F" w14:paraId="33A3C719" w14:textId="77777777" w:rsidTr="00520800">
        <w:trPr>
          <w:trHeight w:val="71"/>
        </w:trPr>
        <w:tc>
          <w:tcPr>
            <w:tcW w:w="1200" w:type="dxa"/>
            <w:vAlign w:val="center"/>
          </w:tcPr>
          <w:p w14:paraId="450E4F1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SSE135</w:t>
            </w:r>
          </w:p>
        </w:tc>
        <w:tc>
          <w:tcPr>
            <w:tcW w:w="7759" w:type="dxa"/>
            <w:vAlign w:val="center"/>
          </w:tcPr>
          <w:p w14:paraId="50FDCCB9" w14:textId="77777777" w:rsidR="00647AF8" w:rsidRPr="0062074F" w:rsidRDefault="00647AF8" w:rsidP="00637E6A">
            <w:pPr>
              <w:spacing w:before="60" w:after="60" w:line="240" w:lineRule="auto"/>
              <w:rPr>
                <w:iCs/>
                <w:sz w:val="18"/>
                <w:szCs w:val="18"/>
              </w:rPr>
            </w:pPr>
            <w:r w:rsidRPr="0062074F">
              <w:rPr>
                <w:iCs/>
                <w:sz w:val="18"/>
                <w:szCs w:val="18"/>
              </w:rPr>
              <w:t>This Permit file is not authenticated by the IHO acting as the Scheme Administrator</w:t>
            </w:r>
          </w:p>
        </w:tc>
      </w:tr>
      <w:tr w:rsidR="009310AC" w:rsidRPr="0062074F" w14:paraId="1F09EBB5" w14:textId="77777777" w:rsidTr="009310AC">
        <w:trPr>
          <w:trHeight w:val="71"/>
        </w:trPr>
        <w:tc>
          <w:tcPr>
            <w:tcW w:w="1200" w:type="dxa"/>
            <w:vAlign w:val="center"/>
          </w:tcPr>
          <w:p w14:paraId="2CB784BB" w14:textId="0ADE883F" w:rsidR="009310AC" w:rsidRPr="0062074F" w:rsidRDefault="009310AC" w:rsidP="00637E6A">
            <w:pPr>
              <w:spacing w:before="60" w:after="60" w:line="240" w:lineRule="auto"/>
              <w:rPr>
                <w:rFonts w:eastAsia="Times New Roman" w:cs="Arial"/>
                <w:b/>
                <w:sz w:val="18"/>
                <w:szCs w:val="18"/>
              </w:rPr>
            </w:pPr>
            <w:r>
              <w:rPr>
                <w:rFonts w:eastAsia="Times New Roman" w:cs="Arial"/>
                <w:b/>
                <w:sz w:val="18"/>
                <w:szCs w:val="18"/>
              </w:rPr>
              <w:t>SSE136</w:t>
            </w:r>
          </w:p>
        </w:tc>
        <w:tc>
          <w:tcPr>
            <w:tcW w:w="7759" w:type="dxa"/>
            <w:vAlign w:val="center"/>
          </w:tcPr>
          <w:p w14:paraId="176BD653" w14:textId="2A268164" w:rsidR="009310AC" w:rsidRPr="0062074F" w:rsidRDefault="009310AC" w:rsidP="00637E6A">
            <w:pPr>
              <w:spacing w:before="60" w:after="60" w:line="240" w:lineRule="auto"/>
              <w:rPr>
                <w:iCs/>
                <w:sz w:val="18"/>
                <w:szCs w:val="18"/>
              </w:rPr>
            </w:pPr>
            <w:r>
              <w:rPr>
                <w:iCs/>
                <w:sz w:val="18"/>
                <w:szCs w:val="18"/>
              </w:rPr>
              <w:t>Fileless cancellation metadata is incorrect for &lt;filename&gt;.</w:t>
            </w:r>
          </w:p>
        </w:tc>
      </w:tr>
      <w:tr w:rsidR="009310AC" w:rsidRPr="0062074F" w14:paraId="11F99A7C" w14:textId="77777777" w:rsidTr="009310AC">
        <w:trPr>
          <w:trHeight w:val="71"/>
        </w:trPr>
        <w:tc>
          <w:tcPr>
            <w:tcW w:w="1200" w:type="dxa"/>
            <w:vAlign w:val="center"/>
          </w:tcPr>
          <w:p w14:paraId="76765D40" w14:textId="13A55002" w:rsidR="009310AC" w:rsidRDefault="009310AC" w:rsidP="00637E6A">
            <w:pPr>
              <w:spacing w:before="60" w:after="60" w:line="240" w:lineRule="auto"/>
              <w:rPr>
                <w:rFonts w:eastAsia="Times New Roman" w:cs="Arial"/>
                <w:b/>
                <w:sz w:val="18"/>
                <w:szCs w:val="18"/>
              </w:rPr>
            </w:pPr>
            <w:r>
              <w:rPr>
                <w:rFonts w:eastAsia="Times New Roman" w:cs="Arial"/>
                <w:b/>
                <w:sz w:val="18"/>
                <w:szCs w:val="18"/>
              </w:rPr>
              <w:t>SSE137</w:t>
            </w:r>
          </w:p>
        </w:tc>
        <w:tc>
          <w:tcPr>
            <w:tcW w:w="7759" w:type="dxa"/>
            <w:vAlign w:val="center"/>
          </w:tcPr>
          <w:p w14:paraId="35E44A0D" w14:textId="5A83E4D0" w:rsidR="009310AC" w:rsidRPr="0062074F" w:rsidRDefault="009310AC" w:rsidP="00637E6A">
            <w:pPr>
              <w:spacing w:before="60" w:after="60" w:line="240" w:lineRule="auto"/>
              <w:rPr>
                <w:iCs/>
                <w:sz w:val="18"/>
                <w:szCs w:val="18"/>
              </w:rPr>
            </w:pPr>
            <w:r>
              <w:rPr>
                <w:iCs/>
                <w:sz w:val="18"/>
                <w:szCs w:val="18"/>
              </w:rPr>
              <w:t>No Data Producer digital signature is present for dataset &lt;filename&gt;</w:t>
            </w:r>
          </w:p>
        </w:tc>
      </w:tr>
    </w:tbl>
    <w:p w14:paraId="7B9218F0" w14:textId="0B4F9BB1" w:rsidR="00647AF8" w:rsidRPr="0062074F" w:rsidRDefault="00331A1D" w:rsidP="002B7019">
      <w:pPr>
        <w:pStyle w:val="Caption"/>
        <w:spacing w:after="120" w:line="240" w:lineRule="auto"/>
        <w:jc w:val="center"/>
      </w:pPr>
      <w:r w:rsidRPr="0062074F">
        <w:t xml:space="preserve">Table </w:t>
      </w:r>
      <w:r w:rsidR="000849E6" w:rsidRPr="0062074F">
        <w:t>B-</w:t>
      </w:r>
      <w:r w:rsidRPr="0062074F">
        <w:t>1 - Error codes and messages</w:t>
      </w:r>
    </w:p>
    <w:p w14:paraId="5B04976A" w14:textId="4DF4A29C" w:rsidR="00CC4796" w:rsidRPr="0062074F" w:rsidRDefault="00CC4796">
      <w:pPr>
        <w:pStyle w:val="Heading2"/>
        <w:numPr>
          <w:ilvl w:val="0"/>
          <w:numId w:val="88"/>
        </w:numPr>
        <w:ind w:left="357" w:hanging="357"/>
      </w:pPr>
      <w:bookmarkStart w:id="819" w:name="_Toc226035141"/>
      <w:r w:rsidRPr="0062074F">
        <w:t>Error code descriptions.</w:t>
      </w:r>
      <w:bookmarkEnd w:id="819"/>
    </w:p>
    <w:p w14:paraId="2ED3B815"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101</w:t>
      </w:r>
      <w:r w:rsidRPr="0062074F">
        <w:rPr>
          <w:rFonts w:eastAsia="Times New Roman" w:cs="Arial"/>
        </w:rPr>
        <w:t xml:space="preserve"> must be returned when a self signed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102 </w:t>
      </w:r>
      <w:r w:rsidR="00264905" w:rsidRPr="0062074F">
        <w:rPr>
          <w:rFonts w:eastAsia="Times New Roman" w:cs="Arial"/>
        </w:rPr>
        <w:t>is</w:t>
      </w:r>
      <w:r w:rsidRPr="0062074F">
        <w:rPr>
          <w:rFonts w:eastAsia="Times New Roman" w:cs="Arial"/>
        </w:rPr>
        <w:t xml:space="preserve"> returned if the SSK is wrongly formatted or if mandatory elements are missing. SA and data servers must complete this check.</w:t>
      </w:r>
    </w:p>
    <w:p w14:paraId="0965A259" w14:textId="010BBA63" w:rsidR="00647AF8" w:rsidRPr="0062074F" w:rsidRDefault="00647AF8" w:rsidP="002B7019">
      <w:pPr>
        <w:spacing w:after="120" w:line="240" w:lineRule="auto"/>
        <w:jc w:val="both"/>
        <w:rPr>
          <w:rFonts w:eastAsia="Times New Roman" w:cs="Arial"/>
          <w:lang w:eastAsia="en-GB"/>
        </w:rPr>
      </w:pPr>
      <w:r w:rsidRPr="0062074F">
        <w:rPr>
          <w:rFonts w:eastAsia="Times New Roman" w:cs="Arial"/>
          <w:b/>
          <w:iCs/>
          <w:lang w:eastAsia="en-GB"/>
        </w:rPr>
        <w:t>SSE 103</w:t>
      </w:r>
      <w:r w:rsidRPr="0062074F">
        <w:rPr>
          <w:rFonts w:eastAsia="Times New Roman" w:cs="Arial"/>
          <w:iCs/>
          <w:lang w:eastAsia="en-GB"/>
        </w:rPr>
        <w:t xml:space="preserve"> </w:t>
      </w:r>
      <w:r w:rsidR="00264905" w:rsidRPr="0062074F">
        <w:rPr>
          <w:rFonts w:eastAsia="Times New Roman" w:cs="Arial"/>
          <w:iCs/>
          <w:lang w:eastAsia="en-GB"/>
        </w:rPr>
        <w:t>is</w:t>
      </w:r>
      <w:r w:rsidRPr="0062074F">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104</w:t>
      </w:r>
      <w:r w:rsidRPr="0062074F">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105</w:t>
      </w:r>
      <w:r w:rsidRPr="0062074F">
        <w:rPr>
          <w:rFonts w:eastAsia="Times New Roman" w:cs="Arial"/>
        </w:rPr>
        <w:t xml:space="preserve"> must be returned if there is no SA certificate installed on the data client.</w:t>
      </w:r>
    </w:p>
    <w:p w14:paraId="0772480B" w14:textId="77777777" w:rsidR="00647AF8" w:rsidRPr="0062074F" w:rsidRDefault="00647AF8" w:rsidP="002B7019">
      <w:pPr>
        <w:spacing w:after="60" w:line="240" w:lineRule="auto"/>
        <w:jc w:val="both"/>
        <w:rPr>
          <w:rFonts w:eastAsia="Times New Roman" w:cs="Arial"/>
        </w:rPr>
      </w:pPr>
      <w:r w:rsidRPr="0062074F">
        <w:rPr>
          <w:rFonts w:eastAsia="Times New Roman" w:cs="Arial"/>
          <w:b/>
        </w:rPr>
        <w:t>SSE 106</w:t>
      </w:r>
      <w:r w:rsidRPr="0062074F">
        <w:rPr>
          <w:rFonts w:eastAsia="Times New Roman" w:cs="Arial"/>
        </w:rPr>
        <w:t xml:space="preserve"> must be returned if the SA digital certificate (public key) does not validate against the following: </w:t>
      </w:r>
    </w:p>
    <w:p w14:paraId="01D24099" w14:textId="77777777" w:rsidR="00647AF8" w:rsidRPr="0062074F" w:rsidRDefault="00647AF8">
      <w:pPr>
        <w:pStyle w:val="ListParagraph"/>
        <w:numPr>
          <w:ilvl w:val="0"/>
          <w:numId w:val="38"/>
        </w:numPr>
        <w:spacing w:after="60" w:line="240" w:lineRule="auto"/>
        <w:ind w:hanging="294"/>
        <w:jc w:val="both"/>
        <w:rPr>
          <w:rFonts w:eastAsia="Times New Roman" w:cs="Arial"/>
        </w:rPr>
      </w:pPr>
      <w:r w:rsidRPr="0062074F">
        <w:rPr>
          <w:rFonts w:eastAsia="Times New Roman" w:cs="Arial"/>
        </w:rPr>
        <w:t>SA digital certificate will not validate against the SA public key.</w:t>
      </w:r>
    </w:p>
    <w:p w14:paraId="7A04D451" w14:textId="77777777" w:rsidR="00647AF8" w:rsidRPr="0062074F" w:rsidRDefault="00647AF8">
      <w:pPr>
        <w:pStyle w:val="ListParagraph"/>
        <w:numPr>
          <w:ilvl w:val="0"/>
          <w:numId w:val="38"/>
        </w:numPr>
        <w:spacing w:after="120" w:line="240" w:lineRule="auto"/>
        <w:ind w:hanging="294"/>
        <w:jc w:val="both"/>
        <w:rPr>
          <w:rFonts w:eastAsia="Times New Roman" w:cs="Arial"/>
        </w:rPr>
      </w:pPr>
      <w:r w:rsidRPr="0062074F">
        <w:rPr>
          <w:rFonts w:eastAsia="Times New Roman" w:cs="Arial"/>
        </w:rPr>
        <w:t>One or more of the Domain Controller certificates do not validate against the SA certificate.</w:t>
      </w:r>
    </w:p>
    <w:p w14:paraId="38401A51" w14:textId="2355665C" w:rsidR="00647AF8" w:rsidRPr="0062074F" w:rsidRDefault="00647AF8" w:rsidP="002B7019">
      <w:pPr>
        <w:spacing w:after="120" w:line="240" w:lineRule="auto"/>
        <w:jc w:val="both"/>
        <w:rPr>
          <w:rFonts w:eastAsia="Times New Roman" w:cs="Arial"/>
        </w:rPr>
      </w:pPr>
      <w:r w:rsidRPr="0062074F">
        <w:rPr>
          <w:rFonts w:eastAsia="Times New Roman" w:cs="Arial"/>
          <w:b/>
        </w:rPr>
        <w:t>SSE 107</w:t>
      </w:r>
      <w:r w:rsidRPr="0062074F">
        <w:rPr>
          <w:rFonts w:eastAsia="Times New Roman" w:cs="Arial"/>
        </w:rPr>
        <w:t xml:space="preserve"> must be returned if the SA signed data server certificate is not available to the data server for checking or is not present in the </w:t>
      </w:r>
      <w:r w:rsidR="002B7019" w:rsidRPr="0062074F">
        <w:rPr>
          <w:rFonts w:eastAsia="Times New Roman" w:cs="Arial"/>
        </w:rPr>
        <w:t>E</w:t>
      </w:r>
      <w:r w:rsidRPr="0062074F">
        <w:rPr>
          <w:rFonts w:eastAsia="Times New Roman" w:cs="Arial"/>
        </w:rPr>
        <w:t xml:space="preserve">xchange </w:t>
      </w:r>
      <w:r w:rsidR="002B7019" w:rsidRPr="0062074F">
        <w:rPr>
          <w:rFonts w:eastAsia="Times New Roman" w:cs="Arial"/>
        </w:rPr>
        <w:t>S</w:t>
      </w:r>
      <w:r w:rsidRPr="0062074F">
        <w:rPr>
          <w:rFonts w:eastAsia="Times New Roman" w:cs="Arial"/>
        </w:rPr>
        <w:t xml:space="preserve">et </w:t>
      </w:r>
      <w:r w:rsidR="002B7019" w:rsidRPr="0062074F">
        <w:rPr>
          <w:rFonts w:eastAsia="Times New Roman" w:cs="Arial"/>
        </w:rPr>
        <w:t>C</w:t>
      </w:r>
      <w:r w:rsidRPr="0062074F">
        <w:rPr>
          <w:rFonts w:eastAsia="Times New Roman" w:cs="Arial"/>
        </w:rPr>
        <w:t>atalogue file when the data client attempts to authenticate it.</w:t>
      </w:r>
    </w:p>
    <w:p w14:paraId="0C25768B"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108</w:t>
      </w:r>
      <w:r w:rsidRPr="0062074F">
        <w:rPr>
          <w:rFonts w:eastAsia="Times New Roman" w:cs="Arial"/>
        </w:rPr>
        <w:t xml:space="preserve"> must be returned if the SA public key held in the SA digital certificate is wrongly formatted or the certificate file is unreadable.</w:t>
      </w:r>
    </w:p>
    <w:p w14:paraId="2BAFB61B" w14:textId="1B568FC7" w:rsidR="00647AF8" w:rsidRPr="0062074F" w:rsidRDefault="00647AF8" w:rsidP="002B7019">
      <w:pPr>
        <w:spacing w:after="120" w:line="240" w:lineRule="auto"/>
        <w:jc w:val="both"/>
        <w:rPr>
          <w:rFonts w:eastAsia="Times New Roman" w:cs="Arial"/>
        </w:rPr>
      </w:pPr>
      <w:r w:rsidRPr="0062074F">
        <w:rPr>
          <w:rFonts w:eastAsia="Times New Roman" w:cs="Arial"/>
          <w:b/>
        </w:rPr>
        <w:t>SSE 109</w:t>
      </w:r>
      <w:r w:rsidRPr="0062074F">
        <w:rPr>
          <w:rFonts w:eastAsia="Times New Roman" w:cs="Arial"/>
        </w:rPr>
        <w:t xml:space="preserve"> must be returned if any resources (dataset or supplementary file) in the Exchange Set Catalogue do not authenticate against the SA authe</w:t>
      </w:r>
      <w:r w:rsidR="00A120EC" w:rsidRPr="0062074F">
        <w:rPr>
          <w:rFonts w:eastAsia="Times New Roman" w:cs="Arial"/>
        </w:rPr>
        <w:t>nticated data server public key</w:t>
      </w:r>
      <w:r w:rsidRPr="0062074F">
        <w:rPr>
          <w:rFonts w:eastAsia="Times New Roman" w:cs="Arial"/>
        </w:rPr>
        <w:t xml:space="preserve"> or Domain Controller authenticated public key contained in the Exchange Set Catalogue metadata.</w:t>
      </w:r>
    </w:p>
    <w:p w14:paraId="3F7E8CCD" w14:textId="679DCC67" w:rsidR="00647AF8" w:rsidRPr="0062074F" w:rsidRDefault="00647AF8" w:rsidP="002B7019">
      <w:pPr>
        <w:spacing w:after="120" w:line="240" w:lineRule="auto"/>
        <w:jc w:val="both"/>
        <w:rPr>
          <w:rFonts w:eastAsia="Times New Roman" w:cs="Arial"/>
        </w:rPr>
      </w:pPr>
      <w:r w:rsidRPr="0062074F">
        <w:rPr>
          <w:rFonts w:eastAsia="Times New Roman" w:cs="Arial"/>
          <w:b/>
        </w:rPr>
        <w:t>SSE 110</w:t>
      </w:r>
      <w:r w:rsidRPr="0062074F">
        <w:rPr>
          <w:rFonts w:eastAsia="Times New Roman" w:cs="Arial"/>
        </w:rPr>
        <w:t xml:space="preserve"> must be returned if there are no dataset permits available for a particular data server corresponding to encrypted data within the </w:t>
      </w:r>
      <w:r w:rsidR="00A120EC" w:rsidRPr="0062074F">
        <w:rPr>
          <w:rFonts w:eastAsia="Times New Roman" w:cs="Arial"/>
        </w:rPr>
        <w:t>E</w:t>
      </w:r>
      <w:r w:rsidRPr="0062074F">
        <w:rPr>
          <w:rFonts w:eastAsia="Times New Roman" w:cs="Arial"/>
        </w:rPr>
        <w:t xml:space="preserve">xchange </w:t>
      </w:r>
      <w:r w:rsidR="00A120EC" w:rsidRPr="0062074F">
        <w:rPr>
          <w:rFonts w:eastAsia="Times New Roman" w:cs="Arial"/>
        </w:rPr>
        <w:t>S</w:t>
      </w:r>
      <w:r w:rsidRPr="0062074F">
        <w:rPr>
          <w:rFonts w:eastAsia="Times New Roman" w:cs="Arial"/>
        </w:rPr>
        <w:t>et being loaded.</w:t>
      </w:r>
    </w:p>
    <w:p w14:paraId="2BD835AD" w14:textId="6904D5CE" w:rsidR="00647AF8" w:rsidRPr="0062074F" w:rsidRDefault="00647AF8" w:rsidP="002B7019">
      <w:pPr>
        <w:spacing w:after="120" w:line="240" w:lineRule="auto"/>
        <w:jc w:val="both"/>
        <w:rPr>
          <w:rFonts w:eastAsia="Times New Roman" w:cs="Arial"/>
        </w:rPr>
      </w:pPr>
      <w:r w:rsidRPr="0062074F">
        <w:rPr>
          <w:rFonts w:eastAsia="Times New Roman" w:cs="Arial"/>
          <w:b/>
        </w:rPr>
        <w:t>SSE 111</w:t>
      </w:r>
      <w:r w:rsidRPr="0062074F">
        <w:rPr>
          <w:rFonts w:eastAsia="Times New Roman" w:cs="Arial"/>
        </w:rPr>
        <w:t xml:space="preserve"> must be returned if there are no permits installed on the system for a requ</w:t>
      </w:r>
      <w:r w:rsidR="00606130" w:rsidRPr="0062074F">
        <w:rPr>
          <w:rFonts w:eastAsia="Times New Roman" w:cs="Arial"/>
        </w:rPr>
        <w:t>ested</w:t>
      </w:r>
      <w:r w:rsidRPr="0062074F">
        <w:rPr>
          <w:rFonts w:eastAsia="Times New Roman" w:cs="Arial"/>
        </w:rPr>
        <w:t xml:space="preserve"> dataset.</w:t>
      </w:r>
      <w:r w:rsidR="00606130" w:rsidRPr="0062074F">
        <w:rPr>
          <w:rFonts w:eastAsia="Times New Roman" w:cs="Arial"/>
        </w:rPr>
        <w:t xml:space="preserve"> </w:t>
      </w:r>
    </w:p>
    <w:p w14:paraId="7E98E88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113</w:t>
      </w:r>
      <w:r w:rsidRPr="0062074F">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62074F" w:rsidRDefault="00647AF8" w:rsidP="002B7019">
      <w:pPr>
        <w:spacing w:after="120" w:line="240" w:lineRule="auto"/>
        <w:jc w:val="both"/>
        <w:rPr>
          <w:rFonts w:eastAsia="Times New Roman" w:cs="Arial"/>
        </w:rPr>
      </w:pPr>
      <w:r w:rsidRPr="0062074F">
        <w:rPr>
          <w:rFonts w:eastAsia="Times New Roman" w:cs="Arial"/>
          <w:b/>
        </w:rPr>
        <w:t>SSE 114</w:t>
      </w:r>
      <w:r w:rsidRPr="0062074F">
        <w:rPr>
          <w:rFonts w:eastAsia="Times New Roman" w:cs="Arial"/>
        </w:rPr>
        <w:t xml:space="preserve"> must be returned if the system date does not agree with the date obtained from any alternative, reliable date source</w:t>
      </w:r>
      <w:r w:rsidR="00A120EC" w:rsidRPr="0062074F">
        <w:rPr>
          <w:rFonts w:eastAsia="Times New Roman" w:cs="Arial"/>
        </w:rPr>
        <w:t>; for example,</w:t>
      </w:r>
      <w:r w:rsidRPr="0062074F">
        <w:rPr>
          <w:rFonts w:eastAsia="Times New Roman" w:cs="Arial"/>
        </w:rPr>
        <w:t xml:space="preserve"> GPS. [Data Clients]</w:t>
      </w:r>
    </w:p>
    <w:p w14:paraId="505C264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lastRenderedPageBreak/>
        <w:t>SSE 115</w:t>
      </w:r>
      <w:r w:rsidRPr="0062074F">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62074F" w:rsidRDefault="00647AF8" w:rsidP="002B7019">
      <w:pPr>
        <w:spacing w:after="120" w:line="240" w:lineRule="auto"/>
        <w:jc w:val="both"/>
        <w:rPr>
          <w:rFonts w:eastAsia="Times New Roman" w:cs="Arial"/>
        </w:rPr>
      </w:pPr>
      <w:r w:rsidRPr="0062074F">
        <w:rPr>
          <w:rFonts w:eastAsia="Times New Roman" w:cs="Arial"/>
          <w:b/>
        </w:rPr>
        <w:t>SSE 117</w:t>
      </w:r>
      <w:r w:rsidRPr="0062074F">
        <w:rPr>
          <w:rFonts w:eastAsia="Times New Roman" w:cs="Arial"/>
        </w:rPr>
        <w:t xml:space="preserve"> must be returned if the CRC contained in the </w:t>
      </w:r>
      <w:r w:rsidR="00A120EC" w:rsidRPr="0062074F">
        <w:rPr>
          <w:rFonts w:eastAsia="Times New Roman" w:cs="Arial"/>
        </w:rPr>
        <w:t>U</w:t>
      </w:r>
      <w:r w:rsidRPr="0062074F">
        <w:rPr>
          <w:rFonts w:eastAsia="Times New Roman" w:cs="Arial"/>
        </w:rPr>
        <w:t>ser</w:t>
      </w:r>
      <w:r w:rsidR="00A120EC" w:rsidRPr="0062074F">
        <w:rPr>
          <w:rFonts w:eastAsia="Times New Roman" w:cs="Arial"/>
        </w:rPr>
        <w:t xml:space="preserve"> P</w:t>
      </w:r>
      <w:r w:rsidRPr="0062074F">
        <w:rPr>
          <w:rFonts w:eastAsia="Times New Roman" w:cs="Arial"/>
        </w:rPr>
        <w:t>ermit does not validate against the calculated CRC of the extracted HW_ID. [Data Servers]</w:t>
      </w:r>
    </w:p>
    <w:p w14:paraId="785DEFC0"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118</w:t>
      </w:r>
      <w:r w:rsidRPr="0062074F">
        <w:rPr>
          <w:rFonts w:eastAsia="Times New Roman" w:cs="Arial"/>
        </w:rPr>
        <w:t xml:space="preserve"> must be returned if the if the decrypted HW_ID extracted from the User Permit is incorrectly formatted. [Data servers]</w:t>
      </w:r>
    </w:p>
    <w:p w14:paraId="5DBE3073"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120</w:t>
      </w:r>
      <w:r w:rsidRPr="0062074F">
        <w:rPr>
          <w:rFonts w:eastAsia="Times New Roman" w:cs="Arial"/>
        </w:rPr>
        <w:t xml:space="preserve"> must be returned if the subscription licence is due to expire within 30 days or less.</w:t>
      </w:r>
    </w:p>
    <w:p w14:paraId="4132E1B7"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121 </w:t>
      </w:r>
      <w:r w:rsidRPr="0062074F">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62074F" w:rsidRDefault="00647AF8" w:rsidP="002B7019">
      <w:pPr>
        <w:spacing w:after="120" w:line="240" w:lineRule="auto"/>
        <w:jc w:val="both"/>
        <w:rPr>
          <w:rFonts w:eastAsia="Times New Roman" w:cs="Arial"/>
        </w:rPr>
      </w:pPr>
      <w:r w:rsidRPr="0062074F">
        <w:rPr>
          <w:rFonts w:eastAsia="Times New Roman" w:cs="Arial"/>
          <w:b/>
        </w:rPr>
        <w:t>SSE 122</w:t>
      </w:r>
      <w:r w:rsidRPr="0062074F">
        <w:rPr>
          <w:rFonts w:eastAsia="Times New Roman" w:cs="Arial"/>
        </w:rPr>
        <w:t xml:space="preserve"> must be returned if the SA Digital Certificate or any of the intermediate Domain Controller Certificates have expired</w:t>
      </w:r>
      <w:r w:rsidR="001A6CA4" w:rsidRPr="0062074F">
        <w:rPr>
          <w:rFonts w:eastAsia="Times New Roman" w:cs="Arial"/>
        </w:rPr>
        <w:t>.</w:t>
      </w:r>
      <w:r w:rsidR="008972A2" w:rsidRPr="0062074F">
        <w:rPr>
          <w:rFonts w:eastAsia="Times New Roman" w:cs="Arial"/>
        </w:rPr>
        <w:t xml:space="preserve"> </w:t>
      </w:r>
      <w:r w:rsidR="001A6CA4" w:rsidRPr="0062074F">
        <w:rPr>
          <w:rFonts w:eastAsia="Times New Roman" w:cs="Arial"/>
        </w:rPr>
        <w:t>“</w:t>
      </w:r>
      <w:r w:rsidRPr="0062074F">
        <w:rPr>
          <w:rFonts w:eastAsia="Times New Roman" w:cs="Arial"/>
        </w:rPr>
        <w:t>Expired</w:t>
      </w:r>
      <w:r w:rsidR="001A6CA4" w:rsidRPr="0062074F">
        <w:rPr>
          <w:rFonts w:eastAsia="Times New Roman" w:cs="Arial"/>
        </w:rPr>
        <w:t>”</w:t>
      </w:r>
      <w:r w:rsidRPr="0062074F">
        <w:rPr>
          <w:rFonts w:eastAsia="Times New Roman" w:cs="Arial"/>
        </w:rPr>
        <w:t xml:space="preserve"> is when the X.509 </w:t>
      </w:r>
      <w:r w:rsidRPr="0062074F">
        <w:rPr>
          <w:rFonts w:eastAsia="Times New Roman" w:cs="Arial"/>
          <w:b/>
          <w:i/>
        </w:rPr>
        <w:t>“Valid to”</w:t>
      </w:r>
      <w:r w:rsidRPr="0062074F">
        <w:rPr>
          <w:rFonts w:eastAsia="Times New Roman" w:cs="Arial"/>
        </w:rPr>
        <w:t xml:space="preserve"> date in the certificate is older than the validated system date.</w:t>
      </w:r>
    </w:p>
    <w:p w14:paraId="6263B2E4" w14:textId="0D94AD32" w:rsidR="00647AF8" w:rsidRPr="0062074F" w:rsidRDefault="00647AF8" w:rsidP="002B7019">
      <w:pPr>
        <w:spacing w:after="120" w:line="240" w:lineRule="auto"/>
        <w:jc w:val="both"/>
        <w:rPr>
          <w:rFonts w:eastAsia="Times New Roman" w:cs="Arial"/>
        </w:rPr>
      </w:pPr>
      <w:r w:rsidRPr="0062074F">
        <w:rPr>
          <w:rFonts w:eastAsia="Times New Roman" w:cs="Arial"/>
          <w:b/>
        </w:rPr>
        <w:t>SSE 123</w:t>
      </w:r>
      <w:r w:rsidRPr="0062074F">
        <w:rPr>
          <w:rFonts w:eastAsia="Times New Roman" w:cs="Arial"/>
        </w:rPr>
        <w:t xml:space="preserve"> must be returned if a dataset update being imported is not sequential with the latest update already contained in the </w:t>
      </w:r>
      <w:r w:rsidR="003B11C8" w:rsidRPr="0062074F">
        <w:rPr>
          <w:rFonts w:eastAsia="Times New Roman" w:cs="Arial"/>
        </w:rPr>
        <w:t xml:space="preserve">ENDS/System Database </w:t>
      </w:r>
      <w:r w:rsidRPr="0062074F">
        <w:rPr>
          <w:rFonts w:eastAsia="Times New Roman" w:cs="Arial"/>
        </w:rPr>
        <w:t>for any given dataset. Under these conditions the update process (for the dataset) must be terminated and the ECDIS is to display a warning when the dataset is displayed stating that it is not up to date and should not be used for navigation.</w:t>
      </w:r>
    </w:p>
    <w:p w14:paraId="21CE0B99" w14:textId="0B8BCBC2" w:rsidR="00647AF8" w:rsidRPr="0062074F" w:rsidRDefault="00647AF8" w:rsidP="002B7019">
      <w:pPr>
        <w:spacing w:after="120" w:line="240" w:lineRule="auto"/>
        <w:jc w:val="both"/>
        <w:rPr>
          <w:rFonts w:eastAsia="Times New Roman" w:cs="Arial"/>
          <w:color w:val="000000"/>
        </w:rPr>
      </w:pPr>
      <w:r w:rsidRPr="0062074F">
        <w:rPr>
          <w:rFonts w:eastAsia="Times New Roman" w:cs="Arial"/>
          <w:b/>
          <w:color w:val="000000"/>
        </w:rPr>
        <w:t xml:space="preserve">SSE 125 </w:t>
      </w:r>
      <w:r w:rsidRPr="0062074F">
        <w:rPr>
          <w:rFonts w:eastAsia="Times New Roman" w:cs="Arial"/>
          <w:color w:val="000000"/>
        </w:rPr>
        <w:t xml:space="preserve">must be returned if the stored permit for any given </w:t>
      </w:r>
      <w:r w:rsidR="002D65F8" w:rsidRPr="0062074F">
        <w:rPr>
          <w:rFonts w:eastAsia="Times New Roman" w:cs="Arial"/>
          <w:color w:val="000000"/>
        </w:rPr>
        <w:t>dataset</w:t>
      </w:r>
      <w:r w:rsidRPr="0062074F">
        <w:rPr>
          <w:rFonts w:eastAsia="Times New Roman" w:cs="Arial"/>
          <w:color w:val="000000"/>
        </w:rPr>
        <w:t xml:space="preserve"> has expired. It should be possible to view the </w:t>
      </w:r>
      <w:r w:rsidR="002D65F8" w:rsidRPr="0062074F">
        <w:rPr>
          <w:rFonts w:eastAsia="Times New Roman" w:cs="Arial"/>
          <w:color w:val="000000"/>
        </w:rPr>
        <w:t xml:space="preserve">dataset </w:t>
      </w:r>
      <w:r w:rsidRPr="0062074F">
        <w:rPr>
          <w:rFonts w:eastAsia="Times New Roman" w:cs="Arial"/>
          <w:color w:val="000000"/>
        </w:rPr>
        <w:t>but a permanent warning message must be displayed informing the user</w:t>
      </w:r>
      <w:r w:rsidR="00A120EC" w:rsidRPr="0062074F">
        <w:rPr>
          <w:rFonts w:eastAsia="Times New Roman" w:cs="Arial"/>
          <w:color w:val="000000"/>
        </w:rPr>
        <w:t>; for example,</w:t>
      </w:r>
      <w:r w:rsidRPr="0062074F">
        <w:rPr>
          <w:rFonts w:eastAsia="Times New Roman" w:cs="Arial"/>
          <w:color w:val="000000"/>
        </w:rPr>
        <w:t xml:space="preserve"> </w:t>
      </w:r>
      <w:r w:rsidRPr="0062074F">
        <w:rPr>
          <w:rFonts w:cs="Arial"/>
          <w:i/>
        </w:rPr>
        <w:t xml:space="preserve">“The permit for </w:t>
      </w:r>
      <w:r w:rsidR="002D65F8" w:rsidRPr="0062074F">
        <w:rPr>
          <w:rFonts w:cs="Arial"/>
          <w:i/>
        </w:rPr>
        <w:t>dataset &lt;</w:t>
      </w:r>
      <w:r w:rsidRPr="0062074F">
        <w:rPr>
          <w:rFonts w:cs="Arial"/>
          <w:i/>
        </w:rPr>
        <w:t xml:space="preserve">name&gt; has expired. This </w:t>
      </w:r>
      <w:r w:rsidR="002D65F8" w:rsidRPr="0062074F">
        <w:rPr>
          <w:rFonts w:cs="Arial"/>
          <w:i/>
        </w:rPr>
        <w:t xml:space="preserve">dataset </w:t>
      </w:r>
      <w:r w:rsidRPr="0062074F">
        <w:rPr>
          <w:rFonts w:cs="Arial"/>
          <w:i/>
        </w:rPr>
        <w:t xml:space="preserve"> may be out of date and </w:t>
      </w:r>
      <w:r w:rsidRPr="0062074F">
        <w:rPr>
          <w:rFonts w:cs="Arial"/>
          <w:bCs/>
          <w:i/>
        </w:rPr>
        <w:t>MUST NOT</w:t>
      </w:r>
      <w:r w:rsidRPr="0062074F">
        <w:rPr>
          <w:rFonts w:cs="Arial"/>
          <w:i/>
        </w:rPr>
        <w:t xml:space="preserve"> be used for Primary </w:t>
      </w:r>
      <w:r w:rsidRPr="0062074F">
        <w:rPr>
          <w:rFonts w:cs="Arial"/>
          <w:bCs/>
          <w:i/>
        </w:rPr>
        <w:t>NAVIGATION”.</w:t>
      </w:r>
    </w:p>
    <w:p w14:paraId="2055FF68" w14:textId="7D6C0ECB" w:rsidR="00647AF8" w:rsidRPr="0062074F" w:rsidRDefault="00647AF8" w:rsidP="002B7019">
      <w:pPr>
        <w:spacing w:after="120" w:line="240" w:lineRule="auto"/>
        <w:jc w:val="both"/>
        <w:rPr>
          <w:rFonts w:eastAsia="Times New Roman" w:cs="Arial"/>
        </w:rPr>
      </w:pPr>
      <w:r w:rsidRPr="0062074F">
        <w:rPr>
          <w:rFonts w:eastAsia="Times New Roman" w:cs="Arial"/>
          <w:b/>
        </w:rPr>
        <w:t>SSE 126</w:t>
      </w:r>
      <w:r w:rsidRPr="0062074F">
        <w:rPr>
          <w:rFonts w:eastAsia="Times New Roman" w:cs="Arial"/>
        </w:rPr>
        <w:t xml:space="preserve"> must be returned if a signed resource (dataset, catalogue or permit) in an </w:t>
      </w:r>
      <w:r w:rsidR="00A65DDD" w:rsidRPr="0062074F">
        <w:rPr>
          <w:rFonts w:eastAsia="Times New Roman" w:cs="Arial"/>
        </w:rPr>
        <w:t>E</w:t>
      </w:r>
      <w:r w:rsidRPr="0062074F">
        <w:rPr>
          <w:rFonts w:eastAsia="Times New Roman" w:cs="Arial"/>
        </w:rPr>
        <w:t xml:space="preserve">xchange </w:t>
      </w:r>
      <w:r w:rsidR="00A65DDD" w:rsidRPr="0062074F">
        <w:rPr>
          <w:rFonts w:eastAsia="Times New Roman" w:cs="Arial"/>
        </w:rPr>
        <w:t>S</w:t>
      </w:r>
      <w:r w:rsidRPr="0062074F">
        <w:rPr>
          <w:rFonts w:eastAsia="Times New Roman" w:cs="Arial"/>
        </w:rPr>
        <w:t>et is authenticate</w:t>
      </w:r>
      <w:r w:rsidR="00A65DDD" w:rsidRPr="0062074F">
        <w:rPr>
          <w:rFonts w:eastAsia="Times New Roman" w:cs="Arial"/>
        </w:rPr>
        <w:t>d</w:t>
      </w:r>
      <w:r w:rsidRPr="0062074F">
        <w:rPr>
          <w:rFonts w:eastAsia="Times New Roman" w:cs="Arial"/>
        </w:rPr>
        <w:t xml:space="preserve"> against a certificate or public key file stored on the Data Client other than the one provided by the SA. In a chain of digital signatures the root certificate must be the SA certificate.</w:t>
      </w:r>
    </w:p>
    <w:p w14:paraId="1DE64547" w14:textId="027B5A9C" w:rsidR="00647AF8" w:rsidRPr="0062074F" w:rsidRDefault="00647AF8" w:rsidP="002B7019">
      <w:pPr>
        <w:spacing w:after="120" w:line="240" w:lineRule="auto"/>
        <w:jc w:val="both"/>
        <w:rPr>
          <w:rFonts w:cs="Arial"/>
          <w:iCs/>
        </w:rPr>
      </w:pPr>
      <w:r w:rsidRPr="0062074F">
        <w:rPr>
          <w:rFonts w:cs="Arial"/>
          <w:b/>
          <w:bCs/>
          <w:iCs/>
        </w:rPr>
        <w:t xml:space="preserve">SSE 128 </w:t>
      </w:r>
      <w:r w:rsidRPr="0062074F">
        <w:rPr>
          <w:rFonts w:cs="Arial"/>
          <w:iCs/>
        </w:rPr>
        <w:t xml:space="preserve">must be returned if one or more dataset resources (datasets, catalogues or permits) could not be loaded because the contents could not be validated according to the versions of the (XML) </w:t>
      </w:r>
      <w:r w:rsidR="00A65DDD" w:rsidRPr="0062074F">
        <w:rPr>
          <w:rFonts w:cs="Arial"/>
          <w:iCs/>
        </w:rPr>
        <w:t>S</w:t>
      </w:r>
      <w:r w:rsidRPr="0062074F">
        <w:rPr>
          <w:rFonts w:cs="Arial"/>
          <w:iCs/>
        </w:rPr>
        <w:t>chemas installed on the system. Only conformant content may be loaded onto any S-100 system.</w:t>
      </w:r>
    </w:p>
    <w:p w14:paraId="63B6BD02" w14:textId="69E98A1D" w:rsidR="00647AF8" w:rsidRPr="0062074F" w:rsidRDefault="00647AF8" w:rsidP="002B7019">
      <w:pPr>
        <w:spacing w:after="120" w:line="240" w:lineRule="auto"/>
        <w:jc w:val="both"/>
        <w:rPr>
          <w:rFonts w:cs="Arial"/>
          <w:iCs/>
        </w:rPr>
      </w:pPr>
      <w:r w:rsidRPr="0062074F">
        <w:rPr>
          <w:rFonts w:cs="Arial"/>
          <w:b/>
          <w:bCs/>
          <w:iCs/>
        </w:rPr>
        <w:t xml:space="preserve">SSE 129 </w:t>
      </w:r>
      <w:r w:rsidRPr="0062074F">
        <w:rPr>
          <w:rFonts w:cs="Arial"/>
          <w:iCs/>
        </w:rPr>
        <w:t xml:space="preserve">must be returned if the </w:t>
      </w:r>
      <w:r w:rsidR="00A65DDD" w:rsidRPr="0062074F">
        <w:rPr>
          <w:rFonts w:cs="Arial"/>
          <w:iCs/>
        </w:rPr>
        <w:t>C</w:t>
      </w:r>
      <w:r w:rsidRPr="0062074F">
        <w:rPr>
          <w:rFonts w:cs="Arial"/>
          <w:iCs/>
        </w:rPr>
        <w:t>atalogue to be installed (</w:t>
      </w:r>
      <w:r w:rsidR="00A65DDD" w:rsidRPr="0062074F">
        <w:rPr>
          <w:rFonts w:cs="Arial"/>
          <w:iCs/>
        </w:rPr>
        <w:t>F</w:t>
      </w:r>
      <w:r w:rsidRPr="0062074F">
        <w:rPr>
          <w:rFonts w:cs="Arial"/>
          <w:iCs/>
        </w:rPr>
        <w:t>eature</w:t>
      </w:r>
      <w:r w:rsidR="00EC03D1" w:rsidRPr="0062074F">
        <w:rPr>
          <w:rFonts w:cs="Arial"/>
          <w:iCs/>
        </w:rPr>
        <w:t xml:space="preserve"> or</w:t>
      </w:r>
      <w:r w:rsidRPr="0062074F">
        <w:rPr>
          <w:rFonts w:cs="Arial"/>
          <w:iCs/>
        </w:rPr>
        <w:t xml:space="preserve"> </w:t>
      </w:r>
      <w:r w:rsidR="00A65DDD" w:rsidRPr="0062074F">
        <w:rPr>
          <w:rFonts w:cs="Arial"/>
          <w:iCs/>
        </w:rPr>
        <w:t>P</w:t>
      </w:r>
      <w:r w:rsidRPr="0062074F">
        <w:rPr>
          <w:rFonts w:cs="Arial"/>
          <w:iCs/>
        </w:rPr>
        <w:t xml:space="preserve">ortrayal) has not been directly authenticated by the Scheme </w:t>
      </w:r>
      <w:r w:rsidR="00EC4E9A" w:rsidRPr="0062074F">
        <w:rPr>
          <w:rFonts w:cs="Arial"/>
          <w:iCs/>
        </w:rPr>
        <w:t>Administrator</w:t>
      </w:r>
      <w:r w:rsidR="00953D68" w:rsidRPr="0062074F">
        <w:rPr>
          <w:rFonts w:cs="Arial"/>
          <w:iCs/>
        </w:rPr>
        <w:t xml:space="preserve"> (as identified according to </w:t>
      </w:r>
      <w:r w:rsidR="00E934DF">
        <w:rPr>
          <w:rFonts w:cs="Arial"/>
          <w:iCs/>
        </w:rPr>
        <w:t>clause</w:t>
      </w:r>
      <w:r w:rsidR="00E934DF" w:rsidRPr="0062074F">
        <w:rPr>
          <w:rFonts w:cs="Arial"/>
          <w:iCs/>
        </w:rPr>
        <w:t xml:space="preserve"> </w:t>
      </w:r>
      <w:r w:rsidR="00415C7D">
        <w:rPr>
          <w:rFonts w:cs="Arial"/>
          <w:iCs/>
        </w:rPr>
        <w:fldChar w:fldCharType="begin"/>
      </w:r>
      <w:r w:rsidR="00415C7D">
        <w:rPr>
          <w:rFonts w:cs="Arial"/>
          <w:iCs/>
        </w:rPr>
        <w:instrText xml:space="preserve"> REF _Ref49482794 \r \h </w:instrText>
      </w:r>
      <w:r w:rsidR="00415C7D">
        <w:rPr>
          <w:rFonts w:cs="Arial"/>
          <w:iCs/>
        </w:rPr>
      </w:r>
      <w:r w:rsidR="00415C7D">
        <w:rPr>
          <w:rFonts w:cs="Arial"/>
          <w:iCs/>
        </w:rPr>
        <w:fldChar w:fldCharType="separate"/>
      </w:r>
      <w:r w:rsidR="00415C7D">
        <w:rPr>
          <w:rFonts w:cs="Arial"/>
          <w:iCs/>
        </w:rPr>
        <w:t>8.1.1</w:t>
      </w:r>
      <w:r w:rsidR="00415C7D">
        <w:rPr>
          <w:rFonts w:cs="Arial"/>
          <w:iCs/>
        </w:rPr>
        <w:fldChar w:fldCharType="end"/>
      </w:r>
      <w:r w:rsidR="00953D68" w:rsidRPr="0062074F">
        <w:rPr>
          <w:rFonts w:cs="Arial"/>
          <w:iCs/>
        </w:rPr>
        <w:t>)</w:t>
      </w:r>
      <w:r w:rsidRPr="0062074F">
        <w:rPr>
          <w:rFonts w:cs="Arial"/>
          <w:iCs/>
        </w:rPr>
        <w:t>.</w:t>
      </w:r>
    </w:p>
    <w:p w14:paraId="6849B375" w14:textId="27CFD713" w:rsidR="00647AF8" w:rsidRPr="0062074F" w:rsidRDefault="00647AF8" w:rsidP="002B7019">
      <w:pPr>
        <w:spacing w:after="120" w:line="240" w:lineRule="auto"/>
        <w:jc w:val="both"/>
        <w:rPr>
          <w:rFonts w:cs="Arial"/>
          <w:iCs/>
        </w:rPr>
      </w:pPr>
      <w:r w:rsidRPr="0062074F">
        <w:rPr>
          <w:rFonts w:cs="Arial"/>
          <w:b/>
          <w:bCs/>
          <w:iCs/>
        </w:rPr>
        <w:t xml:space="preserve">SSE 131 </w:t>
      </w:r>
      <w:r w:rsidRPr="0062074F">
        <w:rPr>
          <w:rFonts w:cs="Arial"/>
          <w:iCs/>
        </w:rPr>
        <w:t xml:space="preserve">must be returned if </w:t>
      </w:r>
      <w:r w:rsidR="00795A25" w:rsidRPr="0062074F">
        <w:rPr>
          <w:rFonts w:cs="Arial"/>
          <w:iCs/>
        </w:rPr>
        <w:t xml:space="preserve">a dataset has no </w:t>
      </w:r>
      <w:r w:rsidR="00A65DDD" w:rsidRPr="0062074F">
        <w:rPr>
          <w:rFonts w:cs="Arial"/>
          <w:iCs/>
        </w:rPr>
        <w:t>F</w:t>
      </w:r>
      <w:r w:rsidR="00795A25" w:rsidRPr="0062074F">
        <w:rPr>
          <w:rFonts w:cs="Arial"/>
          <w:iCs/>
        </w:rPr>
        <w:t xml:space="preserve">eature </w:t>
      </w:r>
      <w:r w:rsidR="00A65DDD" w:rsidRPr="0062074F">
        <w:rPr>
          <w:rFonts w:cs="Arial"/>
          <w:iCs/>
        </w:rPr>
        <w:t>C</w:t>
      </w:r>
      <w:r w:rsidR="00795A25" w:rsidRPr="0062074F">
        <w:rPr>
          <w:rFonts w:cs="Arial"/>
          <w:iCs/>
        </w:rPr>
        <w:t xml:space="preserve">atalogue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 installed.</w:t>
      </w:r>
    </w:p>
    <w:p w14:paraId="53D0374E" w14:textId="00B4E646" w:rsidR="00647AF8" w:rsidRPr="0062074F" w:rsidRDefault="00647AF8" w:rsidP="002B7019">
      <w:pPr>
        <w:spacing w:after="120" w:line="240" w:lineRule="auto"/>
        <w:jc w:val="both"/>
        <w:rPr>
          <w:rFonts w:cs="Arial"/>
          <w:iCs/>
        </w:rPr>
      </w:pPr>
      <w:r w:rsidRPr="0062074F">
        <w:rPr>
          <w:rFonts w:cs="Arial"/>
          <w:b/>
          <w:bCs/>
          <w:iCs/>
        </w:rPr>
        <w:t xml:space="preserve">SSE 132 </w:t>
      </w:r>
      <w:r w:rsidRPr="0062074F">
        <w:rPr>
          <w:rFonts w:cs="Arial"/>
          <w:iCs/>
        </w:rPr>
        <w:t>must be returned if a</w:t>
      </w:r>
      <w:r w:rsidR="00D20D49" w:rsidRPr="0062074F">
        <w:rPr>
          <w:rFonts w:cs="Arial"/>
          <w:iCs/>
        </w:rPr>
        <w:t>ny</w:t>
      </w:r>
      <w:r w:rsidRPr="0062074F">
        <w:rPr>
          <w:rFonts w:cs="Arial"/>
          <w:iCs/>
        </w:rPr>
        <w:t xml:space="preserve"> </w:t>
      </w:r>
      <w:proofErr w:type="spellStart"/>
      <w:r w:rsidRPr="0062074F">
        <w:rPr>
          <w:rFonts w:cs="Arial"/>
          <w:iCs/>
        </w:rPr>
        <w:t>digitalSignatureValue</w:t>
      </w:r>
      <w:proofErr w:type="spellEnd"/>
      <w:r w:rsidRPr="0062074F">
        <w:rPr>
          <w:rFonts w:cs="Arial"/>
          <w:iCs/>
        </w:rPr>
        <w:t xml:space="preserve"> for a resource (whether dataset, supplementary file or permit)</w:t>
      </w:r>
      <w:r w:rsidR="00D20D49" w:rsidRPr="0062074F">
        <w:rPr>
          <w:rFonts w:cs="Arial"/>
          <w:iCs/>
        </w:rPr>
        <w:t xml:space="preserve"> is missing or</w:t>
      </w:r>
      <w:r w:rsidRPr="0062074F">
        <w:rPr>
          <w:rFonts w:cs="Arial"/>
          <w:iCs/>
        </w:rPr>
        <w:t xml:space="preserve"> fails validation.</w:t>
      </w:r>
    </w:p>
    <w:p w14:paraId="2B6CB488" w14:textId="1795D2D9" w:rsidR="00647AF8" w:rsidRPr="0062074F" w:rsidRDefault="00647AF8" w:rsidP="002B7019">
      <w:pPr>
        <w:spacing w:after="120" w:line="240" w:lineRule="auto"/>
        <w:jc w:val="both"/>
        <w:rPr>
          <w:rFonts w:cs="Arial"/>
          <w:iCs/>
        </w:rPr>
      </w:pPr>
      <w:r w:rsidRPr="0062074F">
        <w:rPr>
          <w:rFonts w:cs="Arial"/>
          <w:b/>
          <w:bCs/>
          <w:iCs/>
        </w:rPr>
        <w:t xml:space="preserve">SSE 133 </w:t>
      </w:r>
      <w:r w:rsidRPr="0062074F">
        <w:rPr>
          <w:rFonts w:cs="Arial"/>
          <w:iCs/>
        </w:rPr>
        <w:t xml:space="preserve">must be returned if the dataset being installed is of a version which is not </w:t>
      </w:r>
      <w:r w:rsidR="001A44CA" w:rsidRPr="0062074F">
        <w:rPr>
          <w:rFonts w:cs="Arial"/>
          <w:iCs/>
        </w:rPr>
        <w:t>compatible with</w:t>
      </w:r>
      <w:r w:rsidR="00795A25" w:rsidRPr="0062074F">
        <w:rPr>
          <w:rFonts w:cs="Arial"/>
          <w:iCs/>
        </w:rPr>
        <w:t xml:space="preserve"> a</w:t>
      </w:r>
      <w:r w:rsidRPr="0062074F">
        <w:rPr>
          <w:rFonts w:cs="Arial"/>
          <w:iCs/>
        </w:rPr>
        <w:t xml:space="preserve"> </w:t>
      </w:r>
      <w:r w:rsidR="00A65DDD" w:rsidRPr="0062074F">
        <w:rPr>
          <w:rFonts w:cs="Arial"/>
          <w:iCs/>
        </w:rPr>
        <w:t>F</w:t>
      </w:r>
      <w:r w:rsidRPr="0062074F">
        <w:rPr>
          <w:rFonts w:cs="Arial"/>
          <w:iCs/>
        </w:rPr>
        <w:t xml:space="preserve">eature </w:t>
      </w:r>
      <w:r w:rsidR="00A65DDD" w:rsidRPr="0062074F">
        <w:rPr>
          <w:rFonts w:cs="Arial"/>
          <w:iCs/>
        </w:rPr>
        <w:t>C</w:t>
      </w:r>
      <w:r w:rsidRPr="0062074F">
        <w:rPr>
          <w:rFonts w:cs="Arial"/>
          <w:iCs/>
        </w:rPr>
        <w:t>atalogue</w:t>
      </w:r>
      <w:r w:rsidR="00795A25" w:rsidRPr="0062074F">
        <w:rPr>
          <w:rFonts w:cs="Arial"/>
          <w:iCs/>
        </w:rPr>
        <w:t xml:space="preserv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w:t>
      </w:r>
      <w:r w:rsidRPr="0062074F">
        <w:rPr>
          <w:rFonts w:cs="Arial"/>
          <w:iCs/>
        </w:rPr>
        <w:t xml:space="preserve"> installed on the system.</w:t>
      </w:r>
    </w:p>
    <w:p w14:paraId="0A6182FA" w14:textId="1A7645F2" w:rsidR="00647AF8" w:rsidRPr="0062074F" w:rsidRDefault="00647AF8" w:rsidP="002B7019">
      <w:pPr>
        <w:spacing w:after="120" w:line="240" w:lineRule="auto"/>
        <w:jc w:val="both"/>
        <w:rPr>
          <w:rFonts w:cs="Arial"/>
          <w:iCs/>
        </w:rPr>
      </w:pPr>
      <w:r w:rsidRPr="0062074F">
        <w:rPr>
          <w:rFonts w:cs="Arial"/>
          <w:b/>
          <w:bCs/>
          <w:iCs/>
        </w:rPr>
        <w:t xml:space="preserve">SSE 134 </w:t>
      </w:r>
      <w:r w:rsidRPr="0062074F">
        <w:rPr>
          <w:rFonts w:cs="Arial"/>
          <w:iCs/>
        </w:rPr>
        <w:t>must be returned if the CATALOG.XML digi</w:t>
      </w:r>
      <w:r w:rsidR="00A65DDD" w:rsidRPr="0062074F">
        <w:rPr>
          <w:rFonts w:cs="Arial"/>
          <w:iCs/>
        </w:rPr>
        <w:t>tal signature (CATALOG.SIG</w:t>
      </w:r>
      <w:r w:rsidR="001A44CA" w:rsidRPr="0062074F">
        <w:rPr>
          <w:rFonts w:cs="Arial"/>
          <w:iCs/>
        </w:rPr>
        <w:t>N</w:t>
      </w:r>
      <w:r w:rsidR="00A65DDD" w:rsidRPr="0062074F">
        <w:rPr>
          <w:rFonts w:cs="Arial"/>
          <w:iCs/>
        </w:rPr>
        <w:t>) can</w:t>
      </w:r>
      <w:r w:rsidRPr="0062074F">
        <w:rPr>
          <w:rFonts w:cs="Arial"/>
          <w:iCs/>
        </w:rPr>
        <w:t>not be authenticated against the Scheme Admin</w:t>
      </w:r>
      <w:r w:rsidR="001A6CA4" w:rsidRPr="0062074F">
        <w:rPr>
          <w:rFonts w:cs="Arial"/>
          <w:iCs/>
        </w:rPr>
        <w:t>i</w:t>
      </w:r>
      <w:r w:rsidRPr="0062074F">
        <w:rPr>
          <w:rFonts w:cs="Arial"/>
          <w:iCs/>
        </w:rPr>
        <w:t>strator’s certificate, either through the data server’s signed public key or any specified intermediate Domain Controllers.</w:t>
      </w:r>
      <w:r w:rsidR="00E42CE9" w:rsidRPr="0062074F">
        <w:rPr>
          <w:rFonts w:cs="Arial"/>
          <w:iCs/>
        </w:rPr>
        <w:t xml:space="preserve"> The contents of the </w:t>
      </w:r>
      <w:r w:rsidR="00A65DDD" w:rsidRPr="0062074F">
        <w:rPr>
          <w:rFonts w:cs="Arial"/>
          <w:iCs/>
        </w:rPr>
        <w:t>C</w:t>
      </w:r>
      <w:r w:rsidR="00E42CE9" w:rsidRPr="0062074F">
        <w:rPr>
          <w:rFonts w:cs="Arial"/>
          <w:iCs/>
        </w:rPr>
        <w:t xml:space="preserve">atalogue </w:t>
      </w:r>
      <w:r w:rsidR="00B15F52" w:rsidRPr="0062074F">
        <w:rPr>
          <w:rFonts w:cs="Arial"/>
          <w:iCs/>
        </w:rPr>
        <w:t xml:space="preserve">must </w:t>
      </w:r>
      <w:r w:rsidR="00E42CE9" w:rsidRPr="0062074F">
        <w:rPr>
          <w:rFonts w:cs="Arial"/>
          <w:iCs/>
        </w:rPr>
        <w:t>not be installed if the signature is invalid.</w:t>
      </w:r>
    </w:p>
    <w:p w14:paraId="0F2AD3E4" w14:textId="16917C17" w:rsidR="00647AF8" w:rsidRPr="0062074F" w:rsidRDefault="00647AF8" w:rsidP="002B7019">
      <w:pPr>
        <w:spacing w:after="120" w:line="240" w:lineRule="auto"/>
        <w:jc w:val="both"/>
        <w:rPr>
          <w:rFonts w:cs="Arial"/>
          <w:iCs/>
        </w:rPr>
      </w:pPr>
      <w:r w:rsidRPr="0062074F">
        <w:rPr>
          <w:rFonts w:cs="Arial"/>
          <w:b/>
          <w:bCs/>
          <w:iCs/>
        </w:rPr>
        <w:t>SSE 135</w:t>
      </w:r>
      <w:r w:rsidRPr="0062074F">
        <w:rPr>
          <w:rFonts w:cs="Arial"/>
          <w:iCs/>
        </w:rPr>
        <w:t xml:space="preserve"> must be returned if the PERMIT.XML dig</w:t>
      </w:r>
      <w:r w:rsidR="00BB1C35" w:rsidRPr="0062074F">
        <w:rPr>
          <w:rFonts w:cs="Arial"/>
          <w:iCs/>
        </w:rPr>
        <w:t>ital signature (PERMIT.SIG</w:t>
      </w:r>
      <w:r w:rsidR="001A44CA" w:rsidRPr="0062074F">
        <w:rPr>
          <w:rFonts w:cs="Arial"/>
          <w:iCs/>
        </w:rPr>
        <w:t>N</w:t>
      </w:r>
      <w:r w:rsidR="00BB1C35" w:rsidRPr="0062074F">
        <w:rPr>
          <w:rFonts w:cs="Arial"/>
          <w:iCs/>
        </w:rPr>
        <w:t>) can</w:t>
      </w:r>
      <w:r w:rsidRPr="0062074F">
        <w:rPr>
          <w:rFonts w:cs="Arial"/>
          <w:iCs/>
        </w:rPr>
        <w:t xml:space="preserve">not be authenticated against the Scheme </w:t>
      </w:r>
      <w:r w:rsidR="00EC4E9A" w:rsidRPr="0062074F">
        <w:rPr>
          <w:rFonts w:cs="Arial"/>
          <w:iCs/>
        </w:rPr>
        <w:t>Administrator’s</w:t>
      </w:r>
      <w:r w:rsidRPr="0062074F">
        <w:rPr>
          <w:rFonts w:cs="Arial"/>
          <w:iCs/>
        </w:rPr>
        <w:t xml:space="preserve"> certificate, either through the data server’s signed public key or any intermediate Domain Controllers.</w:t>
      </w:r>
    </w:p>
    <w:p w14:paraId="053E13A3" w14:textId="51A460BF" w:rsidR="007778D7" w:rsidRDefault="007778D7" w:rsidP="002B7019">
      <w:pPr>
        <w:spacing w:after="120" w:line="240" w:lineRule="auto"/>
        <w:jc w:val="both"/>
        <w:rPr>
          <w:rFonts w:cs="Arial"/>
          <w:iCs/>
          <w:lang w:val="en-US"/>
        </w:rPr>
      </w:pPr>
      <w:r w:rsidRPr="0062074F">
        <w:rPr>
          <w:rFonts w:cs="Arial"/>
          <w:b/>
          <w:bCs/>
          <w:iCs/>
          <w:lang w:val="en-US"/>
        </w:rPr>
        <w:t xml:space="preserve">SSE 136 </w:t>
      </w:r>
      <w:r w:rsidRPr="0062074F">
        <w:rPr>
          <w:rFonts w:cs="Arial"/>
          <w:iCs/>
          <w:lang w:val="en-US"/>
        </w:rPr>
        <w:t xml:space="preserve">must be returned if a received </w:t>
      </w:r>
      <w:r w:rsidR="008E4290" w:rsidRPr="0062074F">
        <w:rPr>
          <w:rFonts w:cs="Arial"/>
          <w:iCs/>
          <w:lang w:val="en-US"/>
        </w:rPr>
        <w:t xml:space="preserve">fileless </w:t>
      </w:r>
      <w:r w:rsidRPr="0062074F">
        <w:rPr>
          <w:rFonts w:cs="Arial"/>
          <w:iCs/>
          <w:lang w:val="en-US"/>
        </w:rPr>
        <w:t>cancellation contains digital signatures which do not match those received with the dataset being cancelled.</w:t>
      </w:r>
    </w:p>
    <w:p w14:paraId="6EC75FE8" w14:textId="0DD1A6EC" w:rsidR="0056664F" w:rsidRDefault="0056664F" w:rsidP="002B7019">
      <w:pPr>
        <w:spacing w:after="120" w:line="240" w:lineRule="auto"/>
        <w:jc w:val="both"/>
        <w:rPr>
          <w:rFonts w:cs="Arial"/>
          <w:iCs/>
          <w:lang w:val="en-US"/>
        </w:rPr>
      </w:pPr>
      <w:r w:rsidRPr="001C1CAB">
        <w:rPr>
          <w:rFonts w:cs="Arial"/>
          <w:b/>
          <w:bCs/>
          <w:iCs/>
          <w:lang w:val="en-US"/>
        </w:rPr>
        <w:t xml:space="preserve">SSE 137 </w:t>
      </w:r>
      <w:r>
        <w:rPr>
          <w:rFonts w:cs="Arial"/>
          <w:iCs/>
          <w:lang w:val="en-US"/>
        </w:rPr>
        <w:t xml:space="preserve">must be returned if a received fileless cancellation has no </w:t>
      </w:r>
      <w:proofErr w:type="spellStart"/>
      <w:r>
        <w:rPr>
          <w:rFonts w:cs="Arial"/>
          <w:iCs/>
          <w:lang w:val="en-US"/>
        </w:rPr>
        <w:t>DataProducer</w:t>
      </w:r>
      <w:proofErr w:type="spellEnd"/>
      <w:r>
        <w:rPr>
          <w:rFonts w:cs="Arial"/>
          <w:iCs/>
          <w:lang w:val="en-US"/>
        </w:rPr>
        <w:t xml:space="preserve"> signature stored with its original installation. This message may also be shown if a dataset is received with no Data Producer signature.</w:t>
      </w:r>
    </w:p>
    <w:p w14:paraId="2A6D13B4" w14:textId="3F64727F" w:rsidR="00404DE8" w:rsidRPr="001C1CAB" w:rsidRDefault="00404DE8" w:rsidP="00404DE8">
      <w:pPr>
        <w:spacing w:after="120" w:line="240" w:lineRule="auto"/>
        <w:jc w:val="both"/>
        <w:rPr>
          <w:rFonts w:cs="Arial"/>
          <w:iCs/>
          <w:lang w:val="en-US"/>
        </w:rPr>
      </w:pPr>
      <w:r w:rsidRPr="002867B5">
        <w:rPr>
          <w:rFonts w:cs="Arial"/>
          <w:b/>
          <w:bCs/>
          <w:iCs/>
          <w:lang w:val="en-US"/>
        </w:rPr>
        <w:t xml:space="preserve">SSE 138 </w:t>
      </w:r>
      <w:r w:rsidRPr="002867B5">
        <w:rPr>
          <w:rFonts w:cs="Arial"/>
          <w:iCs/>
          <w:lang w:val="en-US"/>
        </w:rPr>
        <w:t xml:space="preserve">must be returned if a received fileless cancellation has no cancellation signature contained in the dataset discovery metadata. A cancellation signature is a digital signature of the original  </w:t>
      </w:r>
      <w:proofErr w:type="spellStart"/>
      <w:r w:rsidRPr="002867B5">
        <w:rPr>
          <w:rFonts w:cs="Arial"/>
          <w:iCs/>
          <w:lang w:val="en-US"/>
        </w:rPr>
        <w:t>DataProducer</w:t>
      </w:r>
      <w:proofErr w:type="spellEnd"/>
      <w:r w:rsidRPr="002867B5">
        <w:rPr>
          <w:rFonts w:cs="Arial"/>
          <w:iCs/>
          <w:lang w:val="en-US"/>
        </w:rPr>
        <w:t xml:space="preserve"> signature (a</w:t>
      </w:r>
      <w:r w:rsidR="002867B5">
        <w:rPr>
          <w:rFonts w:cs="Arial"/>
          <w:iCs/>
          <w:lang w:val="en-US"/>
        </w:rPr>
        <w:t xml:space="preserve">s required under clause </w:t>
      </w:r>
      <w:r w:rsidR="002867B5">
        <w:rPr>
          <w:rFonts w:cs="Arial"/>
          <w:iCs/>
          <w:lang w:val="en-US"/>
        </w:rPr>
        <w:fldChar w:fldCharType="begin"/>
      </w:r>
      <w:r w:rsidR="002867B5">
        <w:rPr>
          <w:rFonts w:cs="Arial"/>
          <w:iCs/>
          <w:lang w:val="en-US"/>
        </w:rPr>
        <w:instrText xml:space="preserve"> REF _Ref49482794 \r \h </w:instrText>
      </w:r>
      <w:r w:rsidR="002867B5">
        <w:rPr>
          <w:rFonts w:cs="Arial"/>
          <w:iCs/>
          <w:lang w:val="en-US"/>
        </w:rPr>
      </w:r>
      <w:r w:rsidR="002867B5">
        <w:rPr>
          <w:rFonts w:cs="Arial"/>
          <w:iCs/>
          <w:lang w:val="en-US"/>
        </w:rPr>
        <w:fldChar w:fldCharType="separate"/>
      </w:r>
      <w:r w:rsidR="002867B5">
        <w:rPr>
          <w:rFonts w:cs="Arial"/>
          <w:iCs/>
          <w:lang w:val="en-US"/>
        </w:rPr>
        <w:t>8.1.1</w:t>
      </w:r>
      <w:r w:rsidR="002867B5">
        <w:rPr>
          <w:rFonts w:cs="Arial"/>
          <w:iCs/>
          <w:lang w:val="en-US"/>
        </w:rPr>
        <w:fldChar w:fldCharType="end"/>
      </w:r>
      <w:r w:rsidR="002867B5">
        <w:rPr>
          <w:rFonts w:cs="Arial"/>
          <w:iCs/>
          <w:lang w:val="en-US"/>
        </w:rPr>
        <w:t>)</w:t>
      </w:r>
      <w:r w:rsidRPr="002867B5">
        <w:rPr>
          <w:rFonts w:cs="Arial"/>
          <w:iCs/>
          <w:lang w:val="en-US"/>
        </w:rPr>
        <w:t>. This message may also be shown if a dataset is received with no Data Producer signature.</w:t>
      </w:r>
    </w:p>
    <w:p w14:paraId="5B4072E5" w14:textId="77777777" w:rsidR="00404DE8" w:rsidRPr="001C1CAB" w:rsidRDefault="00404DE8" w:rsidP="002B7019">
      <w:pPr>
        <w:spacing w:after="120" w:line="240" w:lineRule="auto"/>
        <w:jc w:val="both"/>
        <w:rPr>
          <w:rFonts w:cs="Arial"/>
          <w:iCs/>
          <w:lang w:val="en-US"/>
        </w:rPr>
      </w:pPr>
    </w:p>
    <w:p w14:paraId="47FB73C8" w14:textId="3279C9C3" w:rsidR="00795A25" w:rsidRPr="0062074F" w:rsidRDefault="00795A25" w:rsidP="002B7019">
      <w:pPr>
        <w:spacing w:after="120" w:line="240" w:lineRule="auto"/>
        <w:jc w:val="both"/>
        <w:rPr>
          <w:rFonts w:cs="Arial"/>
          <w:iCs/>
        </w:rPr>
      </w:pPr>
      <w:r w:rsidRPr="0062074F">
        <w:rPr>
          <w:rFonts w:cs="Arial"/>
          <w:iCs/>
        </w:rPr>
        <w:lastRenderedPageBreak/>
        <w:t xml:space="preserve">The flow diagrams </w:t>
      </w:r>
      <w:r w:rsidR="00BD515B" w:rsidRPr="0062074F">
        <w:rPr>
          <w:rFonts w:cs="Arial"/>
          <w:iCs/>
        </w:rPr>
        <w:t xml:space="preserve">in this </w:t>
      </w:r>
      <w:r w:rsidR="00807CA6" w:rsidRPr="0062074F">
        <w:rPr>
          <w:rFonts w:cs="Arial"/>
          <w:iCs/>
        </w:rPr>
        <w:t>Appendix</w:t>
      </w:r>
      <w:r w:rsidR="00BD515B" w:rsidRPr="0062074F">
        <w:rPr>
          <w:rFonts w:cs="Arial"/>
          <w:iCs/>
        </w:rPr>
        <w:t xml:space="preserve"> show</w:t>
      </w:r>
      <w:r w:rsidRPr="0062074F">
        <w:rPr>
          <w:rFonts w:cs="Arial"/>
          <w:iCs/>
        </w:rPr>
        <w:t xml:space="preserve"> the conditions under which the SSE codes are displayed</w:t>
      </w:r>
      <w:r w:rsidR="00BD515B" w:rsidRPr="0062074F">
        <w:rPr>
          <w:rFonts w:cs="Arial"/>
          <w:iCs/>
        </w:rPr>
        <w:t>. These diagrams only relate to processes carried out on the ECDIS for import of exchange set contents. Data Server and Scheme Administrator processes are not defined here</w:t>
      </w:r>
      <w:r w:rsidR="00A22ED7" w:rsidRPr="0062074F">
        <w:rPr>
          <w:rFonts w:cs="Arial"/>
          <w:iCs/>
        </w:rPr>
        <w:t>.</w:t>
      </w:r>
    </w:p>
    <w:p w14:paraId="0F7B9202" w14:textId="39FA17C5" w:rsidR="00795A25" w:rsidRPr="0062074F" w:rsidRDefault="00A27D19">
      <w:pPr>
        <w:pStyle w:val="Heading2"/>
        <w:numPr>
          <w:ilvl w:val="0"/>
          <w:numId w:val="88"/>
        </w:numPr>
        <w:ind w:left="357" w:hanging="357"/>
      </w:pPr>
      <w:bookmarkStart w:id="820" w:name="_Toc219458389"/>
      <w:bookmarkStart w:id="821" w:name="_Toc226035142"/>
      <w:bookmarkEnd w:id="820"/>
      <w:r w:rsidRPr="0062074F">
        <w:t>Exchange Set Installation on ECDIS</w:t>
      </w:r>
      <w:bookmarkEnd w:id="821"/>
    </w:p>
    <w:p w14:paraId="23E76A47" w14:textId="1AD2297E" w:rsidR="00CC4796" w:rsidRPr="0062074F" w:rsidRDefault="00CC4796" w:rsidP="00CC4796">
      <w:pPr>
        <w:spacing w:after="120" w:line="240" w:lineRule="auto"/>
        <w:jc w:val="both"/>
        <w:rPr>
          <w:iCs/>
        </w:rPr>
      </w:pPr>
      <w:r w:rsidRPr="0062074F">
        <w:rPr>
          <w:iCs/>
        </w:rPr>
        <w:t xml:space="preserve">This section describes the sequence of actions to import Exchange Set contents. This content is always digitally signed and may optionally be encrypted. </w:t>
      </w:r>
    </w:p>
    <w:p w14:paraId="7DB9670D" w14:textId="454373DD" w:rsidR="00F20F26" w:rsidRPr="0062074F" w:rsidRDefault="00F20F26" w:rsidP="00BB1C35">
      <w:pPr>
        <w:spacing w:after="120" w:line="240" w:lineRule="auto"/>
        <w:jc w:val="both"/>
        <w:rPr>
          <w:iCs/>
        </w:rPr>
      </w:pPr>
      <w:r w:rsidRPr="0062074F">
        <w:rPr>
          <w:iCs/>
        </w:rPr>
        <w:t>Before exchange sets are imported to ECDIS the CATALOG.XML must initially be authenticated against the digital signature contained in the CATALOG.SIGN file.</w:t>
      </w:r>
      <w:r w:rsidR="00CC4796" w:rsidRPr="0062074F">
        <w:rPr>
          <w:iCs/>
        </w:rPr>
        <w:t xml:space="preserve"> This is described in the following flow diagram.</w:t>
      </w:r>
    </w:p>
    <w:p w14:paraId="4E5D2335" w14:textId="72FAB6F6" w:rsidR="00CC4796" w:rsidRPr="0062074F" w:rsidRDefault="00626983" w:rsidP="002D7DEE">
      <w:pPr>
        <w:keepNext/>
        <w:spacing w:after="120" w:line="240" w:lineRule="auto"/>
        <w:jc w:val="center"/>
      </w:pPr>
      <w:r w:rsidRPr="0062074F">
        <w:rPr>
          <w:noProof/>
        </w:rPr>
        <w:drawing>
          <wp:inline distT="0" distB="0" distL="0" distR="0" wp14:anchorId="76CE50AF" wp14:editId="1EE31FE3">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2B7E1BA3" w:rsidR="00CC4796" w:rsidRPr="0062074F" w:rsidRDefault="00CC4796" w:rsidP="002D7DEE">
      <w:pPr>
        <w:pStyle w:val="Caption"/>
        <w:jc w:val="center"/>
        <w:rPr>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5</w:t>
      </w:r>
      <w:r w:rsidRPr="0062074F">
        <w:fldChar w:fldCharType="end"/>
      </w:r>
      <w:r w:rsidRPr="0062074F">
        <w:t>: Verification of CATALOG.SIGN</w:t>
      </w:r>
    </w:p>
    <w:p w14:paraId="47F5F93F" w14:textId="3B87B682" w:rsidR="00F20F26" w:rsidRPr="0062074F" w:rsidRDefault="00CC4796" w:rsidP="00BB1C35">
      <w:pPr>
        <w:spacing w:after="120" w:line="240" w:lineRule="auto"/>
        <w:jc w:val="both"/>
        <w:rPr>
          <w:iCs/>
        </w:rPr>
      </w:pPr>
      <w:r w:rsidRPr="0062074F">
        <w:rPr>
          <w:iCs/>
        </w:rPr>
        <w:t>If encrypted data is to be imported into the ECDIS, b</w:t>
      </w:r>
      <w:r w:rsidR="00F20F26" w:rsidRPr="0062074F">
        <w:rPr>
          <w:iCs/>
        </w:rPr>
        <w:t>efore any permits are imported to ECDIS the PERMIT.XML must initially be authenticated against the digital signature contained in the PERMIT.SIGN file.</w:t>
      </w:r>
    </w:p>
    <w:p w14:paraId="1B8E1E73" w14:textId="77777777" w:rsidR="00CC4796" w:rsidRPr="0062074F" w:rsidRDefault="00CC4796" w:rsidP="00BB1C35">
      <w:pPr>
        <w:spacing w:after="120" w:line="240" w:lineRule="auto"/>
        <w:jc w:val="both"/>
        <w:rPr>
          <w:iCs/>
        </w:rPr>
      </w:pPr>
    </w:p>
    <w:p w14:paraId="246BD0B9" w14:textId="77777777" w:rsidR="00B7137E" w:rsidRPr="0062074F" w:rsidRDefault="00626983" w:rsidP="002D7DEE">
      <w:pPr>
        <w:keepNext/>
        <w:spacing w:after="120" w:line="240" w:lineRule="auto"/>
        <w:jc w:val="center"/>
      </w:pPr>
      <w:r w:rsidRPr="0062074F">
        <w:rPr>
          <w:b/>
          <w:bCs/>
          <w:iCs/>
          <w:noProof/>
        </w:rPr>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1325C726" w:rsidR="00626983" w:rsidRPr="0062074F" w:rsidRDefault="00B7137E" w:rsidP="002D7DEE">
      <w:pPr>
        <w:pStyle w:val="Caption"/>
        <w:jc w:val="center"/>
        <w:rPr>
          <w:bCs/>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6</w:t>
      </w:r>
      <w:r w:rsidRPr="0062074F">
        <w:fldChar w:fldCharType="end"/>
      </w:r>
      <w:r w:rsidRPr="0062074F">
        <w:t>: Verification of PERMIT.SIGN</w:t>
      </w:r>
    </w:p>
    <w:p w14:paraId="716075C5" w14:textId="191DD2CE" w:rsidR="00CC4796" w:rsidRPr="0062074F" w:rsidRDefault="00CC4796" w:rsidP="00BB1C35">
      <w:pPr>
        <w:spacing w:after="120" w:line="240" w:lineRule="auto"/>
        <w:jc w:val="both"/>
        <w:rPr>
          <w:iCs/>
        </w:rPr>
      </w:pPr>
    </w:p>
    <w:p w14:paraId="2078E6FA" w14:textId="3E5D393F" w:rsidR="00F20F26" w:rsidRPr="0062074F" w:rsidRDefault="00F20F26" w:rsidP="00BB1C35">
      <w:pPr>
        <w:spacing w:after="120" w:line="240" w:lineRule="auto"/>
        <w:jc w:val="both"/>
        <w:rPr>
          <w:iCs/>
        </w:rPr>
      </w:pPr>
      <w:r w:rsidRPr="0062074F">
        <w:rPr>
          <w:iCs/>
        </w:rPr>
        <w:t xml:space="preserve">Once the CATALOG.XML is authenticated and, where encrypted data is to be imported, the PERMIT.XML is </w:t>
      </w:r>
      <w:r w:rsidR="008C3639" w:rsidRPr="0062074F">
        <w:rPr>
          <w:iCs/>
        </w:rPr>
        <w:t xml:space="preserve">first </w:t>
      </w:r>
      <w:r w:rsidRPr="0062074F">
        <w:rPr>
          <w:iCs/>
        </w:rPr>
        <w:t>authenticated, the</w:t>
      </w:r>
      <w:r w:rsidR="008C3639" w:rsidRPr="0062074F">
        <w:rPr>
          <w:iCs/>
        </w:rPr>
        <w:t>n the</w:t>
      </w:r>
      <w:r w:rsidRPr="0062074F">
        <w:rPr>
          <w:iCs/>
        </w:rPr>
        <w:t xml:space="preserve"> contents of the exchange set may be imported.</w:t>
      </w:r>
    </w:p>
    <w:p w14:paraId="6130C8B5" w14:textId="07303150" w:rsidR="00BD515B" w:rsidRPr="0062074F" w:rsidRDefault="008C3639" w:rsidP="00BB1C35">
      <w:pPr>
        <w:spacing w:after="120" w:line="240" w:lineRule="auto"/>
        <w:jc w:val="both"/>
      </w:pPr>
      <w:r w:rsidRPr="0062074F">
        <w:lastRenderedPageBreak/>
        <w:t>Encrypted</w:t>
      </w:r>
      <w:r w:rsidR="00606130" w:rsidRPr="0062074F">
        <w:t xml:space="preserve"> data is imported into the System Database. </w:t>
      </w:r>
      <w:r w:rsidR="00BD515B" w:rsidRPr="0062074F">
        <w:t xml:space="preserve">For encrypted data the following process is used to establish the validity of the </w:t>
      </w:r>
      <w:r w:rsidR="00606130" w:rsidRPr="0062074F">
        <w:t>PERMIT.XML</w:t>
      </w:r>
      <w:r w:rsidR="00BD515B" w:rsidRPr="0062074F">
        <w:t xml:space="preserve"> </w:t>
      </w:r>
      <w:r w:rsidR="00B7137E" w:rsidRPr="0062074F">
        <w:t xml:space="preserve">contents </w:t>
      </w:r>
      <w:r w:rsidRPr="0062074F">
        <w:t xml:space="preserve">(after the PERMIT.XML is successfully authenticated against the digital signature in the PERMIT.SIGN) </w:t>
      </w:r>
      <w:r w:rsidR="00BD515B" w:rsidRPr="0062074F">
        <w:t>and its contents in respect of the end user’s subscription details. This is only for use with datasets which are encrypted and should be carried out prior to dataset file decryption according to S-100 Part 15.</w:t>
      </w:r>
      <w:r w:rsidRPr="0062074F">
        <w:t xml:space="preserve"> </w:t>
      </w:r>
    </w:p>
    <w:p w14:paraId="21C900FD" w14:textId="77777777" w:rsidR="00606130" w:rsidRPr="0062074F" w:rsidRDefault="00606130" w:rsidP="00BB1C35">
      <w:pPr>
        <w:spacing w:after="120" w:line="240" w:lineRule="auto"/>
        <w:jc w:val="both"/>
      </w:pPr>
    </w:p>
    <w:p w14:paraId="02ED3305" w14:textId="77777777" w:rsidR="00A27D19" w:rsidRPr="0062074F" w:rsidRDefault="00BD515B" w:rsidP="004E61EE">
      <w:pPr>
        <w:keepNext/>
        <w:spacing w:line="240" w:lineRule="auto"/>
        <w:jc w:val="center"/>
      </w:pPr>
      <w:r w:rsidRPr="0062074F">
        <w:rPr>
          <w:noProof/>
          <w:lang w:eastAsia="fr-FR"/>
        </w:rPr>
        <w:drawing>
          <wp:inline distT="0" distB="0" distL="0" distR="0" wp14:anchorId="7264835F" wp14:editId="6876568C">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5D07B5ED" w:rsidR="00BD515B" w:rsidRPr="0062074F" w:rsidRDefault="00A27D19" w:rsidP="00BB1C35">
      <w:pPr>
        <w:pStyle w:val="Caption"/>
        <w:spacing w:after="120" w:line="240" w:lineRule="auto"/>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7</w:t>
      </w:r>
      <w:r w:rsidRPr="0062074F">
        <w:fldChar w:fldCharType="end"/>
      </w:r>
      <w:r w:rsidR="00BB1C35" w:rsidRPr="0062074F">
        <w:t xml:space="preserve"> -</w:t>
      </w:r>
      <w:r w:rsidRPr="0062074F">
        <w:t xml:space="preserve"> Check for permit validity prior to </w:t>
      </w:r>
      <w:r w:rsidR="00F20F26" w:rsidRPr="0062074F">
        <w:t xml:space="preserve">dataset </w:t>
      </w:r>
      <w:r w:rsidRPr="0062074F">
        <w:t>decryption</w:t>
      </w:r>
    </w:p>
    <w:p w14:paraId="4C0673A4" w14:textId="714F1FD8" w:rsidR="00312EE5" w:rsidRPr="0062074F" w:rsidRDefault="00BD515B" w:rsidP="00BB1C35">
      <w:pPr>
        <w:spacing w:after="120" w:line="240" w:lineRule="auto"/>
        <w:jc w:val="both"/>
        <w:rPr>
          <w:iCs/>
        </w:rPr>
      </w:pPr>
      <w:r w:rsidRPr="0062074F">
        <w:rPr>
          <w:iCs/>
        </w:rPr>
        <w:t xml:space="preserve">Once encryption and compression has been processed the digital signatures for all </w:t>
      </w:r>
      <w:r w:rsidR="00BB1C35" w:rsidRPr="0062074F">
        <w:rPr>
          <w:iCs/>
        </w:rPr>
        <w:t>E</w:t>
      </w:r>
      <w:r w:rsidRPr="0062074F">
        <w:rPr>
          <w:iCs/>
        </w:rPr>
        <w:t xml:space="preserve">xchange </w:t>
      </w:r>
      <w:r w:rsidR="00BB1C35" w:rsidRPr="0062074F">
        <w:rPr>
          <w:iCs/>
        </w:rPr>
        <w:t>S</w:t>
      </w:r>
      <w:r w:rsidRPr="0062074F">
        <w:rPr>
          <w:iCs/>
        </w:rPr>
        <w:t xml:space="preserve">et contents to be imported can be processed. These signatures can form a chain of authentication and the following flow </w:t>
      </w:r>
      <w:r w:rsidR="00606130" w:rsidRPr="0062074F">
        <w:rPr>
          <w:iCs/>
        </w:rPr>
        <w:t xml:space="preserve">diagram </w:t>
      </w:r>
      <w:r w:rsidRPr="0062074F">
        <w:rPr>
          <w:iCs/>
        </w:rPr>
        <w:t xml:space="preserve">illustrates how signatures </w:t>
      </w:r>
      <w:r w:rsidR="00606130" w:rsidRPr="0062074F">
        <w:rPr>
          <w:iCs/>
        </w:rPr>
        <w:t>must</w:t>
      </w:r>
      <w:r w:rsidRPr="0062074F">
        <w:rPr>
          <w:iCs/>
        </w:rPr>
        <w:t xml:space="preserve"> be processed.</w:t>
      </w:r>
      <w:r w:rsidR="007778D7" w:rsidRPr="0062074F">
        <w:rPr>
          <w:iCs/>
        </w:rPr>
        <w:t xml:space="preserve"> </w:t>
      </w:r>
    </w:p>
    <w:p w14:paraId="3C490FC8" w14:textId="77777777" w:rsidR="00CC4796" w:rsidRPr="0062074F" w:rsidRDefault="00CC4796" w:rsidP="00BB1C35">
      <w:pPr>
        <w:spacing w:after="120" w:line="240" w:lineRule="auto"/>
        <w:jc w:val="both"/>
        <w:rPr>
          <w:iCs/>
        </w:rPr>
      </w:pPr>
    </w:p>
    <w:p w14:paraId="741E9498" w14:textId="13D572D7" w:rsidR="00795A25" w:rsidRPr="0062074F" w:rsidRDefault="00795A25" w:rsidP="00BB1C35">
      <w:pPr>
        <w:spacing w:after="120" w:line="240" w:lineRule="auto"/>
        <w:jc w:val="both"/>
        <w:rPr>
          <w:iCs/>
        </w:rPr>
      </w:pPr>
    </w:p>
    <w:p w14:paraId="536B3F1E" w14:textId="07B446F6" w:rsidR="00A27D19" w:rsidRPr="0062074F" w:rsidRDefault="00626983" w:rsidP="004E61EE">
      <w:pPr>
        <w:keepNext/>
        <w:spacing w:after="0" w:line="240" w:lineRule="auto"/>
        <w:jc w:val="center"/>
      </w:pPr>
      <w:r w:rsidRPr="0062074F">
        <w:rPr>
          <w:noProof/>
        </w:rPr>
        <w:lastRenderedPageBreak/>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62074F" w:rsidRDefault="00A27D19" w:rsidP="00BB1C35">
      <w:pPr>
        <w:pStyle w:val="Caption"/>
        <w:spacing w:after="120" w:line="240" w:lineRule="auto"/>
        <w:jc w:val="center"/>
        <w:rPr>
          <w:iCs/>
        </w:rPr>
      </w:pPr>
      <w:r w:rsidRPr="0062074F">
        <w:t xml:space="preserve">Figure </w:t>
      </w:r>
      <w:r w:rsidR="00663161" w:rsidRPr="0062074F">
        <w:t>8</w:t>
      </w:r>
      <w:r w:rsidR="00BB1C35" w:rsidRPr="0062074F">
        <w:t xml:space="preserve"> -</w:t>
      </w:r>
      <w:r w:rsidRPr="0062074F">
        <w:t xml:space="preserve"> Authentication of </w:t>
      </w:r>
      <w:r w:rsidR="00BB1C35" w:rsidRPr="0062074F">
        <w:t>E</w:t>
      </w:r>
      <w:r w:rsidRPr="0062074F">
        <w:t xml:space="preserve">xchange </w:t>
      </w:r>
      <w:r w:rsidR="00BB1C35" w:rsidRPr="0062074F">
        <w:t>S</w:t>
      </w:r>
      <w:r w:rsidRPr="0062074F">
        <w:t>et dataset components</w:t>
      </w:r>
    </w:p>
    <w:p w14:paraId="3634C918" w14:textId="78F89223" w:rsidR="00D34897" w:rsidRPr="0062074F" w:rsidRDefault="00D34897" w:rsidP="00807CA6">
      <w:pPr>
        <w:spacing w:after="120" w:line="240" w:lineRule="auto"/>
        <w:jc w:val="both"/>
      </w:pPr>
      <w:r w:rsidRPr="0062074F">
        <w:t xml:space="preserve">Under S-100 Part 15 datasets and other </w:t>
      </w:r>
      <w:r w:rsidR="00807CA6" w:rsidRPr="0062074F">
        <w:t>E</w:t>
      </w:r>
      <w:r w:rsidRPr="0062074F">
        <w:t xml:space="preserve">xchange </w:t>
      </w:r>
      <w:r w:rsidR="00807CA6" w:rsidRPr="0062074F">
        <w:t>S</w:t>
      </w:r>
      <w:r w:rsidRPr="0062074F">
        <w:t xml:space="preserve">et components </w:t>
      </w:r>
      <w:r w:rsidR="00097A78" w:rsidRPr="0062074F">
        <w:t xml:space="preserve">may </w:t>
      </w:r>
      <w:r w:rsidRPr="0062074F">
        <w:t xml:space="preserve">have multiple digital signatures, with each signature referenced to a signed public key certificate. </w:t>
      </w:r>
      <w:r w:rsidR="00F20F26" w:rsidRPr="0062074F">
        <w:t xml:space="preserve">Each </w:t>
      </w:r>
      <w:r w:rsidR="00807CA6" w:rsidRPr="0062074F">
        <w:t>E</w:t>
      </w:r>
      <w:r w:rsidRPr="0062074F">
        <w:t xml:space="preserve">xchange </w:t>
      </w:r>
      <w:r w:rsidR="00807CA6" w:rsidRPr="0062074F">
        <w:t>S</w:t>
      </w:r>
      <w:r w:rsidRPr="0062074F">
        <w:t>et</w:t>
      </w:r>
      <w:r w:rsidR="00F20F26" w:rsidRPr="0062074F">
        <w:t xml:space="preserve"> </w:t>
      </w:r>
      <w:r w:rsidRPr="0062074F">
        <w:t xml:space="preserve">contains all relevant certificates with the exception of the SA digital certificate which is installed separately by the end user. </w:t>
      </w:r>
    </w:p>
    <w:p w14:paraId="412985D1" w14:textId="27BF7F16" w:rsidR="001358ED" w:rsidRPr="0062074F" w:rsidRDefault="001358ED" w:rsidP="002D7DEE">
      <w:pPr>
        <w:spacing w:after="120" w:line="240" w:lineRule="auto"/>
        <w:ind w:left="720"/>
        <w:jc w:val="both"/>
      </w:pPr>
      <w:r w:rsidRPr="0062074F">
        <w:t xml:space="preserve">Using </w:t>
      </w:r>
      <w:r w:rsidR="005B4B99" w:rsidRPr="0062074F">
        <w:t xml:space="preserve">the flow shown in Figure </w:t>
      </w:r>
      <w:r w:rsidR="00663161" w:rsidRPr="0062074F">
        <w:t>8</w:t>
      </w:r>
      <w:r w:rsidRPr="0062074F">
        <w:t xml:space="preserve"> the chain of certificates for dataset components, permits and the </w:t>
      </w:r>
      <w:r w:rsidR="00606130" w:rsidRPr="0062074F">
        <w:t>CATALOG.XML</w:t>
      </w:r>
      <w:r w:rsidRPr="0062074F">
        <w:t xml:space="preserve"> itself can be authenticated.</w:t>
      </w:r>
    </w:p>
    <w:p w14:paraId="0D37C2B6" w14:textId="5CDD837F" w:rsidR="00CC4796" w:rsidRPr="0062074F" w:rsidRDefault="00CC4796" w:rsidP="00807CA6">
      <w:pPr>
        <w:spacing w:after="120" w:line="240" w:lineRule="auto"/>
        <w:jc w:val="both"/>
      </w:pPr>
      <w:r w:rsidRPr="0062074F">
        <w:t xml:space="preserve">If more than one signature exists for a dataset or dataset support file then all signatures must be verified before successful import. </w:t>
      </w:r>
    </w:p>
    <w:p w14:paraId="757A5400" w14:textId="61C13F02" w:rsidR="001358ED" w:rsidRPr="0062074F" w:rsidRDefault="001358ED" w:rsidP="00807CA6">
      <w:pPr>
        <w:spacing w:after="120" w:line="240" w:lineRule="auto"/>
        <w:jc w:val="both"/>
      </w:pPr>
      <w:r w:rsidRPr="0062074F">
        <w:t>Full documentation of authentication processes and technical details are contained in S-100 Part 15.</w:t>
      </w:r>
    </w:p>
    <w:p w14:paraId="13413CE7" w14:textId="57799008" w:rsidR="00606130" w:rsidRPr="0062074F" w:rsidRDefault="00BB2EDA" w:rsidP="00807CA6">
      <w:pPr>
        <w:spacing w:after="120" w:line="240" w:lineRule="auto"/>
        <w:jc w:val="both"/>
      </w:pPr>
      <w:r w:rsidRPr="0062074F">
        <w:t xml:space="preserve">Certain </w:t>
      </w:r>
      <w:r w:rsidR="005B4B99" w:rsidRPr="0062074F">
        <w:t>E</w:t>
      </w:r>
      <w:r w:rsidRPr="0062074F">
        <w:t xml:space="preserve">xchange </w:t>
      </w:r>
      <w:r w:rsidR="005B4B99" w:rsidRPr="0062074F">
        <w:t>S</w:t>
      </w:r>
      <w:r w:rsidRPr="0062074F">
        <w:t>et contents control the behaviour of the ECDIS and may only be digitally signed by the Scheme Administrator. These categories of content</w:t>
      </w:r>
      <w:r w:rsidR="00606130" w:rsidRPr="0062074F">
        <w:t xml:space="preserve"> comprise the</w:t>
      </w:r>
      <w:r w:rsidRPr="0062074F">
        <w:t xml:space="preserve"> </w:t>
      </w:r>
      <w:r w:rsidR="005B4B99" w:rsidRPr="0062074F">
        <w:t>F</w:t>
      </w:r>
      <w:r w:rsidRPr="0062074F">
        <w:t xml:space="preserve">eature </w:t>
      </w:r>
      <w:r w:rsidR="005B4B99" w:rsidRPr="0062074F">
        <w:t>C</w:t>
      </w:r>
      <w:r w:rsidRPr="0062074F">
        <w:t>atalogues</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 xml:space="preserve">atalogues should be authenticated using the following </w:t>
      </w:r>
      <w:r w:rsidR="001358ED" w:rsidRPr="0062074F">
        <w:t xml:space="preserve">process. </w:t>
      </w:r>
    </w:p>
    <w:p w14:paraId="01899C3D" w14:textId="54D67B0A" w:rsidR="00BB2EDA" w:rsidRDefault="001358ED" w:rsidP="00807CA6">
      <w:pPr>
        <w:spacing w:after="120" w:line="240" w:lineRule="auto"/>
        <w:jc w:val="both"/>
      </w:pPr>
      <w:r w:rsidRPr="0062074F">
        <w:t xml:space="preserve">IHO standards determine the content and revision of such </w:t>
      </w:r>
      <w:r w:rsidR="005B4B99" w:rsidRPr="0062074F">
        <w:t>C</w:t>
      </w:r>
      <w:r w:rsidRPr="0062074F">
        <w:t>atalogues.</w:t>
      </w:r>
      <w:r w:rsidR="00CC4796" w:rsidRPr="0062074F">
        <w:t xml:space="preserve"> The following flow diagram describes the authentication of catalogues prior to their import into the ECDIS.</w:t>
      </w:r>
    </w:p>
    <w:p w14:paraId="311213A4" w14:textId="77777777" w:rsidR="008A5FCE" w:rsidRPr="0062074F" w:rsidRDefault="008A5FCE" w:rsidP="008A5FCE">
      <w:pPr>
        <w:spacing w:after="120" w:line="240" w:lineRule="auto"/>
        <w:jc w:val="both"/>
      </w:pPr>
    </w:p>
    <w:p w14:paraId="1D884210" w14:textId="77777777" w:rsidR="008A5FCE" w:rsidRPr="0062074F" w:rsidRDefault="008A5FCE" w:rsidP="008A5FCE">
      <w:pPr>
        <w:keepNext/>
        <w:spacing w:line="240" w:lineRule="auto"/>
        <w:jc w:val="center"/>
      </w:pPr>
      <w:r w:rsidRPr="0062074F">
        <w:rPr>
          <w:noProof/>
          <w:lang w:eastAsia="fr-FR"/>
        </w:rPr>
        <w:lastRenderedPageBreak/>
        <w:drawing>
          <wp:inline distT="0" distB="0" distL="0" distR="0" wp14:anchorId="5AABA106" wp14:editId="054D3741">
            <wp:extent cx="4547399" cy="3208149"/>
            <wp:effectExtent l="0" t="0" r="5715" b="0"/>
            <wp:docPr id="1658736109" name="Picture 165873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p>
    <w:p w14:paraId="0F5B1E3B" w14:textId="77777777" w:rsidR="008A5FCE" w:rsidRPr="0062074F" w:rsidRDefault="008A5FCE" w:rsidP="008A5FCE">
      <w:pPr>
        <w:pStyle w:val="Caption"/>
        <w:spacing w:line="240" w:lineRule="auto"/>
        <w:jc w:val="center"/>
      </w:pPr>
      <w:r w:rsidRPr="0062074F">
        <w:t>Figure 9 - Authentication of Feature and Portrayal Catalogues</w:t>
      </w:r>
    </w:p>
    <w:p w14:paraId="35A37CAD" w14:textId="77777777" w:rsidR="008A5FCE" w:rsidRPr="0062074F" w:rsidRDefault="008A5FCE" w:rsidP="008A5FCE">
      <w:pPr>
        <w:spacing w:line="240" w:lineRule="auto"/>
        <w:jc w:val="center"/>
      </w:pPr>
    </w:p>
    <w:p w14:paraId="5BF2B803" w14:textId="77777777" w:rsidR="008A5FCE" w:rsidRPr="0062074F" w:rsidRDefault="008A5FCE" w:rsidP="008A5FCE">
      <w:pPr>
        <w:spacing w:line="240" w:lineRule="auto"/>
        <w:jc w:val="center"/>
      </w:pPr>
    </w:p>
    <w:p w14:paraId="324C86F6" w14:textId="6DCE42D1" w:rsidR="008A5FCE" w:rsidRDefault="008A5FCE" w:rsidP="00520800">
      <w:pPr>
        <w:jc w:val="both"/>
      </w:pPr>
      <w:r>
        <w:t>Fileless Cancellation of datasets is achieved by the receipt of a dataset discovery metadata entry with no accompanying datafile but with a digital signature matching the original Data Producer signature, and the S100Purpose set to “cancellation”. Additionally a cancellation signature, a signature of the original Data producer signature must be present and valid.</w:t>
      </w:r>
    </w:p>
    <w:p w14:paraId="098A29A7" w14:textId="02E1FA50" w:rsidR="008A5FCE" w:rsidRPr="0062074F" w:rsidRDefault="008A5FCE" w:rsidP="00520800">
      <w:pPr>
        <w:jc w:val="both"/>
      </w:pPr>
      <w:r>
        <w:t>Prior to cancellation this signature must be checked by the S-100 ECDIS to ensure it matches, according to the following flow diagram.</w:t>
      </w:r>
    </w:p>
    <w:p w14:paraId="146CA7FD" w14:textId="5FF273F3" w:rsidR="008A5FCE" w:rsidRDefault="008A5FCE" w:rsidP="00520800">
      <w:pPr>
        <w:keepNext/>
        <w:spacing w:line="240" w:lineRule="auto"/>
        <w:jc w:val="center"/>
      </w:pPr>
      <w:r w:rsidRPr="00B618E8">
        <w:rPr>
          <w:noProof/>
        </w:rPr>
        <w:drawing>
          <wp:inline distT="0" distB="0" distL="0" distR="0" wp14:anchorId="7E4D6471" wp14:editId="7A134D37">
            <wp:extent cx="5782310" cy="2849880"/>
            <wp:effectExtent l="0" t="0" r="0" b="0"/>
            <wp:docPr id="1263200665"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47464" name="Picture 1" descr="A diagram of a process flow&#10;&#10;Description automatically generated"/>
                    <pic:cNvPicPr/>
                  </pic:nvPicPr>
                  <pic:blipFill>
                    <a:blip r:embed="rId50"/>
                    <a:stretch>
                      <a:fillRect/>
                    </a:stretch>
                  </pic:blipFill>
                  <pic:spPr>
                    <a:xfrm>
                      <a:off x="0" y="0"/>
                      <a:ext cx="5782310" cy="2849880"/>
                    </a:xfrm>
                    <a:prstGeom prst="rect">
                      <a:avLst/>
                    </a:prstGeom>
                  </pic:spPr>
                </pic:pic>
              </a:graphicData>
            </a:graphic>
          </wp:inline>
        </w:drawing>
      </w:r>
    </w:p>
    <w:p w14:paraId="277550DB" w14:textId="77777777" w:rsidR="008A5FCE" w:rsidRPr="0062074F" w:rsidRDefault="008A5FCE" w:rsidP="008A5FCE">
      <w:pPr>
        <w:pStyle w:val="Caption"/>
        <w:jc w:val="center"/>
      </w:pPr>
      <w:r>
        <w:t>Figure 10: Fileless Cancellation of datasets.</w:t>
      </w:r>
    </w:p>
    <w:p w14:paraId="602EA6F7" w14:textId="77777777" w:rsidR="008A5FCE" w:rsidRDefault="008A5FCE" w:rsidP="00807CA6">
      <w:pPr>
        <w:spacing w:after="120" w:line="240" w:lineRule="auto"/>
        <w:jc w:val="both"/>
      </w:pPr>
    </w:p>
    <w:p w14:paraId="3A8F37E2" w14:textId="2157F1A9" w:rsidR="00BB2EDA" w:rsidRPr="0062074F" w:rsidRDefault="00BB2EDA" w:rsidP="004E61EE">
      <w:pPr>
        <w:spacing w:line="240" w:lineRule="auto"/>
        <w:rPr>
          <w:b/>
          <w:sz w:val="22"/>
          <w:lang w:eastAsia="ar-SA"/>
        </w:rPr>
      </w:pPr>
    </w:p>
    <w:p w14:paraId="2DD56AFF" w14:textId="579764FD" w:rsidR="000A0D43" w:rsidRPr="0062074F" w:rsidRDefault="005B4B99" w:rsidP="002D7DEE">
      <w:pPr>
        <w:pStyle w:val="Heading1"/>
        <w:numPr>
          <w:ilvl w:val="0"/>
          <w:numId w:val="0"/>
        </w:numPr>
        <w:ind w:left="432"/>
        <w:jc w:val="center"/>
      </w:pPr>
      <w:bookmarkStart w:id="822" w:name="_Ref158105624"/>
      <w:bookmarkStart w:id="823" w:name="_Toc226035143"/>
      <w:r w:rsidRPr="0062074F">
        <w:lastRenderedPageBreak/>
        <w:t>Appendix</w:t>
      </w:r>
      <w:r w:rsidR="000849E6" w:rsidRPr="0062074F">
        <w:t xml:space="preserve"> C </w:t>
      </w:r>
      <w:bookmarkStart w:id="824" w:name="_Toc100303047"/>
      <w:r w:rsidR="00802BDD" w:rsidRPr="0062074F">
        <w:t xml:space="preserve"> - </w:t>
      </w:r>
      <w:r w:rsidR="000806E0" w:rsidRPr="0062074F">
        <w:t xml:space="preserve"> </w:t>
      </w:r>
      <w:r w:rsidRPr="0062074F">
        <w:t>ECDIS Update Status Reports</w:t>
      </w:r>
      <w:bookmarkEnd w:id="822"/>
      <w:bookmarkEnd w:id="823"/>
      <w:bookmarkEnd w:id="824"/>
    </w:p>
    <w:p w14:paraId="42AEC368" w14:textId="77777777" w:rsidR="000A0D43" w:rsidRPr="0062074F" w:rsidRDefault="000A0D43">
      <w:pPr>
        <w:pStyle w:val="Heading1"/>
        <w:numPr>
          <w:ilvl w:val="0"/>
          <w:numId w:val="89"/>
        </w:numPr>
      </w:pPr>
      <w:bookmarkStart w:id="825" w:name="_Toc226035144"/>
      <w:r w:rsidRPr="0062074F">
        <w:t>Purpose</w:t>
      </w:r>
      <w:bookmarkEnd w:id="825"/>
    </w:p>
    <w:p w14:paraId="1CA0F67C" w14:textId="157290FA" w:rsidR="000A0D43" w:rsidRPr="0062074F" w:rsidRDefault="000A0D43" w:rsidP="00E15709">
      <w:pPr>
        <w:spacing w:after="120" w:line="240" w:lineRule="auto"/>
        <w:jc w:val="both"/>
      </w:pPr>
      <w:r w:rsidRPr="0062074F">
        <w:t xml:space="preserve">This </w:t>
      </w:r>
      <w:r w:rsidR="00E15709" w:rsidRPr="0062074F">
        <w:t>Appendix</w:t>
      </w:r>
      <w:r w:rsidRPr="0062074F">
        <w:t xml:space="preserve"> elaborates the definition of an “up to date” dataset. This is required by the IMO Performance Standard</w:t>
      </w:r>
      <w:r w:rsidR="00E15709" w:rsidRPr="0062074F">
        <w:t>s</w:t>
      </w:r>
      <w:r w:rsidRPr="0062074F">
        <w:t xml:space="preserve"> and all ECDIS users are required to be able to demonstrate to a vetting inspector that their ECDIS and its installed datasets are “up to date”.</w:t>
      </w:r>
      <w:r w:rsidR="00F20F26" w:rsidRPr="0062074F">
        <w:t xml:space="preserve"> </w:t>
      </w:r>
    </w:p>
    <w:p w14:paraId="661CB043" w14:textId="5E3C4A03" w:rsidR="000A0D43" w:rsidRPr="0062074F" w:rsidRDefault="000A0D43" w:rsidP="00E15709">
      <w:pPr>
        <w:spacing w:after="60" w:line="240" w:lineRule="auto"/>
        <w:jc w:val="both"/>
      </w:pPr>
      <w:r w:rsidRPr="0062074F">
        <w:t xml:space="preserve">This </w:t>
      </w:r>
      <w:r w:rsidR="00E15709" w:rsidRPr="0062074F">
        <w:t>Appendix</w:t>
      </w:r>
      <w:r w:rsidRPr="0062074F">
        <w:t xml:space="preserve"> specifies the format and content of an “Update </w:t>
      </w:r>
      <w:r w:rsidR="00E15709" w:rsidRPr="0062074F">
        <w:t>S</w:t>
      </w:r>
      <w:r w:rsidRPr="0062074F">
        <w:t xml:space="preserve">tatus </w:t>
      </w:r>
      <w:r w:rsidR="00E15709" w:rsidRPr="0062074F">
        <w:t>R</w:t>
      </w:r>
      <w:r w:rsidRPr="0062074F">
        <w:t xml:space="preserve">eport” which will demonstrate the revision status of datasets within the </w:t>
      </w:r>
      <w:r w:rsidR="003B11C8" w:rsidRPr="0062074F">
        <w:t xml:space="preserve">ENDS/System Database </w:t>
      </w:r>
      <w:r w:rsidRPr="0062074F">
        <w:t xml:space="preserve">of the ECDIS. </w:t>
      </w:r>
      <w:r w:rsidR="00264905" w:rsidRPr="0062074F">
        <w:t xml:space="preserve">The ECDIS must, therefore, implement </w:t>
      </w:r>
      <w:r w:rsidRPr="0062074F">
        <w:t xml:space="preserve">two </w:t>
      </w:r>
      <w:r w:rsidR="00E15709" w:rsidRPr="0062074F">
        <w:t>U</w:t>
      </w:r>
      <w:r w:rsidRPr="0062074F">
        <w:t xml:space="preserve">pdate </w:t>
      </w:r>
      <w:r w:rsidR="00E15709" w:rsidRPr="0062074F">
        <w:t>S</w:t>
      </w:r>
      <w:r w:rsidRPr="0062074F">
        <w:t xml:space="preserve">tatus </w:t>
      </w:r>
      <w:r w:rsidR="00E15709" w:rsidRPr="0062074F">
        <w:t>R</w:t>
      </w:r>
      <w:r w:rsidRPr="0062074F">
        <w:t>eports:</w:t>
      </w:r>
    </w:p>
    <w:p w14:paraId="75A2E389" w14:textId="09B322FF" w:rsidR="000A0D43" w:rsidRPr="0062074F" w:rsidRDefault="000A0D43">
      <w:pPr>
        <w:pStyle w:val="ListParagraph"/>
        <w:numPr>
          <w:ilvl w:val="0"/>
          <w:numId w:val="49"/>
        </w:numPr>
        <w:spacing w:after="60" w:line="240" w:lineRule="auto"/>
        <w:jc w:val="both"/>
      </w:pPr>
      <w:r w:rsidRPr="0062074F">
        <w:t>An ENC Update Status Report, which reports the contents of electronic charts and directly related informati</w:t>
      </w:r>
      <w:r w:rsidR="003C1749">
        <w:t>on,</w:t>
      </w:r>
      <w:r w:rsidR="00591054" w:rsidRPr="0062074F">
        <w:t xml:space="preserve"> S-102 and S-104</w:t>
      </w:r>
      <w:r w:rsidR="003C1749">
        <w:t>;</w:t>
      </w:r>
    </w:p>
    <w:p w14:paraId="6C07E6A6" w14:textId="3852581E" w:rsidR="000A0D43" w:rsidRPr="0062074F" w:rsidRDefault="000A0D43">
      <w:pPr>
        <w:pStyle w:val="ListParagraph"/>
        <w:numPr>
          <w:ilvl w:val="0"/>
          <w:numId w:val="49"/>
        </w:numPr>
        <w:spacing w:after="120" w:line="240" w:lineRule="auto"/>
        <w:jc w:val="both"/>
      </w:pPr>
      <w:r w:rsidRPr="0062074F">
        <w:t>An ENP (</w:t>
      </w:r>
      <w:r w:rsidR="00E15709" w:rsidRPr="0062074F">
        <w:t>E</w:t>
      </w:r>
      <w:r w:rsidRPr="0062074F">
        <w:t xml:space="preserve">lectronic </w:t>
      </w:r>
      <w:r w:rsidR="00E15709" w:rsidRPr="0062074F">
        <w:t>N</w:t>
      </w:r>
      <w:r w:rsidRPr="0062074F">
        <w:t xml:space="preserve">autical </w:t>
      </w:r>
      <w:r w:rsidR="00E15709" w:rsidRPr="0062074F">
        <w:t>P</w:t>
      </w:r>
      <w:r w:rsidRPr="0062074F">
        <w:t>ublication) Update Status Report which reports the status of ENPs</w:t>
      </w:r>
      <w:r w:rsidR="003C1749">
        <w:t>.</w:t>
      </w:r>
    </w:p>
    <w:p w14:paraId="062869F1" w14:textId="77777777" w:rsidR="000A0D43" w:rsidRPr="0062074F" w:rsidRDefault="000A0D43" w:rsidP="004E61EE">
      <w:pPr>
        <w:spacing w:line="240" w:lineRule="auto"/>
        <w:rPr>
          <w:b/>
          <w:bCs/>
          <w:u w:val="single"/>
        </w:rPr>
      </w:pPr>
      <w:r w:rsidRPr="0062074F">
        <w:rPr>
          <w:b/>
          <w:bCs/>
          <w:u w:val="single"/>
        </w:rPr>
        <w:t>Use and Responsibility</w:t>
      </w:r>
    </w:p>
    <w:p w14:paraId="3B65CF5B" w14:textId="58639161" w:rsidR="000A0D43" w:rsidRPr="0062074F" w:rsidRDefault="000A0D43" w:rsidP="00E15709">
      <w:pPr>
        <w:spacing w:after="120" w:line="240" w:lineRule="auto"/>
        <w:jc w:val="both"/>
      </w:pPr>
      <w:r w:rsidRPr="0062074F">
        <w:t xml:space="preserve">An Update </w:t>
      </w:r>
      <w:r w:rsidR="00E15709" w:rsidRPr="0062074F">
        <w:t>S</w:t>
      </w:r>
      <w:r w:rsidRPr="0062074F">
        <w:t xml:space="preserve">tatus </w:t>
      </w:r>
      <w:r w:rsidR="00E15709" w:rsidRPr="0062074F">
        <w:t>R</w:t>
      </w:r>
      <w:r w:rsidRPr="0062074F">
        <w:t>eport is designed as a concise and standardised format to assist end users in satisfying themselves that their data is “up to date” and help satisfy inspection requirements in that respect.</w:t>
      </w:r>
    </w:p>
    <w:p w14:paraId="1F5223BB" w14:textId="4570AD0B" w:rsidR="000A0D43" w:rsidRPr="0062074F" w:rsidRDefault="000A0D43" w:rsidP="00E15709">
      <w:pPr>
        <w:spacing w:after="60" w:line="240" w:lineRule="auto"/>
        <w:jc w:val="both"/>
      </w:pPr>
      <w:r w:rsidRPr="0062074F">
        <w:t>The report is designed for two individual use cases:</w:t>
      </w:r>
    </w:p>
    <w:p w14:paraId="2D3178CE" w14:textId="244DE7BB" w:rsidR="000A0D43" w:rsidRPr="0062074F" w:rsidRDefault="000A0D43">
      <w:pPr>
        <w:pStyle w:val="ListParagraph"/>
        <w:numPr>
          <w:ilvl w:val="0"/>
          <w:numId w:val="48"/>
        </w:numPr>
        <w:spacing w:after="60" w:line="240" w:lineRule="auto"/>
        <w:jc w:val="both"/>
      </w:pPr>
      <w:r w:rsidRPr="0062074F">
        <w:t xml:space="preserve">To ensure that all navigational data loaded into the </w:t>
      </w:r>
      <w:r w:rsidR="003B11C8" w:rsidRPr="0062074F">
        <w:t xml:space="preserve">System Database </w:t>
      </w:r>
      <w:r w:rsidRPr="0062074F">
        <w:t>is up to date for a section of a particular route</w:t>
      </w:r>
      <w:r w:rsidR="00D457B3">
        <w:t>;</w:t>
      </w:r>
    </w:p>
    <w:p w14:paraId="5DF42F55" w14:textId="4D6BB429" w:rsidR="000A0D43" w:rsidRPr="0062074F" w:rsidRDefault="000A0D43">
      <w:pPr>
        <w:pStyle w:val="ListParagraph"/>
        <w:numPr>
          <w:ilvl w:val="0"/>
          <w:numId w:val="48"/>
        </w:numPr>
        <w:spacing w:after="120" w:line="240" w:lineRule="auto"/>
        <w:jc w:val="both"/>
      </w:pPr>
      <w:r w:rsidRPr="0062074F">
        <w:t xml:space="preserve">To ensure that all navigational data loaded into the </w:t>
      </w:r>
      <w:r w:rsidR="003B11C8" w:rsidRPr="0062074F">
        <w:t xml:space="preserve">System Database </w:t>
      </w:r>
      <w:r w:rsidRPr="0062074F">
        <w:t>is up to date.</w:t>
      </w:r>
    </w:p>
    <w:p w14:paraId="69E98CBF" w14:textId="7BEC134C" w:rsidR="000A0D43" w:rsidRPr="0062074F" w:rsidRDefault="000A0D43" w:rsidP="00E15709">
      <w:pPr>
        <w:spacing w:after="120" w:line="240" w:lineRule="auto"/>
        <w:jc w:val="both"/>
      </w:pPr>
      <w:r w:rsidRPr="0062074F">
        <w:t xml:space="preserve">All S-100 datasets use </w:t>
      </w:r>
      <w:r w:rsidR="003D0E84" w:rsidRPr="0062074F">
        <w:t>E</w:t>
      </w:r>
      <w:r w:rsidRPr="0062074F">
        <w:t xml:space="preserve">dition and, sometimes, update numbers to denote their individual revision (see S-100 </w:t>
      </w:r>
      <w:r w:rsidR="001D68D0" w:rsidRPr="0062074F">
        <w:t>Part 17</w:t>
      </w:r>
      <w:r w:rsidRPr="0062074F">
        <w:t xml:space="preserve"> for details). These numbers uniquely identify how up to date a dataset is. The difficulty with using </w:t>
      </w:r>
      <w:r w:rsidR="003D0E84" w:rsidRPr="0062074F">
        <w:t>E</w:t>
      </w:r>
      <w:r w:rsidRPr="0062074F">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7EB6C53" w:rsidR="000A0D43" w:rsidRPr="0062074F" w:rsidRDefault="000A0D43" w:rsidP="00E15709">
      <w:pPr>
        <w:spacing w:after="120" w:line="240" w:lineRule="auto"/>
        <w:jc w:val="both"/>
      </w:pPr>
      <w:r w:rsidRPr="0062074F">
        <w:t xml:space="preserve">S-100 supports the creation and distribution of IHO S-128 data which provides an issue date within its metadata for an entire data service as well as a snapshot of the </w:t>
      </w:r>
      <w:r w:rsidR="003D0E84" w:rsidRPr="0062074F">
        <w:t>E</w:t>
      </w:r>
      <w:r w:rsidRPr="0062074F">
        <w:t xml:space="preserve">dition and update information for all component datasets within a data service. The issue date of the last delivered S-128 dataset is used in each update status reports to provide a reference date for every dataset either on a section of the vessel’s route or for the </w:t>
      </w:r>
      <w:bookmarkStart w:id="826" w:name="_Hlk144392203"/>
      <w:r w:rsidR="003B11C8" w:rsidRPr="0062074F">
        <w:t xml:space="preserve">System Database </w:t>
      </w:r>
      <w:bookmarkEnd w:id="826"/>
      <w:r w:rsidRPr="0062074F">
        <w:t>as a whole.</w:t>
      </w:r>
    </w:p>
    <w:p w14:paraId="052097D2" w14:textId="342819D9" w:rsidR="000A0D43" w:rsidRPr="0062074F" w:rsidRDefault="000A0D43" w:rsidP="00E15709">
      <w:pPr>
        <w:spacing w:after="120" w:line="240" w:lineRule="auto"/>
        <w:jc w:val="both"/>
      </w:pPr>
      <w:r w:rsidRPr="0062074F">
        <w:t xml:space="preserve">The driving use case for the Update status report is that an inspector (for example flag </w:t>
      </w:r>
      <w:r w:rsidR="003D0E84" w:rsidRPr="0062074F">
        <w:t>S</w:t>
      </w:r>
      <w:r w:rsidRPr="0062074F">
        <w:t xml:space="preserve">tate, port </w:t>
      </w:r>
      <w:r w:rsidR="003D0E84" w:rsidRPr="0062074F">
        <w:t>State or vetting</w:t>
      </w:r>
      <w:r w:rsidRPr="0062074F">
        <w:t xml:space="preserve">) or end user can check that an ECDIS is up to date with respect to the last dataset installed from each data server’s data within the </w:t>
      </w:r>
      <w:r w:rsidR="003B11C8" w:rsidRPr="0062074F">
        <w:t>System Database</w:t>
      </w:r>
      <w:r w:rsidRPr="0062074F">
        <w:t xml:space="preserve">. </w:t>
      </w:r>
    </w:p>
    <w:p w14:paraId="476D0197" w14:textId="0AD95784" w:rsidR="000A0D43" w:rsidRPr="0062074F" w:rsidRDefault="000A0D43" w:rsidP="00E15709">
      <w:pPr>
        <w:spacing w:after="120" w:line="240" w:lineRule="auto"/>
        <w:jc w:val="both"/>
      </w:pPr>
      <w:r w:rsidRPr="0062074F">
        <w:t>Note that this report specification is not a concrete definition of what an “up</w:t>
      </w:r>
      <w:r w:rsidR="003D0E84" w:rsidRPr="0062074F">
        <w:t xml:space="preserve"> to date” dataset (or ECDIS) is;</w:t>
      </w:r>
      <w:r w:rsidRPr="0062074F">
        <w:t xml:space="preserve"> it only shows a status of each dataset with respect to the last data installed on the system. If a period of time has passed since the last update then some data may well be “out of date” relative to the time the report is run – the report only records the up to date status relative to the last data installed (the date being defined by the issue date of the latest S-128 dataset). The equipment manual should explain terms “up to date” and “out of date”</w:t>
      </w:r>
      <w:r w:rsidR="003D0E84" w:rsidRPr="0062074F">
        <w:t>.</w:t>
      </w:r>
    </w:p>
    <w:p w14:paraId="3BE2E110" w14:textId="52F9D035" w:rsidR="000A0D43" w:rsidRPr="0062074F" w:rsidRDefault="000A0D43" w:rsidP="00E15709">
      <w:pPr>
        <w:spacing w:after="120" w:line="240" w:lineRule="auto"/>
        <w:jc w:val="both"/>
      </w:pPr>
      <w:r w:rsidRPr="0062074F">
        <w:t xml:space="preserve">This report only reports the status of datasets delivered as part of a data service using S-100 Part </w:t>
      </w:r>
      <w:r w:rsidR="001D68D0" w:rsidRPr="0062074F">
        <w:t xml:space="preserve">17 </w:t>
      </w:r>
      <w:r w:rsidRPr="0062074F">
        <w:t xml:space="preserve">Exchange Set </w:t>
      </w:r>
      <w:r w:rsidR="003D0E84" w:rsidRPr="0062074F">
        <w:t>metadata and (as part of dual-</w:t>
      </w:r>
      <w:r w:rsidRPr="0062074F">
        <w:t xml:space="preserve">fuel mode) IHO S-57 datasets (as illustrated in the hybrid </w:t>
      </w:r>
      <w:r w:rsidR="003D0E84" w:rsidRPr="0062074F">
        <w:t>E</w:t>
      </w:r>
      <w:r w:rsidRPr="0062074F">
        <w:t xml:space="preserve">xchange </w:t>
      </w:r>
      <w:r w:rsidR="003D0E84" w:rsidRPr="0062074F">
        <w:t>S</w:t>
      </w:r>
      <w:r w:rsidRPr="0062074F">
        <w:t xml:space="preserve">et in S-100 Part </w:t>
      </w:r>
      <w:r w:rsidR="001D68D0" w:rsidRPr="0062074F">
        <w:t>17</w:t>
      </w:r>
      <w:r w:rsidR="003D0E84" w:rsidRPr="0062074F">
        <w:t>,</w:t>
      </w:r>
      <w:r w:rsidR="001D68D0" w:rsidRPr="0062074F">
        <w:t xml:space="preserve"> </w:t>
      </w:r>
      <w:r w:rsidR="006A69C3" w:rsidRPr="0062074F">
        <w:t>clause 17-4.2</w:t>
      </w:r>
      <w:r w:rsidRPr="0062074F">
        <w:t>). Where other S-100 datasets are installed on the system from other sources (</w:t>
      </w:r>
      <w:r w:rsidR="003D0E84" w:rsidRPr="0062074F">
        <w:t>for example,</w:t>
      </w:r>
      <w:r w:rsidRPr="0062074F">
        <w:t xml:space="preserve"> Unencrypted ENCs) then they should be displayed with a status of “unknown”. The Equipment manual should explain terms “unknown”.</w:t>
      </w:r>
    </w:p>
    <w:p w14:paraId="0D1AF39A" w14:textId="4A87140A" w:rsidR="006E3C4C" w:rsidRPr="0062074F" w:rsidRDefault="000A0D43" w:rsidP="00E15709">
      <w:pPr>
        <w:spacing w:after="120" w:line="240" w:lineRule="auto"/>
        <w:jc w:val="both"/>
      </w:pPr>
      <w:r w:rsidRPr="0062074F">
        <w:t xml:space="preserve">This </w:t>
      </w:r>
      <w:r w:rsidR="003D0E84" w:rsidRPr="0062074F">
        <w:t>Appendix</w:t>
      </w:r>
      <w:r w:rsidRPr="0062074F">
        <w:t xml:space="preserve"> provides a specification for a report which can be run on a compliant ECDIS to determine the status of S-100 datasets held within the </w:t>
      </w:r>
      <w:r w:rsidR="003B11C8" w:rsidRPr="0062074F">
        <w:t>System Database</w:t>
      </w:r>
      <w:r w:rsidRPr="0062074F">
        <w:t>.</w:t>
      </w:r>
    </w:p>
    <w:p w14:paraId="7156D5EA" w14:textId="36FFC450" w:rsidR="006E3C4C" w:rsidRPr="0062074F" w:rsidRDefault="006E3C4C" w:rsidP="00E15709">
      <w:pPr>
        <w:spacing w:after="120" w:line="240" w:lineRule="auto"/>
        <w:jc w:val="both"/>
        <w:rPr>
          <w:b/>
          <w:bCs/>
          <w:u w:val="single"/>
        </w:rPr>
      </w:pPr>
      <w:r w:rsidRPr="0062074F">
        <w:rPr>
          <w:b/>
          <w:bCs/>
          <w:u w:val="single"/>
        </w:rPr>
        <w:t>Completeness and Up-to-datedness</w:t>
      </w:r>
    </w:p>
    <w:p w14:paraId="26495206" w14:textId="49F03E10" w:rsidR="006A2C2C" w:rsidRPr="0062074F" w:rsidRDefault="006A2C2C" w:rsidP="00DF6704">
      <w:pPr>
        <w:spacing w:after="120" w:line="240" w:lineRule="auto"/>
        <w:jc w:val="both"/>
      </w:pPr>
      <w:r w:rsidRPr="0062074F">
        <w:t xml:space="preserve">Update status reports report whether the data which is installed in the system database are all up to date with reference to </w:t>
      </w:r>
      <w:r w:rsidR="001A0951" w:rsidRPr="0062074F">
        <w:t xml:space="preserve">the </w:t>
      </w:r>
      <w:r w:rsidRPr="0062074F">
        <w:t xml:space="preserve">one or more S-128 datasets, which together represent </w:t>
      </w:r>
      <w:r w:rsidR="00382554" w:rsidRPr="0062074F">
        <w:t xml:space="preserve">the </w:t>
      </w:r>
      <w:r w:rsidRPr="0062074F">
        <w:t>status of a service provider’s entire service.</w:t>
      </w:r>
    </w:p>
    <w:p w14:paraId="202E885B" w14:textId="2089D803" w:rsidR="006A2C2C" w:rsidRPr="0062074F" w:rsidRDefault="006A2C2C" w:rsidP="00DF6704">
      <w:pPr>
        <w:spacing w:after="120" w:line="240" w:lineRule="auto"/>
        <w:jc w:val="both"/>
      </w:pPr>
      <w:r w:rsidRPr="0062074F">
        <w:lastRenderedPageBreak/>
        <w:t xml:space="preserve">Update status reports may also show whether there are any items </w:t>
      </w:r>
      <w:r w:rsidR="00B21F04" w:rsidRPr="0062074F">
        <w:t xml:space="preserve">contained </w:t>
      </w:r>
      <w:r w:rsidRPr="0062074F">
        <w:t>in the combined S-128 service which are not installed in the system database. This represents a “Comple</w:t>
      </w:r>
      <w:r w:rsidR="00DB1913" w:rsidRPr="0062074F">
        <w:t>te</w:t>
      </w:r>
      <w:r w:rsidR="001A0951" w:rsidRPr="0062074F">
        <w:t>ness</w:t>
      </w:r>
      <w:r w:rsidRPr="0062074F">
        <w:t>” status on a product by product basis.</w:t>
      </w:r>
    </w:p>
    <w:p w14:paraId="10F03B86" w14:textId="30C8E174" w:rsidR="006A2C2C" w:rsidRPr="0062074F" w:rsidRDefault="006A2C2C" w:rsidP="00DF6704">
      <w:pPr>
        <w:spacing w:after="120" w:line="240" w:lineRule="auto"/>
        <w:jc w:val="both"/>
      </w:pPr>
      <w:r w:rsidRPr="0062074F">
        <w:t xml:space="preserve">The primary use case for the completeness feature is to assess </w:t>
      </w:r>
      <w:r w:rsidR="001A0951" w:rsidRPr="0062074F">
        <w:t xml:space="preserve">the installation of </w:t>
      </w:r>
      <w:r w:rsidRPr="0062074F">
        <w:t xml:space="preserve">S-124 Navigational </w:t>
      </w:r>
      <w:r w:rsidR="00353B98">
        <w:t>W</w:t>
      </w:r>
      <w:r w:rsidRPr="0062074F">
        <w:t>arning</w:t>
      </w:r>
      <w:r w:rsidR="00353B98">
        <w:t xml:space="preserve"> datasets</w:t>
      </w:r>
      <w:r w:rsidRPr="0062074F">
        <w:t xml:space="preserve"> against </w:t>
      </w:r>
      <w:r w:rsidR="001A0951" w:rsidRPr="0062074F">
        <w:t xml:space="preserve">the </w:t>
      </w:r>
      <w:r w:rsidRPr="0062074F">
        <w:t xml:space="preserve">in force bulletins produced by navigational warning providers. </w:t>
      </w:r>
    </w:p>
    <w:p w14:paraId="302C6BFD" w14:textId="3819EB62" w:rsidR="006E3C4C" w:rsidRPr="0062074F" w:rsidRDefault="006A2C2C" w:rsidP="00E15709">
      <w:pPr>
        <w:spacing w:after="120" w:line="240" w:lineRule="auto"/>
        <w:jc w:val="both"/>
      </w:pPr>
      <w:r w:rsidRPr="0062074F">
        <w:t>Completeness reports must be able to be restricted to individual products. They may be referenced to either S-128 datasets, or individual S-124 Navigational Warning datasets representing in-force bulletins.</w:t>
      </w:r>
    </w:p>
    <w:p w14:paraId="4142CAD6" w14:textId="0FD1A6B0" w:rsidR="006E3C4C" w:rsidRPr="0062074F" w:rsidRDefault="006E3C4C" w:rsidP="00E15709">
      <w:pPr>
        <w:spacing w:after="120" w:line="240" w:lineRule="auto"/>
        <w:jc w:val="both"/>
        <w:rPr>
          <w:b/>
          <w:bCs/>
          <w:u w:val="single"/>
        </w:rPr>
      </w:pPr>
      <w:r w:rsidRPr="0062074F">
        <w:rPr>
          <w:b/>
          <w:bCs/>
          <w:u w:val="single"/>
        </w:rPr>
        <w:t>Product Independence.</w:t>
      </w:r>
    </w:p>
    <w:p w14:paraId="7FB4091A" w14:textId="77777777" w:rsidR="00F72843" w:rsidRPr="0062074F" w:rsidRDefault="00F72843" w:rsidP="00DF6704">
      <w:pPr>
        <w:spacing w:after="120" w:line="240" w:lineRule="auto"/>
        <w:jc w:val="both"/>
      </w:pPr>
      <w:r w:rsidRPr="0062074F">
        <w:t>When update status reports are reporting “up to datedness” the following points must be borne in mind</w:t>
      </w:r>
    </w:p>
    <w:p w14:paraId="38CE1F1C" w14:textId="45DE9F1C" w:rsidR="00F72843" w:rsidRPr="0062074F" w:rsidRDefault="00F72843">
      <w:pPr>
        <w:pStyle w:val="ListParagraph"/>
        <w:numPr>
          <w:ilvl w:val="0"/>
          <w:numId w:val="24"/>
        </w:numPr>
        <w:spacing w:after="120" w:line="240" w:lineRule="auto"/>
        <w:jc w:val="both"/>
      </w:pPr>
      <w:r w:rsidRPr="0062074F">
        <w:t>S-128 datasets from multiple sources must be combined together to form a complete picture of what is “available” from service providers.</w:t>
      </w:r>
      <w:r w:rsidR="00B21F04" w:rsidRPr="0062074F">
        <w:t xml:space="preserve"> </w:t>
      </w:r>
      <w:r w:rsidR="00DF6704" w:rsidRPr="0062074F">
        <w:t xml:space="preserve">When they are combined the most recent dates of any content </w:t>
      </w:r>
      <w:r w:rsidR="00A366BC" w:rsidRPr="0062074F">
        <w:t xml:space="preserve">must </w:t>
      </w:r>
      <w:r w:rsidR="00DF6704" w:rsidRPr="0062074F">
        <w:t>be used as the reference against which the report is generated.</w:t>
      </w:r>
    </w:p>
    <w:p w14:paraId="568C47F7" w14:textId="68C634E5" w:rsidR="00F72843" w:rsidRPr="0062074F" w:rsidRDefault="00F72843">
      <w:pPr>
        <w:pStyle w:val="ListParagraph"/>
        <w:numPr>
          <w:ilvl w:val="0"/>
          <w:numId w:val="24"/>
        </w:numPr>
        <w:spacing w:after="120" w:line="240" w:lineRule="auto"/>
        <w:jc w:val="both"/>
      </w:pPr>
      <w:r w:rsidRPr="0062074F">
        <w:t xml:space="preserve">S-128 datasets are “official” data by definition and have a data producer status (as defined in </w:t>
      </w:r>
      <w:r w:rsidR="00E934DF">
        <w:t>clause</w:t>
      </w:r>
      <w:r w:rsidR="00E934DF" w:rsidRPr="0062074F">
        <w:t xml:space="preserve"> </w:t>
      </w:r>
      <w:r w:rsidR="004F1135">
        <w:fldChar w:fldCharType="begin"/>
      </w:r>
      <w:r w:rsidR="004F1135">
        <w:instrText xml:space="preserve"> REF _Ref49482794 \r \h </w:instrText>
      </w:r>
      <w:r w:rsidR="004F1135">
        <w:fldChar w:fldCharType="separate"/>
      </w:r>
      <w:r w:rsidR="004F1135">
        <w:t>8.1.1</w:t>
      </w:r>
      <w:r w:rsidR="004F1135">
        <w:fldChar w:fldCharType="end"/>
      </w:r>
      <w:r w:rsidRPr="0062074F">
        <w:t>)</w:t>
      </w:r>
    </w:p>
    <w:p w14:paraId="597DE80C" w14:textId="088AD04A" w:rsidR="006E3C4C" w:rsidRPr="0062074F" w:rsidRDefault="00F72843">
      <w:pPr>
        <w:pStyle w:val="ListParagraph"/>
        <w:numPr>
          <w:ilvl w:val="0"/>
          <w:numId w:val="24"/>
        </w:numPr>
        <w:spacing w:after="120" w:line="240" w:lineRule="auto"/>
        <w:jc w:val="both"/>
      </w:pPr>
      <w:r w:rsidRPr="0062074F">
        <w:t>S-128 datasets containing only a single product only contain revision for that product, not other products which m</w:t>
      </w:r>
      <w:r w:rsidR="00B21F04" w:rsidRPr="0062074F">
        <w:t>a</w:t>
      </w:r>
      <w:r w:rsidRPr="0062074F">
        <w: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up to date status reports</w:t>
      </w:r>
    </w:p>
    <w:p w14:paraId="05182E26" w14:textId="77777777" w:rsidR="000A0D43" w:rsidRPr="0062074F" w:rsidRDefault="000A0D43" w:rsidP="00F323B7">
      <w:pPr>
        <w:spacing w:after="120" w:line="240" w:lineRule="auto"/>
        <w:rPr>
          <w:b/>
          <w:bCs/>
          <w:u w:val="single"/>
        </w:rPr>
      </w:pPr>
      <w:r w:rsidRPr="0062074F">
        <w:rPr>
          <w:b/>
          <w:bCs/>
          <w:u w:val="single"/>
        </w:rPr>
        <w:t>Report Definitions</w:t>
      </w:r>
    </w:p>
    <w:p w14:paraId="54D68BEF" w14:textId="77777777" w:rsidR="000A0D43" w:rsidRPr="0062074F" w:rsidRDefault="000A0D43" w:rsidP="00F323B7">
      <w:pPr>
        <w:spacing w:after="120" w:line="240" w:lineRule="auto"/>
        <w:jc w:val="both"/>
        <w:rPr>
          <w:b/>
          <w:bCs/>
          <w:u w:val="single"/>
        </w:rPr>
      </w:pPr>
      <w:r w:rsidRPr="0062074F">
        <w:rPr>
          <w:b/>
          <w:bCs/>
          <w:u w:val="single"/>
        </w:rPr>
        <w:t>Report Contents</w:t>
      </w:r>
    </w:p>
    <w:p w14:paraId="45C33C65" w14:textId="6330A9A7" w:rsidR="000A0D43" w:rsidRPr="0062074F" w:rsidRDefault="00931691" w:rsidP="00F323B7">
      <w:pPr>
        <w:spacing w:after="120" w:line="240" w:lineRule="auto"/>
        <w:jc w:val="both"/>
      </w:pPr>
      <w:r w:rsidRPr="0062074F">
        <w:t>The mariner must be able to select the type of report to be created:</w:t>
      </w:r>
    </w:p>
    <w:p w14:paraId="6DF0D019" w14:textId="77777777" w:rsidR="000A0D43" w:rsidRPr="0062074F" w:rsidRDefault="000A0D43">
      <w:pPr>
        <w:pStyle w:val="ListParagraph"/>
        <w:numPr>
          <w:ilvl w:val="0"/>
          <w:numId w:val="50"/>
        </w:numPr>
        <w:spacing w:after="60" w:line="240" w:lineRule="auto"/>
        <w:ind w:hanging="294"/>
        <w:jc w:val="both"/>
      </w:pPr>
      <w:r w:rsidRPr="0062074F">
        <w:t>An ENC Update Status Report, which reports the contents of electronic charts and directly related information. This report shows the status of IHO S-100 datasets of the following product types:</w:t>
      </w:r>
    </w:p>
    <w:p w14:paraId="4A6C2E04" w14:textId="77777777" w:rsidR="000A0D43" w:rsidRPr="0062074F" w:rsidRDefault="000A0D43">
      <w:pPr>
        <w:pStyle w:val="ListParagraph"/>
        <w:numPr>
          <w:ilvl w:val="1"/>
          <w:numId w:val="50"/>
        </w:numPr>
        <w:spacing w:after="60" w:line="240" w:lineRule="auto"/>
        <w:ind w:hanging="357"/>
        <w:jc w:val="both"/>
      </w:pPr>
      <w:r w:rsidRPr="0062074F">
        <w:t>ENC, either S-101 or S-57</w:t>
      </w:r>
    </w:p>
    <w:p w14:paraId="332E2EB0" w14:textId="77777777" w:rsidR="000A0D43" w:rsidRPr="0062074F" w:rsidRDefault="000A0D43">
      <w:pPr>
        <w:pStyle w:val="ListParagraph"/>
        <w:numPr>
          <w:ilvl w:val="1"/>
          <w:numId w:val="50"/>
        </w:numPr>
        <w:spacing w:after="60" w:line="240" w:lineRule="auto"/>
        <w:ind w:hanging="357"/>
        <w:jc w:val="both"/>
      </w:pPr>
      <w:r w:rsidRPr="0062074F">
        <w:t>S-102</w:t>
      </w:r>
    </w:p>
    <w:p w14:paraId="0DC1EA9C" w14:textId="77777777" w:rsidR="000A0D43" w:rsidRPr="0062074F" w:rsidRDefault="000A0D43">
      <w:pPr>
        <w:pStyle w:val="ListParagraph"/>
        <w:numPr>
          <w:ilvl w:val="1"/>
          <w:numId w:val="50"/>
        </w:numPr>
        <w:spacing w:after="120" w:line="240" w:lineRule="auto"/>
        <w:jc w:val="both"/>
      </w:pPr>
      <w:r w:rsidRPr="0062074F">
        <w:t>S-104</w:t>
      </w:r>
    </w:p>
    <w:p w14:paraId="609E30AA" w14:textId="55636A8B" w:rsidR="000A0D43" w:rsidRPr="0062074F" w:rsidRDefault="000A0D43">
      <w:pPr>
        <w:pStyle w:val="ListParagraph"/>
        <w:numPr>
          <w:ilvl w:val="0"/>
          <w:numId w:val="50"/>
        </w:numPr>
        <w:spacing w:after="120" w:line="240" w:lineRule="auto"/>
        <w:ind w:hanging="294"/>
        <w:jc w:val="both"/>
      </w:pPr>
      <w:r w:rsidRPr="0062074F">
        <w:t>An ENP (</w:t>
      </w:r>
      <w:r w:rsidR="00F323B7" w:rsidRPr="0062074F">
        <w:t>E</w:t>
      </w:r>
      <w:r w:rsidRPr="0062074F">
        <w:t xml:space="preserve">lectronic </w:t>
      </w:r>
      <w:r w:rsidR="00F323B7" w:rsidRPr="0062074F">
        <w:t>N</w:t>
      </w:r>
      <w:r w:rsidRPr="0062074F">
        <w:t xml:space="preserve">autical </w:t>
      </w:r>
      <w:r w:rsidR="00F323B7" w:rsidRPr="0062074F">
        <w:t>P</w:t>
      </w:r>
      <w:r w:rsidRPr="0062074F">
        <w:t xml:space="preserve">ublication) Update Status Report which reports the status of ENPs. All other S-100 products </w:t>
      </w:r>
      <w:r w:rsidR="00D41A7E">
        <w:t xml:space="preserve">listed in </w:t>
      </w:r>
      <w:r w:rsidR="00D41A7E">
        <w:fldChar w:fldCharType="begin"/>
      </w:r>
      <w:r w:rsidR="00D41A7E">
        <w:instrText xml:space="preserve"> REF _Ref45055302 \r \h </w:instrText>
      </w:r>
      <w:r w:rsidR="00D41A7E">
        <w:fldChar w:fldCharType="separate"/>
      </w:r>
      <w:r w:rsidR="00D41A7E">
        <w:t>6.1.1</w:t>
      </w:r>
      <w:r w:rsidR="00D41A7E">
        <w:fldChar w:fldCharType="end"/>
      </w:r>
      <w:r w:rsidR="00D41A7E">
        <w:t xml:space="preserve"> </w:t>
      </w:r>
      <w:r w:rsidRPr="0062074F">
        <w:t>(with the exception of S-128 itself</w:t>
      </w:r>
      <w:r w:rsidR="00D41A7E">
        <w:t xml:space="preserve"> and S-129</w:t>
      </w:r>
      <w:r w:rsidRPr="0062074F">
        <w:t xml:space="preserve">) installed in the </w:t>
      </w:r>
      <w:r w:rsidR="003B11C8" w:rsidRPr="0062074F">
        <w:t xml:space="preserve">System Database </w:t>
      </w:r>
      <w:r w:rsidRPr="0062074F">
        <w:t>are in this category.</w:t>
      </w:r>
    </w:p>
    <w:p w14:paraId="2FBDC47F" w14:textId="6B1AAE10" w:rsidR="000A0D43" w:rsidRPr="0062074F" w:rsidRDefault="000A0D43" w:rsidP="00F323B7">
      <w:pPr>
        <w:spacing w:after="120" w:line="240" w:lineRule="auto"/>
        <w:jc w:val="both"/>
      </w:pPr>
      <w:r w:rsidRPr="0062074F">
        <w:t xml:space="preserve">The report name at the top of the report header shows the type of </w:t>
      </w:r>
      <w:r w:rsidR="00F323B7" w:rsidRPr="0062074F">
        <w:t>R</w:t>
      </w:r>
      <w:r w:rsidRPr="0062074F">
        <w:t xml:space="preserve">eport being produced. </w:t>
      </w:r>
    </w:p>
    <w:p w14:paraId="02AF0BB2" w14:textId="4785BED5" w:rsidR="000A0D43" w:rsidRPr="0062074F" w:rsidRDefault="000A0D43" w:rsidP="00F323B7">
      <w:pPr>
        <w:spacing w:after="120" w:line="240" w:lineRule="auto"/>
        <w:jc w:val="both"/>
        <w:rPr>
          <w:b/>
          <w:bCs/>
          <w:u w:val="single"/>
        </w:rPr>
      </w:pPr>
      <w:r w:rsidRPr="0062074F">
        <w:rPr>
          <w:b/>
          <w:bCs/>
          <w:u w:val="single"/>
        </w:rPr>
        <w:t>Report Filters</w:t>
      </w:r>
    </w:p>
    <w:p w14:paraId="01463CAA" w14:textId="77777777" w:rsidR="00931691" w:rsidRPr="0062074F" w:rsidRDefault="00931691" w:rsidP="00F323B7">
      <w:pPr>
        <w:spacing w:after="60" w:line="240" w:lineRule="auto"/>
        <w:jc w:val="both"/>
      </w:pPr>
      <w:r w:rsidRPr="0062074F">
        <w:t>The mariner must be able to select the report filter to be one of the following:</w:t>
      </w:r>
    </w:p>
    <w:p w14:paraId="1B779F88" w14:textId="4EB9AC71" w:rsidR="000A0D43" w:rsidRPr="0062074F" w:rsidRDefault="000A0D43">
      <w:pPr>
        <w:pStyle w:val="ListParagraph"/>
        <w:numPr>
          <w:ilvl w:val="0"/>
          <w:numId w:val="51"/>
        </w:numPr>
        <w:spacing w:after="60" w:line="240" w:lineRule="auto"/>
        <w:ind w:left="709" w:hanging="283"/>
        <w:jc w:val="both"/>
      </w:pPr>
      <w:r w:rsidRPr="0062074F">
        <w:t xml:space="preserve">A report detailing the status of all datasets within the </w:t>
      </w:r>
      <w:r w:rsidR="003B11C8" w:rsidRPr="0062074F">
        <w:t xml:space="preserve">System Database </w:t>
      </w:r>
      <w:r w:rsidRPr="0062074F">
        <w:t>of the ECDIS for the appropriate type (ENC or ENP). This shows the status of the datasets with respect to the date contained in the S-128 dataset of the last update for each data server’s service installed.</w:t>
      </w:r>
    </w:p>
    <w:p w14:paraId="572FEC56" w14:textId="77777777" w:rsidR="000A0D43" w:rsidRPr="0062074F" w:rsidRDefault="000A0D43">
      <w:pPr>
        <w:pStyle w:val="ListParagraph"/>
        <w:numPr>
          <w:ilvl w:val="0"/>
          <w:numId w:val="51"/>
        </w:numPr>
        <w:spacing w:after="120" w:line="240" w:lineRule="auto"/>
        <w:ind w:left="709" w:hanging="283"/>
        <w:jc w:val="both"/>
      </w:pPr>
      <w:r w:rsidRPr="0062074F">
        <w:t>A report detailing the status of each S-100 dataset along a predefined section of a route contained within the ECDIS.</w:t>
      </w:r>
    </w:p>
    <w:p w14:paraId="26C46C15" w14:textId="77777777" w:rsidR="009E15EE" w:rsidRPr="0062074F" w:rsidRDefault="009E15EE" w:rsidP="009E15EE">
      <w:pPr>
        <w:spacing w:after="120" w:line="240" w:lineRule="auto"/>
        <w:jc w:val="both"/>
      </w:pPr>
    </w:p>
    <w:p w14:paraId="317BD379" w14:textId="77777777" w:rsidR="000A0D43" w:rsidRPr="0062074F" w:rsidRDefault="000A0D43" w:rsidP="00F323B7">
      <w:pPr>
        <w:spacing w:after="120" w:line="240" w:lineRule="auto"/>
        <w:jc w:val="both"/>
        <w:rPr>
          <w:b/>
          <w:bCs/>
          <w:u w:val="single"/>
        </w:rPr>
      </w:pPr>
      <w:r w:rsidRPr="0062074F">
        <w:rPr>
          <w:b/>
          <w:bCs/>
          <w:u w:val="single"/>
        </w:rPr>
        <w:t>Example</w:t>
      </w:r>
    </w:p>
    <w:p w14:paraId="766C8A5E" w14:textId="27A2FA72" w:rsidR="000A0D43" w:rsidRPr="0062074F" w:rsidRDefault="000A0D43" w:rsidP="00F323B7">
      <w:pPr>
        <w:spacing w:after="120" w:line="240" w:lineRule="auto"/>
        <w:jc w:val="both"/>
      </w:pPr>
      <w:r w:rsidRPr="0062074F">
        <w:t xml:space="preserve">An example of an Update </w:t>
      </w:r>
      <w:r w:rsidR="00062E19" w:rsidRPr="0062074F">
        <w:t>S</w:t>
      </w:r>
      <w:r w:rsidRPr="0062074F">
        <w:t xml:space="preserve">tatus </w:t>
      </w:r>
      <w:r w:rsidR="00062E19" w:rsidRPr="0062074F">
        <w:t>R</w:t>
      </w:r>
      <w:r w:rsidRPr="0062074F">
        <w:t xml:space="preserve">eport </w:t>
      </w:r>
      <w:r w:rsidR="001640BB" w:rsidRPr="0062074F">
        <w:t xml:space="preserve">for current ECDIS with S-57 ENCs </w:t>
      </w:r>
      <w:r w:rsidRPr="0062074F">
        <w:t xml:space="preserve">is shown in the </w:t>
      </w:r>
      <w:r w:rsidR="00062E19" w:rsidRPr="0062074F">
        <w:t xml:space="preserve">Figure </w:t>
      </w:r>
      <w:r w:rsidR="001640BB" w:rsidRPr="0062074F">
        <w:t>1, followed by an illustrative revised report for S-100 datasets in Figure 2</w:t>
      </w:r>
      <w:r w:rsidRPr="0062074F">
        <w:t>. The example shown is an ENC Update Status Report.</w:t>
      </w:r>
    </w:p>
    <w:p w14:paraId="164FEA13" w14:textId="77777777" w:rsidR="00DF6704" w:rsidRPr="0062074F" w:rsidRDefault="00DF6704" w:rsidP="00F323B7">
      <w:pPr>
        <w:spacing w:after="120" w:line="240" w:lineRule="auto"/>
        <w:jc w:val="both"/>
      </w:pPr>
    </w:p>
    <w:p w14:paraId="09DA22B1" w14:textId="77777777" w:rsidR="000A0D43" w:rsidRPr="0062074F" w:rsidRDefault="000A0D43" w:rsidP="004E61EE">
      <w:pPr>
        <w:spacing w:line="240" w:lineRule="auto"/>
        <w:jc w:val="center"/>
      </w:pPr>
      <w:r w:rsidRPr="0062074F">
        <w:rPr>
          <w:noProof/>
          <w:lang w:eastAsia="fr-FR"/>
        </w:rPr>
        <w:lastRenderedPageBreak/>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p>
    <w:p w14:paraId="15660E68" w14:textId="272B55BF" w:rsidR="00F323B7" w:rsidRPr="0062074F" w:rsidRDefault="00F323B7" w:rsidP="001640BB">
      <w:pPr>
        <w:pStyle w:val="Caption"/>
        <w:spacing w:after="120" w:line="240" w:lineRule="auto"/>
        <w:jc w:val="center"/>
      </w:pPr>
      <w:r w:rsidRPr="0062074F">
        <w:t xml:space="preserve">Figure </w:t>
      </w:r>
      <w:r w:rsidR="004F1135">
        <w:t>C-</w:t>
      </w:r>
      <w:r w:rsidR="00062E19" w:rsidRPr="0062074F">
        <w:t>1</w:t>
      </w:r>
      <w:r w:rsidR="004F1135">
        <w:t>-1</w:t>
      </w:r>
      <w:r w:rsidRPr="0062074F">
        <w:t xml:space="preserve"> </w:t>
      </w:r>
      <w:r w:rsidR="00062E19" w:rsidRPr="0062074F">
        <w:t>-</w:t>
      </w:r>
      <w:r w:rsidRPr="0062074F">
        <w:t xml:space="preserve"> </w:t>
      </w:r>
      <w:r w:rsidR="00062E19" w:rsidRPr="0062074F">
        <w:t xml:space="preserve">Update Status Report </w:t>
      </w:r>
      <w:r w:rsidR="001640BB" w:rsidRPr="0062074F">
        <w:t>–</w:t>
      </w:r>
      <w:r w:rsidR="00062E19" w:rsidRPr="0062074F">
        <w:t xml:space="preserve"> </w:t>
      </w:r>
      <w:r w:rsidR="001640BB" w:rsidRPr="0062074F">
        <w:t xml:space="preserve">current report </w:t>
      </w:r>
      <w:r w:rsidR="00062E19" w:rsidRPr="0062074F">
        <w:t>example</w:t>
      </w:r>
    </w:p>
    <w:p w14:paraId="38C90EC0" w14:textId="68A8D4A1" w:rsidR="000A0D43" w:rsidRPr="0062074F" w:rsidRDefault="001640BB" w:rsidP="0095577A">
      <w:pPr>
        <w:spacing w:after="120" w:line="240" w:lineRule="auto"/>
        <w:jc w:val="center"/>
      </w:pPr>
      <w:r w:rsidRPr="0062074F">
        <w:rPr>
          <w:noProof/>
          <w:lang w:eastAsia="fr-FR"/>
        </w:rPr>
        <w:drawing>
          <wp:inline distT="0" distB="0" distL="0" distR="0" wp14:anchorId="2FF20299" wp14:editId="6D3083DF">
            <wp:extent cx="5444490" cy="297587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16E817E0" w:rsidR="001640BB" w:rsidRPr="0062074F" w:rsidRDefault="001640BB" w:rsidP="001640BB">
      <w:pPr>
        <w:pStyle w:val="Caption"/>
        <w:spacing w:after="120" w:line="240" w:lineRule="auto"/>
        <w:jc w:val="center"/>
      </w:pPr>
      <w:r w:rsidRPr="0062074F">
        <w:t xml:space="preserve">Figure </w:t>
      </w:r>
      <w:r w:rsidR="004F1135">
        <w:t>C-1-2</w:t>
      </w:r>
      <w:r w:rsidRPr="0062074F">
        <w:t xml:space="preserve"> - Update Status Report - notional example for S-100 datasets</w:t>
      </w:r>
    </w:p>
    <w:p w14:paraId="1E450EAA" w14:textId="77777777" w:rsidR="0095577A" w:rsidRPr="0062074F" w:rsidRDefault="0095577A" w:rsidP="001640BB">
      <w:pPr>
        <w:spacing w:after="120" w:line="240" w:lineRule="auto"/>
        <w:jc w:val="both"/>
        <w:rPr>
          <w:b/>
          <w:bCs/>
          <w:u w:val="single"/>
        </w:rPr>
      </w:pPr>
    </w:p>
    <w:p w14:paraId="4A2A05B7" w14:textId="7D7BFD16" w:rsidR="001640BB" w:rsidRPr="0062074F" w:rsidRDefault="001640BB" w:rsidP="001640BB">
      <w:pPr>
        <w:spacing w:after="120" w:line="240" w:lineRule="auto"/>
        <w:jc w:val="both"/>
        <w:rPr>
          <w:b/>
          <w:bCs/>
          <w:u w:val="single"/>
        </w:rPr>
      </w:pPr>
      <w:r w:rsidRPr="0062074F">
        <w:rPr>
          <w:b/>
          <w:bCs/>
          <w:u w:val="single"/>
        </w:rPr>
        <w:t>Report specification</w:t>
      </w:r>
    </w:p>
    <w:p w14:paraId="1C732606" w14:textId="10122E1F" w:rsidR="000A0D43" w:rsidRPr="0062074F" w:rsidRDefault="000A0D43" w:rsidP="003A3D1B">
      <w:pPr>
        <w:spacing w:after="120" w:line="240" w:lineRule="auto"/>
        <w:jc w:val="both"/>
      </w:pPr>
      <w:r w:rsidRPr="0062074F">
        <w:t xml:space="preserve">The ENC </w:t>
      </w:r>
      <w:r w:rsidR="003A3D1B" w:rsidRPr="0062074F">
        <w:t>U</w:t>
      </w:r>
      <w:r w:rsidRPr="0062074F">
        <w:t xml:space="preserve">pdate </w:t>
      </w:r>
      <w:r w:rsidR="003A3D1B" w:rsidRPr="0062074F">
        <w:t>S</w:t>
      </w:r>
      <w:r w:rsidRPr="0062074F">
        <w:t xml:space="preserve">tatus </w:t>
      </w:r>
      <w:r w:rsidR="003A3D1B" w:rsidRPr="0062074F">
        <w:t>R</w:t>
      </w:r>
      <w:r w:rsidRPr="0062074F">
        <w:t xml:space="preserve">eport is a formatted output from the ECDIS. It should be formatted to </w:t>
      </w:r>
      <w:r w:rsidR="003A3D1B" w:rsidRPr="0062074F">
        <w:t>fit within</w:t>
      </w:r>
      <w:r w:rsidRPr="0062074F">
        <w:t xml:space="preserve"> the width of the ECDIS screen and, if printable, split into individual A4 pages.</w:t>
      </w:r>
    </w:p>
    <w:p w14:paraId="2945F28E" w14:textId="6C2C2F05" w:rsidR="000A0D43" w:rsidRPr="0062074F" w:rsidRDefault="000A0D43" w:rsidP="003A3D1B">
      <w:pPr>
        <w:spacing w:after="60" w:line="240" w:lineRule="auto"/>
        <w:jc w:val="both"/>
      </w:pPr>
      <w:r w:rsidRPr="0062074F">
        <w:t xml:space="preserve">Reports of both types (complete </w:t>
      </w:r>
      <w:r w:rsidR="003B11C8" w:rsidRPr="0062074F">
        <w:t xml:space="preserve">System Database </w:t>
      </w:r>
      <w:r w:rsidRPr="0062074F">
        <w:t xml:space="preserve">contents and </w:t>
      </w:r>
      <w:r w:rsidR="003A3D1B" w:rsidRPr="0062074F">
        <w:t>f</w:t>
      </w:r>
      <w:r w:rsidRPr="0062074F">
        <w:t>iltered by route) are divided into two sections:</w:t>
      </w:r>
    </w:p>
    <w:p w14:paraId="1F9C962E" w14:textId="7614D198" w:rsidR="000A0D43" w:rsidRPr="0062074F" w:rsidRDefault="000A0D43">
      <w:pPr>
        <w:numPr>
          <w:ilvl w:val="0"/>
          <w:numId w:val="42"/>
        </w:numPr>
        <w:spacing w:after="60" w:line="240" w:lineRule="auto"/>
        <w:jc w:val="both"/>
      </w:pPr>
      <w:r w:rsidRPr="0062074F">
        <w:t xml:space="preserve">A header containing information on the vessel and report content selected (either filtered for a route (or part of a route) or for the entire </w:t>
      </w:r>
      <w:r w:rsidR="003B11C8" w:rsidRPr="0062074F">
        <w:t xml:space="preserve">System Database </w:t>
      </w:r>
      <w:r w:rsidRPr="0062074F">
        <w:t>contents. This header contains vessel information and report reference dates followed by a summary totals for each report status.</w:t>
      </w:r>
    </w:p>
    <w:p w14:paraId="553A1DFA" w14:textId="77777777" w:rsidR="000A0D43" w:rsidRPr="0062074F" w:rsidRDefault="000A0D43">
      <w:pPr>
        <w:numPr>
          <w:ilvl w:val="0"/>
          <w:numId w:val="42"/>
        </w:numPr>
        <w:spacing w:after="120" w:line="240" w:lineRule="auto"/>
        <w:jc w:val="both"/>
      </w:pPr>
      <w:r w:rsidRPr="0062074F">
        <w:lastRenderedPageBreak/>
        <w:t>A table containing information for each cell within the chosen content type. This provides detailed information on each dataset within the chosen content category.</w:t>
      </w:r>
    </w:p>
    <w:p w14:paraId="7E09B1F8" w14:textId="77777777" w:rsidR="009E15EE" w:rsidRPr="0062074F" w:rsidRDefault="009E15EE" w:rsidP="003A3D1B">
      <w:pPr>
        <w:spacing w:after="120" w:line="240" w:lineRule="auto"/>
        <w:jc w:val="both"/>
        <w:rPr>
          <w:bCs/>
        </w:rPr>
      </w:pPr>
    </w:p>
    <w:p w14:paraId="6D3C6D30" w14:textId="2CCCA389" w:rsidR="000A0D43" w:rsidRPr="0062074F" w:rsidRDefault="000A0D43" w:rsidP="003A3D1B">
      <w:pPr>
        <w:spacing w:after="120" w:line="240" w:lineRule="auto"/>
        <w:jc w:val="both"/>
        <w:rPr>
          <w:b/>
          <w:bCs/>
          <w:u w:val="single"/>
        </w:rPr>
      </w:pPr>
      <w:r w:rsidRPr="0062074F">
        <w:rPr>
          <w:b/>
          <w:bCs/>
          <w:u w:val="single"/>
        </w:rPr>
        <w:t xml:space="preserve">Report </w:t>
      </w:r>
      <w:r w:rsidR="001640BB" w:rsidRPr="0062074F">
        <w:rPr>
          <w:b/>
          <w:bCs/>
          <w:u w:val="single"/>
        </w:rPr>
        <w:t>h</w:t>
      </w:r>
      <w:r w:rsidRPr="0062074F">
        <w:rPr>
          <w:b/>
          <w:bCs/>
          <w:u w:val="single"/>
        </w:rPr>
        <w:t>eader</w:t>
      </w:r>
    </w:p>
    <w:p w14:paraId="23053A43" w14:textId="587DEB65" w:rsidR="000A0D43" w:rsidRPr="0062074F" w:rsidRDefault="000A0D43" w:rsidP="003A3D1B">
      <w:pPr>
        <w:spacing w:after="120" w:line="240" w:lineRule="auto"/>
        <w:jc w:val="both"/>
      </w:pPr>
      <w:r w:rsidRPr="0062074F">
        <w:t xml:space="preserve">The data content of each of the header fields is defined in </w:t>
      </w:r>
      <w:r w:rsidR="003A3D1B" w:rsidRPr="0062074F">
        <w:t>T</w:t>
      </w:r>
      <w:r w:rsidRPr="0062074F">
        <w:t>able</w:t>
      </w:r>
      <w:r w:rsidR="003A3D1B" w:rsidRPr="0062074F">
        <w:t xml:space="preserve"> 3</w:t>
      </w:r>
      <w:r w:rsidRPr="0062074F">
        <w:t xml:space="preserve"> below:</w:t>
      </w:r>
    </w:p>
    <w:tbl>
      <w:tblPr>
        <w:tblStyle w:val="TableGrid"/>
        <w:tblW w:w="0" w:type="auto"/>
        <w:tblLook w:val="04A0" w:firstRow="1" w:lastRow="0" w:firstColumn="1" w:lastColumn="0" w:noHBand="0" w:noVBand="1"/>
      </w:tblPr>
      <w:tblGrid>
        <w:gridCol w:w="2972"/>
        <w:gridCol w:w="1134"/>
        <w:gridCol w:w="4910"/>
      </w:tblGrid>
      <w:tr w:rsidR="000A0D43" w:rsidRPr="0062074F" w14:paraId="468B6106" w14:textId="77777777" w:rsidTr="00F74131">
        <w:trPr>
          <w:trHeight w:val="297"/>
        </w:trPr>
        <w:tc>
          <w:tcPr>
            <w:tcW w:w="2972" w:type="dxa"/>
            <w:shd w:val="clear" w:color="auto" w:fill="D9D9D9" w:themeFill="background1" w:themeFillShade="D9"/>
          </w:tcPr>
          <w:p w14:paraId="76B89395" w14:textId="6034598C" w:rsidR="000A0D43" w:rsidRPr="0062074F" w:rsidRDefault="000A0D43" w:rsidP="00F74131">
            <w:pPr>
              <w:spacing w:before="60" w:after="60"/>
              <w:rPr>
                <w:b/>
                <w:bCs/>
              </w:rPr>
            </w:pPr>
            <w:r w:rsidRPr="0062074F">
              <w:rPr>
                <w:b/>
                <w:bCs/>
              </w:rPr>
              <w:t>Field Name.</w:t>
            </w:r>
          </w:p>
        </w:tc>
        <w:tc>
          <w:tcPr>
            <w:tcW w:w="1134" w:type="dxa"/>
            <w:shd w:val="clear" w:color="auto" w:fill="D9D9D9" w:themeFill="background1" w:themeFillShade="D9"/>
          </w:tcPr>
          <w:p w14:paraId="2202BB8F" w14:textId="77777777" w:rsidR="000A0D43" w:rsidRPr="0062074F" w:rsidRDefault="000A0D43" w:rsidP="00F74131">
            <w:pPr>
              <w:spacing w:before="60" w:after="60"/>
              <w:rPr>
                <w:b/>
                <w:bCs/>
              </w:rPr>
            </w:pPr>
            <w:r w:rsidRPr="0062074F">
              <w:rPr>
                <w:b/>
                <w:bCs/>
              </w:rPr>
              <w:t>Type</w:t>
            </w:r>
          </w:p>
        </w:tc>
        <w:tc>
          <w:tcPr>
            <w:tcW w:w="4910" w:type="dxa"/>
            <w:shd w:val="clear" w:color="auto" w:fill="D9D9D9" w:themeFill="background1" w:themeFillShade="D9"/>
          </w:tcPr>
          <w:p w14:paraId="5DE21D50" w14:textId="77777777" w:rsidR="000A0D43" w:rsidRPr="0062074F" w:rsidRDefault="000A0D43" w:rsidP="00F74131">
            <w:pPr>
              <w:spacing w:before="60" w:after="60"/>
              <w:rPr>
                <w:b/>
                <w:bCs/>
              </w:rPr>
            </w:pPr>
            <w:r w:rsidRPr="0062074F">
              <w:rPr>
                <w:b/>
                <w:bCs/>
              </w:rPr>
              <w:t>Source</w:t>
            </w:r>
          </w:p>
        </w:tc>
      </w:tr>
      <w:tr w:rsidR="000A0D43" w:rsidRPr="0062074F" w14:paraId="7E627633" w14:textId="77777777" w:rsidTr="00D437A1">
        <w:tc>
          <w:tcPr>
            <w:tcW w:w="2972" w:type="dxa"/>
          </w:tcPr>
          <w:p w14:paraId="6C1610A6" w14:textId="77777777" w:rsidR="000A0D43" w:rsidRPr="0062074F" w:rsidRDefault="000A0D43">
            <w:pPr>
              <w:numPr>
                <w:ilvl w:val="0"/>
                <w:numId w:val="47"/>
              </w:numPr>
              <w:spacing w:before="60" w:after="60"/>
            </w:pPr>
            <w:r w:rsidRPr="0062074F">
              <w:t>Report Name</w:t>
            </w:r>
          </w:p>
        </w:tc>
        <w:tc>
          <w:tcPr>
            <w:tcW w:w="1134" w:type="dxa"/>
          </w:tcPr>
          <w:p w14:paraId="2589989B" w14:textId="77777777" w:rsidR="000A0D43" w:rsidRPr="0062074F" w:rsidRDefault="000A0D43" w:rsidP="00F74131">
            <w:pPr>
              <w:spacing w:before="60" w:after="60"/>
            </w:pPr>
            <w:r w:rsidRPr="0062074F">
              <w:t>Text</w:t>
            </w:r>
          </w:p>
        </w:tc>
        <w:tc>
          <w:tcPr>
            <w:tcW w:w="4910" w:type="dxa"/>
          </w:tcPr>
          <w:p w14:paraId="2AB04628" w14:textId="14564B92" w:rsidR="000A0D43" w:rsidRPr="0062074F" w:rsidRDefault="000A0D43" w:rsidP="00F74131">
            <w:pPr>
              <w:spacing w:before="60" w:after="60"/>
            </w:pPr>
            <w:r w:rsidRPr="0062074F">
              <w:t xml:space="preserve">Two Report names are possible depending on which </w:t>
            </w:r>
            <w:r w:rsidR="00F74131" w:rsidRPr="0062074F">
              <w:t>R</w:t>
            </w:r>
            <w:r w:rsidRPr="0062074F">
              <w:t>eport is being shown. Either:</w:t>
            </w:r>
          </w:p>
          <w:p w14:paraId="478029D3" w14:textId="77777777" w:rsidR="000A0D43" w:rsidRPr="0062074F" w:rsidRDefault="000A0D43">
            <w:pPr>
              <w:numPr>
                <w:ilvl w:val="0"/>
                <w:numId w:val="46"/>
              </w:numPr>
              <w:spacing w:before="60" w:after="60"/>
            </w:pPr>
            <w:r w:rsidRPr="0062074F">
              <w:t>Electronic Navigational Charts (ENC) Update Status Report</w:t>
            </w:r>
          </w:p>
          <w:p w14:paraId="6A95581E" w14:textId="6301B8CD" w:rsidR="000A0D43" w:rsidRPr="0062074F" w:rsidRDefault="000A0D43">
            <w:pPr>
              <w:numPr>
                <w:ilvl w:val="0"/>
                <w:numId w:val="46"/>
              </w:numPr>
              <w:spacing w:before="60" w:after="60"/>
            </w:pPr>
            <w:bookmarkStart w:id="827" w:name="_Hlk87104123"/>
            <w:r w:rsidRPr="0062074F">
              <w:t>Electronic Nautical Publications (ENP) Update Status Report</w:t>
            </w:r>
            <w:bookmarkEnd w:id="827"/>
          </w:p>
        </w:tc>
      </w:tr>
      <w:tr w:rsidR="000A0D43" w:rsidRPr="0062074F" w14:paraId="5D7A8D6B" w14:textId="77777777" w:rsidTr="00D437A1">
        <w:tc>
          <w:tcPr>
            <w:tcW w:w="2972" w:type="dxa"/>
          </w:tcPr>
          <w:p w14:paraId="225D73AC" w14:textId="77777777" w:rsidR="000A0D43" w:rsidRPr="0062074F" w:rsidRDefault="000A0D43">
            <w:pPr>
              <w:numPr>
                <w:ilvl w:val="0"/>
                <w:numId w:val="47"/>
              </w:numPr>
              <w:spacing w:before="60" w:after="60"/>
            </w:pPr>
            <w:r w:rsidRPr="0062074F">
              <w:t>Vessel Name</w:t>
            </w:r>
          </w:p>
        </w:tc>
        <w:tc>
          <w:tcPr>
            <w:tcW w:w="1134" w:type="dxa"/>
          </w:tcPr>
          <w:p w14:paraId="762B4BBF" w14:textId="77777777" w:rsidR="000A0D43" w:rsidRPr="0062074F" w:rsidRDefault="000A0D43" w:rsidP="00F74131">
            <w:pPr>
              <w:spacing w:before="60" w:after="60"/>
            </w:pPr>
            <w:r w:rsidRPr="0062074F">
              <w:t>Text</w:t>
            </w:r>
          </w:p>
        </w:tc>
        <w:tc>
          <w:tcPr>
            <w:tcW w:w="4910" w:type="dxa"/>
          </w:tcPr>
          <w:p w14:paraId="59E5BC6D" w14:textId="3B62A9E1" w:rsidR="000A0D43" w:rsidRPr="0062074F" w:rsidRDefault="000A0D43" w:rsidP="00F74131">
            <w:pPr>
              <w:spacing w:before="60" w:after="60"/>
            </w:pPr>
            <w:r w:rsidRPr="0062074F">
              <w:t>The name of the vesse</w:t>
            </w:r>
            <w:r w:rsidR="00F74131" w:rsidRPr="0062074F">
              <w:t>l as recorded within the ECDIS.</w:t>
            </w:r>
          </w:p>
        </w:tc>
      </w:tr>
      <w:tr w:rsidR="000A0D43" w:rsidRPr="0062074F" w14:paraId="10653551" w14:textId="77777777" w:rsidTr="00D437A1">
        <w:tc>
          <w:tcPr>
            <w:tcW w:w="2972" w:type="dxa"/>
          </w:tcPr>
          <w:p w14:paraId="41902A52" w14:textId="77777777" w:rsidR="000A0D43" w:rsidRPr="0062074F" w:rsidRDefault="000A0D43">
            <w:pPr>
              <w:numPr>
                <w:ilvl w:val="0"/>
                <w:numId w:val="47"/>
              </w:numPr>
              <w:spacing w:before="60" w:after="60"/>
            </w:pPr>
            <w:r w:rsidRPr="0062074F">
              <w:t xml:space="preserve">Identifier </w:t>
            </w:r>
          </w:p>
        </w:tc>
        <w:tc>
          <w:tcPr>
            <w:tcW w:w="1134" w:type="dxa"/>
          </w:tcPr>
          <w:p w14:paraId="52B46D92" w14:textId="77777777" w:rsidR="000A0D43" w:rsidRPr="0062074F" w:rsidRDefault="000A0D43" w:rsidP="00F74131">
            <w:pPr>
              <w:spacing w:before="60" w:after="60"/>
            </w:pPr>
            <w:r w:rsidRPr="0062074F">
              <w:t>Text</w:t>
            </w:r>
          </w:p>
        </w:tc>
        <w:tc>
          <w:tcPr>
            <w:tcW w:w="4910" w:type="dxa"/>
          </w:tcPr>
          <w:p w14:paraId="15C70DB2" w14:textId="748169E8" w:rsidR="000A0D43" w:rsidRPr="0062074F" w:rsidRDefault="000A0D43" w:rsidP="00F74131">
            <w:pPr>
              <w:spacing w:before="60" w:after="60"/>
            </w:pPr>
            <w:r w:rsidRPr="0062074F">
              <w:t>A unique identifier,</w:t>
            </w:r>
            <w:r w:rsidR="00F74131" w:rsidRPr="0062074F">
              <w:t xml:space="preserve"> the MMSI or vessel IMO number.</w:t>
            </w:r>
          </w:p>
        </w:tc>
      </w:tr>
      <w:tr w:rsidR="000A0D43" w:rsidRPr="0062074F" w14:paraId="7A036B72" w14:textId="77777777" w:rsidTr="00D437A1">
        <w:tc>
          <w:tcPr>
            <w:tcW w:w="2972" w:type="dxa"/>
          </w:tcPr>
          <w:p w14:paraId="15BB1B20" w14:textId="77777777" w:rsidR="000A0D43" w:rsidRPr="0062074F" w:rsidRDefault="000A0D43">
            <w:pPr>
              <w:numPr>
                <w:ilvl w:val="0"/>
                <w:numId w:val="47"/>
              </w:numPr>
              <w:spacing w:before="60" w:after="60"/>
            </w:pPr>
            <w:r w:rsidRPr="0062074F">
              <w:t>Update reference date</w:t>
            </w:r>
          </w:p>
        </w:tc>
        <w:tc>
          <w:tcPr>
            <w:tcW w:w="1134" w:type="dxa"/>
          </w:tcPr>
          <w:p w14:paraId="460C6507" w14:textId="77777777" w:rsidR="000A0D43" w:rsidRPr="0062074F" w:rsidRDefault="000A0D43" w:rsidP="00F74131">
            <w:pPr>
              <w:spacing w:before="60" w:after="60"/>
            </w:pPr>
            <w:r w:rsidRPr="0062074F">
              <w:t>Date</w:t>
            </w:r>
          </w:p>
        </w:tc>
        <w:tc>
          <w:tcPr>
            <w:tcW w:w="4910" w:type="dxa"/>
          </w:tcPr>
          <w:p w14:paraId="02B7A3D6" w14:textId="17B99AF3" w:rsidR="000A0D43" w:rsidRPr="0062074F" w:rsidRDefault="000A0D43" w:rsidP="00F74131">
            <w:pPr>
              <w:spacing w:before="60" w:after="60"/>
            </w:pPr>
            <w:r w:rsidRPr="0062074F">
              <w:t xml:space="preserve">The data used as the reference for the status of each of the cells. This is the issue date of the last S-128 dataset in the </w:t>
            </w:r>
            <w:r w:rsidR="00F74131" w:rsidRPr="0062074F">
              <w:t>E</w:t>
            </w:r>
            <w:r w:rsidRPr="0062074F">
              <w:t xml:space="preserve">xchange </w:t>
            </w:r>
            <w:r w:rsidR="00F74131" w:rsidRPr="0062074F">
              <w:t>S</w:t>
            </w:r>
            <w:r w:rsidRPr="0062074F">
              <w:t xml:space="preserve">et used to update the </w:t>
            </w:r>
            <w:r w:rsidR="003B11C8" w:rsidRPr="0062074F">
              <w:t>System Database</w:t>
            </w:r>
            <w:r w:rsidRPr="0062074F">
              <w:t xml:space="preserve">. The date is taken from the latest S-128 datasets </w:t>
            </w:r>
            <w:proofErr w:type="spellStart"/>
            <w:r w:rsidRPr="0062074F">
              <w:t>issueDate</w:t>
            </w:r>
            <w:proofErr w:type="spellEnd"/>
            <w:r w:rsidRPr="0062074F">
              <w:t xml:space="preserve"> in the CATALOG.XML and is</w:t>
            </w:r>
            <w:r w:rsidR="00F74131" w:rsidRPr="0062074F">
              <w:t xml:space="preserve"> expressed in ISO8601 notation:</w:t>
            </w:r>
          </w:p>
          <w:p w14:paraId="704DF6D6" w14:textId="60E8A851" w:rsidR="000A0D43" w:rsidRPr="0062074F" w:rsidRDefault="000A0D43" w:rsidP="00F74131">
            <w:pPr>
              <w:spacing w:before="60" w:after="60"/>
            </w:pPr>
            <w:r w:rsidRPr="0062074F">
              <w:t xml:space="preserve"> [</w:t>
            </w:r>
            <w:r w:rsidRPr="0062074F">
              <w:rPr>
                <w:b/>
                <w:bCs/>
              </w:rPr>
              <w:t>YYY</w:t>
            </w:r>
            <w:r w:rsidR="00877180" w:rsidRPr="0062074F">
              <w:rPr>
                <w:b/>
                <w:bCs/>
              </w:rPr>
              <w:t>Y</w:t>
            </w:r>
            <w:r w:rsidRPr="0062074F">
              <w:rPr>
                <w:b/>
                <w:bCs/>
              </w:rPr>
              <w:t>MMDD</w:t>
            </w:r>
            <w:r w:rsidR="00D41A7E">
              <w:rPr>
                <w:b/>
                <w:bCs/>
              </w:rPr>
              <w:t>T</w:t>
            </w:r>
            <w:r w:rsidRPr="0062074F">
              <w:rPr>
                <w:b/>
                <w:bCs/>
              </w:rPr>
              <w:t>HHMMSS</w:t>
            </w:r>
            <w:r w:rsidR="00F74131" w:rsidRPr="0062074F">
              <w:t>]</w:t>
            </w:r>
          </w:p>
        </w:tc>
      </w:tr>
      <w:tr w:rsidR="000A0D43" w:rsidRPr="0062074F" w14:paraId="6178331E" w14:textId="77777777" w:rsidTr="00D437A1">
        <w:tc>
          <w:tcPr>
            <w:tcW w:w="2972" w:type="dxa"/>
          </w:tcPr>
          <w:p w14:paraId="133D2A64" w14:textId="5A98481B" w:rsidR="000A0D43" w:rsidRPr="0062074F" w:rsidRDefault="000A0D43">
            <w:pPr>
              <w:numPr>
                <w:ilvl w:val="0"/>
                <w:numId w:val="47"/>
              </w:numPr>
              <w:spacing w:before="60" w:after="60"/>
            </w:pPr>
            <w:r w:rsidRPr="0062074F">
              <w:t xml:space="preserve">Date of report </w:t>
            </w:r>
          </w:p>
        </w:tc>
        <w:tc>
          <w:tcPr>
            <w:tcW w:w="1134" w:type="dxa"/>
          </w:tcPr>
          <w:p w14:paraId="2C8FF900" w14:textId="77777777" w:rsidR="000A0D43" w:rsidRPr="0062074F" w:rsidRDefault="000A0D43" w:rsidP="00F74131">
            <w:pPr>
              <w:spacing w:before="60" w:after="60"/>
            </w:pPr>
            <w:r w:rsidRPr="0062074F">
              <w:t>Date</w:t>
            </w:r>
          </w:p>
        </w:tc>
        <w:tc>
          <w:tcPr>
            <w:tcW w:w="4910" w:type="dxa"/>
          </w:tcPr>
          <w:p w14:paraId="2A503118" w14:textId="7722392B" w:rsidR="000A0D43" w:rsidRPr="0062074F" w:rsidRDefault="000A0D43" w:rsidP="00F74131">
            <w:pPr>
              <w:spacing w:before="60" w:after="60"/>
            </w:pPr>
            <w:r w:rsidRPr="0062074F">
              <w:t xml:space="preserve">The date the </w:t>
            </w:r>
            <w:r w:rsidR="00F74131" w:rsidRPr="0062074F">
              <w:t>R</w:t>
            </w:r>
            <w:r w:rsidRPr="0062074F">
              <w:t>eport was run.</w:t>
            </w:r>
          </w:p>
        </w:tc>
      </w:tr>
      <w:tr w:rsidR="000A0D43" w:rsidRPr="0062074F" w14:paraId="76C063F9" w14:textId="77777777" w:rsidTr="00D437A1">
        <w:tc>
          <w:tcPr>
            <w:tcW w:w="2972" w:type="dxa"/>
          </w:tcPr>
          <w:p w14:paraId="5B4DF816" w14:textId="77777777" w:rsidR="000A0D43" w:rsidRPr="0062074F" w:rsidRDefault="000A0D43">
            <w:pPr>
              <w:numPr>
                <w:ilvl w:val="0"/>
                <w:numId w:val="47"/>
              </w:numPr>
              <w:spacing w:before="60" w:after="60"/>
            </w:pPr>
            <w:r w:rsidRPr="0062074F">
              <w:t>Content</w:t>
            </w:r>
          </w:p>
        </w:tc>
        <w:tc>
          <w:tcPr>
            <w:tcW w:w="1134" w:type="dxa"/>
          </w:tcPr>
          <w:p w14:paraId="59335D4D" w14:textId="77777777" w:rsidR="000A0D43" w:rsidRPr="0062074F" w:rsidRDefault="000A0D43" w:rsidP="00F74131">
            <w:pPr>
              <w:spacing w:before="60" w:after="60"/>
            </w:pPr>
            <w:r w:rsidRPr="0062074F">
              <w:t>Text</w:t>
            </w:r>
          </w:p>
        </w:tc>
        <w:tc>
          <w:tcPr>
            <w:tcW w:w="4910" w:type="dxa"/>
          </w:tcPr>
          <w:p w14:paraId="228F2FBC" w14:textId="467A10F4" w:rsidR="000A0D43" w:rsidRPr="0062074F" w:rsidRDefault="000A0D43" w:rsidP="00F74131">
            <w:pPr>
              <w:spacing w:before="60" w:after="60"/>
            </w:pPr>
            <w:r w:rsidRPr="0062074F">
              <w:t xml:space="preserve">Each Report can be optionally filtered for an individual route plan or report the full </w:t>
            </w:r>
            <w:r w:rsidR="003B11C8" w:rsidRPr="0062074F">
              <w:t xml:space="preserve">System Database </w:t>
            </w:r>
            <w:r w:rsidRPr="0062074F">
              <w:t xml:space="preserve">contents for each </w:t>
            </w:r>
            <w:r w:rsidR="00F74131" w:rsidRPr="0062074F">
              <w:t>R</w:t>
            </w:r>
            <w:r w:rsidRPr="0062074F">
              <w:t>eport type:</w:t>
            </w:r>
          </w:p>
          <w:p w14:paraId="6A271430" w14:textId="77777777" w:rsidR="000A0D43" w:rsidRPr="0062074F" w:rsidRDefault="000A0D43">
            <w:pPr>
              <w:numPr>
                <w:ilvl w:val="0"/>
                <w:numId w:val="43"/>
              </w:numPr>
              <w:spacing w:before="60" w:after="60"/>
            </w:pPr>
            <w:r w:rsidRPr="0062074F">
              <w:t>“Filtered for Route Plan XXX to YYY” where XXX and YYY are the textual names of the point of origin and destination on the chosen route.</w:t>
            </w:r>
          </w:p>
          <w:p w14:paraId="0E0BD393" w14:textId="53E92EB7" w:rsidR="000A0D43" w:rsidRPr="0062074F" w:rsidRDefault="000A0D43">
            <w:pPr>
              <w:numPr>
                <w:ilvl w:val="0"/>
                <w:numId w:val="43"/>
              </w:numPr>
              <w:spacing w:before="60" w:after="60"/>
            </w:pPr>
            <w:r w:rsidRPr="0062074F">
              <w:t xml:space="preserve">Full </w:t>
            </w:r>
            <w:r w:rsidR="003B11C8" w:rsidRPr="0062074F">
              <w:t xml:space="preserve">System Database </w:t>
            </w:r>
            <w:r w:rsidRPr="0062074F">
              <w:t>contents.</w:t>
            </w:r>
          </w:p>
        </w:tc>
      </w:tr>
      <w:tr w:rsidR="000A0D43" w:rsidRPr="0062074F" w14:paraId="558A2080" w14:textId="77777777" w:rsidTr="00D437A1">
        <w:tc>
          <w:tcPr>
            <w:tcW w:w="2972" w:type="dxa"/>
          </w:tcPr>
          <w:p w14:paraId="4DC842CA" w14:textId="77777777" w:rsidR="000A0D43" w:rsidRPr="0062074F" w:rsidRDefault="000A0D43">
            <w:pPr>
              <w:numPr>
                <w:ilvl w:val="0"/>
                <w:numId w:val="47"/>
              </w:numPr>
              <w:spacing w:before="60" w:after="60"/>
            </w:pPr>
            <w:r w:rsidRPr="0062074F">
              <w:t>Start WP</w:t>
            </w:r>
          </w:p>
        </w:tc>
        <w:tc>
          <w:tcPr>
            <w:tcW w:w="1134" w:type="dxa"/>
          </w:tcPr>
          <w:p w14:paraId="16B718A0" w14:textId="77777777" w:rsidR="000A0D43" w:rsidRPr="0062074F" w:rsidRDefault="000A0D43" w:rsidP="00F74131">
            <w:pPr>
              <w:spacing w:before="60" w:after="60"/>
            </w:pPr>
            <w:r w:rsidRPr="0062074F">
              <w:t>Text</w:t>
            </w:r>
          </w:p>
        </w:tc>
        <w:tc>
          <w:tcPr>
            <w:tcW w:w="4910" w:type="dxa"/>
          </w:tcPr>
          <w:p w14:paraId="0938726B" w14:textId="2B9574E4"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starting waypoint of the route (if one exists) and the lat/lon</w:t>
            </w:r>
            <w:r w:rsidR="00F74131" w:rsidRPr="0062074F">
              <w:t>g</w:t>
            </w:r>
            <w:r w:rsidRPr="0062074F">
              <w:t xml:space="preserve"> coordinates of the waypoint. There is no fixed form that the coordinates should take.</w:t>
            </w:r>
          </w:p>
        </w:tc>
      </w:tr>
      <w:tr w:rsidR="000A0D43" w:rsidRPr="0062074F" w14:paraId="1CC06EB3" w14:textId="77777777" w:rsidTr="00D437A1">
        <w:tc>
          <w:tcPr>
            <w:tcW w:w="2972" w:type="dxa"/>
          </w:tcPr>
          <w:p w14:paraId="2F0DC018" w14:textId="77777777" w:rsidR="000A0D43" w:rsidRPr="0062074F" w:rsidRDefault="000A0D43">
            <w:pPr>
              <w:numPr>
                <w:ilvl w:val="0"/>
                <w:numId w:val="47"/>
              </w:numPr>
              <w:spacing w:before="60" w:after="60"/>
            </w:pPr>
            <w:r w:rsidRPr="0062074F">
              <w:t>End WP</w:t>
            </w:r>
          </w:p>
        </w:tc>
        <w:tc>
          <w:tcPr>
            <w:tcW w:w="1134" w:type="dxa"/>
          </w:tcPr>
          <w:p w14:paraId="3D8F1A48" w14:textId="77777777" w:rsidR="000A0D43" w:rsidRPr="0062074F" w:rsidRDefault="000A0D43" w:rsidP="00F74131">
            <w:pPr>
              <w:spacing w:before="60" w:after="60"/>
            </w:pPr>
            <w:r w:rsidRPr="0062074F">
              <w:t>Text</w:t>
            </w:r>
          </w:p>
        </w:tc>
        <w:tc>
          <w:tcPr>
            <w:tcW w:w="4910" w:type="dxa"/>
          </w:tcPr>
          <w:p w14:paraId="5629CD93" w14:textId="62017DB0"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last waypoint of the route (if one exists) and its lat/lon</w:t>
            </w:r>
            <w:r w:rsidR="00F74131" w:rsidRPr="0062074F">
              <w:t>g</w:t>
            </w:r>
            <w:r w:rsidRPr="0062074F">
              <w:t xml:space="preserve"> coordinates. There is no fixed form th</w:t>
            </w:r>
            <w:r w:rsidR="00F74131" w:rsidRPr="0062074F">
              <w:t>at the coordinates should take.</w:t>
            </w:r>
          </w:p>
        </w:tc>
      </w:tr>
    </w:tbl>
    <w:p w14:paraId="7F613EBF" w14:textId="588E1141" w:rsidR="000054D6" w:rsidRPr="0062074F" w:rsidRDefault="00331A1D" w:rsidP="00DF6704">
      <w:pPr>
        <w:pStyle w:val="Caption"/>
        <w:spacing w:after="120" w:line="240" w:lineRule="auto"/>
        <w:jc w:val="center"/>
        <w:rPr>
          <w:bCs/>
        </w:rPr>
      </w:pPr>
      <w:r w:rsidRPr="0062074F">
        <w:t xml:space="preserve">Table </w:t>
      </w:r>
      <w:r w:rsidR="004F1135">
        <w:t>C-1-1</w:t>
      </w:r>
      <w:r w:rsidRPr="0062074F">
        <w:t xml:space="preserve"> - Data content of header fields</w:t>
      </w:r>
    </w:p>
    <w:p w14:paraId="0ED419B5" w14:textId="77777777" w:rsidR="000A0D43" w:rsidRPr="0062074F" w:rsidRDefault="000A0D43" w:rsidP="000054D6">
      <w:pPr>
        <w:spacing w:after="120" w:line="240" w:lineRule="auto"/>
        <w:jc w:val="both"/>
        <w:rPr>
          <w:b/>
          <w:bCs/>
          <w:u w:val="single"/>
        </w:rPr>
      </w:pPr>
      <w:r w:rsidRPr="0062074F">
        <w:rPr>
          <w:b/>
          <w:bCs/>
          <w:u w:val="single"/>
        </w:rPr>
        <w:t>Filtering of Update status report for route section</w:t>
      </w:r>
    </w:p>
    <w:p w14:paraId="45F2990D" w14:textId="4FB6559D" w:rsidR="000A0D43" w:rsidRPr="0062074F" w:rsidRDefault="000A0D43" w:rsidP="000054D6">
      <w:pPr>
        <w:spacing w:after="120" w:line="240" w:lineRule="auto"/>
        <w:jc w:val="both"/>
      </w:pPr>
      <w:r w:rsidRPr="0062074F">
        <w:t xml:space="preserve">Where an Update </w:t>
      </w:r>
      <w:r w:rsidR="000054D6" w:rsidRPr="0062074F">
        <w:t>S</w:t>
      </w:r>
      <w:r w:rsidRPr="0062074F">
        <w:t xml:space="preserve">tatus </w:t>
      </w:r>
      <w:r w:rsidR="000054D6" w:rsidRPr="0062074F">
        <w:t>R</w:t>
      </w:r>
      <w:r w:rsidRPr="0062074F">
        <w:t xml:space="preserve">eport is filtered for a route plan then the datasets of the appropriate type (ENC or ENP) in the </w:t>
      </w:r>
      <w:r w:rsidR="003B11C8" w:rsidRPr="0062074F">
        <w:t xml:space="preserve">System Database </w:t>
      </w:r>
      <w:r w:rsidRPr="0062074F">
        <w:t xml:space="preserve">whose status are checked are defined by the intersection of the route corridor with the dataset boundaries (as defined by dataset’s coverage features (or coverage defined in the S-100 CATALOG.XML within the </w:t>
      </w:r>
      <w:r w:rsidR="003B11C8" w:rsidRPr="0062074F">
        <w:t>System Database</w:t>
      </w:r>
      <w:r w:rsidRPr="0062074F">
        <w:t>)</w:t>
      </w:r>
      <w:r w:rsidR="000054D6" w:rsidRPr="0062074F">
        <w:t>)</w:t>
      </w:r>
      <w:r w:rsidRPr="0062074F">
        <w:t>.</w:t>
      </w:r>
    </w:p>
    <w:p w14:paraId="2A481E80" w14:textId="50655590" w:rsidR="000A0D43" w:rsidRPr="0062074F" w:rsidRDefault="000A0D43" w:rsidP="000054D6">
      <w:pPr>
        <w:spacing w:after="60" w:line="240" w:lineRule="auto"/>
        <w:jc w:val="both"/>
      </w:pPr>
      <w:r w:rsidRPr="0062074F">
        <w:t>The width of the filtering corridor is equal to the “user specified d</w:t>
      </w:r>
      <w:r w:rsidR="000054D6" w:rsidRPr="0062074F">
        <w:t xml:space="preserve">istance” implemented inside the </w:t>
      </w:r>
      <w:r w:rsidRPr="0062074F">
        <w:t>ECDIS to fulfil IMO MSC.</w:t>
      </w:r>
      <w:r w:rsidR="002514B8" w:rsidRPr="0062074F">
        <w:t>532(106)</w:t>
      </w:r>
      <w:r w:rsidRPr="0062074F">
        <w:t xml:space="preserve"> </w:t>
      </w:r>
      <w:r w:rsidRPr="0062074F">
        <w:rPr>
          <w:i/>
          <w:iCs/>
        </w:rPr>
        <w:t>11.3.</w:t>
      </w:r>
      <w:r w:rsidR="00DE16E0" w:rsidRPr="0062074F">
        <w:rPr>
          <w:i/>
          <w:iCs/>
        </w:rPr>
        <w:t>7</w:t>
      </w:r>
      <w:r w:rsidRPr="0062074F">
        <w:rPr>
          <w:i/>
          <w:iCs/>
        </w:rPr>
        <w:t>:</w:t>
      </w:r>
    </w:p>
    <w:p w14:paraId="082E42BD" w14:textId="474AD615" w:rsidR="000A0D43" w:rsidRPr="0062074F" w:rsidRDefault="000A0D43" w:rsidP="00C50708">
      <w:pPr>
        <w:spacing w:after="120" w:line="240" w:lineRule="auto"/>
        <w:ind w:left="284" w:right="317"/>
        <w:jc w:val="both"/>
      </w:pPr>
      <w:r w:rsidRPr="0062074F">
        <w:rPr>
          <w:i/>
          <w:iCs/>
        </w:rPr>
        <w:lastRenderedPageBreak/>
        <w:t>“A</w:t>
      </w:r>
      <w:r w:rsidR="00C50708" w:rsidRPr="0062074F">
        <w:rPr>
          <w:i/>
          <w:iCs/>
        </w:rPr>
        <w:t xml:space="preserve"> graphical</w:t>
      </w:r>
      <w:r w:rsidRPr="0062074F">
        <w:rPr>
          <w:i/>
          <w:iCs/>
        </w:rPr>
        <w:t xml:space="preserve"> indication should be given if the mariner plans a route closer than</w:t>
      </w:r>
      <w:r w:rsidR="000054D6" w:rsidRPr="0062074F">
        <w:rPr>
          <w:i/>
          <w:iCs/>
        </w:rPr>
        <w:t xml:space="preserve"> a user-specified distance from </w:t>
      </w:r>
      <w:r w:rsidRPr="0062074F">
        <w:rPr>
          <w:i/>
          <w:iCs/>
        </w:rPr>
        <w:t>the boundary of a</w:t>
      </w:r>
      <w:r w:rsidR="00C50708" w:rsidRPr="0062074F">
        <w:rPr>
          <w:i/>
          <w:iCs/>
        </w:rPr>
        <w:t xml:space="preserve"> </w:t>
      </w:r>
      <w:r w:rsidR="00C50708" w:rsidRPr="0062074F">
        <w:t>user-selectable category of</w:t>
      </w:r>
      <w:r w:rsidRPr="0062074F">
        <w:rPr>
          <w:i/>
          <w:iCs/>
        </w:rPr>
        <w:t xml:space="preserve"> prohibited area or a geographic area for which special conditions exist (see appendix 4). A</w:t>
      </w:r>
      <w:r w:rsidR="00C50708" w:rsidRPr="0062074F">
        <w:rPr>
          <w:i/>
          <w:iCs/>
        </w:rPr>
        <w:t xml:space="preserve"> graphical</w:t>
      </w:r>
      <w:r w:rsidRPr="0062074F">
        <w:rPr>
          <w:i/>
          <w:iCs/>
        </w:rPr>
        <w:t xml:space="preserve"> indication should also be given if the mariner plans a route closer than a user specified distance from a </w:t>
      </w:r>
      <w:r w:rsidR="00C50708" w:rsidRPr="0062074F">
        <w:rPr>
          <w:i/>
          <w:iCs/>
        </w:rPr>
        <w:t xml:space="preserve">user-selectable category of </w:t>
      </w:r>
      <w:r w:rsidRPr="0062074F">
        <w:rPr>
          <w:i/>
          <w:iCs/>
        </w:rPr>
        <w:t>point object</w:t>
      </w:r>
      <w:r w:rsidR="00A954C0" w:rsidRPr="0062074F">
        <w:rPr>
          <w:i/>
          <w:iCs/>
        </w:rPr>
        <w:t>s</w:t>
      </w:r>
      <w:r w:rsidRPr="0062074F">
        <w:rPr>
          <w:i/>
          <w:iCs/>
        </w:rPr>
        <w:t>, such as a fixed or floating aid to navigation or isolated danger</w:t>
      </w:r>
      <w:r w:rsidRPr="0062074F">
        <w:t xml:space="preserve">. </w:t>
      </w:r>
      <w:r w:rsidR="00C50708" w:rsidRPr="0062074F">
        <w:rPr>
          <w:i/>
          <w:iCs/>
        </w:rPr>
        <w:t>The user-selectable categories should be the same as the user selections for the display of objects and be based on IHO standards. There should be a permanent indication when any user-selectable categories are deselected. Details of the deselection should be available on demand</w:t>
      </w:r>
      <w:r w:rsidR="00C50708" w:rsidRPr="0062074F">
        <w:t>.</w:t>
      </w:r>
      <w:r w:rsidRPr="0062074F">
        <w:t>“</w:t>
      </w:r>
    </w:p>
    <w:p w14:paraId="63BA8FED" w14:textId="3BB08428" w:rsidR="000A0D43" w:rsidRPr="0062074F" w:rsidRDefault="000A0D43" w:rsidP="000054D6">
      <w:pPr>
        <w:spacing w:after="120" w:line="240" w:lineRule="auto"/>
        <w:jc w:val="both"/>
      </w:pPr>
      <w:r w:rsidRPr="0062074F">
        <w:t xml:space="preserve">This is not </w:t>
      </w:r>
      <w:r w:rsidR="00D41E80" w:rsidRPr="0062074F">
        <w:t xml:space="preserve">necessarily </w:t>
      </w:r>
      <w:r w:rsidRPr="0062074F">
        <w:t>the same as the XTD</w:t>
      </w:r>
      <w:r w:rsidR="00D41E80" w:rsidRPr="0062074F">
        <w:t>.</w:t>
      </w:r>
      <w:r w:rsidRPr="0062074F">
        <w:t xml:space="preserve"> </w:t>
      </w:r>
      <w:r w:rsidRPr="001C1CAB">
        <w:rPr>
          <w:strike/>
        </w:rPr>
        <w:t>distance</w:t>
      </w:r>
      <w:r w:rsidRPr="0062074F">
        <w:t>.</w:t>
      </w:r>
    </w:p>
    <w:p w14:paraId="073051FD" w14:textId="77777777" w:rsidR="000A0D43" w:rsidRPr="0062074F" w:rsidRDefault="000A0D43" w:rsidP="000054D6">
      <w:pPr>
        <w:spacing w:after="120" w:line="240" w:lineRule="auto"/>
        <w:jc w:val="both"/>
      </w:pPr>
    </w:p>
    <w:p w14:paraId="63C6170C" w14:textId="1A29F81E" w:rsidR="000A0D43" w:rsidRPr="0062074F" w:rsidRDefault="000A0D43" w:rsidP="000054D6">
      <w:pPr>
        <w:spacing w:after="120" w:line="240" w:lineRule="auto"/>
        <w:jc w:val="both"/>
        <w:rPr>
          <w:b/>
          <w:bCs/>
          <w:u w:val="single"/>
        </w:rPr>
      </w:pPr>
      <w:r w:rsidRPr="0062074F">
        <w:rPr>
          <w:b/>
          <w:bCs/>
          <w:u w:val="single"/>
        </w:rPr>
        <w:t xml:space="preserve">Summary </w:t>
      </w:r>
      <w:r w:rsidR="009E15EE" w:rsidRPr="0062074F">
        <w:rPr>
          <w:b/>
          <w:bCs/>
          <w:u w:val="single"/>
        </w:rPr>
        <w:t>t</w:t>
      </w:r>
      <w:r w:rsidRPr="0062074F">
        <w:rPr>
          <w:b/>
          <w:bCs/>
          <w:u w:val="single"/>
        </w:rPr>
        <w:t>otals</w:t>
      </w:r>
    </w:p>
    <w:p w14:paraId="5D56B320" w14:textId="0C179F6B" w:rsidR="000A0D43" w:rsidRPr="0062074F" w:rsidRDefault="000A0D43" w:rsidP="00AD7F90">
      <w:pPr>
        <w:spacing w:after="60" w:line="240" w:lineRule="auto"/>
        <w:jc w:val="both"/>
      </w:pPr>
      <w:r w:rsidRPr="0062074F">
        <w:t xml:space="preserve">The summary section of the </w:t>
      </w:r>
      <w:r w:rsidR="00AD7F90" w:rsidRPr="0062074F">
        <w:t>R</w:t>
      </w:r>
      <w:r w:rsidRPr="0062074F">
        <w:t>eport follows directl</w:t>
      </w:r>
      <w:r w:rsidR="00AD7F90" w:rsidRPr="0062074F">
        <w:t xml:space="preserve">y after the header. The summary </w:t>
      </w:r>
      <w:r w:rsidRPr="0062074F">
        <w:t>contains the following information:</w:t>
      </w:r>
    </w:p>
    <w:p w14:paraId="6222B9CD" w14:textId="2E36D6D2" w:rsidR="000A0D43" w:rsidRPr="0062074F" w:rsidRDefault="00AD7F90">
      <w:pPr>
        <w:numPr>
          <w:ilvl w:val="0"/>
          <w:numId w:val="44"/>
        </w:numPr>
        <w:spacing w:after="60" w:line="240" w:lineRule="auto"/>
        <w:jc w:val="both"/>
      </w:pPr>
      <w:r w:rsidRPr="0062074F">
        <w:t>The title</w:t>
      </w:r>
      <w:r w:rsidR="000A0D43" w:rsidRPr="0062074F">
        <w:t>: “Chart Status Summary”</w:t>
      </w:r>
      <w:r w:rsidR="00086C24" w:rsidRPr="0062074F">
        <w:t>.</w:t>
      </w:r>
    </w:p>
    <w:p w14:paraId="292071D9" w14:textId="012F030F" w:rsidR="000A0D43" w:rsidRPr="0062074F" w:rsidRDefault="000A0D43">
      <w:pPr>
        <w:numPr>
          <w:ilvl w:val="0"/>
          <w:numId w:val="44"/>
        </w:numPr>
        <w:spacing w:after="60" w:line="240" w:lineRule="auto"/>
        <w:jc w:val="both"/>
      </w:pPr>
      <w:r w:rsidRPr="0062074F">
        <w:t>Totals of cells with the relevant sta</w:t>
      </w:r>
      <w:r w:rsidR="00EB5BEE" w:rsidRPr="0062074F">
        <w:t>tus in the order defined below.</w:t>
      </w:r>
    </w:p>
    <w:p w14:paraId="5CBC5604" w14:textId="1D03C171" w:rsidR="000A0D43" w:rsidRPr="0062074F" w:rsidRDefault="000A0D43">
      <w:pPr>
        <w:numPr>
          <w:ilvl w:val="1"/>
          <w:numId w:val="44"/>
        </w:numPr>
        <w:spacing w:after="60" w:line="240" w:lineRule="auto"/>
        <w:jc w:val="both"/>
      </w:pPr>
      <w:r w:rsidRPr="0062074F">
        <w:t xml:space="preserve">Total – the total number of datasets available in the </w:t>
      </w:r>
      <w:r w:rsidR="005324CD" w:rsidRPr="0062074F">
        <w:t xml:space="preserve">System Database </w:t>
      </w:r>
      <w:r w:rsidRPr="0062074F">
        <w:t xml:space="preserve">for the content type (ENC or ENP), selected for the </w:t>
      </w:r>
      <w:r w:rsidR="00EB5BEE" w:rsidRPr="0062074F">
        <w:t>Report</w:t>
      </w:r>
      <w:r w:rsidRPr="0062074F">
        <w:t xml:space="preserve"> (either full or filtered by route).</w:t>
      </w:r>
    </w:p>
    <w:p w14:paraId="403CBC88" w14:textId="77777777" w:rsidR="000A0D43" w:rsidRPr="0062074F" w:rsidRDefault="000A0D43">
      <w:pPr>
        <w:numPr>
          <w:ilvl w:val="1"/>
          <w:numId w:val="44"/>
        </w:numPr>
        <w:spacing w:after="60" w:line="240" w:lineRule="auto"/>
        <w:jc w:val="both"/>
      </w:pPr>
      <w:r w:rsidRPr="0062074F">
        <w:t>Up to date – the total number of datasets (for the content selected) which have status “Up to date”.</w:t>
      </w:r>
    </w:p>
    <w:p w14:paraId="75198884" w14:textId="77777777" w:rsidR="000A0D43" w:rsidRPr="0062074F" w:rsidRDefault="000A0D43">
      <w:pPr>
        <w:numPr>
          <w:ilvl w:val="1"/>
          <w:numId w:val="44"/>
        </w:numPr>
        <w:spacing w:after="60" w:line="240" w:lineRule="auto"/>
        <w:jc w:val="both"/>
      </w:pPr>
      <w:r w:rsidRPr="0062074F">
        <w:t>Not up to date – the total number of datasets (for the content selected) which have status “Not up to date”.</w:t>
      </w:r>
    </w:p>
    <w:p w14:paraId="6F972B5C" w14:textId="77777777" w:rsidR="000A0D43" w:rsidRPr="0062074F" w:rsidRDefault="000A0D43">
      <w:pPr>
        <w:numPr>
          <w:ilvl w:val="1"/>
          <w:numId w:val="44"/>
        </w:numPr>
        <w:spacing w:after="60" w:line="240" w:lineRule="auto"/>
        <w:jc w:val="both"/>
      </w:pPr>
      <w:r w:rsidRPr="0062074F">
        <w:t>Withdrawn – the total number of datasets (for the content selected) which have status “Withdrawn”.</w:t>
      </w:r>
    </w:p>
    <w:p w14:paraId="1567488F" w14:textId="77777777" w:rsidR="000A0D43" w:rsidRPr="0062074F" w:rsidRDefault="000A0D43">
      <w:pPr>
        <w:numPr>
          <w:ilvl w:val="1"/>
          <w:numId w:val="44"/>
        </w:numPr>
        <w:spacing w:after="60" w:line="240" w:lineRule="auto"/>
        <w:jc w:val="both"/>
      </w:pPr>
      <w:r w:rsidRPr="0062074F">
        <w:t>Cancelled – the total number of datasets (for the content selected) which have status “Cancelled”.</w:t>
      </w:r>
    </w:p>
    <w:p w14:paraId="36574B39" w14:textId="77777777" w:rsidR="000A0D43" w:rsidRPr="0062074F" w:rsidRDefault="000A0D43">
      <w:pPr>
        <w:numPr>
          <w:ilvl w:val="1"/>
          <w:numId w:val="44"/>
        </w:numPr>
        <w:spacing w:after="60" w:line="240" w:lineRule="auto"/>
        <w:jc w:val="both"/>
      </w:pPr>
      <w:r w:rsidRPr="0062074F">
        <w:t>Unknown – the number of datasets for which a status cannot be determined for any reason.</w:t>
      </w:r>
    </w:p>
    <w:p w14:paraId="4DEDA92A" w14:textId="71BC6B43" w:rsidR="000A0D43" w:rsidRPr="0062074F" w:rsidRDefault="000A0D43">
      <w:pPr>
        <w:numPr>
          <w:ilvl w:val="0"/>
          <w:numId w:val="44"/>
        </w:numPr>
        <w:spacing w:after="120" w:line="240" w:lineRule="auto"/>
        <w:jc w:val="both"/>
      </w:pPr>
      <w:r w:rsidRPr="0062074F">
        <w:t xml:space="preserve">The possibilities for each dataset’s status are listed in </w:t>
      </w:r>
      <w:r w:rsidR="00AD7F90" w:rsidRPr="0062074F">
        <w:t>T</w:t>
      </w:r>
      <w:r w:rsidRPr="0062074F">
        <w:t xml:space="preserve">able </w:t>
      </w:r>
      <w:r w:rsidR="00663161" w:rsidRPr="0062074F">
        <w:t>4</w:t>
      </w:r>
      <w:r w:rsidRPr="0062074F">
        <w:t xml:space="preserve"> </w:t>
      </w:r>
      <w:r w:rsidR="009E15EE" w:rsidRPr="0062074F">
        <w:t xml:space="preserve">below </w:t>
      </w:r>
      <w:r w:rsidRPr="0062074F">
        <w:t>along with their definitions.</w:t>
      </w:r>
    </w:p>
    <w:p w14:paraId="073D5799" w14:textId="77777777" w:rsidR="000A0D43" w:rsidRPr="0062074F" w:rsidRDefault="000A0D43" w:rsidP="000054D6">
      <w:pPr>
        <w:spacing w:after="120" w:line="240" w:lineRule="auto"/>
        <w:jc w:val="both"/>
        <w:rPr>
          <w:b/>
          <w:bCs/>
        </w:rPr>
      </w:pPr>
    </w:p>
    <w:p w14:paraId="57564C8A" w14:textId="77777777" w:rsidR="000A0D43" w:rsidRPr="0062074F" w:rsidRDefault="000A0D43" w:rsidP="00086C24">
      <w:pPr>
        <w:spacing w:after="120" w:line="240" w:lineRule="auto"/>
        <w:jc w:val="both"/>
        <w:rPr>
          <w:b/>
          <w:bCs/>
          <w:u w:val="single"/>
        </w:rPr>
      </w:pPr>
      <w:r w:rsidRPr="0062074F">
        <w:rPr>
          <w:b/>
          <w:bCs/>
          <w:u w:val="single"/>
        </w:rPr>
        <w:t>Data Server content tables</w:t>
      </w:r>
    </w:p>
    <w:p w14:paraId="7194C798" w14:textId="3420CF6A" w:rsidR="000A0D43" w:rsidRPr="0062074F" w:rsidRDefault="000A0D43" w:rsidP="00086C24">
      <w:pPr>
        <w:spacing w:after="120" w:line="240" w:lineRule="auto"/>
        <w:jc w:val="both"/>
      </w:pPr>
      <w:r w:rsidRPr="0062074F">
        <w:t xml:space="preserve">The detailed tables in each </w:t>
      </w:r>
      <w:r w:rsidR="00086C24" w:rsidRPr="0062074F">
        <w:t>R</w:t>
      </w:r>
      <w:r w:rsidRPr="0062074F">
        <w:t>eport are arranged by d</w:t>
      </w:r>
      <w:r w:rsidR="00086C24" w:rsidRPr="0062074F">
        <w:t xml:space="preserve">ata server – each separate data </w:t>
      </w:r>
      <w:r w:rsidRPr="0062074F">
        <w:t xml:space="preserve">server or dataset data source within the </w:t>
      </w:r>
      <w:r w:rsidR="005324CD" w:rsidRPr="0062074F">
        <w:t xml:space="preserve">System Database </w:t>
      </w:r>
      <w:r w:rsidRPr="0062074F">
        <w:t xml:space="preserve">has its own separate table listing all datasets by content type (as reported in the “Content” field in the report header) and S-100 </w:t>
      </w:r>
      <w:r w:rsidR="00086C24" w:rsidRPr="0062074F">
        <w:t>P</w:t>
      </w:r>
      <w:r w:rsidRPr="0062074F">
        <w:t xml:space="preserve">roduct </w:t>
      </w:r>
      <w:r w:rsidR="00086C24" w:rsidRPr="0062074F">
        <w:t>S</w:t>
      </w:r>
      <w:r w:rsidRPr="0062074F">
        <w:t xml:space="preserve">pecification order. </w:t>
      </w:r>
    </w:p>
    <w:p w14:paraId="437E7520" w14:textId="77777777" w:rsidR="000A0D43" w:rsidRPr="0062074F" w:rsidRDefault="000A0D43" w:rsidP="00086C24">
      <w:pPr>
        <w:spacing w:after="60" w:line="240" w:lineRule="auto"/>
        <w:jc w:val="both"/>
      </w:pPr>
      <w:r w:rsidRPr="0062074F">
        <w:t>The detailed tables contain the following information:</w:t>
      </w:r>
    </w:p>
    <w:p w14:paraId="31AE1790" w14:textId="64F811C5" w:rsidR="000A0D43" w:rsidRPr="0062074F" w:rsidRDefault="000A0D43">
      <w:pPr>
        <w:numPr>
          <w:ilvl w:val="0"/>
          <w:numId w:val="45"/>
        </w:numPr>
        <w:spacing w:after="60" w:line="240" w:lineRule="auto"/>
        <w:jc w:val="both"/>
      </w:pPr>
      <w:r w:rsidRPr="0062074F">
        <w:t>Title: Data Server Name</w:t>
      </w:r>
      <w:r w:rsidR="00086C24" w:rsidRPr="0062074F">
        <w:t xml:space="preserve"> –</w:t>
      </w:r>
      <w:r w:rsidRPr="0062074F">
        <w:t xml:space="preserve"> this</w:t>
      </w:r>
      <w:r w:rsidR="00086C24" w:rsidRPr="0062074F">
        <w:t xml:space="preserve"> </w:t>
      </w:r>
      <w:r w:rsidRPr="0062074F">
        <w:t xml:space="preserve">is the data server identified by the S-128 Producer </w:t>
      </w:r>
      <w:r w:rsidR="00DF6704" w:rsidRPr="0062074F">
        <w:t xml:space="preserve">Code (which can either be a data producer, an aggregator or data aggregator (as identified by </w:t>
      </w:r>
      <w:r w:rsidR="00E934DF">
        <w:t>clause</w:t>
      </w:r>
      <w:r w:rsidR="00E934DF" w:rsidRPr="0062074F">
        <w:t xml:space="preserve"> </w:t>
      </w:r>
      <w:r w:rsidR="004F1135">
        <w:fldChar w:fldCharType="begin"/>
      </w:r>
      <w:r w:rsidR="004F1135">
        <w:instrText xml:space="preserve"> REF _Ref49482794 \r \h </w:instrText>
      </w:r>
      <w:r w:rsidR="004F1135">
        <w:fldChar w:fldCharType="separate"/>
      </w:r>
      <w:r w:rsidR="004F1135">
        <w:t>8.1.1</w:t>
      </w:r>
      <w:r w:rsidR="004F1135">
        <w:fldChar w:fldCharType="end"/>
      </w:r>
      <w:r w:rsidR="00DF6704" w:rsidRPr="0062074F">
        <w:t>)</w:t>
      </w:r>
    </w:p>
    <w:p w14:paraId="7ECAC09B" w14:textId="69C1D44C" w:rsidR="000A0D43" w:rsidRPr="0062074F" w:rsidRDefault="000A0D43">
      <w:pPr>
        <w:numPr>
          <w:ilvl w:val="0"/>
          <w:numId w:val="45"/>
        </w:numPr>
        <w:spacing w:after="60" w:line="240" w:lineRule="auto"/>
        <w:jc w:val="both"/>
      </w:pPr>
      <w:r w:rsidRPr="0062074F">
        <w:t xml:space="preserve">For each cell installed in the </w:t>
      </w:r>
      <w:r w:rsidR="005324CD" w:rsidRPr="0062074F">
        <w:t xml:space="preserve">System Database </w:t>
      </w:r>
      <w:r w:rsidRPr="0062074F">
        <w:t>from the data server:</w:t>
      </w:r>
    </w:p>
    <w:p w14:paraId="434BFD95" w14:textId="4C2BBE73" w:rsidR="000A0D43" w:rsidRPr="0062074F" w:rsidRDefault="000A0D43">
      <w:pPr>
        <w:numPr>
          <w:ilvl w:val="1"/>
          <w:numId w:val="45"/>
        </w:numPr>
        <w:spacing w:after="60" w:line="240" w:lineRule="auto"/>
        <w:jc w:val="both"/>
      </w:pPr>
      <w:r w:rsidRPr="0062074F">
        <w:t>Dataset Name – the name of the dataset. (DSNM)</w:t>
      </w:r>
      <w:r w:rsidR="00086C24" w:rsidRPr="0062074F">
        <w:t>.</w:t>
      </w:r>
    </w:p>
    <w:p w14:paraId="554C1FF5" w14:textId="4BFA49B1" w:rsidR="000A0D43" w:rsidRPr="0062074F" w:rsidRDefault="000A0D43">
      <w:pPr>
        <w:numPr>
          <w:ilvl w:val="1"/>
          <w:numId w:val="45"/>
        </w:numPr>
        <w:spacing w:after="60" w:line="240" w:lineRule="auto"/>
        <w:jc w:val="both"/>
      </w:pPr>
      <w:r w:rsidRPr="0062074F">
        <w:t xml:space="preserve">Edition – the </w:t>
      </w:r>
      <w:r w:rsidR="00086C24" w:rsidRPr="0062074F">
        <w:t>E</w:t>
      </w:r>
      <w:r w:rsidRPr="0062074F">
        <w:t xml:space="preserve">dition of the dataset in the </w:t>
      </w:r>
      <w:r w:rsidR="005324CD" w:rsidRPr="0062074F">
        <w:t xml:space="preserve">System Database </w:t>
      </w:r>
      <w:r w:rsidRPr="0062074F">
        <w:t>(EDTN).</w:t>
      </w:r>
    </w:p>
    <w:p w14:paraId="6472EA3F" w14:textId="35B25724" w:rsidR="000A0D43" w:rsidRPr="0062074F" w:rsidRDefault="000A0D43">
      <w:pPr>
        <w:numPr>
          <w:ilvl w:val="1"/>
          <w:numId w:val="45"/>
        </w:numPr>
        <w:spacing w:after="60" w:line="240" w:lineRule="auto"/>
        <w:jc w:val="both"/>
      </w:pPr>
      <w:r w:rsidRPr="0062074F">
        <w:t xml:space="preserve">Update – the update number of the dataset in the </w:t>
      </w:r>
      <w:r w:rsidR="005324CD" w:rsidRPr="0062074F">
        <w:t>System Database</w:t>
      </w:r>
      <w:r w:rsidRPr="0062074F">
        <w:t xml:space="preserve">. If the product does not support updates, then this </w:t>
      </w:r>
      <w:r w:rsidR="00B15F52" w:rsidRPr="0062074F">
        <w:t xml:space="preserve">must </w:t>
      </w:r>
      <w:r w:rsidRPr="0062074F">
        <w:t>be labelled “-“</w:t>
      </w:r>
      <w:r w:rsidR="00086C24" w:rsidRPr="0062074F">
        <w:t>.</w:t>
      </w:r>
    </w:p>
    <w:p w14:paraId="27915079" w14:textId="15C5D127" w:rsidR="000A0D43" w:rsidRPr="0062074F" w:rsidRDefault="000A0D43">
      <w:pPr>
        <w:numPr>
          <w:ilvl w:val="1"/>
          <w:numId w:val="45"/>
        </w:numPr>
        <w:spacing w:after="60" w:line="240" w:lineRule="auto"/>
        <w:jc w:val="both"/>
      </w:pPr>
      <w:r w:rsidRPr="0062074F">
        <w:t xml:space="preserve">Issue Date – the issue date of the last applied update to the dataset in the </w:t>
      </w:r>
      <w:r w:rsidR="005324CD" w:rsidRPr="0062074F">
        <w:t xml:space="preserve">System Database </w:t>
      </w:r>
      <w:r w:rsidRPr="0062074F">
        <w:t>(or “-“ where no updates are supported for the S-100 product)</w:t>
      </w:r>
      <w:r w:rsidR="00086C24" w:rsidRPr="0062074F">
        <w:t>.</w:t>
      </w:r>
    </w:p>
    <w:p w14:paraId="0CC906C8" w14:textId="77777777" w:rsidR="000A0D43" w:rsidRPr="0062074F" w:rsidRDefault="000A0D43">
      <w:pPr>
        <w:numPr>
          <w:ilvl w:val="1"/>
          <w:numId w:val="45"/>
        </w:numPr>
        <w:spacing w:after="120" w:line="240" w:lineRule="auto"/>
        <w:jc w:val="both"/>
        <w:rPr>
          <w:b/>
          <w:bCs/>
        </w:rPr>
      </w:pPr>
      <w:r w:rsidRPr="0062074F">
        <w:t>Status – the status of the cell. The status may have one of four values determined according to the criteria in the following table:</w:t>
      </w:r>
    </w:p>
    <w:tbl>
      <w:tblPr>
        <w:tblStyle w:val="TableGrid"/>
        <w:tblW w:w="0" w:type="auto"/>
        <w:tblLook w:val="04A0" w:firstRow="1" w:lastRow="0" w:firstColumn="1" w:lastColumn="0" w:noHBand="0" w:noVBand="1"/>
      </w:tblPr>
      <w:tblGrid>
        <w:gridCol w:w="1838"/>
        <w:gridCol w:w="7178"/>
      </w:tblGrid>
      <w:tr w:rsidR="000A0D43" w:rsidRPr="0062074F" w14:paraId="379DA686" w14:textId="77777777" w:rsidTr="00086C24">
        <w:tc>
          <w:tcPr>
            <w:tcW w:w="1838" w:type="dxa"/>
            <w:shd w:val="clear" w:color="auto" w:fill="D9D9D9" w:themeFill="background1" w:themeFillShade="D9"/>
          </w:tcPr>
          <w:p w14:paraId="3A2AB55F" w14:textId="77777777" w:rsidR="000A0D43" w:rsidRPr="0062074F" w:rsidRDefault="000A0D43" w:rsidP="00086C24">
            <w:pPr>
              <w:spacing w:before="60" w:after="60"/>
              <w:rPr>
                <w:b/>
                <w:bCs/>
              </w:rPr>
            </w:pPr>
            <w:r w:rsidRPr="0062074F">
              <w:rPr>
                <w:b/>
                <w:bCs/>
              </w:rPr>
              <w:t>Status</w:t>
            </w:r>
          </w:p>
        </w:tc>
        <w:tc>
          <w:tcPr>
            <w:tcW w:w="7178" w:type="dxa"/>
            <w:shd w:val="clear" w:color="auto" w:fill="D9D9D9" w:themeFill="background1" w:themeFillShade="D9"/>
          </w:tcPr>
          <w:p w14:paraId="137CD901" w14:textId="77777777" w:rsidR="000A0D43" w:rsidRPr="0062074F" w:rsidRDefault="000A0D43" w:rsidP="00086C24">
            <w:pPr>
              <w:spacing w:before="60" w:after="60"/>
              <w:rPr>
                <w:b/>
                <w:bCs/>
              </w:rPr>
            </w:pPr>
            <w:r w:rsidRPr="0062074F">
              <w:rPr>
                <w:b/>
                <w:bCs/>
              </w:rPr>
              <w:t>Specification</w:t>
            </w:r>
          </w:p>
        </w:tc>
      </w:tr>
      <w:tr w:rsidR="000A0D43" w:rsidRPr="0062074F" w14:paraId="2F87B36F" w14:textId="77777777" w:rsidTr="00D437A1">
        <w:tc>
          <w:tcPr>
            <w:tcW w:w="1838" w:type="dxa"/>
          </w:tcPr>
          <w:p w14:paraId="360A2E22" w14:textId="77777777" w:rsidR="000A0D43" w:rsidRPr="0062074F" w:rsidRDefault="000A0D43" w:rsidP="00086C24">
            <w:pPr>
              <w:spacing w:before="60" w:after="60"/>
              <w:rPr>
                <w:b/>
                <w:bCs/>
              </w:rPr>
            </w:pPr>
            <w:r w:rsidRPr="0062074F">
              <w:rPr>
                <w:b/>
                <w:bCs/>
              </w:rPr>
              <w:t>Up to date</w:t>
            </w:r>
          </w:p>
        </w:tc>
        <w:tc>
          <w:tcPr>
            <w:tcW w:w="7178" w:type="dxa"/>
          </w:tcPr>
          <w:p w14:paraId="5DF7D74A" w14:textId="60F58D2C" w:rsidR="000A0D43" w:rsidRPr="0062074F" w:rsidRDefault="000A0D43" w:rsidP="00086C24">
            <w:pPr>
              <w:spacing w:before="60" w:after="60"/>
            </w:pPr>
            <w:r w:rsidRPr="0062074F">
              <w:t xml:space="preserve">This is where the </w:t>
            </w:r>
            <w:r w:rsidR="005324CD" w:rsidRPr="0062074F">
              <w:t xml:space="preserve">System Database </w:t>
            </w:r>
            <w:r w:rsidRPr="0062074F">
              <w:t xml:space="preserve">has all the latest </w:t>
            </w:r>
            <w:r w:rsidR="00086C24" w:rsidRPr="0062074F">
              <w:t>E</w:t>
            </w:r>
            <w:r w:rsidRPr="0062074F">
              <w:t xml:space="preserve">dition and (where supported by the S-100 </w:t>
            </w:r>
            <w:r w:rsidR="00086C24" w:rsidRPr="0062074F">
              <w:t>P</w:t>
            </w:r>
            <w:r w:rsidRPr="0062074F">
              <w:t xml:space="preserve">roduct </w:t>
            </w:r>
            <w:r w:rsidR="00086C24" w:rsidRPr="0062074F">
              <w:t>S</w:t>
            </w:r>
            <w:r w:rsidRPr="0062074F">
              <w:t>pecification) update information for the dataset installed as defined by the latest S-128 dataset received from</w:t>
            </w:r>
            <w:r w:rsidR="00086C24" w:rsidRPr="0062074F">
              <w:t xml:space="preserve"> the data server. </w:t>
            </w:r>
          </w:p>
          <w:p w14:paraId="080B2B45" w14:textId="4735C02E" w:rsidR="000A0D43" w:rsidRPr="0062074F" w:rsidRDefault="000A0D43" w:rsidP="00086C24">
            <w:pPr>
              <w:spacing w:before="60" w:after="60"/>
              <w:rPr>
                <w:b/>
                <w:bCs/>
              </w:rPr>
            </w:pPr>
            <w:r w:rsidRPr="0062074F">
              <w:lastRenderedPageBreak/>
              <w:t xml:space="preserve">The reference date for the most up to date information is defined by the S-128 dataset issue date. The dataset update reference date must be within the last four weeks from the time of the </w:t>
            </w:r>
            <w:r w:rsidR="00086C24" w:rsidRPr="0062074F">
              <w:t>R</w:t>
            </w:r>
            <w:r w:rsidRPr="0062074F">
              <w:t xml:space="preserve">eport execution or the cell </w:t>
            </w:r>
            <w:r w:rsidR="00B15F52" w:rsidRPr="0062074F">
              <w:t xml:space="preserve">must </w:t>
            </w:r>
            <w:r w:rsidRPr="0062074F">
              <w:t>be displayed as “Not up to date” regardless of its status as defined by the S-128 data.</w:t>
            </w:r>
          </w:p>
        </w:tc>
      </w:tr>
      <w:tr w:rsidR="000A0D43" w:rsidRPr="0062074F" w14:paraId="35327E15" w14:textId="77777777" w:rsidTr="00D437A1">
        <w:tc>
          <w:tcPr>
            <w:tcW w:w="1838" w:type="dxa"/>
          </w:tcPr>
          <w:p w14:paraId="03FB7A1A" w14:textId="77777777" w:rsidR="000A0D43" w:rsidRPr="0062074F" w:rsidRDefault="000A0D43" w:rsidP="00086C24">
            <w:pPr>
              <w:spacing w:before="60" w:after="60"/>
              <w:rPr>
                <w:b/>
                <w:bCs/>
              </w:rPr>
            </w:pPr>
            <w:r w:rsidRPr="0062074F">
              <w:rPr>
                <w:b/>
                <w:bCs/>
              </w:rPr>
              <w:t>Not Up to date</w:t>
            </w:r>
          </w:p>
        </w:tc>
        <w:tc>
          <w:tcPr>
            <w:tcW w:w="7178" w:type="dxa"/>
          </w:tcPr>
          <w:p w14:paraId="6187E394" w14:textId="34E65662" w:rsidR="000A0D43" w:rsidRPr="0062074F" w:rsidRDefault="000A0D43" w:rsidP="00086C24">
            <w:pPr>
              <w:spacing w:before="60" w:after="60"/>
              <w:rPr>
                <w:b/>
                <w:bCs/>
              </w:rPr>
            </w:pPr>
            <w:r w:rsidRPr="0062074F">
              <w:t xml:space="preserve">This is where the </w:t>
            </w:r>
            <w:r w:rsidR="005324CD" w:rsidRPr="0062074F">
              <w:t xml:space="preserve">System Database </w:t>
            </w:r>
            <w:r w:rsidRPr="0062074F">
              <w:t xml:space="preserve">has NOT installed all the latest update and/or </w:t>
            </w:r>
            <w:r w:rsidR="00086C24" w:rsidRPr="0062074F">
              <w:t>N</w:t>
            </w:r>
            <w:r w:rsidRPr="0062074F">
              <w:t xml:space="preserve">ew </w:t>
            </w:r>
            <w:r w:rsidR="00086C24" w:rsidRPr="0062074F">
              <w:t>E</w:t>
            </w:r>
            <w:r w:rsidRPr="0062074F">
              <w:t xml:space="preserve">dition for the cell. Again, the reference point for what should be installed is defined by the S-128 dataset issue date. If the reference date is older than four weeks then cells </w:t>
            </w:r>
            <w:r w:rsidR="00B15F52" w:rsidRPr="0062074F">
              <w:t xml:space="preserve">must </w:t>
            </w:r>
            <w:r w:rsidRPr="0062074F">
              <w:t>be displayed as “not up to date” by definition.</w:t>
            </w:r>
          </w:p>
        </w:tc>
      </w:tr>
      <w:tr w:rsidR="000A0D43" w:rsidRPr="0062074F" w14:paraId="59BD9B5B" w14:textId="77777777" w:rsidTr="00D437A1">
        <w:tc>
          <w:tcPr>
            <w:tcW w:w="1838" w:type="dxa"/>
          </w:tcPr>
          <w:p w14:paraId="6D1BB2E2" w14:textId="77777777" w:rsidR="000A0D43" w:rsidRPr="0062074F" w:rsidRDefault="000A0D43" w:rsidP="00086C24">
            <w:pPr>
              <w:spacing w:before="60" w:after="60"/>
              <w:rPr>
                <w:b/>
                <w:bCs/>
              </w:rPr>
            </w:pPr>
            <w:r w:rsidRPr="0062074F">
              <w:rPr>
                <w:b/>
                <w:bCs/>
              </w:rPr>
              <w:t>Withdrawn</w:t>
            </w:r>
          </w:p>
        </w:tc>
        <w:tc>
          <w:tcPr>
            <w:tcW w:w="7178" w:type="dxa"/>
          </w:tcPr>
          <w:p w14:paraId="5AAA7E56" w14:textId="038CB3AA" w:rsidR="000A0D43" w:rsidRPr="0062074F" w:rsidRDefault="000A0D43" w:rsidP="00086C24">
            <w:pPr>
              <w:spacing w:before="60" w:after="60"/>
              <w:rPr>
                <w:b/>
                <w:bCs/>
              </w:rPr>
            </w:pPr>
            <w:r w:rsidRPr="0062074F">
              <w:t xml:space="preserve">The number of datasets which have been withdrawn by the data server or cancelled but which are still available within the </w:t>
            </w:r>
            <w:r w:rsidR="005324CD" w:rsidRPr="0062074F">
              <w:t>System Database</w:t>
            </w:r>
            <w:r w:rsidRPr="0062074F">
              <w:t>.</w:t>
            </w:r>
          </w:p>
        </w:tc>
      </w:tr>
      <w:tr w:rsidR="000A0D43" w:rsidRPr="0062074F" w14:paraId="582DB4B5" w14:textId="77777777" w:rsidTr="00D437A1">
        <w:tc>
          <w:tcPr>
            <w:tcW w:w="1838" w:type="dxa"/>
          </w:tcPr>
          <w:p w14:paraId="59FDE466" w14:textId="77777777" w:rsidR="000A0D43" w:rsidRPr="0062074F" w:rsidRDefault="000A0D43" w:rsidP="00086C24">
            <w:pPr>
              <w:spacing w:before="60" w:after="60"/>
              <w:rPr>
                <w:b/>
                <w:bCs/>
              </w:rPr>
            </w:pPr>
            <w:r w:rsidRPr="0062074F">
              <w:rPr>
                <w:b/>
                <w:bCs/>
              </w:rPr>
              <w:t>Unknown</w:t>
            </w:r>
          </w:p>
        </w:tc>
        <w:tc>
          <w:tcPr>
            <w:tcW w:w="7178" w:type="dxa"/>
          </w:tcPr>
          <w:p w14:paraId="7C2FFDEF" w14:textId="47D52DDD" w:rsidR="000A0D43" w:rsidRPr="0062074F" w:rsidRDefault="000A0D43" w:rsidP="009E15EE">
            <w:pPr>
              <w:keepNext/>
              <w:spacing w:before="60" w:after="60"/>
            </w:pPr>
            <w:r w:rsidRPr="0062074F">
              <w:t>Datasets for which a status cannot</w:t>
            </w:r>
            <w:r w:rsidR="00086C24" w:rsidRPr="0062074F">
              <w:t xml:space="preserve"> be determined for any reason. </w:t>
            </w:r>
            <w:r w:rsidRPr="0062074F">
              <w:t xml:space="preserve">If the revision information in the latest S-128 dataset is incomplete for any reason then all datasets in the data server’s service not included in the partial S-128 </w:t>
            </w:r>
            <w:r w:rsidR="00B15F52" w:rsidRPr="0062074F">
              <w:t xml:space="preserve">must </w:t>
            </w:r>
            <w:r w:rsidRPr="0062074F">
              <w:t>be deemed to be “Unknown” as no definitive information on them can be determined. S-128 content is required to specify the status of all datasets in a data server’s service.</w:t>
            </w:r>
          </w:p>
        </w:tc>
      </w:tr>
    </w:tbl>
    <w:p w14:paraId="6C7A5965" w14:textId="1BCE9660" w:rsidR="000A0D43" w:rsidRPr="0062074F" w:rsidRDefault="00A00ECD" w:rsidP="009E15EE">
      <w:pPr>
        <w:pStyle w:val="Caption"/>
        <w:spacing w:after="120" w:line="240" w:lineRule="auto"/>
        <w:jc w:val="center"/>
        <w:rPr>
          <w:bCs/>
        </w:rPr>
      </w:pPr>
      <w:r w:rsidRPr="0062074F">
        <w:t>Table</w:t>
      </w:r>
      <w:r w:rsidR="004F1135">
        <w:t xml:space="preserve"> C-1-2</w:t>
      </w:r>
      <w:r w:rsidRPr="0062074F">
        <w:t xml:space="preserve">  - Status values</w:t>
      </w:r>
    </w:p>
    <w:p w14:paraId="7CAAA123" w14:textId="77777777" w:rsidR="009E15EE" w:rsidRPr="0062074F" w:rsidRDefault="009E15EE" w:rsidP="009E15EE">
      <w:pPr>
        <w:spacing w:after="120" w:line="240" w:lineRule="auto"/>
        <w:rPr>
          <w:bCs/>
        </w:rPr>
      </w:pPr>
    </w:p>
    <w:p w14:paraId="2CC46922" w14:textId="272BEF1B" w:rsidR="000A0D43" w:rsidRPr="0062074F" w:rsidRDefault="0095577A" w:rsidP="009E15EE">
      <w:pPr>
        <w:spacing w:after="120" w:line="240" w:lineRule="auto"/>
        <w:rPr>
          <w:b/>
          <w:bCs/>
          <w:u w:val="single"/>
        </w:rPr>
      </w:pPr>
      <w:r w:rsidRPr="0062074F">
        <w:rPr>
          <w:b/>
          <w:bCs/>
          <w:u w:val="single"/>
        </w:rPr>
        <w:t>Example</w:t>
      </w:r>
      <w:r w:rsidR="000A0D43" w:rsidRPr="0062074F">
        <w:rPr>
          <w:b/>
          <w:bCs/>
          <w:u w:val="single"/>
        </w:rPr>
        <w:t xml:space="preserve"> of ENC update status report</w:t>
      </w:r>
    </w:p>
    <w:p w14:paraId="194C03F5" w14:textId="77777777" w:rsidR="000A0D43" w:rsidRPr="0062074F" w:rsidRDefault="000A0D43" w:rsidP="009E15EE">
      <w:pPr>
        <w:spacing w:after="120" w:line="240" w:lineRule="auto"/>
        <w:rPr>
          <w:b/>
          <w:bCs/>
          <w:i/>
          <w:iCs/>
        </w:rPr>
      </w:pPr>
      <w:r w:rsidRPr="0062074F">
        <w:rPr>
          <w:b/>
          <w:bCs/>
          <w:i/>
          <w:iCs/>
        </w:rPr>
        <w:t>Report Name: ENC Update Status Report</w:t>
      </w:r>
    </w:p>
    <w:p w14:paraId="144096EA" w14:textId="77777777" w:rsidR="000A0D43" w:rsidRPr="0062074F" w:rsidRDefault="000A0D43" w:rsidP="009E15EE">
      <w:pPr>
        <w:spacing w:after="120" w:line="240" w:lineRule="auto"/>
      </w:pPr>
      <w:r w:rsidRPr="0062074F">
        <w:rPr>
          <w:b/>
          <w:bCs/>
        </w:rPr>
        <w:t xml:space="preserve">Vessel Name: </w:t>
      </w:r>
      <w:r w:rsidRPr="0062074F">
        <w:t>HMS Goteborg</w:t>
      </w:r>
    </w:p>
    <w:p w14:paraId="0CEA385F" w14:textId="77777777" w:rsidR="000A0D43" w:rsidRPr="0062074F" w:rsidRDefault="000A0D43" w:rsidP="009E15EE">
      <w:pPr>
        <w:spacing w:after="120" w:line="240" w:lineRule="auto"/>
      </w:pPr>
      <w:r w:rsidRPr="0062074F">
        <w:rPr>
          <w:b/>
          <w:bCs/>
        </w:rPr>
        <w:t xml:space="preserve">Identifier: </w:t>
      </w:r>
      <w:r w:rsidRPr="0062074F">
        <w:t>IMO 4653321</w:t>
      </w:r>
    </w:p>
    <w:p w14:paraId="1081522E" w14:textId="77777777" w:rsidR="000A0D43" w:rsidRPr="0062074F" w:rsidRDefault="000A0D43" w:rsidP="009E15EE">
      <w:pPr>
        <w:spacing w:after="120" w:line="240" w:lineRule="auto"/>
      </w:pPr>
      <w:r w:rsidRPr="0062074F">
        <w:rPr>
          <w:b/>
          <w:bCs/>
        </w:rPr>
        <w:t xml:space="preserve">Update Reference Date: </w:t>
      </w:r>
      <w:r w:rsidRPr="0062074F">
        <w:t>16 May 2013</w:t>
      </w:r>
    </w:p>
    <w:p w14:paraId="4C3A74FE" w14:textId="77777777" w:rsidR="000A0D43" w:rsidRPr="0062074F" w:rsidRDefault="000A0D43" w:rsidP="009E15EE">
      <w:pPr>
        <w:spacing w:after="120" w:line="240" w:lineRule="auto"/>
      </w:pPr>
      <w:r w:rsidRPr="0062074F">
        <w:rPr>
          <w:b/>
          <w:bCs/>
        </w:rPr>
        <w:t>Date of Report</w:t>
      </w:r>
      <w:r w:rsidRPr="0062074F">
        <w:t>: 1 Jun 2013</w:t>
      </w:r>
    </w:p>
    <w:p w14:paraId="79A71CA5" w14:textId="77777777" w:rsidR="000A0D43" w:rsidRPr="0062074F" w:rsidRDefault="000A0D43" w:rsidP="009E15EE">
      <w:pPr>
        <w:spacing w:after="120" w:line="240" w:lineRule="auto"/>
      </w:pPr>
      <w:r w:rsidRPr="0062074F">
        <w:rPr>
          <w:b/>
          <w:bCs/>
        </w:rPr>
        <w:t xml:space="preserve">Content: </w:t>
      </w:r>
      <w:r w:rsidRPr="0062074F">
        <w:t>Full</w:t>
      </w:r>
    </w:p>
    <w:p w14:paraId="1B02E71F" w14:textId="77777777" w:rsidR="000A0D43" w:rsidRPr="0062074F" w:rsidRDefault="000A0D43" w:rsidP="009E15EE">
      <w:pPr>
        <w:spacing w:after="120" w:line="240" w:lineRule="auto"/>
        <w:rPr>
          <w:b/>
          <w:bCs/>
        </w:rPr>
      </w:pPr>
      <w:r w:rsidRPr="0062074F">
        <w:rPr>
          <w:b/>
          <w:bCs/>
        </w:rPr>
        <w:t>Chart Status Summary:</w:t>
      </w:r>
    </w:p>
    <w:p w14:paraId="5969496E" w14:textId="77777777" w:rsidR="000A0D43" w:rsidRPr="0062074F" w:rsidRDefault="000A0D43" w:rsidP="009E15EE">
      <w:pPr>
        <w:spacing w:after="120" w:line="240" w:lineRule="auto"/>
        <w:rPr>
          <w:b/>
          <w:bCs/>
        </w:rPr>
      </w:pPr>
      <w:r w:rsidRPr="0062074F">
        <w:rPr>
          <w:b/>
          <w:bCs/>
        </w:rPr>
        <w:t>Chart Status: Count</w:t>
      </w:r>
    </w:p>
    <w:p w14:paraId="3732F181" w14:textId="77777777" w:rsidR="000A0D43" w:rsidRPr="0062074F" w:rsidRDefault="000A0D43" w:rsidP="009E15EE">
      <w:pPr>
        <w:spacing w:after="120" w:line="240" w:lineRule="auto"/>
      </w:pPr>
      <w:r w:rsidRPr="0062074F">
        <w:t>Total: 50</w:t>
      </w:r>
    </w:p>
    <w:p w14:paraId="3867B4F6" w14:textId="77777777" w:rsidR="000A0D43" w:rsidRPr="0062074F" w:rsidRDefault="000A0D43" w:rsidP="009E15EE">
      <w:pPr>
        <w:spacing w:after="120" w:line="240" w:lineRule="auto"/>
      </w:pPr>
      <w:r w:rsidRPr="0062074F">
        <w:t>Up to Date 38/50</w:t>
      </w:r>
    </w:p>
    <w:p w14:paraId="7D9605B3" w14:textId="77777777" w:rsidR="000A0D43" w:rsidRPr="0062074F" w:rsidRDefault="000A0D43" w:rsidP="009E15EE">
      <w:pPr>
        <w:spacing w:after="120" w:line="240" w:lineRule="auto"/>
      </w:pPr>
      <w:r w:rsidRPr="0062074F">
        <w:t>Not Up to Date 10/50</w:t>
      </w:r>
    </w:p>
    <w:p w14:paraId="7F65970A" w14:textId="77777777" w:rsidR="000A0D43" w:rsidRPr="0062074F" w:rsidRDefault="000A0D43" w:rsidP="009E15EE">
      <w:pPr>
        <w:spacing w:after="120" w:line="240" w:lineRule="auto"/>
      </w:pPr>
      <w:r w:rsidRPr="0062074F">
        <w:t>Withdrawn 2/50</w:t>
      </w:r>
    </w:p>
    <w:p w14:paraId="776053F0" w14:textId="77777777" w:rsidR="000A0D43" w:rsidRPr="0062074F" w:rsidRDefault="000A0D43" w:rsidP="009E15EE">
      <w:pPr>
        <w:spacing w:after="120" w:line="240" w:lineRule="auto"/>
      </w:pPr>
      <w:r w:rsidRPr="0062074F">
        <w:t>Unknown 0/50</w:t>
      </w:r>
    </w:p>
    <w:p w14:paraId="45812163" w14:textId="77777777" w:rsidR="000A0D43" w:rsidRPr="0062074F" w:rsidRDefault="000A0D43" w:rsidP="009E15EE">
      <w:pPr>
        <w:spacing w:after="120" w:line="240" w:lineRule="auto"/>
        <w:rPr>
          <w:b/>
          <w:bCs/>
          <w:i/>
          <w:iCs/>
        </w:rPr>
      </w:pPr>
      <w:r w:rsidRPr="0062074F">
        <w:rPr>
          <w:b/>
          <w:bCs/>
          <w:i/>
          <w:iCs/>
        </w:rPr>
        <w:t>Table:</w:t>
      </w:r>
    </w:p>
    <w:p w14:paraId="05EAAEE8" w14:textId="77777777" w:rsidR="000A0D43" w:rsidRPr="0062074F" w:rsidRDefault="000A0D43" w:rsidP="009E15EE">
      <w:pPr>
        <w:spacing w:after="120" w:line="240" w:lineRule="auto"/>
        <w:rPr>
          <w:b/>
          <w:bCs/>
          <w:iCs/>
        </w:rPr>
      </w:pPr>
      <w:r w:rsidRPr="0062074F">
        <w:rPr>
          <w:b/>
          <w:bCs/>
          <w:iCs/>
        </w:rPr>
        <w:t>Data Server: XXXX</w:t>
      </w:r>
    </w:p>
    <w:tbl>
      <w:tblPr>
        <w:tblStyle w:val="TableGrid"/>
        <w:tblW w:w="0" w:type="auto"/>
        <w:tblLook w:val="04A0" w:firstRow="1" w:lastRow="0" w:firstColumn="1" w:lastColumn="0" w:noHBand="0" w:noVBand="1"/>
      </w:tblPr>
      <w:tblGrid>
        <w:gridCol w:w="1480"/>
        <w:gridCol w:w="1718"/>
        <w:gridCol w:w="1477"/>
        <w:gridCol w:w="1477"/>
        <w:gridCol w:w="1470"/>
        <w:gridCol w:w="1474"/>
      </w:tblGrid>
      <w:tr w:rsidR="000A0D43" w:rsidRPr="0062074F" w14:paraId="5C4095E4" w14:textId="77777777" w:rsidTr="0043278E">
        <w:tc>
          <w:tcPr>
            <w:tcW w:w="1502" w:type="dxa"/>
          </w:tcPr>
          <w:p w14:paraId="1744A8E4" w14:textId="77777777" w:rsidR="000A0D43" w:rsidRPr="0062074F" w:rsidRDefault="000A0D43" w:rsidP="004E61EE">
            <w:pPr>
              <w:rPr>
                <w:b/>
                <w:bCs/>
                <w:iCs/>
              </w:rPr>
            </w:pPr>
            <w:r w:rsidRPr="0062074F">
              <w:rPr>
                <w:b/>
                <w:bCs/>
                <w:iCs/>
              </w:rPr>
              <w:t xml:space="preserve">Product </w:t>
            </w:r>
          </w:p>
        </w:tc>
        <w:tc>
          <w:tcPr>
            <w:tcW w:w="1718" w:type="dxa"/>
          </w:tcPr>
          <w:p w14:paraId="400FE58E" w14:textId="77777777" w:rsidR="000A0D43" w:rsidRPr="0062074F" w:rsidRDefault="000A0D43" w:rsidP="004E61EE">
            <w:pPr>
              <w:rPr>
                <w:b/>
                <w:bCs/>
                <w:iCs/>
              </w:rPr>
            </w:pPr>
            <w:r w:rsidRPr="0062074F">
              <w:rPr>
                <w:b/>
                <w:bCs/>
                <w:iCs/>
              </w:rPr>
              <w:t>Dataset Name</w:t>
            </w:r>
          </w:p>
        </w:tc>
        <w:tc>
          <w:tcPr>
            <w:tcW w:w="1503" w:type="dxa"/>
          </w:tcPr>
          <w:p w14:paraId="3CE6514D" w14:textId="77777777" w:rsidR="000A0D43" w:rsidRPr="0062074F" w:rsidRDefault="000A0D43" w:rsidP="004E61EE">
            <w:pPr>
              <w:rPr>
                <w:b/>
                <w:bCs/>
                <w:iCs/>
              </w:rPr>
            </w:pPr>
            <w:r w:rsidRPr="0062074F">
              <w:rPr>
                <w:b/>
                <w:bCs/>
                <w:iCs/>
              </w:rPr>
              <w:t>Edition</w:t>
            </w:r>
          </w:p>
        </w:tc>
        <w:tc>
          <w:tcPr>
            <w:tcW w:w="1503" w:type="dxa"/>
          </w:tcPr>
          <w:p w14:paraId="6AC9D335" w14:textId="77777777" w:rsidR="000A0D43" w:rsidRPr="0062074F" w:rsidRDefault="000A0D43" w:rsidP="004E61EE">
            <w:pPr>
              <w:rPr>
                <w:b/>
                <w:bCs/>
                <w:iCs/>
              </w:rPr>
            </w:pPr>
            <w:r w:rsidRPr="0062074F">
              <w:rPr>
                <w:b/>
                <w:bCs/>
                <w:iCs/>
              </w:rPr>
              <w:t>Update</w:t>
            </w:r>
          </w:p>
        </w:tc>
        <w:tc>
          <w:tcPr>
            <w:tcW w:w="1503" w:type="dxa"/>
          </w:tcPr>
          <w:p w14:paraId="5BB88918" w14:textId="77777777" w:rsidR="000A0D43" w:rsidRPr="0062074F" w:rsidRDefault="000A0D43" w:rsidP="004E61EE">
            <w:pPr>
              <w:rPr>
                <w:b/>
                <w:bCs/>
                <w:iCs/>
              </w:rPr>
            </w:pPr>
            <w:r w:rsidRPr="0062074F">
              <w:rPr>
                <w:b/>
                <w:bCs/>
                <w:iCs/>
              </w:rPr>
              <w:t xml:space="preserve">Issue Date </w:t>
            </w:r>
          </w:p>
        </w:tc>
        <w:tc>
          <w:tcPr>
            <w:tcW w:w="1503" w:type="dxa"/>
          </w:tcPr>
          <w:p w14:paraId="51704CD6" w14:textId="77777777" w:rsidR="000A0D43" w:rsidRPr="0062074F" w:rsidRDefault="000A0D43" w:rsidP="004E61EE">
            <w:pPr>
              <w:rPr>
                <w:b/>
                <w:bCs/>
                <w:iCs/>
              </w:rPr>
            </w:pPr>
            <w:r w:rsidRPr="0062074F">
              <w:rPr>
                <w:b/>
                <w:bCs/>
                <w:iCs/>
              </w:rPr>
              <w:t>Status</w:t>
            </w:r>
          </w:p>
        </w:tc>
      </w:tr>
      <w:tr w:rsidR="000A0D43" w:rsidRPr="0062074F" w14:paraId="7D444BF0" w14:textId="77777777" w:rsidTr="0043278E">
        <w:tc>
          <w:tcPr>
            <w:tcW w:w="1502" w:type="dxa"/>
          </w:tcPr>
          <w:p w14:paraId="34C3381A" w14:textId="77777777" w:rsidR="000A0D43" w:rsidRPr="0062074F" w:rsidRDefault="000A0D43" w:rsidP="004E61EE">
            <w:pPr>
              <w:rPr>
                <w:b/>
                <w:bCs/>
                <w:iCs/>
              </w:rPr>
            </w:pPr>
            <w:r w:rsidRPr="0062074F">
              <w:rPr>
                <w:b/>
                <w:bCs/>
                <w:iCs/>
              </w:rPr>
              <w:t>S-101</w:t>
            </w:r>
          </w:p>
        </w:tc>
        <w:tc>
          <w:tcPr>
            <w:tcW w:w="1718" w:type="dxa"/>
          </w:tcPr>
          <w:p w14:paraId="404C02FB" w14:textId="77777777" w:rsidR="000A0D43" w:rsidRPr="0062074F" w:rsidRDefault="000A0D43" w:rsidP="004E61EE">
            <w:pPr>
              <w:rPr>
                <w:b/>
                <w:bCs/>
                <w:iCs/>
              </w:rPr>
            </w:pPr>
            <w:r w:rsidRPr="0062074F">
              <w:rPr>
                <w:b/>
                <w:bCs/>
                <w:iCs/>
              </w:rPr>
              <w:t>101US23495820</w:t>
            </w:r>
          </w:p>
        </w:tc>
        <w:tc>
          <w:tcPr>
            <w:tcW w:w="1503" w:type="dxa"/>
          </w:tcPr>
          <w:p w14:paraId="3F1B203D" w14:textId="77777777" w:rsidR="000A0D43" w:rsidRPr="0062074F" w:rsidRDefault="000A0D43" w:rsidP="004E61EE">
            <w:pPr>
              <w:rPr>
                <w:b/>
                <w:bCs/>
                <w:iCs/>
              </w:rPr>
            </w:pPr>
            <w:r w:rsidRPr="0062074F">
              <w:rPr>
                <w:b/>
                <w:bCs/>
                <w:iCs/>
              </w:rPr>
              <w:t>10</w:t>
            </w:r>
          </w:p>
        </w:tc>
        <w:tc>
          <w:tcPr>
            <w:tcW w:w="1503" w:type="dxa"/>
          </w:tcPr>
          <w:p w14:paraId="0EB0A1D3" w14:textId="77777777" w:rsidR="000A0D43" w:rsidRPr="0062074F" w:rsidRDefault="000A0D43" w:rsidP="004E61EE">
            <w:pPr>
              <w:rPr>
                <w:b/>
                <w:bCs/>
                <w:iCs/>
              </w:rPr>
            </w:pPr>
            <w:r w:rsidRPr="0062074F">
              <w:rPr>
                <w:b/>
                <w:bCs/>
                <w:iCs/>
              </w:rPr>
              <w:t>4</w:t>
            </w:r>
          </w:p>
        </w:tc>
        <w:tc>
          <w:tcPr>
            <w:tcW w:w="1503" w:type="dxa"/>
          </w:tcPr>
          <w:p w14:paraId="293CD114" w14:textId="77777777" w:rsidR="000A0D43" w:rsidRPr="0062074F" w:rsidRDefault="000A0D43" w:rsidP="004E61EE">
            <w:pPr>
              <w:rPr>
                <w:b/>
                <w:bCs/>
                <w:iCs/>
              </w:rPr>
            </w:pPr>
            <w:r w:rsidRPr="0062074F">
              <w:rPr>
                <w:b/>
                <w:bCs/>
                <w:iCs/>
              </w:rPr>
              <w:t>2020-01-02</w:t>
            </w:r>
          </w:p>
        </w:tc>
        <w:tc>
          <w:tcPr>
            <w:tcW w:w="1503" w:type="dxa"/>
          </w:tcPr>
          <w:p w14:paraId="1D2DB34D" w14:textId="77777777" w:rsidR="000A0D43" w:rsidRPr="0062074F" w:rsidRDefault="000A0D43" w:rsidP="004E61EE">
            <w:pPr>
              <w:rPr>
                <w:b/>
                <w:bCs/>
                <w:iCs/>
              </w:rPr>
            </w:pPr>
            <w:r w:rsidRPr="0062074F">
              <w:rPr>
                <w:b/>
                <w:bCs/>
                <w:iCs/>
              </w:rPr>
              <w:t xml:space="preserve">Up to Date </w:t>
            </w:r>
          </w:p>
        </w:tc>
      </w:tr>
    </w:tbl>
    <w:p w14:paraId="106DAB74" w14:textId="77777777" w:rsidR="000A0D43" w:rsidRPr="0062074F" w:rsidRDefault="000A0D43" w:rsidP="009E15EE">
      <w:pPr>
        <w:spacing w:after="120" w:line="240" w:lineRule="auto"/>
      </w:pPr>
    </w:p>
    <w:p w14:paraId="5E22E7B9" w14:textId="46EC9828" w:rsidR="000A0D43" w:rsidRPr="0062074F" w:rsidRDefault="00E12CBC" w:rsidP="004E61EE">
      <w:pPr>
        <w:spacing w:line="240" w:lineRule="auto"/>
        <w:rPr>
          <w:b/>
          <w:bCs/>
          <w:u w:val="single"/>
        </w:rPr>
      </w:pPr>
      <w:r w:rsidRPr="0062074F">
        <w:rPr>
          <w:b/>
          <w:bCs/>
          <w:u w:val="single"/>
        </w:rPr>
        <w:t>Example</w:t>
      </w:r>
      <w:r w:rsidR="000A0D43" w:rsidRPr="0062074F">
        <w:rPr>
          <w:b/>
          <w:bCs/>
          <w:u w:val="single"/>
        </w:rPr>
        <w:t xml:space="preserve"> of ENP update status report</w:t>
      </w:r>
    </w:p>
    <w:p w14:paraId="0A7B6B64" w14:textId="77777777" w:rsidR="000A0D43" w:rsidRPr="0062074F" w:rsidRDefault="000A0D43" w:rsidP="00E12CBC">
      <w:pPr>
        <w:spacing w:after="120" w:line="240" w:lineRule="auto"/>
        <w:rPr>
          <w:b/>
          <w:bCs/>
          <w:i/>
          <w:iCs/>
        </w:rPr>
      </w:pPr>
      <w:r w:rsidRPr="0062074F">
        <w:rPr>
          <w:b/>
          <w:bCs/>
          <w:i/>
          <w:iCs/>
        </w:rPr>
        <w:t>Report Name: Electronic Nautical Publications (ENP) Update Status Report</w:t>
      </w:r>
    </w:p>
    <w:p w14:paraId="3BD38C68" w14:textId="77777777" w:rsidR="000A0D43" w:rsidRPr="0062074F" w:rsidRDefault="000A0D43" w:rsidP="00E12CBC">
      <w:pPr>
        <w:spacing w:after="120" w:line="240" w:lineRule="auto"/>
      </w:pPr>
      <w:r w:rsidRPr="0062074F">
        <w:rPr>
          <w:b/>
          <w:bCs/>
        </w:rPr>
        <w:t xml:space="preserve">Vessel Name: </w:t>
      </w:r>
      <w:r w:rsidRPr="0062074F">
        <w:t>HMS Goteborg</w:t>
      </w:r>
    </w:p>
    <w:p w14:paraId="3DBE4AA6" w14:textId="77777777" w:rsidR="000A0D43" w:rsidRPr="0062074F" w:rsidRDefault="000A0D43" w:rsidP="00E12CBC">
      <w:pPr>
        <w:spacing w:after="120" w:line="240" w:lineRule="auto"/>
      </w:pPr>
      <w:r w:rsidRPr="0062074F">
        <w:rPr>
          <w:b/>
          <w:bCs/>
        </w:rPr>
        <w:t xml:space="preserve">Identifier: </w:t>
      </w:r>
      <w:r w:rsidRPr="0062074F">
        <w:t>IMO 4653321</w:t>
      </w:r>
    </w:p>
    <w:p w14:paraId="4842861D" w14:textId="77777777" w:rsidR="000A0D43" w:rsidRPr="0062074F" w:rsidRDefault="000A0D43" w:rsidP="00E12CBC">
      <w:pPr>
        <w:spacing w:after="120" w:line="240" w:lineRule="auto"/>
      </w:pPr>
      <w:r w:rsidRPr="0062074F">
        <w:rPr>
          <w:b/>
          <w:bCs/>
        </w:rPr>
        <w:t xml:space="preserve">Update Reference Date: </w:t>
      </w:r>
      <w:r w:rsidRPr="0062074F">
        <w:t>16 May 2013</w:t>
      </w:r>
    </w:p>
    <w:p w14:paraId="3B1FEF23" w14:textId="77777777" w:rsidR="000A0D43" w:rsidRPr="0062074F" w:rsidRDefault="000A0D43" w:rsidP="00E12CBC">
      <w:pPr>
        <w:spacing w:after="120" w:line="240" w:lineRule="auto"/>
      </w:pPr>
      <w:r w:rsidRPr="0062074F">
        <w:rPr>
          <w:b/>
          <w:bCs/>
        </w:rPr>
        <w:t>Date of Report</w:t>
      </w:r>
      <w:r w:rsidRPr="0062074F">
        <w:t>: 1 Jun 2013</w:t>
      </w:r>
    </w:p>
    <w:p w14:paraId="5325DB12" w14:textId="77777777" w:rsidR="000A0D43" w:rsidRPr="0062074F" w:rsidRDefault="000A0D43" w:rsidP="00E12CBC">
      <w:pPr>
        <w:spacing w:after="120" w:line="240" w:lineRule="auto"/>
      </w:pPr>
      <w:r w:rsidRPr="0062074F">
        <w:rPr>
          <w:b/>
          <w:bCs/>
        </w:rPr>
        <w:lastRenderedPageBreak/>
        <w:t xml:space="preserve">Content: </w:t>
      </w:r>
      <w:r w:rsidRPr="0062074F">
        <w:t>Full</w:t>
      </w:r>
    </w:p>
    <w:p w14:paraId="6E5214B5" w14:textId="77777777" w:rsidR="000A0D43" w:rsidRPr="0062074F" w:rsidRDefault="000A0D43" w:rsidP="00E12CBC">
      <w:pPr>
        <w:spacing w:after="120" w:line="240" w:lineRule="auto"/>
        <w:rPr>
          <w:b/>
          <w:bCs/>
        </w:rPr>
      </w:pPr>
      <w:r w:rsidRPr="0062074F">
        <w:rPr>
          <w:b/>
          <w:bCs/>
        </w:rPr>
        <w:t>Chart Status Summary:</w:t>
      </w:r>
    </w:p>
    <w:p w14:paraId="5DF1556B" w14:textId="77777777" w:rsidR="000A0D43" w:rsidRPr="0062074F" w:rsidRDefault="000A0D43" w:rsidP="00E12CBC">
      <w:pPr>
        <w:spacing w:after="120" w:line="240" w:lineRule="auto"/>
        <w:rPr>
          <w:b/>
          <w:bCs/>
        </w:rPr>
      </w:pPr>
      <w:r w:rsidRPr="0062074F">
        <w:rPr>
          <w:b/>
          <w:bCs/>
        </w:rPr>
        <w:t>Chart Status: Count</w:t>
      </w:r>
    </w:p>
    <w:p w14:paraId="0E66D8D8" w14:textId="77777777" w:rsidR="000A0D43" w:rsidRPr="0062074F" w:rsidRDefault="000A0D43" w:rsidP="00E12CBC">
      <w:pPr>
        <w:spacing w:after="120" w:line="240" w:lineRule="auto"/>
      </w:pPr>
      <w:r w:rsidRPr="0062074F">
        <w:t>Total: 50</w:t>
      </w:r>
    </w:p>
    <w:p w14:paraId="1A998A52" w14:textId="77777777" w:rsidR="000A0D43" w:rsidRPr="0062074F" w:rsidRDefault="000A0D43" w:rsidP="00E12CBC">
      <w:pPr>
        <w:spacing w:after="120" w:line="240" w:lineRule="auto"/>
      </w:pPr>
      <w:r w:rsidRPr="0062074F">
        <w:t>Up to Date 38/50</w:t>
      </w:r>
    </w:p>
    <w:p w14:paraId="0F5C39F1" w14:textId="77777777" w:rsidR="000A0D43" w:rsidRPr="0062074F" w:rsidRDefault="000A0D43" w:rsidP="00E12CBC">
      <w:pPr>
        <w:spacing w:after="120" w:line="240" w:lineRule="auto"/>
      </w:pPr>
      <w:r w:rsidRPr="0062074F">
        <w:t>Not Up to Date 10/50</w:t>
      </w:r>
    </w:p>
    <w:p w14:paraId="60279755" w14:textId="77777777" w:rsidR="000A0D43" w:rsidRPr="0062074F" w:rsidRDefault="000A0D43" w:rsidP="00E12CBC">
      <w:pPr>
        <w:spacing w:after="120" w:line="240" w:lineRule="auto"/>
      </w:pPr>
      <w:r w:rsidRPr="0062074F">
        <w:t>Withdrawn 2/50</w:t>
      </w:r>
    </w:p>
    <w:p w14:paraId="69E58E57" w14:textId="77777777" w:rsidR="000A0D43" w:rsidRPr="0062074F" w:rsidRDefault="000A0D43" w:rsidP="00E12CBC">
      <w:pPr>
        <w:spacing w:after="120" w:line="240" w:lineRule="auto"/>
      </w:pPr>
      <w:r w:rsidRPr="0062074F">
        <w:t>Unknown 0/50</w:t>
      </w:r>
    </w:p>
    <w:p w14:paraId="3BF5DA8F" w14:textId="4826176F" w:rsidR="00E12CBC" w:rsidRPr="0062074F" w:rsidRDefault="00E12CBC" w:rsidP="00E12CBC">
      <w:pPr>
        <w:spacing w:after="120" w:line="240" w:lineRule="auto"/>
        <w:rPr>
          <w:b/>
          <w:bCs/>
          <w:i/>
          <w:iCs/>
        </w:rPr>
      </w:pPr>
      <w:r w:rsidRPr="0062074F">
        <w:rPr>
          <w:b/>
          <w:bCs/>
          <w:i/>
          <w:iCs/>
        </w:rPr>
        <w:t>Table:</w:t>
      </w:r>
    </w:p>
    <w:tbl>
      <w:tblPr>
        <w:tblStyle w:val="TableGrid"/>
        <w:tblW w:w="0" w:type="auto"/>
        <w:tblLook w:val="04A0" w:firstRow="1" w:lastRow="0" w:firstColumn="1" w:lastColumn="0" w:noHBand="0" w:noVBand="1"/>
      </w:tblPr>
      <w:tblGrid>
        <w:gridCol w:w="1466"/>
        <w:gridCol w:w="1718"/>
        <w:gridCol w:w="1462"/>
        <w:gridCol w:w="1462"/>
        <w:gridCol w:w="1451"/>
        <w:gridCol w:w="1457"/>
      </w:tblGrid>
      <w:tr w:rsidR="000A0D43" w:rsidRPr="0062074F" w14:paraId="5D49B093" w14:textId="77777777" w:rsidTr="00D437A1">
        <w:tc>
          <w:tcPr>
            <w:tcW w:w="9016" w:type="dxa"/>
            <w:gridSpan w:val="6"/>
          </w:tcPr>
          <w:p w14:paraId="2692801D" w14:textId="77777777" w:rsidR="000A0D43" w:rsidRPr="0062074F" w:rsidRDefault="000A0D43" w:rsidP="004E61EE">
            <w:pPr>
              <w:rPr>
                <w:b/>
                <w:bCs/>
                <w:iCs/>
              </w:rPr>
            </w:pPr>
            <w:r w:rsidRPr="0062074F">
              <w:rPr>
                <w:b/>
                <w:bCs/>
                <w:iCs/>
              </w:rPr>
              <w:t>Data Server: XXXX</w:t>
            </w:r>
          </w:p>
        </w:tc>
      </w:tr>
      <w:tr w:rsidR="000A0D43" w:rsidRPr="0062074F" w14:paraId="4C30107F" w14:textId="77777777" w:rsidTr="00D437A1">
        <w:tc>
          <w:tcPr>
            <w:tcW w:w="1466" w:type="dxa"/>
          </w:tcPr>
          <w:p w14:paraId="6F07E1A6" w14:textId="77777777" w:rsidR="000A0D43" w:rsidRPr="0062074F" w:rsidRDefault="000A0D43" w:rsidP="004E61EE">
            <w:pPr>
              <w:rPr>
                <w:b/>
                <w:bCs/>
                <w:iCs/>
              </w:rPr>
            </w:pPr>
            <w:r w:rsidRPr="0062074F">
              <w:rPr>
                <w:b/>
                <w:bCs/>
                <w:iCs/>
              </w:rPr>
              <w:t xml:space="preserve">Product </w:t>
            </w:r>
          </w:p>
        </w:tc>
        <w:tc>
          <w:tcPr>
            <w:tcW w:w="1718" w:type="dxa"/>
          </w:tcPr>
          <w:p w14:paraId="1C688CE0" w14:textId="77777777" w:rsidR="000A0D43" w:rsidRPr="0062074F" w:rsidRDefault="000A0D43" w:rsidP="004E61EE">
            <w:pPr>
              <w:rPr>
                <w:b/>
                <w:bCs/>
                <w:iCs/>
              </w:rPr>
            </w:pPr>
            <w:r w:rsidRPr="0062074F">
              <w:rPr>
                <w:b/>
                <w:bCs/>
                <w:iCs/>
              </w:rPr>
              <w:t>Dataset Name</w:t>
            </w:r>
          </w:p>
        </w:tc>
        <w:tc>
          <w:tcPr>
            <w:tcW w:w="1462" w:type="dxa"/>
          </w:tcPr>
          <w:p w14:paraId="71F132AE" w14:textId="77777777" w:rsidR="000A0D43" w:rsidRPr="0062074F" w:rsidRDefault="000A0D43" w:rsidP="004E61EE">
            <w:pPr>
              <w:rPr>
                <w:b/>
                <w:bCs/>
                <w:iCs/>
              </w:rPr>
            </w:pPr>
            <w:r w:rsidRPr="0062074F">
              <w:rPr>
                <w:b/>
                <w:bCs/>
                <w:iCs/>
              </w:rPr>
              <w:t>Edition</w:t>
            </w:r>
          </w:p>
        </w:tc>
        <w:tc>
          <w:tcPr>
            <w:tcW w:w="1462" w:type="dxa"/>
          </w:tcPr>
          <w:p w14:paraId="4D323E16" w14:textId="77777777" w:rsidR="000A0D43" w:rsidRPr="0062074F" w:rsidRDefault="000A0D43" w:rsidP="004E61EE">
            <w:pPr>
              <w:rPr>
                <w:b/>
                <w:bCs/>
                <w:iCs/>
              </w:rPr>
            </w:pPr>
            <w:r w:rsidRPr="0062074F">
              <w:rPr>
                <w:b/>
                <w:bCs/>
                <w:iCs/>
              </w:rPr>
              <w:t>Update</w:t>
            </w:r>
          </w:p>
        </w:tc>
        <w:tc>
          <w:tcPr>
            <w:tcW w:w="1451" w:type="dxa"/>
          </w:tcPr>
          <w:p w14:paraId="1B84BC05" w14:textId="77777777" w:rsidR="000A0D43" w:rsidRPr="0062074F" w:rsidRDefault="000A0D43" w:rsidP="004E61EE">
            <w:pPr>
              <w:rPr>
                <w:b/>
                <w:bCs/>
                <w:iCs/>
              </w:rPr>
            </w:pPr>
            <w:r w:rsidRPr="0062074F">
              <w:rPr>
                <w:b/>
                <w:bCs/>
                <w:iCs/>
              </w:rPr>
              <w:t xml:space="preserve">Issue Date </w:t>
            </w:r>
          </w:p>
        </w:tc>
        <w:tc>
          <w:tcPr>
            <w:tcW w:w="1457" w:type="dxa"/>
          </w:tcPr>
          <w:p w14:paraId="4E2DC01E" w14:textId="77777777" w:rsidR="000A0D43" w:rsidRPr="0062074F" w:rsidRDefault="000A0D43" w:rsidP="004E61EE">
            <w:pPr>
              <w:rPr>
                <w:b/>
                <w:bCs/>
                <w:iCs/>
              </w:rPr>
            </w:pPr>
            <w:r w:rsidRPr="0062074F">
              <w:rPr>
                <w:b/>
                <w:bCs/>
                <w:iCs/>
              </w:rPr>
              <w:t>Status</w:t>
            </w:r>
          </w:p>
        </w:tc>
      </w:tr>
      <w:tr w:rsidR="000A0D43" w:rsidRPr="0062074F" w14:paraId="5E3578F1" w14:textId="77777777" w:rsidTr="00D437A1">
        <w:tc>
          <w:tcPr>
            <w:tcW w:w="1466" w:type="dxa"/>
          </w:tcPr>
          <w:p w14:paraId="6AF5AA8E" w14:textId="77777777" w:rsidR="000A0D43" w:rsidRPr="0062074F" w:rsidRDefault="000A0D43" w:rsidP="004E61EE">
            <w:pPr>
              <w:rPr>
                <w:b/>
                <w:bCs/>
                <w:iCs/>
              </w:rPr>
            </w:pPr>
            <w:r w:rsidRPr="0062074F">
              <w:rPr>
                <w:b/>
                <w:bCs/>
                <w:iCs/>
              </w:rPr>
              <w:t>S-123</w:t>
            </w:r>
          </w:p>
        </w:tc>
        <w:tc>
          <w:tcPr>
            <w:tcW w:w="1718" w:type="dxa"/>
          </w:tcPr>
          <w:p w14:paraId="6D9D024B" w14:textId="77777777" w:rsidR="000A0D43" w:rsidRPr="0062074F" w:rsidRDefault="000A0D43" w:rsidP="004E61EE">
            <w:pPr>
              <w:rPr>
                <w:b/>
                <w:bCs/>
                <w:iCs/>
              </w:rPr>
            </w:pPr>
            <w:r w:rsidRPr="0062074F">
              <w:rPr>
                <w:b/>
                <w:bCs/>
                <w:iCs/>
              </w:rPr>
              <w:t>123US3245394</w:t>
            </w:r>
          </w:p>
        </w:tc>
        <w:tc>
          <w:tcPr>
            <w:tcW w:w="1462" w:type="dxa"/>
          </w:tcPr>
          <w:p w14:paraId="3B6DE910" w14:textId="77777777" w:rsidR="000A0D43" w:rsidRPr="0062074F" w:rsidRDefault="000A0D43" w:rsidP="004E61EE">
            <w:pPr>
              <w:rPr>
                <w:b/>
                <w:bCs/>
                <w:iCs/>
              </w:rPr>
            </w:pPr>
            <w:r w:rsidRPr="0062074F">
              <w:rPr>
                <w:b/>
                <w:bCs/>
                <w:iCs/>
              </w:rPr>
              <w:t>5</w:t>
            </w:r>
          </w:p>
        </w:tc>
        <w:tc>
          <w:tcPr>
            <w:tcW w:w="1462" w:type="dxa"/>
          </w:tcPr>
          <w:p w14:paraId="0292E15C" w14:textId="77777777" w:rsidR="000A0D43" w:rsidRPr="0062074F" w:rsidRDefault="000A0D43">
            <w:pPr>
              <w:numPr>
                <w:ilvl w:val="0"/>
                <w:numId w:val="43"/>
              </w:numPr>
              <w:rPr>
                <w:b/>
                <w:bCs/>
                <w:iCs/>
              </w:rPr>
            </w:pPr>
          </w:p>
        </w:tc>
        <w:tc>
          <w:tcPr>
            <w:tcW w:w="1451" w:type="dxa"/>
          </w:tcPr>
          <w:p w14:paraId="57DC3207" w14:textId="77777777" w:rsidR="000A0D43" w:rsidRPr="0062074F" w:rsidRDefault="000A0D43" w:rsidP="004E61EE">
            <w:pPr>
              <w:rPr>
                <w:b/>
                <w:bCs/>
                <w:iCs/>
              </w:rPr>
            </w:pPr>
            <w:r w:rsidRPr="0062074F">
              <w:rPr>
                <w:b/>
                <w:bCs/>
                <w:iCs/>
              </w:rPr>
              <w:t>2020-01-02</w:t>
            </w:r>
          </w:p>
        </w:tc>
        <w:tc>
          <w:tcPr>
            <w:tcW w:w="1457" w:type="dxa"/>
          </w:tcPr>
          <w:p w14:paraId="35782BCF" w14:textId="77777777" w:rsidR="000A0D43" w:rsidRPr="0062074F" w:rsidRDefault="000A0D43" w:rsidP="004E61EE">
            <w:pPr>
              <w:rPr>
                <w:b/>
                <w:bCs/>
                <w:iCs/>
              </w:rPr>
            </w:pPr>
            <w:r w:rsidRPr="0062074F">
              <w:rPr>
                <w:b/>
                <w:bCs/>
                <w:iCs/>
              </w:rPr>
              <w:t xml:space="preserve">Up to Date </w:t>
            </w:r>
          </w:p>
        </w:tc>
      </w:tr>
      <w:tr w:rsidR="000A0D43" w:rsidRPr="0062074F" w14:paraId="33552C5A" w14:textId="77777777" w:rsidTr="00D437A1">
        <w:tc>
          <w:tcPr>
            <w:tcW w:w="1466" w:type="dxa"/>
          </w:tcPr>
          <w:p w14:paraId="446DA019" w14:textId="77777777" w:rsidR="000A0D43" w:rsidRPr="0062074F" w:rsidRDefault="000A0D43" w:rsidP="004E61EE">
            <w:pPr>
              <w:rPr>
                <w:b/>
                <w:bCs/>
                <w:iCs/>
              </w:rPr>
            </w:pPr>
            <w:r w:rsidRPr="0062074F">
              <w:rPr>
                <w:b/>
                <w:bCs/>
                <w:iCs/>
              </w:rPr>
              <w:t>S-127</w:t>
            </w:r>
          </w:p>
        </w:tc>
        <w:tc>
          <w:tcPr>
            <w:tcW w:w="1718" w:type="dxa"/>
          </w:tcPr>
          <w:p w14:paraId="3CA3C429" w14:textId="77777777" w:rsidR="000A0D43" w:rsidRPr="0062074F" w:rsidRDefault="000A0D43" w:rsidP="004E61EE">
            <w:pPr>
              <w:rPr>
                <w:b/>
                <w:bCs/>
                <w:iCs/>
              </w:rPr>
            </w:pPr>
            <w:r w:rsidRPr="0062074F">
              <w:rPr>
                <w:b/>
                <w:bCs/>
                <w:iCs/>
              </w:rPr>
              <w:t>127US2345032</w:t>
            </w:r>
          </w:p>
        </w:tc>
        <w:tc>
          <w:tcPr>
            <w:tcW w:w="1462" w:type="dxa"/>
          </w:tcPr>
          <w:p w14:paraId="71A93401" w14:textId="77777777" w:rsidR="000A0D43" w:rsidRPr="0062074F" w:rsidRDefault="000A0D43" w:rsidP="004E61EE">
            <w:pPr>
              <w:rPr>
                <w:b/>
                <w:bCs/>
                <w:iCs/>
              </w:rPr>
            </w:pPr>
            <w:r w:rsidRPr="0062074F">
              <w:rPr>
                <w:b/>
                <w:bCs/>
                <w:iCs/>
              </w:rPr>
              <w:t>6</w:t>
            </w:r>
          </w:p>
        </w:tc>
        <w:tc>
          <w:tcPr>
            <w:tcW w:w="1462" w:type="dxa"/>
          </w:tcPr>
          <w:p w14:paraId="033D05C6" w14:textId="77777777" w:rsidR="000A0D43" w:rsidRPr="0062074F" w:rsidRDefault="000A0D43">
            <w:pPr>
              <w:numPr>
                <w:ilvl w:val="0"/>
                <w:numId w:val="43"/>
              </w:numPr>
              <w:rPr>
                <w:b/>
                <w:bCs/>
                <w:iCs/>
              </w:rPr>
            </w:pPr>
          </w:p>
        </w:tc>
        <w:tc>
          <w:tcPr>
            <w:tcW w:w="1451" w:type="dxa"/>
          </w:tcPr>
          <w:p w14:paraId="571336B3" w14:textId="77777777" w:rsidR="000A0D43" w:rsidRPr="0062074F" w:rsidRDefault="000A0D43" w:rsidP="004E61EE">
            <w:pPr>
              <w:rPr>
                <w:b/>
                <w:bCs/>
                <w:iCs/>
              </w:rPr>
            </w:pPr>
          </w:p>
        </w:tc>
        <w:tc>
          <w:tcPr>
            <w:tcW w:w="1457" w:type="dxa"/>
          </w:tcPr>
          <w:p w14:paraId="17264C98" w14:textId="77777777" w:rsidR="000A0D43" w:rsidRPr="0062074F" w:rsidRDefault="000A0D43" w:rsidP="004E61EE">
            <w:pPr>
              <w:rPr>
                <w:b/>
                <w:bCs/>
                <w:iCs/>
              </w:rPr>
            </w:pPr>
          </w:p>
        </w:tc>
      </w:tr>
    </w:tbl>
    <w:p w14:paraId="659336F5" w14:textId="77777777" w:rsidR="000A0D43" w:rsidRPr="0062074F" w:rsidRDefault="000A0D43" w:rsidP="004E61EE">
      <w:pPr>
        <w:spacing w:line="240" w:lineRule="auto"/>
      </w:pPr>
    </w:p>
    <w:p w14:paraId="5ADA483E" w14:textId="77777777" w:rsidR="00A23988" w:rsidRPr="0062074F" w:rsidRDefault="00A23988" w:rsidP="004E61EE">
      <w:pPr>
        <w:spacing w:line="240" w:lineRule="auto"/>
        <w:sectPr w:rsidR="00A23988" w:rsidRPr="0062074F" w:rsidSect="00686450">
          <w:headerReference w:type="even" r:id="rId53"/>
          <w:headerReference w:type="default" r:id="rId54"/>
          <w:footerReference w:type="even" r:id="rId55"/>
          <w:footerReference w:type="default" r:id="rId56"/>
          <w:pgSz w:w="11906" w:h="16838" w:code="9"/>
          <w:pgMar w:top="1440" w:right="1400" w:bottom="1440" w:left="1400" w:header="708" w:footer="708" w:gutter="0"/>
          <w:cols w:space="708"/>
          <w:docGrid w:linePitch="360"/>
        </w:sectPr>
      </w:pPr>
    </w:p>
    <w:p w14:paraId="4C09D7A0" w14:textId="1A86AFB2" w:rsidR="00E12CBC" w:rsidRPr="0062074F" w:rsidRDefault="00E12CBC" w:rsidP="002D7DEE">
      <w:pPr>
        <w:pStyle w:val="Heading1"/>
        <w:numPr>
          <w:ilvl w:val="0"/>
          <w:numId w:val="0"/>
        </w:numPr>
        <w:jc w:val="center"/>
      </w:pPr>
      <w:bookmarkStart w:id="828" w:name="_Toc226035145"/>
      <w:r w:rsidRPr="0062074F">
        <w:lastRenderedPageBreak/>
        <w:t xml:space="preserve">Appendix </w:t>
      </w:r>
      <w:r w:rsidR="000849E6" w:rsidRPr="0062074F">
        <w:t>D</w:t>
      </w:r>
      <w:bookmarkStart w:id="829" w:name="_Toc100303050"/>
      <w:r w:rsidR="000806E0" w:rsidRPr="0062074F">
        <w:t xml:space="preserve"> </w:t>
      </w:r>
      <w:r w:rsidR="00C5483B" w:rsidRPr="0062074F">
        <w:t>–</w:t>
      </w:r>
      <w:r w:rsidR="000806E0" w:rsidRPr="0062074F">
        <w:t xml:space="preserve"> </w:t>
      </w:r>
      <w:r w:rsidR="00C5483B" w:rsidRPr="0062074F">
        <w:t xml:space="preserve">Enhanced </w:t>
      </w:r>
      <w:r w:rsidRPr="0062074F">
        <w:t>Safety Contour and Water Level Adjustment</w:t>
      </w:r>
      <w:bookmarkEnd w:id="828"/>
      <w:bookmarkEnd w:id="829"/>
    </w:p>
    <w:p w14:paraId="06C4BBB6" w14:textId="77777777" w:rsidR="00F7700D" w:rsidRPr="0062074F" w:rsidRDefault="00F7700D" w:rsidP="00F7700D">
      <w:pPr>
        <w:spacing w:after="120" w:line="240" w:lineRule="auto"/>
      </w:pPr>
    </w:p>
    <w:p w14:paraId="2BD58B01" w14:textId="1BB08027" w:rsidR="001374ED" w:rsidRPr="0062074F" w:rsidRDefault="006A5A29">
      <w:pPr>
        <w:pStyle w:val="Heading1"/>
        <w:numPr>
          <w:ilvl w:val="0"/>
          <w:numId w:val="104"/>
        </w:numPr>
      </w:pPr>
      <w:bookmarkStart w:id="830" w:name="_Toc88852880"/>
      <w:bookmarkStart w:id="831" w:name="_Toc98339988"/>
      <w:bookmarkStart w:id="832" w:name="_Toc98340364"/>
      <w:bookmarkStart w:id="833" w:name="_Ref224022094"/>
      <w:bookmarkStart w:id="834" w:name="_Ref225517419"/>
      <w:bookmarkStart w:id="835" w:name="_Toc226035146"/>
      <w:r w:rsidRPr="0062074F">
        <w:t>Enhanced</w:t>
      </w:r>
      <w:r w:rsidR="001374ED" w:rsidRPr="0062074F">
        <w:t xml:space="preserve"> Safety Contour</w:t>
      </w:r>
      <w:bookmarkEnd w:id="830"/>
      <w:bookmarkEnd w:id="831"/>
      <w:bookmarkEnd w:id="832"/>
      <w:bookmarkEnd w:id="833"/>
      <w:bookmarkEnd w:id="834"/>
      <w:bookmarkEnd w:id="835"/>
    </w:p>
    <w:p w14:paraId="3A426354" w14:textId="439279BC" w:rsidR="001374ED" w:rsidRPr="0062074F" w:rsidRDefault="001374ED" w:rsidP="009D0DF9">
      <w:pPr>
        <w:spacing w:after="120" w:line="240" w:lineRule="auto"/>
        <w:jc w:val="both"/>
      </w:pPr>
      <w:r w:rsidRPr="0062074F">
        <w:t xml:space="preserve">This </w:t>
      </w:r>
      <w:r w:rsidR="009D0DF9" w:rsidRPr="0062074F">
        <w:t>Appendix</w:t>
      </w:r>
      <w:r w:rsidRPr="0062074F">
        <w:t xml:space="preserve"> defines how the “</w:t>
      </w:r>
      <w:r w:rsidR="00415C1B" w:rsidRPr="0062074F">
        <w:rPr>
          <w:b/>
          <w:bCs/>
        </w:rPr>
        <w:t>Enhanced</w:t>
      </w:r>
      <w:r w:rsidRPr="0062074F">
        <w:rPr>
          <w:b/>
          <w:bCs/>
        </w:rPr>
        <w:t xml:space="preserve"> Safety Contour</w:t>
      </w:r>
      <w:r w:rsidRPr="0062074F">
        <w:t>”</w:t>
      </w:r>
      <w:r w:rsidR="00B70E86" w:rsidRPr="0062074F">
        <w:t xml:space="preserve"> (</w:t>
      </w:r>
      <w:r w:rsidR="00415C1B" w:rsidRPr="0062074F">
        <w:t>ESC</w:t>
      </w:r>
      <w:r w:rsidR="00B70E86" w:rsidRPr="0062074F">
        <w:t>)</w:t>
      </w:r>
      <w:r w:rsidRPr="0062074F">
        <w:t xml:space="preserve"> feature is defined and implemented.</w:t>
      </w:r>
    </w:p>
    <w:p w14:paraId="1FE96FAD" w14:textId="4423BC59" w:rsidR="001374ED" w:rsidRPr="0062074F" w:rsidRDefault="00415C1B" w:rsidP="009D0DF9">
      <w:pPr>
        <w:spacing w:after="120" w:line="240" w:lineRule="auto"/>
        <w:jc w:val="both"/>
      </w:pPr>
      <w:r w:rsidRPr="0062074F">
        <w:t>Enhanced</w:t>
      </w:r>
      <w:r w:rsidR="001374ED" w:rsidRPr="0062074F">
        <w:t xml:space="preserve"> </w:t>
      </w:r>
      <w:r w:rsidR="00B70E86" w:rsidRPr="0062074F">
        <w:t>S</w:t>
      </w:r>
      <w:r w:rsidR="001374ED" w:rsidRPr="0062074F">
        <w:t xml:space="preserve">afety </w:t>
      </w:r>
      <w:r w:rsidR="00B70E86" w:rsidRPr="0062074F">
        <w:t>C</w:t>
      </w:r>
      <w:r w:rsidR="001374ED" w:rsidRPr="0062074F">
        <w:t>ontour</w:t>
      </w:r>
      <w:r w:rsidR="00B70E86" w:rsidRPr="0062074F">
        <w:t xml:space="preserve">, or </w:t>
      </w:r>
      <w:r w:rsidRPr="0062074F">
        <w:t>ESC</w:t>
      </w:r>
      <w:r w:rsidR="00B70E86" w:rsidRPr="0062074F">
        <w:t>,</w:t>
      </w:r>
      <w:r w:rsidR="001374ED" w:rsidRPr="0062074F">
        <w:t xml:space="preserve"> means creation of the safety contour from the bathymetric grid data based on the value set by the user.</w:t>
      </w:r>
    </w:p>
    <w:p w14:paraId="596DF160" w14:textId="4311E499" w:rsidR="001374ED" w:rsidRPr="0062074F" w:rsidRDefault="001374ED" w:rsidP="009D0DF9">
      <w:pPr>
        <w:spacing w:after="120" w:line="240" w:lineRule="auto"/>
        <w:jc w:val="both"/>
      </w:pPr>
      <w:r w:rsidRPr="0062074F">
        <w:t xml:space="preserve">NOTE: </w:t>
      </w:r>
      <w:r w:rsidR="00DC78C7" w:rsidRPr="0062074F">
        <w:t xml:space="preserve">On an </w:t>
      </w:r>
      <w:r w:rsidR="00F07B2F" w:rsidRPr="0062074F">
        <w:t xml:space="preserve">S-100 </w:t>
      </w:r>
      <w:r w:rsidR="00DC78C7" w:rsidRPr="0062074F">
        <w:t xml:space="preserve">ECDIS </w:t>
      </w:r>
      <w:r w:rsidR="0031183A" w:rsidRPr="0062074F">
        <w:t>with</w:t>
      </w:r>
      <w:r w:rsidR="00F07B2F" w:rsidRPr="0062074F">
        <w:t xml:space="preserve"> the </w:t>
      </w:r>
      <w:r w:rsidR="00415C1B" w:rsidRPr="0062074F">
        <w:t>Enhanced Safety Contour</w:t>
      </w:r>
      <w:r w:rsidR="00DC78C7" w:rsidRPr="0062074F">
        <w:t xml:space="preserve"> feature</w:t>
      </w:r>
      <w:r w:rsidR="00F07B2F" w:rsidRPr="0062074F">
        <w:t xml:space="preserve"> switched </w:t>
      </w:r>
      <w:r w:rsidR="0031183A" w:rsidRPr="0062074F">
        <w:t>off</w:t>
      </w:r>
      <w:r w:rsidR="00F07B2F" w:rsidRPr="0062074F">
        <w:t xml:space="preserve"> (or an S-57 ECDIS)</w:t>
      </w:r>
      <w:r w:rsidR="009604F2" w:rsidRPr="0062074F">
        <w:t xml:space="preserve">, </w:t>
      </w:r>
      <w:r w:rsidRPr="0062074F">
        <w:t>the user set</w:t>
      </w:r>
      <w:r w:rsidR="000C381A" w:rsidRPr="0062074F">
        <w:t>s</w:t>
      </w:r>
      <w:r w:rsidRPr="0062074F">
        <w:t xml:space="preserve"> the value for the safety contour, but if the exact </w:t>
      </w:r>
      <w:r w:rsidR="00F42EC6" w:rsidRPr="0062074F">
        <w:t xml:space="preserve">value </w:t>
      </w:r>
      <w:r w:rsidRPr="0062074F">
        <w:t xml:space="preserve">is not found from the available depth information then the safety contour defaults to the next deepest which </w:t>
      </w:r>
      <w:r w:rsidR="000C381A" w:rsidRPr="0062074F">
        <w:t>may</w:t>
      </w:r>
      <w:r w:rsidRPr="0062074F">
        <w:t xml:space="preserve"> be over 10 m</w:t>
      </w:r>
      <w:r w:rsidR="000C381A" w:rsidRPr="0062074F">
        <w:t>etres</w:t>
      </w:r>
      <w:r w:rsidRPr="0062074F">
        <w:t xml:space="preserve"> deeper than the value set by the user.</w:t>
      </w:r>
      <w:r w:rsidR="002654C4" w:rsidRPr="0062074F">
        <w:t xml:space="preserve"> The </w:t>
      </w:r>
      <w:r w:rsidR="00C5483B" w:rsidRPr="0062074F">
        <w:t>Enhanced</w:t>
      </w:r>
      <w:r w:rsidR="002654C4" w:rsidRPr="0062074F">
        <w:t xml:space="preserve"> Safety Contour feature addresses this issue</w:t>
      </w:r>
      <w:r w:rsidR="00AB6797" w:rsidRPr="0062074F">
        <w:t>.</w:t>
      </w:r>
      <w:r w:rsidR="009604F2" w:rsidRPr="0062074F">
        <w:t xml:space="preserve"> </w:t>
      </w:r>
    </w:p>
    <w:p w14:paraId="47BC76CF" w14:textId="5F6B9240" w:rsidR="002654C4" w:rsidRPr="0062074F" w:rsidRDefault="00A310A1" w:rsidP="009D0DF9">
      <w:pPr>
        <w:spacing w:after="120" w:line="240" w:lineRule="auto"/>
        <w:jc w:val="both"/>
      </w:pPr>
      <w:r w:rsidRPr="0062074F">
        <w:t xml:space="preserve">The contents of this </w:t>
      </w:r>
      <w:r w:rsidR="00B70E86" w:rsidRPr="0062074F">
        <w:t>A</w:t>
      </w:r>
      <w:r w:rsidRPr="0062074F">
        <w:t xml:space="preserve">ppendix are not currently integrated </w:t>
      </w:r>
      <w:r w:rsidR="00043A42" w:rsidRPr="0062074F">
        <w:t xml:space="preserve">with </w:t>
      </w:r>
      <w:r w:rsidRPr="0062074F">
        <w:t xml:space="preserve">the existing S-100 portrayal mechanisms specified in S-100 </w:t>
      </w:r>
      <w:r w:rsidR="00B70E86" w:rsidRPr="0062074F">
        <w:t xml:space="preserve">Edition 5.2 </w:t>
      </w:r>
      <w:r w:rsidRPr="0062074F">
        <w:t xml:space="preserve">Part 9. This may be rectified in future editions of S-100. Until then, this appendix contains the normative specification for these features and may use different language, terms and conventions than S-100 itself. </w:t>
      </w:r>
    </w:p>
    <w:p w14:paraId="69D1CC2F" w14:textId="77777777" w:rsidR="001374ED" w:rsidRPr="0062074F" w:rsidRDefault="001374ED" w:rsidP="009D0DF9">
      <w:pPr>
        <w:spacing w:after="60" w:line="240" w:lineRule="auto"/>
        <w:jc w:val="both"/>
      </w:pPr>
      <w:r w:rsidRPr="0062074F">
        <w:t>In these processes an end user selects:</w:t>
      </w:r>
    </w:p>
    <w:p w14:paraId="30931EE3" w14:textId="014AB27A" w:rsidR="001374ED" w:rsidRPr="0062074F" w:rsidRDefault="001374ED">
      <w:pPr>
        <w:pStyle w:val="ListParagraph"/>
        <w:numPr>
          <w:ilvl w:val="0"/>
          <w:numId w:val="39"/>
        </w:numPr>
        <w:spacing w:after="60" w:line="240" w:lineRule="auto"/>
        <w:jc w:val="both"/>
      </w:pPr>
      <w:r w:rsidRPr="0062074F">
        <w:t xml:space="preserve">Suppression of </w:t>
      </w:r>
      <w:r w:rsidR="00B70E86" w:rsidRPr="0062074F">
        <w:t xml:space="preserve">specific </w:t>
      </w:r>
      <w:r w:rsidRPr="0062074F">
        <w:t>S-101 features by S-102</w:t>
      </w:r>
      <w:r w:rsidR="000C381A" w:rsidRPr="0062074F">
        <w:t>.</w:t>
      </w:r>
    </w:p>
    <w:p w14:paraId="1714AEF4" w14:textId="296F8792" w:rsidR="001374ED" w:rsidRPr="0062074F" w:rsidRDefault="001374ED">
      <w:pPr>
        <w:pStyle w:val="ListParagraph"/>
        <w:numPr>
          <w:ilvl w:val="0"/>
          <w:numId w:val="39"/>
        </w:numPr>
        <w:spacing w:after="120" w:line="240" w:lineRule="auto"/>
        <w:jc w:val="both"/>
      </w:pPr>
      <w:r w:rsidRPr="0062074F">
        <w:t>A Safety Contour value of their choice</w:t>
      </w:r>
      <w:r w:rsidR="000C381A" w:rsidRPr="0062074F">
        <w:t>.</w:t>
      </w:r>
    </w:p>
    <w:p w14:paraId="69586464" w14:textId="3CD695FD" w:rsidR="00C5483B" w:rsidRPr="0062074F" w:rsidRDefault="001374ED" w:rsidP="009D0DF9">
      <w:pPr>
        <w:spacing w:after="120" w:line="240" w:lineRule="auto"/>
        <w:jc w:val="both"/>
      </w:pPr>
      <w:r w:rsidRPr="0062074F">
        <w:t xml:space="preserve">When a user selects a safety contour value, outside areas of S-102 coverage the source for the displayed safety contour is the existing S-101 </w:t>
      </w:r>
      <w:r w:rsidR="000C381A" w:rsidRPr="0062074F">
        <w:t>ENC</w:t>
      </w:r>
      <w:r w:rsidRPr="0062074F">
        <w:t xml:space="preserve"> (or S-57 </w:t>
      </w:r>
      <w:r w:rsidR="000C381A" w:rsidRPr="0062074F">
        <w:t>ENC in dual-</w:t>
      </w:r>
      <w:r w:rsidRPr="0062074F">
        <w:t>fuel mode)</w:t>
      </w:r>
      <w:r w:rsidR="00D41E80" w:rsidRPr="0062074F">
        <w:t xml:space="preserve"> as defined in </w:t>
      </w:r>
      <w:r w:rsidR="00D41E80" w:rsidRPr="0062074F">
        <w:fldChar w:fldCharType="begin"/>
      </w:r>
      <w:r w:rsidR="00D41E80" w:rsidRPr="0062074F">
        <w:instrText xml:space="preserve"> REF _Ref49484089 \r \h </w:instrText>
      </w:r>
      <w:r w:rsidR="0062074F">
        <w:instrText xml:space="preserve"> \* MERGEFORMAT </w:instrText>
      </w:r>
      <w:r w:rsidR="00D41E80" w:rsidRPr="0062074F">
        <w:fldChar w:fldCharType="separate"/>
      </w:r>
      <w:r w:rsidR="00F77D2F">
        <w:t>11.6.1</w:t>
      </w:r>
      <w:r w:rsidR="00D41E80" w:rsidRPr="0062074F">
        <w:fldChar w:fldCharType="end"/>
      </w:r>
      <w:r w:rsidR="000C381A" w:rsidRPr="0062074F">
        <w:t>.</w:t>
      </w:r>
      <w:r w:rsidR="00C5483B" w:rsidRPr="0062074F">
        <w:t xml:space="preserve"> </w:t>
      </w:r>
    </w:p>
    <w:p w14:paraId="01DE6148" w14:textId="08001ACB" w:rsidR="001374ED" w:rsidRPr="0062074F" w:rsidRDefault="001374ED" w:rsidP="009D0DF9">
      <w:pPr>
        <w:spacing w:after="120" w:line="240" w:lineRule="auto"/>
        <w:jc w:val="both"/>
      </w:pPr>
      <w:r w:rsidRPr="0062074F">
        <w:t xml:space="preserve">When the safety contour has been generated from S-102 data then the area over which it is generated, </w:t>
      </w:r>
      <w:r w:rsidR="000C381A" w:rsidRPr="0062074F">
        <w:t>that is</w:t>
      </w:r>
      <w:r w:rsidRPr="0062074F">
        <w:t xml:space="preserve"> the S-102 coverage area,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4"/>
      </w:r>
      <w:r w:rsidRPr="0062074F">
        <w:t xml:space="preserve">  see </w:t>
      </w:r>
      <w:r w:rsidR="000C381A" w:rsidRPr="0062074F">
        <w:t>F</w:t>
      </w:r>
      <w:r w:rsidRPr="0062074F">
        <w:t xml:space="preserve">igure </w:t>
      </w:r>
      <w:r w:rsidR="00EB3601" w:rsidRPr="0062074F">
        <w:t>D</w:t>
      </w:r>
      <w:r w:rsidR="0050181D" w:rsidRPr="0062074F">
        <w:t>-</w:t>
      </w:r>
      <w:r w:rsidR="00EB3601" w:rsidRPr="0062074F">
        <w:t>1</w:t>
      </w:r>
      <w:r w:rsidR="0050181D" w:rsidRPr="0062074F">
        <w:t>-</w:t>
      </w:r>
      <w:r w:rsidRPr="0062074F">
        <w:t>1.</w:t>
      </w:r>
    </w:p>
    <w:p w14:paraId="4B46B756" w14:textId="40C8E3D8" w:rsidR="001374ED" w:rsidRPr="0062074F" w:rsidRDefault="0082094D" w:rsidP="004E61EE">
      <w:pPr>
        <w:spacing w:line="240" w:lineRule="auto"/>
        <w:jc w:val="center"/>
      </w:pPr>
      <w:r w:rsidRPr="0062074F">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62074F" w:rsidRDefault="001374ED" w:rsidP="00AB3A55">
      <w:pPr>
        <w:pStyle w:val="Caption"/>
        <w:spacing w:after="120" w:line="240" w:lineRule="auto"/>
        <w:jc w:val="center"/>
      </w:pPr>
      <w:r w:rsidRPr="0062074F">
        <w:t xml:space="preserve">Figure </w:t>
      </w:r>
      <w:r w:rsidR="00EB3601" w:rsidRPr="0062074F">
        <w:t>D</w:t>
      </w:r>
      <w:r w:rsidR="0050181D" w:rsidRPr="0062074F">
        <w:t>-</w:t>
      </w:r>
      <w:r w:rsidR="00EB3601" w:rsidRPr="0062074F">
        <w:t>1-</w:t>
      </w:r>
      <w:r w:rsidR="0050181D" w:rsidRPr="0062074F">
        <w:t>1</w:t>
      </w:r>
      <w:r w:rsidR="00AB3A55" w:rsidRPr="0062074F">
        <w:t xml:space="preserve"> -</w:t>
      </w:r>
      <w:r w:rsidRPr="0062074F">
        <w:t xml:space="preserve"> Boundary line of S-102 coverage</w:t>
      </w:r>
    </w:p>
    <w:p w14:paraId="1AFBCDDD" w14:textId="77777777" w:rsidR="001B7649" w:rsidRPr="0062074F" w:rsidRDefault="001B7649" w:rsidP="001B7649">
      <w:pPr>
        <w:spacing w:after="120" w:line="240" w:lineRule="auto"/>
      </w:pPr>
    </w:p>
    <w:p w14:paraId="688ABA71" w14:textId="77777777" w:rsidR="001B7649" w:rsidRPr="0062074F" w:rsidRDefault="001B7649" w:rsidP="001B7649">
      <w:pPr>
        <w:spacing w:after="120" w:line="240" w:lineRule="auto"/>
      </w:pPr>
    </w:p>
    <w:p w14:paraId="72212555" w14:textId="4895C653" w:rsidR="001B7649" w:rsidRPr="0062074F" w:rsidRDefault="001B7649">
      <w:pPr>
        <w:pStyle w:val="Heading1"/>
        <w:numPr>
          <w:ilvl w:val="1"/>
          <w:numId w:val="104"/>
        </w:numPr>
      </w:pPr>
      <w:bookmarkStart w:id="836" w:name="_Toc226035147"/>
      <w:r w:rsidRPr="0062074F">
        <w:lastRenderedPageBreak/>
        <w:t>Provision of Sun Illumination</w:t>
      </w:r>
      <w:bookmarkEnd w:id="836"/>
    </w:p>
    <w:p w14:paraId="2C0988F7" w14:textId="77777777" w:rsidR="001B7649" w:rsidRPr="0062074F" w:rsidRDefault="001B7649" w:rsidP="001B7649">
      <w:pPr>
        <w:spacing w:after="120" w:line="240" w:lineRule="auto"/>
      </w:pPr>
      <w:r w:rsidRPr="0062074F">
        <w:t>Sun illumination may be provided. Where provided:</w:t>
      </w:r>
    </w:p>
    <w:p w14:paraId="04D82C2C" w14:textId="0F44E49A" w:rsidR="001B7649" w:rsidRPr="0062074F" w:rsidRDefault="001B7649">
      <w:pPr>
        <w:pStyle w:val="ListParagraph"/>
        <w:numPr>
          <w:ilvl w:val="0"/>
          <w:numId w:val="110"/>
        </w:numPr>
        <w:spacing w:after="120" w:line="240" w:lineRule="auto"/>
      </w:pPr>
      <w:r w:rsidRPr="0062074F">
        <w:t>The mariner must be able to select whether it is enabled or not</w:t>
      </w:r>
      <w:r w:rsidR="007435CC">
        <w:t>;</w:t>
      </w:r>
    </w:p>
    <w:p w14:paraId="74234F8D" w14:textId="6102ABAE" w:rsidR="001B7649" w:rsidRPr="0062074F" w:rsidRDefault="001B7649">
      <w:pPr>
        <w:pStyle w:val="ListParagraph"/>
        <w:numPr>
          <w:ilvl w:val="0"/>
          <w:numId w:val="110"/>
        </w:numPr>
        <w:spacing w:after="120" w:line="240" w:lineRule="auto"/>
      </w:pPr>
      <w:r w:rsidRPr="0062074F">
        <w:t xml:space="preserve">Selection of Base or Standard Display </w:t>
      </w:r>
      <w:r w:rsidR="00546051">
        <w:t>must</w:t>
      </w:r>
      <w:r w:rsidR="00546051" w:rsidRPr="0062074F">
        <w:t xml:space="preserve"> </w:t>
      </w:r>
      <w:r w:rsidRPr="0062074F">
        <w:t>disable sun-illumination</w:t>
      </w:r>
      <w:r w:rsidR="007435CC">
        <w:t>;</w:t>
      </w:r>
    </w:p>
    <w:p w14:paraId="09AFBD93" w14:textId="240D11FB" w:rsidR="001B7649" w:rsidRPr="0062074F" w:rsidRDefault="001B7649">
      <w:pPr>
        <w:pStyle w:val="ListParagraph"/>
        <w:numPr>
          <w:ilvl w:val="0"/>
          <w:numId w:val="110"/>
        </w:numPr>
        <w:spacing w:after="120" w:line="240" w:lineRule="auto"/>
      </w:pPr>
      <w:r w:rsidRPr="0062074F">
        <w:t>The ECDIS must use a consistent sun azimuth and elevation values for all data portrayed</w:t>
      </w:r>
      <w:r w:rsidR="007435CC">
        <w:t>;</w:t>
      </w:r>
    </w:p>
    <w:p w14:paraId="6DED4C1B" w14:textId="3A5AA0B6" w:rsidR="001B7649" w:rsidRPr="0062074F" w:rsidRDefault="001B7649">
      <w:pPr>
        <w:pStyle w:val="ListParagraph"/>
        <w:numPr>
          <w:ilvl w:val="0"/>
          <w:numId w:val="110"/>
        </w:numPr>
        <w:spacing w:after="120" w:line="240" w:lineRule="auto"/>
      </w:pPr>
      <w:r w:rsidRPr="0062074F">
        <w:t xml:space="preserve">The mariner </w:t>
      </w:r>
      <w:r w:rsidR="00D41A7E">
        <w:t>should</w:t>
      </w:r>
      <w:r w:rsidR="00D41A7E" w:rsidRPr="0062074F">
        <w:t xml:space="preserve"> </w:t>
      </w:r>
      <w:r w:rsidRPr="0062074F">
        <w:t>be able to vary the sun azimuth and elevation values.</w:t>
      </w:r>
    </w:p>
    <w:p w14:paraId="03ACE4F8" w14:textId="77777777" w:rsidR="001B7649" w:rsidRPr="0062074F" w:rsidRDefault="001B7649" w:rsidP="001B7649">
      <w:pPr>
        <w:spacing w:after="120" w:line="240" w:lineRule="auto"/>
      </w:pPr>
    </w:p>
    <w:p w14:paraId="26BB2FF6" w14:textId="5FD18008" w:rsidR="000D6FE7" w:rsidRDefault="000D6FE7">
      <w:pPr>
        <w:pStyle w:val="Heading1"/>
        <w:numPr>
          <w:ilvl w:val="1"/>
          <w:numId w:val="104"/>
        </w:numPr>
      </w:pPr>
      <w:bookmarkStart w:id="837" w:name="_Toc226035148"/>
      <w:r>
        <w:t>Control over the use of S-102</w:t>
      </w:r>
      <w:bookmarkEnd w:id="837"/>
    </w:p>
    <w:p w14:paraId="1033F7FD" w14:textId="2EAB1D1E" w:rsidR="000D6FE7" w:rsidRPr="00520800" w:rsidRDefault="000D6FE7" w:rsidP="000D6FE7">
      <w:pPr>
        <w:spacing w:after="120" w:line="276" w:lineRule="auto"/>
        <w:jc w:val="both"/>
        <w:rPr>
          <w:b/>
          <w:bCs/>
        </w:rPr>
      </w:pPr>
      <w:r>
        <w:t xml:space="preserve">The ECDIS must only allow the use of S-102 for the application of ESC if at least one of the following conditions is met </w:t>
      </w:r>
      <w:r w:rsidR="00CA4A51">
        <w:t>between</w:t>
      </w:r>
      <w:r>
        <w:t xml:space="preserve"> the S-102 data</w:t>
      </w:r>
      <w:r w:rsidR="008143C5">
        <w:t xml:space="preserve"> </w:t>
      </w:r>
      <w:r>
        <w:t xml:space="preserve">and the </w:t>
      </w:r>
      <w:r w:rsidR="00CA4A51">
        <w:t xml:space="preserve">extent of the </w:t>
      </w:r>
      <w:r>
        <w:t>ENC data it spatially coincides with:</w:t>
      </w:r>
    </w:p>
    <w:p w14:paraId="34BD6E7E" w14:textId="54244D4B" w:rsidR="000D6FE7" w:rsidRDefault="000D6FE7">
      <w:pPr>
        <w:pStyle w:val="ListParagraph"/>
        <w:numPr>
          <w:ilvl w:val="0"/>
          <w:numId w:val="114"/>
        </w:numPr>
        <w:spacing w:after="120" w:line="276" w:lineRule="auto"/>
        <w:jc w:val="both"/>
      </w:pPr>
      <w:r>
        <w:t>The data producer of the S-102 data is the same as the data producer of the ENC data; or</w:t>
      </w:r>
    </w:p>
    <w:p w14:paraId="6244997C" w14:textId="686F510D" w:rsidR="000D6FE7" w:rsidRDefault="000D6FE7">
      <w:pPr>
        <w:pStyle w:val="ListParagraph"/>
        <w:numPr>
          <w:ilvl w:val="0"/>
          <w:numId w:val="114"/>
        </w:numPr>
        <w:spacing w:after="120" w:line="276" w:lineRule="auto"/>
        <w:jc w:val="both"/>
      </w:pPr>
      <w:r>
        <w:t>The S-102 dataset has a digital signature issued by the ENC producer; or</w:t>
      </w:r>
    </w:p>
    <w:p w14:paraId="7CC10F59" w14:textId="6661FCA6" w:rsidR="000D6FE7" w:rsidRDefault="000D6FE7">
      <w:pPr>
        <w:pStyle w:val="ListParagraph"/>
        <w:numPr>
          <w:ilvl w:val="0"/>
          <w:numId w:val="114"/>
        </w:numPr>
        <w:spacing w:after="120" w:line="276" w:lineRule="auto"/>
        <w:jc w:val="both"/>
      </w:pPr>
      <w:r>
        <w:t>The ECDIS has a certificate issued by the ENC producer with the S-102 data producer as its Subject.</w:t>
      </w:r>
    </w:p>
    <w:p w14:paraId="791C9626" w14:textId="0C68A370" w:rsidR="000D6FE7" w:rsidRPr="000D6FE7" w:rsidRDefault="000D6FE7" w:rsidP="00520800">
      <w:pPr>
        <w:spacing w:after="120" w:line="276" w:lineRule="auto"/>
        <w:jc w:val="both"/>
      </w:pPr>
      <w:r>
        <w:t xml:space="preserve">Where certificates and identities are defined by clause </w:t>
      </w:r>
      <w:r>
        <w:fldChar w:fldCharType="begin"/>
      </w:r>
      <w:r>
        <w:instrText xml:space="preserve"> REF _Ref49482794 \r \h </w:instrText>
      </w:r>
      <w:r>
        <w:fldChar w:fldCharType="separate"/>
      </w:r>
      <w:r>
        <w:t>8.1.1</w:t>
      </w:r>
      <w:r>
        <w:fldChar w:fldCharType="end"/>
      </w:r>
    </w:p>
    <w:p w14:paraId="348FCFBE" w14:textId="41D43504" w:rsidR="001019DD" w:rsidRPr="0062074F" w:rsidRDefault="001B7649">
      <w:pPr>
        <w:pStyle w:val="Heading1"/>
        <w:numPr>
          <w:ilvl w:val="1"/>
          <w:numId w:val="104"/>
        </w:numPr>
      </w:pPr>
      <w:bookmarkStart w:id="838" w:name="_Toc226035149"/>
      <w:r w:rsidRPr="0062074F">
        <w:t>Data Constraints</w:t>
      </w:r>
      <w:bookmarkStart w:id="839" w:name="_Toc226035150"/>
      <w:bookmarkStart w:id="840" w:name="_Toc88852882"/>
      <w:bookmarkStart w:id="841" w:name="_Toc98339990"/>
      <w:bookmarkStart w:id="842" w:name="_Toc98340366"/>
      <w:bookmarkEnd w:id="838"/>
      <w:bookmarkEnd w:id="839"/>
    </w:p>
    <w:bookmarkEnd w:id="840"/>
    <w:bookmarkEnd w:id="841"/>
    <w:bookmarkEnd w:id="842"/>
    <w:p w14:paraId="7E219847" w14:textId="42B325C8" w:rsidR="00A310A1" w:rsidRPr="0062074F" w:rsidRDefault="00A310A1">
      <w:pPr>
        <w:pStyle w:val="ListParagraph"/>
        <w:numPr>
          <w:ilvl w:val="0"/>
          <w:numId w:val="40"/>
        </w:numPr>
        <w:spacing w:after="120" w:line="240" w:lineRule="auto"/>
        <w:ind w:left="284" w:hanging="284"/>
        <w:jc w:val="both"/>
      </w:pPr>
      <w:r w:rsidRPr="0062074F">
        <w:t>Portrayal of S-102 data</w:t>
      </w:r>
      <w:r w:rsidR="002006F4" w:rsidRPr="0062074F">
        <w:t xml:space="preserve"> and application of </w:t>
      </w:r>
      <w:r w:rsidR="00415C1B" w:rsidRPr="0062074F">
        <w:t>ESC</w:t>
      </w:r>
      <w:r w:rsidRPr="0062074F">
        <w:t xml:space="preserve"> </w:t>
      </w:r>
      <w:r w:rsidR="002006F4" w:rsidRPr="0062074F">
        <w:t>must be</w:t>
      </w:r>
      <w:r w:rsidRPr="0062074F">
        <w:t xml:space="preserve"> restricted by minimum and maximum display scale values contained in the exchange catalogue as specified in</w:t>
      </w:r>
      <w:r w:rsidR="00F87E8E" w:rsidRPr="0062074F">
        <w:t xml:space="preserve"> </w:t>
      </w:r>
      <w:r w:rsidR="00E934DF">
        <w:t>clause</w:t>
      </w:r>
      <w:r w:rsidR="00E934DF" w:rsidRPr="0062074F">
        <w:t xml:space="preserve"> </w:t>
      </w:r>
      <w:r w:rsidR="005C3EE9" w:rsidRPr="0062074F">
        <w:fldChar w:fldCharType="begin"/>
      </w:r>
      <w:r w:rsidR="005C3EE9" w:rsidRPr="0062074F">
        <w:instrText xml:space="preserve"> REF _Ref192503285 \r \h  \* MERGEFORMAT </w:instrText>
      </w:r>
      <w:r w:rsidR="005C3EE9" w:rsidRPr="0062074F">
        <w:fldChar w:fldCharType="separate"/>
      </w:r>
      <w:r w:rsidR="00D701DC">
        <w:t>11.2</w:t>
      </w:r>
      <w:r w:rsidR="005C3EE9" w:rsidRPr="0062074F">
        <w:fldChar w:fldCharType="end"/>
      </w:r>
      <w:r w:rsidR="002A3AC1" w:rsidRPr="0062074F">
        <w:t>.</w:t>
      </w:r>
      <w:r w:rsidR="00304B37" w:rsidRPr="0062074F">
        <w:t xml:space="preserve"> </w:t>
      </w:r>
    </w:p>
    <w:p w14:paraId="6E382023" w14:textId="6DBD44D7" w:rsidR="001374ED" w:rsidRPr="0062074F" w:rsidRDefault="001374ED">
      <w:pPr>
        <w:pStyle w:val="ListParagraph"/>
        <w:numPr>
          <w:ilvl w:val="0"/>
          <w:numId w:val="40"/>
        </w:numPr>
        <w:spacing w:after="120" w:line="240" w:lineRule="auto"/>
        <w:ind w:left="284" w:hanging="284"/>
        <w:jc w:val="both"/>
      </w:pPr>
      <w:r w:rsidRPr="0062074F">
        <w:t>Coverage – S-102 data is not expected to overlap, but in case of</w:t>
      </w:r>
      <w:r w:rsidR="00B17136">
        <w:t xml:space="preserve"> an</w:t>
      </w:r>
      <w:r w:rsidR="00CB3C01">
        <w:t xml:space="preserve"> </w:t>
      </w:r>
      <w:r w:rsidRPr="0062074F">
        <w:t>overlap</w:t>
      </w:r>
      <w:r w:rsidR="00B17136">
        <w:t xml:space="preserve"> of greater than one grid cell</w:t>
      </w:r>
      <w:r w:rsidR="00B17136" w:rsidRPr="0062074F">
        <w:rPr>
          <w:rStyle w:val="FootnoteReference"/>
        </w:rPr>
        <w:footnoteReference w:id="5"/>
      </w:r>
      <w:r w:rsidRPr="0062074F">
        <w:t xml:space="preserve"> the ECDIS </w:t>
      </w:r>
      <w:r w:rsidR="00494635" w:rsidRPr="0062074F">
        <w:t xml:space="preserve">must </w:t>
      </w:r>
      <w:r w:rsidRPr="0062074F">
        <w:t xml:space="preserve">indicate an overlap by the text “OVERLAP” and the user </w:t>
      </w:r>
      <w:r w:rsidR="00494635" w:rsidRPr="0062074F">
        <w:t xml:space="preserve">must </w:t>
      </w:r>
      <w:r w:rsidRPr="0062074F">
        <w:t>have the ability to select which producer in the overlapped area has priority and will be selected for processing safety contour.</w:t>
      </w:r>
      <w:r w:rsidR="00CB3C01">
        <w:t xml:space="preserve"> </w:t>
      </w:r>
      <w:r w:rsidR="003D782F">
        <w:t>An alternative mechanism for selecting which producer in the overlapped area has priority may also be implemented by the ECDIS.</w:t>
      </w:r>
    </w:p>
    <w:p w14:paraId="4B45BB89" w14:textId="1FE51071" w:rsidR="00CB3C01" w:rsidRDefault="00CB3C01">
      <w:pPr>
        <w:pStyle w:val="ListParagraph"/>
        <w:numPr>
          <w:ilvl w:val="1"/>
          <w:numId w:val="40"/>
        </w:numPr>
        <w:spacing w:after="120" w:line="240" w:lineRule="auto"/>
        <w:jc w:val="both"/>
      </w:pPr>
      <w:r>
        <w:t xml:space="preserve">Only datasets with overlapping scale ranges (as defined in clause </w:t>
      </w:r>
      <w:r>
        <w:fldChar w:fldCharType="begin"/>
      </w:r>
      <w:r>
        <w:instrText xml:space="preserve"> REF _Ref192503285 \r \h </w:instrText>
      </w:r>
      <w:r>
        <w:fldChar w:fldCharType="separate"/>
      </w:r>
      <w:r>
        <w:t>11.2</w:t>
      </w:r>
      <w:r>
        <w:fldChar w:fldCharType="end"/>
      </w:r>
      <w:r>
        <w:t xml:space="preserve">) can contain overlapping data. </w:t>
      </w:r>
      <w:r w:rsidRPr="0062074F">
        <w:t xml:space="preserve">Overlaps are </w:t>
      </w:r>
      <w:r>
        <w:t xml:space="preserve">then </w:t>
      </w:r>
      <w:r w:rsidRPr="0062074F">
        <w:t xml:space="preserve">defined between </w:t>
      </w:r>
      <w:r>
        <w:t xml:space="preserve">spatially overlapping </w:t>
      </w:r>
      <w:r w:rsidRPr="0062074F">
        <w:t>grid cells containing data, as opposed to grid cells with no-data (fill) values.</w:t>
      </w:r>
    </w:p>
    <w:p w14:paraId="2C16F441" w14:textId="683EC62E" w:rsidR="0018296E" w:rsidRPr="0062074F" w:rsidRDefault="00D41E80">
      <w:pPr>
        <w:pStyle w:val="ListParagraph"/>
        <w:numPr>
          <w:ilvl w:val="1"/>
          <w:numId w:val="40"/>
        </w:numPr>
        <w:spacing w:after="120" w:line="240" w:lineRule="auto"/>
        <w:jc w:val="both"/>
      </w:pPr>
      <w:r w:rsidRPr="0062074F">
        <w:t>D</w:t>
      </w:r>
      <w:r w:rsidR="0018296E" w:rsidRPr="0062074F">
        <w:t>atasets</w:t>
      </w:r>
      <w:r w:rsidRPr="0062074F">
        <w:t xml:space="preserve"> may contain overlapping grid cells,</w:t>
      </w:r>
      <w:r w:rsidR="0018296E" w:rsidRPr="0062074F">
        <w:t xml:space="preserve"> and </w:t>
      </w:r>
      <w:r w:rsidRPr="0062074F">
        <w:t xml:space="preserve">different </w:t>
      </w:r>
      <w:r w:rsidR="0018296E" w:rsidRPr="0062074F">
        <w:t>datasets may overlap, most commonly at national borders, but also in areas where there are multiple vertical datums within a single dataset. In these cases</w:t>
      </w:r>
      <w:r w:rsidR="007435CC">
        <w:t>:</w:t>
      </w:r>
    </w:p>
    <w:p w14:paraId="4EF09657" w14:textId="31B487A8" w:rsidR="0018296E" w:rsidRPr="0062074F" w:rsidRDefault="0018296E">
      <w:pPr>
        <w:pStyle w:val="ListParagraph"/>
        <w:numPr>
          <w:ilvl w:val="2"/>
          <w:numId w:val="40"/>
        </w:numPr>
        <w:spacing w:after="120" w:line="240" w:lineRule="auto"/>
        <w:jc w:val="both"/>
      </w:pPr>
      <w:r w:rsidRPr="0062074F">
        <w:t>Overlaps within the same dataset (in areas with multiple vertical datums) the overlap must be resolved by taking the shoalest value</w:t>
      </w:r>
      <w:r w:rsidR="00A310A1" w:rsidRPr="0062074F">
        <w:t xml:space="preserve"> </w:t>
      </w:r>
      <w:r w:rsidRPr="0062074F">
        <w:t>for each grid cell</w:t>
      </w:r>
      <w:r w:rsidR="008F0153" w:rsidRPr="0062074F">
        <w:t xml:space="preserve"> (including vertical uncertainty when the Uncertainty selector is enabled)</w:t>
      </w:r>
      <w:r w:rsidRPr="0062074F">
        <w:t xml:space="preserve"> within the intersection. This is also used to resolve situations when the </w:t>
      </w:r>
      <w:r w:rsidR="002A3AC1" w:rsidRPr="0062074F">
        <w:t>Mariner Selected Viewing Scale (</w:t>
      </w:r>
      <w:r w:rsidRPr="0062074F">
        <w:t>MSVS</w:t>
      </w:r>
      <w:r w:rsidR="002A3AC1" w:rsidRPr="0062074F">
        <w:t>)</w:t>
      </w:r>
      <w:r w:rsidRPr="0062074F">
        <w:t xml:space="preserve"> means that multiple grid cells are </w:t>
      </w:r>
      <w:r w:rsidR="00494635" w:rsidRPr="0062074F">
        <w:t xml:space="preserve">to be </w:t>
      </w:r>
      <w:r w:rsidRPr="0062074F">
        <w:t>portrayed at the same screen position (the common point rule) – most often when the grid is being portrayed at a smaller zoom scale than the dataset resolution</w:t>
      </w:r>
      <w:r w:rsidR="007435CC">
        <w:t>;</w:t>
      </w:r>
    </w:p>
    <w:p w14:paraId="62B8B28E" w14:textId="5C59200A" w:rsidR="0018296E" w:rsidRPr="0062074F" w:rsidRDefault="0018296E">
      <w:pPr>
        <w:pStyle w:val="ListParagraph"/>
        <w:numPr>
          <w:ilvl w:val="2"/>
          <w:numId w:val="40"/>
        </w:numPr>
        <w:spacing w:after="120" w:line="240" w:lineRule="auto"/>
        <w:jc w:val="both"/>
      </w:pPr>
      <w:r w:rsidRPr="0062074F">
        <w:t xml:space="preserve">Overlaps between different producers. The end user must be </w:t>
      </w:r>
      <w:r w:rsidR="002006F4" w:rsidRPr="0062074F">
        <w:t>able to select</w:t>
      </w:r>
      <w:r w:rsidRPr="0062074F">
        <w:t xml:space="preserve"> which dataset (or data producer) they wish to use.</w:t>
      </w:r>
    </w:p>
    <w:p w14:paraId="7A35D326" w14:textId="2459C90A" w:rsidR="001374ED" w:rsidRPr="0062074F" w:rsidRDefault="001374ED">
      <w:pPr>
        <w:pStyle w:val="ListParagraph"/>
        <w:numPr>
          <w:ilvl w:val="0"/>
          <w:numId w:val="40"/>
        </w:numPr>
        <w:spacing w:after="120" w:line="240" w:lineRule="auto"/>
        <w:ind w:left="284" w:hanging="284"/>
        <w:jc w:val="both"/>
      </w:pPr>
      <w:r w:rsidRPr="0062074F">
        <w:rPr>
          <w:rFonts w:cs="Calibri"/>
          <w:color w:val="000000"/>
          <w:shd w:val="clear" w:color="auto" w:fill="FFFFFF"/>
        </w:rPr>
        <w:lastRenderedPageBreak/>
        <w:t xml:space="preserve">No complex interpolation is </w:t>
      </w:r>
      <w:r w:rsidR="002006F4" w:rsidRPr="0062074F">
        <w:rPr>
          <w:rFonts w:cs="Calibri"/>
          <w:color w:val="000000"/>
          <w:shd w:val="clear" w:color="auto" w:fill="FFFFFF"/>
        </w:rPr>
        <w:t>required</w:t>
      </w:r>
      <w:r w:rsidR="002A3AC1" w:rsidRPr="0062074F">
        <w:rPr>
          <w:rFonts w:cs="Calibri"/>
          <w:color w:val="000000"/>
          <w:shd w:val="clear" w:color="auto" w:fill="FFFFFF"/>
        </w:rPr>
        <w:t xml:space="preserve"> </w:t>
      </w:r>
      <w:r w:rsidRPr="0062074F">
        <w:rPr>
          <w:rFonts w:cs="Calibri"/>
          <w:color w:val="000000"/>
          <w:shd w:val="clear" w:color="auto" w:fill="FFFFFF"/>
        </w:rPr>
        <w:t xml:space="preserve">between points in the S-102 grid. Nearest neighbour is used to define the depth in each S-102 point's </w:t>
      </w:r>
      <w:r w:rsidR="00AB3A55" w:rsidRPr="0062074F">
        <w:rPr>
          <w:rFonts w:cs="Calibri"/>
          <w:color w:val="000000"/>
          <w:shd w:val="clear" w:color="auto" w:fill="FFFFFF"/>
        </w:rPr>
        <w:t>neighbourhood</w:t>
      </w:r>
      <w:r w:rsidRPr="0062074F">
        <w:rPr>
          <w:rFonts w:cs="Calibri"/>
          <w:color w:val="000000"/>
          <w:shd w:val="clear" w:color="auto" w:fill="FFFFFF"/>
        </w:rPr>
        <w:t xml:space="preserve"> (</w:t>
      </w:r>
      <w:r w:rsidR="00AB3A55" w:rsidRPr="0062074F">
        <w:rPr>
          <w:rFonts w:cs="Calibri"/>
          <w:color w:val="000000"/>
          <w:shd w:val="clear" w:color="auto" w:fill="FFFFFF"/>
        </w:rPr>
        <w:t>that is,</w:t>
      </w:r>
      <w:r w:rsidRPr="0062074F">
        <w:rPr>
          <w:rFonts w:cs="Calibri"/>
          <w:color w:val="000000"/>
          <w:shd w:val="clear" w:color="auto" w:fill="FFFFFF"/>
        </w:rPr>
        <w:t xml:space="preserve"> the same depth everywhere within the grid square), regardless of any </w:t>
      </w:r>
      <w:proofErr w:type="spellStart"/>
      <w:r w:rsidRPr="0062074F">
        <w:rPr>
          <w:rFonts w:cs="Calibri"/>
          <w:color w:val="000000"/>
          <w:shd w:val="clear" w:color="auto" w:fill="FFFFFF"/>
        </w:rPr>
        <w:t>interpolationType</w:t>
      </w:r>
      <w:proofErr w:type="spellEnd"/>
      <w:r w:rsidRPr="0062074F">
        <w:rPr>
          <w:rFonts w:cs="Calibri"/>
          <w:color w:val="000000"/>
          <w:shd w:val="clear" w:color="auto" w:fill="FFFFFF"/>
        </w:rPr>
        <w:t xml:space="preserve"> </w:t>
      </w:r>
      <w:r w:rsidR="00AB3A55" w:rsidRPr="0062074F">
        <w:rPr>
          <w:rFonts w:cs="Calibri"/>
          <w:color w:val="000000"/>
          <w:shd w:val="clear" w:color="auto" w:fill="FFFFFF"/>
        </w:rPr>
        <w:t>defined for the S-102 dataset (</w:t>
      </w:r>
      <w:r w:rsidRPr="0062074F">
        <w:rPr>
          <w:rFonts w:cs="Calibri"/>
          <w:color w:val="000000"/>
          <w:shd w:val="clear" w:color="auto" w:fill="FFFFFF"/>
        </w:rPr>
        <w:t>S-100</w:t>
      </w:r>
      <w:r w:rsidR="00AB3A55" w:rsidRPr="0062074F">
        <w:rPr>
          <w:rFonts w:cs="Calibri"/>
          <w:color w:val="000000"/>
          <w:shd w:val="clear" w:color="auto" w:fill="FFFFFF"/>
        </w:rPr>
        <w:t xml:space="preserve"> Part 8, clause</w:t>
      </w:r>
      <w:r w:rsidRPr="0062074F">
        <w:rPr>
          <w:rFonts w:cs="Calibri"/>
          <w:color w:val="000000"/>
          <w:shd w:val="clear" w:color="auto" w:fill="FFFFFF"/>
        </w:rPr>
        <w:t xml:space="preserve"> 8-7.</w:t>
      </w:r>
      <w:r w:rsidR="00D701DC">
        <w:rPr>
          <w:rFonts w:cs="Calibri"/>
          <w:color w:val="000000"/>
          <w:shd w:val="clear" w:color="auto" w:fill="FFFFFF"/>
        </w:rPr>
        <w:t>7</w:t>
      </w:r>
      <w:r w:rsidRPr="0062074F">
        <w:rPr>
          <w:rFonts w:cs="Calibri"/>
          <w:color w:val="000000"/>
          <w:shd w:val="clear" w:color="auto" w:fill="FFFFFF"/>
        </w:rPr>
        <w:t>.</w:t>
      </w:r>
      <w:r w:rsidR="00D701DC">
        <w:rPr>
          <w:rFonts w:cs="Calibri"/>
          <w:color w:val="000000"/>
          <w:shd w:val="clear" w:color="auto" w:fill="FFFFFF"/>
        </w:rPr>
        <w:t>3</w:t>
      </w:r>
      <w:r w:rsidRPr="0062074F">
        <w:rPr>
          <w:rFonts w:cs="Calibri"/>
          <w:color w:val="000000"/>
          <w:shd w:val="clear" w:color="auto" w:fill="FFFFFF"/>
        </w:rPr>
        <w:t xml:space="preserve">), as illustrated by </w:t>
      </w:r>
      <w:r w:rsidR="00AB3A55" w:rsidRPr="0062074F">
        <w:rPr>
          <w:rFonts w:cs="Calibri"/>
          <w:color w:val="000000"/>
          <w:shd w:val="clear" w:color="auto" w:fill="FFFFFF"/>
        </w:rPr>
        <w:t>Figure</w:t>
      </w:r>
      <w:r w:rsidR="00EB3601" w:rsidRPr="0062074F">
        <w:rPr>
          <w:rFonts w:cs="Calibri"/>
          <w:color w:val="000000"/>
          <w:shd w:val="clear" w:color="auto" w:fill="FFFFFF"/>
        </w:rPr>
        <w:t>s</w:t>
      </w:r>
      <w:r w:rsidR="009D5976" w:rsidRPr="0062074F">
        <w:rPr>
          <w:rFonts w:cs="Calibri"/>
          <w:color w:val="000000"/>
          <w:shd w:val="clear" w:color="auto" w:fill="FFFFFF"/>
        </w:rPr>
        <w:t xml:space="preserve"> D-1-2 and D-1-3</w:t>
      </w:r>
      <w:r w:rsidR="00AB3A55" w:rsidRPr="0062074F">
        <w:rPr>
          <w:rFonts w:cs="Calibri"/>
          <w:color w:val="000000"/>
          <w:shd w:val="clear" w:color="auto" w:fill="FFFFFF"/>
        </w:rPr>
        <w:t>:</w:t>
      </w:r>
    </w:p>
    <w:p w14:paraId="56DFE15E"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25373021" wp14:editId="6F5BAFDB">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62074F" w:rsidRDefault="001374ED" w:rsidP="00AB3A55">
      <w:pPr>
        <w:pStyle w:val="Caption"/>
        <w:spacing w:after="120" w:line="240" w:lineRule="auto"/>
        <w:jc w:val="center"/>
      </w:pPr>
      <w:r w:rsidRPr="0062074F">
        <w:t xml:space="preserve">Figure </w:t>
      </w:r>
      <w:r w:rsidR="002A3AC1" w:rsidRPr="0062074F">
        <w:t>D</w:t>
      </w:r>
      <w:r w:rsidR="0050181D" w:rsidRPr="0062074F">
        <w:t>-</w:t>
      </w:r>
      <w:r w:rsidR="00EB3601" w:rsidRPr="0062074F">
        <w:t>1-</w:t>
      </w:r>
      <w:r w:rsidRPr="0062074F">
        <w:t>2</w:t>
      </w:r>
      <w:r w:rsidR="00AB3A55" w:rsidRPr="0062074F">
        <w:t xml:space="preserve"> -</w:t>
      </w:r>
      <w:r w:rsidRPr="0062074F">
        <w:t xml:space="preserve"> The extents of the S-102 points overlaid on the S-102 grid (grid spacing = ‘d’)</w:t>
      </w:r>
    </w:p>
    <w:p w14:paraId="521DAEC9"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5920017E" wp14:editId="766DDA46">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62074F" w:rsidRDefault="001374ED" w:rsidP="00EB360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Pr="0062074F">
        <w:t>3</w:t>
      </w:r>
      <w:r w:rsidR="00EB7911" w:rsidRPr="0062074F">
        <w:t xml:space="preserve"> -</w:t>
      </w:r>
      <w:r w:rsidRPr="0062074F">
        <w:t xml:space="preserve"> Extents of each S-102 points </w:t>
      </w:r>
      <w:r w:rsidR="00EB3601" w:rsidRPr="0062074F">
        <w:br/>
      </w:r>
      <w:r w:rsidRPr="0062074F">
        <w:t>showing nearest neighbour interpolation (S-100 Part 8-7.1.4)</w:t>
      </w:r>
    </w:p>
    <w:p w14:paraId="134B9255" w14:textId="3E4ACBF7" w:rsidR="001374ED" w:rsidRPr="0062074F" w:rsidRDefault="001374ED">
      <w:pPr>
        <w:pStyle w:val="ListParagraph"/>
        <w:numPr>
          <w:ilvl w:val="0"/>
          <w:numId w:val="40"/>
        </w:numPr>
        <w:spacing w:after="120" w:line="240" w:lineRule="auto"/>
        <w:ind w:left="284" w:hanging="284"/>
        <w:jc w:val="both"/>
      </w:pPr>
      <w:r w:rsidRPr="0062074F">
        <w:t>Only rectangular grids for S-102 are allowed. The method outlined may be extended to other grids</w:t>
      </w:r>
      <w:r w:rsidR="00EB7911" w:rsidRPr="0062074F">
        <w:t>; for example,</w:t>
      </w:r>
      <w:r w:rsidRPr="0062074F">
        <w:t xml:space="preserve"> triangular grids in the future.</w:t>
      </w:r>
    </w:p>
    <w:p w14:paraId="55398957" w14:textId="51184D19" w:rsidR="001374ED" w:rsidRPr="0062074F" w:rsidRDefault="00415C1B">
      <w:pPr>
        <w:pStyle w:val="ListParagraph"/>
        <w:numPr>
          <w:ilvl w:val="0"/>
          <w:numId w:val="40"/>
        </w:numPr>
        <w:spacing w:after="120" w:line="240" w:lineRule="auto"/>
        <w:ind w:left="284" w:hanging="284"/>
        <w:jc w:val="both"/>
      </w:pPr>
      <w:r w:rsidRPr="0062074F">
        <w:t xml:space="preserve">Enhanced </w:t>
      </w:r>
      <w:r w:rsidR="002A3AC1" w:rsidRPr="0062074F">
        <w:t>Safety</w:t>
      </w:r>
      <w:r w:rsidR="001374ED" w:rsidRPr="0062074F">
        <w:t xml:space="preserve"> Contour </w:t>
      </w:r>
      <w:r w:rsidR="003E76E3" w:rsidRPr="0062074F">
        <w:t>must onl</w:t>
      </w:r>
      <w:r w:rsidR="001374ED" w:rsidRPr="0062074F">
        <w:t xml:space="preserve">y be </w:t>
      </w:r>
      <w:r w:rsidR="003E76E3" w:rsidRPr="0062074F">
        <w:t xml:space="preserve">provided </w:t>
      </w:r>
      <w:r w:rsidR="001374ED" w:rsidRPr="0062074F">
        <w:t xml:space="preserve">in areas where the Sounding Datum of suppressed S-101 features is the same as the </w:t>
      </w:r>
      <w:r w:rsidR="00D8521A" w:rsidRPr="0062074F">
        <w:t xml:space="preserve">vertical </w:t>
      </w:r>
      <w:r w:rsidR="001374ED" w:rsidRPr="0062074F">
        <w:t xml:space="preserve">datum </w:t>
      </w:r>
      <w:r w:rsidR="00655F12" w:rsidRPr="0062074F">
        <w:t>of</w:t>
      </w:r>
      <w:r w:rsidR="001374ED" w:rsidRPr="0062074F">
        <w:t xml:space="preserve"> the S-102 Coverage.</w:t>
      </w:r>
    </w:p>
    <w:p w14:paraId="33C3E45D" w14:textId="49BAB132" w:rsidR="008F0153" w:rsidRPr="0062074F" w:rsidRDefault="008F0153">
      <w:pPr>
        <w:pStyle w:val="ListParagraph"/>
        <w:numPr>
          <w:ilvl w:val="0"/>
          <w:numId w:val="40"/>
        </w:numPr>
        <w:spacing w:after="120" w:line="240" w:lineRule="auto"/>
        <w:ind w:left="284" w:hanging="284"/>
        <w:jc w:val="both"/>
      </w:pPr>
      <w:r w:rsidRPr="0062074F">
        <w:t>When the Uncertainty selector is enabled vertical uncertainty information must be taken into account when extracting depth data from S-102 datasets.</w:t>
      </w:r>
    </w:p>
    <w:p w14:paraId="567F8B8F" w14:textId="77777777" w:rsidR="00EB7911" w:rsidRPr="0062074F" w:rsidRDefault="00EB7911" w:rsidP="00EB7911">
      <w:pPr>
        <w:spacing w:after="120" w:line="240" w:lineRule="auto"/>
        <w:jc w:val="both"/>
      </w:pPr>
    </w:p>
    <w:p w14:paraId="69762DD9" w14:textId="0B27166C" w:rsidR="00257695" w:rsidRPr="0062074F" w:rsidRDefault="00257695">
      <w:pPr>
        <w:pStyle w:val="Heading1"/>
        <w:numPr>
          <w:ilvl w:val="1"/>
          <w:numId w:val="104"/>
        </w:numPr>
      </w:pPr>
      <w:bookmarkStart w:id="843" w:name="_Toc226035151"/>
      <w:r w:rsidRPr="0062074F">
        <w:t>Enhanced Safety Contour Selection and Implementation</w:t>
      </w:r>
      <w:bookmarkEnd w:id="843"/>
    </w:p>
    <w:p w14:paraId="3F9FCD26" w14:textId="39473159" w:rsidR="00C5483B" w:rsidRPr="0062074F" w:rsidRDefault="001374ED" w:rsidP="00EB7911">
      <w:pPr>
        <w:spacing w:after="120" w:line="240" w:lineRule="auto"/>
        <w:jc w:val="both"/>
      </w:pPr>
      <w:r w:rsidRPr="0062074F">
        <w:t xml:space="preserve">The user </w:t>
      </w:r>
      <w:r w:rsidR="001E036A" w:rsidRPr="0062074F">
        <w:t>must be able to</w:t>
      </w:r>
      <w:r w:rsidRPr="0062074F">
        <w:t xml:space="preserve"> select S-102 to be used as </w:t>
      </w:r>
      <w:r w:rsidR="00EB7911" w:rsidRPr="0062074F">
        <w:t xml:space="preserve">the </w:t>
      </w:r>
      <w:r w:rsidRPr="0062074F">
        <w:t>source of the depth information</w:t>
      </w:r>
      <w:r w:rsidR="00C5483B" w:rsidRPr="0062074F">
        <w:t xml:space="preserve"> and the Enhanced Safety Contour</w:t>
      </w:r>
      <w:r w:rsidRPr="0062074F">
        <w:t>.</w:t>
      </w:r>
      <w:r w:rsidR="001E036A" w:rsidRPr="0062074F">
        <w:t xml:space="preserve"> </w:t>
      </w:r>
    </w:p>
    <w:p w14:paraId="67328774" w14:textId="35E8D0D2" w:rsidR="001374ED" w:rsidRPr="0062074F" w:rsidRDefault="00C5483B" w:rsidP="00EB7911">
      <w:pPr>
        <w:spacing w:after="120" w:line="240" w:lineRule="auto"/>
        <w:jc w:val="both"/>
      </w:pPr>
      <w:r w:rsidRPr="0062074F">
        <w:t>The Enhanced Safety Contour must be enabled by default.</w:t>
      </w:r>
    </w:p>
    <w:p w14:paraId="590A8E97" w14:textId="66235812" w:rsidR="001E036A" w:rsidRPr="0062074F" w:rsidRDefault="001374ED" w:rsidP="00EB7911">
      <w:pPr>
        <w:spacing w:after="60" w:line="240" w:lineRule="auto"/>
        <w:jc w:val="both"/>
      </w:pPr>
      <w:bookmarkStart w:id="844" w:name="_Hlk87778989"/>
      <w:r w:rsidRPr="0062074F">
        <w:t xml:space="preserve">When S-102 is selected for use, in areas where S-102 coverage exists, the S-102 suppresses the </w:t>
      </w:r>
      <w:r w:rsidR="00403B18" w:rsidRPr="0062074F">
        <w:t xml:space="preserve">drawing instructions associated with the </w:t>
      </w:r>
      <w:r w:rsidRPr="0062074F">
        <w:t>following S-101 depth features</w:t>
      </w:r>
    </w:p>
    <w:bookmarkEnd w:id="844"/>
    <w:p w14:paraId="030411CB" w14:textId="1E404049" w:rsidR="001374ED" w:rsidRPr="0062074F" w:rsidRDefault="001374ED">
      <w:pPr>
        <w:pStyle w:val="ListParagraph"/>
        <w:numPr>
          <w:ilvl w:val="0"/>
          <w:numId w:val="41"/>
        </w:numPr>
        <w:spacing w:after="60" w:line="240" w:lineRule="auto"/>
        <w:jc w:val="both"/>
      </w:pPr>
      <w:r w:rsidRPr="0062074F">
        <w:t>Depth</w:t>
      </w:r>
      <w:r w:rsidR="00EB7911" w:rsidRPr="0062074F">
        <w:t xml:space="preserve"> </w:t>
      </w:r>
      <w:r w:rsidRPr="0062074F">
        <w:t>Area</w:t>
      </w:r>
    </w:p>
    <w:p w14:paraId="4E2B548A" w14:textId="21EEFA2D" w:rsidR="001374ED" w:rsidRPr="0062074F" w:rsidRDefault="001374ED">
      <w:pPr>
        <w:pStyle w:val="ListParagraph"/>
        <w:numPr>
          <w:ilvl w:val="0"/>
          <w:numId w:val="41"/>
        </w:numPr>
        <w:spacing w:after="60" w:line="240" w:lineRule="auto"/>
        <w:jc w:val="both"/>
      </w:pPr>
      <w:r w:rsidRPr="0062074F">
        <w:t>Dredged</w:t>
      </w:r>
      <w:r w:rsidR="00EB7911" w:rsidRPr="0062074F">
        <w:t xml:space="preserve"> </w:t>
      </w:r>
      <w:r w:rsidRPr="0062074F">
        <w:t>Area</w:t>
      </w:r>
    </w:p>
    <w:p w14:paraId="6F570A06" w14:textId="68005907" w:rsidR="001374ED" w:rsidRPr="0062074F" w:rsidRDefault="001374ED">
      <w:pPr>
        <w:pStyle w:val="ListParagraph"/>
        <w:numPr>
          <w:ilvl w:val="0"/>
          <w:numId w:val="41"/>
        </w:numPr>
        <w:spacing w:after="120" w:line="240" w:lineRule="auto"/>
        <w:jc w:val="both"/>
      </w:pPr>
      <w:r w:rsidRPr="0062074F">
        <w:lastRenderedPageBreak/>
        <w:t>Depth</w:t>
      </w:r>
      <w:r w:rsidR="00EB7911" w:rsidRPr="0062074F">
        <w:t xml:space="preserve"> </w:t>
      </w:r>
      <w:r w:rsidRPr="0062074F">
        <w:t>Contour</w:t>
      </w:r>
    </w:p>
    <w:p w14:paraId="7B4EA434" w14:textId="5BBE68BE" w:rsidR="00403B18" w:rsidRPr="0062074F" w:rsidRDefault="00403B18" w:rsidP="00530F27">
      <w:pPr>
        <w:spacing w:after="120" w:line="240" w:lineRule="auto"/>
        <w:jc w:val="both"/>
      </w:pPr>
      <w:r w:rsidRPr="0062074F">
        <w:t xml:space="preserve">This also suppresses the safety contour, the shallow water pattern, </w:t>
      </w:r>
      <w:r w:rsidR="00DE5415" w:rsidRPr="0062074F">
        <w:t>Accuracy portrayal</w:t>
      </w:r>
      <w:r w:rsidRPr="0062074F">
        <w:t>, text indicating the dredged depth and contour labels.</w:t>
      </w:r>
    </w:p>
    <w:p w14:paraId="79287B7E" w14:textId="2F42879F" w:rsidR="001374ED" w:rsidRPr="0062074F" w:rsidRDefault="001374ED" w:rsidP="00EB7911">
      <w:pPr>
        <w:spacing w:after="120" w:line="240" w:lineRule="auto"/>
        <w:jc w:val="both"/>
      </w:pPr>
      <w:r w:rsidRPr="0062074F">
        <w:t xml:space="preserve">The process to construct the </w:t>
      </w:r>
      <w:r w:rsidR="00C5483B" w:rsidRPr="0062074F">
        <w:t xml:space="preserve">enhanced </w:t>
      </w:r>
      <w:r w:rsidRPr="0062074F">
        <w:t>safety contour then consists of a selection of common edges from rectangular extents for each S-102 dataset point</w:t>
      </w:r>
      <w:r w:rsidR="008F0153" w:rsidRPr="0062074F">
        <w:t xml:space="preserve"> (including vertical uncertainty if the Uncertainty selector is selected)</w:t>
      </w:r>
      <w:r w:rsidRPr="0062074F">
        <w:t xml:space="preserve">, as shown in </w:t>
      </w:r>
      <w:r w:rsidR="00EB7911" w:rsidRPr="0062074F">
        <w:t>F</w:t>
      </w:r>
      <w:r w:rsidRPr="0062074F">
        <w:t xml:space="preserve">igure </w:t>
      </w:r>
      <w:r w:rsidR="002A3AC1" w:rsidRPr="0062074F">
        <w:t>D-</w:t>
      </w:r>
      <w:r w:rsidR="00EB3601" w:rsidRPr="0062074F">
        <w:t>1</w:t>
      </w:r>
      <w:r w:rsidR="0050181D" w:rsidRPr="0062074F">
        <w:t>-</w:t>
      </w:r>
      <w:r w:rsidRPr="0062074F">
        <w:t>4</w:t>
      </w:r>
      <w:r w:rsidR="00D837FD" w:rsidRPr="0062074F">
        <w:t>, where 11.2 metres is the threshold value set by the user</w:t>
      </w:r>
      <w:r w:rsidRPr="0062074F">
        <w:t xml:space="preserve">. </w:t>
      </w:r>
    </w:p>
    <w:p w14:paraId="21167F98" w14:textId="77777777" w:rsidR="001374ED" w:rsidRPr="0062074F" w:rsidRDefault="001374ED" w:rsidP="004E61EE">
      <w:pPr>
        <w:spacing w:line="240" w:lineRule="auto"/>
        <w:jc w:val="center"/>
      </w:pPr>
      <w:r w:rsidRPr="0062074F">
        <w:rPr>
          <w:noProof/>
          <w:lang w:eastAsia="fr-FR"/>
        </w:rPr>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60"/>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62074F" w:rsidRDefault="001374ED" w:rsidP="00EB791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00EB3601" w:rsidRPr="0062074F">
        <w:t>4</w:t>
      </w:r>
      <w:r w:rsidR="00EB7911" w:rsidRPr="0062074F">
        <w:t xml:space="preserve"> -</w:t>
      </w:r>
      <w:r w:rsidR="0045613E" w:rsidRPr="0062074F">
        <w:t xml:space="preserve"> Common edges from rectangular extents</w:t>
      </w:r>
    </w:p>
    <w:p w14:paraId="2B12B166" w14:textId="4DC24490" w:rsidR="005E19BD" w:rsidRDefault="001374ED" w:rsidP="00EB7911">
      <w:pPr>
        <w:spacing w:after="120" w:line="240" w:lineRule="auto"/>
        <w:jc w:val="both"/>
      </w:pPr>
      <w:r w:rsidRPr="0062074F">
        <w:t xml:space="preserve">Common edges are selected when the S-102 points </w:t>
      </w:r>
      <w:r w:rsidR="00EB7911" w:rsidRPr="0062074F">
        <w:t xml:space="preserve">on </w:t>
      </w:r>
      <w:r w:rsidRPr="0062074F">
        <w:t xml:space="preserve">either side of them lie </w:t>
      </w:r>
      <w:r w:rsidR="00EB7911" w:rsidRPr="0062074F">
        <w:t xml:space="preserve">on </w:t>
      </w:r>
      <w:r w:rsidRPr="0062074F">
        <w:t xml:space="preserve">either side of the boundary of the safety contour value. In </w:t>
      </w:r>
      <w:r w:rsidR="00EB7911" w:rsidRPr="0062074F">
        <w:t xml:space="preserve">Figure </w:t>
      </w:r>
      <w:r w:rsidR="002A3AC1" w:rsidRPr="0062074F">
        <w:t>D</w:t>
      </w:r>
      <w:r w:rsidR="001019DD" w:rsidRPr="0062074F">
        <w:t>-</w:t>
      </w:r>
      <w:r w:rsidR="00EB3601" w:rsidRPr="0062074F">
        <w:t>1</w:t>
      </w:r>
      <w:r w:rsidR="001019DD" w:rsidRPr="0062074F">
        <w:t>-5 below</w:t>
      </w:r>
      <w:r w:rsidR="002A3AC1" w:rsidRPr="0062074F">
        <w:t>,</w:t>
      </w:r>
      <w:r w:rsidRPr="0062074F">
        <w:t xml:space="preserve"> 11.5</w:t>
      </w:r>
      <w:r w:rsidR="001019DD" w:rsidRPr="0062074F">
        <w:t xml:space="preserve"> </w:t>
      </w:r>
      <w:r w:rsidRPr="0062074F">
        <w:t>m</w:t>
      </w:r>
      <w:r w:rsidR="001019DD" w:rsidRPr="0062074F">
        <w:t>etres</w:t>
      </w:r>
      <w:r w:rsidRPr="0062074F">
        <w:t xml:space="preserve"> is the threshold value set by the user.</w:t>
      </w:r>
      <w:r w:rsidR="00281336">
        <w:t xml:space="preserve"> </w:t>
      </w:r>
      <w:r w:rsidR="005E19BD">
        <w:t>Edges on the boundary of the dataset, or which lie between data values and S-102 fill values are not selected.</w:t>
      </w:r>
      <w:r w:rsidR="00281336">
        <w:t xml:space="preserve"> See figure D-1-5</w:t>
      </w:r>
    </w:p>
    <w:p w14:paraId="440D1B7B" w14:textId="6E8CFCBC" w:rsidR="001374ED" w:rsidRPr="00520800" w:rsidRDefault="00281336" w:rsidP="00520800">
      <w:pPr>
        <w:spacing w:after="120" w:line="240" w:lineRule="auto"/>
        <w:jc w:val="center"/>
        <w:rPr>
          <w:strike/>
        </w:rPr>
      </w:pPr>
      <w:r>
        <w:rPr>
          <w:noProof/>
        </w:rPr>
        <w:drawing>
          <wp:inline distT="0" distB="0" distL="0" distR="0" wp14:anchorId="614CBEB6" wp14:editId="7338E356">
            <wp:extent cx="4559808" cy="2706853"/>
            <wp:effectExtent l="0" t="0" r="0" b="0"/>
            <wp:docPr id="118335065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81138" cy="2719515"/>
                    </a:xfrm>
                    <a:prstGeom prst="rect">
                      <a:avLst/>
                    </a:prstGeom>
                    <a:noFill/>
                  </pic:spPr>
                </pic:pic>
              </a:graphicData>
            </a:graphic>
          </wp:inline>
        </w:drawing>
      </w:r>
    </w:p>
    <w:p w14:paraId="10A8F0A6" w14:textId="75DA5358" w:rsidR="001374ED" w:rsidRPr="0062074F" w:rsidRDefault="001374ED" w:rsidP="001019DD">
      <w:pPr>
        <w:pStyle w:val="Caption"/>
        <w:spacing w:after="120" w:line="240" w:lineRule="auto"/>
        <w:jc w:val="center"/>
      </w:pPr>
      <w:r w:rsidRPr="0062074F">
        <w:t xml:space="preserve">Figure </w:t>
      </w:r>
      <w:r w:rsidR="002A3AC1" w:rsidRPr="0062074F">
        <w:t>D</w:t>
      </w:r>
      <w:r w:rsidR="0050181D" w:rsidRPr="0062074F">
        <w:t>-</w:t>
      </w:r>
      <w:r w:rsidR="00EB3601" w:rsidRPr="0062074F">
        <w:t>1-5</w:t>
      </w:r>
      <w:r w:rsidR="001019DD" w:rsidRPr="0062074F">
        <w:t xml:space="preserve"> -</w:t>
      </w:r>
      <w:r w:rsidR="0045613E" w:rsidRPr="0062074F">
        <w:t xml:space="preserve"> Edges from rectangular extents and at boundaries</w:t>
      </w:r>
    </w:p>
    <w:p w14:paraId="3C24D34B" w14:textId="1D240F1D" w:rsidR="001374ED" w:rsidRDefault="001374ED" w:rsidP="001019DD">
      <w:pPr>
        <w:spacing w:after="120" w:line="240" w:lineRule="auto"/>
        <w:jc w:val="both"/>
      </w:pPr>
      <w:r w:rsidRPr="0062074F">
        <w:t xml:space="preserve">The source of the displayed safety contour are the selected edges as defined. The areas of safe and unsafe water formed by the selected edges are used for processing of the safety contour related alarms under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62074F">
        <w:t>11.4.3</w:t>
      </w:r>
      <w:r w:rsidR="001019DD" w:rsidRPr="0062074F">
        <w:t>,</w:t>
      </w:r>
      <w:r w:rsidRPr="0062074F">
        <w:t xml:space="preserve"> which the OEM must</w:t>
      </w:r>
      <w:r w:rsidR="006C470D" w:rsidRPr="0062074F">
        <w:t xml:space="preserve"> </w:t>
      </w:r>
      <w:r w:rsidRPr="0062074F">
        <w:t xml:space="preserve">implement. </w:t>
      </w:r>
    </w:p>
    <w:p w14:paraId="685D9F73" w14:textId="4B395554" w:rsidR="00281336" w:rsidRDefault="00281336" w:rsidP="001019DD">
      <w:pPr>
        <w:spacing w:after="120" w:line="240" w:lineRule="auto"/>
        <w:jc w:val="both"/>
      </w:pPr>
      <w:r>
        <w:t xml:space="preserve">The border defined in clause </w:t>
      </w:r>
      <w:r>
        <w:fldChar w:fldCharType="begin"/>
      </w:r>
      <w:r>
        <w:instrText xml:space="preserve"> REF _Ref225517419 \r \h </w:instrText>
      </w:r>
      <w:r>
        <w:fldChar w:fldCharType="separate"/>
      </w:r>
      <w:r>
        <w:t>D-1</w:t>
      </w:r>
      <w:r>
        <w:fldChar w:fldCharType="end"/>
      </w:r>
      <w:r>
        <w:t xml:space="preserve"> must be selected from data values only, which border the dataset, or around data fill values (S-102 No Data Value) which are not on the dataset border, for example:</w:t>
      </w:r>
    </w:p>
    <w:p w14:paraId="79268F9B" w14:textId="3ED82333" w:rsidR="00281336" w:rsidRDefault="00281336" w:rsidP="00520800">
      <w:pPr>
        <w:spacing w:after="120" w:line="240" w:lineRule="auto"/>
        <w:jc w:val="center"/>
      </w:pPr>
      <w:r>
        <w:rPr>
          <w:noProof/>
        </w:rPr>
        <w:lastRenderedPageBreak/>
        <w:drawing>
          <wp:inline distT="0" distB="0" distL="0" distR="0" wp14:anchorId="21C9BC54" wp14:editId="71054BC6">
            <wp:extent cx="5127244" cy="2517960"/>
            <wp:effectExtent l="0" t="0" r="0" b="0"/>
            <wp:docPr id="176645949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34642" cy="2521593"/>
                    </a:xfrm>
                    <a:prstGeom prst="rect">
                      <a:avLst/>
                    </a:prstGeom>
                    <a:noFill/>
                  </pic:spPr>
                </pic:pic>
              </a:graphicData>
            </a:graphic>
          </wp:inline>
        </w:drawing>
      </w:r>
    </w:p>
    <w:p w14:paraId="7A3FBCC2" w14:textId="5E6A3BD0" w:rsidR="00281336" w:rsidRPr="0062074F" w:rsidRDefault="00281336" w:rsidP="00281336">
      <w:pPr>
        <w:pStyle w:val="Caption"/>
        <w:spacing w:after="120" w:line="240" w:lineRule="auto"/>
        <w:jc w:val="center"/>
      </w:pPr>
      <w:r>
        <w:t xml:space="preserve"> </w:t>
      </w:r>
      <w:r w:rsidRPr="0062074F">
        <w:t>Figure D-1-</w:t>
      </w:r>
      <w:r>
        <w:t>6</w:t>
      </w:r>
      <w:r w:rsidRPr="0062074F">
        <w:t xml:space="preserve"> </w:t>
      </w:r>
      <w:r>
        <w:t>–</w:t>
      </w:r>
      <w:r w:rsidRPr="0062074F">
        <w:t xml:space="preserve"> </w:t>
      </w:r>
      <w:r>
        <w:t>Construction of S-102 border</w:t>
      </w:r>
    </w:p>
    <w:p w14:paraId="704872C9" w14:textId="5E0E0D1A" w:rsidR="00281336" w:rsidRDefault="00281336" w:rsidP="001019DD">
      <w:pPr>
        <w:spacing w:after="120" w:line="240" w:lineRule="auto"/>
        <w:jc w:val="both"/>
      </w:pPr>
      <w:r>
        <w:t>The combined effect of these drawing operations is shown in the following diagram:</w:t>
      </w:r>
    </w:p>
    <w:p w14:paraId="2E1F9BBC" w14:textId="7F14000A" w:rsidR="00281336" w:rsidRPr="0062074F" w:rsidRDefault="005B2203" w:rsidP="00520800">
      <w:pPr>
        <w:spacing w:after="120" w:line="240" w:lineRule="auto"/>
        <w:jc w:val="center"/>
      </w:pPr>
      <w:r>
        <w:rPr>
          <w:noProof/>
        </w:rPr>
        <w:drawing>
          <wp:inline distT="0" distB="0" distL="0" distR="0" wp14:anchorId="3EB51648" wp14:editId="64E2EF5A">
            <wp:extent cx="4682236" cy="2550291"/>
            <wp:effectExtent l="0" t="0" r="4445" b="2540"/>
            <wp:docPr id="143871465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701153" cy="2560594"/>
                    </a:xfrm>
                    <a:prstGeom prst="rect">
                      <a:avLst/>
                    </a:prstGeom>
                    <a:noFill/>
                  </pic:spPr>
                </pic:pic>
              </a:graphicData>
            </a:graphic>
          </wp:inline>
        </w:drawing>
      </w:r>
    </w:p>
    <w:p w14:paraId="784D6BD6" w14:textId="55EFABCD" w:rsidR="005B2203" w:rsidRPr="0062074F" w:rsidRDefault="005B2203" w:rsidP="005B2203">
      <w:pPr>
        <w:pStyle w:val="Caption"/>
        <w:spacing w:after="120" w:line="240" w:lineRule="auto"/>
        <w:jc w:val="center"/>
      </w:pPr>
      <w:r w:rsidRPr="0062074F">
        <w:t>Figure D-1-</w:t>
      </w:r>
      <w:r>
        <w:t>7</w:t>
      </w:r>
      <w:r w:rsidRPr="0062074F">
        <w:t xml:space="preserve"> </w:t>
      </w:r>
      <w:r>
        <w:t>–</w:t>
      </w:r>
      <w:r w:rsidRPr="0062074F">
        <w:t xml:space="preserve"> </w:t>
      </w:r>
      <w:r w:rsidR="00C463DB">
        <w:t>ESC construction</w:t>
      </w:r>
    </w:p>
    <w:p w14:paraId="08389057" w14:textId="456819E6" w:rsidR="002D0A15" w:rsidRPr="0062074F" w:rsidRDefault="002D0A15" w:rsidP="001019DD">
      <w:pPr>
        <w:spacing w:after="120" w:line="240" w:lineRule="auto"/>
        <w:jc w:val="both"/>
      </w:pPr>
    </w:p>
    <w:p w14:paraId="6263F694" w14:textId="7DAA036A" w:rsidR="005B15A2" w:rsidRPr="0062074F" w:rsidRDefault="005B15A2">
      <w:pPr>
        <w:pStyle w:val="Heading1"/>
        <w:numPr>
          <w:ilvl w:val="1"/>
          <w:numId w:val="104"/>
        </w:numPr>
      </w:pPr>
      <w:bookmarkStart w:id="845" w:name="_Toc226035152"/>
      <w:r w:rsidRPr="0062074F">
        <w:t>Vertical Uncertainty in the calculation of depth values.</w:t>
      </w:r>
      <w:bookmarkEnd w:id="845"/>
    </w:p>
    <w:p w14:paraId="502A3191" w14:textId="3CA72A5F" w:rsidR="008F0153" w:rsidRPr="0062074F" w:rsidRDefault="008F0153" w:rsidP="008F0153">
      <w:pPr>
        <w:spacing w:after="120" w:line="240" w:lineRule="auto"/>
        <w:jc w:val="both"/>
      </w:pPr>
      <w:r w:rsidRPr="0062074F">
        <w:t>When the Uncertainty selector is enabled calculation of depth values in S-102 datasets must take into consideration the vertical uncertainty contained within the dataset for all depth values. Vertical uncertainty is expressed as a positive number which indicates the maximum vertical uncertainty (and hence can be added or subtracted from a depth value contained in the S-102 dataset).</w:t>
      </w:r>
    </w:p>
    <w:p w14:paraId="7DBC5812" w14:textId="77777777" w:rsidR="008F0153" w:rsidRPr="0062074F" w:rsidRDefault="008F0153" w:rsidP="008F0153">
      <w:pPr>
        <w:spacing w:after="120" w:line="240" w:lineRule="auto"/>
        <w:jc w:val="both"/>
      </w:pPr>
      <w:r w:rsidRPr="0062074F">
        <w:t>If the vertical uncertainty is stored in the grid cells themselves then each S-102 depth has its own uncertainty value which must be taken into account when extracting the depth values from the dataset.</w:t>
      </w:r>
    </w:p>
    <w:p w14:paraId="3D8BA6EC" w14:textId="046E262E" w:rsidR="008F0153" w:rsidRDefault="008F0153" w:rsidP="008F0153">
      <w:pPr>
        <w:spacing w:after="120" w:line="240" w:lineRule="auto"/>
        <w:jc w:val="both"/>
      </w:pPr>
      <w:r w:rsidRPr="0062074F">
        <w:t>If no uncertainty values are stored within the grid data then the value</w:t>
      </w:r>
      <w:r w:rsidR="004E70F7">
        <w:t xml:space="preserve"> of </w:t>
      </w:r>
      <w:proofErr w:type="spellStart"/>
      <w:r w:rsidRPr="001C1CAB">
        <w:rPr>
          <w:b/>
          <w:bCs/>
          <w:i/>
          <w:iCs/>
        </w:rPr>
        <w:t>maximumUncertainty</w:t>
      </w:r>
      <w:proofErr w:type="spellEnd"/>
      <w:r w:rsidRPr="0062074F">
        <w:t xml:space="preserve"> must be used, these will be equal in a dataset with no separate uncertainty grid values.</w:t>
      </w:r>
    </w:p>
    <w:p w14:paraId="6101251C" w14:textId="787E1F4E" w:rsidR="005D6548" w:rsidRPr="0062074F" w:rsidRDefault="005D6548" w:rsidP="008F0153">
      <w:pPr>
        <w:spacing w:after="120" w:line="240" w:lineRule="auto"/>
        <w:jc w:val="both"/>
      </w:pPr>
      <w:r>
        <w:t xml:space="preserve">If the </w:t>
      </w:r>
      <w:proofErr w:type="spellStart"/>
      <w:r w:rsidRPr="009E0237">
        <w:rPr>
          <w:b/>
          <w:bCs/>
          <w:i/>
          <w:iCs/>
        </w:rPr>
        <w:t>maximumUncertainty</w:t>
      </w:r>
      <w:proofErr w:type="spellEnd"/>
      <w:r>
        <w:t xml:space="preserve"> value is equal to the dataset fill value, the depth value calculation must be handled as if the Uncertainty selector is not enabled.</w:t>
      </w:r>
    </w:p>
    <w:p w14:paraId="748C91FB" w14:textId="60CDD1DC" w:rsidR="00EF18EE" w:rsidRPr="0062074F" w:rsidRDefault="00EF18EE" w:rsidP="008F0153">
      <w:pPr>
        <w:spacing w:after="120" w:line="240" w:lineRule="auto"/>
        <w:jc w:val="both"/>
      </w:pPr>
      <w:r w:rsidRPr="0062074F">
        <w:lastRenderedPageBreak/>
        <w:t>Vertical uncertainty must only be taken into account when the Uncertainty selector is enabled.</w:t>
      </w:r>
    </w:p>
    <w:p w14:paraId="235B6C44" w14:textId="7CE7BCE3" w:rsidR="00EF18EE" w:rsidRPr="0062074F" w:rsidRDefault="00EF18EE" w:rsidP="00EF18EE">
      <w:pPr>
        <w:rPr>
          <w:lang w:val="en-US"/>
        </w:rPr>
      </w:pPr>
      <w:r w:rsidRPr="0062074F">
        <w:rPr>
          <w:lang w:val="en-US"/>
        </w:rPr>
        <w:t xml:space="preserve">Uncertainty values must be used in such a way as to safety-bias the </w:t>
      </w:r>
      <w:r w:rsidR="00A75B77" w:rsidRPr="0062074F">
        <w:rPr>
          <w:lang w:val="en-US"/>
        </w:rPr>
        <w:t xml:space="preserve">depth </w:t>
      </w:r>
      <w:r w:rsidRPr="0062074F">
        <w:rPr>
          <w:lang w:val="en-US"/>
        </w:rPr>
        <w:t>calculation. Depth is encoded “positive-down” and therefore the uncertainty value must be subtracted from each of the individual depth values in order to achieve the required safety-bias.</w:t>
      </w:r>
    </w:p>
    <w:p w14:paraId="0555346A" w14:textId="18CE6A6A" w:rsidR="00EF18EE" w:rsidRPr="0062074F" w:rsidRDefault="00EF18EE" w:rsidP="00EF18EE">
      <w:pPr>
        <w:rPr>
          <w:lang w:val="en-US"/>
        </w:rPr>
      </w:pPr>
      <w:r w:rsidRPr="0062074F">
        <w:rPr>
          <w:lang w:val="en-US"/>
        </w:rPr>
        <w:t>With the user option “uncertainty” switched on:</w:t>
      </w:r>
    </w:p>
    <w:p w14:paraId="30C87377" w14:textId="77777777" w:rsidR="00EF18EE" w:rsidRPr="0062074F" w:rsidRDefault="00EF18EE" w:rsidP="00EF18EE">
      <w:pPr>
        <w:rPr>
          <w:lang w:val="en-US"/>
        </w:rPr>
      </w:pPr>
      <w:r w:rsidRPr="0062074F">
        <w:rPr>
          <w:lang w:val="en-US"/>
        </w:rPr>
        <w:t xml:space="preserve">Depth </w:t>
      </w:r>
      <w:r w:rsidRPr="0062074F">
        <w:rPr>
          <w:lang w:val="en-US"/>
        </w:rPr>
        <w:tab/>
        <w:t>= (S-102 depth corrected for uncertainty) + (S-104 depth corrected for uncertainty)</w:t>
      </w:r>
    </w:p>
    <w:p w14:paraId="15027579" w14:textId="77777777" w:rsidR="00EF18EE" w:rsidRPr="0062074F" w:rsidRDefault="00EF18EE" w:rsidP="00EF18EE">
      <w:pPr>
        <w:ind w:firstLine="720"/>
        <w:rPr>
          <w:lang w:val="en-US"/>
        </w:rPr>
      </w:pPr>
      <w:r w:rsidRPr="0062074F">
        <w:rPr>
          <w:lang w:val="en-US"/>
        </w:rPr>
        <w:t>= (S-102 depth value – S-102 uncertainty value) + (S-104 depth value – S-104 uncertainty value)</w:t>
      </w:r>
    </w:p>
    <w:p w14:paraId="1A616340" w14:textId="77777777" w:rsidR="00EF18EE" w:rsidRPr="0062074F" w:rsidRDefault="00EF18EE" w:rsidP="00EF18EE">
      <w:pPr>
        <w:rPr>
          <w:lang w:val="en-US"/>
        </w:rPr>
      </w:pPr>
      <w:r w:rsidRPr="0062074F">
        <w:rPr>
          <w:lang w:val="en-US"/>
        </w:rPr>
        <w:t>For example, given the following S-102 and S-104 depth and uncertainty values:</w:t>
      </w:r>
    </w:p>
    <w:tbl>
      <w:tblPr>
        <w:tblW w:w="0" w:type="auto"/>
        <w:jc w:val="center"/>
        <w:shd w:val="clear" w:color="auto" w:fill="FFFFFF"/>
        <w:tblCellMar>
          <w:left w:w="0" w:type="dxa"/>
          <w:right w:w="0" w:type="dxa"/>
        </w:tblCellMar>
        <w:tblLook w:val="04A0" w:firstRow="1" w:lastRow="0" w:firstColumn="1" w:lastColumn="0" w:noHBand="0" w:noVBand="1"/>
      </w:tblPr>
      <w:tblGrid>
        <w:gridCol w:w="4675"/>
        <w:gridCol w:w="1169"/>
      </w:tblGrid>
      <w:tr w:rsidR="00EF18EE" w:rsidRPr="0062074F" w14:paraId="0B113672" w14:textId="77777777" w:rsidTr="00520800">
        <w:trPr>
          <w:jc w:val="center"/>
        </w:trPr>
        <w:tc>
          <w:tcPr>
            <w:tcW w:w="46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293BE2" w14:textId="77777777" w:rsidR="00EF18EE" w:rsidRPr="0062074F" w:rsidRDefault="00EF18EE" w:rsidP="00E2186C">
            <w:r w:rsidRPr="0062074F">
              <w:t>S-102 depth</w:t>
            </w:r>
          </w:p>
        </w:tc>
        <w:tc>
          <w:tcPr>
            <w:tcW w:w="11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9EB1855" w14:textId="77777777" w:rsidR="00EF18EE" w:rsidRPr="0062074F" w:rsidRDefault="00EF18EE" w:rsidP="00E2186C">
            <w:r w:rsidRPr="0062074F">
              <w:t>10.00 m</w:t>
            </w:r>
          </w:p>
        </w:tc>
      </w:tr>
      <w:tr w:rsidR="00EF18EE" w:rsidRPr="0062074F" w14:paraId="6816037F" w14:textId="77777777" w:rsidTr="00520800">
        <w:trPr>
          <w:jc w:val="center"/>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62646B" w14:textId="77777777" w:rsidR="00EF18EE" w:rsidRPr="0062074F" w:rsidRDefault="00EF18EE" w:rsidP="00E2186C">
            <w:r w:rsidRPr="0062074F">
              <w:t>S-102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B32EC5" w14:textId="77777777" w:rsidR="00EF18EE" w:rsidRPr="0062074F" w:rsidRDefault="00EF18EE" w:rsidP="00E2186C">
            <w:r w:rsidRPr="0062074F">
              <w:t>±0.42 m</w:t>
            </w:r>
          </w:p>
        </w:tc>
      </w:tr>
      <w:tr w:rsidR="00EF18EE" w:rsidRPr="0062074F" w14:paraId="0FCE062C" w14:textId="77777777" w:rsidTr="00520800">
        <w:trPr>
          <w:jc w:val="center"/>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91075D" w14:textId="078B1E36" w:rsidR="00EF18EE" w:rsidRPr="0062074F" w:rsidRDefault="00EF18EE" w:rsidP="00E2186C">
            <w:r w:rsidRPr="0062074F">
              <w:t>S-104 water level height</w:t>
            </w:r>
            <w:r w:rsidR="00797EE6">
              <w:rPr>
                <w:rStyle w:val="FootnoteReference"/>
              </w:rPr>
              <w:footnoteReference w:id="6"/>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D447A9" w14:textId="77777777" w:rsidR="00EF18EE" w:rsidRPr="0062074F" w:rsidRDefault="00EF18EE" w:rsidP="00E2186C">
            <w:r w:rsidRPr="0062074F">
              <w:t>0.32 m</w:t>
            </w:r>
          </w:p>
        </w:tc>
      </w:tr>
      <w:tr w:rsidR="00EF18EE" w:rsidRPr="0062074F" w14:paraId="5E083A8F" w14:textId="77777777" w:rsidTr="00520800">
        <w:trPr>
          <w:trHeight w:val="375"/>
          <w:jc w:val="center"/>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CF8F69" w14:textId="77777777" w:rsidR="00EF18EE" w:rsidRPr="0062074F" w:rsidRDefault="00EF18EE" w:rsidP="00E2186C">
            <w:r w:rsidRPr="0062074F">
              <w:t>S-104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BDAFA5" w14:textId="77777777" w:rsidR="00EF18EE" w:rsidRPr="0062074F" w:rsidRDefault="00EF18EE" w:rsidP="00520800">
            <w:pPr>
              <w:keepNext/>
            </w:pPr>
            <w:r w:rsidRPr="0062074F">
              <w:t>±0.04 m</w:t>
            </w:r>
          </w:p>
        </w:tc>
      </w:tr>
    </w:tbl>
    <w:p w14:paraId="7CBB762F" w14:textId="58686B2E" w:rsidR="00EF18EE" w:rsidRPr="0062074F" w:rsidRDefault="00157948" w:rsidP="00520800">
      <w:pPr>
        <w:pStyle w:val="Caption"/>
        <w:jc w:val="center"/>
        <w:rPr>
          <w:lang w:val="en-US"/>
        </w:rPr>
      </w:pPr>
      <w:bookmarkStart w:id="846" w:name="_Ref225504832"/>
      <w:r>
        <w:t xml:space="preserve">Table </w:t>
      </w:r>
      <w:r>
        <w:fldChar w:fldCharType="begin"/>
      </w:r>
      <w:r>
        <w:instrText xml:space="preserve"> SEQ Table \* ARABIC </w:instrText>
      </w:r>
      <w:r>
        <w:fldChar w:fldCharType="separate"/>
      </w:r>
      <w:r>
        <w:rPr>
          <w:noProof/>
        </w:rPr>
        <w:t>10</w:t>
      </w:r>
      <w:r>
        <w:fldChar w:fldCharType="end"/>
      </w:r>
      <w:r>
        <w:t>: Example Values - Water Level Adjustment</w:t>
      </w:r>
      <w:bookmarkEnd w:id="846"/>
    </w:p>
    <w:p w14:paraId="3EB1DB0A" w14:textId="77777777" w:rsidR="00EF18EE" w:rsidRPr="0062074F" w:rsidRDefault="00EF18EE" w:rsidP="00EF18EE">
      <w:pPr>
        <w:rPr>
          <w:lang w:val="en-US"/>
        </w:rPr>
      </w:pPr>
      <w:r w:rsidRPr="0062074F">
        <w:rPr>
          <w:lang w:val="en-US"/>
        </w:rPr>
        <w:t>The calculation is :</w:t>
      </w:r>
    </w:p>
    <w:p w14:paraId="482CF31D" w14:textId="77777777" w:rsidR="00EF18EE" w:rsidRPr="0062074F" w:rsidRDefault="00EF18EE" w:rsidP="00EF18EE">
      <w:pPr>
        <w:rPr>
          <w:lang w:val="en-US"/>
        </w:rPr>
      </w:pPr>
      <w:r w:rsidRPr="0062074F">
        <w:rPr>
          <w:lang w:val="en-US"/>
        </w:rPr>
        <w:t xml:space="preserve">Depth </w:t>
      </w:r>
      <w:r w:rsidRPr="0062074F">
        <w:rPr>
          <w:lang w:val="en-US"/>
        </w:rPr>
        <w:tab/>
        <w:t>= (10 – 0.42m) + (0.32m – 0.04m)</w:t>
      </w:r>
    </w:p>
    <w:p w14:paraId="7F776943" w14:textId="77777777" w:rsidR="00EF18EE" w:rsidRPr="0062074F" w:rsidRDefault="00EF18EE" w:rsidP="00EF18EE">
      <w:pPr>
        <w:rPr>
          <w:lang w:val="en-US"/>
        </w:rPr>
      </w:pPr>
      <w:r w:rsidRPr="0062074F">
        <w:rPr>
          <w:lang w:val="en-US"/>
        </w:rPr>
        <w:tab/>
        <w:t>= 9.86m</w:t>
      </w:r>
    </w:p>
    <w:p w14:paraId="230E255B" w14:textId="77777777" w:rsidR="00EF18EE" w:rsidRPr="0062074F" w:rsidRDefault="00EF18EE" w:rsidP="00EF18EE">
      <w:pPr>
        <w:rPr>
          <w:lang w:val="en-US"/>
        </w:rPr>
      </w:pPr>
      <w:r w:rsidRPr="0062074F">
        <w:rPr>
          <w:lang w:val="en-US"/>
        </w:rPr>
        <w:t>With the user option “uncertainty” switched off, the calculation is simply:</w:t>
      </w:r>
    </w:p>
    <w:p w14:paraId="70BBCAD4" w14:textId="77777777" w:rsidR="00EF18EE" w:rsidRPr="0062074F" w:rsidRDefault="00EF18EE" w:rsidP="00EF18EE">
      <w:pPr>
        <w:rPr>
          <w:lang w:val="en-US"/>
        </w:rPr>
      </w:pPr>
      <w:r w:rsidRPr="0062074F">
        <w:rPr>
          <w:lang w:val="en-US"/>
        </w:rPr>
        <w:t xml:space="preserve">Depth </w:t>
      </w:r>
      <w:r w:rsidRPr="0062074F">
        <w:rPr>
          <w:lang w:val="en-US"/>
        </w:rPr>
        <w:tab/>
        <w:t>= (S-102 depth) + (S-104 depth)</w:t>
      </w:r>
    </w:p>
    <w:p w14:paraId="4919982B" w14:textId="1B50CA9C" w:rsidR="00EF18EE" w:rsidRPr="001C1CAB" w:rsidRDefault="00EF18EE" w:rsidP="001C1CAB">
      <w:pPr>
        <w:rPr>
          <w:lang w:val="en-US"/>
        </w:rPr>
      </w:pPr>
      <w:r w:rsidRPr="0062074F">
        <w:rPr>
          <w:lang w:val="en-US"/>
        </w:rPr>
        <w:t>Depth = 10m + 0.32m = 10.32m</w:t>
      </w:r>
    </w:p>
    <w:p w14:paraId="3AB06C45" w14:textId="77777777" w:rsidR="008F0153" w:rsidRPr="0062074F" w:rsidRDefault="008F0153" w:rsidP="001C1CAB"/>
    <w:p w14:paraId="0DE6C6EC" w14:textId="77777777" w:rsidR="001019DD" w:rsidRPr="0062074F" w:rsidRDefault="001019DD" w:rsidP="001019DD">
      <w:pPr>
        <w:spacing w:after="120" w:line="240" w:lineRule="auto"/>
        <w:jc w:val="both"/>
      </w:pPr>
    </w:p>
    <w:p w14:paraId="7358808D" w14:textId="77777777" w:rsidR="00EF57B5" w:rsidRPr="0062074F" w:rsidRDefault="00EF57B5">
      <w:pPr>
        <w:rPr>
          <w:rFonts w:eastAsia="Times New Roman"/>
          <w:b/>
          <w:bCs/>
          <w:sz w:val="24"/>
        </w:rPr>
      </w:pPr>
      <w:bookmarkStart w:id="847" w:name="_Toc88852884"/>
      <w:bookmarkStart w:id="848" w:name="_Toc98339992"/>
      <w:bookmarkStart w:id="849" w:name="_Toc98340368"/>
      <w:r w:rsidRPr="0062074F">
        <w:br w:type="page"/>
      </w:r>
    </w:p>
    <w:p w14:paraId="2913C950" w14:textId="3C34FD09" w:rsidR="00EF57B5" w:rsidRPr="0062074F" w:rsidRDefault="001019DD">
      <w:pPr>
        <w:pStyle w:val="Heading1"/>
        <w:numPr>
          <w:ilvl w:val="0"/>
          <w:numId w:val="104"/>
        </w:numPr>
      </w:pPr>
      <w:bookmarkStart w:id="850" w:name="_Toc226035153"/>
      <w:r w:rsidRPr="0062074F">
        <w:lastRenderedPageBreak/>
        <w:t>Water Level Adjustment</w:t>
      </w:r>
      <w:r w:rsidR="009D5976" w:rsidRPr="0062074F">
        <w:t xml:space="preserve"> (WLA)</w:t>
      </w:r>
      <w:bookmarkEnd w:id="850"/>
    </w:p>
    <w:p w14:paraId="26639FE7" w14:textId="10BB7819" w:rsidR="00EF57B5" w:rsidRPr="0062074F" w:rsidRDefault="00731CD9" w:rsidP="00EF57B5">
      <w:pPr>
        <w:spacing w:after="120" w:line="240" w:lineRule="auto"/>
        <w:jc w:val="both"/>
      </w:pPr>
      <w:r w:rsidRPr="0062074F">
        <w:t>The user</w:t>
      </w:r>
      <w:r w:rsidR="00EF57B5" w:rsidRPr="0062074F">
        <w:t xml:space="preserve"> must be </w:t>
      </w:r>
      <w:r w:rsidRPr="0062074F">
        <w:t>able to</w:t>
      </w:r>
      <w:r w:rsidR="00EF57B5" w:rsidRPr="0062074F">
        <w:t xml:space="preserve"> </w:t>
      </w:r>
      <w:r w:rsidR="00E508CA" w:rsidRPr="0062074F">
        <w:t xml:space="preserve">select </w:t>
      </w:r>
      <w:r w:rsidR="00EF57B5" w:rsidRPr="0062074F">
        <w:t>depth information</w:t>
      </w:r>
      <w:r w:rsidR="00E508CA" w:rsidRPr="0062074F">
        <w:t xml:space="preserve"> adjustment</w:t>
      </w:r>
      <w:r w:rsidR="00EF57B5" w:rsidRPr="0062074F">
        <w:t xml:space="preserve"> by water level height</w:t>
      </w:r>
      <w:r w:rsidRPr="0062074F">
        <w:t xml:space="preserve"> in areas where both S-102 and S-104 data products are available</w:t>
      </w:r>
      <w:r w:rsidR="00065356" w:rsidRPr="0062074F">
        <w:t>.</w:t>
      </w:r>
      <w:r w:rsidR="00F80231">
        <w:t xml:space="preserve"> </w:t>
      </w:r>
      <w:r w:rsidR="00F80231" w:rsidRPr="00F80231">
        <w:t xml:space="preserve">This adjustment must then be applied in areas where </w:t>
      </w:r>
      <w:r w:rsidR="00F80231">
        <w:t xml:space="preserve">compatible </w:t>
      </w:r>
      <w:r w:rsidR="00F80231" w:rsidRPr="00F80231">
        <w:t>S-101, S-102 and S-104 data products are availabl</w:t>
      </w:r>
      <w:r w:rsidR="00F80231">
        <w:t>e</w:t>
      </w:r>
    </w:p>
    <w:p w14:paraId="56FA3164" w14:textId="5CB672AC" w:rsidR="00EF57B5" w:rsidRPr="0062074F" w:rsidRDefault="00EF57B5">
      <w:pPr>
        <w:numPr>
          <w:ilvl w:val="0"/>
          <w:numId w:val="34"/>
        </w:numPr>
        <w:spacing w:after="120" w:line="240" w:lineRule="auto"/>
        <w:jc w:val="both"/>
      </w:pPr>
      <w:r w:rsidRPr="0062074F">
        <w:t>The system must default to no water level adjustment</w:t>
      </w:r>
      <w:r w:rsidR="002A3AC1" w:rsidRPr="0062074F">
        <w:t>.</w:t>
      </w:r>
    </w:p>
    <w:p w14:paraId="5745A650" w14:textId="14E42530" w:rsidR="00EF57B5" w:rsidRPr="0062074F" w:rsidRDefault="00EF57B5">
      <w:pPr>
        <w:numPr>
          <w:ilvl w:val="0"/>
          <w:numId w:val="34"/>
        </w:numPr>
        <w:spacing w:after="60" w:line="240" w:lineRule="auto"/>
        <w:ind w:hanging="357"/>
        <w:jc w:val="both"/>
      </w:pPr>
      <w:r w:rsidRPr="0062074F">
        <w:t xml:space="preserve">The mariner must be able to select one </w:t>
      </w:r>
      <w:r w:rsidR="00122798" w:rsidRPr="0062074F">
        <w:t xml:space="preserve">of </w:t>
      </w:r>
      <w:r w:rsidRPr="0062074F">
        <w:t>the following methods of depth adjustment:</w:t>
      </w:r>
    </w:p>
    <w:p w14:paraId="260A34DD" w14:textId="4700DC6C" w:rsidR="00EF57B5" w:rsidRPr="0062074F" w:rsidRDefault="00EF57B5">
      <w:pPr>
        <w:numPr>
          <w:ilvl w:val="0"/>
          <w:numId w:val="35"/>
        </w:numPr>
        <w:spacing w:after="60" w:line="240" w:lineRule="auto"/>
        <w:ind w:hanging="357"/>
        <w:jc w:val="both"/>
      </w:pPr>
      <w:r w:rsidRPr="0062074F">
        <w:t>Current</w:t>
      </w:r>
      <w:r w:rsidR="00122798" w:rsidRPr="0062074F">
        <w:t xml:space="preserve"> (or user selected)</w:t>
      </w:r>
      <w:r w:rsidRPr="0062074F">
        <w:t xml:space="preserve"> date and time;</w:t>
      </w:r>
    </w:p>
    <w:p w14:paraId="709AC80A" w14:textId="5E5A2B24" w:rsidR="00EF57B5" w:rsidRPr="0062074F" w:rsidRDefault="00EF57B5">
      <w:pPr>
        <w:numPr>
          <w:ilvl w:val="0"/>
          <w:numId w:val="35"/>
        </w:numPr>
        <w:spacing w:after="60" w:line="240" w:lineRule="auto"/>
        <w:ind w:hanging="357"/>
        <w:jc w:val="both"/>
      </w:pPr>
      <w:r w:rsidRPr="0062074F">
        <w:t>A mariner specified date and time</w:t>
      </w:r>
      <w:r w:rsidR="00122798" w:rsidRPr="0062074F">
        <w:t xml:space="preserve"> period</w:t>
      </w:r>
      <w:r w:rsidR="005C41FF" w:rsidRPr="0062074F">
        <w:t>;</w:t>
      </w:r>
    </w:p>
    <w:p w14:paraId="7CF92BF4" w14:textId="4140C167" w:rsidR="00EF57B5" w:rsidRPr="0062074F" w:rsidRDefault="00EF57B5">
      <w:pPr>
        <w:numPr>
          <w:ilvl w:val="0"/>
          <w:numId w:val="35"/>
        </w:numPr>
        <w:spacing w:after="120" w:line="240" w:lineRule="auto"/>
        <w:ind w:left="714" w:hanging="357"/>
        <w:jc w:val="both"/>
      </w:pPr>
      <w:r w:rsidRPr="0062074F">
        <w:t xml:space="preserve">Where </w:t>
      </w:r>
      <w:r w:rsidR="00122798" w:rsidRPr="0062074F">
        <w:t>the route includes a</w:t>
      </w:r>
      <w:r w:rsidRPr="0062074F">
        <w:t xml:space="preserve"> schedule, </w:t>
      </w:r>
      <w:r w:rsidR="00D174A2" w:rsidRPr="0062074F">
        <w:t xml:space="preserve">the </w:t>
      </w:r>
      <w:r w:rsidRPr="0062074F">
        <w:t xml:space="preserve">date and time of transit in each area along a route </w:t>
      </w:r>
    </w:p>
    <w:p w14:paraId="7E182773" w14:textId="638C1B27" w:rsidR="00EF57B5" w:rsidRPr="0062074F" w:rsidRDefault="00EF57B5">
      <w:pPr>
        <w:numPr>
          <w:ilvl w:val="0"/>
          <w:numId w:val="34"/>
        </w:numPr>
        <w:spacing w:after="60" w:line="240" w:lineRule="auto"/>
        <w:ind w:hanging="357"/>
        <w:jc w:val="both"/>
      </w:pPr>
      <w:r w:rsidRPr="0062074F">
        <w:t xml:space="preserve">When </w:t>
      </w:r>
      <w:r w:rsidR="009D5976" w:rsidRPr="0062074F">
        <w:t>Water Level Adjustment</w:t>
      </w:r>
      <w:r w:rsidRPr="0062074F">
        <w:t xml:space="preserve"> is </w:t>
      </w:r>
      <w:r w:rsidR="0009233B" w:rsidRPr="0062074F">
        <w:t xml:space="preserve">activated </w:t>
      </w:r>
      <w:r w:rsidRPr="0062074F">
        <w:t xml:space="preserve">as defined in this </w:t>
      </w:r>
      <w:r w:rsidR="001F01AF" w:rsidRPr="0062074F">
        <w:t>section</w:t>
      </w:r>
      <w:r w:rsidRPr="0062074F">
        <w:t>:</w:t>
      </w:r>
    </w:p>
    <w:p w14:paraId="7FAE51B2" w14:textId="10FA8009" w:rsidR="00EF57B5" w:rsidRPr="0062074F" w:rsidRDefault="00EF57B5">
      <w:pPr>
        <w:numPr>
          <w:ilvl w:val="0"/>
          <w:numId w:val="36"/>
        </w:numPr>
        <w:spacing w:after="60" w:line="240" w:lineRule="auto"/>
        <w:ind w:hanging="357"/>
        <w:jc w:val="both"/>
      </w:pPr>
      <w:r w:rsidRPr="0062074F">
        <w:t xml:space="preserve">The </w:t>
      </w:r>
      <w:r w:rsidR="00D174A2" w:rsidRPr="0062074F">
        <w:t xml:space="preserve">functionality and portrayal of the </w:t>
      </w:r>
      <w:r w:rsidRPr="0062074F">
        <w:t>safety contour, depth zone shades, safety depth</w:t>
      </w:r>
      <w:r w:rsidR="00D174A2" w:rsidRPr="0062074F">
        <w:t xml:space="preserve"> </w:t>
      </w:r>
      <w:r w:rsidRPr="0062074F">
        <w:t>and indication of isolated dangers must use the adjusted depth;</w:t>
      </w:r>
    </w:p>
    <w:p w14:paraId="5D8121A8" w14:textId="7C3FA4D8" w:rsidR="00EF57B5" w:rsidRPr="0062074F" w:rsidRDefault="00EF57B5">
      <w:pPr>
        <w:numPr>
          <w:ilvl w:val="0"/>
          <w:numId w:val="36"/>
        </w:numPr>
        <w:spacing w:after="60" w:line="240" w:lineRule="auto"/>
        <w:ind w:hanging="357"/>
        <w:jc w:val="both"/>
      </w:pPr>
      <w:r w:rsidRPr="0062074F">
        <w:t xml:space="preserve">The </w:t>
      </w:r>
      <w:r w:rsidR="002A3AC1" w:rsidRPr="0062074F">
        <w:t xml:space="preserve">ECDIS </w:t>
      </w:r>
      <w:r w:rsidRPr="0062074F">
        <w:t>pick report must indicate both adjusted and unadjusted depth;</w:t>
      </w:r>
    </w:p>
    <w:p w14:paraId="7F8AA6AD" w14:textId="6C486EF2" w:rsidR="00EF57B5" w:rsidRPr="0062074F" w:rsidRDefault="0009233B">
      <w:pPr>
        <w:numPr>
          <w:ilvl w:val="0"/>
          <w:numId w:val="36"/>
        </w:numPr>
        <w:spacing w:after="60" w:line="240" w:lineRule="auto"/>
        <w:ind w:hanging="357"/>
        <w:jc w:val="both"/>
      </w:pPr>
      <w:r w:rsidRPr="0062074F">
        <w:t>D</w:t>
      </w:r>
      <w:r w:rsidR="00EF57B5" w:rsidRPr="0062074F">
        <w:t xml:space="preserve">etails of the </w:t>
      </w:r>
      <w:r w:rsidR="009D5976" w:rsidRPr="0062074F">
        <w:t>Water Level Adjustment</w:t>
      </w:r>
      <w:r w:rsidR="00EF57B5" w:rsidRPr="0062074F">
        <w:t xml:space="preserve"> must </w:t>
      </w:r>
      <w:r w:rsidR="00E6310F" w:rsidRPr="0062074F">
        <w:t xml:space="preserve">at least </w:t>
      </w:r>
      <w:r w:rsidR="00EF57B5" w:rsidRPr="0062074F">
        <w:t>be available</w:t>
      </w:r>
      <w:r w:rsidR="00407755" w:rsidRPr="0062074F">
        <w:t xml:space="preserve"> on demand</w:t>
      </w:r>
      <w:r w:rsidR="00EF57B5" w:rsidRPr="0062074F">
        <w:t>, such as the data source, temporal extent, and applicable areas;</w:t>
      </w:r>
    </w:p>
    <w:p w14:paraId="05292BEB" w14:textId="4CACF0DD" w:rsidR="00EF57B5" w:rsidRPr="0062074F" w:rsidRDefault="00EF57B5">
      <w:pPr>
        <w:numPr>
          <w:ilvl w:val="0"/>
          <w:numId w:val="36"/>
        </w:numPr>
        <w:spacing w:after="60" w:line="240" w:lineRule="auto"/>
        <w:ind w:hanging="357"/>
        <w:jc w:val="both"/>
      </w:pPr>
      <w:r w:rsidRPr="0062074F">
        <w:t xml:space="preserve">It must be possible to </w:t>
      </w:r>
      <w:r w:rsidR="0009233B" w:rsidRPr="0062074F">
        <w:t xml:space="preserve">de-activate </w:t>
      </w:r>
      <w:r w:rsidR="009D5976" w:rsidRPr="0062074F">
        <w:t>Water Level Adjustment</w:t>
      </w:r>
      <w:r w:rsidRPr="0062074F">
        <w:t xml:space="preserve"> via simple operator action;</w:t>
      </w:r>
    </w:p>
    <w:p w14:paraId="17868D99" w14:textId="0F809893" w:rsidR="00EF57B5" w:rsidRPr="0062074F" w:rsidRDefault="00EF57B5">
      <w:pPr>
        <w:numPr>
          <w:ilvl w:val="0"/>
          <w:numId w:val="36"/>
        </w:numPr>
        <w:spacing w:after="120" w:line="240" w:lineRule="auto"/>
        <w:ind w:left="714" w:hanging="357"/>
        <w:jc w:val="both"/>
      </w:pPr>
      <w:r w:rsidRPr="0062074F">
        <w:t xml:space="preserve">There must be a permanent indication </w:t>
      </w:r>
      <w:r w:rsidR="0009233B" w:rsidRPr="0062074F">
        <w:t xml:space="preserve">as described in </w:t>
      </w:r>
      <w:r w:rsidR="00A74A4F" w:rsidRPr="0062074F">
        <w:t>D</w:t>
      </w:r>
      <w:r w:rsidR="00DC78C7" w:rsidRPr="0062074F">
        <w:t>-</w:t>
      </w:r>
      <w:r w:rsidR="00A74A4F" w:rsidRPr="0062074F">
        <w:t>2</w:t>
      </w:r>
      <w:r w:rsidR="00DC78C7" w:rsidRPr="0062074F">
        <w:t xml:space="preserve">.5, </w:t>
      </w:r>
      <w:r w:rsidR="00A74A4F" w:rsidRPr="0062074F">
        <w:t>D-2</w:t>
      </w:r>
      <w:r w:rsidR="00DC78C7" w:rsidRPr="0062074F">
        <w:t xml:space="preserve">.6 and </w:t>
      </w:r>
      <w:r w:rsidR="00A74A4F" w:rsidRPr="0062074F">
        <w:t>D-2</w:t>
      </w:r>
      <w:r w:rsidR="00DC78C7" w:rsidRPr="0062074F">
        <w:t>.7</w:t>
      </w:r>
      <w:r w:rsidRPr="0062074F">
        <w:t>.</w:t>
      </w:r>
    </w:p>
    <w:p w14:paraId="4E48E201" w14:textId="19D23C7A" w:rsidR="00D13190" w:rsidRPr="0062074F" w:rsidRDefault="00D13190">
      <w:pPr>
        <w:numPr>
          <w:ilvl w:val="0"/>
          <w:numId w:val="36"/>
        </w:numPr>
        <w:spacing w:after="120" w:line="240" w:lineRule="auto"/>
        <w:ind w:left="714" w:hanging="357"/>
        <w:jc w:val="both"/>
      </w:pPr>
      <w:r w:rsidRPr="0062074F">
        <w:t>S-104 vertical uncertainty values must additionally be used in all depth calculations if the Uncertainty selector is enabled.</w:t>
      </w:r>
    </w:p>
    <w:p w14:paraId="1FF2D50A" w14:textId="0F7FC9DE" w:rsidR="00EF57B5" w:rsidRPr="0062074F" w:rsidRDefault="002A3AC1">
      <w:pPr>
        <w:numPr>
          <w:ilvl w:val="0"/>
          <w:numId w:val="34"/>
        </w:numPr>
        <w:spacing w:after="60" w:line="240" w:lineRule="auto"/>
        <w:ind w:hanging="357"/>
        <w:jc w:val="both"/>
      </w:pPr>
      <w:r w:rsidRPr="0062074F">
        <w:t xml:space="preserve">The </w:t>
      </w:r>
      <w:r w:rsidR="00EF57B5" w:rsidRPr="0062074F">
        <w:t>ECDIS voyage recording must include:</w:t>
      </w:r>
    </w:p>
    <w:p w14:paraId="514FAC8A" w14:textId="5369EB4F" w:rsidR="00AD6DF3" w:rsidRPr="0062074F" w:rsidRDefault="00EF57B5">
      <w:pPr>
        <w:numPr>
          <w:ilvl w:val="0"/>
          <w:numId w:val="37"/>
        </w:numPr>
        <w:spacing w:after="60" w:line="240" w:lineRule="auto"/>
        <w:ind w:hanging="357"/>
        <w:jc w:val="both"/>
      </w:pPr>
      <w:r w:rsidRPr="0062074F">
        <w:t xml:space="preserve">The state of </w:t>
      </w:r>
      <w:r w:rsidR="009D5976" w:rsidRPr="0062074F">
        <w:t>Water Level Adjustment</w:t>
      </w:r>
      <w:r w:rsidRPr="0062074F">
        <w:t xml:space="preserve"> (method applied);</w:t>
      </w:r>
    </w:p>
    <w:p w14:paraId="6705EABB" w14:textId="5B5EB82E" w:rsidR="00EF57B5" w:rsidRPr="0062074F" w:rsidRDefault="00AD6DF3">
      <w:pPr>
        <w:numPr>
          <w:ilvl w:val="0"/>
          <w:numId w:val="37"/>
        </w:numPr>
        <w:spacing w:after="60" w:line="240" w:lineRule="auto"/>
        <w:ind w:hanging="357"/>
        <w:jc w:val="both"/>
      </w:pPr>
      <w:r w:rsidRPr="0062074F">
        <w:t>The mariner specified date and time or date and time period when in use for WLA, or the scheduled date and time, the check area distance and the time resolution when in use for WLA.</w:t>
      </w:r>
    </w:p>
    <w:p w14:paraId="66F7917F" w14:textId="77777777" w:rsidR="002D0A15" w:rsidRPr="0062074F" w:rsidRDefault="002D0A15" w:rsidP="002D0A15">
      <w:bookmarkStart w:id="851" w:name="_Toc88852885"/>
      <w:bookmarkStart w:id="852" w:name="_Toc98339993"/>
      <w:bookmarkStart w:id="853" w:name="_Toc98340369"/>
      <w:bookmarkEnd w:id="847"/>
      <w:bookmarkEnd w:id="848"/>
      <w:bookmarkEnd w:id="849"/>
    </w:p>
    <w:p w14:paraId="4BAEE05F" w14:textId="21752079" w:rsidR="002D0A15" w:rsidRPr="0062074F" w:rsidRDefault="00EB3601">
      <w:pPr>
        <w:pStyle w:val="Heading1"/>
        <w:numPr>
          <w:ilvl w:val="1"/>
          <w:numId w:val="104"/>
        </w:numPr>
      </w:pPr>
      <w:bookmarkStart w:id="854" w:name="_Toc226035154"/>
      <w:r w:rsidRPr="0062074F">
        <w:t>Scope</w:t>
      </w:r>
      <w:bookmarkEnd w:id="854"/>
    </w:p>
    <w:bookmarkEnd w:id="851"/>
    <w:bookmarkEnd w:id="852"/>
    <w:bookmarkEnd w:id="853"/>
    <w:p w14:paraId="28E2B8A1" w14:textId="396FBE61" w:rsidR="00B840E1" w:rsidRPr="0062074F" w:rsidRDefault="00B840E1" w:rsidP="001019DD">
      <w:pPr>
        <w:spacing w:after="120" w:line="240" w:lineRule="auto"/>
        <w:jc w:val="both"/>
      </w:pPr>
      <w:r w:rsidRPr="0062074F">
        <w:t xml:space="preserve">This </w:t>
      </w:r>
      <w:r w:rsidR="00E934DF">
        <w:t>clause</w:t>
      </w:r>
      <w:r w:rsidR="00E934DF" w:rsidRPr="0062074F">
        <w:t xml:space="preserve"> </w:t>
      </w:r>
      <w:r w:rsidRPr="0062074F">
        <w:t>defines how the “</w:t>
      </w:r>
      <w:r w:rsidRPr="0062074F">
        <w:rPr>
          <w:b/>
          <w:bCs/>
        </w:rPr>
        <w:t xml:space="preserve">ECDIS </w:t>
      </w:r>
      <w:r w:rsidR="009D5976" w:rsidRPr="0062074F">
        <w:rPr>
          <w:b/>
          <w:bCs/>
        </w:rPr>
        <w:t>Water Level Adjustment</w:t>
      </w:r>
      <w:r w:rsidRPr="0062074F">
        <w:rPr>
          <w:b/>
          <w:bCs/>
        </w:rPr>
        <w:t xml:space="preserve"> feature</w:t>
      </w:r>
      <w:r w:rsidRPr="0062074F">
        <w:t xml:space="preserve">” is implemented. </w:t>
      </w:r>
      <w:r w:rsidR="009D5976" w:rsidRPr="0062074F">
        <w:t>Water Level Adjustment</w:t>
      </w:r>
      <w:r w:rsidRPr="0062074F">
        <w:t xml:space="preserve"> is referred to in this </w:t>
      </w:r>
      <w:r w:rsidR="005F3940">
        <w:t>section</w:t>
      </w:r>
      <w:r w:rsidR="00E934DF" w:rsidRPr="0062074F">
        <w:t xml:space="preserve"> </w:t>
      </w:r>
      <w:r w:rsidRPr="0062074F">
        <w:t>as WLA.</w:t>
      </w:r>
      <w:r w:rsidR="002B693D" w:rsidRPr="0062074F">
        <w:t xml:space="preserve"> </w:t>
      </w:r>
      <w:r w:rsidRPr="0062074F">
        <w:t xml:space="preserve">This </w:t>
      </w:r>
      <w:r w:rsidR="005F3940">
        <w:t>section</w:t>
      </w:r>
      <w:r w:rsidR="00E934DF" w:rsidRPr="0062074F">
        <w:t xml:space="preserve"> </w:t>
      </w:r>
      <w:r w:rsidRPr="0062074F">
        <w:t>defines how the adjustment of depth information by water level is provided for:</w:t>
      </w:r>
    </w:p>
    <w:p w14:paraId="262C509D" w14:textId="16720124" w:rsidR="00B840E1" w:rsidRPr="0062074F" w:rsidRDefault="00B840E1">
      <w:pPr>
        <w:pStyle w:val="ListParagraph"/>
        <w:numPr>
          <w:ilvl w:val="0"/>
          <w:numId w:val="65"/>
        </w:numPr>
        <w:spacing w:after="120" w:line="240" w:lineRule="auto"/>
        <w:jc w:val="both"/>
        <w:rPr>
          <w:i/>
          <w:iCs/>
        </w:rPr>
      </w:pPr>
      <w:r w:rsidRPr="0062074F">
        <w:rPr>
          <w:i/>
          <w:iCs/>
        </w:rPr>
        <w:t>Selected single date and time;</w:t>
      </w:r>
    </w:p>
    <w:p w14:paraId="0D1D5B73" w14:textId="5B57DC1C" w:rsidR="00B840E1" w:rsidRPr="0062074F" w:rsidRDefault="00B840E1">
      <w:pPr>
        <w:pStyle w:val="ListParagraph"/>
        <w:numPr>
          <w:ilvl w:val="0"/>
          <w:numId w:val="65"/>
        </w:numPr>
        <w:spacing w:after="120" w:line="240" w:lineRule="auto"/>
        <w:jc w:val="both"/>
        <w:rPr>
          <w:i/>
          <w:iCs/>
        </w:rPr>
      </w:pPr>
      <w:r w:rsidRPr="0062074F">
        <w:rPr>
          <w:i/>
          <w:iCs/>
        </w:rPr>
        <w:t>Selected date and time period;</w:t>
      </w:r>
    </w:p>
    <w:p w14:paraId="1314B80A" w14:textId="732BB5BE" w:rsidR="00B840E1" w:rsidRPr="0062074F" w:rsidRDefault="00B840E1">
      <w:pPr>
        <w:pStyle w:val="ListParagraph"/>
        <w:numPr>
          <w:ilvl w:val="0"/>
          <w:numId w:val="65"/>
        </w:numPr>
        <w:spacing w:after="120" w:line="240" w:lineRule="auto"/>
        <w:jc w:val="both"/>
        <w:rPr>
          <w:i/>
          <w:iCs/>
        </w:rPr>
      </w:pPr>
      <w:r w:rsidRPr="0062074F">
        <w:rPr>
          <w:i/>
          <w:iCs/>
        </w:rPr>
        <w:t>Linked to an estimated route schedule with selected check distance and time resolution.</w:t>
      </w:r>
    </w:p>
    <w:p w14:paraId="105FE1E2" w14:textId="77777777" w:rsidR="002D0A15" w:rsidRPr="0062074F" w:rsidRDefault="002D0A15" w:rsidP="001019DD">
      <w:pPr>
        <w:spacing w:after="120" w:line="240" w:lineRule="auto"/>
        <w:jc w:val="both"/>
      </w:pPr>
    </w:p>
    <w:p w14:paraId="4EAE5306" w14:textId="5273124E" w:rsidR="002D0A15" w:rsidRPr="0062074F" w:rsidRDefault="00394FF5">
      <w:pPr>
        <w:pStyle w:val="Heading1"/>
        <w:numPr>
          <w:ilvl w:val="1"/>
          <w:numId w:val="104"/>
        </w:numPr>
      </w:pPr>
      <w:bookmarkStart w:id="855" w:name="_Toc226035155"/>
      <w:r w:rsidRPr="0062074F">
        <w:t>Constraints on input data</w:t>
      </w:r>
      <w:bookmarkEnd w:id="855"/>
    </w:p>
    <w:p w14:paraId="75FD6ACC" w14:textId="1A6B5894" w:rsidR="000D6FE7" w:rsidRPr="0062074F" w:rsidRDefault="001374ED">
      <w:pPr>
        <w:pStyle w:val="ListParagraph"/>
        <w:numPr>
          <w:ilvl w:val="0"/>
          <w:numId w:val="54"/>
        </w:numPr>
        <w:spacing w:after="120" w:line="240" w:lineRule="auto"/>
        <w:ind w:left="284" w:hanging="284"/>
        <w:jc w:val="both"/>
      </w:pPr>
      <w:r w:rsidRPr="0062074F">
        <w:t xml:space="preserve">Coverage – </w:t>
      </w:r>
      <w:r w:rsidR="00B17136">
        <w:t xml:space="preserve">As for S-102 data, </w:t>
      </w:r>
      <w:r w:rsidRPr="0062074F">
        <w:t>S-104 data</w:t>
      </w:r>
      <w:r w:rsidR="00B17136">
        <w:t>sets are</w:t>
      </w:r>
      <w:r w:rsidRPr="0062074F">
        <w:t xml:space="preserve"> not expected to </w:t>
      </w:r>
      <w:r w:rsidR="00B17136">
        <w:t xml:space="preserve">spatially </w:t>
      </w:r>
      <w:r w:rsidRPr="0062074F">
        <w:t>overlap</w:t>
      </w:r>
      <w:r w:rsidR="00B17136">
        <w:t xml:space="preserve"> within the same scale range</w:t>
      </w:r>
      <w:r w:rsidRPr="0062074F">
        <w:t xml:space="preserve">, but in case of </w:t>
      </w:r>
      <w:r w:rsidR="00CE36C4" w:rsidRPr="0062074F">
        <w:t xml:space="preserve">an </w:t>
      </w:r>
      <w:r w:rsidRPr="0062074F">
        <w:t xml:space="preserve">overlap </w:t>
      </w:r>
      <w:r w:rsidR="00CE36C4" w:rsidRPr="0062074F">
        <w:t xml:space="preserve">of greater than </w:t>
      </w:r>
      <w:r w:rsidR="00EB3601" w:rsidRPr="0062074F">
        <w:t>one grid cell</w:t>
      </w:r>
      <w:r w:rsidR="00EB3601" w:rsidRPr="0062074F">
        <w:rPr>
          <w:rStyle w:val="FootnoteReference"/>
        </w:rPr>
        <w:footnoteReference w:id="7"/>
      </w:r>
      <w:r w:rsidR="00EB3601" w:rsidRPr="0062074F">
        <w:t xml:space="preserve"> </w:t>
      </w:r>
      <w:r w:rsidRPr="0062074F">
        <w:t xml:space="preserve">the approach </w:t>
      </w:r>
      <w:r w:rsidR="00B15F52" w:rsidRPr="0062074F">
        <w:t xml:space="preserve">must </w:t>
      </w:r>
      <w:r w:rsidRPr="0062074F">
        <w:t xml:space="preserve">be same as for overlapping S-102 data. The ECDIS </w:t>
      </w:r>
      <w:r w:rsidR="00B15F52" w:rsidRPr="0062074F">
        <w:t xml:space="preserve">must </w:t>
      </w:r>
      <w:r w:rsidR="004C2625" w:rsidRPr="0062074F">
        <w:t xml:space="preserve">provide a permanent indication of </w:t>
      </w:r>
      <w:r w:rsidRPr="0062074F">
        <w:t>“O</w:t>
      </w:r>
      <w:r w:rsidR="004C2625" w:rsidRPr="0062074F">
        <w:t>verlap</w:t>
      </w:r>
      <w:r w:rsidRPr="0062074F">
        <w:t xml:space="preserve">” and the user </w:t>
      </w:r>
      <w:r w:rsidR="00B15F52" w:rsidRPr="00520800">
        <w:t>must</w:t>
      </w:r>
      <w:r w:rsidR="006C470D" w:rsidRPr="0062074F">
        <w:t xml:space="preserve"> </w:t>
      </w:r>
      <w:r w:rsidRPr="0062074F">
        <w:t>have the ability to select which producer in the overlapped area has priority and will be selected for processing WLA</w:t>
      </w:r>
      <w:r w:rsidR="008E6DA0" w:rsidRPr="0062074F">
        <w:t>.</w:t>
      </w:r>
    </w:p>
    <w:p w14:paraId="2F9D46F9" w14:textId="6AF75267" w:rsidR="000D6FE7" w:rsidRDefault="000D6FE7">
      <w:pPr>
        <w:pStyle w:val="ListParagraph"/>
        <w:numPr>
          <w:ilvl w:val="0"/>
          <w:numId w:val="54"/>
        </w:numPr>
        <w:spacing w:after="120" w:line="240" w:lineRule="auto"/>
        <w:ind w:left="284" w:hanging="284"/>
        <w:jc w:val="both"/>
      </w:pPr>
      <w:r>
        <w:lastRenderedPageBreak/>
        <w:t xml:space="preserve">As for S-102 data, the ECDIS must only allow WLA processing </w:t>
      </w:r>
      <w:r w:rsidR="001E7CF7" w:rsidRPr="001E7CF7">
        <w:t>if at least one of the following conditions is met between the S-10</w:t>
      </w:r>
      <w:r w:rsidR="001E7CF7">
        <w:t>4</w:t>
      </w:r>
      <w:r w:rsidR="001E7CF7" w:rsidRPr="001E7CF7">
        <w:t xml:space="preserve"> data and the extent of the ENC data it spatially coincides with:</w:t>
      </w:r>
    </w:p>
    <w:p w14:paraId="3FB88317" w14:textId="497C1398" w:rsidR="000D6FE7" w:rsidRDefault="000D6FE7">
      <w:pPr>
        <w:pStyle w:val="ListParagraph"/>
        <w:numPr>
          <w:ilvl w:val="0"/>
          <w:numId w:val="116"/>
        </w:numPr>
        <w:spacing w:after="120" w:line="276" w:lineRule="auto"/>
        <w:jc w:val="both"/>
      </w:pPr>
      <w:r>
        <w:t>The data producer of the S-104 data is the same as the data producer of the ENC data; or</w:t>
      </w:r>
    </w:p>
    <w:p w14:paraId="2489F1E2" w14:textId="038BD703" w:rsidR="000D6FE7" w:rsidRDefault="000D6FE7">
      <w:pPr>
        <w:pStyle w:val="ListParagraph"/>
        <w:numPr>
          <w:ilvl w:val="0"/>
          <w:numId w:val="116"/>
        </w:numPr>
        <w:spacing w:after="120" w:line="276" w:lineRule="auto"/>
        <w:jc w:val="both"/>
      </w:pPr>
      <w:r>
        <w:t>The S-104 dataset has a digital signature issued by the ENC producer; or</w:t>
      </w:r>
    </w:p>
    <w:p w14:paraId="31E08ED7" w14:textId="2A1A448E" w:rsidR="000D6FE7" w:rsidRDefault="000D6FE7">
      <w:pPr>
        <w:pStyle w:val="ListParagraph"/>
        <w:numPr>
          <w:ilvl w:val="0"/>
          <w:numId w:val="116"/>
        </w:numPr>
        <w:spacing w:after="120" w:line="276" w:lineRule="auto"/>
        <w:jc w:val="both"/>
      </w:pPr>
      <w:r>
        <w:t>The ECDIS has a certificate issued by the ENC producer with the S-104 data producer as its Subject.</w:t>
      </w:r>
    </w:p>
    <w:p w14:paraId="2A9A21F6" w14:textId="6BD2B9D7" w:rsidR="000D7FD6" w:rsidRPr="00520800" w:rsidRDefault="000D7FD6" w:rsidP="00520800">
      <w:pPr>
        <w:pStyle w:val="ListParagraph"/>
        <w:spacing w:after="120" w:line="276" w:lineRule="auto"/>
        <w:ind w:left="1080"/>
        <w:jc w:val="both"/>
      </w:pPr>
      <w:r w:rsidRPr="000D7FD6">
        <w:t>Where certificates and identities are defined by clause 8.1.1</w:t>
      </w:r>
    </w:p>
    <w:p w14:paraId="3F0EA7D7" w14:textId="288C853F" w:rsidR="001374ED" w:rsidRPr="0062074F" w:rsidRDefault="001374ED">
      <w:pPr>
        <w:pStyle w:val="ListParagraph"/>
        <w:numPr>
          <w:ilvl w:val="0"/>
          <w:numId w:val="54"/>
        </w:numPr>
        <w:spacing w:after="120" w:line="240" w:lineRule="auto"/>
        <w:ind w:left="284" w:hanging="284"/>
        <w:jc w:val="both"/>
      </w:pPr>
      <w:r w:rsidRPr="0062074F">
        <w:rPr>
          <w:rFonts w:cs="Calibri"/>
          <w:color w:val="000000"/>
          <w:shd w:val="clear" w:color="auto" w:fill="FFFFFF"/>
        </w:rPr>
        <w:t>As with S-102, each S-104 point is assigned a rectangular extent</w:t>
      </w:r>
      <w:r w:rsidR="001725A5" w:rsidRPr="0062074F">
        <w:rPr>
          <w:rFonts w:cs="Calibri"/>
          <w:color w:val="000000"/>
          <w:shd w:val="clear" w:color="auto" w:fill="FFFFFF"/>
        </w:rPr>
        <w:t xml:space="preserve"> with nearest neighbour interpolation.</w:t>
      </w:r>
    </w:p>
    <w:p w14:paraId="4631CC77" w14:textId="39E9112C" w:rsidR="008F0153" w:rsidRPr="001C1CAB" w:rsidRDefault="008F0153">
      <w:pPr>
        <w:pStyle w:val="ListParagraph"/>
        <w:numPr>
          <w:ilvl w:val="0"/>
          <w:numId w:val="54"/>
        </w:numPr>
        <w:spacing w:after="120" w:line="240" w:lineRule="auto"/>
        <w:ind w:left="284" w:hanging="284"/>
        <w:jc w:val="both"/>
      </w:pPr>
      <w:r w:rsidRPr="0062074F">
        <w:rPr>
          <w:rFonts w:cs="Calibri"/>
          <w:color w:val="000000"/>
          <w:shd w:val="clear" w:color="auto" w:fill="FFFFFF"/>
        </w:rPr>
        <w:t xml:space="preserve">As with S-102, each S-104 </w:t>
      </w:r>
      <w:r w:rsidR="00D13190" w:rsidRPr="0062074F">
        <w:rPr>
          <w:rFonts w:cs="Calibri"/>
          <w:color w:val="000000"/>
          <w:shd w:val="clear" w:color="auto" w:fill="FFFFFF"/>
        </w:rPr>
        <w:t>value</w:t>
      </w:r>
      <w:r w:rsidRPr="0062074F">
        <w:rPr>
          <w:rFonts w:cs="Calibri"/>
          <w:color w:val="000000"/>
          <w:shd w:val="clear" w:color="auto" w:fill="FFFFFF"/>
        </w:rPr>
        <w:t xml:space="preserve"> used in calculations must</w:t>
      </w:r>
      <w:r w:rsidR="00D13190" w:rsidRPr="0062074F">
        <w:rPr>
          <w:rFonts w:cs="Calibri"/>
          <w:color w:val="000000"/>
          <w:shd w:val="clear" w:color="auto" w:fill="FFFFFF"/>
        </w:rPr>
        <w:t xml:space="preserve"> additionally</w:t>
      </w:r>
      <w:r w:rsidRPr="0062074F">
        <w:rPr>
          <w:rFonts w:cs="Calibri"/>
          <w:color w:val="000000"/>
          <w:shd w:val="clear" w:color="auto" w:fill="FFFFFF"/>
        </w:rPr>
        <w:t xml:space="preserve"> take into account the vertical uncertainty values contained within the dataset when the Uncertainty selector is enabled.</w:t>
      </w:r>
    </w:p>
    <w:p w14:paraId="3049BF1E" w14:textId="2D21313B" w:rsidR="001374ED" w:rsidRPr="0062074F" w:rsidRDefault="00D2297D">
      <w:pPr>
        <w:pStyle w:val="ListParagraph"/>
        <w:numPr>
          <w:ilvl w:val="0"/>
          <w:numId w:val="54"/>
        </w:numPr>
        <w:spacing w:after="120" w:line="240" w:lineRule="auto"/>
        <w:ind w:left="284" w:hanging="284"/>
        <w:jc w:val="both"/>
      </w:pPr>
      <w:r w:rsidRPr="0062074F">
        <w:rPr>
          <w:rFonts w:cs="Calibri"/>
          <w:color w:val="000000"/>
          <w:shd w:val="clear" w:color="auto" w:fill="FFFFFF"/>
        </w:rPr>
        <w:t xml:space="preserve">WLA must not be applied unless the S-102 and S-104 </w:t>
      </w:r>
      <w:r w:rsidR="003232F1" w:rsidRPr="0062074F">
        <w:rPr>
          <w:rFonts w:cs="Calibri"/>
          <w:color w:val="000000"/>
          <w:shd w:val="clear" w:color="auto" w:fill="FFFFFF"/>
        </w:rPr>
        <w:t xml:space="preserve">features </w:t>
      </w:r>
      <w:r w:rsidRPr="0062074F">
        <w:rPr>
          <w:rFonts w:cs="Calibri"/>
          <w:color w:val="000000"/>
          <w:shd w:val="clear" w:color="auto" w:fill="FFFFFF"/>
        </w:rPr>
        <w:t xml:space="preserve">are on the same vertical </w:t>
      </w:r>
      <w:r w:rsidR="00A56D69">
        <w:rPr>
          <w:rFonts w:cs="Calibri"/>
          <w:color w:val="000000"/>
          <w:shd w:val="clear" w:color="auto" w:fill="FFFFFF"/>
        </w:rPr>
        <w:t xml:space="preserve">and horizontal </w:t>
      </w:r>
      <w:r w:rsidRPr="0062074F">
        <w:rPr>
          <w:rFonts w:cs="Calibri"/>
          <w:color w:val="000000"/>
          <w:shd w:val="clear" w:color="auto" w:fill="FFFFFF"/>
        </w:rPr>
        <w:t xml:space="preserve">datum. </w:t>
      </w:r>
      <w:r w:rsidR="003232F1" w:rsidRPr="0062074F">
        <w:rPr>
          <w:rFonts w:cs="Calibri"/>
          <w:color w:val="000000"/>
          <w:shd w:val="clear" w:color="auto" w:fill="FFFFFF"/>
        </w:rPr>
        <w:t xml:space="preserve">If the S-102 and S-104 features are not on the same vertical </w:t>
      </w:r>
      <w:r w:rsidR="00A56D69">
        <w:rPr>
          <w:rFonts w:cs="Calibri"/>
          <w:color w:val="000000"/>
          <w:shd w:val="clear" w:color="auto" w:fill="FFFFFF"/>
        </w:rPr>
        <w:t>and</w:t>
      </w:r>
      <w:r w:rsidR="0008082C">
        <w:rPr>
          <w:rFonts w:cs="Calibri"/>
          <w:color w:val="000000"/>
          <w:shd w:val="clear" w:color="auto" w:fill="FFFFFF"/>
        </w:rPr>
        <w:t>/or</w:t>
      </w:r>
      <w:r w:rsidR="00A56D69">
        <w:rPr>
          <w:rFonts w:cs="Calibri"/>
          <w:color w:val="000000"/>
          <w:shd w:val="clear" w:color="auto" w:fill="FFFFFF"/>
        </w:rPr>
        <w:t xml:space="preserve"> horizontal </w:t>
      </w:r>
      <w:r w:rsidR="003232F1" w:rsidRPr="0062074F">
        <w:rPr>
          <w:rFonts w:cs="Calibri"/>
          <w:color w:val="000000"/>
          <w:shd w:val="clear" w:color="auto" w:fill="FFFFFF"/>
        </w:rPr>
        <w:t>datum then an indication “Incompatible datums” must be given to the user</w:t>
      </w:r>
      <w:r w:rsidRPr="0062074F">
        <w:rPr>
          <w:rFonts w:cs="Calibri"/>
          <w:color w:val="000000"/>
          <w:shd w:val="clear" w:color="auto" w:fill="FFFFFF"/>
        </w:rPr>
        <w:t>.</w:t>
      </w:r>
    </w:p>
    <w:p w14:paraId="0D21BFA3" w14:textId="77777777" w:rsidR="008E6DA0" w:rsidRPr="0062074F" w:rsidRDefault="008E6DA0" w:rsidP="008E6DA0">
      <w:pPr>
        <w:spacing w:after="120" w:line="240" w:lineRule="auto"/>
        <w:jc w:val="both"/>
      </w:pPr>
    </w:p>
    <w:p w14:paraId="09F60404" w14:textId="58B0740B" w:rsidR="00394FF5" w:rsidRPr="0062074F" w:rsidRDefault="00394FF5">
      <w:pPr>
        <w:pStyle w:val="Heading1"/>
        <w:numPr>
          <w:ilvl w:val="1"/>
          <w:numId w:val="104"/>
        </w:numPr>
      </w:pPr>
      <w:bookmarkStart w:id="856" w:name="_Toc226035156"/>
      <w:bookmarkStart w:id="857" w:name="_Toc88852887"/>
      <w:bookmarkStart w:id="858" w:name="_Toc98339995"/>
      <w:bookmarkStart w:id="859" w:name="_Toc98340371"/>
      <w:r w:rsidRPr="0062074F">
        <w:t>User Inputs</w:t>
      </w:r>
      <w:bookmarkEnd w:id="856"/>
    </w:p>
    <w:bookmarkEnd w:id="857"/>
    <w:bookmarkEnd w:id="858"/>
    <w:bookmarkEnd w:id="859"/>
    <w:p w14:paraId="56561235" w14:textId="016E5FB0" w:rsidR="001374ED" w:rsidRPr="0062074F" w:rsidRDefault="001374ED" w:rsidP="008E6DA0">
      <w:pPr>
        <w:spacing w:after="60" w:line="240" w:lineRule="auto"/>
        <w:jc w:val="both"/>
      </w:pPr>
      <w:r w:rsidRPr="0062074F">
        <w:t xml:space="preserve">When WLA is selected for use, in areas where WLA coverage exists, </w:t>
      </w:r>
      <w:r w:rsidR="00094134" w:rsidRPr="0062074F">
        <w:t>one of the three different options must be used</w:t>
      </w:r>
      <w:r w:rsidRPr="0062074F">
        <w:t>:</w:t>
      </w:r>
    </w:p>
    <w:p w14:paraId="3F0553F8" w14:textId="5F2BF3F1" w:rsidR="001374ED" w:rsidRPr="0062074F" w:rsidRDefault="001374ED">
      <w:pPr>
        <w:pStyle w:val="ListParagraph"/>
        <w:numPr>
          <w:ilvl w:val="0"/>
          <w:numId w:val="53"/>
        </w:numPr>
        <w:spacing w:after="60" w:line="240" w:lineRule="auto"/>
        <w:jc w:val="both"/>
      </w:pPr>
      <w:r w:rsidRPr="0062074F">
        <w:t>WLA Option 1: WLA at a single date</w:t>
      </w:r>
      <w:r w:rsidR="007700A8" w:rsidRPr="0062074F">
        <w:t xml:space="preserve"> and </w:t>
      </w:r>
      <w:r w:rsidRPr="0062074F">
        <w:t>time</w:t>
      </w:r>
      <w:r w:rsidR="002613D4" w:rsidRPr="0062074F">
        <w:t xml:space="preserve"> (current or user selected)</w:t>
      </w:r>
      <w:r w:rsidR="008E6DA0" w:rsidRPr="0062074F">
        <w:t>.</w:t>
      </w:r>
    </w:p>
    <w:p w14:paraId="4A732D55" w14:textId="16A0D087" w:rsidR="001374ED" w:rsidRPr="0062074F" w:rsidRDefault="001374ED">
      <w:pPr>
        <w:pStyle w:val="ListParagraph"/>
        <w:numPr>
          <w:ilvl w:val="0"/>
          <w:numId w:val="53"/>
        </w:numPr>
        <w:spacing w:after="60" w:line="240" w:lineRule="auto"/>
        <w:jc w:val="both"/>
      </w:pPr>
      <w:r w:rsidRPr="0062074F">
        <w:t>WLA Option 2: WLA for a</w:t>
      </w:r>
      <w:r w:rsidR="007700A8" w:rsidRPr="0062074F">
        <w:t xml:space="preserve"> </w:t>
      </w:r>
      <w:r w:rsidRPr="0062074F">
        <w:t>date</w:t>
      </w:r>
      <w:r w:rsidR="007700A8" w:rsidRPr="0062074F">
        <w:t xml:space="preserve"> and </w:t>
      </w:r>
      <w:r w:rsidRPr="0062074F">
        <w:t>time period (from start date</w:t>
      </w:r>
      <w:r w:rsidR="007700A8" w:rsidRPr="0062074F">
        <w:t xml:space="preserve"> and </w:t>
      </w:r>
      <w:r w:rsidRPr="0062074F">
        <w:t>time to end date</w:t>
      </w:r>
      <w:r w:rsidR="007700A8" w:rsidRPr="0062074F">
        <w:t xml:space="preserve"> and </w:t>
      </w:r>
      <w:r w:rsidRPr="0062074F">
        <w:t>time)</w:t>
      </w:r>
      <w:r w:rsidR="008E6DA0" w:rsidRPr="0062074F">
        <w:t>.</w:t>
      </w:r>
    </w:p>
    <w:p w14:paraId="3F9EE05C" w14:textId="77777777" w:rsidR="001374ED" w:rsidRPr="0062074F" w:rsidRDefault="001374ED">
      <w:pPr>
        <w:pStyle w:val="ListParagraph"/>
        <w:numPr>
          <w:ilvl w:val="0"/>
          <w:numId w:val="53"/>
        </w:numPr>
        <w:spacing w:after="60" w:line="240" w:lineRule="auto"/>
        <w:jc w:val="both"/>
      </w:pPr>
      <w:r w:rsidRPr="0062074F">
        <w:t>WLA Option 3: WLA linked to an estimated route schedule. In this case the user also specifies:</w:t>
      </w:r>
    </w:p>
    <w:p w14:paraId="4D11F207" w14:textId="1BC7E70A" w:rsidR="001374ED" w:rsidRPr="0062074F" w:rsidRDefault="001374ED">
      <w:pPr>
        <w:pStyle w:val="ListParagraph"/>
        <w:numPr>
          <w:ilvl w:val="1"/>
          <w:numId w:val="53"/>
        </w:numPr>
        <w:spacing w:after="60" w:line="240" w:lineRule="auto"/>
        <w:ind w:left="1418" w:hanging="284"/>
        <w:jc w:val="both"/>
      </w:pPr>
      <w:r w:rsidRPr="0062074F">
        <w:t xml:space="preserve">A distance parameter, the limit of the check area as specified by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62074F">
        <w:t>11.3.</w:t>
      </w:r>
      <w:r w:rsidR="00DE16E0" w:rsidRPr="0062074F">
        <w:t>7</w:t>
      </w:r>
      <w:r w:rsidR="002613D4" w:rsidRPr="0062074F">
        <w:t xml:space="preserve"> when route planning and </w:t>
      </w:r>
      <w:r w:rsidR="0056040E" w:rsidRPr="0062074F">
        <w:t>MSC.530(106)/Rev.1</w:t>
      </w:r>
      <w:r w:rsidR="002613D4" w:rsidRPr="0062074F">
        <w:t xml:space="preserve"> 11.4.4 when route monitoring</w:t>
      </w:r>
      <w:r w:rsidR="00CD364E" w:rsidRPr="0062074F">
        <w:t>.</w:t>
      </w:r>
    </w:p>
    <w:p w14:paraId="447ED0C2" w14:textId="77777777" w:rsidR="001374ED" w:rsidRPr="0062074F" w:rsidRDefault="001374ED">
      <w:pPr>
        <w:pStyle w:val="ListParagraph"/>
        <w:numPr>
          <w:ilvl w:val="1"/>
          <w:numId w:val="53"/>
        </w:numPr>
        <w:spacing w:after="120" w:line="240" w:lineRule="auto"/>
        <w:ind w:left="1418" w:hanging="284"/>
        <w:jc w:val="both"/>
      </w:pPr>
      <w:r w:rsidRPr="0062074F">
        <w:t xml:space="preserve">A time resolution </w:t>
      </w:r>
      <w:proofErr w:type="spellStart"/>
      <w:r w:rsidRPr="0062074F">
        <w:t>t</w:t>
      </w:r>
      <w:r w:rsidRPr="0062074F">
        <w:rPr>
          <w:vertAlign w:val="subscript"/>
        </w:rPr>
        <w:t>u</w:t>
      </w:r>
      <w:proofErr w:type="spellEnd"/>
      <w:r w:rsidRPr="0062074F">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62074F" w:rsidRDefault="008E6DA0" w:rsidP="008E6DA0">
      <w:pPr>
        <w:spacing w:after="120" w:line="240" w:lineRule="auto"/>
        <w:jc w:val="both"/>
      </w:pPr>
    </w:p>
    <w:p w14:paraId="5C4D7E68" w14:textId="3F67A9C7" w:rsidR="00394FF5" w:rsidRPr="0062074F" w:rsidRDefault="00394FF5">
      <w:pPr>
        <w:pStyle w:val="Heading1"/>
        <w:numPr>
          <w:ilvl w:val="1"/>
          <w:numId w:val="104"/>
        </w:numPr>
      </w:pPr>
      <w:bookmarkStart w:id="860" w:name="_Toc226035157"/>
      <w:bookmarkStart w:id="861" w:name="_Toc88852888"/>
      <w:bookmarkStart w:id="862" w:name="_Toc98339996"/>
      <w:bookmarkStart w:id="863" w:name="_Toc98340372"/>
      <w:r w:rsidRPr="0062074F">
        <w:t>Implementation - general</w:t>
      </w:r>
      <w:bookmarkEnd w:id="860"/>
    </w:p>
    <w:bookmarkEnd w:id="861"/>
    <w:bookmarkEnd w:id="862"/>
    <w:bookmarkEnd w:id="863"/>
    <w:p w14:paraId="47BC9546" w14:textId="5EF7291F" w:rsidR="001374ED" w:rsidRPr="0062074F" w:rsidRDefault="006C470D" w:rsidP="008E6DA0">
      <w:pPr>
        <w:spacing w:after="120" w:line="240" w:lineRule="auto"/>
        <w:jc w:val="both"/>
      </w:pPr>
      <w:r w:rsidRPr="0062074F">
        <w:t xml:space="preserve">WLA can be applied only in areas where there is data from both S-102 and S-104. </w:t>
      </w:r>
      <w:r w:rsidR="00D131F7" w:rsidRPr="0062074F">
        <w:t xml:space="preserve">For </w:t>
      </w:r>
      <w:r w:rsidR="008E6DA0" w:rsidRPr="0062074F">
        <w:t>example,</w:t>
      </w:r>
      <w:r w:rsidR="001374ED" w:rsidRPr="0062074F">
        <w:t xml:space="preserve"> the </w:t>
      </w:r>
      <w:r w:rsidR="00C077DF" w:rsidRPr="0062074F">
        <w:t xml:space="preserve">intersection of the Red and Blue </w:t>
      </w:r>
      <w:r w:rsidR="001374ED" w:rsidRPr="0062074F">
        <w:t xml:space="preserve">outline in figure </w:t>
      </w:r>
      <w:r w:rsidR="00EB3601" w:rsidRPr="0062074F">
        <w:t>D</w:t>
      </w:r>
      <w:r w:rsidR="0050181D" w:rsidRPr="0062074F">
        <w:t>-</w:t>
      </w:r>
      <w:r w:rsidR="003E76E3" w:rsidRPr="0062074F">
        <w:t>2</w:t>
      </w:r>
      <w:r w:rsidR="0050181D" w:rsidRPr="0062074F">
        <w:t>-</w:t>
      </w:r>
      <w:r w:rsidR="001374ED" w:rsidRPr="0062074F">
        <w:t>6</w:t>
      </w:r>
      <w:r w:rsidR="008E6DA0" w:rsidRPr="0062074F">
        <w:t xml:space="preserve"> below</w:t>
      </w:r>
      <w:r w:rsidR="001374ED" w:rsidRPr="0062074F">
        <w:t xml:space="preserve">. WLA </w:t>
      </w:r>
      <w:r w:rsidR="00C077DF" w:rsidRPr="0062074F">
        <w:t xml:space="preserve">is </w:t>
      </w:r>
      <w:r w:rsidR="001374ED" w:rsidRPr="0062074F">
        <w:t xml:space="preserve">applied to S-101 features after substitution of depths by S-102 </w:t>
      </w:r>
      <w:r w:rsidR="00CE7EC3" w:rsidRPr="0062074F">
        <w:t xml:space="preserve">as </w:t>
      </w:r>
      <w:r w:rsidR="001374ED" w:rsidRPr="0062074F">
        <w:t xml:space="preserve">defined in </w:t>
      </w:r>
      <w:r w:rsidR="000D0801" w:rsidRPr="0062074F">
        <w:t>clauses</w:t>
      </w:r>
      <w:r w:rsidR="001374ED" w:rsidRPr="0062074F">
        <w:t xml:space="preserve"> </w:t>
      </w:r>
      <w:r w:rsidR="00E058BE" w:rsidRPr="0062074F">
        <w:t>D-1.2</w:t>
      </w:r>
      <w:r w:rsidR="001374ED" w:rsidRPr="0062074F">
        <w:t xml:space="preserve"> and </w:t>
      </w:r>
      <w:r w:rsidR="00E934DF">
        <w:t>clause</w:t>
      </w:r>
      <w:r w:rsidR="00E934DF" w:rsidRPr="0062074F">
        <w:t xml:space="preserve"> </w:t>
      </w:r>
      <w:r w:rsidR="00E058BE" w:rsidRPr="0062074F">
        <w:t>D</w:t>
      </w:r>
      <w:r w:rsidR="000D0801" w:rsidRPr="0062074F">
        <w:t>-</w:t>
      </w:r>
      <w:r w:rsidR="00E058BE" w:rsidRPr="0062074F">
        <w:t>1</w:t>
      </w:r>
      <w:r w:rsidR="000D0801" w:rsidRPr="0062074F">
        <w:t>-</w:t>
      </w:r>
      <w:r w:rsidR="001374ED" w:rsidRPr="0062074F">
        <w:t>3.</w:t>
      </w:r>
    </w:p>
    <w:p w14:paraId="28B76E88" w14:textId="77777777" w:rsidR="001374ED" w:rsidRPr="0062074F" w:rsidRDefault="001374ED" w:rsidP="004E61EE">
      <w:pPr>
        <w:keepNext/>
        <w:spacing w:line="240" w:lineRule="auto"/>
        <w:jc w:val="center"/>
      </w:pPr>
      <w:r w:rsidRPr="0062074F">
        <w:rPr>
          <w:noProof/>
          <w:lang w:eastAsia="fr-FR"/>
        </w:rPr>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Pr="0062074F" w:rsidRDefault="001374ED" w:rsidP="002D7DEE">
      <w:pPr>
        <w:pStyle w:val="Caption"/>
        <w:spacing w:after="120" w:line="240" w:lineRule="auto"/>
        <w:jc w:val="center"/>
      </w:pPr>
      <w:r w:rsidRPr="0062074F">
        <w:t xml:space="preserve">Figure </w:t>
      </w:r>
      <w:r w:rsidR="00EB3601" w:rsidRPr="0062074F">
        <w:t>D</w:t>
      </w:r>
      <w:r w:rsidR="0050181D" w:rsidRPr="0062074F">
        <w:t>-</w:t>
      </w:r>
      <w:r w:rsidR="00E058BE" w:rsidRPr="0062074F">
        <w:t>2</w:t>
      </w:r>
      <w:r w:rsidR="0050181D" w:rsidRPr="0062074F">
        <w:t>-</w:t>
      </w:r>
      <w:r w:rsidR="00E058BE" w:rsidRPr="0062074F">
        <w:t>6</w:t>
      </w:r>
      <w:r w:rsidR="000D0801" w:rsidRPr="0062074F">
        <w:t xml:space="preserve"> -</w:t>
      </w:r>
      <w:r w:rsidRPr="0062074F">
        <w:t xml:space="preserve"> WLA can only be computed in areas where there is S-104 </w:t>
      </w:r>
      <w:r w:rsidR="006C470D" w:rsidRPr="0062074F">
        <w:t>and S-102 data</w:t>
      </w:r>
    </w:p>
    <w:p w14:paraId="1BC6FDAE" w14:textId="77777777" w:rsidR="00494635" w:rsidRPr="0062074F" w:rsidRDefault="00494635" w:rsidP="000D0801">
      <w:pPr>
        <w:spacing w:after="60" w:line="240" w:lineRule="auto"/>
        <w:jc w:val="both"/>
      </w:pPr>
    </w:p>
    <w:p w14:paraId="56662643" w14:textId="1AFAC780" w:rsidR="001374ED" w:rsidRPr="0062074F" w:rsidRDefault="001374ED" w:rsidP="000D0801">
      <w:pPr>
        <w:spacing w:after="60" w:line="240" w:lineRule="auto"/>
        <w:jc w:val="both"/>
      </w:pPr>
      <w:r w:rsidRPr="0062074F">
        <w:t>Further</w:t>
      </w:r>
      <w:r w:rsidR="008F30CB" w:rsidRPr="0062074F">
        <w:t>,</w:t>
      </w:r>
      <w:r w:rsidRPr="0062074F">
        <w:t xml:space="preserve"> WLA can only be carried out:</w:t>
      </w:r>
    </w:p>
    <w:p w14:paraId="27D6C297" w14:textId="7AF6B3DC" w:rsidR="001374ED" w:rsidRPr="0062074F" w:rsidRDefault="001374ED">
      <w:pPr>
        <w:pStyle w:val="ListParagraph"/>
        <w:numPr>
          <w:ilvl w:val="0"/>
          <w:numId w:val="55"/>
        </w:numPr>
        <w:spacing w:after="60" w:line="240" w:lineRule="auto"/>
        <w:jc w:val="both"/>
      </w:pPr>
      <w:r w:rsidRPr="0062074F">
        <w:t xml:space="preserve">When WLA option 1 or WLA option 2 is selected, where the temporal extent of the S-104 </w:t>
      </w:r>
      <w:r w:rsidR="00CE7EC3" w:rsidRPr="0062074F">
        <w:t xml:space="preserve">fully covers </w:t>
      </w:r>
      <w:r w:rsidRPr="0062074F">
        <w:t>the required date</w:t>
      </w:r>
      <w:r w:rsidR="00CE7EC3" w:rsidRPr="0062074F">
        <w:t xml:space="preserve"> and </w:t>
      </w:r>
      <w:r w:rsidRPr="0062074F">
        <w:t>time instant or period selected by the user</w:t>
      </w:r>
    </w:p>
    <w:p w14:paraId="74F3E40F" w14:textId="764F182E" w:rsidR="001374ED" w:rsidRPr="0062074F" w:rsidRDefault="001374ED">
      <w:pPr>
        <w:pStyle w:val="ListParagraph"/>
        <w:numPr>
          <w:ilvl w:val="0"/>
          <w:numId w:val="55"/>
        </w:numPr>
        <w:spacing w:after="120" w:line="240" w:lineRule="auto"/>
        <w:jc w:val="both"/>
      </w:pPr>
      <w:r w:rsidRPr="0062074F">
        <w:t xml:space="preserve">When WLA option 3 is selected, where the temporal extent of the S-104 </w:t>
      </w:r>
      <w:r w:rsidR="00CE7EC3" w:rsidRPr="0062074F">
        <w:t xml:space="preserve">fully covers </w:t>
      </w:r>
      <w:r w:rsidRPr="0062074F">
        <w:t>the est</w:t>
      </w:r>
      <w:r w:rsidR="000D0801" w:rsidRPr="0062074F">
        <w:t xml:space="preserve">imated </w:t>
      </w:r>
      <w:r w:rsidR="00CE7EC3" w:rsidRPr="0062074F">
        <w:t xml:space="preserve">date and </w:t>
      </w:r>
      <w:r w:rsidR="000D0801" w:rsidRPr="0062074F">
        <w:t>time of</w:t>
      </w:r>
      <w:r w:rsidR="00CE7EC3" w:rsidRPr="0062074F">
        <w:t xml:space="preserve"> a part of </w:t>
      </w:r>
      <w:r w:rsidR="000D0801" w:rsidRPr="0062074F">
        <w:t>the route;</w:t>
      </w:r>
      <w:r w:rsidRPr="0062074F">
        <w:t xml:space="preserve"> see figure </w:t>
      </w:r>
      <w:r w:rsidR="00E058BE" w:rsidRPr="0062074F">
        <w:t>D</w:t>
      </w:r>
      <w:r w:rsidR="0050181D" w:rsidRPr="0062074F">
        <w:t>-</w:t>
      </w:r>
      <w:r w:rsidR="00E058BE" w:rsidRPr="0062074F">
        <w:t>2</w:t>
      </w:r>
      <w:r w:rsidR="0050181D" w:rsidRPr="0062074F">
        <w:t>-</w:t>
      </w:r>
      <w:r w:rsidRPr="0062074F">
        <w:t>16.</w:t>
      </w:r>
    </w:p>
    <w:p w14:paraId="4B80FF0C" w14:textId="1D715AE5" w:rsidR="001374ED" w:rsidRPr="0062074F" w:rsidRDefault="001374ED" w:rsidP="000D0801">
      <w:pPr>
        <w:spacing w:after="120" w:line="240" w:lineRule="auto"/>
        <w:jc w:val="both"/>
      </w:pPr>
      <w:r w:rsidRPr="0062074F">
        <w:t xml:space="preserve">Where these conditions are not met the WLA processing </w:t>
      </w:r>
      <w:r w:rsidR="00094134" w:rsidRPr="0062074F">
        <w:t>must not be</w:t>
      </w:r>
      <w:r w:rsidRPr="0062074F">
        <w:t xml:space="preserve"> carried out.</w:t>
      </w:r>
    </w:p>
    <w:p w14:paraId="2EC542E8" w14:textId="6E5A3381" w:rsidR="001374ED" w:rsidRPr="0062074F" w:rsidRDefault="001374ED" w:rsidP="000D0801">
      <w:pPr>
        <w:spacing w:after="120" w:line="240" w:lineRule="auto"/>
        <w:jc w:val="both"/>
      </w:pPr>
      <w:r w:rsidRPr="0062074F">
        <w:t xml:space="preserve">When WLA has been processed the area for which it is defined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8"/>
      </w:r>
      <w:r w:rsidR="000D0801" w:rsidRPr="0062074F">
        <w:t>;</w:t>
      </w:r>
      <w:r w:rsidRPr="0062074F">
        <w:t xml:space="preserve"> see </w:t>
      </w:r>
      <w:r w:rsidR="000D0801" w:rsidRPr="0062074F">
        <w:t>F</w:t>
      </w:r>
      <w:r w:rsidRPr="0062074F">
        <w:t xml:space="preserve">igure </w:t>
      </w:r>
      <w:r w:rsidR="00E058BE" w:rsidRPr="0062074F">
        <w:t>D-2</w:t>
      </w:r>
      <w:r w:rsidR="0050181D" w:rsidRPr="0062074F">
        <w:t>-</w:t>
      </w:r>
      <w:r w:rsidRPr="0062074F">
        <w:t>7.</w:t>
      </w:r>
    </w:p>
    <w:p w14:paraId="60A48610" w14:textId="1576C6DD" w:rsidR="001374ED" w:rsidRPr="0062074F" w:rsidRDefault="001374ED" w:rsidP="004E61EE">
      <w:pPr>
        <w:spacing w:line="240" w:lineRule="auto"/>
        <w:jc w:val="center"/>
      </w:pPr>
    </w:p>
    <w:p w14:paraId="670338D6" w14:textId="62335BD8" w:rsidR="00E11480" w:rsidRPr="0062074F" w:rsidRDefault="00E11480" w:rsidP="004E61EE">
      <w:pPr>
        <w:spacing w:line="240" w:lineRule="auto"/>
        <w:jc w:val="center"/>
      </w:pPr>
      <w:r w:rsidRPr="0062074F">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65"/>
                    <a:stretch>
                      <a:fillRect/>
                    </a:stretch>
                  </pic:blipFill>
                  <pic:spPr>
                    <a:xfrm>
                      <a:off x="0" y="0"/>
                      <a:ext cx="4246862" cy="2348928"/>
                    </a:xfrm>
                    <a:prstGeom prst="rect">
                      <a:avLst/>
                    </a:prstGeom>
                  </pic:spPr>
                </pic:pic>
              </a:graphicData>
            </a:graphic>
          </wp:inline>
        </w:drawing>
      </w:r>
    </w:p>
    <w:p w14:paraId="22EBC752" w14:textId="5CFC8B01" w:rsidR="009155DF" w:rsidRPr="0062074F" w:rsidRDefault="001374ED" w:rsidP="009155DF">
      <w:pPr>
        <w:pStyle w:val="Caption"/>
        <w:spacing w:after="120" w:line="240" w:lineRule="auto"/>
        <w:jc w:val="center"/>
      </w:pPr>
      <w:r w:rsidRPr="0062074F">
        <w:t xml:space="preserve">Figure </w:t>
      </w:r>
      <w:r w:rsidR="00E058BE" w:rsidRPr="0062074F">
        <w:t>D-2</w:t>
      </w:r>
      <w:r w:rsidR="0050181D" w:rsidRPr="0062074F">
        <w:t>-</w:t>
      </w:r>
      <w:r w:rsidRPr="0062074F">
        <w:t>7</w:t>
      </w:r>
      <w:r w:rsidR="009155DF" w:rsidRPr="0062074F">
        <w:t xml:space="preserve"> -</w:t>
      </w:r>
      <w:r w:rsidRPr="0062074F">
        <w:t xml:space="preserve"> Boundary line of WLA coverage</w:t>
      </w:r>
    </w:p>
    <w:p w14:paraId="22B7EE1A" w14:textId="27467BC8" w:rsidR="001374ED" w:rsidRPr="0062074F" w:rsidRDefault="009155DF" w:rsidP="009155DF">
      <w:pPr>
        <w:spacing w:after="120" w:line="240" w:lineRule="auto"/>
        <w:jc w:val="both"/>
      </w:pPr>
      <w:r w:rsidRPr="0062074F">
        <w:t>NOTE:</w:t>
      </w:r>
      <w:r w:rsidR="001374ED" w:rsidRPr="0062074F">
        <w:t xml:space="preserve"> </w:t>
      </w:r>
      <w:r w:rsidRPr="0062074F">
        <w:t>I</w:t>
      </w:r>
      <w:r w:rsidR="001374ED" w:rsidRPr="0062074F">
        <w:t>n this example S-102 cover</w:t>
      </w:r>
      <w:r w:rsidRPr="0062074F">
        <w:t>age is larger than WLA coverage.</w:t>
      </w:r>
    </w:p>
    <w:p w14:paraId="05363091" w14:textId="70863F27" w:rsidR="001374ED" w:rsidRPr="0062074F" w:rsidRDefault="001374ED" w:rsidP="009155DF">
      <w:pPr>
        <w:spacing w:after="120" w:line="240" w:lineRule="auto"/>
        <w:jc w:val="both"/>
      </w:pPr>
      <w:r w:rsidRPr="0062074F">
        <w:t xml:space="preserve">In addition to the display of the boundary line of the WLA coverage there should be a permanent indication about </w:t>
      </w:r>
      <w:r w:rsidR="00503BA8" w:rsidRPr="0062074F">
        <w:t xml:space="preserve">the </w:t>
      </w:r>
      <w:r w:rsidRPr="0062074F">
        <w:t>application of WLA and the applied date</w:t>
      </w:r>
      <w:r w:rsidR="00CE7EC3" w:rsidRPr="0062074F">
        <w:t xml:space="preserve"> and </w:t>
      </w:r>
      <w:r w:rsidRPr="0062074F">
        <w:t>time, see details in WLA Options 1, 2 and 3.</w:t>
      </w:r>
    </w:p>
    <w:p w14:paraId="27F6D1A6" w14:textId="74BC3B2E" w:rsidR="000C4A67" w:rsidRDefault="000C4A67" w:rsidP="009155DF">
      <w:pPr>
        <w:spacing w:after="120" w:line="240" w:lineRule="auto"/>
        <w:jc w:val="both"/>
      </w:pPr>
      <w:r>
        <w:t>In cases that the WLA area lines and ESC lines are co-located, only the WLA Area lines must be displayed</w:t>
      </w:r>
    </w:p>
    <w:p w14:paraId="0AF1EB58" w14:textId="1F0F45D5" w:rsidR="001374ED" w:rsidRPr="0062074F" w:rsidRDefault="001374ED" w:rsidP="009155DF">
      <w:pPr>
        <w:spacing w:after="120" w:line="240" w:lineRule="auto"/>
        <w:jc w:val="both"/>
      </w:pPr>
      <w:r w:rsidRPr="0062074F">
        <w:t>OEMs are free to design their user interface. Usable ideas include</w:t>
      </w:r>
      <w:r w:rsidR="00503BA8" w:rsidRPr="0062074F">
        <w:t xml:space="preserve">, </w:t>
      </w:r>
      <w:r w:rsidRPr="0062074F">
        <w:t>for example</w:t>
      </w:r>
      <w:r w:rsidR="00503BA8" w:rsidRPr="0062074F">
        <w:t>, a</w:t>
      </w:r>
      <w:r w:rsidRPr="0062074F">
        <w:t xml:space="preserve"> mouse roller to change datetime, use of a slider to change datetime, or even to provide an animation from user selected start date</w:t>
      </w:r>
      <w:r w:rsidR="00CE7EC3" w:rsidRPr="0062074F">
        <w:t xml:space="preserve"> and </w:t>
      </w:r>
      <w:r w:rsidRPr="0062074F">
        <w:t>time to user selected end date</w:t>
      </w:r>
      <w:r w:rsidR="00CE7EC3" w:rsidRPr="0062074F">
        <w:t xml:space="preserve"> and </w:t>
      </w:r>
      <w:r w:rsidRPr="0062074F">
        <w:t>time.</w:t>
      </w:r>
    </w:p>
    <w:p w14:paraId="2B18B139" w14:textId="77777777" w:rsidR="009155DF" w:rsidRPr="0062074F" w:rsidRDefault="009155DF" w:rsidP="009155DF">
      <w:pPr>
        <w:spacing w:after="120" w:line="240" w:lineRule="auto"/>
        <w:jc w:val="both"/>
      </w:pPr>
    </w:p>
    <w:p w14:paraId="1EF93C74" w14:textId="52CC713A" w:rsidR="00394FF5" w:rsidRPr="0062074F" w:rsidRDefault="00394FF5">
      <w:pPr>
        <w:pStyle w:val="Heading1"/>
        <w:numPr>
          <w:ilvl w:val="1"/>
          <w:numId w:val="104"/>
        </w:numPr>
      </w:pPr>
      <w:bookmarkStart w:id="864" w:name="_Toc226035158"/>
      <w:bookmarkStart w:id="865" w:name="_Toc88852889"/>
      <w:bookmarkStart w:id="866" w:name="_Toc98339997"/>
      <w:bookmarkStart w:id="867" w:name="_Toc98340373"/>
      <w:r w:rsidRPr="0062074F">
        <w:t>Implementation of WLA Option 1 – WLA for a single datetime instant</w:t>
      </w:r>
      <w:bookmarkEnd w:id="864"/>
    </w:p>
    <w:bookmarkEnd w:id="865"/>
    <w:bookmarkEnd w:id="866"/>
    <w:bookmarkEnd w:id="867"/>
    <w:p w14:paraId="51409140" w14:textId="77777777" w:rsidR="001374ED" w:rsidRPr="0062074F" w:rsidRDefault="001374ED" w:rsidP="0067081F">
      <w:pPr>
        <w:spacing w:after="120" w:line="240" w:lineRule="auto"/>
        <w:jc w:val="both"/>
      </w:pPr>
      <w:r w:rsidRPr="0062074F">
        <w:t xml:space="preserve">WLA is based on S-104 values closest to the selected datetime instant. Each S-102 point has an extent of coverage which is closest to it. Each S-104 point, similarly has an extent. </w:t>
      </w:r>
      <w:bookmarkStart w:id="868" w:name="_Hlk88578099"/>
      <w:r w:rsidRPr="0062074F">
        <w:t>The adjustment of the S-102 values is calculated by adjusting each S-102 point by the shoalest of the S-104 values, for all S-104 points whose extent intersects the extent of the S-102 point.</w:t>
      </w:r>
      <w:bookmarkEnd w:id="868"/>
    </w:p>
    <w:p w14:paraId="35112E20" w14:textId="67D017A6" w:rsidR="001374ED" w:rsidRPr="0062074F" w:rsidRDefault="001374ED" w:rsidP="0067081F">
      <w:pPr>
        <w:spacing w:after="120" w:line="240" w:lineRule="auto"/>
        <w:jc w:val="both"/>
      </w:pPr>
      <w:r w:rsidRPr="0062074F">
        <w:lastRenderedPageBreak/>
        <w:t>When an S-104 record does not exist for the precise time specified the shoalest of the two S-104 adjacent values is selected from the S-104 dataset. S-104 values can only be selected within the temporal extent of the S-104 dataset. In the example shown</w:t>
      </w:r>
      <w:r w:rsidR="0067081F" w:rsidRPr="0062074F">
        <w:t xml:space="preserve"> in Figure </w:t>
      </w:r>
      <w:r w:rsidR="00E058BE" w:rsidRPr="0062074F">
        <w:t>D</w:t>
      </w:r>
      <w:r w:rsidR="0067081F" w:rsidRPr="0062074F">
        <w:t>-</w:t>
      </w:r>
      <w:r w:rsidR="00E058BE" w:rsidRPr="0062074F">
        <w:t>2</w:t>
      </w:r>
      <w:r w:rsidR="0067081F" w:rsidRPr="0062074F">
        <w:t xml:space="preserve">-8 </w:t>
      </w:r>
      <w:r w:rsidRPr="0062074F">
        <w:t>(</w:t>
      </w:r>
      <w:r w:rsidR="00E058BE" w:rsidRPr="0062074F">
        <w:t xml:space="preserve">where </w:t>
      </w:r>
      <w:r w:rsidRPr="0062074F">
        <w:t>S-104 value</w:t>
      </w:r>
      <w:r w:rsidR="0067081F" w:rsidRPr="0062074F">
        <w:t xml:space="preserve">s, “V” defined every </w:t>
      </w:r>
      <w:r w:rsidR="001560AA" w:rsidRPr="0062074F">
        <w:t xml:space="preserve">30 </w:t>
      </w:r>
      <w:r w:rsidR="0067081F" w:rsidRPr="0062074F">
        <w:t>minutes</w:t>
      </w:r>
      <w:r w:rsidRPr="0062074F">
        <w:t xml:space="preserve"> and a user selected datetime of 07:24</w:t>
      </w:r>
      <w:r w:rsidR="0067081F" w:rsidRPr="0062074F">
        <w:t>)</w:t>
      </w:r>
      <w:r w:rsidRPr="0062074F">
        <w:t xml:space="preserve"> the two values selected are 07:00 and 07:30, WLA would select 1.3m (the 07:00 value).</w:t>
      </w:r>
    </w:p>
    <w:p w14:paraId="6F234E59" w14:textId="77777777" w:rsidR="001374ED" w:rsidRPr="0062074F" w:rsidRDefault="001374ED" w:rsidP="004E61EE">
      <w:pPr>
        <w:spacing w:line="240" w:lineRule="auto"/>
        <w:jc w:val="center"/>
      </w:pPr>
      <w:r w:rsidRPr="0062074F">
        <w:rPr>
          <w:noProof/>
          <w:lang w:eastAsia="fr-FR"/>
        </w:rPr>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62074F" w:rsidRDefault="001374ED" w:rsidP="0067081F">
      <w:pPr>
        <w:pStyle w:val="Caption"/>
        <w:spacing w:after="120" w:line="240" w:lineRule="auto"/>
        <w:jc w:val="center"/>
      </w:pPr>
      <w:r w:rsidRPr="0062074F">
        <w:t xml:space="preserve">Figure </w:t>
      </w:r>
      <w:r w:rsidR="00E058BE" w:rsidRPr="0062074F">
        <w:t>D</w:t>
      </w:r>
      <w:r w:rsidR="0050181D" w:rsidRPr="0062074F">
        <w:t>-</w:t>
      </w:r>
      <w:r w:rsidR="00E058BE" w:rsidRPr="0062074F">
        <w:t>2</w:t>
      </w:r>
      <w:r w:rsidR="0050181D" w:rsidRPr="0062074F">
        <w:t>-</w:t>
      </w:r>
      <w:r w:rsidRPr="0062074F">
        <w:t>8</w:t>
      </w:r>
      <w:r w:rsidR="0067081F" w:rsidRPr="0062074F">
        <w:t xml:space="preserve"> -</w:t>
      </w:r>
      <w:r w:rsidR="00B9341D" w:rsidRPr="0062074F">
        <w:t xml:space="preserve"> Selection of time-varying value</w:t>
      </w:r>
    </w:p>
    <w:p w14:paraId="61C4D584" w14:textId="46020A49" w:rsidR="001374ED" w:rsidRPr="0062074F" w:rsidRDefault="001374ED" w:rsidP="0067081F">
      <w:pPr>
        <w:spacing w:after="120" w:line="240" w:lineRule="auto"/>
        <w:jc w:val="both"/>
      </w:pPr>
      <w:r w:rsidRPr="0062074F">
        <w:t xml:space="preserve">In </w:t>
      </w:r>
      <w:r w:rsidR="0067081F" w:rsidRPr="0062074F">
        <w:t xml:space="preserve">Figure </w:t>
      </w:r>
      <w:r w:rsidR="00E058BE" w:rsidRPr="0062074F">
        <w:t>D-2</w:t>
      </w:r>
      <w:r w:rsidR="0067081F" w:rsidRPr="0062074F">
        <w:t>-9 below</w:t>
      </w:r>
      <w:r w:rsidRPr="0062074F">
        <w:t>, the S-102 point X is adjusted by the shoalest (</w:t>
      </w:r>
      <w:r w:rsidR="0067081F" w:rsidRPr="0062074F">
        <w:t>that is,</w:t>
      </w:r>
      <w:r w:rsidRPr="0062074F">
        <w:t xml:space="preserve"> minimum) value of the S-104 values from (a), (b), (c) and (d) at the required datetime instant because the S-102 point extent overlaps the S-104 extents of </w:t>
      </w:r>
      <w:proofErr w:type="spellStart"/>
      <w:r w:rsidRPr="0062074F">
        <w:t>a,b,c</w:t>
      </w:r>
      <w:proofErr w:type="spellEnd"/>
      <w:r w:rsidRPr="0062074F">
        <w:t xml:space="preserve"> and d.</w:t>
      </w:r>
    </w:p>
    <w:p w14:paraId="5740094F" w14:textId="77777777" w:rsidR="001374ED" w:rsidRPr="0062074F" w:rsidRDefault="001374ED" w:rsidP="004E61EE">
      <w:pPr>
        <w:keepNext/>
        <w:spacing w:line="240" w:lineRule="auto"/>
        <w:jc w:val="center"/>
      </w:pPr>
      <w:r w:rsidRPr="0062074F">
        <w:rPr>
          <w:noProof/>
          <w:lang w:eastAsia="fr-FR"/>
        </w:rPr>
        <w:drawing>
          <wp:inline distT="0" distB="0" distL="0" distR="0" wp14:anchorId="7AE52E84" wp14:editId="1A525DBE">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62074F" w:rsidRDefault="001374ED" w:rsidP="0067081F">
      <w:pPr>
        <w:pStyle w:val="Caption"/>
        <w:spacing w:after="120" w:line="240" w:lineRule="auto"/>
        <w:jc w:val="center"/>
      </w:pPr>
      <w:r w:rsidRPr="0062074F">
        <w:t xml:space="preserve">Figure </w:t>
      </w:r>
      <w:r w:rsidR="00E058BE" w:rsidRPr="0062074F">
        <w:t>D-2</w:t>
      </w:r>
      <w:r w:rsidR="0050181D" w:rsidRPr="0062074F">
        <w:t>-</w:t>
      </w:r>
      <w:r w:rsidRPr="0062074F">
        <w:t>9</w:t>
      </w:r>
      <w:r w:rsidR="0067081F" w:rsidRPr="0062074F">
        <w:t xml:space="preserve"> -</w:t>
      </w:r>
      <w:r w:rsidRPr="0062074F">
        <w:t xml:space="preserve"> Adjustment of S-102 values by S-104</w:t>
      </w:r>
    </w:p>
    <w:p w14:paraId="1F8999C0" w14:textId="77777777" w:rsidR="001374ED" w:rsidRPr="0062074F" w:rsidRDefault="001374ED" w:rsidP="0067081F">
      <w:pPr>
        <w:spacing w:after="60" w:line="240" w:lineRule="auto"/>
      </w:pPr>
      <w:r w:rsidRPr="0062074F">
        <w:t>Format of the permanent indication is as below:</w:t>
      </w:r>
    </w:p>
    <w:p w14:paraId="7CDC2334" w14:textId="77777777" w:rsidR="001374ED" w:rsidRPr="0062074F" w:rsidRDefault="001374ED" w:rsidP="0067081F">
      <w:pPr>
        <w:spacing w:after="120" w:line="240" w:lineRule="auto"/>
        <w:ind w:left="426"/>
        <w:rPr>
          <w:b/>
          <w:bCs/>
          <w:color w:val="0070C0"/>
        </w:rPr>
      </w:pPr>
      <w:r w:rsidRPr="0062074F">
        <w:rPr>
          <w:b/>
          <w:bCs/>
          <w:color w:val="0070C0"/>
        </w:rPr>
        <w:t>WLA 12:34 08 Nov 2021</w:t>
      </w:r>
    </w:p>
    <w:p w14:paraId="530938E5" w14:textId="77777777" w:rsidR="00394FF5" w:rsidRPr="0062074F" w:rsidRDefault="00394FF5" w:rsidP="0067081F">
      <w:pPr>
        <w:spacing w:after="120" w:line="240" w:lineRule="auto"/>
        <w:ind w:left="426"/>
        <w:rPr>
          <w:b/>
          <w:bCs/>
          <w:color w:val="0070C0"/>
        </w:rPr>
      </w:pPr>
    </w:p>
    <w:p w14:paraId="31D5DAAB" w14:textId="71B5FF32" w:rsidR="00394FF5" w:rsidRPr="0062074F" w:rsidRDefault="00394FF5">
      <w:pPr>
        <w:pStyle w:val="Heading1"/>
        <w:numPr>
          <w:ilvl w:val="1"/>
          <w:numId w:val="104"/>
        </w:numPr>
      </w:pPr>
      <w:bookmarkStart w:id="869" w:name="_Toc226035159"/>
      <w:bookmarkStart w:id="870" w:name="_Toc88852890"/>
      <w:bookmarkStart w:id="871" w:name="_Toc98339998"/>
      <w:bookmarkStart w:id="872" w:name="_Toc98340374"/>
      <w:r w:rsidRPr="0062074F">
        <w:t>Implementation of WLA Option 2 – WLA for a datetime range specified by the user as a time period</w:t>
      </w:r>
      <w:bookmarkEnd w:id="869"/>
    </w:p>
    <w:bookmarkEnd w:id="870"/>
    <w:bookmarkEnd w:id="871"/>
    <w:bookmarkEnd w:id="872"/>
    <w:p w14:paraId="31665BF3" w14:textId="77777777" w:rsidR="001374ED" w:rsidRPr="0062074F" w:rsidRDefault="001374ED" w:rsidP="005F15BF">
      <w:pPr>
        <w:spacing w:after="120" w:line="240" w:lineRule="auto"/>
        <w:jc w:val="both"/>
      </w:pPr>
      <w:r w:rsidRPr="0062074F">
        <w:t>When WLA is based on a datetime range, then the process is identical to that followed for WLA Option 1 except each S-104 value selected is the shoalest of all values available in the S-104 within the selected time period.</w:t>
      </w:r>
    </w:p>
    <w:p w14:paraId="52B2FCD5" w14:textId="0B5F867D" w:rsidR="00503BA8" w:rsidRPr="0062074F" w:rsidRDefault="001374ED" w:rsidP="005F15BF">
      <w:pPr>
        <w:spacing w:after="120" w:line="240" w:lineRule="auto"/>
        <w:jc w:val="both"/>
      </w:pPr>
      <w:r w:rsidRPr="0062074F">
        <w:t xml:space="preserve">All S-104 points contributing to the WLA must be defined across the time range required, otherwise the WLA is not computable and the user </w:t>
      </w:r>
      <w:r w:rsidR="00B15F52" w:rsidRPr="0062074F">
        <w:t xml:space="preserve">must </w:t>
      </w:r>
      <w:r w:rsidRPr="0062074F">
        <w:t>be informed. The S-104 records selected are those which lie either within the user defined time period</w:t>
      </w:r>
      <w:r w:rsidR="005309B6" w:rsidRPr="0062074F">
        <w:t>;</w:t>
      </w:r>
      <w:r w:rsidRPr="0062074F">
        <w:t xml:space="preserve"> </w:t>
      </w:r>
      <w:r w:rsidR="00DE16E0" w:rsidRPr="0062074F">
        <w:t xml:space="preserve">immediately </w:t>
      </w:r>
      <w:r w:rsidR="005309B6" w:rsidRPr="0062074F">
        <w:t>before the start point</w:t>
      </w:r>
      <w:r w:rsidRPr="0062074F">
        <w:t xml:space="preserve"> of the time period</w:t>
      </w:r>
      <w:r w:rsidR="005309B6" w:rsidRPr="0062074F">
        <w:t xml:space="preserve"> and</w:t>
      </w:r>
      <w:r w:rsidRPr="0062074F">
        <w:t xml:space="preserve"> </w:t>
      </w:r>
      <w:proofErr w:type="spellStart"/>
      <w:r w:rsidR="00DE16E0" w:rsidRPr="0062074F">
        <w:t>immediately</w:t>
      </w:r>
      <w:r w:rsidRPr="001C1CAB">
        <w:rPr>
          <w:strike/>
        </w:rPr>
        <w:t>just</w:t>
      </w:r>
      <w:proofErr w:type="spellEnd"/>
      <w:r w:rsidRPr="0062074F">
        <w:t xml:space="preserve"> after the end point of the time period. </w:t>
      </w:r>
    </w:p>
    <w:p w14:paraId="3EE24B40" w14:textId="7A9F775C" w:rsidR="001374ED" w:rsidRPr="0062074F" w:rsidRDefault="001374ED" w:rsidP="005F15BF">
      <w:pPr>
        <w:spacing w:after="120" w:line="240" w:lineRule="auto"/>
        <w:jc w:val="both"/>
      </w:pPr>
      <w:r w:rsidRPr="0062074F">
        <w:t>In the following examples:</w:t>
      </w:r>
    </w:p>
    <w:p w14:paraId="0A6DA527"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62074F" w:rsidRDefault="001374ED" w:rsidP="005F15BF">
      <w:pPr>
        <w:pStyle w:val="Caption"/>
        <w:spacing w:after="120" w:line="240" w:lineRule="auto"/>
        <w:jc w:val="center"/>
      </w:pPr>
      <w:r w:rsidRPr="0062074F">
        <w:t xml:space="preserve">Figure </w:t>
      </w:r>
      <w:r w:rsidR="00E058BE" w:rsidRPr="0062074F">
        <w:t>D-2</w:t>
      </w:r>
      <w:r w:rsidR="0050181D" w:rsidRPr="0062074F">
        <w:t>-</w:t>
      </w:r>
      <w:r w:rsidRPr="0062074F">
        <w:t>10</w:t>
      </w:r>
      <w:r w:rsidR="005309B6" w:rsidRPr="0062074F">
        <w:t xml:space="preserve"> -</w:t>
      </w:r>
      <w:r w:rsidR="00B9341D" w:rsidRPr="0062074F">
        <w:t xml:space="preserve"> Examples of S-104 data selection</w:t>
      </w:r>
    </w:p>
    <w:p w14:paraId="70F565E5" w14:textId="3859AB7F" w:rsidR="001374ED" w:rsidRPr="0062074F" w:rsidRDefault="001374ED">
      <w:pPr>
        <w:pStyle w:val="ListParagraph"/>
        <w:numPr>
          <w:ilvl w:val="0"/>
          <w:numId w:val="58"/>
        </w:numPr>
        <w:spacing w:after="120" w:line="240" w:lineRule="auto"/>
      </w:pPr>
      <w:r w:rsidRPr="0062074F">
        <w:t>User selected period 1, four values are from 0700, 0730, 0800 and 0830 - WLA would select 08:30 value = 1.2m</w:t>
      </w:r>
      <w:r w:rsidR="005309B6" w:rsidRPr="0062074F">
        <w:t xml:space="preserve"> (even though the time period doesn't overlap).</w:t>
      </w:r>
    </w:p>
    <w:p w14:paraId="1152E673" w14:textId="46818A49" w:rsidR="001374ED" w:rsidRPr="0062074F" w:rsidRDefault="001374ED">
      <w:pPr>
        <w:pStyle w:val="ListParagraph"/>
        <w:numPr>
          <w:ilvl w:val="0"/>
          <w:numId w:val="58"/>
        </w:numPr>
        <w:spacing w:after="120" w:line="240" w:lineRule="auto"/>
      </w:pPr>
      <w:r w:rsidRPr="0062074F">
        <w:t>User selected period 2, two values are from 0630 and 0700 - WLA would select 06:30 value V=1.2m (even though the time period doesn't overlap)</w:t>
      </w:r>
      <w:r w:rsidR="00D024C6" w:rsidRPr="0062074F">
        <w:t>.</w:t>
      </w:r>
    </w:p>
    <w:p w14:paraId="345F7EC1" w14:textId="72A2F7BF" w:rsidR="001374ED" w:rsidRPr="0062074F" w:rsidRDefault="001374ED">
      <w:pPr>
        <w:pStyle w:val="ListParagraph"/>
        <w:numPr>
          <w:ilvl w:val="0"/>
          <w:numId w:val="58"/>
        </w:numPr>
        <w:spacing w:after="120" w:line="240" w:lineRule="auto"/>
      </w:pPr>
      <w:r w:rsidRPr="0062074F">
        <w:t>User selected period 3, three values are from 0600, 0630 and 0700 - WLA would select 06:</w:t>
      </w:r>
      <w:r w:rsidR="005309B6" w:rsidRPr="0062074F">
        <w:t>0</w:t>
      </w:r>
      <w:r w:rsidRPr="0062074F">
        <w:t>0 V=1.</w:t>
      </w:r>
      <w:r w:rsidR="005309B6" w:rsidRPr="0062074F">
        <w:t>1</w:t>
      </w:r>
      <w:r w:rsidRPr="0062074F">
        <w:t>m (even though the time period doesn't overlap)</w:t>
      </w:r>
      <w:r w:rsidR="00D024C6" w:rsidRPr="0062074F">
        <w:t>.</w:t>
      </w:r>
    </w:p>
    <w:p w14:paraId="4E8E75B3" w14:textId="3EB2ECA4" w:rsidR="001374ED" w:rsidRPr="0062074F" w:rsidRDefault="001374ED">
      <w:pPr>
        <w:pStyle w:val="ListParagraph"/>
        <w:numPr>
          <w:ilvl w:val="0"/>
          <w:numId w:val="58"/>
        </w:numPr>
        <w:spacing w:after="120" w:line="240" w:lineRule="auto"/>
      </w:pPr>
      <w:r w:rsidRPr="0062074F">
        <w:t>User selected period 4, five values are from 0630, 0700, 0730, 0800 and 0830 –</w:t>
      </w:r>
      <w:r w:rsidR="00D024C6" w:rsidRPr="0062074F">
        <w:t xml:space="preserve"> WLA would select 07:30 V=1.2m.</w:t>
      </w:r>
    </w:p>
    <w:p w14:paraId="4A4627B9" w14:textId="06032DB3" w:rsidR="001374ED" w:rsidRPr="0062074F" w:rsidRDefault="001374ED" w:rsidP="005309B6">
      <w:pPr>
        <w:spacing w:after="120" w:line="240" w:lineRule="auto"/>
      </w:pPr>
      <w:r w:rsidRPr="0062074F">
        <w:t xml:space="preserve">When adjusting depth values the shoalest (smallest) value from the selected S-104 records </w:t>
      </w:r>
      <w:r w:rsidR="00B15F52" w:rsidRPr="0062074F">
        <w:t xml:space="preserve">must </w:t>
      </w:r>
      <w:r w:rsidRPr="0062074F">
        <w:t xml:space="preserve">be used in order to produce the safest WLA values. </w:t>
      </w:r>
    </w:p>
    <w:p w14:paraId="006EB9EE" w14:textId="77777777" w:rsidR="001374ED" w:rsidRPr="0062074F" w:rsidRDefault="001374ED" w:rsidP="005309B6">
      <w:pPr>
        <w:spacing w:after="120" w:line="240" w:lineRule="auto"/>
      </w:pPr>
      <w:r w:rsidRPr="0062074F">
        <w:t>Format of the permanent indication is as below:</w:t>
      </w:r>
    </w:p>
    <w:p w14:paraId="32DF8B25" w14:textId="77777777" w:rsidR="001374ED" w:rsidRPr="0062074F" w:rsidRDefault="001374ED" w:rsidP="00D024C6">
      <w:pPr>
        <w:spacing w:after="120" w:line="240" w:lineRule="auto"/>
        <w:ind w:left="426"/>
        <w:rPr>
          <w:b/>
          <w:bCs/>
          <w:color w:val="0070C0"/>
        </w:rPr>
      </w:pPr>
      <w:bookmarkStart w:id="873" w:name="_Hlk88578384"/>
      <w:r w:rsidRPr="0062074F">
        <w:rPr>
          <w:b/>
          <w:bCs/>
          <w:color w:val="0070C0"/>
        </w:rPr>
        <w:t>WLA from 12:34 08 Nov 2021 to 14:56 08 Nov 2021</w:t>
      </w:r>
    </w:p>
    <w:p w14:paraId="04191239" w14:textId="77777777" w:rsidR="00D024C6" w:rsidRPr="0062074F" w:rsidRDefault="00D024C6" w:rsidP="00D024C6">
      <w:pPr>
        <w:spacing w:after="120" w:line="240" w:lineRule="auto"/>
        <w:rPr>
          <w:bCs/>
        </w:rPr>
      </w:pPr>
    </w:p>
    <w:p w14:paraId="337E26B9" w14:textId="4A335AE3" w:rsidR="006D7DB6" w:rsidRPr="0062074F" w:rsidRDefault="006D7DB6">
      <w:pPr>
        <w:pStyle w:val="Heading1"/>
        <w:numPr>
          <w:ilvl w:val="1"/>
          <w:numId w:val="104"/>
        </w:numPr>
      </w:pPr>
      <w:bookmarkStart w:id="874" w:name="_Toc226035160"/>
      <w:bookmarkStart w:id="875" w:name="_Toc88852891"/>
      <w:bookmarkStart w:id="876" w:name="_Toc98339999"/>
      <w:bookmarkStart w:id="877" w:name="_Toc98340375"/>
      <w:bookmarkEnd w:id="873"/>
      <w:r w:rsidRPr="0062074F">
        <w:t xml:space="preserve">Implementation of WLA Option </w:t>
      </w:r>
      <w:r w:rsidR="005C3EE9" w:rsidRPr="0062074F">
        <w:t>3</w:t>
      </w:r>
      <w:r w:rsidRPr="0062074F">
        <w:t xml:space="preserve"> – linking of WLA to a defined route with planned waypoints and times</w:t>
      </w:r>
      <w:bookmarkEnd w:id="874"/>
    </w:p>
    <w:bookmarkEnd w:id="875"/>
    <w:bookmarkEnd w:id="876"/>
    <w:bookmarkEnd w:id="877"/>
    <w:p w14:paraId="25EB193C" w14:textId="466CBFF4" w:rsidR="00297DA6" w:rsidRPr="0062074F" w:rsidRDefault="001374ED" w:rsidP="00D024C6">
      <w:pPr>
        <w:spacing w:after="120" w:line="240" w:lineRule="auto"/>
        <w:jc w:val="both"/>
      </w:pPr>
      <w:r w:rsidRPr="0062074F">
        <w:t xml:space="preserve">When WLA is based on a route then the limit of check area around the route is set by the user as specified by IMO </w:t>
      </w:r>
      <w:r w:rsidR="008303AC" w:rsidRPr="0062074F">
        <w:rPr>
          <w:lang w:eastAsia="en-GB"/>
        </w:rPr>
        <w:t>MSC.530(106)</w:t>
      </w:r>
      <w:r w:rsidR="008303AC" w:rsidRPr="007E1AE0">
        <w:rPr>
          <w:strike/>
          <w:lang w:eastAsia="en-GB"/>
        </w:rPr>
        <w:t>/</w:t>
      </w:r>
      <w:r w:rsidR="008303AC" w:rsidRPr="008303AC">
        <w:rPr>
          <w:lang w:eastAsia="en-GB"/>
        </w:rPr>
        <w:t>Rev.1</w:t>
      </w:r>
      <w:r w:rsidR="008303AC">
        <w:rPr>
          <w:lang w:eastAsia="en-GB"/>
        </w:rPr>
        <w:t xml:space="preserve"> </w:t>
      </w:r>
      <w:r w:rsidRPr="0062074F">
        <w:t>11.3.</w:t>
      </w:r>
      <w:r w:rsidR="005C3EE9" w:rsidRPr="0062074F">
        <w:t>7</w:t>
      </w:r>
      <w:r w:rsidRPr="0062074F">
        <w:t>.</w:t>
      </w:r>
    </w:p>
    <w:p w14:paraId="2405A804" w14:textId="34112F7B" w:rsidR="00297DA6" w:rsidRPr="0062074F" w:rsidRDefault="00297DA6" w:rsidP="00D024C6">
      <w:pPr>
        <w:spacing w:after="120" w:line="240" w:lineRule="auto"/>
        <w:jc w:val="both"/>
      </w:pPr>
      <w:r w:rsidRPr="0062074F">
        <w:t xml:space="preserve">The same user-specified distance </w:t>
      </w:r>
      <w:r w:rsidR="00BE7834" w:rsidRPr="0062074F">
        <w:t xml:space="preserve">must </w:t>
      </w:r>
      <w:r w:rsidRPr="0062074F">
        <w:t>be used for the check of safety contour, prohibited areas, geographic areas for which special conditions exist and navigational hazards and equivalent requirements when route monitoring</w:t>
      </w:r>
      <w:r w:rsidR="007435CC">
        <w:t>.</w:t>
      </w:r>
    </w:p>
    <w:p w14:paraId="5B4F222F" w14:textId="4B78E805" w:rsidR="001374ED" w:rsidRPr="0062074F" w:rsidRDefault="001374ED" w:rsidP="00D024C6">
      <w:pPr>
        <w:spacing w:after="120" w:line="240" w:lineRule="auto"/>
        <w:jc w:val="both"/>
      </w:pPr>
      <w:r w:rsidRPr="0062074F">
        <w:t xml:space="preserve">The WLA is processed within this check area. The boundary of the area of the display where WLA has been carried out </w:t>
      </w:r>
      <w:r w:rsidR="00B15F52" w:rsidRPr="0062074F">
        <w:t xml:space="preserve">must </w:t>
      </w:r>
      <w:r w:rsidRPr="0062074F">
        <w:t>be displayed</w:t>
      </w:r>
      <w:r w:rsidR="00503BA8" w:rsidRPr="0062074F">
        <w:t xml:space="preserve"> (as shown in figure D-2.16)</w:t>
      </w:r>
      <w:r w:rsidRPr="0062074F">
        <w:t>. In the process description this distance is referred to as ‘a’</w:t>
      </w:r>
      <w:r w:rsidR="00D024C6" w:rsidRPr="0062074F">
        <w:t>.</w:t>
      </w:r>
    </w:p>
    <w:p w14:paraId="05DF4164" w14:textId="77777777" w:rsidR="001374ED" w:rsidRPr="0062074F" w:rsidRDefault="001374ED" w:rsidP="00D024C6">
      <w:pPr>
        <w:spacing w:after="120" w:line="240" w:lineRule="auto"/>
        <w:jc w:val="both"/>
      </w:pPr>
      <w:r w:rsidRPr="0062074F">
        <w:t>A route could be either a Planned route or a Monitored route. Both could be processed for the WLA, but not at the same time in a single display area. In case of multiple display areas, it is possible that one area is WLA processed for Planned route and another area is WLA processed for the Monitored route.</w:t>
      </w:r>
    </w:p>
    <w:p w14:paraId="60DC4469" w14:textId="77777777" w:rsidR="001374ED" w:rsidRPr="0062074F" w:rsidRDefault="001374ED" w:rsidP="00D024C6">
      <w:pPr>
        <w:spacing w:after="120" w:line="240" w:lineRule="auto"/>
        <w:jc w:val="both"/>
      </w:pPr>
      <w:r w:rsidRPr="0062074F">
        <w:lastRenderedPageBreak/>
        <w:t>For a Planned route the datetime period applied for the WLA process is based on the schedule of the planned route itself.</w:t>
      </w:r>
    </w:p>
    <w:p w14:paraId="7D395AFD" w14:textId="70A008E1" w:rsidR="001374ED" w:rsidRPr="0062074F" w:rsidRDefault="001374ED" w:rsidP="00D024C6">
      <w:pPr>
        <w:spacing w:after="60" w:line="240" w:lineRule="auto"/>
        <w:jc w:val="both"/>
      </w:pPr>
      <w:r w:rsidRPr="0062074F">
        <w:t>For a Monitored route the datetime period applied for the WLA process is user selectable either</w:t>
      </w:r>
      <w:r w:rsidR="00D024C6" w:rsidRPr="0062074F">
        <w:t>:</w:t>
      </w:r>
    </w:p>
    <w:p w14:paraId="1C649CDD" w14:textId="69FFDD8B" w:rsidR="001374ED" w:rsidRPr="0062074F" w:rsidRDefault="00D024C6">
      <w:pPr>
        <w:pStyle w:val="ListParagraph"/>
        <w:numPr>
          <w:ilvl w:val="0"/>
          <w:numId w:val="57"/>
        </w:numPr>
        <w:spacing w:after="60" w:line="240" w:lineRule="auto"/>
        <w:jc w:val="both"/>
      </w:pPr>
      <w:r w:rsidRPr="0062074F">
        <w:t>B</w:t>
      </w:r>
      <w:r w:rsidR="001374ED" w:rsidRPr="0062074F">
        <w:t>ased on the planned schedule of the monitored route itself; or</w:t>
      </w:r>
    </w:p>
    <w:p w14:paraId="0FEFABC7" w14:textId="3695ED67" w:rsidR="00297DA6" w:rsidRPr="0062074F" w:rsidRDefault="00D024C6">
      <w:pPr>
        <w:pStyle w:val="ListParagraph"/>
        <w:numPr>
          <w:ilvl w:val="0"/>
          <w:numId w:val="57"/>
        </w:numPr>
        <w:spacing w:after="120" w:line="240" w:lineRule="auto"/>
        <w:jc w:val="both"/>
      </w:pPr>
      <w:r w:rsidRPr="0062074F">
        <w:t>B</w:t>
      </w:r>
      <w:r w:rsidR="001374ED" w:rsidRPr="0062074F">
        <w:t>ased on the monitored route adjusted for the current own ship position.</w:t>
      </w:r>
    </w:p>
    <w:p w14:paraId="312855A2" w14:textId="77777777" w:rsidR="00297DA6" w:rsidRPr="0062074F" w:rsidRDefault="00297DA6" w:rsidP="00297DA6">
      <w:pPr>
        <w:spacing w:after="120" w:line="240" w:lineRule="auto"/>
        <w:jc w:val="both"/>
      </w:pPr>
    </w:p>
    <w:p w14:paraId="6D9251F7" w14:textId="203144BB" w:rsidR="00297DA6" w:rsidRPr="0062074F" w:rsidRDefault="00297DA6" w:rsidP="0043278E">
      <w:pPr>
        <w:spacing w:after="120" w:line="240" w:lineRule="auto"/>
        <w:jc w:val="both"/>
      </w:pPr>
      <w:r w:rsidRPr="0062074F">
        <w:t xml:space="preserve">When WLA is based on the planned schedule and own ship is not keeping to schedule a Caution </w:t>
      </w:r>
      <w:r w:rsidR="00B15F52" w:rsidRPr="0062074F">
        <w:t>must</w:t>
      </w:r>
      <w:r w:rsidRPr="0062074F">
        <w:t xml:space="preserve"> be raised to indicate the water level being experienced may be different to that being applied by the ECDIS</w:t>
      </w:r>
      <w:r w:rsidR="00714B6A">
        <w:t>.</w:t>
      </w:r>
    </w:p>
    <w:p w14:paraId="417A8B6C" w14:textId="77777777" w:rsidR="001374ED" w:rsidRPr="0062074F" w:rsidRDefault="001374ED" w:rsidP="00D024C6">
      <w:pPr>
        <w:spacing w:after="60" w:line="240" w:lineRule="auto"/>
        <w:jc w:val="both"/>
      </w:pPr>
      <w:r w:rsidRPr="0062074F">
        <w:t>The region of WLA is restricted to a distinguishable bordered polygon around the route. The process works as follows:</w:t>
      </w:r>
    </w:p>
    <w:p w14:paraId="15437C16" w14:textId="01F04852" w:rsidR="001374ED" w:rsidRPr="0062074F" w:rsidRDefault="001374ED">
      <w:pPr>
        <w:pStyle w:val="ListParagraph"/>
        <w:numPr>
          <w:ilvl w:val="0"/>
          <w:numId w:val="52"/>
        </w:numPr>
        <w:spacing w:after="120" w:line="240" w:lineRule="auto"/>
        <w:jc w:val="both"/>
      </w:pPr>
      <w:r w:rsidRPr="0062074F">
        <w:t>For each section of the route a series of estimated time markers is defined along the route at times t</w:t>
      </w:r>
      <w:r w:rsidRPr="0062074F">
        <w:rPr>
          <w:vertAlign w:val="subscript"/>
        </w:rPr>
        <w:t xml:space="preserve">0 </w:t>
      </w:r>
      <w:r w:rsidRPr="0062074F">
        <w:t>– t</w:t>
      </w:r>
      <w:r w:rsidRPr="0062074F">
        <w:rPr>
          <w:vertAlign w:val="subscript"/>
        </w:rPr>
        <w:t>n</w:t>
      </w:r>
      <w:r w:rsidRPr="0062074F">
        <w:t xml:space="preserve">. The diagram also shows the “limit of check area” as specified by IMO </w:t>
      </w:r>
      <w:r w:rsidR="008303AC" w:rsidRPr="0062074F">
        <w:rPr>
          <w:lang w:eastAsia="en-GB"/>
        </w:rPr>
        <w:t>MSC.530(106)</w:t>
      </w:r>
      <w:r w:rsidR="008303AC" w:rsidRPr="00520800">
        <w:rPr>
          <w:lang w:eastAsia="en-GB"/>
        </w:rPr>
        <w:t>/</w:t>
      </w:r>
      <w:r w:rsidR="008303AC" w:rsidRPr="008303AC">
        <w:rPr>
          <w:lang w:eastAsia="en-GB"/>
        </w:rPr>
        <w:t>Rev.1</w:t>
      </w:r>
      <w:r w:rsidR="008303AC">
        <w:rPr>
          <w:lang w:eastAsia="en-GB"/>
        </w:rPr>
        <w:t xml:space="preserve"> </w:t>
      </w:r>
      <w:r w:rsidRPr="0062074F">
        <w:t>11.3.</w:t>
      </w:r>
      <w:r w:rsidR="00DE16E0" w:rsidRPr="0062074F">
        <w:t>7</w:t>
      </w:r>
      <w:r w:rsidRPr="0062074F">
        <w:t xml:space="preserve">. Each time marker is delimited before and after by the time +/- half the user selected </w:t>
      </w:r>
      <w:proofErr w:type="spellStart"/>
      <w:r w:rsidRPr="0062074F">
        <w:t>t</w:t>
      </w:r>
      <w:r w:rsidRPr="0062074F">
        <w:rPr>
          <w:vertAlign w:val="subscript"/>
        </w:rPr>
        <w:t>u</w:t>
      </w:r>
      <w:proofErr w:type="spellEnd"/>
      <w:r w:rsidRPr="0062074F">
        <w:t xml:space="preserve"> interval so the rectangle in the diagram represents the extent of time t</w:t>
      </w:r>
      <w:r w:rsidRPr="0062074F">
        <w:rPr>
          <w:vertAlign w:val="subscript"/>
        </w:rPr>
        <w:t xml:space="preserve">1 </w:t>
      </w:r>
      <w:r w:rsidRPr="0062074F">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rPr>
            <w:rFonts w:ascii="Cambria Math" w:hAnsi="Cambria Math"/>
          </w:rPr>
          <m:t xml:space="preserve"> </m:t>
        </m:r>
      </m:oMath>
      <w:r w:rsidRPr="0062074F">
        <w:t xml:space="preserve">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This is the WLA adjustment polygon</w:t>
      </w:r>
      <w:r w:rsidR="00503BA8" w:rsidRPr="0062074F">
        <w:t xml:space="preserve"> (shown in red)</w:t>
      </w:r>
      <w:r w:rsidRPr="0062074F">
        <w:t xml:space="preserve"> corresponding to time t</w:t>
      </w:r>
      <w:r w:rsidRPr="0062074F">
        <w:rPr>
          <w:vertAlign w:val="subscript"/>
        </w:rPr>
        <w:t>1</w:t>
      </w:r>
      <w:r w:rsidR="00C957AB" w:rsidRPr="0062074F">
        <w:t>:</w:t>
      </w:r>
    </w:p>
    <w:p w14:paraId="58FC2744" w14:textId="77777777" w:rsidR="001374ED" w:rsidRPr="0062074F" w:rsidRDefault="001374ED" w:rsidP="004E61EE">
      <w:pPr>
        <w:spacing w:line="240" w:lineRule="auto"/>
        <w:jc w:val="center"/>
      </w:pPr>
      <w:r w:rsidRPr="0062074F">
        <w:rPr>
          <w:noProof/>
          <w:lang w:eastAsia="fr-FR"/>
        </w:rPr>
        <w:drawing>
          <wp:inline distT="0" distB="0" distL="0" distR="0" wp14:anchorId="4628901B" wp14:editId="04F73253">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62074F" w:rsidRDefault="001374ED" w:rsidP="00D024C6">
      <w:pPr>
        <w:pStyle w:val="Caption"/>
        <w:spacing w:after="120" w:line="240" w:lineRule="auto"/>
        <w:jc w:val="center"/>
      </w:pPr>
      <w:r w:rsidRPr="0062074F">
        <w:t xml:space="preserve">Figure </w:t>
      </w:r>
      <w:r w:rsidR="00E058BE" w:rsidRPr="0062074F">
        <w:t>D-2</w:t>
      </w:r>
      <w:r w:rsidR="0050181D" w:rsidRPr="0062074F">
        <w:t>-</w:t>
      </w:r>
      <w:r w:rsidRPr="0062074F">
        <w:t>11</w:t>
      </w:r>
      <w:r w:rsidR="00D024C6" w:rsidRPr="0062074F">
        <w:t xml:space="preserve"> -</w:t>
      </w:r>
      <w:r w:rsidR="00B9341D" w:rsidRPr="0062074F">
        <w:t xml:space="preserve"> WLA adjustment polygon</w:t>
      </w:r>
    </w:p>
    <w:p w14:paraId="7EC49B86" w14:textId="77777777" w:rsidR="001374ED" w:rsidRPr="0062074F" w:rsidRDefault="001374ED">
      <w:pPr>
        <w:pStyle w:val="ListParagraph"/>
        <w:numPr>
          <w:ilvl w:val="0"/>
          <w:numId w:val="52"/>
        </w:numPr>
        <w:spacing w:after="60" w:line="240" w:lineRule="auto"/>
        <w:ind w:left="714" w:hanging="357"/>
        <w:jc w:val="both"/>
      </w:pPr>
      <w:r w:rsidRPr="0062074F">
        <w:t>Where the route follows a curved section the polygon formed is not a rectangle but an area defined by the user selected limit as shown by areas a and b:</w:t>
      </w:r>
    </w:p>
    <w:p w14:paraId="578F702B" w14:textId="77777777" w:rsidR="001374ED" w:rsidRPr="0062074F" w:rsidRDefault="001374ED" w:rsidP="004E61EE">
      <w:pPr>
        <w:pStyle w:val="ListParagraph"/>
        <w:spacing w:line="240" w:lineRule="auto"/>
      </w:pPr>
    </w:p>
    <w:p w14:paraId="34CF11A4" w14:textId="77777777" w:rsidR="001374ED" w:rsidRPr="0062074F" w:rsidRDefault="001374ED" w:rsidP="004E61EE">
      <w:pPr>
        <w:pStyle w:val="ListParagraph"/>
        <w:spacing w:line="240" w:lineRule="auto"/>
        <w:jc w:val="center"/>
      </w:pPr>
      <w:r w:rsidRPr="0062074F">
        <w:rPr>
          <w:noProof/>
          <w:lang w:eastAsia="fr-FR"/>
        </w:rPr>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12</w:t>
      </w:r>
      <w:r w:rsidR="00C957AB" w:rsidRPr="0062074F">
        <w:t xml:space="preserve"> -</w:t>
      </w:r>
      <w:r w:rsidR="00B9341D" w:rsidRPr="0062074F">
        <w:t xml:space="preserve"> WLA adjustment polygon along curved section</w:t>
      </w:r>
    </w:p>
    <w:p w14:paraId="08728A2A" w14:textId="74809D5D" w:rsidR="001374ED" w:rsidRPr="0062074F" w:rsidRDefault="001374ED">
      <w:pPr>
        <w:pStyle w:val="ListParagraph"/>
        <w:numPr>
          <w:ilvl w:val="0"/>
          <w:numId w:val="52"/>
        </w:numPr>
        <w:spacing w:after="120" w:line="240" w:lineRule="auto"/>
        <w:ind w:left="714" w:hanging="357"/>
        <w:jc w:val="both"/>
      </w:pPr>
      <w:r w:rsidRPr="0062074F">
        <w:t xml:space="preserve">The individual S-102 points (blue dots in </w:t>
      </w:r>
      <w:r w:rsidR="00C957AB" w:rsidRPr="0062074F">
        <w:t xml:space="preserve">Figure </w:t>
      </w:r>
      <w:r w:rsidR="00E058BE" w:rsidRPr="0062074F">
        <w:t>D-2</w:t>
      </w:r>
      <w:r w:rsidR="00C957AB" w:rsidRPr="0062074F">
        <w:t>-13</w:t>
      </w:r>
      <w:r w:rsidRPr="0062074F">
        <w:t xml:space="preserve"> below) are assigned rectangular extents. For each WLA adjustment rectangle corresponding to each </w:t>
      </w:r>
      <w:proofErr w:type="spellStart"/>
      <w:r w:rsidRPr="0062074F">
        <w:t>t</w:t>
      </w:r>
      <w:r w:rsidRPr="0062074F">
        <w:rPr>
          <w:vertAlign w:val="subscript"/>
        </w:rPr>
        <w:t>i</w:t>
      </w:r>
      <w:proofErr w:type="spellEnd"/>
      <w:r w:rsidRPr="0062074F">
        <w:t xml:space="preserve"> the S-102 extents which spatially </w:t>
      </w:r>
      <w:r w:rsidRPr="0062074F">
        <w:lastRenderedPageBreak/>
        <w:t xml:space="preserve">intersect are selected. A full example is shown in </w:t>
      </w:r>
      <w:r w:rsidR="00C957AB" w:rsidRPr="0062074F">
        <w:t xml:space="preserve">Figure </w:t>
      </w:r>
      <w:r w:rsidR="00E058BE" w:rsidRPr="0062074F">
        <w:t>D-2</w:t>
      </w:r>
      <w:r w:rsidR="00C957AB" w:rsidRPr="0062074F">
        <w:t>-13</w:t>
      </w:r>
      <w:r w:rsidRPr="0062074F">
        <w:t xml:space="preserve"> for one of the WLA polygons</w:t>
      </w:r>
      <w:r w:rsidR="00503BA8" w:rsidRPr="0062074F">
        <w:t xml:space="preserve"> (shown in red)</w:t>
      </w:r>
      <w:r w:rsidRPr="0062074F">
        <w:t>.</w:t>
      </w:r>
    </w:p>
    <w:p w14:paraId="2D2B10ED" w14:textId="77777777" w:rsidR="001374ED" w:rsidRPr="0062074F" w:rsidRDefault="001374ED" w:rsidP="004E61EE">
      <w:pPr>
        <w:spacing w:line="240" w:lineRule="auto"/>
        <w:jc w:val="center"/>
      </w:pPr>
      <w:r w:rsidRPr="0062074F">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13</w:t>
      </w:r>
      <w:r w:rsidR="00C957AB" w:rsidRPr="0062074F">
        <w:t xml:space="preserve"> -</w:t>
      </w:r>
      <w:r w:rsidR="00B548CC" w:rsidRPr="0062074F">
        <w:t xml:space="preserve"> Grid cell selection</w:t>
      </w:r>
    </w:p>
    <w:p w14:paraId="5816C58D" w14:textId="48AF543A" w:rsidR="001374ED" w:rsidRPr="0062074F" w:rsidRDefault="001374ED">
      <w:pPr>
        <w:pStyle w:val="ListParagraph"/>
        <w:numPr>
          <w:ilvl w:val="0"/>
          <w:numId w:val="52"/>
        </w:numPr>
        <w:spacing w:after="60" w:line="240" w:lineRule="auto"/>
        <w:contextualSpacing/>
        <w:jc w:val="both"/>
      </w:pPr>
      <w:r w:rsidRPr="0062074F">
        <w:t xml:space="preserve">For each S-102 point whose extent intersects the WLA adjustment </w:t>
      </w:r>
      <w:r w:rsidR="006F4AAD" w:rsidRPr="0062074F">
        <w:t xml:space="preserve">polygon </w:t>
      </w:r>
      <w:r w:rsidRPr="0062074F">
        <w:t>the Water level is adjusted using a similar process to Option 1. The S-104 value used for adjustment is the shoalest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3168FA">
        <w:t>.</w:t>
      </w:r>
      <w:r w:rsidRPr="0062074F">
        <w:t xml:space="preserve"> In </w:t>
      </w:r>
      <w:r w:rsidR="00C957AB" w:rsidRPr="0062074F">
        <w:t>F</w:t>
      </w:r>
      <w:r w:rsidRPr="0062074F">
        <w:t xml:space="preserve">igure </w:t>
      </w:r>
      <w:r w:rsidR="00503BA8" w:rsidRPr="0062074F">
        <w:t>D-2</w:t>
      </w:r>
      <w:r w:rsidR="0050181D" w:rsidRPr="0062074F">
        <w:t>-</w:t>
      </w:r>
      <w:r w:rsidRPr="0062074F">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3C1749">
        <w:t xml:space="preserve"> </w:t>
      </w:r>
      <w:r w:rsidRPr="0062074F">
        <w:t>for calculation of t</w:t>
      </w:r>
      <w:r w:rsidRPr="0062074F">
        <w:rPr>
          <w:vertAlign w:val="subscript"/>
        </w:rPr>
        <w:t>1</w:t>
      </w:r>
      <w:r w:rsidRPr="0062074F">
        <w:t xml:space="preserve">. S-102 point </w:t>
      </w:r>
      <m:oMath>
        <m:r>
          <w:rPr>
            <w:rFonts w:ascii="Cambria Math" w:hAnsi="Cambria Math"/>
            <w:sz w:val="24"/>
            <w:szCs w:val="24"/>
          </w:rPr>
          <m:t>x</m:t>
        </m:r>
      </m:oMath>
      <w:r w:rsidRPr="0062074F">
        <w:rPr>
          <w:rFonts w:eastAsiaTheme="minorEastAsia"/>
          <w:sz w:val="24"/>
          <w:szCs w:val="24"/>
        </w:rPr>
        <w:t xml:space="preserve"> </w:t>
      </w:r>
      <w:r w:rsidRPr="0062074F">
        <w:t xml:space="preserve">is adjusted using values drawn from S-104 points </w:t>
      </w:r>
      <w:r w:rsidRPr="0062074F">
        <w:rPr>
          <w:b/>
          <w:bCs/>
          <w:i/>
          <w:iCs/>
        </w:rPr>
        <w:t>a</w:t>
      </w:r>
      <w:r w:rsidRPr="0062074F">
        <w:t xml:space="preserve"> and </w:t>
      </w:r>
      <w:r w:rsidRPr="0062074F">
        <w:rPr>
          <w:b/>
          <w:bCs/>
          <w:i/>
          <w:iCs/>
        </w:rPr>
        <w:t>b</w:t>
      </w:r>
      <w:r w:rsidRPr="0062074F">
        <w:t xml:space="preserve"> (because its extent intersects the extents of </w:t>
      </w:r>
      <w:r w:rsidR="006F4AAD" w:rsidRPr="0062074F">
        <w:t xml:space="preserve">points </w:t>
      </w:r>
      <w:r w:rsidRPr="0062074F">
        <w:rPr>
          <w:b/>
          <w:bCs/>
          <w:i/>
          <w:iCs/>
        </w:rPr>
        <w:t xml:space="preserve">a </w:t>
      </w:r>
      <w:r w:rsidRPr="0062074F">
        <w:t xml:space="preserve">and </w:t>
      </w:r>
      <w:r w:rsidRPr="0062074F">
        <w:rPr>
          <w:b/>
          <w:bCs/>
          <w:i/>
          <w:iCs/>
        </w:rPr>
        <w:t>b</w:t>
      </w:r>
      <w:r w:rsidRPr="0062074F">
        <w:t xml:space="preserve">) and S-102 point y is only adjusted with values from S-104 point </w:t>
      </w:r>
      <w:r w:rsidRPr="0062074F">
        <w:rPr>
          <w:b/>
          <w:bCs/>
          <w:i/>
          <w:iCs/>
        </w:rPr>
        <w:t>b</w:t>
      </w:r>
      <w:r w:rsidRPr="0062074F">
        <w:t>.</w:t>
      </w:r>
    </w:p>
    <w:p w14:paraId="79A42952" w14:textId="77777777" w:rsidR="001374ED" w:rsidRPr="0062074F" w:rsidRDefault="001374ED" w:rsidP="004E61EE">
      <w:pPr>
        <w:pStyle w:val="ListParagraph"/>
        <w:keepNext/>
        <w:spacing w:line="240" w:lineRule="auto"/>
        <w:jc w:val="center"/>
      </w:pPr>
    </w:p>
    <w:p w14:paraId="29D22DCB" w14:textId="093F0A1E" w:rsidR="001374ED" w:rsidRPr="0062074F" w:rsidRDefault="00A721D5" w:rsidP="004E61EE">
      <w:pPr>
        <w:pStyle w:val="ListParagraph"/>
        <w:keepNext/>
        <w:spacing w:line="240" w:lineRule="auto"/>
        <w:jc w:val="center"/>
      </w:pPr>
      <w:r>
        <w:rPr>
          <w:noProof/>
        </w:rPr>
        <w:drawing>
          <wp:inline distT="0" distB="0" distL="0" distR="0" wp14:anchorId="12368F70" wp14:editId="14916542">
            <wp:extent cx="4773168" cy="3116055"/>
            <wp:effectExtent l="0" t="0" r="8890" b="8255"/>
            <wp:docPr id="11542229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790510" cy="3127376"/>
                    </a:xfrm>
                    <a:prstGeom prst="rect">
                      <a:avLst/>
                    </a:prstGeom>
                    <a:noFill/>
                  </pic:spPr>
                </pic:pic>
              </a:graphicData>
            </a:graphic>
          </wp:inline>
        </w:drawing>
      </w:r>
    </w:p>
    <w:p w14:paraId="7F339A16" w14:textId="3883635D"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14</w:t>
      </w:r>
      <w:r w:rsidR="00C957AB" w:rsidRPr="0062074F">
        <w:t xml:space="preserve"> -</w:t>
      </w:r>
      <w:r w:rsidR="00B548CC" w:rsidRPr="0062074F">
        <w:t xml:space="preserve"> </w:t>
      </w:r>
      <w:r w:rsidR="00B93390" w:rsidRPr="0062074F">
        <w:t>Selection of</w:t>
      </w:r>
      <w:r w:rsidR="00B548CC" w:rsidRPr="0062074F">
        <w:t xml:space="preserve"> S-104 data </w:t>
      </w:r>
    </w:p>
    <w:p w14:paraId="38D9FD5C" w14:textId="77777777" w:rsidR="001374ED" w:rsidRPr="0062074F" w:rsidRDefault="001374ED">
      <w:pPr>
        <w:pStyle w:val="ListParagraph"/>
        <w:numPr>
          <w:ilvl w:val="0"/>
          <w:numId w:val="52"/>
        </w:numPr>
        <w:spacing w:after="60" w:line="240" w:lineRule="auto"/>
        <w:ind w:left="714" w:hanging="357"/>
        <w:jc w:val="both"/>
      </w:pPr>
      <w:r w:rsidRPr="0062074F">
        <w:t xml:space="preserve">Each of the S-102 points are assigned the adjusted water level equal to the S-102 value + the calculated (shoalest) S-104 value as defined in the previous step. </w:t>
      </w:r>
    </w:p>
    <w:p w14:paraId="1DD9782F" w14:textId="77777777" w:rsidR="001374ED" w:rsidRPr="0062074F" w:rsidRDefault="001374ED">
      <w:pPr>
        <w:pStyle w:val="ListParagraph"/>
        <w:numPr>
          <w:ilvl w:val="0"/>
          <w:numId w:val="52"/>
        </w:numPr>
        <w:spacing w:after="60" w:line="240" w:lineRule="auto"/>
        <w:ind w:left="714" w:hanging="357"/>
        <w:jc w:val="both"/>
      </w:pPr>
      <w:r w:rsidRPr="0062074F">
        <w:t xml:space="preserve">Once the WLA polygon for time </w:t>
      </w:r>
      <w:proofErr w:type="spellStart"/>
      <w:r w:rsidRPr="0062074F">
        <w:t>t</w:t>
      </w:r>
      <w:r w:rsidRPr="0062074F">
        <w:rPr>
          <w:vertAlign w:val="subscript"/>
        </w:rPr>
        <w:t>i</w:t>
      </w:r>
      <w:proofErr w:type="spellEnd"/>
      <w:r w:rsidRPr="0062074F">
        <w:t xml:space="preserve"> is processed the WLA polygon for time t</w:t>
      </w:r>
      <w:r w:rsidRPr="0062074F">
        <w:rPr>
          <w:vertAlign w:val="subscript"/>
        </w:rPr>
        <w:t>i+1</w:t>
      </w:r>
      <w:r w:rsidRPr="0062074F">
        <w:t xml:space="preserve"> is processed. </w:t>
      </w:r>
    </w:p>
    <w:p w14:paraId="3AE45AAC" w14:textId="5273DA98" w:rsidR="001374ED" w:rsidRPr="0062074F" w:rsidRDefault="001374ED">
      <w:pPr>
        <w:pStyle w:val="ListParagraph"/>
        <w:numPr>
          <w:ilvl w:val="0"/>
          <w:numId w:val="52"/>
        </w:numPr>
        <w:spacing w:after="120" w:line="240" w:lineRule="auto"/>
        <w:jc w:val="both"/>
      </w:pPr>
      <w:r w:rsidRPr="0062074F">
        <w:t xml:space="preserve">S-102 points whose extents are intersected by the </w:t>
      </w:r>
      <w:r w:rsidRPr="0062074F">
        <w:rPr>
          <w:u w:val="single"/>
        </w:rPr>
        <w:t>both</w:t>
      </w:r>
      <w:r w:rsidRPr="0062074F">
        <w:t xml:space="preserve"> the WLA polygon for </w:t>
      </w:r>
      <w:proofErr w:type="spellStart"/>
      <w:r w:rsidRPr="0062074F">
        <w:t>t</w:t>
      </w:r>
      <w:r w:rsidRPr="0062074F">
        <w:rPr>
          <w:vertAlign w:val="subscript"/>
        </w:rPr>
        <w:t>i</w:t>
      </w:r>
      <w:proofErr w:type="spellEnd"/>
      <w:r w:rsidRPr="0062074F">
        <w:t xml:space="preserve"> and t</w:t>
      </w:r>
      <w:r w:rsidRPr="0062074F">
        <w:rPr>
          <w:vertAlign w:val="subscript"/>
        </w:rPr>
        <w:t>i+1</w:t>
      </w:r>
      <w:r w:rsidRPr="0062074F">
        <w:t xml:space="preserve"> are assigned the shoaler of the two values, that is the shoalest of the S-104 values between the two time periods</w:t>
      </w:r>
      <w:r w:rsidR="003C1749">
        <w:t xml:space="preserve"> </w:t>
      </w:r>
      <w:r w:rsidRPr="0062074F">
        <w:t>(</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B4713B" w:rsidRPr="0062074F">
        <w:t>.</w:t>
      </w:r>
    </w:p>
    <w:p w14:paraId="657749C8" w14:textId="2B1ABE9B" w:rsidR="001374ED" w:rsidRPr="0062074F" w:rsidRDefault="001374ED" w:rsidP="00C957AB">
      <w:pPr>
        <w:spacing w:after="120" w:line="240" w:lineRule="auto"/>
        <w:jc w:val="both"/>
      </w:pPr>
      <w:r w:rsidRPr="0062074F">
        <w:t xml:space="preserve">This completes the WLA process for </w:t>
      </w:r>
      <w:r w:rsidR="00503BA8" w:rsidRPr="0062074F">
        <w:t xml:space="preserve">(red) </w:t>
      </w:r>
      <w:r w:rsidRPr="0062074F">
        <w:t xml:space="preserve">polygon </w:t>
      </w:r>
      <w:proofErr w:type="spellStart"/>
      <w:r w:rsidRPr="0062074F">
        <w:t>t</w:t>
      </w:r>
      <w:r w:rsidRPr="0062074F">
        <w:rPr>
          <w:vertAlign w:val="subscript"/>
        </w:rPr>
        <w:t>i</w:t>
      </w:r>
      <w:proofErr w:type="spellEnd"/>
      <w:r w:rsidRPr="0062074F">
        <w:rPr>
          <w:vertAlign w:val="subscript"/>
        </w:rPr>
        <w:t xml:space="preserve"> </w:t>
      </w:r>
      <w:r w:rsidRPr="0062074F">
        <w:rPr>
          <w:vertAlign w:val="subscript"/>
        </w:rPr>
        <w:softHyphen/>
      </w:r>
      <w:r w:rsidRPr="0062074F">
        <w:t xml:space="preserve">. In </w:t>
      </w:r>
      <w:r w:rsidR="00B4713B" w:rsidRPr="0062074F">
        <w:t xml:space="preserve">Figure </w:t>
      </w:r>
      <w:r w:rsidR="00E058BE" w:rsidRPr="0062074F">
        <w:t>D-2</w:t>
      </w:r>
      <w:r w:rsidR="00B4713B" w:rsidRPr="0062074F">
        <w:t>-15 below</w:t>
      </w:r>
      <w:r w:rsidRPr="0062074F">
        <w:t xml:space="preserve"> the orange border shows S-102 points lying in WLA </w:t>
      </w:r>
      <w:r w:rsidR="006F4AAD" w:rsidRPr="0062074F">
        <w:t xml:space="preserve">polygons </w:t>
      </w:r>
      <w:r w:rsidRPr="0062074F">
        <w:t>t</w:t>
      </w:r>
      <w:r w:rsidRPr="0062074F">
        <w:rPr>
          <w:vertAlign w:val="subscript"/>
        </w:rPr>
        <w:t>1</w:t>
      </w:r>
      <w:r w:rsidRPr="0062074F">
        <w:t xml:space="preserve"> and t</w:t>
      </w:r>
      <w:r w:rsidRPr="0062074F">
        <w:rPr>
          <w:vertAlign w:val="subscript"/>
        </w:rPr>
        <w:t>2</w:t>
      </w:r>
      <w:r w:rsidRPr="0062074F">
        <w:t xml:space="preserve"> and which would be assigned the shoaler of the two S-104 values corresponding to the t</w:t>
      </w:r>
      <w:r w:rsidRPr="0062074F">
        <w:rPr>
          <w:vertAlign w:val="subscript"/>
        </w:rPr>
        <w:t>1</w:t>
      </w:r>
      <w:r w:rsidRPr="0062074F">
        <w:t xml:space="preserve"> and t</w:t>
      </w:r>
      <w:r w:rsidRPr="0062074F">
        <w:rPr>
          <w:vertAlign w:val="subscript"/>
        </w:rPr>
        <w:t>2</w:t>
      </w:r>
      <w:r w:rsidRPr="0062074F">
        <w:t xml:space="preserve"> WLA process.</w:t>
      </w:r>
    </w:p>
    <w:p w14:paraId="07DD4F83" w14:textId="77777777" w:rsidR="001374ED" w:rsidRPr="0062074F" w:rsidRDefault="001374ED" w:rsidP="004E61EE">
      <w:pPr>
        <w:spacing w:line="240" w:lineRule="auto"/>
        <w:jc w:val="center"/>
      </w:pPr>
      <w:r w:rsidRPr="0062074F">
        <w:rPr>
          <w:noProof/>
          <w:lang w:eastAsia="fr-FR"/>
        </w:rPr>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62074F" w:rsidRDefault="001374ED" w:rsidP="00B4713B">
      <w:pPr>
        <w:pStyle w:val="Caption"/>
        <w:spacing w:after="120" w:line="240" w:lineRule="auto"/>
        <w:jc w:val="center"/>
      </w:pPr>
      <w:r w:rsidRPr="0062074F">
        <w:lastRenderedPageBreak/>
        <w:t xml:space="preserve">Figure </w:t>
      </w:r>
      <w:r w:rsidR="00E058BE" w:rsidRPr="0062074F">
        <w:t>D-2</w:t>
      </w:r>
      <w:r w:rsidR="0050181D" w:rsidRPr="0062074F">
        <w:t>-</w:t>
      </w:r>
      <w:r w:rsidRPr="0062074F">
        <w:t>15</w:t>
      </w:r>
      <w:r w:rsidR="00947796" w:rsidRPr="0062074F">
        <w:t>:</w:t>
      </w:r>
      <w:r w:rsidR="00B93390" w:rsidRPr="0062074F">
        <w:t xml:space="preserve"> Time-dependent adjustment of S-102 data with S-104 data</w:t>
      </w:r>
    </w:p>
    <w:p w14:paraId="411E0165" w14:textId="77777777" w:rsidR="001374ED" w:rsidRPr="0062074F" w:rsidRDefault="001374ED" w:rsidP="00B4713B">
      <w:pPr>
        <w:spacing w:after="120" w:line="240" w:lineRule="auto"/>
        <w:jc w:val="both"/>
      </w:pPr>
      <w:r w:rsidRPr="0062074F">
        <w:t xml:space="preserve">This process is extended to all </w:t>
      </w:r>
      <w:proofErr w:type="spellStart"/>
      <w:r w:rsidRPr="0062074F">
        <w:t>t</w:t>
      </w:r>
      <w:r w:rsidRPr="0062074F">
        <w:rPr>
          <w:vertAlign w:val="subscript"/>
        </w:rPr>
        <w:t>i</w:t>
      </w:r>
      <w:proofErr w:type="spellEnd"/>
      <w:r w:rsidRPr="0062074F">
        <w:t xml:space="preserve"> along the planned route. </w:t>
      </w:r>
    </w:p>
    <w:p w14:paraId="37285483" w14:textId="5D95786D" w:rsidR="001374ED" w:rsidRPr="0062074F" w:rsidRDefault="00B4713B" w:rsidP="00B4713B">
      <w:pPr>
        <w:spacing w:after="120" w:line="240" w:lineRule="auto"/>
        <w:jc w:val="both"/>
      </w:pPr>
      <w:r w:rsidRPr="0062074F">
        <w:t xml:space="preserve">Figure </w:t>
      </w:r>
      <w:r w:rsidR="00E058BE" w:rsidRPr="0062074F">
        <w:t>D-2</w:t>
      </w:r>
      <w:r w:rsidRPr="0062074F">
        <w:t xml:space="preserve">-16 </w:t>
      </w:r>
      <w:r w:rsidR="001374ED" w:rsidRPr="0062074F">
        <w:t xml:space="preserve">shows a </w:t>
      </w:r>
      <w:r w:rsidR="00302EEA" w:rsidRPr="0062074F">
        <w:t xml:space="preserve">boundary </w:t>
      </w:r>
      <w:r w:rsidR="001374ED" w:rsidRPr="0062074F">
        <w:t>line around all the WLA processed S-102 grid cells. This</w:t>
      </w:r>
      <w:r w:rsidR="00302EEA" w:rsidRPr="0062074F">
        <w:t xml:space="preserve"> </w:t>
      </w:r>
      <w:r w:rsidR="001374ED" w:rsidRPr="0062074F">
        <w:t xml:space="preserve">marks the boundary of the </w:t>
      </w:r>
      <w:r w:rsidR="009D5976" w:rsidRPr="0062074F">
        <w:t>Water Level Adjustment</w:t>
      </w:r>
      <w:r w:rsidR="001374ED" w:rsidRPr="0062074F">
        <w:t xml:space="preserve"> area and requires portrayal to inform the user which areas of the display are subject to WLA. </w:t>
      </w:r>
      <w:bookmarkStart w:id="878" w:name="_Hlk88578439"/>
      <w:r w:rsidR="001374ED" w:rsidRPr="0062074F">
        <w:t>This area is surrounded by a distinguishable boundary line using colour token DEPWL</w:t>
      </w:r>
      <w:r w:rsidR="001374ED" w:rsidRPr="0062074F">
        <w:rPr>
          <w:rStyle w:val="FootnoteReference"/>
          <w:noProof w:val="0"/>
          <w:sz w:val="20"/>
          <w:vertAlign w:val="superscript"/>
          <w:lang w:val="en-GB"/>
        </w:rPr>
        <w:footnoteReference w:id="9"/>
      </w:r>
      <w:r w:rsidRPr="0062074F">
        <w:t>).</w:t>
      </w:r>
    </w:p>
    <w:bookmarkEnd w:id="878"/>
    <w:p w14:paraId="213EF0BF" w14:textId="77777777" w:rsidR="001374ED" w:rsidRPr="0062074F" w:rsidRDefault="001374ED" w:rsidP="004E61EE">
      <w:pPr>
        <w:spacing w:line="240" w:lineRule="auto"/>
        <w:jc w:val="center"/>
      </w:pPr>
      <w:r w:rsidRPr="0062074F">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16</w:t>
      </w:r>
      <w:r w:rsidR="00B4713B" w:rsidRPr="0062074F">
        <w:t xml:space="preserve"> -</w:t>
      </w:r>
      <w:r w:rsidR="00B93390" w:rsidRPr="0062074F">
        <w:t xml:space="preserve"> Boundary of adjusted area</w:t>
      </w:r>
    </w:p>
    <w:p w14:paraId="3E083DAC" w14:textId="289EAE8E" w:rsidR="001374ED" w:rsidRPr="0062074F" w:rsidRDefault="00B4713B" w:rsidP="00B4713B">
      <w:pPr>
        <w:spacing w:after="120" w:line="240" w:lineRule="auto"/>
        <w:jc w:val="both"/>
      </w:pPr>
      <w:r w:rsidRPr="0062074F">
        <w:t xml:space="preserve">Figure </w:t>
      </w:r>
      <w:r w:rsidR="00E058BE" w:rsidRPr="0062074F">
        <w:t>D-2</w:t>
      </w:r>
      <w:r w:rsidRPr="0062074F">
        <w:t>-17 below</w:t>
      </w:r>
      <w:r w:rsidR="001374ED" w:rsidRPr="0062074F">
        <w:t xml:space="preserve"> shows how the rectangle is positioned in the middle of S-104 coverage area and at the edge of the S-104 coverage are.</w:t>
      </w:r>
    </w:p>
    <w:p w14:paraId="5D32C101" w14:textId="77777777" w:rsidR="001374ED" w:rsidRPr="0062074F" w:rsidRDefault="001374ED" w:rsidP="004E61EE">
      <w:pPr>
        <w:spacing w:line="240" w:lineRule="auto"/>
      </w:pPr>
      <w:r w:rsidRPr="0062074F">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75" r:link="rId76">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17</w:t>
      </w:r>
      <w:r w:rsidR="00185432" w:rsidRPr="0062074F">
        <w:t xml:space="preserve"> -</w:t>
      </w:r>
      <w:r w:rsidR="00B93390" w:rsidRPr="0062074F">
        <w:t xml:space="preserve"> Positioning in interior and at edge</w:t>
      </w:r>
    </w:p>
    <w:p w14:paraId="04BBFC2F" w14:textId="77777777" w:rsidR="001374ED" w:rsidRPr="0062074F" w:rsidRDefault="001374ED" w:rsidP="00185432">
      <w:pPr>
        <w:spacing w:after="120" w:line="240" w:lineRule="auto"/>
        <w:jc w:val="both"/>
      </w:pPr>
      <w:r w:rsidRPr="0062074F">
        <w:lastRenderedPageBreak/>
        <w:t>Format of the permanent indication is as below:</w:t>
      </w:r>
    </w:p>
    <w:p w14:paraId="3AC63BDD" w14:textId="77777777" w:rsidR="001374ED" w:rsidRPr="0062074F" w:rsidRDefault="001374ED" w:rsidP="00185432">
      <w:pPr>
        <w:spacing w:after="120" w:line="240" w:lineRule="auto"/>
        <w:ind w:left="426"/>
        <w:jc w:val="both"/>
        <w:rPr>
          <w:b/>
          <w:bCs/>
          <w:color w:val="0070C0"/>
        </w:rPr>
      </w:pPr>
      <w:r w:rsidRPr="0062074F">
        <w:rPr>
          <w:b/>
          <w:bCs/>
          <w:color w:val="0070C0"/>
        </w:rPr>
        <w:t>WLA from 12:34 08 Nov 2021 to 14:56 08 Nov 2021</w:t>
      </w:r>
    </w:p>
    <w:p w14:paraId="61F36E3E" w14:textId="77777777" w:rsidR="001374ED" w:rsidRPr="0062074F" w:rsidRDefault="001374ED" w:rsidP="004E61EE">
      <w:pPr>
        <w:spacing w:line="240" w:lineRule="auto"/>
        <w:rPr>
          <w:rFonts w:eastAsiaTheme="majorEastAsia" w:cstheme="majorBidi"/>
          <w:b/>
          <w:szCs w:val="32"/>
        </w:rPr>
      </w:pPr>
      <w:r w:rsidRPr="0062074F">
        <w:br w:type="page"/>
      </w:r>
    </w:p>
    <w:p w14:paraId="7CBCFC54" w14:textId="0847B771" w:rsidR="00A4606D" w:rsidRPr="0062074F" w:rsidRDefault="00A4606D">
      <w:pPr>
        <w:pStyle w:val="Heading1"/>
        <w:numPr>
          <w:ilvl w:val="0"/>
          <w:numId w:val="109"/>
        </w:numPr>
      </w:pPr>
      <w:bookmarkStart w:id="879" w:name="_Toc226035161"/>
      <w:bookmarkStart w:id="880" w:name="_Toc88852892"/>
      <w:bookmarkStart w:id="881" w:name="_Toc98340000"/>
      <w:bookmarkStart w:id="882" w:name="_Toc98340376"/>
      <w:r w:rsidRPr="0062074F">
        <w:lastRenderedPageBreak/>
        <w:t>Treatment of depth and water level related S-101 features</w:t>
      </w:r>
      <w:bookmarkEnd w:id="879"/>
    </w:p>
    <w:p w14:paraId="7E05943F" w14:textId="31AEC40D" w:rsidR="00A4606D" w:rsidRPr="0062074F" w:rsidRDefault="00A4606D">
      <w:pPr>
        <w:pStyle w:val="Heading2"/>
        <w:numPr>
          <w:ilvl w:val="1"/>
          <w:numId w:val="109"/>
        </w:numPr>
      </w:pPr>
      <w:bookmarkStart w:id="883" w:name="_Toc226035162"/>
      <w:bookmarkStart w:id="884" w:name="_Toc88852893"/>
      <w:bookmarkStart w:id="885" w:name="_Toc98340001"/>
      <w:bookmarkStart w:id="886" w:name="_Toc98340377"/>
      <w:bookmarkEnd w:id="880"/>
      <w:bookmarkEnd w:id="881"/>
      <w:bookmarkEnd w:id="882"/>
      <w:r w:rsidRPr="0062074F">
        <w:t>Substitution and adjustment of depth values</w:t>
      </w:r>
      <w:bookmarkEnd w:id="883"/>
    </w:p>
    <w:bookmarkEnd w:id="884"/>
    <w:bookmarkEnd w:id="885"/>
    <w:bookmarkEnd w:id="886"/>
    <w:p w14:paraId="70394BF3" w14:textId="1E8BB228" w:rsidR="001374ED" w:rsidRPr="0062074F" w:rsidRDefault="001374ED" w:rsidP="00A4606D">
      <w:pPr>
        <w:spacing w:after="120" w:line="240" w:lineRule="auto"/>
        <w:jc w:val="both"/>
      </w:pPr>
      <w:r w:rsidRPr="0062074F">
        <w:t xml:space="preserve">In areas covered by only S-102, all depth values </w:t>
      </w:r>
      <w:r w:rsidR="004C7DC0" w:rsidRPr="0062074F">
        <w:t xml:space="preserve">must be </w:t>
      </w:r>
      <w:r w:rsidRPr="0062074F">
        <w:t xml:space="preserve">substituted for all ENC features which have depth attribution (that is, the attribute </w:t>
      </w:r>
      <w:proofErr w:type="spellStart"/>
      <w:r w:rsidRPr="0062074F">
        <w:rPr>
          <w:i/>
        </w:rPr>
        <w:t>valueOfSounding</w:t>
      </w:r>
      <w:proofErr w:type="spellEnd"/>
      <w:r w:rsidRPr="0062074F">
        <w:t xml:space="preserve"> bound to them in the S-101 </w:t>
      </w:r>
      <w:r w:rsidR="00A4606D" w:rsidRPr="0062074F">
        <w:t>F</w:t>
      </w:r>
      <w:r w:rsidRPr="0062074F">
        <w:t xml:space="preserve">eature </w:t>
      </w:r>
      <w:r w:rsidR="00A4606D" w:rsidRPr="0062074F">
        <w:t>C</w:t>
      </w:r>
      <w:r w:rsidRPr="0062074F">
        <w:t>atalogue</w:t>
      </w:r>
      <w:r w:rsidR="00A75B77" w:rsidRPr="0062074F">
        <w:t xml:space="preserve"> and the z value of soundings</w:t>
      </w:r>
      <w:r w:rsidRPr="0062074F">
        <w:t>)</w:t>
      </w:r>
      <w:r w:rsidR="00730555" w:rsidRPr="0062074F">
        <w:t xml:space="preserve">, when viewed at a MSVS that is </w:t>
      </w:r>
      <w:r w:rsidR="00A75B77" w:rsidRPr="0062074F">
        <w:t>larger than or equal to the</w:t>
      </w:r>
      <w:r w:rsidR="00730555" w:rsidRPr="0062074F">
        <w:t xml:space="preserve"> </w:t>
      </w:r>
      <w:proofErr w:type="spellStart"/>
      <w:r w:rsidR="00730555" w:rsidRPr="00520800">
        <w:rPr>
          <w:i/>
          <w:iCs/>
        </w:rPr>
        <w:t>minimumDisplayScale</w:t>
      </w:r>
      <w:proofErr w:type="spellEnd"/>
      <w:r w:rsidR="00730555" w:rsidRPr="0062074F">
        <w:t xml:space="preserve"> of the overlapping S-102 dataset</w:t>
      </w:r>
    </w:p>
    <w:p w14:paraId="6123A19C" w14:textId="703E72A2" w:rsidR="001374ED" w:rsidRPr="0062074F" w:rsidRDefault="001374ED" w:rsidP="00A4606D">
      <w:pPr>
        <w:spacing w:after="120" w:line="240" w:lineRule="auto"/>
        <w:jc w:val="both"/>
      </w:pPr>
      <w:r w:rsidRPr="0062074F">
        <w:t xml:space="preserve">In areas where WLA is processed, all depth values </w:t>
      </w:r>
      <w:r w:rsidR="00A70044" w:rsidRPr="0062074F">
        <w:t xml:space="preserve">must </w:t>
      </w:r>
      <w:r w:rsidR="00730555" w:rsidRPr="0062074F">
        <w:t xml:space="preserve">also </w:t>
      </w:r>
      <w:r w:rsidR="00A70044" w:rsidRPr="0062074F">
        <w:t xml:space="preserve">be </w:t>
      </w:r>
      <w:r w:rsidRPr="0062074F">
        <w:t xml:space="preserve">adjusted for all ENC features which have depth attribution (that is, the attribute </w:t>
      </w:r>
      <w:proofErr w:type="spellStart"/>
      <w:r w:rsidRPr="00520800">
        <w:rPr>
          <w:i/>
        </w:rPr>
        <w:t>valueOfSounding</w:t>
      </w:r>
      <w:proofErr w:type="spellEnd"/>
      <w:r w:rsidRPr="0062074F">
        <w:t xml:space="preserve"> bound to them in the S-101 </w:t>
      </w:r>
      <w:r w:rsidR="00A4606D" w:rsidRPr="0062074F">
        <w:t>F</w:t>
      </w:r>
      <w:r w:rsidRPr="0062074F">
        <w:t xml:space="preserve">eature </w:t>
      </w:r>
      <w:r w:rsidR="00A4606D" w:rsidRPr="0062074F">
        <w:t>C</w:t>
      </w:r>
      <w:r w:rsidRPr="0062074F">
        <w:t xml:space="preserve">atalogue). </w:t>
      </w:r>
    </w:p>
    <w:p w14:paraId="2D364902" w14:textId="77777777" w:rsidR="006D7DB6" w:rsidRPr="0062074F" w:rsidRDefault="006D7DB6" w:rsidP="00A4606D">
      <w:pPr>
        <w:spacing w:after="120" w:line="240" w:lineRule="auto"/>
        <w:jc w:val="both"/>
      </w:pPr>
    </w:p>
    <w:p w14:paraId="7FF0D0CA" w14:textId="51074BAF" w:rsidR="006D7DB6" w:rsidRPr="0062074F" w:rsidRDefault="006D7DB6">
      <w:pPr>
        <w:pStyle w:val="Heading2"/>
        <w:numPr>
          <w:ilvl w:val="1"/>
          <w:numId w:val="109"/>
        </w:numPr>
      </w:pPr>
      <w:bookmarkStart w:id="887" w:name="_Toc226035163"/>
      <w:r w:rsidRPr="0062074F">
        <w:t>Areas covered by S-102 only or by both S-102 and S-104</w:t>
      </w:r>
      <w:bookmarkEnd w:id="887"/>
    </w:p>
    <w:p w14:paraId="0DDDBEAC" w14:textId="195228B8" w:rsidR="001374ED" w:rsidRPr="0062074F" w:rsidRDefault="001374ED" w:rsidP="00A4606D">
      <w:pPr>
        <w:spacing w:after="120" w:line="240" w:lineRule="auto"/>
        <w:jc w:val="both"/>
      </w:pPr>
      <w:r w:rsidRPr="0062074F">
        <w:t>Adjustment of different geographic primitives.</w:t>
      </w:r>
    </w:p>
    <w:p w14:paraId="0EE8917F" w14:textId="77777777" w:rsidR="001374ED" w:rsidRPr="0062074F" w:rsidRDefault="001374ED">
      <w:pPr>
        <w:pStyle w:val="ListParagraph"/>
        <w:numPr>
          <w:ilvl w:val="0"/>
          <w:numId w:val="56"/>
        </w:numPr>
        <w:spacing w:after="60" w:line="240" w:lineRule="auto"/>
        <w:ind w:hanging="357"/>
        <w:jc w:val="both"/>
      </w:pPr>
      <w:r w:rsidRPr="0062074F">
        <w:t>Point Features</w:t>
      </w:r>
    </w:p>
    <w:p w14:paraId="0B2273C8" w14:textId="4D098F85" w:rsidR="001374ED" w:rsidRPr="0062074F" w:rsidRDefault="001374ED">
      <w:pPr>
        <w:pStyle w:val="ListParagraph"/>
        <w:numPr>
          <w:ilvl w:val="1"/>
          <w:numId w:val="56"/>
        </w:numPr>
        <w:spacing w:after="60" w:line="240" w:lineRule="auto"/>
        <w:ind w:hanging="357"/>
        <w:jc w:val="both"/>
      </w:pPr>
      <w:r w:rsidRPr="0062074F">
        <w:t xml:space="preserve">For Areas covered by S-102 only, a value for the attribute </w:t>
      </w:r>
      <w:proofErr w:type="spellStart"/>
      <w:r w:rsidRPr="0062074F">
        <w:rPr>
          <w:i/>
        </w:rPr>
        <w:t>valueOfSounding</w:t>
      </w:r>
      <w:proofErr w:type="spellEnd"/>
      <w:r w:rsidRPr="0062074F">
        <w:t xml:space="preserve"> </w:t>
      </w:r>
      <w:r w:rsidR="00B15F52" w:rsidRPr="0062074F">
        <w:t xml:space="preserve">must </w:t>
      </w:r>
      <w:r w:rsidRPr="0062074F">
        <w:t>be taken from the S-102 grid cell extents which intersect the point feature</w:t>
      </w:r>
      <w:r w:rsidR="00BE7834" w:rsidRPr="0062074F">
        <w:t xml:space="preserve"> (as shown in Figure D-3-18)</w:t>
      </w:r>
      <w:r w:rsidRPr="0062074F">
        <w:t xml:space="preserve">. </w:t>
      </w:r>
    </w:p>
    <w:p w14:paraId="43C06D70" w14:textId="4195CDD0" w:rsidR="001374ED" w:rsidRPr="0062074F" w:rsidRDefault="001374ED">
      <w:pPr>
        <w:pStyle w:val="ListParagraph"/>
        <w:numPr>
          <w:ilvl w:val="1"/>
          <w:numId w:val="56"/>
        </w:numPr>
        <w:spacing w:after="120" w:line="240" w:lineRule="auto"/>
        <w:jc w:val="both"/>
      </w:pPr>
      <w:r w:rsidRPr="0062074F">
        <w:t>For Areas covered by S-102 and S-104</w:t>
      </w:r>
      <w:r w:rsidR="00206714" w:rsidRPr="0062074F">
        <w:t>,</w:t>
      </w:r>
      <w:r w:rsidRPr="0062074F">
        <w:t xml:space="preserve"> </w:t>
      </w:r>
      <w:r w:rsidR="00206714" w:rsidRPr="0062074F">
        <w:t>t</w:t>
      </w:r>
      <w:r w:rsidRPr="0062074F">
        <w:t xml:space="preserve">he value for attribute </w:t>
      </w:r>
      <w:proofErr w:type="spellStart"/>
      <w:r w:rsidRPr="0062074F">
        <w:rPr>
          <w:i/>
        </w:rPr>
        <w:t>valueOfSounding</w:t>
      </w:r>
      <w:proofErr w:type="spellEnd"/>
      <w:r w:rsidRPr="0062074F">
        <w:t xml:space="preserve"> </w:t>
      </w:r>
      <w:r w:rsidR="00350A19" w:rsidRPr="0062074F">
        <w:t xml:space="preserve">must be </w:t>
      </w:r>
      <w:r w:rsidRPr="0062074F">
        <w:t xml:space="preserve">taken from the S-102 grid cell extents which intersect the point feature. WLA is then applied to this value using S-104 records selected from the S-104 grid cell intersecting the point feature. The S-104 value selected is as defined in </w:t>
      </w:r>
      <w:r w:rsidR="00E934DF">
        <w:t>clauses</w:t>
      </w:r>
      <w:r w:rsidR="00E934DF" w:rsidRPr="0062074F">
        <w:t xml:space="preserve"> </w:t>
      </w:r>
      <w:r w:rsidR="00E058BE" w:rsidRPr="0062074F">
        <w:t>D-2</w:t>
      </w:r>
      <w:r w:rsidRPr="0062074F">
        <w:t xml:space="preserve">.5, </w:t>
      </w:r>
      <w:r w:rsidR="00E058BE" w:rsidRPr="0062074F">
        <w:t>D-2</w:t>
      </w:r>
      <w:r w:rsidRPr="0062074F">
        <w:t xml:space="preserve">.6 and </w:t>
      </w:r>
      <w:r w:rsidR="00E058BE" w:rsidRPr="0062074F">
        <w:t>D-2</w:t>
      </w:r>
      <w:r w:rsidRPr="0062074F">
        <w:t>.7.</w:t>
      </w:r>
    </w:p>
    <w:p w14:paraId="48333ADA" w14:textId="77777777" w:rsidR="001374ED" w:rsidRPr="0062074F" w:rsidRDefault="001374ED">
      <w:pPr>
        <w:pStyle w:val="ListParagraph"/>
        <w:numPr>
          <w:ilvl w:val="0"/>
          <w:numId w:val="56"/>
        </w:numPr>
        <w:spacing w:after="60" w:line="240" w:lineRule="auto"/>
        <w:ind w:hanging="357"/>
        <w:jc w:val="both"/>
      </w:pPr>
      <w:r w:rsidRPr="0062074F">
        <w:t xml:space="preserve">For Curve and Surface features </w:t>
      </w:r>
    </w:p>
    <w:p w14:paraId="70659CE0" w14:textId="02F47247" w:rsidR="001374ED" w:rsidRPr="0062074F" w:rsidRDefault="001374ED">
      <w:pPr>
        <w:pStyle w:val="ListParagraph"/>
        <w:numPr>
          <w:ilvl w:val="1"/>
          <w:numId w:val="56"/>
        </w:numPr>
        <w:spacing w:after="60" w:line="240" w:lineRule="auto"/>
        <w:ind w:hanging="357"/>
        <w:jc w:val="both"/>
      </w:pPr>
      <w:r w:rsidRPr="0062074F">
        <w:t xml:space="preserve">For Areas covered by S-102 only, the value for </w:t>
      </w:r>
      <w:proofErr w:type="spellStart"/>
      <w:r w:rsidRPr="0062074F">
        <w:rPr>
          <w:i/>
        </w:rPr>
        <w:t>valueOfSounding</w:t>
      </w:r>
      <w:proofErr w:type="spellEnd"/>
      <w:r w:rsidRPr="0062074F">
        <w:t xml:space="preserve"> </w:t>
      </w:r>
      <w:r w:rsidR="00B15F52" w:rsidRPr="0062074F">
        <w:t xml:space="preserve">must </w:t>
      </w:r>
      <w:r w:rsidRPr="0062074F">
        <w:t>be the shoalest value of all S-102 grid cells whose extents intersect the feature’s geometry within the S-102 coverage available. If the curve or surface feature is not completely within the S-102 then the value defined is the shoalest resulting from the original feature value in S-101 attribute and the value selected from the intersecting S-102 grid cells.</w:t>
      </w:r>
    </w:p>
    <w:p w14:paraId="05403BDC" w14:textId="327551CA" w:rsidR="001374ED" w:rsidRPr="0062074F" w:rsidRDefault="001374ED">
      <w:pPr>
        <w:pStyle w:val="ListParagraph"/>
        <w:numPr>
          <w:ilvl w:val="1"/>
          <w:numId w:val="56"/>
        </w:numPr>
        <w:spacing w:after="120" w:line="240" w:lineRule="auto"/>
        <w:jc w:val="both"/>
      </w:pPr>
      <w:r w:rsidRPr="0062074F">
        <w:t xml:space="preserve">For Areas covered by S-102 and S-104, the value for </w:t>
      </w:r>
      <w:proofErr w:type="spellStart"/>
      <w:r w:rsidRPr="0062074F">
        <w:rPr>
          <w:i/>
        </w:rPr>
        <w:t>valueOfSounding</w:t>
      </w:r>
      <w:proofErr w:type="spellEnd"/>
      <w:r w:rsidRPr="0062074F">
        <w:t xml:space="preserve"> is first selected, as the shoalest value of all S-102 grid cells whose extents intersect the feature’s geometry. WLA adjustment </w:t>
      </w:r>
      <w:r w:rsidR="00350A19" w:rsidRPr="0062074F">
        <w:t xml:space="preserve">must </w:t>
      </w:r>
      <w:r w:rsidRPr="0062074F">
        <w:t xml:space="preserve">then applied to this value by selecting the shoalest value from all intersecting S-104 grid cells. The value selected is as defined in </w:t>
      </w:r>
      <w:r w:rsidR="00206714" w:rsidRPr="0062074F">
        <w:t xml:space="preserve">clauses </w:t>
      </w:r>
      <w:r w:rsidR="00E058BE" w:rsidRPr="0062074F">
        <w:t>D-2</w:t>
      </w:r>
      <w:r w:rsidRPr="0062074F">
        <w:t xml:space="preserve">.5, </w:t>
      </w:r>
      <w:r w:rsidR="00E058BE" w:rsidRPr="0062074F">
        <w:t>D-</w:t>
      </w:r>
      <w:r w:rsidRPr="0062074F">
        <w:t xml:space="preserve">2.6 and </w:t>
      </w:r>
      <w:r w:rsidR="00E058BE" w:rsidRPr="0062074F">
        <w:t>D-</w:t>
      </w:r>
      <w:r w:rsidRPr="0062074F">
        <w:t>2.7</w:t>
      </w:r>
      <w:r w:rsidR="00BE7834" w:rsidRPr="0062074F">
        <w:t xml:space="preserve"> and shown in Figure D-3-19</w:t>
      </w:r>
      <w:r w:rsidRPr="0062074F">
        <w:t xml:space="preserve">. If the curve or surface feature is not completely within the S-104 coverage then the adjusted value is the shoalest value resulting from the original feature value in S-101 attribute and the WLA adjusted value. </w:t>
      </w:r>
    </w:p>
    <w:p w14:paraId="4FD3A697" w14:textId="77777777" w:rsidR="001374ED" w:rsidRPr="0062074F" w:rsidRDefault="001374ED" w:rsidP="004E61EE">
      <w:pPr>
        <w:keepNext/>
        <w:spacing w:line="240" w:lineRule="auto"/>
        <w:jc w:val="center"/>
      </w:pPr>
      <w:r w:rsidRPr="0062074F">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18</w:t>
      </w:r>
      <w:r w:rsidR="009620E9" w:rsidRPr="0062074F">
        <w:t xml:space="preserve"> -</w:t>
      </w:r>
      <w:r w:rsidRPr="0062074F">
        <w:t xml:space="preserve"> Substitution of sounding value from S-102</w:t>
      </w:r>
    </w:p>
    <w:p w14:paraId="0699C70B" w14:textId="77777777" w:rsidR="001374ED" w:rsidRPr="0062074F" w:rsidRDefault="001374ED" w:rsidP="004E61EE">
      <w:pPr>
        <w:keepNext/>
        <w:spacing w:line="240" w:lineRule="auto"/>
        <w:jc w:val="center"/>
      </w:pPr>
      <w:r w:rsidRPr="0062074F">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19</w:t>
      </w:r>
      <w:r w:rsidR="009620E9" w:rsidRPr="0062074F">
        <w:t xml:space="preserve"> -</w:t>
      </w:r>
      <w:r w:rsidR="00947796" w:rsidRPr="0062074F">
        <w:t xml:space="preserve"> </w:t>
      </w:r>
      <w:r w:rsidRPr="0062074F">
        <w:t xml:space="preserve">Substitution of </w:t>
      </w:r>
      <w:proofErr w:type="spellStart"/>
      <w:r w:rsidRPr="0062074F">
        <w:rPr>
          <w:i/>
        </w:rPr>
        <w:t>valueOfSounding</w:t>
      </w:r>
      <w:proofErr w:type="spellEnd"/>
      <w:r w:rsidRPr="0062074F">
        <w:t xml:space="preserve"> attribute in S-101 Obstruction from S-102 data</w:t>
      </w:r>
    </w:p>
    <w:p w14:paraId="2EBADDDF" w14:textId="0D39624F" w:rsidR="00C2783F" w:rsidRPr="0062074F" w:rsidRDefault="001374ED" w:rsidP="009620E9">
      <w:pPr>
        <w:spacing w:after="60" w:line="240" w:lineRule="auto"/>
        <w:jc w:val="both"/>
      </w:pPr>
      <w:r w:rsidRPr="0062074F">
        <w:t xml:space="preserve">The S-101 features for which this depth substitution </w:t>
      </w:r>
      <w:r w:rsidR="00350A19" w:rsidRPr="0062074F">
        <w:t xml:space="preserve">must be </w:t>
      </w:r>
      <w:r w:rsidR="00434377" w:rsidRPr="0062074F">
        <w:t>implemented</w:t>
      </w:r>
      <w:r w:rsidR="00350A19" w:rsidRPr="0062074F">
        <w:t xml:space="preserve"> with</w:t>
      </w:r>
      <w:r w:rsidRPr="0062074F">
        <w:t xml:space="preserve">in S-102 coverage areas are </w:t>
      </w:r>
      <w:r w:rsidR="00C2783F" w:rsidRPr="0062074F">
        <w:t xml:space="preserve">all those which bind </w:t>
      </w:r>
      <w:proofErr w:type="spellStart"/>
      <w:r w:rsidR="00C2783F" w:rsidRPr="0062074F">
        <w:rPr>
          <w:i/>
          <w:iCs/>
        </w:rPr>
        <w:t>valueOfSounding</w:t>
      </w:r>
      <w:proofErr w:type="spellEnd"/>
      <w:r w:rsidR="00C2783F" w:rsidRPr="0062074F">
        <w:t xml:space="preserve"> in the S-101 feature catalogue along with multipoint geometries, unless specifically excluded in this </w:t>
      </w:r>
      <w:r w:rsidR="00E934DF">
        <w:t>clause</w:t>
      </w:r>
      <w:r w:rsidR="00C2783F" w:rsidRPr="0062074F">
        <w:t>.</w:t>
      </w:r>
    </w:p>
    <w:p w14:paraId="35AA0FD1" w14:textId="1E5ADE0F" w:rsidR="00C2783F" w:rsidRPr="0062074F" w:rsidRDefault="00C2783F" w:rsidP="00530F27">
      <w:pPr>
        <w:spacing w:after="60" w:line="240" w:lineRule="auto"/>
        <w:jc w:val="both"/>
      </w:pPr>
      <w:r w:rsidRPr="0062074F">
        <w:t>S</w:t>
      </w:r>
      <w:r w:rsidR="001374ED" w:rsidRPr="0062074F">
        <w:t>oundings</w:t>
      </w:r>
      <w:r w:rsidRPr="0062074F">
        <w:t xml:space="preserve"> are included</w:t>
      </w:r>
      <w:r w:rsidR="001374ED" w:rsidRPr="0062074F">
        <w:t xml:space="preserve"> (either individual soundings or those which are part of an array) substituting the S-102 grid cell whose extents intersect the sounding position for the defined ZCOO (ISO8211)</w:t>
      </w:r>
      <w:r w:rsidR="00BE7834" w:rsidRPr="0062074F">
        <w:t xml:space="preserve">, </w:t>
      </w:r>
      <w:r w:rsidR="009D5976" w:rsidRPr="0062074F">
        <w:t>See f</w:t>
      </w:r>
      <w:r w:rsidR="00BE7834" w:rsidRPr="0062074F">
        <w:t>igure D-3-18</w:t>
      </w:r>
      <w:r w:rsidR="001374ED" w:rsidRPr="0062074F">
        <w:t>.</w:t>
      </w:r>
    </w:p>
    <w:p w14:paraId="1EF78944" w14:textId="1F05958E" w:rsidR="001374ED" w:rsidRPr="0062074F" w:rsidRDefault="001374ED" w:rsidP="009620E9">
      <w:pPr>
        <w:spacing w:after="120" w:line="240" w:lineRule="auto"/>
        <w:jc w:val="both"/>
      </w:pPr>
      <w:r w:rsidRPr="0062074F">
        <w:t xml:space="preserve">If the depth substituted S-101 feature is covered by S-104, then WLA </w:t>
      </w:r>
      <w:r w:rsidR="00350A19" w:rsidRPr="0062074F">
        <w:t xml:space="preserve">must be </w:t>
      </w:r>
      <w:r w:rsidRPr="0062074F">
        <w:t xml:space="preserve">processed using </w:t>
      </w:r>
      <w:r w:rsidR="007F3557" w:rsidRPr="0062074F">
        <w:t xml:space="preserve">the </w:t>
      </w:r>
      <w:r w:rsidRPr="0062074F">
        <w:t xml:space="preserve">same method as for the underlying depth area. </w:t>
      </w:r>
    </w:p>
    <w:p w14:paraId="28A48AF9" w14:textId="64DDA81E" w:rsidR="004C7DC0" w:rsidRPr="0062074F" w:rsidRDefault="001374ED" w:rsidP="009620E9">
      <w:pPr>
        <w:spacing w:after="60" w:line="240" w:lineRule="auto"/>
        <w:jc w:val="both"/>
      </w:pPr>
      <w:r w:rsidRPr="0062074F">
        <w:t xml:space="preserve">Depth values </w:t>
      </w:r>
      <w:r w:rsidR="00B15F52" w:rsidRPr="0062074F">
        <w:t xml:space="preserve">must </w:t>
      </w:r>
      <w:r w:rsidRPr="0062074F">
        <w:t xml:space="preserve">also be substituted </w:t>
      </w:r>
      <w:r w:rsidR="004C7DC0" w:rsidRPr="0062074F">
        <w:t>in</w:t>
      </w:r>
      <w:r w:rsidRPr="0062074F">
        <w:t xml:space="preserve"> </w:t>
      </w:r>
      <w:r w:rsidR="004C7DC0" w:rsidRPr="0062074F">
        <w:t xml:space="preserve">all ENC features at all scales which have the attribute </w:t>
      </w:r>
      <w:proofErr w:type="spellStart"/>
      <w:r w:rsidR="004C7DC0" w:rsidRPr="0062074F">
        <w:rPr>
          <w:i/>
        </w:rPr>
        <w:t>depthRangeMinimumValue</w:t>
      </w:r>
      <w:proofErr w:type="spellEnd"/>
      <w:r w:rsidR="004C7DC0" w:rsidRPr="0062074F">
        <w:t xml:space="preserve"> bound to them in the S-101 Feature Catalogue.</w:t>
      </w:r>
    </w:p>
    <w:p w14:paraId="54DFB961" w14:textId="2960EEAB" w:rsidR="001374ED" w:rsidRPr="0062074F" w:rsidRDefault="001374ED" w:rsidP="009620E9">
      <w:pPr>
        <w:spacing w:after="120" w:line="240" w:lineRule="auto"/>
        <w:jc w:val="both"/>
      </w:pPr>
      <w:r w:rsidRPr="0062074F">
        <w:t xml:space="preserve">For all features with substituted (and possibly adjusted values), the </w:t>
      </w:r>
      <w:r w:rsidR="00815F72" w:rsidRPr="0062074F">
        <w:t>ECDIS P</w:t>
      </w:r>
      <w:r w:rsidRPr="0062074F">
        <w:t xml:space="preserve">ick </w:t>
      </w:r>
      <w:r w:rsidR="00815F72" w:rsidRPr="0062074F">
        <w:t>R</w:t>
      </w:r>
      <w:r w:rsidRPr="0062074F">
        <w:t xml:space="preserve">eport </w:t>
      </w:r>
      <w:r w:rsidR="00EB2B72" w:rsidRPr="0062074F">
        <w:t xml:space="preserve">must </w:t>
      </w:r>
      <w:r w:rsidRPr="0062074F">
        <w:t>indicate the substituted/adjusted value and its source. The format and portrayal of depths and drying heights (</w:t>
      </w:r>
      <w:r w:rsidR="00815F72" w:rsidRPr="0062074F">
        <w:t>that is, number of decimals, etc</w:t>
      </w:r>
      <w:r w:rsidRPr="0062074F">
        <w:t>) is unchanged.</w:t>
      </w:r>
    </w:p>
    <w:p w14:paraId="25D7AC63" w14:textId="5118BA70" w:rsidR="001374ED" w:rsidRPr="0062074F" w:rsidRDefault="001374ED" w:rsidP="009620E9">
      <w:pPr>
        <w:spacing w:after="120" w:line="240" w:lineRule="auto"/>
        <w:jc w:val="both"/>
      </w:pPr>
      <w:r w:rsidRPr="0062074F">
        <w:t>For example, for S-102 only covered area</w:t>
      </w:r>
      <w:r w:rsidR="00815F72" w:rsidRPr="0062074F">
        <w:t>:</w:t>
      </w:r>
    </w:p>
    <w:p w14:paraId="5DFD05E3"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12.3 m [S-102]</w:t>
      </w:r>
    </w:p>
    <w:p w14:paraId="4ED7D0F2" w14:textId="34473397" w:rsidR="001374ED" w:rsidRPr="0062074F" w:rsidRDefault="001374ED" w:rsidP="009620E9">
      <w:pPr>
        <w:spacing w:after="120" w:line="240" w:lineRule="auto"/>
        <w:jc w:val="both"/>
      </w:pPr>
      <w:r w:rsidRPr="0062074F">
        <w:lastRenderedPageBreak/>
        <w:t xml:space="preserve">When an S-101 attribute has been WLA adjusted the pick report </w:t>
      </w:r>
      <w:r w:rsidR="00BE7834" w:rsidRPr="0062074F">
        <w:t xml:space="preserve">must </w:t>
      </w:r>
      <w:r w:rsidRPr="0062074F">
        <w:t xml:space="preserve">indicate the WLA adjusted value, source and time/date. The format of time date is: </w:t>
      </w:r>
      <w:proofErr w:type="spellStart"/>
      <w:r w:rsidRPr="0062074F">
        <w:t>hh:mm</w:t>
      </w:r>
      <w:proofErr w:type="spellEnd"/>
      <w:r w:rsidRPr="0062074F">
        <w:t xml:space="preserve"> dd mmm </w:t>
      </w:r>
      <w:proofErr w:type="spellStart"/>
      <w:r w:rsidRPr="0062074F">
        <w:t>yyyy</w:t>
      </w:r>
      <w:proofErr w:type="spellEnd"/>
      <w:r w:rsidR="00815F72" w:rsidRPr="0062074F">
        <w:t>.</w:t>
      </w:r>
    </w:p>
    <w:p w14:paraId="4877BAF1" w14:textId="027A374E" w:rsidR="001374ED" w:rsidRPr="0062074F" w:rsidRDefault="001374ED" w:rsidP="009620E9">
      <w:pPr>
        <w:spacing w:after="120" w:line="240" w:lineRule="auto"/>
        <w:jc w:val="both"/>
      </w:pPr>
      <w:r w:rsidRPr="0062074F">
        <w:t>For example, for both S-102 and S-104 covered area</w:t>
      </w:r>
      <w:r w:rsidR="00815F72" w:rsidRPr="0062074F">
        <w:t>:</w:t>
      </w:r>
    </w:p>
    <w:p w14:paraId="344B8006"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12:34 08 Nov 2021]</w:t>
      </w:r>
    </w:p>
    <w:p w14:paraId="4F7B432A"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from 12:34 08 Nov 2021 to 14:56 08 Nov 2021]</w:t>
      </w:r>
    </w:p>
    <w:p w14:paraId="46CC8C0E" w14:textId="77777777" w:rsidR="001374ED" w:rsidRPr="0062074F" w:rsidRDefault="001374ED" w:rsidP="009620E9">
      <w:pPr>
        <w:spacing w:after="120" w:line="240" w:lineRule="auto"/>
        <w:jc w:val="both"/>
      </w:pPr>
    </w:p>
    <w:p w14:paraId="703E01CB" w14:textId="3E8BA951" w:rsidR="008769AE" w:rsidRDefault="008F0D06">
      <w:pPr>
        <w:pStyle w:val="Heading2"/>
        <w:numPr>
          <w:ilvl w:val="1"/>
          <w:numId w:val="109"/>
        </w:numPr>
      </w:pPr>
      <w:bookmarkStart w:id="888" w:name="_Toc175130408"/>
      <w:bookmarkStart w:id="889" w:name="_Toc175130409"/>
      <w:bookmarkStart w:id="890" w:name="_Toc175130410"/>
      <w:bookmarkStart w:id="891" w:name="_Toc175130411"/>
      <w:bookmarkStart w:id="892" w:name="_Toc175130412"/>
      <w:bookmarkStart w:id="893" w:name="_Toc175130413"/>
      <w:bookmarkStart w:id="894" w:name="_Toc175130414"/>
      <w:bookmarkStart w:id="895" w:name="_Toc175130415"/>
      <w:bookmarkStart w:id="896" w:name="_Toc175130416"/>
      <w:bookmarkStart w:id="897" w:name="_Toc175130417"/>
      <w:bookmarkStart w:id="898" w:name="_Toc175130418"/>
      <w:bookmarkStart w:id="899" w:name="_Toc175130419"/>
      <w:bookmarkStart w:id="900" w:name="_Toc175130420"/>
      <w:bookmarkStart w:id="901" w:name="_Toc175130421"/>
      <w:bookmarkStart w:id="902" w:name="_Toc175130422"/>
      <w:bookmarkStart w:id="903" w:name="_Toc175130423"/>
      <w:bookmarkStart w:id="904" w:name="_Toc175130424"/>
      <w:bookmarkStart w:id="905" w:name="_Toc175130425"/>
      <w:bookmarkStart w:id="906" w:name="_Toc175130426"/>
      <w:bookmarkStart w:id="907" w:name="_Toc175130427"/>
      <w:bookmarkStart w:id="908" w:name="_Toc175130428"/>
      <w:bookmarkStart w:id="909" w:name="_Toc175130429"/>
      <w:bookmarkStart w:id="910" w:name="_Toc175130430"/>
      <w:bookmarkStart w:id="911" w:name="_Toc175130431"/>
      <w:bookmarkStart w:id="912" w:name="_Toc175130432"/>
      <w:bookmarkStart w:id="913" w:name="_Toc175130433"/>
      <w:bookmarkStart w:id="914" w:name="_Toc175130434"/>
      <w:bookmarkStart w:id="915" w:name="_Toc175130435"/>
      <w:bookmarkStart w:id="916" w:name="_Toc175130436"/>
      <w:bookmarkStart w:id="917" w:name="_Toc175130437"/>
      <w:bookmarkStart w:id="918" w:name="_Toc88852898"/>
      <w:bookmarkStart w:id="919" w:name="_Toc98340005"/>
      <w:bookmarkStart w:id="920" w:name="_Toc98340381"/>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r w:rsidRPr="00520800">
        <w:t xml:space="preserve"> </w:t>
      </w:r>
      <w:bookmarkStart w:id="921" w:name="_Toc226035164"/>
      <w:r w:rsidR="00815F72" w:rsidRPr="00D47A10">
        <w:t>Adjustment of vertical clearance values</w:t>
      </w:r>
      <w:r w:rsidR="00A823A7" w:rsidRPr="00520800">
        <w:t xml:space="preserve"> in areas </w:t>
      </w:r>
      <w:r w:rsidR="00A823A7" w:rsidRPr="00D47A10">
        <w:t>covered by both S-102 and S-104</w:t>
      </w:r>
      <w:bookmarkStart w:id="922" w:name="_Toc226035165"/>
      <w:bookmarkStart w:id="923" w:name="_Toc226035166"/>
      <w:bookmarkStart w:id="924" w:name="_Toc226035167"/>
      <w:bookmarkEnd w:id="918"/>
      <w:bookmarkEnd w:id="919"/>
      <w:bookmarkEnd w:id="920"/>
      <w:bookmarkEnd w:id="921"/>
      <w:bookmarkEnd w:id="922"/>
      <w:bookmarkEnd w:id="923"/>
      <w:bookmarkEnd w:id="924"/>
    </w:p>
    <w:p w14:paraId="566616A6" w14:textId="77777777" w:rsidR="008769AE" w:rsidRPr="0075719A" w:rsidRDefault="008769AE" w:rsidP="008769AE">
      <w:pPr>
        <w:spacing w:after="60" w:line="240" w:lineRule="auto"/>
        <w:jc w:val="both"/>
      </w:pPr>
      <w:r w:rsidRPr="001C715E">
        <w:t>Where S-101 features contain features with vertical clearance values</w:t>
      </w:r>
      <w:r w:rsidRPr="0075719A">
        <w:t xml:space="preserve">, and the S-104 vertical datum matches the </w:t>
      </w:r>
      <w:r>
        <w:t>sounding</w:t>
      </w:r>
      <w:r w:rsidRPr="0075719A">
        <w:t xml:space="preserve"> datum defined for the S-101 feature,</w:t>
      </w:r>
      <w:r w:rsidRPr="001C715E">
        <w:t xml:space="preserve"> and a datum correction value is </w:t>
      </w:r>
      <w:r w:rsidRPr="0075719A">
        <w:t>supplied</w:t>
      </w:r>
      <w:r w:rsidRPr="001C715E">
        <w:t xml:space="preserve"> in the S-10</w:t>
      </w:r>
      <w:r w:rsidRPr="0075719A">
        <w:t>1</w:t>
      </w:r>
      <w:r w:rsidRPr="001C715E">
        <w:t xml:space="preserve">, then then the </w:t>
      </w:r>
      <w:r w:rsidRPr="0075719A">
        <w:t xml:space="preserve">S-101 </w:t>
      </w:r>
      <w:r w:rsidRPr="001C715E">
        <w:t xml:space="preserve">vertical clearance values must also be </w:t>
      </w:r>
      <w:r w:rsidRPr="0075719A">
        <w:t xml:space="preserve">calculated and </w:t>
      </w:r>
      <w:r w:rsidRPr="001C715E">
        <w:t>adjusted</w:t>
      </w:r>
      <w:r w:rsidRPr="0075719A">
        <w:t>.</w:t>
      </w:r>
      <w:r w:rsidRPr="001C715E">
        <w:t xml:space="preserve"> </w:t>
      </w:r>
    </w:p>
    <w:p w14:paraId="257FB7C5" w14:textId="77777777" w:rsidR="008769AE" w:rsidRPr="001C715E" w:rsidRDefault="008769AE" w:rsidP="008769AE">
      <w:pPr>
        <w:spacing w:after="60" w:line="240" w:lineRule="auto"/>
        <w:jc w:val="both"/>
      </w:pPr>
      <w:r w:rsidRPr="0075719A">
        <w:t xml:space="preserve">Adjustment of vertical clearance values must only take place in areas where S-102 and S-104 coverage overlaps and WLA is applied. </w:t>
      </w:r>
      <w:r w:rsidRPr="001C715E">
        <w:t xml:space="preserve">Where </w:t>
      </w:r>
      <w:r w:rsidRPr="0075719A">
        <w:t>the</w:t>
      </w:r>
      <w:r w:rsidRPr="001C715E">
        <w:t xml:space="preserve"> datum correction values are not </w:t>
      </w:r>
      <w:r w:rsidRPr="0075719A">
        <w:t xml:space="preserve">included in S-101 or not </w:t>
      </w:r>
      <w:r w:rsidRPr="001C715E">
        <w:t>available</w:t>
      </w:r>
      <w:r w:rsidRPr="0075719A">
        <w:t xml:space="preserve"> (as defined in this clause) </w:t>
      </w:r>
      <w:r w:rsidRPr="001C715E">
        <w:t>the calculations must not be applied.</w:t>
      </w:r>
    </w:p>
    <w:p w14:paraId="2FB9D5C3" w14:textId="77777777" w:rsidR="008769AE" w:rsidRPr="0075719A" w:rsidRDefault="008769AE" w:rsidP="008769AE">
      <w:pPr>
        <w:spacing w:after="60" w:line="240" w:lineRule="auto"/>
        <w:jc w:val="both"/>
      </w:pPr>
      <w:r w:rsidRPr="001C715E">
        <w:t xml:space="preserve">Any vertical </w:t>
      </w:r>
      <w:r w:rsidRPr="0075719A">
        <w:t>clearance value</w:t>
      </w:r>
      <w:r w:rsidRPr="001C715E">
        <w:t xml:space="preserve"> </w:t>
      </w:r>
      <w:r w:rsidRPr="0075719A">
        <w:t xml:space="preserve">adjustment </w:t>
      </w:r>
      <w:r w:rsidRPr="001C715E">
        <w:t>must be adjusted using the intersecting S-104 grid cell</w:t>
      </w:r>
      <w:r w:rsidRPr="0075719A">
        <w:t>(s)</w:t>
      </w:r>
      <w:r w:rsidRPr="001C715E">
        <w:t xml:space="preserve"> water level value</w:t>
      </w:r>
      <w:r w:rsidRPr="0075719A">
        <w:t xml:space="preserve"> and using the maximum</w:t>
      </w:r>
      <w:bookmarkStart w:id="925" w:name="_Ref226031625"/>
      <w:r>
        <w:rPr>
          <w:rStyle w:val="FootnoteReference"/>
        </w:rPr>
        <w:footnoteReference w:id="10"/>
      </w:r>
      <w:bookmarkEnd w:id="925"/>
      <w:r w:rsidRPr="0075719A">
        <w:t xml:space="preserve"> of all intersecting S-104  data grid cells</w:t>
      </w:r>
      <w:r w:rsidRPr="001C715E">
        <w:t>.</w:t>
      </w:r>
      <w:r w:rsidRPr="0075719A">
        <w:t xml:space="preserve">  Adjustment</w:t>
      </w:r>
      <w:r w:rsidRPr="001C715E">
        <w:t xml:space="preserve"> must only be applied on any features </w:t>
      </w:r>
      <w:r w:rsidRPr="0075719A">
        <w:t>which intersect with</w:t>
      </w:r>
      <w:r w:rsidRPr="001C715E">
        <w:t xml:space="preserve"> the coverage of </w:t>
      </w:r>
      <w:r w:rsidRPr="0075719A">
        <w:t xml:space="preserve">the </w:t>
      </w:r>
      <w:r w:rsidRPr="001C715E">
        <w:t>S-104</w:t>
      </w:r>
      <w:r w:rsidRPr="0075719A">
        <w:t xml:space="preserve"> data</w:t>
      </w:r>
      <w:r w:rsidRPr="001C715E">
        <w:t xml:space="preserve">. </w:t>
      </w:r>
    </w:p>
    <w:p w14:paraId="074A617A" w14:textId="77777777" w:rsidR="008769AE" w:rsidRDefault="008769AE" w:rsidP="008769AE">
      <w:pPr>
        <w:spacing w:after="120" w:line="240" w:lineRule="auto"/>
        <w:jc w:val="both"/>
      </w:pPr>
      <w:r w:rsidRPr="001C715E">
        <w:t xml:space="preserve">Adjustment is defined for all features which bind </w:t>
      </w:r>
      <w:proofErr w:type="spellStart"/>
      <w:r w:rsidRPr="0075719A">
        <w:rPr>
          <w:i/>
          <w:iCs/>
        </w:rPr>
        <w:t>verticalClearanceValue</w:t>
      </w:r>
      <w:proofErr w:type="spellEnd"/>
      <w:r w:rsidRPr="001C715E">
        <w:t xml:space="preserve"> in the S-101 feature catalogue </w:t>
      </w:r>
      <w:r>
        <w:t xml:space="preserve">using either </w:t>
      </w:r>
      <w:proofErr w:type="spellStart"/>
      <w:r w:rsidRPr="00281806">
        <w:rPr>
          <w:i/>
          <w:iCs/>
        </w:rPr>
        <w:t>verticalClearanceFixed</w:t>
      </w:r>
      <w:proofErr w:type="spellEnd"/>
      <w:r>
        <w:t xml:space="preserve">, </w:t>
      </w:r>
      <w:proofErr w:type="spellStart"/>
      <w:r w:rsidRPr="00281806">
        <w:rPr>
          <w:i/>
          <w:iCs/>
        </w:rPr>
        <w:t>verticalClearanceSafe</w:t>
      </w:r>
      <w:proofErr w:type="spellEnd"/>
      <w:r>
        <w:rPr>
          <w:i/>
          <w:iCs/>
        </w:rPr>
        <w:t xml:space="preserve">, </w:t>
      </w:r>
      <w:proofErr w:type="spellStart"/>
      <w:r w:rsidRPr="00281806">
        <w:rPr>
          <w:i/>
          <w:iCs/>
        </w:rPr>
        <w:t>verticalClearance</w:t>
      </w:r>
      <w:r>
        <w:rPr>
          <w:i/>
          <w:iCs/>
        </w:rPr>
        <w:t>Open</w:t>
      </w:r>
      <w:proofErr w:type="spellEnd"/>
      <w:r>
        <w:t xml:space="preserve"> or </w:t>
      </w:r>
      <w:proofErr w:type="spellStart"/>
      <w:r w:rsidRPr="00281806">
        <w:rPr>
          <w:i/>
          <w:iCs/>
        </w:rPr>
        <w:t>verticalClearanceClosed</w:t>
      </w:r>
      <w:proofErr w:type="spellEnd"/>
      <w:r w:rsidRPr="001C715E">
        <w:t xml:space="preserve"> unless specifically excluded in this clause.</w:t>
      </w:r>
      <w:r>
        <w:t xml:space="preserve"> </w:t>
      </w:r>
    </w:p>
    <w:p w14:paraId="26252916" w14:textId="0EEB4E1D" w:rsidR="008769AE" w:rsidRPr="0075719A" w:rsidRDefault="008769AE" w:rsidP="008769AE">
      <w:pPr>
        <w:spacing w:after="120" w:line="240" w:lineRule="auto"/>
        <w:jc w:val="both"/>
      </w:pPr>
      <w:r>
        <w:t xml:space="preserve">The S-101 </w:t>
      </w:r>
      <w:r w:rsidRPr="001C715E">
        <w:t xml:space="preserve">attribute adjusted is </w:t>
      </w:r>
      <w:proofErr w:type="spellStart"/>
      <w:r w:rsidRPr="0075719A">
        <w:rPr>
          <w:i/>
          <w:iCs/>
        </w:rPr>
        <w:t>verticalClearanceValue</w:t>
      </w:r>
      <w:proofErr w:type="spellEnd"/>
      <w:r w:rsidRPr="001C715E">
        <w:t>. When adjusting</w:t>
      </w:r>
      <w:r w:rsidRPr="0075719A">
        <w:t xml:space="preserve"> vertical </w:t>
      </w:r>
      <w:r w:rsidRPr="001C715E">
        <w:t xml:space="preserve">clearance values the </w:t>
      </w:r>
      <w:r w:rsidRPr="0075719A">
        <w:t>largest</w:t>
      </w:r>
      <w:r>
        <w:fldChar w:fldCharType="begin"/>
      </w:r>
      <w:r>
        <w:instrText xml:space="preserve"> NOTEREF _Ref226031625 \f \h </w:instrText>
      </w:r>
      <w:r>
        <w:fldChar w:fldCharType="separate"/>
      </w:r>
      <w:r w:rsidRPr="00520800">
        <w:rPr>
          <w:rStyle w:val="FootnoteReference"/>
        </w:rPr>
        <w:t>9</w:t>
      </w:r>
      <w:r>
        <w:fldChar w:fldCharType="end"/>
      </w:r>
      <w:r w:rsidRPr="001C715E">
        <w:t xml:space="preserve"> value from </w:t>
      </w:r>
      <w:r w:rsidRPr="0075719A">
        <w:t>all intersecting</w:t>
      </w:r>
      <w:r w:rsidRPr="001C715E">
        <w:t xml:space="preserve"> S-104 records must be used in order to produce the safest values.</w:t>
      </w:r>
    </w:p>
    <w:p w14:paraId="7AA5F373" w14:textId="77777777" w:rsidR="008769AE" w:rsidRDefault="008769AE" w:rsidP="008769AE">
      <w:pPr>
        <w:spacing w:after="120" w:line="240" w:lineRule="auto"/>
        <w:jc w:val="both"/>
      </w:pPr>
      <w:r w:rsidRPr="0075719A">
        <w:t xml:space="preserve">The vertical clearance defined on each S-101 feature must be corrected using the S-104 value and the </w:t>
      </w:r>
      <w:proofErr w:type="spellStart"/>
      <w:r w:rsidRPr="0075719A">
        <w:rPr>
          <w:i/>
          <w:iCs/>
        </w:rPr>
        <w:t>datumSeparationValue</w:t>
      </w:r>
      <w:proofErr w:type="spellEnd"/>
      <w:r w:rsidRPr="00161A06">
        <w:rPr>
          <w:i/>
          <w:iCs/>
        </w:rPr>
        <w:t>.</w:t>
      </w:r>
      <w:r>
        <w:rPr>
          <w:i/>
          <w:iCs/>
        </w:rPr>
        <w:t xml:space="preserve"> </w:t>
      </w:r>
      <w:r w:rsidRPr="0060061D">
        <w:t xml:space="preserve">The </w:t>
      </w:r>
      <w:proofErr w:type="spellStart"/>
      <w:r w:rsidRPr="0060061D">
        <w:rPr>
          <w:i/>
          <w:iCs/>
        </w:rPr>
        <w:t>datumSeparationValue</w:t>
      </w:r>
      <w:proofErr w:type="spellEnd"/>
      <w:r w:rsidRPr="0060061D">
        <w:t xml:space="preserve"> (if available) is included in </w:t>
      </w:r>
      <w:r>
        <w:t>the</w:t>
      </w:r>
      <w:r w:rsidRPr="0060061D">
        <w:t xml:space="preserve"> </w:t>
      </w:r>
      <w:r>
        <w:t xml:space="preserve">complex attribute of the S-101 feature containing the </w:t>
      </w:r>
      <w:proofErr w:type="spellStart"/>
      <w:r w:rsidRPr="0075719A">
        <w:rPr>
          <w:i/>
          <w:iCs/>
        </w:rPr>
        <w:t>verticalClearanceValue</w:t>
      </w:r>
      <w:proofErr w:type="spellEnd"/>
      <w:r>
        <w:t xml:space="preserve">, which may be </w:t>
      </w:r>
      <w:proofErr w:type="spellStart"/>
      <w:r w:rsidRPr="0075719A">
        <w:rPr>
          <w:i/>
          <w:iCs/>
        </w:rPr>
        <w:t>verticalClearanceFixed</w:t>
      </w:r>
      <w:proofErr w:type="spellEnd"/>
      <w:r>
        <w:t xml:space="preserve">, </w:t>
      </w:r>
      <w:proofErr w:type="spellStart"/>
      <w:r w:rsidRPr="0075719A">
        <w:rPr>
          <w:i/>
          <w:iCs/>
        </w:rPr>
        <w:t>verticalClearanceSafe</w:t>
      </w:r>
      <w:proofErr w:type="spellEnd"/>
      <w:r>
        <w:t xml:space="preserve"> </w:t>
      </w:r>
      <w:proofErr w:type="spellStart"/>
      <w:r w:rsidRPr="00281806">
        <w:rPr>
          <w:i/>
          <w:iCs/>
        </w:rPr>
        <w:t>verticalClearance</w:t>
      </w:r>
      <w:r>
        <w:rPr>
          <w:i/>
          <w:iCs/>
        </w:rPr>
        <w:t>Open</w:t>
      </w:r>
      <w:proofErr w:type="spellEnd"/>
      <w:r w:rsidRPr="001C715E">
        <w:t xml:space="preserve"> </w:t>
      </w:r>
      <w:r>
        <w:t xml:space="preserve">or </w:t>
      </w:r>
      <w:proofErr w:type="spellStart"/>
      <w:r w:rsidRPr="0075719A">
        <w:rPr>
          <w:i/>
          <w:iCs/>
        </w:rPr>
        <w:t>verticalClearanceClosed</w:t>
      </w:r>
      <w:proofErr w:type="spellEnd"/>
      <w:r>
        <w:t>.</w:t>
      </w:r>
    </w:p>
    <w:p w14:paraId="4B798766" w14:textId="77777777" w:rsidR="008769AE" w:rsidRDefault="008769AE" w:rsidP="008769AE">
      <w:pPr>
        <w:spacing w:after="120" w:line="240" w:lineRule="auto"/>
        <w:jc w:val="both"/>
      </w:pPr>
      <w:r>
        <w:t xml:space="preserve">For example the datum difference information </w:t>
      </w:r>
      <w:proofErr w:type="spellStart"/>
      <w:r w:rsidRPr="0060061D">
        <w:rPr>
          <w:i/>
          <w:iCs/>
        </w:rPr>
        <w:t>datumSeparationValue</w:t>
      </w:r>
      <w:proofErr w:type="spellEnd"/>
      <w:r>
        <w:t xml:space="preserve"> on a </w:t>
      </w:r>
      <w:proofErr w:type="spellStart"/>
      <w:r w:rsidRPr="0075719A">
        <w:rPr>
          <w:i/>
          <w:iCs/>
        </w:rPr>
        <w:t>verticalClearanceFixed</w:t>
      </w:r>
      <w:proofErr w:type="spellEnd"/>
      <w:r>
        <w:t xml:space="preserve"> complex attribute is contained in:</w:t>
      </w:r>
    </w:p>
    <w:p w14:paraId="104C4161" w14:textId="77777777" w:rsidR="008769AE" w:rsidRDefault="008769AE" w:rsidP="008769AE">
      <w:pPr>
        <w:spacing w:after="120" w:line="240" w:lineRule="auto"/>
        <w:ind w:firstLine="720"/>
        <w:jc w:val="both"/>
      </w:pPr>
      <w:proofErr w:type="spellStart"/>
      <w:r>
        <w:rPr>
          <w:i/>
          <w:iCs/>
        </w:rPr>
        <w:t>verticalClearanceFixed.datumDifferenceInformation</w:t>
      </w:r>
      <w:proofErr w:type="spellEnd"/>
      <w:r>
        <w:t xml:space="preserve"> </w:t>
      </w:r>
    </w:p>
    <w:p w14:paraId="5874DA3D" w14:textId="77777777" w:rsidR="008769AE" w:rsidRDefault="008769AE" w:rsidP="008769AE">
      <w:pPr>
        <w:spacing w:after="120" w:line="240" w:lineRule="auto"/>
        <w:jc w:val="both"/>
      </w:pPr>
      <w:r>
        <w:t>with the vertical clearance value to be adjusted defined in :</w:t>
      </w:r>
    </w:p>
    <w:p w14:paraId="15E53240" w14:textId="77777777" w:rsidR="008769AE" w:rsidRPr="0075719A" w:rsidRDefault="008769AE" w:rsidP="008769AE">
      <w:pPr>
        <w:spacing w:after="120" w:line="240" w:lineRule="auto"/>
        <w:ind w:firstLine="720"/>
        <w:jc w:val="both"/>
        <w:rPr>
          <w:i/>
          <w:iCs/>
        </w:rPr>
      </w:pPr>
      <w:proofErr w:type="spellStart"/>
      <w:r w:rsidRPr="0075719A">
        <w:rPr>
          <w:i/>
          <w:iCs/>
        </w:rPr>
        <w:t>verticalClearanceFixed.verticalClearanceValue</w:t>
      </w:r>
      <w:proofErr w:type="spellEnd"/>
    </w:p>
    <w:p w14:paraId="14C57DCC" w14:textId="77777777" w:rsidR="008769AE" w:rsidRDefault="008769AE" w:rsidP="008769AE">
      <w:pPr>
        <w:spacing w:after="120" w:line="240" w:lineRule="auto"/>
        <w:jc w:val="both"/>
      </w:pPr>
      <w:r>
        <w:t>Note that datum difference information is not mandatory and may not always be defined for all S-101 features which define vertical clearance.</w:t>
      </w:r>
    </w:p>
    <w:p w14:paraId="7777A597" w14:textId="77777777" w:rsidR="008769AE" w:rsidRPr="0075719A" w:rsidRDefault="008769AE" w:rsidP="008769AE">
      <w:pPr>
        <w:spacing w:after="120" w:line="240" w:lineRule="auto"/>
        <w:jc w:val="both"/>
      </w:pPr>
      <w:r w:rsidRPr="0075719A">
        <w:t>When adjusting the vertical clearance the following formula must be used:</w:t>
      </w:r>
    </w:p>
    <w:p w14:paraId="441891AF" w14:textId="74205F29" w:rsidR="008769AE" w:rsidRPr="0075719A" w:rsidRDefault="008769AE" w:rsidP="00520800">
      <w:pPr>
        <w:spacing w:after="120" w:line="240" w:lineRule="auto"/>
        <w:rPr>
          <w:b/>
          <w:bCs/>
          <w:i/>
          <w:iCs/>
          <w:sz w:val="18"/>
          <w:szCs w:val="18"/>
        </w:rPr>
      </w:pPr>
      <w:r w:rsidRPr="0075719A">
        <w:rPr>
          <w:b/>
          <w:bCs/>
          <w:i/>
          <w:iCs/>
          <w:sz w:val="18"/>
          <w:szCs w:val="18"/>
        </w:rPr>
        <w:t xml:space="preserve"> Adjusted </w:t>
      </w:r>
      <w:proofErr w:type="spellStart"/>
      <w:r w:rsidRPr="0075719A">
        <w:rPr>
          <w:b/>
          <w:bCs/>
          <w:i/>
          <w:iCs/>
          <w:sz w:val="18"/>
          <w:szCs w:val="18"/>
        </w:rPr>
        <w:t>verticalClearanceValue</w:t>
      </w:r>
      <w:proofErr w:type="spellEnd"/>
      <w:r w:rsidRPr="0075719A">
        <w:rPr>
          <w:b/>
          <w:bCs/>
          <w:i/>
          <w:iCs/>
          <w:sz w:val="18"/>
          <w:szCs w:val="18"/>
        </w:rPr>
        <w:t xml:space="preserve"> = verticalClearanceValue</w:t>
      </w:r>
      <w:r w:rsidRPr="0075719A">
        <w:rPr>
          <w:b/>
          <w:bCs/>
          <w:i/>
          <w:iCs/>
          <w:sz w:val="18"/>
          <w:szCs w:val="18"/>
          <w:vertAlign w:val="subscript"/>
        </w:rPr>
        <w:t>S-101</w:t>
      </w:r>
      <w:r w:rsidRPr="0075719A">
        <w:rPr>
          <w:b/>
          <w:bCs/>
          <w:i/>
          <w:iCs/>
          <w:sz w:val="18"/>
          <w:szCs w:val="18"/>
        </w:rPr>
        <w:t xml:space="preserve"> + datumSeparationValue</w:t>
      </w:r>
      <w:r w:rsidRPr="0075719A">
        <w:rPr>
          <w:b/>
          <w:bCs/>
          <w:i/>
          <w:iCs/>
          <w:sz w:val="18"/>
          <w:szCs w:val="18"/>
          <w:vertAlign w:val="subscript"/>
        </w:rPr>
        <w:t>S-101</w:t>
      </w:r>
      <w:r w:rsidRPr="0075719A">
        <w:rPr>
          <w:b/>
          <w:bCs/>
          <w:i/>
          <w:iCs/>
          <w:sz w:val="18"/>
          <w:szCs w:val="18"/>
        </w:rPr>
        <w:t xml:space="preserve"> – S-104 value</w:t>
      </w:r>
      <w:r>
        <w:rPr>
          <w:b/>
          <w:bCs/>
          <w:i/>
          <w:iCs/>
          <w:sz w:val="18"/>
          <w:szCs w:val="18"/>
        </w:rPr>
        <w:fldChar w:fldCharType="begin"/>
      </w:r>
      <w:r>
        <w:rPr>
          <w:b/>
          <w:bCs/>
          <w:i/>
          <w:iCs/>
          <w:sz w:val="18"/>
          <w:szCs w:val="18"/>
        </w:rPr>
        <w:instrText xml:space="preserve"> NOTEREF _Ref226031625 \f \h </w:instrText>
      </w:r>
      <w:r w:rsidR="001E7CF7">
        <w:rPr>
          <w:b/>
          <w:bCs/>
          <w:i/>
          <w:iCs/>
          <w:sz w:val="18"/>
          <w:szCs w:val="18"/>
        </w:rPr>
        <w:instrText xml:space="preserve"> \* MERGEFORMAT </w:instrText>
      </w:r>
      <w:r>
        <w:rPr>
          <w:b/>
          <w:bCs/>
          <w:i/>
          <w:iCs/>
          <w:sz w:val="18"/>
          <w:szCs w:val="18"/>
        </w:rPr>
      </w:r>
      <w:r>
        <w:rPr>
          <w:b/>
          <w:bCs/>
          <w:i/>
          <w:iCs/>
          <w:sz w:val="18"/>
          <w:szCs w:val="18"/>
        </w:rPr>
        <w:fldChar w:fldCharType="separate"/>
      </w:r>
      <w:r w:rsidRPr="00520800">
        <w:rPr>
          <w:rStyle w:val="FootnoteReference"/>
        </w:rPr>
        <w:t>9</w:t>
      </w:r>
      <w:r>
        <w:rPr>
          <w:b/>
          <w:bCs/>
          <w:i/>
          <w:iCs/>
          <w:sz w:val="18"/>
          <w:szCs w:val="18"/>
        </w:rPr>
        <w:fldChar w:fldCharType="end"/>
      </w:r>
    </w:p>
    <w:p w14:paraId="7D99BBEA" w14:textId="568695F4" w:rsidR="008769AE" w:rsidRPr="0075719A" w:rsidRDefault="008769AE" w:rsidP="008769AE">
      <w:pPr>
        <w:spacing w:after="120" w:line="240" w:lineRule="auto"/>
        <w:jc w:val="both"/>
      </w:pPr>
      <w:r w:rsidRPr="0075719A">
        <w:t xml:space="preserve">See also the footnote to </w:t>
      </w:r>
      <w:r w:rsidRPr="0075719A">
        <w:rPr>
          <w:sz w:val="18"/>
          <w:szCs w:val="18"/>
        </w:rPr>
        <w:fldChar w:fldCharType="begin"/>
      </w:r>
      <w:r w:rsidRPr="0075719A">
        <w:rPr>
          <w:sz w:val="18"/>
          <w:szCs w:val="18"/>
        </w:rPr>
        <w:instrText xml:space="preserve"> REF _Ref225504832 \h  \* MERGEFORMAT </w:instrText>
      </w:r>
      <w:r w:rsidRPr="0075719A">
        <w:rPr>
          <w:sz w:val="18"/>
          <w:szCs w:val="18"/>
        </w:rPr>
      </w:r>
      <w:r w:rsidRPr="0075719A">
        <w:rPr>
          <w:sz w:val="18"/>
          <w:szCs w:val="18"/>
        </w:rPr>
        <w:fldChar w:fldCharType="separate"/>
      </w:r>
      <w:r w:rsidRPr="00520800">
        <w:rPr>
          <w:sz w:val="18"/>
          <w:szCs w:val="18"/>
        </w:rPr>
        <w:t xml:space="preserve">Table </w:t>
      </w:r>
      <w:r w:rsidRPr="00520800">
        <w:rPr>
          <w:noProof/>
          <w:sz w:val="18"/>
          <w:szCs w:val="18"/>
        </w:rPr>
        <w:t>10</w:t>
      </w:r>
      <w:r w:rsidRPr="00520800">
        <w:rPr>
          <w:sz w:val="18"/>
          <w:szCs w:val="18"/>
        </w:rPr>
        <w:t>: Example Values - Water Level Adjustment</w:t>
      </w:r>
      <w:r w:rsidRPr="0075719A">
        <w:rPr>
          <w:sz w:val="18"/>
          <w:szCs w:val="18"/>
        </w:rPr>
        <w:fldChar w:fldCharType="end"/>
      </w:r>
      <w:r w:rsidRPr="0075719A">
        <w:t xml:space="preserve"> regarding positive and negative values for S-104 data.</w:t>
      </w:r>
    </w:p>
    <w:p w14:paraId="320D069E" w14:textId="77777777" w:rsidR="008769AE" w:rsidRPr="0075719A" w:rsidRDefault="008769AE" w:rsidP="008769AE">
      <w:pPr>
        <w:spacing w:after="120" w:line="240" w:lineRule="auto"/>
        <w:jc w:val="both"/>
      </w:pPr>
      <w:r w:rsidRPr="0075719A">
        <w:t xml:space="preserve">Additionally, if the user has the Uncertainty selector selected (clause </w:t>
      </w:r>
      <w:r w:rsidRPr="0075719A">
        <w:fldChar w:fldCharType="begin"/>
      </w:r>
      <w:r w:rsidRPr="0075719A">
        <w:instrText xml:space="preserve"> REF _Ref224890539 \r \h </w:instrText>
      </w:r>
      <w:r>
        <w:instrText xml:space="preserve"> \* MERGEFORMAT </w:instrText>
      </w:r>
      <w:r w:rsidRPr="0075719A">
        <w:fldChar w:fldCharType="separate"/>
      </w:r>
      <w:r w:rsidRPr="0075719A">
        <w:t>11.9.10</w:t>
      </w:r>
      <w:r w:rsidRPr="0075719A">
        <w:fldChar w:fldCharType="end"/>
      </w:r>
      <w:r w:rsidRPr="0075719A">
        <w:t>), then the S-104 value must also be adjusted according to the S-104 vertical uncertainty value and the following formula must be used:</w:t>
      </w:r>
    </w:p>
    <w:p w14:paraId="38C3AA73" w14:textId="04339021" w:rsidR="008769AE" w:rsidRPr="0075719A" w:rsidRDefault="008769AE" w:rsidP="00520800">
      <w:pPr>
        <w:spacing w:after="120" w:line="240" w:lineRule="auto"/>
        <w:rPr>
          <w:b/>
          <w:bCs/>
          <w:sz w:val="18"/>
          <w:szCs w:val="18"/>
        </w:rPr>
      </w:pPr>
      <w:r w:rsidRPr="0075719A">
        <w:rPr>
          <w:b/>
          <w:bCs/>
          <w:i/>
          <w:iCs/>
          <w:sz w:val="18"/>
          <w:szCs w:val="18"/>
        </w:rPr>
        <w:lastRenderedPageBreak/>
        <w:t xml:space="preserve">Adjusted </w:t>
      </w:r>
      <w:proofErr w:type="spellStart"/>
      <w:r w:rsidRPr="0075719A">
        <w:rPr>
          <w:b/>
          <w:bCs/>
          <w:i/>
          <w:iCs/>
          <w:sz w:val="18"/>
          <w:szCs w:val="18"/>
        </w:rPr>
        <w:t>verticalClearanceValue</w:t>
      </w:r>
      <w:proofErr w:type="spellEnd"/>
      <w:r w:rsidRPr="0075719A">
        <w:rPr>
          <w:b/>
          <w:bCs/>
          <w:i/>
          <w:iCs/>
          <w:sz w:val="18"/>
          <w:szCs w:val="18"/>
        </w:rPr>
        <w:t xml:space="preserve"> = </w:t>
      </w:r>
      <w:proofErr w:type="spellStart"/>
      <w:r w:rsidRPr="0075719A">
        <w:rPr>
          <w:b/>
          <w:bCs/>
          <w:i/>
          <w:iCs/>
          <w:sz w:val="18"/>
          <w:szCs w:val="18"/>
        </w:rPr>
        <w:t>verticalClearanceValue</w:t>
      </w:r>
      <w:proofErr w:type="spellEnd"/>
      <w:r w:rsidRPr="0075719A">
        <w:rPr>
          <w:b/>
          <w:bCs/>
          <w:i/>
          <w:iCs/>
          <w:sz w:val="18"/>
          <w:szCs w:val="18"/>
        </w:rPr>
        <w:t xml:space="preserve">(S-101) + </w:t>
      </w:r>
      <w:proofErr w:type="spellStart"/>
      <w:r w:rsidRPr="0075719A">
        <w:rPr>
          <w:b/>
          <w:bCs/>
          <w:i/>
          <w:iCs/>
          <w:sz w:val="18"/>
          <w:szCs w:val="18"/>
        </w:rPr>
        <w:t>datumSeparationValue</w:t>
      </w:r>
      <w:proofErr w:type="spellEnd"/>
      <w:r w:rsidRPr="0075719A">
        <w:rPr>
          <w:b/>
          <w:bCs/>
          <w:i/>
          <w:iCs/>
          <w:sz w:val="18"/>
          <w:szCs w:val="18"/>
        </w:rPr>
        <w:t>(S-101)) – S-104 value</w:t>
      </w:r>
      <w:r>
        <w:rPr>
          <w:b/>
          <w:bCs/>
          <w:i/>
          <w:iCs/>
          <w:sz w:val="18"/>
          <w:szCs w:val="18"/>
        </w:rPr>
        <w:fldChar w:fldCharType="begin"/>
      </w:r>
      <w:r>
        <w:rPr>
          <w:b/>
          <w:bCs/>
          <w:i/>
          <w:iCs/>
          <w:sz w:val="18"/>
          <w:szCs w:val="18"/>
        </w:rPr>
        <w:instrText xml:space="preserve"> NOTEREF _Ref226031625 \f \h </w:instrText>
      </w:r>
      <w:r w:rsidR="001E7CF7">
        <w:rPr>
          <w:b/>
          <w:bCs/>
          <w:i/>
          <w:iCs/>
          <w:sz w:val="18"/>
          <w:szCs w:val="18"/>
        </w:rPr>
        <w:instrText xml:space="preserve"> \* MERGEFORMAT </w:instrText>
      </w:r>
      <w:r>
        <w:rPr>
          <w:b/>
          <w:bCs/>
          <w:i/>
          <w:iCs/>
          <w:sz w:val="18"/>
          <w:szCs w:val="18"/>
        </w:rPr>
      </w:r>
      <w:r>
        <w:rPr>
          <w:b/>
          <w:bCs/>
          <w:i/>
          <w:iCs/>
          <w:sz w:val="18"/>
          <w:szCs w:val="18"/>
        </w:rPr>
        <w:fldChar w:fldCharType="separate"/>
      </w:r>
      <w:r w:rsidRPr="00520800">
        <w:rPr>
          <w:rStyle w:val="FootnoteReference"/>
        </w:rPr>
        <w:t>9</w:t>
      </w:r>
      <w:r>
        <w:rPr>
          <w:b/>
          <w:bCs/>
          <w:i/>
          <w:iCs/>
          <w:sz w:val="18"/>
          <w:szCs w:val="18"/>
        </w:rPr>
        <w:fldChar w:fldCharType="end"/>
      </w:r>
      <w:r w:rsidRPr="0075719A">
        <w:rPr>
          <w:b/>
          <w:bCs/>
          <w:i/>
          <w:iCs/>
          <w:sz w:val="18"/>
          <w:szCs w:val="18"/>
        </w:rPr>
        <w:t xml:space="preserve"> -  S-104 uncertainty</w:t>
      </w:r>
    </w:p>
    <w:p w14:paraId="46335283" w14:textId="492CF756" w:rsidR="008769AE" w:rsidRPr="001C715E" w:rsidRDefault="008769AE" w:rsidP="008769AE">
      <w:pPr>
        <w:spacing w:after="120" w:line="240" w:lineRule="auto"/>
        <w:jc w:val="both"/>
      </w:pPr>
      <w:r w:rsidRPr="001C715E">
        <w:t xml:space="preserve">The user must be given a permanent indication that the Water Level (S-104) values have adjusted </w:t>
      </w:r>
      <w:r>
        <w:t xml:space="preserve">S-101 </w:t>
      </w:r>
      <w:r w:rsidRPr="001C715E">
        <w:t>attribut</w:t>
      </w:r>
      <w:r>
        <w:t>e values</w:t>
      </w:r>
      <w:r w:rsidRPr="001C715E">
        <w:t xml:space="preserve"> in the data display as described in D-1.5, D-1.6 and D-1.7. </w:t>
      </w:r>
      <w:r>
        <w:t xml:space="preserve"> </w:t>
      </w:r>
      <w:r w:rsidRPr="001C715E">
        <w:t xml:space="preserve">Where </w:t>
      </w:r>
      <w:r>
        <w:t>vertical clearance values are adjusted as defined in this clause the permanent indication given to the user must indicate that some or all vertical clearance values have been adjusted. A</w:t>
      </w:r>
      <w:r w:rsidRPr="00D86932">
        <w:t>ny alerts that take into account vertical clearance must also include the adjust</w:t>
      </w:r>
      <w:r>
        <w:t>ed figure.</w:t>
      </w:r>
    </w:p>
    <w:p w14:paraId="52063D3E" w14:textId="33A2AC7B" w:rsidR="001374ED" w:rsidRPr="0062074F" w:rsidRDefault="008769AE" w:rsidP="00520800">
      <w:pPr>
        <w:spacing w:after="60" w:line="240" w:lineRule="auto"/>
        <w:jc w:val="both"/>
        <w:rPr>
          <w:b/>
          <w:bCs/>
          <w:color w:val="0070C0"/>
        </w:rPr>
      </w:pPr>
      <w:r w:rsidRPr="001C715E">
        <w:t xml:space="preserve">When </w:t>
      </w:r>
      <w:proofErr w:type="spellStart"/>
      <w:r w:rsidRPr="001C715E">
        <w:rPr>
          <w:i/>
        </w:rPr>
        <w:t>verticalClearanceValue</w:t>
      </w:r>
      <w:proofErr w:type="spellEnd"/>
      <w:r w:rsidRPr="001C715E">
        <w:t xml:space="preserve"> in S-101 has been substituted </w:t>
      </w:r>
      <w:r w:rsidRPr="0075719A">
        <w:t>or</w:t>
      </w:r>
      <w:r w:rsidRPr="001C715E">
        <w:t xml:space="preserve"> adjusted the ECDIS Pick Report must indicate the substituted value, source and time/date</w:t>
      </w:r>
    </w:p>
    <w:p w14:paraId="546863B1" w14:textId="77777777" w:rsidR="001374ED" w:rsidRPr="0062074F" w:rsidRDefault="001374ED" w:rsidP="00815F72">
      <w:pPr>
        <w:spacing w:after="120" w:line="240" w:lineRule="auto"/>
        <w:jc w:val="both"/>
        <w:rPr>
          <w:bCs/>
        </w:rPr>
      </w:pPr>
    </w:p>
    <w:p w14:paraId="40388452" w14:textId="46026266" w:rsidR="00280A08" w:rsidRPr="00D47A10" w:rsidRDefault="00280A08">
      <w:pPr>
        <w:pStyle w:val="Heading2"/>
        <w:numPr>
          <w:ilvl w:val="1"/>
          <w:numId w:val="109"/>
        </w:numPr>
      </w:pPr>
      <w:bookmarkStart w:id="926" w:name="_Toc226035168"/>
      <w:bookmarkStart w:id="927" w:name="_Toc88852900"/>
      <w:bookmarkStart w:id="928" w:name="_Toc98340006"/>
      <w:bookmarkStart w:id="929" w:name="_Toc98340382"/>
      <w:r w:rsidRPr="00D47A10">
        <w:t>Alerts and indication details</w:t>
      </w:r>
      <w:bookmarkEnd w:id="926"/>
    </w:p>
    <w:bookmarkEnd w:id="927"/>
    <w:bookmarkEnd w:id="928"/>
    <w:bookmarkEnd w:id="929"/>
    <w:p w14:paraId="04313751" w14:textId="0ABAECBF" w:rsidR="001374ED" w:rsidRPr="0062074F" w:rsidRDefault="001374ED" w:rsidP="00280A08">
      <w:pPr>
        <w:spacing w:line="240" w:lineRule="auto"/>
        <w:jc w:val="both"/>
      </w:pPr>
      <w:r w:rsidRPr="0062074F">
        <w:t xml:space="preserve">Substituted or adjusted values in ENCs at the largest scale </w:t>
      </w:r>
      <w:r w:rsidR="006E2D52" w:rsidRPr="0062074F">
        <w:t>must</w:t>
      </w:r>
      <w:r w:rsidRPr="0062074F">
        <w:t xml:space="preserve"> be used as input to any </w:t>
      </w:r>
      <w:r w:rsidR="00404950" w:rsidRPr="0062074F">
        <w:t>alert</w:t>
      </w:r>
      <w:r w:rsidRPr="0062074F">
        <w:t xml:space="preserve">/indication processing. </w:t>
      </w:r>
      <w:r w:rsidR="009D5976" w:rsidRPr="0062074F">
        <w:t>The</w:t>
      </w:r>
      <w:r w:rsidRPr="0062074F">
        <w:t xml:space="preserve"> substituted values are portrayed as shown in </w:t>
      </w:r>
      <w:r w:rsidR="00280A08" w:rsidRPr="0062074F">
        <w:t xml:space="preserve">Figure </w:t>
      </w:r>
      <w:r w:rsidR="00E058BE" w:rsidRPr="0062074F">
        <w:t>D-3</w:t>
      </w:r>
      <w:r w:rsidR="00280A08" w:rsidRPr="0062074F">
        <w:t xml:space="preserve">-20 </w:t>
      </w:r>
      <w:r w:rsidR="009D5976" w:rsidRPr="0062074F">
        <w:t>w</w:t>
      </w:r>
      <w:r w:rsidRPr="0062074F">
        <w:t>hich shows the graphical highlight (red boundary and red transparent fill) for the intersected safety contour.</w:t>
      </w:r>
    </w:p>
    <w:p w14:paraId="6F23C2D7" w14:textId="77777777" w:rsidR="001374ED" w:rsidRPr="0062074F" w:rsidRDefault="001374ED" w:rsidP="004E61EE">
      <w:pPr>
        <w:spacing w:line="240" w:lineRule="auto"/>
        <w:jc w:val="center"/>
        <w:rPr>
          <w:i/>
          <w:iCs/>
        </w:rPr>
      </w:pPr>
      <w:r w:rsidRPr="0062074F">
        <w:rPr>
          <w:i/>
          <w:iCs/>
          <w:noProof/>
          <w:lang w:eastAsia="fr-FR"/>
        </w:rPr>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62074F" w:rsidRDefault="001374ED" w:rsidP="00280A08">
      <w:pPr>
        <w:pStyle w:val="Caption"/>
        <w:spacing w:after="120" w:line="240" w:lineRule="auto"/>
        <w:jc w:val="center"/>
      </w:pPr>
      <w:r w:rsidRPr="0062074F">
        <w:t xml:space="preserve">Figure </w:t>
      </w:r>
      <w:r w:rsidR="00E058BE" w:rsidRPr="0062074F">
        <w:t>D-3</w:t>
      </w:r>
      <w:r w:rsidR="0050181D" w:rsidRPr="0062074F">
        <w:t>-</w:t>
      </w:r>
      <w:r w:rsidRPr="0062074F">
        <w:t>20</w:t>
      </w:r>
      <w:r w:rsidR="00280A08" w:rsidRPr="0062074F">
        <w:t xml:space="preserve"> -</w:t>
      </w:r>
      <w:r w:rsidR="00366538" w:rsidRPr="0062074F">
        <w:t xml:space="preserve"> Graphical highlight for intersected safety contour</w:t>
      </w:r>
    </w:p>
    <w:p w14:paraId="0402A4C8" w14:textId="77777777" w:rsidR="00280A08" w:rsidRPr="0062074F" w:rsidRDefault="00280A08" w:rsidP="00280A08">
      <w:pPr>
        <w:spacing w:after="120" w:line="240" w:lineRule="auto"/>
      </w:pPr>
    </w:p>
    <w:p w14:paraId="7B5C42FA" w14:textId="302865A6" w:rsidR="00280A08" w:rsidRPr="00D47A10" w:rsidRDefault="00280A08">
      <w:pPr>
        <w:pStyle w:val="Heading2"/>
        <w:numPr>
          <w:ilvl w:val="1"/>
          <w:numId w:val="109"/>
        </w:numPr>
      </w:pPr>
      <w:bookmarkStart w:id="930" w:name="_Toc88838699"/>
      <w:bookmarkStart w:id="931" w:name="_Toc88839536"/>
      <w:bookmarkStart w:id="932" w:name="_Toc88838700"/>
      <w:bookmarkStart w:id="933" w:name="_Toc88839537"/>
      <w:bookmarkStart w:id="934" w:name="_Toc88838701"/>
      <w:bookmarkStart w:id="935" w:name="_Toc88839538"/>
      <w:bookmarkStart w:id="936" w:name="_Toc88838702"/>
      <w:bookmarkStart w:id="937" w:name="_Toc88839539"/>
      <w:bookmarkStart w:id="938" w:name="_Toc88838703"/>
      <w:bookmarkStart w:id="939" w:name="_Toc88839540"/>
      <w:bookmarkStart w:id="940" w:name="_Toc88852905"/>
      <w:bookmarkStart w:id="941" w:name="_Toc88838704"/>
      <w:bookmarkStart w:id="942" w:name="_Toc88839541"/>
      <w:bookmarkStart w:id="943" w:name="_Toc88838705"/>
      <w:bookmarkStart w:id="944" w:name="_Toc88839542"/>
      <w:bookmarkStart w:id="945" w:name="_Toc88838706"/>
      <w:bookmarkStart w:id="946" w:name="_Toc88839543"/>
      <w:bookmarkStart w:id="947" w:name="_Toc88838707"/>
      <w:bookmarkStart w:id="948" w:name="_Toc88839544"/>
      <w:bookmarkStart w:id="949" w:name="_Toc88838708"/>
      <w:bookmarkStart w:id="950" w:name="_Toc88839545"/>
      <w:bookmarkStart w:id="951" w:name="_Toc88838709"/>
      <w:bookmarkStart w:id="952" w:name="_Toc88839546"/>
      <w:bookmarkStart w:id="953" w:name="_Toc88838710"/>
      <w:bookmarkStart w:id="954" w:name="_Toc88839547"/>
      <w:bookmarkStart w:id="955" w:name="_Toc88838711"/>
      <w:bookmarkStart w:id="956" w:name="_Toc88839548"/>
      <w:bookmarkStart w:id="957" w:name="_Toc226035169"/>
      <w:bookmarkStart w:id="958" w:name="_Toc88852914"/>
      <w:bookmarkStart w:id="959" w:name="_Toc98340007"/>
      <w:bookmarkStart w:id="960" w:name="_Toc98340383"/>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r w:rsidRPr="00D47A10">
        <w:t>Legend details</w:t>
      </w:r>
      <w:bookmarkEnd w:id="957"/>
    </w:p>
    <w:bookmarkEnd w:id="958"/>
    <w:bookmarkEnd w:id="959"/>
    <w:bookmarkEnd w:id="960"/>
    <w:p w14:paraId="18222D1C" w14:textId="02BFA79B" w:rsidR="000A0D43" w:rsidRPr="0062074F" w:rsidRDefault="00434377" w:rsidP="004E61EE">
      <w:pPr>
        <w:spacing w:line="240" w:lineRule="auto"/>
      </w:pPr>
      <w:r w:rsidRPr="0062074F">
        <w:t xml:space="preserve">As stated in </w:t>
      </w:r>
      <w:r w:rsidR="00DB3DEB">
        <w:fldChar w:fldCharType="begin"/>
      </w:r>
      <w:r w:rsidR="00DB3DEB">
        <w:instrText xml:space="preserve"> REF _Ref224658548 \r \h </w:instrText>
      </w:r>
      <w:r w:rsidR="00DB3DEB">
        <w:fldChar w:fldCharType="separate"/>
      </w:r>
      <w:r w:rsidR="00DB3DEB">
        <w:t>11.10.1</w:t>
      </w:r>
      <w:r w:rsidR="00DB3DEB">
        <w:fldChar w:fldCharType="end"/>
      </w:r>
      <w:r w:rsidRPr="0062074F">
        <w:t>, t</w:t>
      </w:r>
      <w:r w:rsidR="001374ED" w:rsidRPr="0062074F">
        <w:t xml:space="preserve">he legend </w:t>
      </w:r>
      <w:r w:rsidR="006E2D52" w:rsidRPr="0062074F">
        <w:t>must</w:t>
      </w:r>
      <w:r w:rsidR="001374ED" w:rsidRPr="0062074F">
        <w:t xml:space="preserve"> indicate the vertical datum of S-102 and S-104</w:t>
      </w:r>
      <w:r w:rsidRPr="0062074F">
        <w:t>.</w:t>
      </w:r>
      <w:r w:rsidR="008972A2" w:rsidRPr="0062074F">
        <w:t xml:space="preserve"> </w:t>
      </w:r>
      <w:r w:rsidR="001374ED" w:rsidRPr="0062074F">
        <w:t xml:space="preserve">If the vertical datums are </w:t>
      </w:r>
      <w:r w:rsidR="00280A08" w:rsidRPr="0062074F">
        <w:t xml:space="preserve">the </w:t>
      </w:r>
      <w:r w:rsidR="001374ED" w:rsidRPr="0062074F">
        <w:t>same then a single indication is enough to cover S-101, S-102 and S-104.</w:t>
      </w:r>
    </w:p>
    <w:p w14:paraId="67153A5A" w14:textId="0D8D8C46" w:rsidR="006E2D52" w:rsidRPr="001C1CAB" w:rsidRDefault="006E2D52" w:rsidP="001C1CAB">
      <w:pPr>
        <w:pStyle w:val="Heading1"/>
        <w:numPr>
          <w:ilvl w:val="0"/>
          <w:numId w:val="0"/>
        </w:numPr>
        <w:spacing w:before="0" w:after="0"/>
        <w:ind w:right="2160"/>
        <w:rPr>
          <w:sz w:val="22"/>
          <w:szCs w:val="18"/>
        </w:rPr>
      </w:pPr>
      <w:r w:rsidRPr="001C1CAB">
        <w:rPr>
          <w:sz w:val="22"/>
          <w:szCs w:val="18"/>
        </w:rPr>
        <w:br w:type="page"/>
      </w:r>
      <w:bookmarkStart w:id="961" w:name="_Ref223799592"/>
      <w:bookmarkStart w:id="962" w:name="_Toc226035170"/>
      <w:r w:rsidRPr="001C1CAB">
        <w:rPr>
          <w:sz w:val="22"/>
          <w:szCs w:val="18"/>
        </w:rPr>
        <w:lastRenderedPageBreak/>
        <w:t xml:space="preserve">Appendix </w:t>
      </w:r>
      <w:r w:rsidR="00A310A1" w:rsidRPr="001C1CAB">
        <w:rPr>
          <w:sz w:val="22"/>
          <w:szCs w:val="18"/>
        </w:rPr>
        <w:t>E</w:t>
      </w:r>
      <w:r w:rsidR="00F94FB6" w:rsidRPr="001C1CAB">
        <w:rPr>
          <w:sz w:val="22"/>
          <w:szCs w:val="18"/>
        </w:rPr>
        <w:t xml:space="preserve"> – Dataset Loading and Display (Rendering)</w:t>
      </w:r>
      <w:r w:rsidR="004D74B6" w:rsidRPr="001C1CAB">
        <w:rPr>
          <w:sz w:val="22"/>
          <w:szCs w:val="18"/>
        </w:rPr>
        <w:t xml:space="preserve"> </w:t>
      </w:r>
      <w:r w:rsidR="00F94FB6" w:rsidRPr="001C1CAB">
        <w:rPr>
          <w:sz w:val="22"/>
          <w:szCs w:val="18"/>
        </w:rPr>
        <w:t>Algorithms</w:t>
      </w:r>
      <w:bookmarkEnd w:id="961"/>
      <w:bookmarkEnd w:id="962"/>
    </w:p>
    <w:p w14:paraId="346C8B3A" w14:textId="77777777" w:rsidR="006E2D52" w:rsidRPr="0062074F" w:rsidRDefault="006E2D52" w:rsidP="006E2D52">
      <w:pPr>
        <w:spacing w:after="120" w:line="240" w:lineRule="auto"/>
      </w:pPr>
    </w:p>
    <w:p w14:paraId="43260590" w14:textId="37042CA6" w:rsidR="006E2D52" w:rsidRPr="0062074F" w:rsidRDefault="00F94FB6">
      <w:pPr>
        <w:pStyle w:val="Heading1"/>
        <w:numPr>
          <w:ilvl w:val="0"/>
          <w:numId w:val="96"/>
        </w:numPr>
      </w:pPr>
      <w:bookmarkStart w:id="963" w:name="_Toc226035171"/>
      <w:r w:rsidRPr="0062074F">
        <w:t>Introduction</w:t>
      </w:r>
      <w:bookmarkEnd w:id="963"/>
    </w:p>
    <w:p w14:paraId="302EF453" w14:textId="57152556" w:rsidR="00E67DD4" w:rsidRPr="0062074F" w:rsidRDefault="00E67DD4" w:rsidP="002D7DEE">
      <w:pPr>
        <w:jc w:val="both"/>
        <w:rPr>
          <w:lang w:val="en-US"/>
        </w:rPr>
      </w:pPr>
      <w:r w:rsidRPr="0062074F">
        <w:rPr>
          <w:rFonts w:cs="Arial"/>
        </w:rPr>
        <w:t>Details of the dataset loading and data display algorithms are contained within this Appendix.</w:t>
      </w:r>
    </w:p>
    <w:p w14:paraId="145FE035" w14:textId="77788EC9" w:rsidR="00E67DD4" w:rsidRPr="0062074F" w:rsidRDefault="00BE21CC" w:rsidP="002D7DEE">
      <w:pPr>
        <w:jc w:val="both"/>
        <w:rPr>
          <w:rFonts w:cs="Arial"/>
        </w:rPr>
      </w:pPr>
      <w:r w:rsidRPr="0062074F">
        <w:rPr>
          <w:rFonts w:cs="Arial"/>
        </w:rPr>
        <w:t>Al</w:t>
      </w:r>
      <w:r w:rsidR="00E67DD4" w:rsidRPr="0062074F">
        <w:rPr>
          <w:rFonts w:cs="Arial"/>
        </w:rPr>
        <w:t>gorithms for dataset loading, unloading, and rendering (display) within a navigation system are prescribed for S-101 (and possibly other products which provide multiple generalizations for a given geographic area) in order for the appropriate data to be viewed at the mariner’s selected viewing scale</w:t>
      </w:r>
      <w:r w:rsidR="00302EEA" w:rsidRPr="0062074F">
        <w:rPr>
          <w:rFonts w:cs="Arial"/>
        </w:rPr>
        <w:t xml:space="preserve"> (MSVS)</w:t>
      </w:r>
      <w:r w:rsidR="00E67DD4" w:rsidRPr="0062074F">
        <w:rPr>
          <w:rFonts w:cs="Arial"/>
        </w:rPr>
        <w:t xml:space="preserve">. </w:t>
      </w:r>
    </w:p>
    <w:p w14:paraId="3D2912BE" w14:textId="77777777" w:rsidR="00E67DD4" w:rsidRPr="0062074F" w:rsidRDefault="00E67DD4" w:rsidP="002D7DEE">
      <w:pPr>
        <w:jc w:val="both"/>
        <w:rPr>
          <w:rFonts w:cs="Arial"/>
        </w:rPr>
      </w:pPr>
      <w:r w:rsidRPr="0062074F">
        <w:rPr>
          <w:rFonts w:cs="Arial"/>
        </w:rPr>
        <w:t>These algorithms are intended to provide clear and concise rules on how and when data is loaded and unloaded; and the order in which datasets are to be displayed.</w:t>
      </w:r>
    </w:p>
    <w:p w14:paraId="6BC0D36B" w14:textId="1DAC56D4" w:rsidR="00E67DD4" w:rsidRPr="0062074F" w:rsidRDefault="00E67DD4" w:rsidP="002D7DEE">
      <w:pPr>
        <w:spacing w:after="120" w:line="240" w:lineRule="auto"/>
        <w:jc w:val="both"/>
        <w:rPr>
          <w:rFonts w:cs="Arial"/>
        </w:rPr>
      </w:pPr>
      <w:r w:rsidRPr="0062074F">
        <w:rPr>
          <w:rFonts w:cs="Arial"/>
        </w:rPr>
        <w:t xml:space="preserve">Note 1: These algorithms only address loading and display related to visualization within the system graphics window. The application may need to load other datasets to satisfy requirements related to alerts processing, such as </w:t>
      </w:r>
      <w:r w:rsidR="0056040E" w:rsidRPr="0062074F">
        <w:rPr>
          <w:rFonts w:cs="Arial"/>
        </w:rPr>
        <w:t>MSC.530(106)/Rev.1</w:t>
      </w:r>
      <w:r w:rsidRPr="0062074F">
        <w:rPr>
          <w:rFonts w:cs="Arial"/>
        </w:rPr>
        <w:t xml:space="preserve"> A11.2.</w:t>
      </w:r>
    </w:p>
    <w:p w14:paraId="268C012C" w14:textId="1181E93D" w:rsidR="00E67DD4" w:rsidRPr="0062074F" w:rsidRDefault="00E67DD4" w:rsidP="006E2D52">
      <w:pPr>
        <w:spacing w:after="120" w:line="240" w:lineRule="auto"/>
        <w:jc w:val="both"/>
        <w:rPr>
          <w:rFonts w:cs="Arial"/>
          <w:lang w:val="en-AU"/>
        </w:rPr>
      </w:pPr>
      <w:r w:rsidRPr="0062074F">
        <w:rPr>
          <w:rFonts w:cs="Arial"/>
        </w:rPr>
        <w:t>Note 2: Light sectors and other features may span dataset boundaries</w:t>
      </w:r>
      <w:r w:rsidR="0001579C">
        <w:rPr>
          <w:rFonts w:cs="Arial"/>
        </w:rPr>
        <w:t xml:space="preserve"> and the algorithms contained in this Appendix may not be sufficient in all cases to ensure such features are portrayed correctly. Manufacturers are encouraged to test thoroughly (using published test data) and enhance implementations to avoid any clipping of features at dataset boundaries and </w:t>
      </w:r>
      <w:r w:rsidR="0001579C" w:rsidRPr="0062074F">
        <w:rPr>
          <w:rFonts w:cs="Arial"/>
        </w:rPr>
        <w:t>to ensure that all relevant features are portrayed</w:t>
      </w:r>
      <w:r w:rsidR="0001579C">
        <w:rPr>
          <w:rFonts w:cs="Arial"/>
        </w:rPr>
        <w:t>.</w:t>
      </w:r>
      <w:r w:rsidRPr="0062074F">
        <w:rPr>
          <w:rFonts w:cs="Arial"/>
        </w:rPr>
        <w:t xml:space="preserve"> It should be possible, </w:t>
      </w:r>
      <w:r w:rsidR="0001579C">
        <w:rPr>
          <w:rFonts w:cs="Arial"/>
        </w:rPr>
        <w:t>for example, f</w:t>
      </w:r>
      <w:r w:rsidRPr="0062074F">
        <w:rPr>
          <w:rFonts w:cs="Arial"/>
        </w:rPr>
        <w:t>or the mariner to be capable of identifying the colour of the sectors affecting the ship, even if the lights involved are off the display.</w:t>
      </w:r>
    </w:p>
    <w:p w14:paraId="66D7EC65" w14:textId="0A4B1E4B" w:rsidR="00E67DD4" w:rsidRPr="0062074F" w:rsidRDefault="00802BDD" w:rsidP="0001579C">
      <w:pPr>
        <w:spacing w:after="120" w:line="240" w:lineRule="auto"/>
        <w:ind w:right="16"/>
        <w:jc w:val="both"/>
        <w:rPr>
          <w:rFonts w:cs="Arial"/>
        </w:rPr>
      </w:pPr>
      <w:bookmarkStart w:id="964" w:name="_Toc187673191"/>
      <w:bookmarkStart w:id="965" w:name="_Toc187673423"/>
      <w:bookmarkStart w:id="966" w:name="_Toc188368782"/>
      <w:bookmarkStart w:id="967" w:name="_Toc187673201"/>
      <w:bookmarkStart w:id="968" w:name="_Toc187673433"/>
      <w:bookmarkStart w:id="969" w:name="_Toc188368792"/>
      <w:bookmarkStart w:id="970" w:name="_Toc188621985"/>
      <w:bookmarkEnd w:id="964"/>
      <w:bookmarkEnd w:id="965"/>
      <w:bookmarkEnd w:id="966"/>
      <w:bookmarkEnd w:id="967"/>
      <w:bookmarkEnd w:id="968"/>
      <w:bookmarkEnd w:id="969"/>
      <w:bookmarkEnd w:id="970"/>
      <w:r w:rsidRPr="0062074F">
        <w:t>Scales and scale ranges are defined in Clause</w:t>
      </w:r>
      <w:r w:rsidR="00B70E86" w:rsidRPr="0062074F">
        <w:t xml:space="preserve"> </w:t>
      </w:r>
      <w:r w:rsidR="00B70E86" w:rsidRPr="0062074F">
        <w:fldChar w:fldCharType="begin"/>
      </w:r>
      <w:r w:rsidR="00B70E86" w:rsidRPr="0062074F">
        <w:instrText xml:space="preserve"> REF _Ref192264106 \r \h </w:instrText>
      </w:r>
      <w:r w:rsidR="0062074F">
        <w:instrText xml:space="preserve"> \* MERGEFORMAT </w:instrText>
      </w:r>
      <w:r w:rsidR="00B70E86" w:rsidRPr="0062074F">
        <w:fldChar w:fldCharType="separate"/>
      </w:r>
      <w:r w:rsidR="00B70E86" w:rsidRPr="0062074F">
        <w:t>12.1.1</w:t>
      </w:r>
      <w:r w:rsidR="00B70E86" w:rsidRPr="0062074F">
        <w:fldChar w:fldCharType="end"/>
      </w:r>
      <w:r w:rsidRPr="0062074F">
        <w:t xml:space="preserve">. </w:t>
      </w:r>
      <w:r w:rsidR="00E67DD4" w:rsidRPr="0062074F">
        <w:rPr>
          <w:rFonts w:cs="Arial"/>
        </w:rPr>
        <w:t xml:space="preserve">The scale range of a dataset is the range of display scales between which a producer intends the data for use. This scale range is determined by the scale ranges of the component </w:t>
      </w:r>
      <w:r w:rsidR="00E67DD4" w:rsidRPr="0062074F">
        <w:rPr>
          <w:rFonts w:cs="Arial"/>
          <w:b/>
          <w:bCs/>
        </w:rPr>
        <w:t>Data Coverage</w:t>
      </w:r>
      <w:r w:rsidR="00E67DD4" w:rsidRPr="0062074F">
        <w:rPr>
          <w:rFonts w:cs="Arial"/>
        </w:rPr>
        <w:t xml:space="preserve"> features. Each </w:t>
      </w:r>
      <w:r w:rsidR="00E67DD4" w:rsidRPr="0062074F">
        <w:rPr>
          <w:rFonts w:cs="Arial"/>
          <w:b/>
          <w:bCs/>
        </w:rPr>
        <w:t>Data Coverage</w:t>
      </w:r>
      <w:r w:rsidR="00E67DD4" w:rsidRPr="0062074F">
        <w:rPr>
          <w:rFonts w:cs="Arial"/>
        </w:rPr>
        <w:t xml:space="preserve"> feature has a </w:t>
      </w:r>
      <w:r w:rsidR="00E67DD4" w:rsidRPr="0062074F">
        <w:rPr>
          <w:rFonts w:cs="Arial"/>
          <w:b/>
          <w:bCs/>
        </w:rPr>
        <w:t>minimum display scale</w:t>
      </w:r>
      <w:r w:rsidR="00E67DD4" w:rsidRPr="0062074F">
        <w:rPr>
          <w:rFonts w:cs="Arial"/>
        </w:rPr>
        <w:t xml:space="preserve"> and an </w:t>
      </w:r>
      <w:r w:rsidR="00E67DD4" w:rsidRPr="0062074F">
        <w:rPr>
          <w:rFonts w:cs="Arial"/>
          <w:b/>
          <w:bCs/>
        </w:rPr>
        <w:t xml:space="preserve">optimum display scale </w:t>
      </w:r>
      <w:r w:rsidR="00E67DD4" w:rsidRPr="0062074F">
        <w:rPr>
          <w:rFonts w:cs="Arial"/>
        </w:rPr>
        <w:t>attribute;</w:t>
      </w:r>
      <w:r w:rsidR="003C1749">
        <w:rPr>
          <w:rFonts w:cs="Arial"/>
        </w:rPr>
        <w:t xml:space="preserve"> </w:t>
      </w:r>
      <w:r w:rsidR="00E67DD4" w:rsidRPr="0062074F">
        <w:rPr>
          <w:rFonts w:cs="Arial"/>
        </w:rPr>
        <w:t>the dataset scale range is from the smallest to the largest of these attribute values.</w:t>
      </w:r>
    </w:p>
    <w:p w14:paraId="6892DCF1" w14:textId="16443163" w:rsidR="00F94FB6" w:rsidRPr="0062074F" w:rsidRDefault="00F94FB6">
      <w:pPr>
        <w:pStyle w:val="ListParagraph"/>
        <w:numPr>
          <w:ilvl w:val="1"/>
          <w:numId w:val="96"/>
        </w:numPr>
        <w:rPr>
          <w:b/>
          <w:bCs/>
          <w:lang w:eastAsia="en-US"/>
        </w:rPr>
      </w:pPr>
      <w:bookmarkStart w:id="971" w:name="_Toc510785435"/>
      <w:bookmarkStart w:id="972" w:name="_Toc510784286"/>
      <w:bookmarkStart w:id="973" w:name="_Toc187673203"/>
      <w:bookmarkStart w:id="974" w:name="_Toc187673435"/>
      <w:bookmarkStart w:id="975" w:name="_Toc188368794"/>
      <w:bookmarkStart w:id="976" w:name="_Toc188621987"/>
      <w:bookmarkStart w:id="977" w:name="_Ref223799548"/>
      <w:bookmarkStart w:id="978" w:name="_Toc169203196"/>
      <w:bookmarkEnd w:id="971"/>
      <w:bookmarkEnd w:id="972"/>
      <w:bookmarkEnd w:id="973"/>
      <w:bookmarkEnd w:id="974"/>
      <w:bookmarkEnd w:id="975"/>
      <w:bookmarkEnd w:id="976"/>
      <w:r w:rsidRPr="0062074F">
        <w:rPr>
          <w:b/>
          <w:bCs/>
          <w:lang w:eastAsia="en-US"/>
        </w:rPr>
        <w:t>Dataset Loading Algorithm</w:t>
      </w:r>
      <w:bookmarkEnd w:id="977"/>
    </w:p>
    <w:p w14:paraId="1827A221" w14:textId="77777777" w:rsidR="00E67DD4" w:rsidRPr="0062074F" w:rsidRDefault="00E67DD4">
      <w:pPr>
        <w:pStyle w:val="Heading3"/>
        <w:numPr>
          <w:ilvl w:val="2"/>
          <w:numId w:val="102"/>
        </w:numPr>
        <w:rPr>
          <w:lang w:eastAsia="en-US"/>
        </w:rPr>
      </w:pPr>
      <w:bookmarkStart w:id="979" w:name="_Hlk177457598"/>
      <w:bookmarkStart w:id="980" w:name="_Toc226035172"/>
      <w:r w:rsidRPr="0062074F">
        <w:rPr>
          <w:lang w:eastAsia="en-US"/>
        </w:rPr>
        <w:t>Prerequisites</w:t>
      </w:r>
      <w:bookmarkEnd w:id="979"/>
      <w:bookmarkEnd w:id="980"/>
    </w:p>
    <w:p w14:paraId="43837918" w14:textId="1366CA60" w:rsidR="00E67DD4" w:rsidRPr="0062074F" w:rsidRDefault="00E67DD4" w:rsidP="00E67DD4">
      <w:pPr>
        <w:spacing w:before="60" w:after="60" w:line="240" w:lineRule="auto"/>
        <w:rPr>
          <w:rFonts w:cs="Arial"/>
        </w:rPr>
      </w:pPr>
      <w:r w:rsidRPr="0062074F">
        <w:rPr>
          <w:rFonts w:cs="Arial"/>
        </w:rPr>
        <w:t xml:space="preserve">A collection of </w:t>
      </w:r>
      <w:r w:rsidRPr="0062074F">
        <w:rPr>
          <w:rFonts w:cs="Arial"/>
          <w:b/>
        </w:rPr>
        <w:t>Data Coverages, each</w:t>
      </w:r>
      <w:r w:rsidRPr="0062074F">
        <w:rPr>
          <w:rFonts w:cs="Arial"/>
        </w:rPr>
        <w:t xml:space="preserve"> containing:</w:t>
      </w:r>
    </w:p>
    <w:p w14:paraId="25C974E6" w14:textId="77777777" w:rsidR="00E67DD4" w:rsidRPr="0062074F" w:rsidRDefault="00E67DD4">
      <w:pPr>
        <w:pStyle w:val="ListParagraph"/>
        <w:numPr>
          <w:ilvl w:val="0"/>
          <w:numId w:val="73"/>
        </w:numPr>
        <w:spacing w:before="60" w:after="60" w:line="240" w:lineRule="auto"/>
        <w:ind w:left="567" w:hanging="283"/>
        <w:jc w:val="both"/>
        <w:rPr>
          <w:lang w:val="en-US"/>
        </w:rPr>
      </w:pPr>
      <w:r w:rsidRPr="0062074F">
        <w:t xml:space="preserve">A polygon describing the </w:t>
      </w:r>
      <w:r w:rsidRPr="0062074F">
        <w:rPr>
          <w:b/>
        </w:rPr>
        <w:t>Data Coverage</w:t>
      </w:r>
      <w:r w:rsidRPr="0062074F">
        <w:t xml:space="preserve">: </w:t>
      </w:r>
      <w:r w:rsidRPr="0062074F">
        <w:rPr>
          <w:i/>
          <w:iCs/>
        </w:rPr>
        <w:t>(</w:t>
      </w:r>
      <w:proofErr w:type="spellStart"/>
      <w:r w:rsidRPr="0062074F">
        <w:rPr>
          <w:rFonts w:cs="Arial"/>
          <w:i/>
          <w:iCs/>
        </w:rPr>
        <w:t>dataCoverage</w:t>
      </w:r>
      <w:proofErr w:type="spellEnd"/>
      <w:r w:rsidRPr="0062074F">
        <w:rPr>
          <w:i/>
          <w:iCs/>
        </w:rPr>
        <w:t>)</w:t>
      </w:r>
      <w:r w:rsidRPr="0062074F">
        <w:t>;</w:t>
      </w:r>
    </w:p>
    <w:p w14:paraId="3C96539A" w14:textId="77777777" w:rsidR="00E67DD4" w:rsidRPr="0062074F" w:rsidRDefault="00E67DD4">
      <w:pPr>
        <w:pStyle w:val="ListParagraph"/>
        <w:numPr>
          <w:ilvl w:val="0"/>
          <w:numId w:val="73"/>
        </w:numPr>
        <w:spacing w:before="60" w:after="60" w:line="240" w:lineRule="auto"/>
        <w:ind w:left="567" w:hanging="283"/>
        <w:jc w:val="both"/>
        <w:rPr>
          <w:lang w:val="en-US"/>
        </w:rPr>
      </w:pPr>
      <w:r w:rsidRPr="0062074F">
        <w:t xml:space="preserve">A set of scale bands: </w:t>
      </w:r>
      <w:proofErr w:type="spellStart"/>
      <w:r w:rsidRPr="0062074F">
        <w:rPr>
          <w:i/>
          <w:iCs/>
        </w:rPr>
        <w:t>scaleBands</w:t>
      </w:r>
      <w:proofErr w:type="spellEnd"/>
      <w:r w:rsidRPr="0062074F">
        <w:rPr>
          <w:i/>
          <w:iCs/>
        </w:rPr>
        <w:t>(</w:t>
      </w:r>
      <w:proofErr w:type="spellStart"/>
      <w:r w:rsidRPr="0062074F">
        <w:rPr>
          <w:rFonts w:cs="Arial"/>
          <w:i/>
          <w:iCs/>
        </w:rPr>
        <w:t>dataCoverage</w:t>
      </w:r>
      <w:proofErr w:type="spellEnd"/>
      <w:r w:rsidRPr="0062074F">
        <w:rPr>
          <w:i/>
          <w:iCs/>
        </w:rPr>
        <w:t>)</w:t>
      </w:r>
      <w:r w:rsidRPr="0062074F">
        <w:t>;</w:t>
      </w:r>
    </w:p>
    <w:p w14:paraId="6E120FB0" w14:textId="77777777" w:rsidR="00E67DD4" w:rsidRPr="0062074F" w:rsidRDefault="00E67DD4">
      <w:pPr>
        <w:pStyle w:val="ListParagraph"/>
        <w:numPr>
          <w:ilvl w:val="0"/>
          <w:numId w:val="73"/>
        </w:numPr>
        <w:spacing w:after="120" w:line="240" w:lineRule="auto"/>
        <w:ind w:left="567" w:hanging="283"/>
        <w:jc w:val="both"/>
        <w:rPr>
          <w:lang w:val="en-US"/>
        </w:rPr>
      </w:pPr>
      <w:r w:rsidRPr="0062074F">
        <w:t xml:space="preserve">The associated dataset: </w:t>
      </w:r>
      <w:r w:rsidRPr="0062074F">
        <w:rPr>
          <w:i/>
          <w:iCs/>
        </w:rPr>
        <w:t>dataset(</w:t>
      </w:r>
      <w:proofErr w:type="spellStart"/>
      <w:r w:rsidRPr="0062074F">
        <w:rPr>
          <w:rFonts w:cs="Arial"/>
          <w:i/>
          <w:iCs/>
        </w:rPr>
        <w:t>dataCoverage</w:t>
      </w:r>
      <w:proofErr w:type="spellEnd"/>
      <w:r w:rsidRPr="0062074F">
        <w:rPr>
          <w:i/>
          <w:iCs/>
        </w:rPr>
        <w:t>)</w:t>
      </w:r>
      <w:r w:rsidRPr="0062074F">
        <w:t>.</w:t>
      </w:r>
    </w:p>
    <w:p w14:paraId="45F0BD7C" w14:textId="77777777" w:rsidR="00E67DD4" w:rsidRPr="0062074F" w:rsidRDefault="00E67DD4" w:rsidP="00E67DD4">
      <w:pPr>
        <w:spacing w:before="60" w:after="60" w:line="240" w:lineRule="auto"/>
      </w:pPr>
      <w:r w:rsidRPr="0062074F">
        <w:rPr>
          <w:rFonts w:cs="Arial"/>
        </w:rPr>
        <w:t xml:space="preserve">A projection </w:t>
      </w:r>
      <w:proofErr w:type="spellStart"/>
      <w:r w:rsidRPr="0062074F">
        <w:rPr>
          <w:rFonts w:cs="Arial"/>
          <w:i/>
          <w:iCs/>
        </w:rPr>
        <w:t>projection</w:t>
      </w:r>
      <w:proofErr w:type="spellEnd"/>
      <w:r w:rsidRPr="0062074F">
        <w:rPr>
          <w:rFonts w:cs="Arial"/>
        </w:rPr>
        <w:t xml:space="preserve"> that can</w:t>
      </w:r>
      <w:r w:rsidRPr="0062074F">
        <w:t xml:space="preserve"> convert geographic polygons </w:t>
      </w:r>
      <w:proofErr w:type="spellStart"/>
      <w:r w:rsidRPr="0062074F">
        <w:rPr>
          <w:i/>
          <w:iCs/>
        </w:rPr>
        <w:t>geoPolygon</w:t>
      </w:r>
      <w:proofErr w:type="spellEnd"/>
      <w:r w:rsidRPr="0062074F">
        <w:t xml:space="preserve"> to device polygons: </w:t>
      </w:r>
      <w:r w:rsidRPr="0062074F">
        <w:rPr>
          <w:i/>
          <w:iCs/>
        </w:rPr>
        <w:t>projection(</w:t>
      </w:r>
      <w:proofErr w:type="spellStart"/>
      <w:r w:rsidRPr="0062074F">
        <w:rPr>
          <w:i/>
          <w:iCs/>
        </w:rPr>
        <w:t>geoPolygon</w:t>
      </w:r>
      <w:proofErr w:type="spellEnd"/>
      <w:r w:rsidRPr="0062074F">
        <w:rPr>
          <w:i/>
          <w:iCs/>
        </w:rPr>
        <w:t>)</w:t>
      </w:r>
      <w:r w:rsidRPr="0062074F">
        <w:t>;</w:t>
      </w:r>
    </w:p>
    <w:p w14:paraId="4F8DBC64" w14:textId="77777777" w:rsidR="00F94FB6" w:rsidRPr="0062074F" w:rsidRDefault="00F94FB6" w:rsidP="00E67DD4">
      <w:pPr>
        <w:spacing w:before="60" w:after="60" w:line="240" w:lineRule="auto"/>
        <w:rPr>
          <w:lang w:val="en-US"/>
        </w:rPr>
      </w:pPr>
    </w:p>
    <w:p w14:paraId="40983CA1" w14:textId="6A952352" w:rsidR="00F94FB6" w:rsidRPr="0062074F" w:rsidRDefault="00F94FB6">
      <w:pPr>
        <w:pStyle w:val="ListParagraph"/>
        <w:numPr>
          <w:ilvl w:val="1"/>
          <w:numId w:val="96"/>
        </w:numPr>
        <w:rPr>
          <w:b/>
          <w:bCs/>
          <w:lang w:eastAsia="en-US"/>
        </w:rPr>
      </w:pPr>
      <w:bookmarkStart w:id="981" w:name="_Toc188368797"/>
      <w:bookmarkStart w:id="982" w:name="_Toc188621990"/>
      <w:bookmarkStart w:id="983" w:name="_Ref205451828"/>
      <w:bookmarkEnd w:id="978"/>
      <w:bookmarkEnd w:id="981"/>
      <w:bookmarkEnd w:id="982"/>
      <w:r w:rsidRPr="0062074F">
        <w:rPr>
          <w:b/>
          <w:bCs/>
          <w:lang w:eastAsia="en-US"/>
        </w:rPr>
        <w:t>Scale Bands</w:t>
      </w:r>
      <w:bookmarkEnd w:id="983"/>
    </w:p>
    <w:p w14:paraId="32E7C47C" w14:textId="77777777" w:rsidR="00E67DD4" w:rsidRPr="0062074F" w:rsidRDefault="00E67DD4" w:rsidP="00E67DD4">
      <w:pPr>
        <w:spacing w:after="120" w:line="240" w:lineRule="auto"/>
      </w:pPr>
      <w:r w:rsidRPr="0062074F">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Pr="0062074F" w:rsidRDefault="00E67DD4" w:rsidP="00E67DD4">
      <w:pPr>
        <w:spacing w:after="120" w:line="240" w:lineRule="auto"/>
      </w:pPr>
      <w:r w:rsidRPr="0062074F">
        <w:t xml:space="preserve">A scale range is the set of scales between different scale values. The attributes </w:t>
      </w:r>
      <w:r w:rsidRPr="0062074F">
        <w:rPr>
          <w:b/>
          <w:bCs/>
        </w:rPr>
        <w:t>minimum display scale</w:t>
      </w:r>
      <w:r w:rsidRPr="0062074F">
        <w:t xml:space="preserve"> and </w:t>
      </w:r>
      <w:r w:rsidRPr="0062074F">
        <w:rPr>
          <w:b/>
          <w:bCs/>
        </w:rPr>
        <w:t>optimum display scale</w:t>
      </w:r>
      <w:r w:rsidRPr="0062074F">
        <w:t xml:space="preserve"> describe the scale range of a </w:t>
      </w:r>
      <w:r w:rsidRPr="0062074F">
        <w:rPr>
          <w:b/>
          <w:bCs/>
        </w:rPr>
        <w:t>Data Coverage</w:t>
      </w:r>
      <w:r w:rsidRPr="0062074F">
        <w:t xml:space="preserve"> feature. The scale range of a dataset is a set of ranges, each range taken from each of the component </w:t>
      </w:r>
      <w:r w:rsidRPr="0062074F">
        <w:rPr>
          <w:b/>
          <w:bCs/>
        </w:rPr>
        <w:t>Data Coverage</w:t>
      </w:r>
      <w:r w:rsidRPr="0062074F">
        <w:t>.</w:t>
      </w:r>
    </w:p>
    <w:p w14:paraId="70A6041B" w14:textId="44075164" w:rsidR="00E67DD4" w:rsidRPr="0062074F" w:rsidRDefault="00E67DD4" w:rsidP="00E67DD4">
      <w:pPr>
        <w:spacing w:after="120" w:line="240" w:lineRule="auto"/>
      </w:pPr>
      <w:r w:rsidRPr="0062074F">
        <w:t xml:space="preserve">Scale bands describe specific scale ranges, as defined in table </w:t>
      </w:r>
      <w:r w:rsidR="00147AFE">
        <w:t>1</w:t>
      </w:r>
      <w:r w:rsidRPr="0062074F">
        <w:t xml:space="preserve">1. Each scale band is defined by its minimum and optimum scale denominators and is defined using a numerical index. </w:t>
      </w:r>
    </w:p>
    <w:p w14:paraId="2BF87FF0" w14:textId="77777777" w:rsidR="00E67DD4" w:rsidRPr="0062074F" w:rsidRDefault="00E67DD4" w:rsidP="00E67DD4">
      <w:pPr>
        <w:spacing w:after="120" w:line="240" w:lineRule="auto"/>
      </w:pPr>
      <w:r w:rsidRPr="0062074F">
        <w:t xml:space="preserve">Note that whenever scales are compared in these algorithms the numerical comparison and </w:t>
      </w:r>
      <w:r w:rsidRPr="0062074F">
        <w:rPr>
          <w:i/>
          <w:iCs/>
        </w:rPr>
        <w:t>min/max</w:t>
      </w:r>
      <w:r w:rsidRPr="0062074F">
        <w:t xml:space="preserve"> functions are based on scales, not on scale denominators for example a scale of 45,000 is less than (“&lt;”) a scale of 22,000 and </w:t>
      </w:r>
      <w:r w:rsidRPr="0062074F">
        <w:rPr>
          <w:i/>
          <w:iCs/>
        </w:rPr>
        <w:t>min</w:t>
      </w:r>
      <w:r w:rsidRPr="0062074F">
        <w:t>(22,000,45,000) = 45,000.</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62074F" w14:paraId="05B4CF99" w14:textId="77777777" w:rsidTr="00D343CC">
        <w:trPr>
          <w:jc w:val="center"/>
        </w:trPr>
        <w:tc>
          <w:tcPr>
            <w:tcW w:w="912" w:type="dxa"/>
            <w:shd w:val="clear" w:color="auto" w:fill="D9D9D9" w:themeFill="background1" w:themeFillShade="D9"/>
          </w:tcPr>
          <w:p w14:paraId="7750F346" w14:textId="77777777" w:rsidR="00E67DD4" w:rsidRPr="0062074F" w:rsidRDefault="00E67DD4" w:rsidP="00D343CC">
            <w:pPr>
              <w:pStyle w:val="Tabletext9"/>
              <w:jc w:val="center"/>
              <w:rPr>
                <w:b/>
                <w:i/>
              </w:rPr>
            </w:pPr>
            <w:r w:rsidRPr="0062074F">
              <w:rPr>
                <w:b/>
                <w:i/>
              </w:rPr>
              <w:lastRenderedPageBreak/>
              <w:t>scale band index</w:t>
            </w:r>
          </w:p>
        </w:tc>
        <w:tc>
          <w:tcPr>
            <w:tcW w:w="2320" w:type="dxa"/>
            <w:shd w:val="clear" w:color="auto" w:fill="D9D9D9" w:themeFill="background1" w:themeFillShade="D9"/>
            <w:vAlign w:val="center"/>
          </w:tcPr>
          <w:p w14:paraId="7791C381" w14:textId="77777777" w:rsidR="00E67DD4" w:rsidRPr="0062074F" w:rsidRDefault="00E67DD4" w:rsidP="00D343CC">
            <w:pPr>
              <w:pStyle w:val="Tabletext9"/>
              <w:jc w:val="center"/>
              <w:rPr>
                <w:b/>
                <w:i/>
              </w:rPr>
            </w:pPr>
            <w:proofErr w:type="spellStart"/>
            <w:r w:rsidRPr="0062074F">
              <w:rPr>
                <w:b/>
                <w:i/>
              </w:rPr>
              <w:t>minimumScale</w:t>
            </w:r>
            <w:proofErr w:type="spellEnd"/>
          </w:p>
        </w:tc>
        <w:tc>
          <w:tcPr>
            <w:tcW w:w="3426" w:type="dxa"/>
            <w:shd w:val="clear" w:color="auto" w:fill="D9D9D9" w:themeFill="background1" w:themeFillShade="D9"/>
            <w:vAlign w:val="center"/>
          </w:tcPr>
          <w:p w14:paraId="2E062E77" w14:textId="77777777" w:rsidR="00E67DD4" w:rsidRPr="0062074F" w:rsidRDefault="00E67DD4" w:rsidP="00D343CC">
            <w:pPr>
              <w:pStyle w:val="Tabletext9"/>
              <w:jc w:val="center"/>
              <w:rPr>
                <w:bCs/>
                <w:i/>
              </w:rPr>
            </w:pPr>
            <w:proofErr w:type="spellStart"/>
            <w:r w:rsidRPr="0062074F">
              <w:rPr>
                <w:b/>
                <w:i/>
              </w:rPr>
              <w:t>optimumScale</w:t>
            </w:r>
            <w:proofErr w:type="spellEnd"/>
          </w:p>
        </w:tc>
        <w:tc>
          <w:tcPr>
            <w:tcW w:w="2329" w:type="dxa"/>
            <w:shd w:val="clear" w:color="auto" w:fill="D9D9D9" w:themeFill="background1" w:themeFillShade="D9"/>
            <w:vAlign w:val="center"/>
          </w:tcPr>
          <w:p w14:paraId="3E3155C9" w14:textId="77777777" w:rsidR="00E67DD4" w:rsidRPr="0062074F" w:rsidRDefault="00E67DD4" w:rsidP="00D343CC">
            <w:pPr>
              <w:pStyle w:val="Tabletext9"/>
              <w:rPr>
                <w:b/>
              </w:rPr>
            </w:pPr>
            <w:r w:rsidRPr="0062074F">
              <w:rPr>
                <w:b/>
              </w:rPr>
              <w:t>Remarks</w:t>
            </w:r>
          </w:p>
        </w:tc>
      </w:tr>
      <w:tr w:rsidR="00E67DD4" w:rsidRPr="0062074F" w14:paraId="2695677F" w14:textId="77777777" w:rsidTr="00D343CC">
        <w:trPr>
          <w:jc w:val="center"/>
        </w:trPr>
        <w:tc>
          <w:tcPr>
            <w:tcW w:w="912" w:type="dxa"/>
          </w:tcPr>
          <w:p w14:paraId="048CD051" w14:textId="77777777" w:rsidR="00E67DD4" w:rsidRPr="0062074F" w:rsidRDefault="00E67DD4" w:rsidP="00D343CC">
            <w:pPr>
              <w:pStyle w:val="Tabletext9"/>
              <w:jc w:val="center"/>
            </w:pPr>
            <w:r w:rsidRPr="0062074F">
              <w:t>1</w:t>
            </w:r>
          </w:p>
        </w:tc>
        <w:tc>
          <w:tcPr>
            <w:tcW w:w="2320" w:type="dxa"/>
          </w:tcPr>
          <w:p w14:paraId="29205B97" w14:textId="77777777" w:rsidR="00E67DD4" w:rsidRPr="0062074F" w:rsidRDefault="00E67DD4" w:rsidP="00D343CC">
            <w:pPr>
              <w:pStyle w:val="Tabletext9"/>
              <w:jc w:val="center"/>
            </w:pPr>
            <w:r w:rsidRPr="0062074F">
              <w:t>NULL (</w:t>
            </w:r>
            <w:r w:rsidRPr="0062074F">
              <w:rPr>
                <w:rFonts w:cs="Arial"/>
              </w:rPr>
              <w:t>∞</w:t>
            </w:r>
            <w:r w:rsidRPr="0062074F">
              <w:t>)</w:t>
            </w:r>
          </w:p>
        </w:tc>
        <w:tc>
          <w:tcPr>
            <w:tcW w:w="3426" w:type="dxa"/>
            <w:vAlign w:val="center"/>
          </w:tcPr>
          <w:p w14:paraId="5966711E" w14:textId="77777777" w:rsidR="00E67DD4" w:rsidRPr="0062074F" w:rsidRDefault="00E67DD4" w:rsidP="00D343CC">
            <w:pPr>
              <w:pStyle w:val="Tabletext9"/>
              <w:jc w:val="center"/>
            </w:pPr>
            <w:r w:rsidRPr="0062074F">
              <w:t>10,000,000</w:t>
            </w:r>
          </w:p>
        </w:tc>
        <w:tc>
          <w:tcPr>
            <w:tcW w:w="2329" w:type="dxa"/>
          </w:tcPr>
          <w:p w14:paraId="4A0E6DC1" w14:textId="77777777" w:rsidR="00E67DD4" w:rsidRPr="0062074F" w:rsidRDefault="00E67DD4" w:rsidP="00D343CC">
            <w:pPr>
              <w:pStyle w:val="Tabletext9"/>
            </w:pPr>
            <w:r w:rsidRPr="0062074F">
              <w:t>For all values larger than 10,000,000</w:t>
            </w:r>
          </w:p>
        </w:tc>
      </w:tr>
      <w:tr w:rsidR="00E67DD4" w:rsidRPr="0062074F" w14:paraId="02C1D84F" w14:textId="77777777" w:rsidTr="00D343CC">
        <w:trPr>
          <w:jc w:val="center"/>
        </w:trPr>
        <w:tc>
          <w:tcPr>
            <w:tcW w:w="912" w:type="dxa"/>
          </w:tcPr>
          <w:p w14:paraId="4CB03992" w14:textId="77777777" w:rsidR="00E67DD4" w:rsidRPr="0062074F" w:rsidRDefault="00E67DD4" w:rsidP="00D343CC">
            <w:pPr>
              <w:pStyle w:val="Tabletext9"/>
              <w:jc w:val="center"/>
            </w:pPr>
            <w:r w:rsidRPr="0062074F">
              <w:t>2</w:t>
            </w:r>
          </w:p>
        </w:tc>
        <w:tc>
          <w:tcPr>
            <w:tcW w:w="2320" w:type="dxa"/>
            <w:vAlign w:val="center"/>
          </w:tcPr>
          <w:p w14:paraId="1F9D65FD" w14:textId="77777777" w:rsidR="00E67DD4" w:rsidRPr="0062074F" w:rsidRDefault="00E67DD4" w:rsidP="00D343CC">
            <w:pPr>
              <w:pStyle w:val="Tabletext9"/>
              <w:jc w:val="center"/>
            </w:pPr>
            <w:r w:rsidRPr="0062074F">
              <w:t>10,000,000</w:t>
            </w:r>
          </w:p>
        </w:tc>
        <w:tc>
          <w:tcPr>
            <w:tcW w:w="3426" w:type="dxa"/>
            <w:vAlign w:val="center"/>
          </w:tcPr>
          <w:p w14:paraId="745E6D7A" w14:textId="77777777" w:rsidR="00E67DD4" w:rsidRPr="0062074F" w:rsidRDefault="00E67DD4" w:rsidP="00D343CC">
            <w:pPr>
              <w:pStyle w:val="Tabletext9"/>
              <w:jc w:val="center"/>
            </w:pPr>
            <w:r w:rsidRPr="0062074F">
              <w:t>3,500,000</w:t>
            </w:r>
          </w:p>
        </w:tc>
        <w:tc>
          <w:tcPr>
            <w:tcW w:w="2329" w:type="dxa"/>
            <w:vAlign w:val="center"/>
          </w:tcPr>
          <w:p w14:paraId="659AE7F7" w14:textId="77777777" w:rsidR="00E67DD4" w:rsidRPr="0062074F" w:rsidRDefault="00E67DD4" w:rsidP="00D343CC">
            <w:pPr>
              <w:pStyle w:val="Tabletext9"/>
              <w:jc w:val="center"/>
            </w:pPr>
          </w:p>
        </w:tc>
      </w:tr>
      <w:tr w:rsidR="00E67DD4" w:rsidRPr="0062074F" w14:paraId="419DBAF4" w14:textId="77777777" w:rsidTr="00D343CC">
        <w:trPr>
          <w:jc w:val="center"/>
        </w:trPr>
        <w:tc>
          <w:tcPr>
            <w:tcW w:w="912" w:type="dxa"/>
          </w:tcPr>
          <w:p w14:paraId="6193FF8D" w14:textId="77777777" w:rsidR="00E67DD4" w:rsidRPr="0062074F" w:rsidRDefault="00E67DD4" w:rsidP="00D343CC">
            <w:pPr>
              <w:pStyle w:val="Tabletext9"/>
              <w:jc w:val="center"/>
            </w:pPr>
            <w:r w:rsidRPr="0062074F">
              <w:t>3</w:t>
            </w:r>
          </w:p>
        </w:tc>
        <w:tc>
          <w:tcPr>
            <w:tcW w:w="2320" w:type="dxa"/>
            <w:vAlign w:val="center"/>
          </w:tcPr>
          <w:p w14:paraId="05BFAE8D" w14:textId="77777777" w:rsidR="00E67DD4" w:rsidRPr="0062074F" w:rsidRDefault="00E67DD4" w:rsidP="00D343CC">
            <w:pPr>
              <w:pStyle w:val="Tabletext9"/>
              <w:jc w:val="center"/>
            </w:pPr>
            <w:r w:rsidRPr="0062074F">
              <w:t>3,500,000</w:t>
            </w:r>
          </w:p>
        </w:tc>
        <w:tc>
          <w:tcPr>
            <w:tcW w:w="3426" w:type="dxa"/>
            <w:vAlign w:val="center"/>
          </w:tcPr>
          <w:p w14:paraId="2598180A" w14:textId="77777777" w:rsidR="00E67DD4" w:rsidRPr="0062074F" w:rsidRDefault="00E67DD4" w:rsidP="00D343CC">
            <w:pPr>
              <w:pStyle w:val="Tabletext9"/>
              <w:jc w:val="center"/>
            </w:pPr>
            <w:r w:rsidRPr="0062074F">
              <w:t>1,500,000</w:t>
            </w:r>
          </w:p>
        </w:tc>
        <w:tc>
          <w:tcPr>
            <w:tcW w:w="2329" w:type="dxa"/>
            <w:vAlign w:val="center"/>
          </w:tcPr>
          <w:p w14:paraId="56DEEFAE" w14:textId="77777777" w:rsidR="00E67DD4" w:rsidRPr="0062074F" w:rsidRDefault="00E67DD4" w:rsidP="00D343CC">
            <w:pPr>
              <w:pStyle w:val="Tabletext9"/>
              <w:jc w:val="center"/>
            </w:pPr>
          </w:p>
        </w:tc>
      </w:tr>
      <w:tr w:rsidR="00E67DD4" w:rsidRPr="0062074F" w14:paraId="101C8768" w14:textId="77777777" w:rsidTr="00D343CC">
        <w:trPr>
          <w:jc w:val="center"/>
        </w:trPr>
        <w:tc>
          <w:tcPr>
            <w:tcW w:w="912" w:type="dxa"/>
          </w:tcPr>
          <w:p w14:paraId="5B1A0D30" w14:textId="77777777" w:rsidR="00E67DD4" w:rsidRPr="0062074F" w:rsidRDefault="00E67DD4" w:rsidP="00D343CC">
            <w:pPr>
              <w:pStyle w:val="Tabletext9"/>
              <w:jc w:val="center"/>
            </w:pPr>
            <w:r w:rsidRPr="0062074F">
              <w:t>4</w:t>
            </w:r>
          </w:p>
        </w:tc>
        <w:tc>
          <w:tcPr>
            <w:tcW w:w="2320" w:type="dxa"/>
            <w:vAlign w:val="center"/>
          </w:tcPr>
          <w:p w14:paraId="1178CF85" w14:textId="77777777" w:rsidR="00E67DD4" w:rsidRPr="0062074F" w:rsidRDefault="00E67DD4" w:rsidP="00D343CC">
            <w:pPr>
              <w:pStyle w:val="Tabletext9"/>
              <w:jc w:val="center"/>
            </w:pPr>
            <w:r w:rsidRPr="0062074F">
              <w:t>1,500,000</w:t>
            </w:r>
          </w:p>
        </w:tc>
        <w:tc>
          <w:tcPr>
            <w:tcW w:w="3426" w:type="dxa"/>
            <w:vAlign w:val="center"/>
          </w:tcPr>
          <w:p w14:paraId="62BDD610" w14:textId="77777777" w:rsidR="00E67DD4" w:rsidRPr="0062074F" w:rsidRDefault="00E67DD4" w:rsidP="00D343CC">
            <w:pPr>
              <w:pStyle w:val="Tabletext9"/>
              <w:jc w:val="center"/>
            </w:pPr>
            <w:r w:rsidRPr="0062074F">
              <w:t>700,000</w:t>
            </w:r>
          </w:p>
        </w:tc>
        <w:tc>
          <w:tcPr>
            <w:tcW w:w="2329" w:type="dxa"/>
            <w:vAlign w:val="center"/>
          </w:tcPr>
          <w:p w14:paraId="27CA1F39" w14:textId="77777777" w:rsidR="00E67DD4" w:rsidRPr="0062074F" w:rsidRDefault="00E67DD4" w:rsidP="00D343CC">
            <w:pPr>
              <w:pStyle w:val="Tabletext9"/>
              <w:jc w:val="center"/>
            </w:pPr>
          </w:p>
        </w:tc>
      </w:tr>
      <w:tr w:rsidR="00E67DD4" w:rsidRPr="0062074F" w14:paraId="6CB7C2C0" w14:textId="77777777" w:rsidTr="00D343CC">
        <w:trPr>
          <w:jc w:val="center"/>
        </w:trPr>
        <w:tc>
          <w:tcPr>
            <w:tcW w:w="912" w:type="dxa"/>
          </w:tcPr>
          <w:p w14:paraId="31834F03" w14:textId="77777777" w:rsidR="00E67DD4" w:rsidRPr="0062074F" w:rsidRDefault="00E67DD4" w:rsidP="00D343CC">
            <w:pPr>
              <w:pStyle w:val="Tabletext9"/>
              <w:jc w:val="center"/>
            </w:pPr>
            <w:r w:rsidRPr="0062074F">
              <w:t>5</w:t>
            </w:r>
          </w:p>
        </w:tc>
        <w:tc>
          <w:tcPr>
            <w:tcW w:w="2320" w:type="dxa"/>
            <w:vAlign w:val="center"/>
          </w:tcPr>
          <w:p w14:paraId="157B02B4" w14:textId="77777777" w:rsidR="00E67DD4" w:rsidRPr="0062074F" w:rsidRDefault="00E67DD4" w:rsidP="00D343CC">
            <w:pPr>
              <w:pStyle w:val="Tabletext9"/>
              <w:jc w:val="center"/>
            </w:pPr>
            <w:r w:rsidRPr="0062074F">
              <w:t>700,000</w:t>
            </w:r>
          </w:p>
        </w:tc>
        <w:tc>
          <w:tcPr>
            <w:tcW w:w="3426" w:type="dxa"/>
            <w:vAlign w:val="center"/>
          </w:tcPr>
          <w:p w14:paraId="2B237A59" w14:textId="77777777" w:rsidR="00E67DD4" w:rsidRPr="0062074F" w:rsidRDefault="00E67DD4" w:rsidP="00D343CC">
            <w:pPr>
              <w:pStyle w:val="Tabletext9"/>
              <w:jc w:val="center"/>
            </w:pPr>
            <w:r w:rsidRPr="0062074F">
              <w:t>350,000</w:t>
            </w:r>
          </w:p>
        </w:tc>
        <w:tc>
          <w:tcPr>
            <w:tcW w:w="2329" w:type="dxa"/>
            <w:vAlign w:val="center"/>
          </w:tcPr>
          <w:p w14:paraId="0B1982B3" w14:textId="77777777" w:rsidR="00E67DD4" w:rsidRPr="0062074F" w:rsidRDefault="00E67DD4" w:rsidP="00D343CC">
            <w:pPr>
              <w:pStyle w:val="Tabletext9"/>
              <w:jc w:val="center"/>
            </w:pPr>
          </w:p>
        </w:tc>
      </w:tr>
      <w:tr w:rsidR="00E67DD4" w:rsidRPr="0062074F" w14:paraId="09877F5E" w14:textId="77777777" w:rsidTr="00D343CC">
        <w:trPr>
          <w:jc w:val="center"/>
        </w:trPr>
        <w:tc>
          <w:tcPr>
            <w:tcW w:w="912" w:type="dxa"/>
          </w:tcPr>
          <w:p w14:paraId="60B722A7" w14:textId="77777777" w:rsidR="00E67DD4" w:rsidRPr="0062074F" w:rsidRDefault="00E67DD4" w:rsidP="00D343CC">
            <w:pPr>
              <w:pStyle w:val="Tabletext9"/>
              <w:jc w:val="center"/>
            </w:pPr>
            <w:r w:rsidRPr="0062074F">
              <w:t>6</w:t>
            </w:r>
          </w:p>
        </w:tc>
        <w:tc>
          <w:tcPr>
            <w:tcW w:w="2320" w:type="dxa"/>
            <w:vAlign w:val="center"/>
          </w:tcPr>
          <w:p w14:paraId="6CB957E0" w14:textId="77777777" w:rsidR="00E67DD4" w:rsidRPr="0062074F" w:rsidRDefault="00E67DD4" w:rsidP="00D343CC">
            <w:pPr>
              <w:pStyle w:val="Tabletext9"/>
              <w:jc w:val="center"/>
            </w:pPr>
            <w:r w:rsidRPr="0062074F">
              <w:t>350,000</w:t>
            </w:r>
          </w:p>
        </w:tc>
        <w:tc>
          <w:tcPr>
            <w:tcW w:w="3426" w:type="dxa"/>
            <w:vAlign w:val="center"/>
          </w:tcPr>
          <w:p w14:paraId="1D6D2C35" w14:textId="77777777" w:rsidR="00E67DD4" w:rsidRPr="0062074F" w:rsidRDefault="00E67DD4" w:rsidP="00D343CC">
            <w:pPr>
              <w:pStyle w:val="Tabletext9"/>
              <w:jc w:val="center"/>
            </w:pPr>
            <w:r w:rsidRPr="0062074F">
              <w:t>180,000</w:t>
            </w:r>
          </w:p>
        </w:tc>
        <w:tc>
          <w:tcPr>
            <w:tcW w:w="2329" w:type="dxa"/>
            <w:vAlign w:val="center"/>
          </w:tcPr>
          <w:p w14:paraId="00459C3D" w14:textId="77777777" w:rsidR="00E67DD4" w:rsidRPr="0062074F" w:rsidRDefault="00E67DD4" w:rsidP="00D343CC">
            <w:pPr>
              <w:pStyle w:val="Tabletext9"/>
              <w:jc w:val="center"/>
            </w:pPr>
          </w:p>
        </w:tc>
      </w:tr>
      <w:tr w:rsidR="00E67DD4" w:rsidRPr="0062074F" w14:paraId="281D0B6C" w14:textId="77777777" w:rsidTr="00D343CC">
        <w:trPr>
          <w:jc w:val="center"/>
        </w:trPr>
        <w:tc>
          <w:tcPr>
            <w:tcW w:w="912" w:type="dxa"/>
          </w:tcPr>
          <w:p w14:paraId="2E2DFD43" w14:textId="77777777" w:rsidR="00E67DD4" w:rsidRPr="0062074F" w:rsidRDefault="00E67DD4" w:rsidP="00D343CC">
            <w:pPr>
              <w:pStyle w:val="Tabletext9"/>
              <w:jc w:val="center"/>
            </w:pPr>
            <w:r w:rsidRPr="0062074F">
              <w:t>7</w:t>
            </w:r>
          </w:p>
        </w:tc>
        <w:tc>
          <w:tcPr>
            <w:tcW w:w="2320" w:type="dxa"/>
            <w:vAlign w:val="center"/>
          </w:tcPr>
          <w:p w14:paraId="3559B977" w14:textId="77777777" w:rsidR="00E67DD4" w:rsidRPr="0062074F" w:rsidRDefault="00E67DD4" w:rsidP="00D343CC">
            <w:pPr>
              <w:pStyle w:val="Tabletext9"/>
              <w:jc w:val="center"/>
            </w:pPr>
            <w:r w:rsidRPr="0062074F">
              <w:t>180,000</w:t>
            </w:r>
          </w:p>
        </w:tc>
        <w:tc>
          <w:tcPr>
            <w:tcW w:w="3426" w:type="dxa"/>
            <w:vAlign w:val="center"/>
          </w:tcPr>
          <w:p w14:paraId="4E2CD56C" w14:textId="77777777" w:rsidR="00E67DD4" w:rsidRPr="0062074F" w:rsidRDefault="00E67DD4" w:rsidP="00D343CC">
            <w:pPr>
              <w:pStyle w:val="Tabletext9"/>
              <w:jc w:val="center"/>
            </w:pPr>
            <w:r w:rsidRPr="0062074F">
              <w:t>90,000</w:t>
            </w:r>
          </w:p>
        </w:tc>
        <w:tc>
          <w:tcPr>
            <w:tcW w:w="2329" w:type="dxa"/>
            <w:vAlign w:val="center"/>
          </w:tcPr>
          <w:p w14:paraId="2904617F" w14:textId="77777777" w:rsidR="00E67DD4" w:rsidRPr="0062074F" w:rsidRDefault="00E67DD4" w:rsidP="00D343CC">
            <w:pPr>
              <w:pStyle w:val="Tabletext9"/>
              <w:jc w:val="center"/>
            </w:pPr>
          </w:p>
        </w:tc>
      </w:tr>
      <w:tr w:rsidR="00E67DD4" w:rsidRPr="0062074F" w14:paraId="1ABB03DF" w14:textId="77777777" w:rsidTr="00D343CC">
        <w:trPr>
          <w:jc w:val="center"/>
        </w:trPr>
        <w:tc>
          <w:tcPr>
            <w:tcW w:w="912" w:type="dxa"/>
          </w:tcPr>
          <w:p w14:paraId="7D4BF03E" w14:textId="77777777" w:rsidR="00E67DD4" w:rsidRPr="0062074F" w:rsidRDefault="00E67DD4" w:rsidP="00D343CC">
            <w:pPr>
              <w:pStyle w:val="Tabletext9"/>
              <w:jc w:val="center"/>
            </w:pPr>
            <w:r w:rsidRPr="0062074F">
              <w:t>8</w:t>
            </w:r>
          </w:p>
        </w:tc>
        <w:tc>
          <w:tcPr>
            <w:tcW w:w="2320" w:type="dxa"/>
            <w:vAlign w:val="center"/>
          </w:tcPr>
          <w:p w14:paraId="654C7BB3" w14:textId="77777777" w:rsidR="00E67DD4" w:rsidRPr="0062074F" w:rsidRDefault="00E67DD4" w:rsidP="00D343CC">
            <w:pPr>
              <w:pStyle w:val="Tabletext9"/>
              <w:jc w:val="center"/>
            </w:pPr>
            <w:r w:rsidRPr="0062074F">
              <w:t>90,000</w:t>
            </w:r>
          </w:p>
        </w:tc>
        <w:tc>
          <w:tcPr>
            <w:tcW w:w="3426" w:type="dxa"/>
            <w:vAlign w:val="center"/>
          </w:tcPr>
          <w:p w14:paraId="42326190" w14:textId="77777777" w:rsidR="00E67DD4" w:rsidRPr="0062074F" w:rsidRDefault="00E67DD4" w:rsidP="00D343CC">
            <w:pPr>
              <w:pStyle w:val="Tabletext9"/>
              <w:jc w:val="center"/>
            </w:pPr>
            <w:r w:rsidRPr="0062074F">
              <w:t>45,000</w:t>
            </w:r>
          </w:p>
        </w:tc>
        <w:tc>
          <w:tcPr>
            <w:tcW w:w="2329" w:type="dxa"/>
            <w:vAlign w:val="center"/>
          </w:tcPr>
          <w:p w14:paraId="21D59B7E" w14:textId="77777777" w:rsidR="00E67DD4" w:rsidRPr="0062074F" w:rsidRDefault="00E67DD4" w:rsidP="00D343CC">
            <w:pPr>
              <w:pStyle w:val="Tabletext9"/>
              <w:jc w:val="center"/>
            </w:pPr>
          </w:p>
        </w:tc>
      </w:tr>
      <w:tr w:rsidR="00E67DD4" w:rsidRPr="0062074F" w14:paraId="18128EDA" w14:textId="77777777" w:rsidTr="00D343CC">
        <w:trPr>
          <w:jc w:val="center"/>
        </w:trPr>
        <w:tc>
          <w:tcPr>
            <w:tcW w:w="912" w:type="dxa"/>
          </w:tcPr>
          <w:p w14:paraId="13904659" w14:textId="77777777" w:rsidR="00E67DD4" w:rsidRPr="0062074F" w:rsidRDefault="00E67DD4" w:rsidP="00D343CC">
            <w:pPr>
              <w:pStyle w:val="Tabletext9"/>
              <w:jc w:val="center"/>
            </w:pPr>
            <w:r w:rsidRPr="0062074F">
              <w:t>9</w:t>
            </w:r>
          </w:p>
        </w:tc>
        <w:tc>
          <w:tcPr>
            <w:tcW w:w="2320" w:type="dxa"/>
            <w:vAlign w:val="center"/>
          </w:tcPr>
          <w:p w14:paraId="20E790FC" w14:textId="77777777" w:rsidR="00E67DD4" w:rsidRPr="0062074F" w:rsidRDefault="00E67DD4" w:rsidP="00D343CC">
            <w:pPr>
              <w:pStyle w:val="Tabletext9"/>
              <w:jc w:val="center"/>
            </w:pPr>
            <w:r w:rsidRPr="0062074F">
              <w:t>45,000</w:t>
            </w:r>
          </w:p>
        </w:tc>
        <w:tc>
          <w:tcPr>
            <w:tcW w:w="3426" w:type="dxa"/>
            <w:vAlign w:val="center"/>
          </w:tcPr>
          <w:p w14:paraId="6EB1E66A" w14:textId="77777777" w:rsidR="00E67DD4" w:rsidRPr="0062074F" w:rsidRDefault="00E67DD4" w:rsidP="00D343CC">
            <w:pPr>
              <w:pStyle w:val="Tabletext9"/>
              <w:jc w:val="center"/>
            </w:pPr>
            <w:r w:rsidRPr="0062074F">
              <w:t>22,000</w:t>
            </w:r>
          </w:p>
        </w:tc>
        <w:tc>
          <w:tcPr>
            <w:tcW w:w="2329" w:type="dxa"/>
            <w:vAlign w:val="center"/>
          </w:tcPr>
          <w:p w14:paraId="39E16CAA" w14:textId="77777777" w:rsidR="00E67DD4" w:rsidRPr="0062074F" w:rsidRDefault="00E67DD4" w:rsidP="00D343CC">
            <w:pPr>
              <w:pStyle w:val="Tabletext9"/>
              <w:jc w:val="center"/>
            </w:pPr>
          </w:p>
        </w:tc>
      </w:tr>
      <w:tr w:rsidR="00E67DD4" w:rsidRPr="0062074F" w14:paraId="66FEA495" w14:textId="77777777" w:rsidTr="00D343CC">
        <w:trPr>
          <w:jc w:val="center"/>
        </w:trPr>
        <w:tc>
          <w:tcPr>
            <w:tcW w:w="912" w:type="dxa"/>
          </w:tcPr>
          <w:p w14:paraId="1AFEF38D" w14:textId="77777777" w:rsidR="00E67DD4" w:rsidRPr="0062074F" w:rsidRDefault="00E67DD4" w:rsidP="00D343CC">
            <w:pPr>
              <w:pStyle w:val="Tabletext9"/>
              <w:jc w:val="center"/>
            </w:pPr>
            <w:r w:rsidRPr="0062074F">
              <w:t>10</w:t>
            </w:r>
          </w:p>
        </w:tc>
        <w:tc>
          <w:tcPr>
            <w:tcW w:w="2320" w:type="dxa"/>
            <w:vAlign w:val="center"/>
          </w:tcPr>
          <w:p w14:paraId="41D21E19" w14:textId="77777777" w:rsidR="00E67DD4" w:rsidRPr="0062074F" w:rsidRDefault="00E67DD4" w:rsidP="00D343CC">
            <w:pPr>
              <w:pStyle w:val="Tabletext9"/>
              <w:jc w:val="center"/>
            </w:pPr>
            <w:r w:rsidRPr="0062074F">
              <w:t>22,000</w:t>
            </w:r>
          </w:p>
        </w:tc>
        <w:tc>
          <w:tcPr>
            <w:tcW w:w="3426" w:type="dxa"/>
            <w:vAlign w:val="center"/>
          </w:tcPr>
          <w:p w14:paraId="34D96F90" w14:textId="77777777" w:rsidR="00E67DD4" w:rsidRPr="0062074F" w:rsidRDefault="00E67DD4" w:rsidP="00D343CC">
            <w:pPr>
              <w:pStyle w:val="Tabletext9"/>
              <w:jc w:val="center"/>
            </w:pPr>
            <w:r w:rsidRPr="0062074F">
              <w:t>12,000</w:t>
            </w:r>
          </w:p>
        </w:tc>
        <w:tc>
          <w:tcPr>
            <w:tcW w:w="2329" w:type="dxa"/>
            <w:vAlign w:val="center"/>
          </w:tcPr>
          <w:p w14:paraId="1499AFEC" w14:textId="77777777" w:rsidR="00E67DD4" w:rsidRPr="0062074F" w:rsidRDefault="00E67DD4" w:rsidP="00D343CC">
            <w:pPr>
              <w:pStyle w:val="Tabletext9"/>
              <w:jc w:val="center"/>
            </w:pPr>
          </w:p>
        </w:tc>
      </w:tr>
      <w:tr w:rsidR="00E67DD4" w:rsidRPr="0062074F" w14:paraId="7467D166" w14:textId="77777777" w:rsidTr="00D343CC">
        <w:trPr>
          <w:jc w:val="center"/>
        </w:trPr>
        <w:tc>
          <w:tcPr>
            <w:tcW w:w="912" w:type="dxa"/>
          </w:tcPr>
          <w:p w14:paraId="51FCDCA4" w14:textId="77777777" w:rsidR="00E67DD4" w:rsidRPr="0062074F" w:rsidRDefault="00E67DD4" w:rsidP="00D343CC">
            <w:pPr>
              <w:pStyle w:val="Tabletext9"/>
              <w:jc w:val="center"/>
            </w:pPr>
            <w:r w:rsidRPr="0062074F">
              <w:t>11</w:t>
            </w:r>
          </w:p>
        </w:tc>
        <w:tc>
          <w:tcPr>
            <w:tcW w:w="2320" w:type="dxa"/>
            <w:vAlign w:val="center"/>
          </w:tcPr>
          <w:p w14:paraId="6CA96AB9" w14:textId="77777777" w:rsidR="00E67DD4" w:rsidRPr="0062074F" w:rsidRDefault="00E67DD4" w:rsidP="00D343CC">
            <w:pPr>
              <w:pStyle w:val="Tabletext9"/>
              <w:jc w:val="center"/>
            </w:pPr>
            <w:r w:rsidRPr="0062074F">
              <w:t>12,000</w:t>
            </w:r>
          </w:p>
        </w:tc>
        <w:tc>
          <w:tcPr>
            <w:tcW w:w="3426" w:type="dxa"/>
            <w:vAlign w:val="center"/>
          </w:tcPr>
          <w:p w14:paraId="3A7031AB" w14:textId="77777777" w:rsidR="00E67DD4" w:rsidRPr="0062074F" w:rsidRDefault="00E67DD4" w:rsidP="00D343CC">
            <w:pPr>
              <w:pStyle w:val="Tabletext9"/>
              <w:jc w:val="center"/>
            </w:pPr>
            <w:r w:rsidRPr="0062074F">
              <w:t>8,000</w:t>
            </w:r>
          </w:p>
        </w:tc>
        <w:tc>
          <w:tcPr>
            <w:tcW w:w="2329" w:type="dxa"/>
            <w:vAlign w:val="center"/>
          </w:tcPr>
          <w:p w14:paraId="7D2E4DB3" w14:textId="77777777" w:rsidR="00E67DD4" w:rsidRPr="0062074F" w:rsidRDefault="00E67DD4" w:rsidP="00D343CC">
            <w:pPr>
              <w:pStyle w:val="Tabletext9"/>
              <w:jc w:val="center"/>
            </w:pPr>
          </w:p>
        </w:tc>
      </w:tr>
      <w:tr w:rsidR="00E67DD4" w:rsidRPr="0062074F" w14:paraId="2D65B460" w14:textId="77777777" w:rsidTr="00D343CC">
        <w:trPr>
          <w:jc w:val="center"/>
        </w:trPr>
        <w:tc>
          <w:tcPr>
            <w:tcW w:w="912" w:type="dxa"/>
          </w:tcPr>
          <w:p w14:paraId="4DD91C2E" w14:textId="77777777" w:rsidR="00E67DD4" w:rsidRPr="0062074F" w:rsidRDefault="00E67DD4" w:rsidP="00D343CC">
            <w:pPr>
              <w:pStyle w:val="Tabletext9"/>
              <w:jc w:val="center"/>
            </w:pPr>
            <w:r w:rsidRPr="0062074F">
              <w:t>12</w:t>
            </w:r>
          </w:p>
        </w:tc>
        <w:tc>
          <w:tcPr>
            <w:tcW w:w="2320" w:type="dxa"/>
            <w:vAlign w:val="center"/>
          </w:tcPr>
          <w:p w14:paraId="1D1B00BB" w14:textId="77777777" w:rsidR="00E67DD4" w:rsidRPr="0062074F" w:rsidRDefault="00E67DD4" w:rsidP="00D343CC">
            <w:pPr>
              <w:pStyle w:val="Tabletext9"/>
              <w:jc w:val="center"/>
            </w:pPr>
            <w:r w:rsidRPr="0062074F">
              <w:t>8,000</w:t>
            </w:r>
          </w:p>
        </w:tc>
        <w:tc>
          <w:tcPr>
            <w:tcW w:w="3426" w:type="dxa"/>
            <w:vAlign w:val="center"/>
          </w:tcPr>
          <w:p w14:paraId="2FF7CE9E" w14:textId="77777777" w:rsidR="00E67DD4" w:rsidRPr="0062074F" w:rsidRDefault="00E67DD4" w:rsidP="00D343CC">
            <w:pPr>
              <w:pStyle w:val="Tabletext9"/>
              <w:jc w:val="center"/>
            </w:pPr>
            <w:r w:rsidRPr="0062074F">
              <w:t>4,000</w:t>
            </w:r>
          </w:p>
        </w:tc>
        <w:tc>
          <w:tcPr>
            <w:tcW w:w="2329" w:type="dxa"/>
            <w:vAlign w:val="center"/>
          </w:tcPr>
          <w:p w14:paraId="50BE3E37" w14:textId="77777777" w:rsidR="00E67DD4" w:rsidRPr="0062074F" w:rsidRDefault="00E67DD4" w:rsidP="00D343CC">
            <w:pPr>
              <w:pStyle w:val="Tabletext9"/>
              <w:jc w:val="center"/>
            </w:pPr>
          </w:p>
        </w:tc>
      </w:tr>
      <w:tr w:rsidR="00E67DD4" w:rsidRPr="0062074F" w14:paraId="3B4E0A43" w14:textId="77777777" w:rsidTr="00D343CC">
        <w:trPr>
          <w:jc w:val="center"/>
        </w:trPr>
        <w:tc>
          <w:tcPr>
            <w:tcW w:w="912" w:type="dxa"/>
          </w:tcPr>
          <w:p w14:paraId="31C58C09" w14:textId="77777777" w:rsidR="00E67DD4" w:rsidRPr="0062074F" w:rsidRDefault="00E67DD4" w:rsidP="00D343CC">
            <w:pPr>
              <w:pStyle w:val="Tabletext9"/>
              <w:jc w:val="center"/>
            </w:pPr>
            <w:r w:rsidRPr="0062074F">
              <w:t>13</w:t>
            </w:r>
          </w:p>
        </w:tc>
        <w:tc>
          <w:tcPr>
            <w:tcW w:w="2320" w:type="dxa"/>
            <w:vAlign w:val="center"/>
          </w:tcPr>
          <w:p w14:paraId="029A01DA" w14:textId="77777777" w:rsidR="00E67DD4" w:rsidRPr="0062074F" w:rsidRDefault="00E67DD4" w:rsidP="00D343CC">
            <w:pPr>
              <w:pStyle w:val="Tabletext9"/>
              <w:jc w:val="center"/>
            </w:pPr>
            <w:r w:rsidRPr="0062074F">
              <w:t>4,000</w:t>
            </w:r>
          </w:p>
        </w:tc>
        <w:tc>
          <w:tcPr>
            <w:tcW w:w="3426" w:type="dxa"/>
            <w:vAlign w:val="center"/>
          </w:tcPr>
          <w:p w14:paraId="6945ADBB" w14:textId="77777777" w:rsidR="00E67DD4" w:rsidRPr="0062074F" w:rsidRDefault="00E67DD4" w:rsidP="00D343CC">
            <w:pPr>
              <w:pStyle w:val="Tabletext9"/>
              <w:jc w:val="center"/>
            </w:pPr>
            <w:r w:rsidRPr="0062074F">
              <w:t>3,000</w:t>
            </w:r>
          </w:p>
        </w:tc>
        <w:tc>
          <w:tcPr>
            <w:tcW w:w="2329" w:type="dxa"/>
            <w:vAlign w:val="center"/>
          </w:tcPr>
          <w:p w14:paraId="3126DF37" w14:textId="77777777" w:rsidR="00E67DD4" w:rsidRPr="0062074F" w:rsidRDefault="00E67DD4" w:rsidP="00D343CC">
            <w:pPr>
              <w:pStyle w:val="Tabletext9"/>
              <w:jc w:val="center"/>
            </w:pPr>
          </w:p>
        </w:tc>
      </w:tr>
      <w:tr w:rsidR="00E67DD4" w:rsidRPr="0062074F" w14:paraId="2CD41EF8" w14:textId="77777777" w:rsidTr="00D343CC">
        <w:trPr>
          <w:jc w:val="center"/>
        </w:trPr>
        <w:tc>
          <w:tcPr>
            <w:tcW w:w="912" w:type="dxa"/>
          </w:tcPr>
          <w:p w14:paraId="3BEC788B" w14:textId="77777777" w:rsidR="00E67DD4" w:rsidRPr="0062074F" w:rsidRDefault="00E67DD4" w:rsidP="00D343CC">
            <w:pPr>
              <w:pStyle w:val="Tabletext9"/>
              <w:jc w:val="center"/>
            </w:pPr>
            <w:r w:rsidRPr="0062074F">
              <w:t>14</w:t>
            </w:r>
          </w:p>
        </w:tc>
        <w:tc>
          <w:tcPr>
            <w:tcW w:w="2320" w:type="dxa"/>
            <w:vAlign w:val="center"/>
          </w:tcPr>
          <w:p w14:paraId="79D93BEB" w14:textId="77777777" w:rsidR="00E67DD4" w:rsidRPr="0062074F" w:rsidRDefault="00E67DD4" w:rsidP="00D343CC">
            <w:pPr>
              <w:pStyle w:val="Tabletext9"/>
              <w:jc w:val="center"/>
            </w:pPr>
            <w:r w:rsidRPr="0062074F">
              <w:t>3,000</w:t>
            </w:r>
          </w:p>
        </w:tc>
        <w:tc>
          <w:tcPr>
            <w:tcW w:w="3426" w:type="dxa"/>
            <w:vAlign w:val="center"/>
          </w:tcPr>
          <w:p w14:paraId="1DDC94E5" w14:textId="77777777" w:rsidR="00E67DD4" w:rsidRPr="0062074F" w:rsidRDefault="00E67DD4" w:rsidP="00D343CC">
            <w:pPr>
              <w:pStyle w:val="Tabletext9"/>
              <w:jc w:val="center"/>
            </w:pPr>
            <w:r w:rsidRPr="0062074F">
              <w:t>2,000</w:t>
            </w:r>
          </w:p>
        </w:tc>
        <w:tc>
          <w:tcPr>
            <w:tcW w:w="2329" w:type="dxa"/>
            <w:vAlign w:val="center"/>
          </w:tcPr>
          <w:p w14:paraId="3248C5AC" w14:textId="77777777" w:rsidR="00E67DD4" w:rsidRPr="0062074F" w:rsidRDefault="00E67DD4" w:rsidP="00D343CC">
            <w:pPr>
              <w:pStyle w:val="Tabletext9"/>
              <w:jc w:val="center"/>
            </w:pPr>
          </w:p>
        </w:tc>
      </w:tr>
      <w:tr w:rsidR="00E67DD4" w:rsidRPr="0062074F" w14:paraId="01928AC5" w14:textId="77777777" w:rsidTr="00D343CC">
        <w:trPr>
          <w:jc w:val="center"/>
        </w:trPr>
        <w:tc>
          <w:tcPr>
            <w:tcW w:w="912" w:type="dxa"/>
          </w:tcPr>
          <w:p w14:paraId="60B4CE82" w14:textId="77777777" w:rsidR="00E67DD4" w:rsidRPr="0062074F" w:rsidRDefault="00E67DD4" w:rsidP="00D343CC">
            <w:pPr>
              <w:pStyle w:val="Tabletext9"/>
              <w:keepNext/>
              <w:jc w:val="center"/>
            </w:pPr>
            <w:r w:rsidRPr="0062074F">
              <w:t>15</w:t>
            </w:r>
          </w:p>
        </w:tc>
        <w:tc>
          <w:tcPr>
            <w:tcW w:w="2320" w:type="dxa"/>
            <w:vAlign w:val="center"/>
          </w:tcPr>
          <w:p w14:paraId="136336D5" w14:textId="77777777" w:rsidR="00E67DD4" w:rsidRPr="0062074F" w:rsidRDefault="00E67DD4" w:rsidP="00D343CC">
            <w:pPr>
              <w:pStyle w:val="Tabletext9"/>
              <w:keepNext/>
              <w:jc w:val="center"/>
            </w:pPr>
            <w:r w:rsidRPr="0062074F">
              <w:t>2,000</w:t>
            </w:r>
          </w:p>
        </w:tc>
        <w:tc>
          <w:tcPr>
            <w:tcW w:w="3426" w:type="dxa"/>
            <w:vAlign w:val="center"/>
          </w:tcPr>
          <w:p w14:paraId="603B488B" w14:textId="77777777" w:rsidR="00E67DD4" w:rsidRPr="0062074F" w:rsidRDefault="00E67DD4" w:rsidP="00D343CC">
            <w:pPr>
              <w:pStyle w:val="Tabletext9"/>
              <w:keepNext/>
              <w:jc w:val="center"/>
            </w:pPr>
            <w:r w:rsidRPr="0062074F">
              <w:t>1,000</w:t>
            </w:r>
          </w:p>
        </w:tc>
        <w:tc>
          <w:tcPr>
            <w:tcW w:w="2329" w:type="dxa"/>
            <w:vAlign w:val="center"/>
          </w:tcPr>
          <w:p w14:paraId="5D5ADB0E" w14:textId="77777777" w:rsidR="00E67DD4" w:rsidRPr="0062074F" w:rsidRDefault="00E67DD4" w:rsidP="00D343CC">
            <w:pPr>
              <w:pStyle w:val="Tabletext9"/>
              <w:keepNext/>
              <w:jc w:val="center"/>
            </w:pPr>
          </w:p>
        </w:tc>
      </w:tr>
    </w:tbl>
    <w:p w14:paraId="6DE26382" w14:textId="7ED5EAF3" w:rsidR="00E67DD4" w:rsidRPr="0062074F" w:rsidRDefault="00E67DD4" w:rsidP="00E67DD4">
      <w:pPr>
        <w:pStyle w:val="Caption"/>
        <w:jc w:val="center"/>
        <w:rPr>
          <w:lang w:val="en-US"/>
        </w:rPr>
      </w:pPr>
      <w:r w:rsidRPr="0062074F">
        <w:t xml:space="preserve">Table </w:t>
      </w:r>
      <w:r w:rsidR="00157948">
        <w:fldChar w:fldCharType="begin"/>
      </w:r>
      <w:r w:rsidR="00157948">
        <w:instrText xml:space="preserve"> SEQ Table \* ARABIC </w:instrText>
      </w:r>
      <w:r w:rsidR="00157948">
        <w:fldChar w:fldCharType="separate"/>
      </w:r>
      <w:r w:rsidR="00157948">
        <w:rPr>
          <w:noProof/>
        </w:rPr>
        <w:t>11</w:t>
      </w:r>
      <w:r w:rsidR="00157948">
        <w:fldChar w:fldCharType="end"/>
      </w:r>
      <w:r w:rsidRPr="0062074F">
        <w:t>: Scale Band definition</w:t>
      </w:r>
      <w:r w:rsidRPr="0062074F">
        <w:rPr>
          <w:noProof/>
        </w:rPr>
        <w:t>s</w:t>
      </w:r>
    </w:p>
    <w:p w14:paraId="2110580F" w14:textId="77777777" w:rsidR="00E67DD4" w:rsidRPr="0062074F" w:rsidRDefault="00E67DD4" w:rsidP="00E67DD4">
      <w:pPr>
        <w:spacing w:after="120" w:line="240" w:lineRule="auto"/>
      </w:pPr>
      <w:r w:rsidRPr="0062074F">
        <w:rPr>
          <w:noProof/>
          <w:sz w:val="24"/>
          <w:szCs w:val="24"/>
          <w:lang w:val="fr-FR" w:eastAsia="fr-FR"/>
        </w:rPr>
        <mc:AlternateContent>
          <mc:Choice Requires="wps">
            <w:drawing>
              <wp:anchor distT="45720" distB="45720" distL="114300" distR="114300" simplePos="0" relativeHeight="251658242" behindDoc="0" locked="0" layoutInCell="1" allowOverlap="1" wp14:anchorId="6E462DCD" wp14:editId="1557F102">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r w:rsidRPr="002D0CD1">
                              <w:rPr>
                                <w:i/>
                                <w:iCs/>
                              </w:rPr>
                              <w:t>GetScaleBand(scale)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pPr>
                              <w:pStyle w:val="ListParagraph"/>
                              <w:numPr>
                                <w:ilvl w:val="0"/>
                                <w:numId w:val="75"/>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pPr>
                              <w:pStyle w:val="ListParagraph"/>
                              <w:numPr>
                                <w:ilvl w:val="1"/>
                                <w:numId w:val="75"/>
                              </w:numPr>
                              <w:spacing w:after="0"/>
                              <w:contextualSpacing/>
                            </w:pPr>
                            <w:r w:rsidRPr="002672EF">
                              <w:rPr>
                                <w:b/>
                                <w:bCs/>
                              </w:rPr>
                              <w:t>Return</w:t>
                            </w:r>
                            <w:r>
                              <w:t xml:space="preserve"> 1</w:t>
                            </w:r>
                          </w:p>
                          <w:p w14:paraId="02A157A6" w14:textId="77777777" w:rsidR="00E67DD4" w:rsidRDefault="00E67DD4">
                            <w:pPr>
                              <w:pStyle w:val="ListParagraph"/>
                              <w:numPr>
                                <w:ilvl w:val="0"/>
                                <w:numId w:val="75"/>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pPr>
                              <w:pStyle w:val="ListParagraph"/>
                              <w:numPr>
                                <w:ilvl w:val="1"/>
                                <w:numId w:val="75"/>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pPr>
                              <w:pStyle w:val="ListParagraph"/>
                              <w:numPr>
                                <w:ilvl w:val="2"/>
                                <w:numId w:val="75"/>
                              </w:numPr>
                              <w:spacing w:after="0"/>
                              <w:contextualSpacing/>
                            </w:pPr>
                            <w:r w:rsidRPr="00142BCB">
                              <w:rPr>
                                <w:b/>
                              </w:rPr>
                              <w:t>Return</w:t>
                            </w:r>
                            <w:r>
                              <w:t xml:space="preserve"> </w:t>
                            </w:r>
                            <w:r w:rsidRPr="002672EF">
                              <w:rPr>
                                <w:i/>
                                <w:iCs/>
                              </w:rPr>
                              <w:t>index</w:t>
                            </w:r>
                          </w:p>
                          <w:p w14:paraId="5F2A5F65" w14:textId="77777777" w:rsidR="00E67DD4" w:rsidRPr="00965081" w:rsidRDefault="00E67DD4">
                            <w:pPr>
                              <w:pStyle w:val="ListParagraph"/>
                              <w:numPr>
                                <w:ilvl w:val="0"/>
                                <w:numId w:val="75"/>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34" type="#_x0000_t202" style="position:absolute;margin-left:0;margin-top:19.55pt;width:468.75pt;height:126.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&#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r w:rsidRPr="002D0CD1">
                        <w:rPr>
                          <w:i/>
                          <w:iCs/>
                        </w:rPr>
                        <w:t>GetScaleBand(scale)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pPr>
                        <w:pStyle w:val="ListParagraph"/>
                        <w:numPr>
                          <w:ilvl w:val="0"/>
                          <w:numId w:val="75"/>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pPr>
                        <w:pStyle w:val="ListParagraph"/>
                        <w:numPr>
                          <w:ilvl w:val="1"/>
                          <w:numId w:val="75"/>
                        </w:numPr>
                        <w:spacing w:after="0"/>
                        <w:contextualSpacing/>
                      </w:pPr>
                      <w:r w:rsidRPr="002672EF">
                        <w:rPr>
                          <w:b/>
                          <w:bCs/>
                        </w:rPr>
                        <w:t>Return</w:t>
                      </w:r>
                      <w:r>
                        <w:t xml:space="preserve"> 1</w:t>
                      </w:r>
                    </w:p>
                    <w:p w14:paraId="02A157A6" w14:textId="77777777" w:rsidR="00E67DD4" w:rsidRDefault="00E67DD4">
                      <w:pPr>
                        <w:pStyle w:val="ListParagraph"/>
                        <w:numPr>
                          <w:ilvl w:val="0"/>
                          <w:numId w:val="75"/>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pPr>
                        <w:pStyle w:val="ListParagraph"/>
                        <w:numPr>
                          <w:ilvl w:val="1"/>
                          <w:numId w:val="75"/>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pPr>
                        <w:pStyle w:val="ListParagraph"/>
                        <w:numPr>
                          <w:ilvl w:val="2"/>
                          <w:numId w:val="75"/>
                        </w:numPr>
                        <w:spacing w:after="0"/>
                        <w:contextualSpacing/>
                      </w:pPr>
                      <w:r w:rsidRPr="00142BCB">
                        <w:rPr>
                          <w:b/>
                        </w:rPr>
                        <w:t>Return</w:t>
                      </w:r>
                      <w:r>
                        <w:t xml:space="preserve"> </w:t>
                      </w:r>
                      <w:r w:rsidRPr="002672EF">
                        <w:rPr>
                          <w:i/>
                          <w:iCs/>
                        </w:rPr>
                        <w:t>index</w:t>
                      </w:r>
                    </w:p>
                    <w:p w14:paraId="5F2A5F65" w14:textId="77777777" w:rsidR="00E67DD4" w:rsidRPr="00965081" w:rsidRDefault="00E67DD4">
                      <w:pPr>
                        <w:pStyle w:val="ListParagraph"/>
                        <w:numPr>
                          <w:ilvl w:val="0"/>
                          <w:numId w:val="75"/>
                        </w:numPr>
                        <w:spacing w:after="0"/>
                        <w:contextualSpacing/>
                      </w:pPr>
                      <w:r w:rsidRPr="002D0255">
                        <w:rPr>
                          <w:b/>
                          <w:bCs/>
                        </w:rPr>
                        <w:t>Return</w:t>
                      </w:r>
                      <w:r>
                        <w:t xml:space="preserve"> 15</w:t>
                      </w:r>
                    </w:p>
                  </w:txbxContent>
                </v:textbox>
                <w10:wrap type="square" anchorx="margin"/>
              </v:shape>
            </w:pict>
          </mc:Fallback>
        </mc:AlternateContent>
      </w:r>
      <w:r w:rsidRPr="0062074F">
        <w:t>The following algorithm associates a scale band index with a (display) scale:</w:t>
      </w:r>
    </w:p>
    <w:p w14:paraId="0B0EF0C6" w14:textId="77777777" w:rsidR="00E67DD4" w:rsidRPr="0062074F" w:rsidRDefault="00E67DD4" w:rsidP="00E67DD4">
      <w:pPr>
        <w:spacing w:after="0" w:line="240" w:lineRule="auto"/>
      </w:pPr>
    </w:p>
    <w:p w14:paraId="57378DAE" w14:textId="77777777" w:rsidR="00E67DD4" w:rsidRPr="0062074F" w:rsidRDefault="00E67DD4" w:rsidP="00E67DD4">
      <w:pPr>
        <w:spacing w:after="120" w:line="240" w:lineRule="auto"/>
        <w:rPr>
          <w:iCs/>
        </w:rPr>
      </w:pPr>
      <w:r w:rsidRPr="0062074F">
        <w:rPr>
          <w:noProof/>
          <w:sz w:val="24"/>
          <w:szCs w:val="24"/>
          <w:lang w:val="fr-FR" w:eastAsia="fr-FR"/>
        </w:rPr>
        <w:lastRenderedPageBreak/>
        <mc:AlternateContent>
          <mc:Choice Requires="wps">
            <w:drawing>
              <wp:anchor distT="45720" distB="45720" distL="114300" distR="114300" simplePos="0" relativeHeight="251658244" behindDoc="0" locked="0" layoutInCell="1" allowOverlap="1" wp14:anchorId="69C5A3FA" wp14:editId="5E30AE3F">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r>
                              <w:rPr>
                                <w:i/>
                                <w:iCs/>
                              </w:rPr>
                              <w:t>s</w:t>
                            </w:r>
                            <w:r w:rsidRPr="008371C5">
                              <w:rPr>
                                <w:i/>
                                <w:iCs/>
                              </w:rPr>
                              <w:t>caleBands(</w:t>
                            </w:r>
                            <w:r>
                              <w:rPr>
                                <w:i/>
                                <w:iCs/>
                              </w:rPr>
                              <w:t>dataCoverage</w:t>
                            </w:r>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pPr>
                              <w:pStyle w:val="ListParagraph"/>
                              <w:numPr>
                                <w:ilvl w:val="0"/>
                                <w:numId w:val="76"/>
                              </w:numPr>
                              <w:spacing w:after="60" w:line="240" w:lineRule="auto"/>
                              <w:ind w:left="714" w:hanging="357"/>
                            </w:pPr>
                            <w:r w:rsidRPr="000705CE">
                              <w:rPr>
                                <w:i/>
                                <w:iCs/>
                              </w:rPr>
                              <w:t>min</w:t>
                            </w:r>
                            <w:r>
                              <w:rPr>
                                <w:i/>
                                <w:iCs/>
                              </w:rPr>
                              <w:t>imumDisplay</w:t>
                            </w:r>
                            <w:r w:rsidRPr="000705CE">
                              <w:rPr>
                                <w:i/>
                                <w:iCs/>
                              </w:rPr>
                              <w:t>S</w:t>
                            </w:r>
                            <w:r>
                              <w:rPr>
                                <w:i/>
                                <w:iCs/>
                              </w:rPr>
                              <w:t>cale</w:t>
                            </w:r>
                            <w:r>
                              <w:t xml:space="preserve"> – The minimum display scale of the coverage (if not defined it is assumed that the scale is 1:</w:t>
                            </w:r>
                            <w:r>
                              <w:rPr>
                                <w:rFonts w:cs="Arial"/>
                              </w:rPr>
                              <w:t>∞</w:t>
                            </w:r>
                            <w:r>
                              <w:t xml:space="preserve"> = 0)</w:t>
                            </w:r>
                            <w:r>
                              <w:br/>
                            </w:r>
                            <w:r>
                              <w:rPr>
                                <w:i/>
                                <w:iCs/>
                              </w:rPr>
                              <w:t>optimum</w:t>
                            </w:r>
                            <w:r w:rsidRPr="000705CE">
                              <w:rPr>
                                <w:i/>
                                <w:iCs/>
                              </w:rPr>
                              <w:t>D</w:t>
                            </w:r>
                            <w:r>
                              <w:rPr>
                                <w:i/>
                                <w:iCs/>
                              </w:rPr>
                              <w:t>isplay</w:t>
                            </w:r>
                            <w:r w:rsidRPr="000705CE">
                              <w:rPr>
                                <w:i/>
                                <w:iCs/>
                              </w:rPr>
                              <w:t>S</w:t>
                            </w:r>
                            <w:r>
                              <w:rPr>
                                <w:i/>
                                <w:iCs/>
                              </w:rPr>
                              <w:t>cale</w:t>
                            </w:r>
                            <w:r>
                              <w:t xml:space="preserve"> – The optimum display scale of the coverage</w:t>
                            </w:r>
                          </w:p>
                          <w:p w14:paraId="5FA8FCB2" w14:textId="77777777" w:rsidR="00E67DD4" w:rsidRDefault="00E67DD4">
                            <w:pPr>
                              <w:pStyle w:val="ListParagraph"/>
                              <w:numPr>
                                <w:ilvl w:val="0"/>
                                <w:numId w:val="76"/>
                              </w:numPr>
                              <w:spacing w:after="60" w:line="240" w:lineRule="auto"/>
                              <w:ind w:left="714" w:hanging="357"/>
                            </w:pPr>
                            <w:r>
                              <w:t xml:space="preserve">Create an empty set </w:t>
                            </w:r>
                            <w:r w:rsidRPr="00726CDC">
                              <w:rPr>
                                <w:i/>
                                <w:iCs/>
                              </w:rPr>
                              <w:t>S</w:t>
                            </w:r>
                          </w:p>
                          <w:p w14:paraId="70F31E1D" w14:textId="77777777" w:rsidR="00E67DD4" w:rsidRDefault="00E67DD4">
                            <w:pPr>
                              <w:pStyle w:val="ListParagraph"/>
                              <w:numPr>
                                <w:ilvl w:val="0"/>
                                <w:numId w:val="76"/>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pPr>
                              <w:pStyle w:val="ListParagraph"/>
                              <w:numPr>
                                <w:ilvl w:val="1"/>
                                <w:numId w:val="76"/>
                              </w:numPr>
                              <w:spacing w:after="0"/>
                              <w:contextualSpacing/>
                            </w:pPr>
                            <m:oMath>
                              <m:r>
                                <w:rPr>
                                  <w:rFonts w:ascii="Cambria Math" w:hAnsi="Cambria Math"/>
                                </w:rPr>
                                <m:t>S = S ∪1</m:t>
                              </m:r>
                            </m:oMath>
                          </w:p>
                          <w:p w14:paraId="11386E4A" w14:textId="77777777" w:rsidR="00E67DD4" w:rsidRDefault="00E67DD4">
                            <w:pPr>
                              <w:pStyle w:val="ListParagraph"/>
                              <w:numPr>
                                <w:ilvl w:val="0"/>
                                <w:numId w:val="76"/>
                              </w:numPr>
                              <w:spacing w:after="0"/>
                              <w:contextualSpacing/>
                            </w:pPr>
                            <w:r w:rsidRPr="00215D9E">
                              <w:rPr>
                                <w:b/>
                                <w:bCs/>
                              </w:rPr>
                              <w:t>For</w:t>
                            </w:r>
                            <w:r>
                              <w:t xml:space="preserve"> index = 2 to 15</w:t>
                            </w:r>
                          </w:p>
                          <w:p w14:paraId="3CEBCF6B" w14:textId="77777777" w:rsidR="00E67DD4" w:rsidRPr="00624B58" w:rsidRDefault="00E67DD4">
                            <w:pPr>
                              <w:pStyle w:val="ListParagraph"/>
                              <w:numPr>
                                <w:ilvl w:val="1"/>
                                <w:numId w:val="76"/>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pPr>
                              <w:pStyle w:val="ListParagraph"/>
                              <w:numPr>
                                <w:ilvl w:val="2"/>
                                <w:numId w:val="76"/>
                              </w:numPr>
                              <w:spacing w:after="0"/>
                              <w:contextualSpacing/>
                            </w:pPr>
                            <m:oMath>
                              <m:r>
                                <w:rPr>
                                  <w:rFonts w:ascii="Cambria Math" w:hAnsi="Cambria Math"/>
                                </w:rPr>
                                <m:t>S = S ∪index</m:t>
                              </m:r>
                            </m:oMath>
                          </w:p>
                          <w:p w14:paraId="1DDFA522" w14:textId="77777777" w:rsidR="00E67DD4" w:rsidRDefault="00E67DD4">
                            <w:pPr>
                              <w:pStyle w:val="ListParagraph"/>
                              <w:numPr>
                                <w:ilvl w:val="0"/>
                                <w:numId w:val="76"/>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5" type="#_x0000_t202" style="position:absolute;margin-left:-.1pt;margin-top:19.65pt;width:453.5pt;height:189.7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">
                <v:textbox>
                  <w:txbxContent>
                    <w:p w14:paraId="779A8260" w14:textId="77777777" w:rsidR="00E67DD4" w:rsidRDefault="00E67DD4" w:rsidP="00E67DD4">
                      <w:pPr>
                        <w:spacing w:after="60" w:line="240" w:lineRule="auto"/>
                      </w:pPr>
                      <w:r w:rsidRPr="008371C5">
                        <w:rPr>
                          <w:b/>
                          <w:bCs/>
                        </w:rPr>
                        <w:t>Algorithm</w:t>
                      </w:r>
                      <w:r>
                        <w:t xml:space="preserve"> </w:t>
                      </w:r>
                      <w:r>
                        <w:rPr>
                          <w:i/>
                          <w:iCs/>
                        </w:rPr>
                        <w:t>s</w:t>
                      </w:r>
                      <w:r w:rsidRPr="008371C5">
                        <w:rPr>
                          <w:i/>
                          <w:iCs/>
                        </w:rPr>
                        <w:t>caleBands(</w:t>
                      </w:r>
                      <w:r>
                        <w:rPr>
                          <w:i/>
                          <w:iCs/>
                        </w:rPr>
                        <w:t>dataCoverage</w:t>
                      </w:r>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pPr>
                        <w:pStyle w:val="ListParagraph"/>
                        <w:numPr>
                          <w:ilvl w:val="0"/>
                          <w:numId w:val="76"/>
                        </w:numPr>
                        <w:spacing w:after="60" w:line="240" w:lineRule="auto"/>
                        <w:ind w:left="714" w:hanging="357"/>
                      </w:pPr>
                      <w:r w:rsidRPr="000705CE">
                        <w:rPr>
                          <w:i/>
                          <w:iCs/>
                        </w:rPr>
                        <w:t>min</w:t>
                      </w:r>
                      <w:r>
                        <w:rPr>
                          <w:i/>
                          <w:iCs/>
                        </w:rPr>
                        <w:t>imumDisplay</w:t>
                      </w:r>
                      <w:r w:rsidRPr="000705CE">
                        <w:rPr>
                          <w:i/>
                          <w:iCs/>
                        </w:rPr>
                        <w:t>S</w:t>
                      </w:r>
                      <w:r>
                        <w:rPr>
                          <w:i/>
                          <w:iCs/>
                        </w:rPr>
                        <w:t>cale</w:t>
                      </w:r>
                      <w:r>
                        <w:t xml:space="preserve"> – The minimum display scale of the coverage (if not defined it is assumed that the scale is 1:</w:t>
                      </w:r>
                      <w:r>
                        <w:rPr>
                          <w:rFonts w:cs="Arial"/>
                        </w:rPr>
                        <w:t>∞</w:t>
                      </w:r>
                      <w:r>
                        <w:t xml:space="preserve"> = 0)</w:t>
                      </w:r>
                      <w:r>
                        <w:br/>
                      </w:r>
                      <w:r>
                        <w:rPr>
                          <w:i/>
                          <w:iCs/>
                        </w:rPr>
                        <w:t>optimum</w:t>
                      </w:r>
                      <w:r w:rsidRPr="000705CE">
                        <w:rPr>
                          <w:i/>
                          <w:iCs/>
                        </w:rPr>
                        <w:t>D</w:t>
                      </w:r>
                      <w:r>
                        <w:rPr>
                          <w:i/>
                          <w:iCs/>
                        </w:rPr>
                        <w:t>isplay</w:t>
                      </w:r>
                      <w:r w:rsidRPr="000705CE">
                        <w:rPr>
                          <w:i/>
                          <w:iCs/>
                        </w:rPr>
                        <w:t>S</w:t>
                      </w:r>
                      <w:r>
                        <w:rPr>
                          <w:i/>
                          <w:iCs/>
                        </w:rPr>
                        <w:t>cale</w:t>
                      </w:r>
                      <w:r>
                        <w:t xml:space="preserve"> – The optimum display scale of the coverage</w:t>
                      </w:r>
                    </w:p>
                    <w:p w14:paraId="5FA8FCB2" w14:textId="77777777" w:rsidR="00E67DD4" w:rsidRDefault="00E67DD4">
                      <w:pPr>
                        <w:pStyle w:val="ListParagraph"/>
                        <w:numPr>
                          <w:ilvl w:val="0"/>
                          <w:numId w:val="76"/>
                        </w:numPr>
                        <w:spacing w:after="60" w:line="240" w:lineRule="auto"/>
                        <w:ind w:left="714" w:hanging="357"/>
                      </w:pPr>
                      <w:r>
                        <w:t xml:space="preserve">Create an empty set </w:t>
                      </w:r>
                      <w:r w:rsidRPr="00726CDC">
                        <w:rPr>
                          <w:i/>
                          <w:iCs/>
                        </w:rPr>
                        <w:t>S</w:t>
                      </w:r>
                    </w:p>
                    <w:p w14:paraId="70F31E1D" w14:textId="77777777" w:rsidR="00E67DD4" w:rsidRDefault="00E67DD4">
                      <w:pPr>
                        <w:pStyle w:val="ListParagraph"/>
                        <w:numPr>
                          <w:ilvl w:val="0"/>
                          <w:numId w:val="76"/>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pPr>
                        <w:pStyle w:val="ListParagraph"/>
                        <w:numPr>
                          <w:ilvl w:val="1"/>
                          <w:numId w:val="76"/>
                        </w:numPr>
                        <w:spacing w:after="0"/>
                        <w:contextualSpacing/>
                      </w:pPr>
                      <m:oMath>
                        <m:r>
                          <w:rPr>
                            <w:rFonts w:ascii="Cambria Math" w:hAnsi="Cambria Math"/>
                          </w:rPr>
                          <m:t>S = S ∪1</m:t>
                        </m:r>
                      </m:oMath>
                    </w:p>
                    <w:p w14:paraId="11386E4A" w14:textId="77777777" w:rsidR="00E67DD4" w:rsidRDefault="00E67DD4">
                      <w:pPr>
                        <w:pStyle w:val="ListParagraph"/>
                        <w:numPr>
                          <w:ilvl w:val="0"/>
                          <w:numId w:val="76"/>
                        </w:numPr>
                        <w:spacing w:after="0"/>
                        <w:contextualSpacing/>
                      </w:pPr>
                      <w:r w:rsidRPr="00215D9E">
                        <w:rPr>
                          <w:b/>
                          <w:bCs/>
                        </w:rPr>
                        <w:t>For</w:t>
                      </w:r>
                      <w:r>
                        <w:t xml:space="preserve"> index = 2 to 15</w:t>
                      </w:r>
                    </w:p>
                    <w:p w14:paraId="3CEBCF6B" w14:textId="77777777" w:rsidR="00E67DD4" w:rsidRPr="00624B58" w:rsidRDefault="00E67DD4">
                      <w:pPr>
                        <w:pStyle w:val="ListParagraph"/>
                        <w:numPr>
                          <w:ilvl w:val="1"/>
                          <w:numId w:val="76"/>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pPr>
                        <w:pStyle w:val="ListParagraph"/>
                        <w:numPr>
                          <w:ilvl w:val="2"/>
                          <w:numId w:val="76"/>
                        </w:numPr>
                        <w:spacing w:after="0"/>
                        <w:contextualSpacing/>
                      </w:pPr>
                      <m:oMath>
                        <m:r>
                          <w:rPr>
                            <w:rFonts w:ascii="Cambria Math" w:hAnsi="Cambria Math"/>
                          </w:rPr>
                          <m:t>S = S ∪index</m:t>
                        </m:r>
                      </m:oMath>
                    </w:p>
                    <w:p w14:paraId="1DDFA522" w14:textId="77777777" w:rsidR="00E67DD4" w:rsidRDefault="00E67DD4">
                      <w:pPr>
                        <w:pStyle w:val="ListParagraph"/>
                        <w:numPr>
                          <w:ilvl w:val="0"/>
                          <w:numId w:val="76"/>
                        </w:numPr>
                        <w:spacing w:after="0"/>
                        <w:contextualSpacing/>
                      </w:pPr>
                      <w:r w:rsidRPr="00215D9E">
                        <w:rPr>
                          <w:b/>
                          <w:bCs/>
                        </w:rPr>
                        <w:t>Return</w:t>
                      </w:r>
                      <w:r>
                        <w:t xml:space="preserve"> S</w:t>
                      </w:r>
                    </w:p>
                  </w:txbxContent>
                </v:textbox>
                <w10:wrap type="topAndBottom" anchorx="margin"/>
              </v:shape>
            </w:pict>
          </mc:Fallback>
        </mc:AlternateContent>
      </w:r>
      <w:r w:rsidRPr="0062074F">
        <w:t xml:space="preserve">The following algorithm associates a set of scale band indexes with a </w:t>
      </w:r>
      <w:r w:rsidRPr="0062074F">
        <w:rPr>
          <w:b/>
        </w:rPr>
        <w:t>Data Coverage</w:t>
      </w:r>
      <w:r w:rsidRPr="0062074F">
        <w:t xml:space="preserve"> feature:</w:t>
      </w:r>
    </w:p>
    <w:p w14:paraId="09433D6E" w14:textId="77777777" w:rsidR="00E67DD4" w:rsidRPr="0062074F" w:rsidRDefault="00E67DD4" w:rsidP="00E67DD4">
      <w:pPr>
        <w:spacing w:after="120" w:line="240" w:lineRule="auto"/>
        <w:rPr>
          <w:iCs/>
        </w:rPr>
      </w:pPr>
    </w:p>
    <w:p w14:paraId="44B8F076" w14:textId="77777777" w:rsidR="00AD5EEC" w:rsidRPr="0062074F" w:rsidRDefault="00AD5EEC">
      <w:pPr>
        <w:pStyle w:val="ListParagraph"/>
        <w:numPr>
          <w:ilvl w:val="1"/>
          <w:numId w:val="96"/>
        </w:numPr>
        <w:rPr>
          <w:b/>
          <w:bCs/>
          <w:lang w:eastAsia="en-US"/>
        </w:rPr>
      </w:pPr>
      <w:bookmarkStart w:id="984" w:name="_Ref223799748"/>
      <w:r w:rsidRPr="0062074F">
        <w:rPr>
          <w:b/>
          <w:bCs/>
          <w:lang w:eastAsia="en-US"/>
        </w:rPr>
        <w:t>Dataset Selection Process</w:t>
      </w:r>
      <w:bookmarkEnd w:id="984"/>
    </w:p>
    <w:p w14:paraId="392913F8" w14:textId="77777777" w:rsidR="00E67DD4" w:rsidRPr="0062074F" w:rsidRDefault="00E67DD4" w:rsidP="00E67DD4">
      <w:pPr>
        <w:spacing w:after="120" w:line="240" w:lineRule="auto"/>
      </w:pPr>
      <w:r w:rsidRPr="0062074F">
        <w:t xml:space="preserve">The following algorithm selects </w:t>
      </w:r>
      <w:r w:rsidRPr="0062074F">
        <w:rPr>
          <w:b/>
        </w:rPr>
        <w:t>Data Coverage</w:t>
      </w:r>
      <w:r w:rsidRPr="0062074F">
        <w:t xml:space="preserve"> features. The output is used to load each dataset which is associated with any of the selected features (</w:t>
      </w:r>
      <w:r w:rsidRPr="0062074F">
        <w:rPr>
          <w:i/>
          <w:iCs/>
        </w:rPr>
        <w:t>S)</w:t>
      </w:r>
      <w:r w:rsidRPr="0062074F">
        <w:t>.</w:t>
      </w:r>
    </w:p>
    <w:p w14:paraId="77EFE130" w14:textId="77777777" w:rsidR="00E67DD4" w:rsidRPr="0062074F" w:rsidRDefault="00E67DD4" w:rsidP="00E67DD4">
      <w:pPr>
        <w:spacing w:after="120" w:line="240" w:lineRule="auto"/>
      </w:pPr>
      <w:r w:rsidRPr="0062074F">
        <w:t xml:space="preserve">The algorithm evaluates a collection of </w:t>
      </w:r>
      <w:r w:rsidRPr="0062074F">
        <w:rPr>
          <w:b/>
        </w:rPr>
        <w:t>Data Coverage</w:t>
      </w:r>
      <w:r w:rsidRPr="0062074F">
        <w:t xml:space="preserve"> features and selects those which overlap both the viewport and a supplied scale. If selected, the coverage footprint is subtracted from the viewport. This process is repeated until the viewport is empty or the entire inventory has been evaluated.</w:t>
      </w:r>
    </w:p>
    <w:tbl>
      <w:tblPr>
        <w:tblStyle w:val="TableGrid"/>
        <w:tblW w:w="9209" w:type="dxa"/>
        <w:tblLook w:val="04A0" w:firstRow="1" w:lastRow="0" w:firstColumn="1" w:lastColumn="0" w:noHBand="0" w:noVBand="1"/>
      </w:tblPr>
      <w:tblGrid>
        <w:gridCol w:w="9209"/>
      </w:tblGrid>
      <w:tr w:rsidR="00E67DD4" w:rsidRPr="0062074F" w14:paraId="4F81F645" w14:textId="77777777" w:rsidTr="00D343CC">
        <w:tc>
          <w:tcPr>
            <w:tcW w:w="9209" w:type="dxa"/>
          </w:tcPr>
          <w:p w14:paraId="489EF54F" w14:textId="77777777" w:rsidR="00E67DD4" w:rsidRPr="0062074F" w:rsidRDefault="00E67DD4" w:rsidP="00D343CC">
            <w:pPr>
              <w:spacing w:before="60" w:after="120"/>
            </w:pPr>
            <w:r w:rsidRPr="0062074F">
              <w:rPr>
                <w:b/>
                <w:bCs/>
              </w:rPr>
              <w:t>Algorithm</w:t>
            </w:r>
            <w:r w:rsidRPr="0062074F">
              <w:t xml:space="preserve"> </w:t>
            </w:r>
            <w:proofErr w:type="spellStart"/>
            <w:r w:rsidRPr="0062074F">
              <w:rPr>
                <w:i/>
                <w:iCs/>
              </w:rPr>
              <w:t>SelectDataCoverages</w:t>
            </w:r>
            <w:proofErr w:type="spellEnd"/>
            <w:r w:rsidRPr="0062074F">
              <w:t>(</w:t>
            </w:r>
            <w:r w:rsidRPr="0062074F">
              <w:rPr>
                <w:i/>
                <w:iCs/>
              </w:rPr>
              <w:t>collection, scale, viewport, projection</w:t>
            </w:r>
            <w:r w:rsidRPr="0062074F">
              <w:t>)</w:t>
            </w:r>
          </w:p>
          <w:p w14:paraId="1535AFBE" w14:textId="77777777" w:rsidR="00E67DD4" w:rsidRPr="0062074F" w:rsidRDefault="00E67DD4" w:rsidP="00D343CC">
            <w:pPr>
              <w:spacing w:before="60" w:after="60"/>
              <w:ind w:left="597" w:hanging="597"/>
            </w:pPr>
            <w:r w:rsidRPr="0062074F">
              <w:rPr>
                <w:b/>
                <w:bCs/>
              </w:rPr>
              <w:t>Input</w:t>
            </w:r>
            <w:r w:rsidRPr="0062074F">
              <w:t xml:space="preserve">: A collection of </w:t>
            </w:r>
            <w:r w:rsidRPr="0062074F">
              <w:rPr>
                <w:b/>
              </w:rPr>
              <w:t>Data Coverage</w:t>
            </w:r>
            <w:r w:rsidRPr="0062074F">
              <w:t xml:space="preserve"> features </w:t>
            </w:r>
            <w:r w:rsidRPr="0062074F">
              <w:rPr>
                <w:i/>
                <w:iCs/>
              </w:rPr>
              <w:t>collection</w:t>
            </w:r>
          </w:p>
          <w:p w14:paraId="47A3CFE9" w14:textId="77777777" w:rsidR="00E67DD4" w:rsidRPr="0062074F" w:rsidRDefault="00E67DD4" w:rsidP="00D343CC">
            <w:pPr>
              <w:spacing w:before="60" w:after="60"/>
              <w:ind w:left="595"/>
            </w:pPr>
            <w:r w:rsidRPr="0062074F">
              <w:t xml:space="preserve">A </w:t>
            </w:r>
            <w:r w:rsidRPr="0062074F">
              <w:rPr>
                <w:i/>
                <w:iCs/>
              </w:rPr>
              <w:t>scale</w:t>
            </w:r>
            <w:r w:rsidRPr="0062074F">
              <w:t xml:space="preserve"> for which the </w:t>
            </w:r>
            <w:r w:rsidRPr="0062074F">
              <w:rPr>
                <w:b/>
              </w:rPr>
              <w:t>Data Coverage</w:t>
            </w:r>
            <w:r w:rsidRPr="0062074F">
              <w:t xml:space="preserve"> features will be selected (usually the display scale)</w:t>
            </w:r>
          </w:p>
          <w:p w14:paraId="726BE6D9" w14:textId="77777777" w:rsidR="00E67DD4" w:rsidRPr="0062074F" w:rsidRDefault="00E67DD4" w:rsidP="00D343CC">
            <w:pPr>
              <w:spacing w:before="60" w:after="60"/>
              <w:ind w:left="595"/>
            </w:pPr>
            <w:bookmarkStart w:id="985" w:name="_Hlk177394136"/>
            <w:r w:rsidRPr="0062074F">
              <w:t xml:space="preserve">A device-polygon </w:t>
            </w:r>
            <w:r w:rsidRPr="0062074F">
              <w:rPr>
                <w:i/>
                <w:iCs/>
              </w:rPr>
              <w:t>viewport</w:t>
            </w:r>
            <w:r w:rsidRPr="0062074F">
              <w:t xml:space="preserve"> describing the device area that should be covered with data</w:t>
            </w:r>
          </w:p>
          <w:bookmarkEnd w:id="985"/>
          <w:p w14:paraId="3083FE6E" w14:textId="77777777" w:rsidR="00E67DD4" w:rsidRPr="0062074F" w:rsidRDefault="00E67DD4" w:rsidP="00D343CC">
            <w:pPr>
              <w:spacing w:before="60" w:after="120"/>
              <w:ind w:left="595"/>
            </w:pPr>
            <w:r w:rsidRPr="0062074F">
              <w:t xml:space="preserve">A projection </w:t>
            </w:r>
            <w:proofErr w:type="spellStart"/>
            <w:r w:rsidRPr="0062074F">
              <w:rPr>
                <w:i/>
                <w:iCs/>
              </w:rPr>
              <w:t>projection</w:t>
            </w:r>
            <w:proofErr w:type="spellEnd"/>
          </w:p>
          <w:p w14:paraId="52C49581" w14:textId="77777777" w:rsidR="00E67DD4" w:rsidRPr="0062074F" w:rsidRDefault="00E67DD4" w:rsidP="00D343CC">
            <w:pPr>
              <w:spacing w:before="60" w:after="60"/>
              <w:rPr>
                <w:i/>
                <w:iCs/>
              </w:rPr>
            </w:pPr>
            <w:r w:rsidRPr="0062074F">
              <w:rPr>
                <w:b/>
                <w:bCs/>
              </w:rPr>
              <w:t>Output</w:t>
            </w:r>
            <w:r w:rsidRPr="0062074F">
              <w:t xml:space="preserve">: A set of </w:t>
            </w:r>
            <w:r w:rsidRPr="0062074F">
              <w:rPr>
                <w:b/>
              </w:rPr>
              <w:t>Data Coverage</w:t>
            </w:r>
            <w:r w:rsidRPr="0062074F">
              <w:t xml:space="preserve"> features </w:t>
            </w:r>
            <w:r w:rsidRPr="0062074F">
              <w:rPr>
                <w:i/>
                <w:iCs/>
              </w:rPr>
              <w:t>S</w:t>
            </w:r>
          </w:p>
          <w:p w14:paraId="5AA86402" w14:textId="77777777" w:rsidR="00E67DD4" w:rsidRPr="0062074F" w:rsidRDefault="00E67DD4">
            <w:pPr>
              <w:pStyle w:val="ListParagraph"/>
              <w:numPr>
                <w:ilvl w:val="0"/>
                <w:numId w:val="74"/>
              </w:numPr>
              <w:spacing w:before="60" w:after="60"/>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w:t>
            </w:r>
          </w:p>
          <w:p w14:paraId="09117B05" w14:textId="77777777" w:rsidR="00E67DD4" w:rsidRPr="0062074F" w:rsidRDefault="00E67DD4">
            <w:pPr>
              <w:pStyle w:val="ListParagraph"/>
              <w:numPr>
                <w:ilvl w:val="0"/>
                <w:numId w:val="74"/>
              </w:numPr>
              <w:spacing w:before="60" w:after="60"/>
              <w:contextualSpacing/>
              <w:jc w:val="both"/>
              <w:rPr>
                <w:lang w:val="en-US"/>
              </w:rPr>
            </w:pPr>
            <w:proofErr w:type="spellStart"/>
            <w:r w:rsidRPr="0062074F">
              <w:rPr>
                <w:rFonts w:ascii="Cambria Math" w:hAnsi="Cambria Math" w:cs="Cambria Math"/>
                <w:i/>
              </w:rPr>
              <w:t>ScaleBand</w:t>
            </w:r>
            <w:proofErr w:type="spellEnd"/>
            <w:r w:rsidRPr="0062074F">
              <w:t xml:space="preserve"> = </w:t>
            </w:r>
            <w:r w:rsidRPr="0062074F">
              <w:rPr>
                <w:rFonts w:ascii="Cambria Math" w:hAnsi="Cambria Math" w:cs="Cambria Math"/>
              </w:rPr>
              <w:t>𝐺𝑒𝑡𝑆𝑐𝑎𝑙𝑒𝐵𝑎𝑛𝑑</w:t>
            </w:r>
            <w:r w:rsidRPr="0062074F">
              <w:t>(</w:t>
            </w:r>
            <w:r w:rsidRPr="0062074F">
              <w:rPr>
                <w:rFonts w:ascii="Cambria Math" w:hAnsi="Cambria Math" w:cs="Cambria Math"/>
              </w:rPr>
              <w:t>𝑠𝑐𝑎𝑙𝑒</w:t>
            </w:r>
            <w:r w:rsidRPr="0062074F">
              <w:t>)</w:t>
            </w:r>
          </w:p>
          <w:p w14:paraId="7EA91D91" w14:textId="77777777" w:rsidR="00E67DD4" w:rsidRPr="0062074F" w:rsidRDefault="00E67DD4">
            <w:pPr>
              <w:pStyle w:val="ListParagraph"/>
              <w:numPr>
                <w:ilvl w:val="0"/>
                <w:numId w:val="74"/>
              </w:numPr>
              <w:spacing w:before="60" w:after="60"/>
              <w:contextualSpacing/>
              <w:jc w:val="both"/>
              <w:rPr>
                <w:lang w:val="en-US"/>
              </w:rPr>
            </w:pPr>
            <w:r w:rsidRPr="0062074F">
              <w:rPr>
                <w:b/>
                <w:bCs/>
              </w:rPr>
              <w:t>While</w:t>
            </w:r>
            <w:r w:rsidRPr="0062074F">
              <w:t xml:space="preserve"> </w:t>
            </w:r>
            <w:r w:rsidRPr="0062074F">
              <w:rPr>
                <w:rFonts w:ascii="Cambria Math" w:hAnsi="Cambria Math" w:cs="Cambria Math"/>
              </w:rPr>
              <w:t>𝑣𝑖𝑒𝑤𝑝𝑜𝑟𝑡</w:t>
            </w:r>
            <w:r w:rsidRPr="0062074F">
              <w:t xml:space="preserve"> ≠ </w:t>
            </w:r>
            <w:r w:rsidRPr="0062074F">
              <w:rPr>
                <w:rFonts w:ascii="Cambria Math" w:hAnsi="Cambria Math" w:cs="Cambria Math"/>
              </w:rPr>
              <w:t>∅</w:t>
            </w:r>
            <w:r w:rsidRPr="0062074F">
              <w:t xml:space="preserve"> </w:t>
            </w:r>
            <w:r w:rsidRPr="0062074F">
              <w:rPr>
                <w:b/>
                <w:bCs/>
              </w:rPr>
              <w:t>do</w:t>
            </w:r>
          </w:p>
          <w:p w14:paraId="38E05111" w14:textId="77777777" w:rsidR="00E67DD4" w:rsidRPr="0062074F" w:rsidRDefault="00E67DD4">
            <w:pPr>
              <w:pStyle w:val="ListParagraph"/>
              <w:numPr>
                <w:ilvl w:val="1"/>
                <w:numId w:val="74"/>
              </w:numPr>
              <w:spacing w:before="60" w:after="60"/>
              <w:ind w:left="1164" w:hanging="283"/>
              <w:contextualSpacing/>
              <w:jc w:val="both"/>
              <w:rPr>
                <w:lang w:val="en-US"/>
              </w:rPr>
            </w:pPr>
            <w:r w:rsidRPr="0062074F">
              <w:rPr>
                <w:b/>
                <w:bCs/>
              </w:rPr>
              <w:t>For</w:t>
            </w:r>
            <w:r w:rsidRPr="0062074F">
              <w:t xml:space="preserve"> all </w:t>
            </w:r>
            <w:proofErr w:type="spellStart"/>
            <w:r w:rsidRPr="0062074F">
              <w:rPr>
                <w:i/>
                <w:iCs/>
              </w:rPr>
              <w:t>dataCoverage</w:t>
            </w:r>
            <w:proofErr w:type="spellEnd"/>
            <w:r w:rsidRPr="0062074F">
              <w:t xml:space="preserve"> in </w:t>
            </w:r>
            <w:r w:rsidRPr="0062074F">
              <w:rPr>
                <w:i/>
                <w:iCs/>
              </w:rPr>
              <w:t>collection</w:t>
            </w:r>
          </w:p>
          <w:p w14:paraId="1092C9BA" w14:textId="77777777" w:rsidR="00E67DD4" w:rsidRPr="0062074F" w:rsidRDefault="00E67DD4">
            <w:pPr>
              <w:pStyle w:val="ListParagraph"/>
              <w:numPr>
                <w:ilvl w:val="2"/>
                <w:numId w:val="74"/>
              </w:numPr>
              <w:spacing w:before="60" w:after="60"/>
              <w:ind w:left="1731" w:hanging="283"/>
              <w:contextualSpacing/>
              <w:jc w:val="both"/>
              <w:rPr>
                <w:lang w:val="en-US"/>
              </w:rPr>
            </w:pPr>
            <w:r w:rsidRPr="0062074F">
              <w:rPr>
                <w:b/>
                <w:bCs/>
              </w:rPr>
              <w:t>If</w:t>
            </w:r>
            <w:r w:rsidRPr="0062074F">
              <w:t xml:space="preserve"> </w:t>
            </w:r>
            <w:proofErr w:type="spellStart"/>
            <w:r w:rsidRPr="0062074F">
              <w:rPr>
                <w:rFonts w:ascii="Cambria Math" w:hAnsi="Cambria Math" w:cs="Cambria Math"/>
                <w:i/>
              </w:rPr>
              <w:t>ScaleBand</w:t>
            </w:r>
            <w:proofErr w:type="spellEnd"/>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rPr>
              <w:t>𝑠𝑐𝑎𝑙𝑒𝐵𝑎𝑛𝑑𝑠</w:t>
            </w:r>
            <w:r w:rsidRPr="0062074F">
              <w:t>(</w:t>
            </w:r>
            <w:proofErr w:type="spellStart"/>
            <w:r w:rsidRPr="0062074F">
              <w:rPr>
                <w:rFonts w:ascii="Cambria Math" w:hAnsi="Cambria Math" w:cs="Cambria Math"/>
                <w:i/>
              </w:rPr>
              <w:t>dataCoverage</w:t>
            </w:r>
            <w:proofErr w:type="spellEnd"/>
            <w:r w:rsidRPr="0062074F">
              <w:t xml:space="preserve">) </w:t>
            </w:r>
            <w:r w:rsidRPr="0062074F">
              <w:rPr>
                <w:rFonts w:ascii="Cambria Math" w:hAnsi="Cambria Math" w:cs="Cambria Math"/>
              </w:rPr>
              <w:t>AND</w:t>
            </w:r>
            <w:r w:rsidRPr="0062074F">
              <w:t xml:space="preserve"> (</w:t>
            </w:r>
            <w:r w:rsidRPr="0062074F">
              <w:rPr>
                <w:rFonts w:ascii="Cambria Math" w:hAnsi="Cambria Math" w:cs="Cambria Math"/>
                <w:i/>
              </w:rPr>
              <w:t>𝑝𝑟𝑜</w:t>
            </w:r>
            <w:proofErr w:type="spellStart"/>
            <w:r w:rsidRPr="0062074F">
              <w:rPr>
                <w:rFonts w:ascii="Cambria Math" w:hAnsi="Cambria Math" w:cs="Cambria Math"/>
                <w:i/>
              </w:rPr>
              <w:t>jection</w:t>
            </w:r>
            <w:proofErr w:type="spellEnd"/>
            <w:r w:rsidRPr="0062074F">
              <w:t>(</w:t>
            </w:r>
            <w:proofErr w:type="spellStart"/>
            <w:r w:rsidRPr="0062074F">
              <w:rPr>
                <w:rFonts w:ascii="Cambria Math" w:hAnsi="Cambria Math" w:cs="Cambria Math"/>
                <w:i/>
                <w:iCs/>
              </w:rPr>
              <w:t>dataCoverag</w:t>
            </w:r>
            <w:r w:rsidRPr="0062074F">
              <w:t>e</w:t>
            </w:r>
            <w:proofErr w:type="spellEnd"/>
            <w:r w:rsidRPr="0062074F">
              <w:t xml:space="preserve">) ∩ </w:t>
            </w:r>
            <w:r w:rsidRPr="0062074F">
              <w:rPr>
                <w:rFonts w:ascii="Cambria Math" w:hAnsi="Cambria Math" w:cs="Cambria Math"/>
              </w:rPr>
              <w:t>𝑣𝑖𝑒𝑤𝑝𝑜𝑟𝑡</w:t>
            </w:r>
            <w:r w:rsidRPr="0062074F">
              <w:t>) ≠ Ø</w:t>
            </w:r>
          </w:p>
          <w:p w14:paraId="6A51A229" w14:textId="77777777" w:rsidR="00E67DD4" w:rsidRPr="0062074F" w:rsidRDefault="00E67DD4">
            <w:pPr>
              <w:pStyle w:val="ListParagraph"/>
              <w:numPr>
                <w:ilvl w:val="3"/>
                <w:numId w:val="74"/>
              </w:numPr>
              <w:spacing w:before="60" w:after="60"/>
              <w:ind w:left="2015" w:hanging="284"/>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𝑆</w:t>
            </w:r>
            <w:r w:rsidRPr="0062074F">
              <w:t xml:space="preserve"> </w:t>
            </w:r>
            <w:r w:rsidRPr="0062074F">
              <w:rPr>
                <w:rFonts w:ascii="Cambria Math" w:hAnsi="Cambria Math" w:cs="Cambria Math"/>
              </w:rPr>
              <w:t>∪</w:t>
            </w:r>
            <w:r w:rsidRPr="0062074F">
              <w:t xml:space="preserve"> </w:t>
            </w:r>
            <w:proofErr w:type="spellStart"/>
            <w:r w:rsidRPr="0062074F">
              <w:rPr>
                <w:rFonts w:ascii="Cambria Math" w:hAnsi="Cambria Math" w:cs="Cambria Math"/>
                <w:i/>
                <w:iCs/>
              </w:rPr>
              <w:t>dataCoverage</w:t>
            </w:r>
            <w:proofErr w:type="spellEnd"/>
          </w:p>
          <w:p w14:paraId="58C6E492" w14:textId="77777777" w:rsidR="00E67DD4" w:rsidRPr="0062074F" w:rsidRDefault="00E67DD4">
            <w:pPr>
              <w:pStyle w:val="ListParagraph"/>
              <w:numPr>
                <w:ilvl w:val="3"/>
                <w:numId w:val="74"/>
              </w:numPr>
              <w:spacing w:before="60" w:after="60"/>
              <w:ind w:left="2015" w:hanging="284"/>
              <w:contextualSpacing/>
              <w:jc w:val="both"/>
              <w:rPr>
                <w:lang w:val="en-US"/>
              </w:rPr>
            </w:pPr>
            <w:r w:rsidRPr="0062074F">
              <w:rPr>
                <w:rFonts w:ascii="Cambria Math" w:hAnsi="Cambria Math" w:cs="Cambria Math"/>
              </w:rPr>
              <w:t>𝑣𝑖𝑒𝑤𝑝𝑜𝑟𝑡</w:t>
            </w:r>
            <w:r w:rsidRPr="0062074F">
              <w:t xml:space="preserve"> = </w:t>
            </w:r>
            <w:r w:rsidRPr="0062074F">
              <w:rPr>
                <w:rFonts w:ascii="Cambria Math" w:hAnsi="Cambria Math" w:cs="Cambria Math"/>
              </w:rPr>
              <w:t>𝑣𝑖𝑒𝑤𝑝𝑜𝑟𝑡</w:t>
            </w:r>
            <w:r w:rsidRPr="0062074F">
              <w:t xml:space="preserve"> \ </w:t>
            </w:r>
            <w:r w:rsidRPr="0062074F">
              <w:rPr>
                <w:rFonts w:ascii="Cambria Math" w:hAnsi="Cambria Math" w:cs="Cambria Math"/>
                <w:i/>
              </w:rPr>
              <w:t>𝑝𝑟𝑜</w:t>
            </w:r>
            <w:proofErr w:type="spellStart"/>
            <w:r w:rsidRPr="0062074F">
              <w:rPr>
                <w:rFonts w:ascii="Cambria Math" w:hAnsi="Cambria Math" w:cs="Cambria Math"/>
                <w:i/>
              </w:rPr>
              <w:t>jection</w:t>
            </w:r>
            <w:proofErr w:type="spellEnd"/>
            <w:r w:rsidRPr="0062074F">
              <w:t>(</w:t>
            </w:r>
            <w:proofErr w:type="spellStart"/>
            <w:r w:rsidRPr="0062074F">
              <w:rPr>
                <w:rFonts w:ascii="Cambria Math" w:hAnsi="Cambria Math" w:cs="Cambria Math"/>
                <w:i/>
                <w:iCs/>
              </w:rPr>
              <w:t>dataCoverage</w:t>
            </w:r>
            <w:proofErr w:type="spellEnd"/>
            <w:r w:rsidRPr="0062074F">
              <w:t>)</w:t>
            </w:r>
          </w:p>
          <w:p w14:paraId="613BA189" w14:textId="77777777" w:rsidR="00E67DD4" w:rsidRPr="0062074F" w:rsidRDefault="00E67DD4">
            <w:pPr>
              <w:pStyle w:val="ListParagraph"/>
              <w:numPr>
                <w:ilvl w:val="1"/>
                <w:numId w:val="74"/>
              </w:numPr>
              <w:spacing w:before="60" w:after="60"/>
              <w:ind w:left="1164" w:hanging="283"/>
              <w:contextualSpacing/>
              <w:jc w:val="both"/>
              <w:rPr>
                <w:lang w:val="en-US"/>
              </w:rPr>
            </w:pPr>
            <w:proofErr w:type="spellStart"/>
            <w:r w:rsidRPr="0062074F">
              <w:rPr>
                <w:rFonts w:ascii="Cambria Math" w:hAnsi="Cambria Math" w:cs="Cambria Math"/>
                <w:i/>
              </w:rPr>
              <w:t>ScaleBand</w:t>
            </w:r>
            <w:proofErr w:type="spellEnd"/>
            <w:r w:rsidRPr="0062074F">
              <w:t xml:space="preserve"> = </w:t>
            </w:r>
            <w:proofErr w:type="spellStart"/>
            <w:r w:rsidRPr="0062074F">
              <w:rPr>
                <w:rFonts w:ascii="Cambria Math" w:hAnsi="Cambria Math" w:cs="Cambria Math"/>
                <w:i/>
              </w:rPr>
              <w:t>ScaleBand</w:t>
            </w:r>
            <w:proofErr w:type="spellEnd"/>
            <w:r w:rsidRPr="0062074F">
              <w:t xml:space="preserve"> – 1</w:t>
            </w:r>
          </w:p>
          <w:p w14:paraId="47B0DF35" w14:textId="77777777" w:rsidR="00E67DD4" w:rsidRPr="0062074F" w:rsidRDefault="00E67DD4">
            <w:pPr>
              <w:pStyle w:val="ListParagraph"/>
              <w:numPr>
                <w:ilvl w:val="1"/>
                <w:numId w:val="74"/>
              </w:numPr>
              <w:spacing w:before="60" w:after="60"/>
              <w:ind w:left="1164" w:hanging="283"/>
              <w:contextualSpacing/>
              <w:jc w:val="both"/>
              <w:rPr>
                <w:lang w:val="en-US"/>
              </w:rPr>
            </w:pPr>
            <w:r w:rsidRPr="0062074F">
              <w:rPr>
                <w:b/>
                <w:bCs/>
              </w:rPr>
              <w:t>If</w:t>
            </w:r>
            <w:r w:rsidRPr="0062074F">
              <w:t xml:space="preserve"> </w:t>
            </w:r>
            <w:proofErr w:type="spellStart"/>
            <w:r w:rsidRPr="0062074F">
              <w:rPr>
                <w:rFonts w:ascii="Cambria Math" w:hAnsi="Cambria Math" w:cs="Cambria Math"/>
                <w:i/>
              </w:rPr>
              <w:t>ScaleBand</w:t>
            </w:r>
            <w:proofErr w:type="spellEnd"/>
            <w:r w:rsidRPr="0062074F">
              <w:t xml:space="preserve"> = 0</w:t>
            </w:r>
          </w:p>
          <w:p w14:paraId="676FD74F" w14:textId="77777777" w:rsidR="00E67DD4" w:rsidRPr="0062074F" w:rsidRDefault="00E67DD4">
            <w:pPr>
              <w:pStyle w:val="ListParagraph"/>
              <w:numPr>
                <w:ilvl w:val="2"/>
                <w:numId w:val="74"/>
              </w:numPr>
              <w:spacing w:before="60" w:after="120"/>
              <w:ind w:left="1730" w:hanging="284"/>
              <w:jc w:val="both"/>
              <w:rPr>
                <w:lang w:val="en-US"/>
              </w:rPr>
            </w:pPr>
            <w:r w:rsidRPr="0062074F">
              <w:rPr>
                <w:b/>
                <w:bCs/>
              </w:rPr>
              <w:t>Return</w:t>
            </w:r>
            <w:r w:rsidRPr="0062074F">
              <w:t xml:space="preserve"> </w:t>
            </w:r>
            <w:r w:rsidRPr="0062074F">
              <w:rPr>
                <w:i/>
                <w:iCs/>
              </w:rPr>
              <w:t>S</w:t>
            </w:r>
          </w:p>
          <w:p w14:paraId="48A3D07C" w14:textId="77777777" w:rsidR="00E67DD4" w:rsidRPr="0062074F" w:rsidRDefault="00E67DD4">
            <w:pPr>
              <w:pStyle w:val="ListParagraph"/>
              <w:numPr>
                <w:ilvl w:val="0"/>
                <w:numId w:val="74"/>
              </w:numPr>
              <w:spacing w:before="60" w:after="120"/>
              <w:ind w:left="714" w:hanging="357"/>
              <w:contextualSpacing/>
              <w:jc w:val="both"/>
              <w:rPr>
                <w:lang w:val="en-US"/>
              </w:rPr>
            </w:pPr>
            <w:r w:rsidRPr="0062074F">
              <w:rPr>
                <w:b/>
                <w:bCs/>
              </w:rPr>
              <w:t>Return</w:t>
            </w:r>
            <w:r w:rsidRPr="0062074F">
              <w:t xml:space="preserve"> </w:t>
            </w:r>
            <w:r w:rsidRPr="0062074F">
              <w:rPr>
                <w:i/>
                <w:iCs/>
              </w:rPr>
              <w:t>S</w:t>
            </w:r>
          </w:p>
        </w:tc>
      </w:tr>
    </w:tbl>
    <w:p w14:paraId="47D18B02" w14:textId="77777777" w:rsidR="00E67DD4" w:rsidRPr="0062074F" w:rsidRDefault="00E67DD4" w:rsidP="00E67DD4">
      <w:pPr>
        <w:spacing w:after="0" w:line="240" w:lineRule="auto"/>
        <w:rPr>
          <w:lang w:val="en-US"/>
        </w:rPr>
      </w:pPr>
    </w:p>
    <w:p w14:paraId="4CCEB2AD" w14:textId="77777777" w:rsidR="00E67DD4" w:rsidRPr="0062074F" w:rsidRDefault="00E67DD4" w:rsidP="00E67DD4">
      <w:pPr>
        <w:spacing w:after="120" w:line="240" w:lineRule="auto"/>
        <w:rPr>
          <w:lang w:val="en-US"/>
        </w:rPr>
      </w:pPr>
      <w:r w:rsidRPr="0062074F">
        <w:rPr>
          <w:lang w:val="en-US"/>
        </w:rPr>
        <w:t>Comments:</w:t>
      </w:r>
    </w:p>
    <w:tbl>
      <w:tblPr>
        <w:tblStyle w:val="TableGrid"/>
        <w:tblW w:w="0" w:type="auto"/>
        <w:tblLook w:val="04A0" w:firstRow="1" w:lastRow="0" w:firstColumn="1" w:lastColumn="0" w:noHBand="0" w:noVBand="1"/>
      </w:tblPr>
      <w:tblGrid>
        <w:gridCol w:w="846"/>
        <w:gridCol w:w="8232"/>
      </w:tblGrid>
      <w:tr w:rsidR="00E67DD4" w:rsidRPr="0062074F" w14:paraId="4B3D92EA" w14:textId="77777777" w:rsidTr="00D343CC">
        <w:tc>
          <w:tcPr>
            <w:tcW w:w="846" w:type="dxa"/>
            <w:shd w:val="clear" w:color="auto" w:fill="D9D9D9" w:themeFill="background1" w:themeFillShade="D9"/>
          </w:tcPr>
          <w:p w14:paraId="30A986B8" w14:textId="77777777" w:rsidR="00E67DD4" w:rsidRPr="0062074F" w:rsidRDefault="00E67DD4" w:rsidP="00D343CC">
            <w:pPr>
              <w:spacing w:before="60" w:after="60"/>
              <w:rPr>
                <w:b/>
                <w:bCs/>
                <w:lang w:val="en-US"/>
              </w:rPr>
            </w:pPr>
            <w:r w:rsidRPr="0062074F">
              <w:rPr>
                <w:b/>
                <w:bCs/>
                <w:lang w:val="en-US"/>
              </w:rPr>
              <w:t>Row</w:t>
            </w:r>
          </w:p>
        </w:tc>
        <w:tc>
          <w:tcPr>
            <w:tcW w:w="8232" w:type="dxa"/>
            <w:shd w:val="clear" w:color="auto" w:fill="D9D9D9" w:themeFill="background1" w:themeFillShade="D9"/>
          </w:tcPr>
          <w:p w14:paraId="72A1FB96" w14:textId="77777777" w:rsidR="00E67DD4" w:rsidRPr="0062074F" w:rsidRDefault="00E67DD4" w:rsidP="00D343CC">
            <w:pPr>
              <w:spacing w:before="60" w:after="60"/>
              <w:rPr>
                <w:b/>
                <w:bCs/>
                <w:lang w:val="en-US"/>
              </w:rPr>
            </w:pPr>
            <w:r w:rsidRPr="0062074F">
              <w:rPr>
                <w:b/>
                <w:bCs/>
                <w:lang w:val="en-US"/>
              </w:rPr>
              <w:t>Description</w:t>
            </w:r>
          </w:p>
        </w:tc>
      </w:tr>
      <w:tr w:rsidR="00E67DD4" w:rsidRPr="0062074F" w14:paraId="3451C854" w14:textId="77777777" w:rsidTr="00D343CC">
        <w:tc>
          <w:tcPr>
            <w:tcW w:w="846" w:type="dxa"/>
          </w:tcPr>
          <w:p w14:paraId="143A0ABB" w14:textId="77777777" w:rsidR="00E67DD4" w:rsidRPr="0062074F" w:rsidRDefault="00E67DD4" w:rsidP="00D343CC">
            <w:pPr>
              <w:spacing w:before="60" w:after="60"/>
              <w:rPr>
                <w:b/>
                <w:bCs/>
                <w:lang w:val="en-US"/>
              </w:rPr>
            </w:pPr>
            <w:r w:rsidRPr="0062074F">
              <w:rPr>
                <w:b/>
                <w:bCs/>
                <w:lang w:val="en-US"/>
              </w:rPr>
              <w:t>1.</w:t>
            </w:r>
          </w:p>
        </w:tc>
        <w:tc>
          <w:tcPr>
            <w:tcW w:w="8232" w:type="dxa"/>
          </w:tcPr>
          <w:p w14:paraId="11BA54BE" w14:textId="77777777" w:rsidR="00E67DD4" w:rsidRPr="0062074F" w:rsidRDefault="00E67DD4" w:rsidP="00D343CC">
            <w:pPr>
              <w:spacing w:before="60" w:after="60"/>
              <w:rPr>
                <w:lang w:val="en-US"/>
              </w:rPr>
            </w:pPr>
            <w:r w:rsidRPr="0062074F">
              <w:t xml:space="preserve">Create an empty set of inventory </w:t>
            </w:r>
            <w:r w:rsidRPr="0062074F">
              <w:rPr>
                <w:b/>
              </w:rPr>
              <w:t>Data Coverage</w:t>
            </w:r>
            <w:r w:rsidRPr="0062074F">
              <w:t xml:space="preserve"> features</w:t>
            </w:r>
          </w:p>
        </w:tc>
      </w:tr>
      <w:tr w:rsidR="00E67DD4" w:rsidRPr="0062074F" w14:paraId="3FF54E95" w14:textId="77777777" w:rsidTr="00D343CC">
        <w:tc>
          <w:tcPr>
            <w:tcW w:w="846" w:type="dxa"/>
          </w:tcPr>
          <w:p w14:paraId="407F070C" w14:textId="77777777" w:rsidR="00E67DD4" w:rsidRPr="0062074F" w:rsidRDefault="00E67DD4" w:rsidP="00D343CC">
            <w:pPr>
              <w:spacing w:before="60" w:after="60"/>
              <w:rPr>
                <w:b/>
                <w:bCs/>
                <w:lang w:val="en-US"/>
              </w:rPr>
            </w:pPr>
            <w:r w:rsidRPr="0062074F">
              <w:rPr>
                <w:b/>
                <w:bCs/>
                <w:lang w:val="en-US"/>
              </w:rPr>
              <w:lastRenderedPageBreak/>
              <w:t>2.</w:t>
            </w:r>
          </w:p>
        </w:tc>
        <w:tc>
          <w:tcPr>
            <w:tcW w:w="8232" w:type="dxa"/>
          </w:tcPr>
          <w:p w14:paraId="643E2A9A" w14:textId="77777777" w:rsidR="00E67DD4" w:rsidRPr="0062074F" w:rsidRDefault="00E67DD4" w:rsidP="00D343CC">
            <w:pPr>
              <w:spacing w:before="60" w:after="60"/>
              <w:rPr>
                <w:lang w:val="en-US"/>
              </w:rPr>
            </w:pPr>
            <w:r w:rsidRPr="0062074F">
              <w:t xml:space="preserve">Get the scale band to which </w:t>
            </w:r>
            <w:r w:rsidRPr="0062074F">
              <w:rPr>
                <w:i/>
                <w:iCs/>
              </w:rPr>
              <w:t>scale</w:t>
            </w:r>
            <w:r w:rsidRPr="0062074F">
              <w:t xml:space="preserve"> belongs and assign it to the variable </w:t>
            </w:r>
            <w:proofErr w:type="spellStart"/>
            <w:r w:rsidRPr="0062074F">
              <w:rPr>
                <w:i/>
                <w:iCs/>
              </w:rPr>
              <w:t>ScaleBand</w:t>
            </w:r>
            <w:proofErr w:type="spellEnd"/>
          </w:p>
        </w:tc>
      </w:tr>
      <w:tr w:rsidR="00E67DD4" w:rsidRPr="0062074F" w14:paraId="3D7BF5DD" w14:textId="77777777" w:rsidTr="00D343CC">
        <w:tc>
          <w:tcPr>
            <w:tcW w:w="846" w:type="dxa"/>
          </w:tcPr>
          <w:p w14:paraId="40D46E8A" w14:textId="77777777" w:rsidR="00E67DD4" w:rsidRPr="0062074F" w:rsidRDefault="00E67DD4" w:rsidP="00D343CC">
            <w:pPr>
              <w:spacing w:before="60" w:after="60"/>
              <w:rPr>
                <w:b/>
                <w:bCs/>
                <w:lang w:val="en-US"/>
              </w:rPr>
            </w:pPr>
            <w:r w:rsidRPr="0062074F">
              <w:rPr>
                <w:b/>
                <w:bCs/>
                <w:lang w:val="en-US"/>
              </w:rPr>
              <w:t>3.</w:t>
            </w:r>
          </w:p>
        </w:tc>
        <w:tc>
          <w:tcPr>
            <w:tcW w:w="8232" w:type="dxa"/>
          </w:tcPr>
          <w:p w14:paraId="30A177C1" w14:textId="77777777" w:rsidR="00E67DD4" w:rsidRPr="0062074F" w:rsidRDefault="00E67DD4" w:rsidP="00D343CC">
            <w:pPr>
              <w:spacing w:before="60" w:after="60"/>
              <w:rPr>
                <w:lang w:val="en-US"/>
              </w:rPr>
            </w:pPr>
            <w:r w:rsidRPr="0062074F">
              <w:t xml:space="preserve">While the </w:t>
            </w:r>
            <w:r w:rsidRPr="0062074F">
              <w:rPr>
                <w:i/>
                <w:iCs/>
              </w:rPr>
              <w:t>viewport</w:t>
            </w:r>
            <w:r w:rsidRPr="0062074F">
              <w:t xml:space="preserve"> area is not empty</w:t>
            </w:r>
          </w:p>
        </w:tc>
      </w:tr>
      <w:tr w:rsidR="00E67DD4" w:rsidRPr="0062074F" w14:paraId="3B55825B" w14:textId="77777777" w:rsidTr="00D343CC">
        <w:tc>
          <w:tcPr>
            <w:tcW w:w="846" w:type="dxa"/>
          </w:tcPr>
          <w:p w14:paraId="5793F574" w14:textId="77777777" w:rsidR="00E67DD4" w:rsidRPr="0062074F" w:rsidRDefault="00E67DD4" w:rsidP="00D343CC">
            <w:pPr>
              <w:spacing w:before="60" w:after="60"/>
              <w:rPr>
                <w:b/>
                <w:bCs/>
                <w:lang w:val="en-US"/>
              </w:rPr>
            </w:pPr>
            <w:r w:rsidRPr="0062074F">
              <w:rPr>
                <w:b/>
                <w:bCs/>
                <w:lang w:val="en-US"/>
              </w:rPr>
              <w:t>3.a</w:t>
            </w:r>
          </w:p>
        </w:tc>
        <w:tc>
          <w:tcPr>
            <w:tcW w:w="8232" w:type="dxa"/>
          </w:tcPr>
          <w:p w14:paraId="623C38A2" w14:textId="77777777" w:rsidR="00E67DD4" w:rsidRPr="0062074F" w:rsidRDefault="00E67DD4" w:rsidP="00D343CC">
            <w:pPr>
              <w:spacing w:before="60" w:after="60"/>
              <w:rPr>
                <w:lang w:val="en-US"/>
              </w:rPr>
            </w:pPr>
            <w:r w:rsidRPr="0062074F">
              <w:t xml:space="preserve">Loop over all </w:t>
            </w:r>
            <w:r w:rsidRPr="0062074F">
              <w:rPr>
                <w:b/>
              </w:rPr>
              <w:t>Data Coverage</w:t>
            </w:r>
            <w:r w:rsidRPr="0062074F">
              <w:t xml:space="preserve"> features in the inventory</w:t>
            </w:r>
          </w:p>
        </w:tc>
      </w:tr>
      <w:tr w:rsidR="00E67DD4" w:rsidRPr="0062074F" w14:paraId="347A4937" w14:textId="77777777" w:rsidTr="00D343CC">
        <w:tc>
          <w:tcPr>
            <w:tcW w:w="846" w:type="dxa"/>
          </w:tcPr>
          <w:p w14:paraId="5A76BF4A" w14:textId="77777777" w:rsidR="00E67DD4" w:rsidRPr="0062074F" w:rsidRDefault="00E67DD4" w:rsidP="00D343CC">
            <w:pPr>
              <w:spacing w:before="60" w:after="60"/>
              <w:rPr>
                <w:b/>
                <w:bCs/>
                <w:lang w:val="en-US"/>
              </w:rPr>
            </w:pPr>
            <w:r w:rsidRPr="0062074F">
              <w:rPr>
                <w:b/>
                <w:bCs/>
                <w:lang w:val="en-US"/>
              </w:rPr>
              <w:t>3.a.i</w:t>
            </w:r>
          </w:p>
        </w:tc>
        <w:tc>
          <w:tcPr>
            <w:tcW w:w="8232" w:type="dxa"/>
          </w:tcPr>
          <w:p w14:paraId="189558BF" w14:textId="77777777" w:rsidR="00E67DD4" w:rsidRPr="0062074F" w:rsidRDefault="00E67DD4" w:rsidP="00D343CC">
            <w:pPr>
              <w:spacing w:before="60" w:after="60"/>
              <w:rPr>
                <w:lang w:val="en-US"/>
              </w:rPr>
            </w:pPr>
            <w:r w:rsidRPr="0062074F">
              <w:t xml:space="preserve">If </w:t>
            </w:r>
            <w:proofErr w:type="spellStart"/>
            <w:r w:rsidRPr="0062074F">
              <w:rPr>
                <w:i/>
                <w:iCs/>
              </w:rPr>
              <w:t>ScaleBand</w:t>
            </w:r>
            <w:proofErr w:type="spellEnd"/>
            <w:r w:rsidRPr="0062074F">
              <w:t xml:space="preserve"> is an element of the scale bands of the </w:t>
            </w:r>
            <w:r w:rsidRPr="0062074F">
              <w:rPr>
                <w:b/>
              </w:rPr>
              <w:t>Data Coverage</w:t>
            </w:r>
            <w:r w:rsidRPr="0062074F">
              <w:t xml:space="preserve"> </w:t>
            </w:r>
            <w:r w:rsidRPr="0062074F">
              <w:rPr>
                <w:b/>
              </w:rPr>
              <w:t>and</w:t>
            </w:r>
            <w:r w:rsidRPr="0062074F">
              <w:t xml:space="preserve"> the projected </w:t>
            </w:r>
            <w:r w:rsidRPr="0062074F">
              <w:rPr>
                <w:b/>
              </w:rPr>
              <w:t>Data Coverage</w:t>
            </w:r>
            <w:r w:rsidRPr="0062074F">
              <w:t xml:space="preserve"> polygon overlaps the </w:t>
            </w:r>
            <w:r w:rsidRPr="0062074F">
              <w:rPr>
                <w:i/>
                <w:iCs/>
              </w:rPr>
              <w:t>viewport</w:t>
            </w:r>
          </w:p>
        </w:tc>
      </w:tr>
      <w:tr w:rsidR="00E67DD4" w:rsidRPr="0062074F" w14:paraId="2EA57575" w14:textId="77777777" w:rsidTr="00D343CC">
        <w:tc>
          <w:tcPr>
            <w:tcW w:w="846" w:type="dxa"/>
          </w:tcPr>
          <w:p w14:paraId="525794CD" w14:textId="77777777" w:rsidR="00E67DD4" w:rsidRPr="0062074F" w:rsidRDefault="00E67DD4" w:rsidP="00D343CC">
            <w:pPr>
              <w:spacing w:before="60" w:after="60"/>
              <w:rPr>
                <w:b/>
                <w:bCs/>
                <w:lang w:val="en-US"/>
              </w:rPr>
            </w:pPr>
            <w:r w:rsidRPr="0062074F">
              <w:rPr>
                <w:b/>
                <w:bCs/>
                <w:lang w:val="en-US"/>
              </w:rPr>
              <w:t>3.a.i.1.</w:t>
            </w:r>
          </w:p>
        </w:tc>
        <w:tc>
          <w:tcPr>
            <w:tcW w:w="8232" w:type="dxa"/>
          </w:tcPr>
          <w:p w14:paraId="04F463CD" w14:textId="77777777" w:rsidR="00E67DD4" w:rsidRPr="0062074F" w:rsidRDefault="00E67DD4" w:rsidP="00D343CC">
            <w:pPr>
              <w:spacing w:before="60" w:after="60"/>
              <w:rPr>
                <w:lang w:val="en-US"/>
              </w:rPr>
            </w:pPr>
            <w:r w:rsidRPr="0062074F">
              <w:t xml:space="preserve">Add the </w:t>
            </w:r>
            <w:r w:rsidRPr="0062074F">
              <w:rPr>
                <w:b/>
              </w:rPr>
              <w:t>Data Coverage</w:t>
            </w:r>
            <w:r w:rsidRPr="0062074F">
              <w:t xml:space="preserve"> to </w:t>
            </w:r>
            <w:r w:rsidRPr="0062074F">
              <w:rPr>
                <w:i/>
                <w:iCs/>
              </w:rPr>
              <w:t>S</w:t>
            </w:r>
          </w:p>
        </w:tc>
      </w:tr>
      <w:tr w:rsidR="00E67DD4" w:rsidRPr="0062074F" w14:paraId="15A0646F" w14:textId="77777777" w:rsidTr="00D343CC">
        <w:tc>
          <w:tcPr>
            <w:tcW w:w="846" w:type="dxa"/>
          </w:tcPr>
          <w:p w14:paraId="1C97D602" w14:textId="77777777" w:rsidR="00E67DD4" w:rsidRPr="0062074F" w:rsidRDefault="00E67DD4" w:rsidP="00D343CC">
            <w:pPr>
              <w:spacing w:before="60" w:after="60"/>
              <w:rPr>
                <w:b/>
                <w:bCs/>
                <w:lang w:val="en-US"/>
              </w:rPr>
            </w:pPr>
            <w:r w:rsidRPr="0062074F">
              <w:rPr>
                <w:b/>
                <w:bCs/>
                <w:lang w:val="en-US"/>
              </w:rPr>
              <w:t>3.a.i.2.</w:t>
            </w:r>
          </w:p>
        </w:tc>
        <w:tc>
          <w:tcPr>
            <w:tcW w:w="8232" w:type="dxa"/>
          </w:tcPr>
          <w:p w14:paraId="07F9CFAA" w14:textId="77777777" w:rsidR="00E67DD4" w:rsidRPr="0062074F" w:rsidRDefault="00E67DD4" w:rsidP="00D343CC">
            <w:pPr>
              <w:spacing w:before="60" w:after="60"/>
              <w:rPr>
                <w:lang w:val="en-US"/>
              </w:rPr>
            </w:pPr>
            <w:r w:rsidRPr="0062074F">
              <w:t xml:space="preserve">Remove the projected </w:t>
            </w:r>
            <w:r w:rsidRPr="0062074F">
              <w:rPr>
                <w:b/>
              </w:rPr>
              <w:t>Data Coverage</w:t>
            </w:r>
            <w:r w:rsidRPr="0062074F">
              <w:t xml:space="preserve"> polygon from the </w:t>
            </w:r>
            <w:r w:rsidRPr="0062074F">
              <w:rPr>
                <w:i/>
                <w:iCs/>
              </w:rPr>
              <w:t>viewport</w:t>
            </w:r>
            <w:r w:rsidRPr="0062074F">
              <w:t xml:space="preserve">, The </w:t>
            </w:r>
            <w:r w:rsidRPr="0062074F">
              <w:rPr>
                <w:i/>
                <w:iCs/>
              </w:rPr>
              <w:t>viewport</w:t>
            </w:r>
            <w:r w:rsidRPr="0062074F">
              <w:t xml:space="preserve"> will now only define the uncovered part of the original </w:t>
            </w:r>
            <w:r w:rsidRPr="0062074F">
              <w:rPr>
                <w:i/>
                <w:iCs/>
              </w:rPr>
              <w:t>viewport</w:t>
            </w:r>
          </w:p>
        </w:tc>
      </w:tr>
      <w:tr w:rsidR="00E67DD4" w:rsidRPr="0062074F" w14:paraId="67A38820" w14:textId="77777777" w:rsidTr="00D343CC">
        <w:tc>
          <w:tcPr>
            <w:tcW w:w="846" w:type="dxa"/>
          </w:tcPr>
          <w:p w14:paraId="4539A83A" w14:textId="77777777" w:rsidR="00E67DD4" w:rsidRPr="0062074F" w:rsidRDefault="00E67DD4" w:rsidP="00D343CC">
            <w:pPr>
              <w:spacing w:before="60" w:after="60"/>
              <w:rPr>
                <w:b/>
                <w:bCs/>
                <w:lang w:val="en-US"/>
              </w:rPr>
            </w:pPr>
            <w:r w:rsidRPr="0062074F">
              <w:rPr>
                <w:b/>
                <w:bCs/>
                <w:lang w:val="en-US"/>
              </w:rPr>
              <w:t>3.b.</w:t>
            </w:r>
          </w:p>
        </w:tc>
        <w:tc>
          <w:tcPr>
            <w:tcW w:w="8232" w:type="dxa"/>
          </w:tcPr>
          <w:p w14:paraId="4FF791DC" w14:textId="77FBB545" w:rsidR="00E67DD4" w:rsidRPr="0062074F" w:rsidRDefault="00E67DD4" w:rsidP="00D343CC">
            <w:pPr>
              <w:spacing w:before="60" w:after="60"/>
              <w:rPr>
                <w:lang w:val="en-US"/>
              </w:rPr>
            </w:pPr>
            <w:r w:rsidRPr="0062074F">
              <w:t xml:space="preserve">Decrement </w:t>
            </w:r>
            <w:proofErr w:type="spellStart"/>
            <w:r w:rsidRPr="0062074F">
              <w:rPr>
                <w:i/>
                <w:iCs/>
              </w:rPr>
              <w:t>ScaleBand</w:t>
            </w:r>
            <w:proofErr w:type="spellEnd"/>
            <w:r w:rsidR="00CC4988" w:rsidRPr="0062074F">
              <w:rPr>
                <w:rStyle w:val="FootnoteReference"/>
                <w:i/>
                <w:iCs/>
              </w:rPr>
              <w:footnoteReference w:id="11"/>
            </w:r>
          </w:p>
        </w:tc>
      </w:tr>
      <w:tr w:rsidR="00E67DD4" w:rsidRPr="0062074F" w14:paraId="526336C1" w14:textId="77777777" w:rsidTr="00D343CC">
        <w:tc>
          <w:tcPr>
            <w:tcW w:w="846" w:type="dxa"/>
          </w:tcPr>
          <w:p w14:paraId="07AA205A" w14:textId="77777777" w:rsidR="00E67DD4" w:rsidRPr="0062074F" w:rsidRDefault="00E67DD4" w:rsidP="00D343CC">
            <w:pPr>
              <w:spacing w:before="60" w:after="60"/>
              <w:rPr>
                <w:b/>
                <w:bCs/>
                <w:lang w:val="en-US"/>
              </w:rPr>
            </w:pPr>
            <w:r w:rsidRPr="0062074F">
              <w:rPr>
                <w:b/>
                <w:bCs/>
                <w:lang w:val="en-US"/>
              </w:rPr>
              <w:t>3.c.</w:t>
            </w:r>
          </w:p>
        </w:tc>
        <w:tc>
          <w:tcPr>
            <w:tcW w:w="8232" w:type="dxa"/>
          </w:tcPr>
          <w:p w14:paraId="24A7BF50" w14:textId="77777777" w:rsidR="00E67DD4" w:rsidRPr="0062074F" w:rsidRDefault="00E67DD4" w:rsidP="00D343CC">
            <w:pPr>
              <w:spacing w:before="60" w:after="60"/>
              <w:rPr>
                <w:lang w:val="en-US"/>
              </w:rPr>
            </w:pPr>
            <w:r w:rsidRPr="0062074F">
              <w:t xml:space="preserve">If </w:t>
            </w:r>
            <w:proofErr w:type="spellStart"/>
            <w:r w:rsidRPr="0062074F">
              <w:rPr>
                <w:i/>
                <w:iCs/>
              </w:rPr>
              <w:t>ScaleBand</w:t>
            </w:r>
            <w:proofErr w:type="spellEnd"/>
            <w:r w:rsidRPr="0062074F">
              <w:t xml:space="preserve"> equals to zero (no scale band left to investigate)</w:t>
            </w:r>
          </w:p>
        </w:tc>
      </w:tr>
      <w:tr w:rsidR="00E67DD4" w:rsidRPr="0062074F" w14:paraId="7A39AC98" w14:textId="77777777" w:rsidTr="00D343CC">
        <w:tc>
          <w:tcPr>
            <w:tcW w:w="846" w:type="dxa"/>
          </w:tcPr>
          <w:p w14:paraId="43386A06" w14:textId="77777777" w:rsidR="00E67DD4" w:rsidRPr="0062074F" w:rsidRDefault="00E67DD4" w:rsidP="00D343CC">
            <w:pPr>
              <w:spacing w:before="60" w:after="60"/>
              <w:rPr>
                <w:b/>
                <w:bCs/>
                <w:lang w:val="en-US"/>
              </w:rPr>
            </w:pPr>
            <w:r w:rsidRPr="0062074F">
              <w:rPr>
                <w:b/>
                <w:bCs/>
                <w:lang w:val="en-US"/>
              </w:rPr>
              <w:t>3.c.i.</w:t>
            </w:r>
          </w:p>
        </w:tc>
        <w:tc>
          <w:tcPr>
            <w:tcW w:w="8232" w:type="dxa"/>
          </w:tcPr>
          <w:p w14:paraId="66482ED6" w14:textId="77777777" w:rsidR="00E67DD4" w:rsidRPr="0062074F" w:rsidRDefault="00E67DD4" w:rsidP="00D343CC">
            <w:pPr>
              <w:spacing w:before="60" w:after="60"/>
              <w:rPr>
                <w:lang w:val="en-US"/>
              </w:rPr>
            </w:pPr>
            <w:r w:rsidRPr="0062074F">
              <w:t>Return the collected result</w:t>
            </w:r>
          </w:p>
        </w:tc>
      </w:tr>
      <w:tr w:rsidR="00E67DD4" w:rsidRPr="0062074F" w14:paraId="4E2DB930" w14:textId="77777777" w:rsidTr="00D343CC">
        <w:tc>
          <w:tcPr>
            <w:tcW w:w="846" w:type="dxa"/>
          </w:tcPr>
          <w:p w14:paraId="119F2FCB" w14:textId="77777777" w:rsidR="00E67DD4" w:rsidRPr="0062074F" w:rsidRDefault="00E67DD4" w:rsidP="00D343CC">
            <w:pPr>
              <w:spacing w:before="60" w:after="60"/>
              <w:rPr>
                <w:b/>
                <w:bCs/>
                <w:lang w:val="en-US"/>
              </w:rPr>
            </w:pPr>
            <w:r w:rsidRPr="0062074F">
              <w:rPr>
                <w:b/>
                <w:bCs/>
                <w:lang w:val="en-US"/>
              </w:rPr>
              <w:t>4.</w:t>
            </w:r>
          </w:p>
        </w:tc>
        <w:tc>
          <w:tcPr>
            <w:tcW w:w="8232" w:type="dxa"/>
          </w:tcPr>
          <w:p w14:paraId="22F939DE" w14:textId="77777777" w:rsidR="00E67DD4" w:rsidRPr="0062074F" w:rsidRDefault="00E67DD4" w:rsidP="00D343CC">
            <w:pPr>
              <w:spacing w:before="60" w:after="60"/>
              <w:rPr>
                <w:lang w:val="en-US"/>
              </w:rPr>
            </w:pPr>
            <w:r w:rsidRPr="0062074F">
              <w:t>Return the collected result</w:t>
            </w:r>
          </w:p>
        </w:tc>
      </w:tr>
    </w:tbl>
    <w:p w14:paraId="4B26417A" w14:textId="77777777" w:rsidR="00E67DD4" w:rsidRPr="0062074F" w:rsidRDefault="00E67DD4" w:rsidP="00E67DD4">
      <w:pPr>
        <w:spacing w:after="120" w:line="240" w:lineRule="auto"/>
        <w:rPr>
          <w:lang w:val="en-US"/>
        </w:rPr>
      </w:pPr>
    </w:p>
    <w:p w14:paraId="1CD8CF92" w14:textId="7F888778" w:rsidR="00E67DD4" w:rsidRPr="0062074F" w:rsidRDefault="00AD5EEC">
      <w:pPr>
        <w:pStyle w:val="ListParagraph"/>
        <w:numPr>
          <w:ilvl w:val="1"/>
          <w:numId w:val="96"/>
        </w:numPr>
        <w:rPr>
          <w:b/>
          <w:bCs/>
          <w:lang w:eastAsia="en-US"/>
        </w:rPr>
      </w:pPr>
      <w:r w:rsidRPr="0062074F">
        <w:rPr>
          <w:b/>
          <w:bCs/>
          <w:lang w:eastAsia="en-US"/>
        </w:rPr>
        <w:t>Data display Algorithm</w:t>
      </w:r>
    </w:p>
    <w:p w14:paraId="0CF987B3" w14:textId="6A0C5706" w:rsidR="00AD5EEC" w:rsidRPr="0062074F" w:rsidRDefault="00AD5EEC">
      <w:pPr>
        <w:pStyle w:val="ListParagraph"/>
        <w:numPr>
          <w:ilvl w:val="2"/>
          <w:numId w:val="96"/>
        </w:numPr>
        <w:rPr>
          <w:b/>
          <w:bCs/>
          <w:lang w:eastAsia="en-US"/>
        </w:rPr>
      </w:pPr>
      <w:r w:rsidRPr="0062074F">
        <w:rPr>
          <w:b/>
          <w:bCs/>
          <w:lang w:eastAsia="en-US"/>
        </w:rPr>
        <w:t>Rendering Algorithm</w:t>
      </w:r>
    </w:p>
    <w:p w14:paraId="05642B01" w14:textId="4CCC93C8" w:rsidR="00E67DD4" w:rsidRPr="0062074F" w:rsidRDefault="00E67DD4" w:rsidP="00E67DD4">
      <w:pPr>
        <w:spacing w:after="120" w:line="240" w:lineRule="auto"/>
        <w:rPr>
          <w:lang w:val="en-US"/>
        </w:rPr>
      </w:pPr>
      <w:r w:rsidRPr="0062074F">
        <w:rPr>
          <w:lang w:val="en-US"/>
        </w:rPr>
        <w:t xml:space="preserve">The first step is to use information from the loading algorithm to assign a </w:t>
      </w:r>
      <w:r w:rsidRPr="0062074F">
        <w:rPr>
          <w:i/>
          <w:iCs/>
          <w:lang w:val="en-US"/>
        </w:rPr>
        <w:t>mask</w:t>
      </w:r>
      <w:r w:rsidRPr="0062074F">
        <w:rPr>
          <w:lang w:val="en-US"/>
        </w:rPr>
        <w:t xml:space="preserve"> to each of the </w:t>
      </w:r>
      <w:r w:rsidRPr="0062074F">
        <w:rPr>
          <w:b/>
          <w:bCs/>
          <w:lang w:val="en-US"/>
        </w:rPr>
        <w:t>Data Coverage</w:t>
      </w:r>
      <w:r w:rsidRPr="0062074F">
        <w:rPr>
          <w:lang w:val="en-US"/>
        </w:rPr>
        <w:t xml:space="preserve"> features within each dataset. </w:t>
      </w:r>
    </w:p>
    <w:p w14:paraId="6ED275D7" w14:textId="3CEF670A" w:rsidR="00E67DD4" w:rsidRPr="0062074F" w:rsidRDefault="00E67DD4" w:rsidP="00E67DD4">
      <w:pPr>
        <w:spacing w:after="120" w:line="240" w:lineRule="auto"/>
        <w:rPr>
          <w:lang w:val="en-US"/>
        </w:rPr>
      </w:pPr>
      <w:r w:rsidRPr="0062074F">
        <w:rPr>
          <w:lang w:val="en-US"/>
        </w:rPr>
        <w:t xml:space="preserve">Each </w:t>
      </w:r>
      <w:r w:rsidRPr="0062074F">
        <w:rPr>
          <w:i/>
          <w:iCs/>
          <w:lang w:val="en-US"/>
        </w:rPr>
        <w:t>mask</w:t>
      </w:r>
      <w:r w:rsidRPr="0062074F">
        <w:rPr>
          <w:lang w:val="en-US"/>
        </w:rPr>
        <w:t xml:space="preserve"> represents the footprint of obscuring </w:t>
      </w:r>
      <w:r w:rsidRPr="0062074F">
        <w:rPr>
          <w:b/>
          <w:bCs/>
          <w:lang w:val="en-US"/>
        </w:rPr>
        <w:t>Data Coverages;</w:t>
      </w:r>
      <w:r w:rsidRPr="0062074F">
        <w:rPr>
          <w:lang w:val="en-US"/>
        </w:rPr>
        <w:t xml:space="preserve"> it indicates areas of a dataset which should not be visible. Each dataset is then assigned a </w:t>
      </w:r>
      <w:r w:rsidRPr="0062074F">
        <w:rPr>
          <w:i/>
          <w:iCs/>
          <w:lang w:val="en-US"/>
        </w:rPr>
        <w:t>mask</w:t>
      </w:r>
      <w:r w:rsidRPr="0062074F">
        <w:rPr>
          <w:lang w:val="en-US"/>
        </w:rPr>
        <w:t xml:space="preserve"> from the component </w:t>
      </w:r>
      <w:r w:rsidRPr="0062074F">
        <w:rPr>
          <w:b/>
          <w:bCs/>
          <w:lang w:val="en-US"/>
        </w:rPr>
        <w:t>Data Coverage</w:t>
      </w:r>
      <w:r w:rsidRPr="0062074F">
        <w:rPr>
          <w:lang w:val="en-US"/>
        </w:rPr>
        <w:t xml:space="preserve"> features. The dataset </w:t>
      </w:r>
      <w:r w:rsidRPr="0062074F">
        <w:rPr>
          <w:i/>
          <w:iCs/>
          <w:lang w:val="en-US"/>
        </w:rPr>
        <w:t>mask</w:t>
      </w:r>
      <w:r w:rsidRPr="0062074F">
        <w:rPr>
          <w:lang w:val="en-US"/>
        </w:rPr>
        <w:t xml:space="preserve"> is the union of the component </w:t>
      </w:r>
      <w:r w:rsidRPr="0062074F">
        <w:rPr>
          <w:b/>
          <w:bCs/>
          <w:lang w:val="en-US"/>
        </w:rPr>
        <w:t>Data Coverage</w:t>
      </w:r>
      <w:r w:rsidRPr="0062074F">
        <w:rPr>
          <w:lang w:val="en-US"/>
        </w:rPr>
        <w:t xml:space="preserve"> masks.</w:t>
      </w:r>
    </w:p>
    <w:p w14:paraId="4572371F" w14:textId="5F4E390B" w:rsidR="00CC4988" w:rsidRPr="0062074F" w:rsidRDefault="00CC4988" w:rsidP="00E67DD4">
      <w:pPr>
        <w:spacing w:after="120" w:line="240" w:lineRule="auto"/>
        <w:rPr>
          <w:lang w:val="en-US"/>
        </w:rPr>
      </w:pPr>
      <w:r w:rsidRPr="0062074F">
        <w:rPr>
          <w:noProof/>
          <w:lang w:val="en-US" w:eastAsia="en-US"/>
        </w:rPr>
        <w:lastRenderedPageBreak/>
        <mc:AlternateContent>
          <mc:Choice Requires="wps">
            <w:drawing>
              <wp:anchor distT="0" distB="0" distL="114300" distR="114300" simplePos="0" relativeHeight="251658241" behindDoc="0" locked="0" layoutInCell="1" allowOverlap="1" wp14:anchorId="0C998D78" wp14:editId="1CC5BB4F">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AssignMasks(dataSets,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r w:rsidRPr="0040375C">
                              <w:rPr>
                                <w:i/>
                                <w:iCs/>
                              </w:rPr>
                              <w:t>projection</w:t>
                            </w:r>
                          </w:p>
                          <w:p w14:paraId="72F21E7E" w14:textId="77777777" w:rsidR="00E67DD4" w:rsidRDefault="00E67DD4">
                            <w:pPr>
                              <w:pStyle w:val="ListParagraph"/>
                              <w:numPr>
                                <w:ilvl w:val="0"/>
                                <w:numId w:val="78"/>
                              </w:numPr>
                              <w:spacing w:after="120" w:line="240" w:lineRule="auto"/>
                              <w:contextualSpacing/>
                            </w:pPr>
                            <w:r>
                              <w:t xml:space="preserve">Collect all </w:t>
                            </w:r>
                            <w:r w:rsidRPr="0040375C">
                              <w:rPr>
                                <w:b/>
                                <w:bCs/>
                              </w:rPr>
                              <w:t>Data Coverage</w:t>
                            </w:r>
                            <w:r>
                              <w:t xml:space="preserve"> features from </w:t>
                            </w:r>
                            <w:r w:rsidRPr="0040375C">
                              <w:rPr>
                                <w:i/>
                                <w:iCs/>
                              </w:rPr>
                              <w:t>dataSets</w:t>
                            </w:r>
                            <w:r>
                              <w:t xml:space="preserve"> into </w:t>
                            </w:r>
                            <w:r w:rsidRPr="0040375C">
                              <w:rPr>
                                <w:i/>
                                <w:iCs/>
                              </w:rPr>
                              <w:t>dataCoverages</w:t>
                            </w:r>
                            <w:r>
                              <w:rPr>
                                <w:i/>
                                <w:iCs/>
                              </w:rPr>
                              <w:t>.</w:t>
                            </w:r>
                          </w:p>
                          <w:p w14:paraId="4D88CBA6" w14:textId="77777777" w:rsidR="00E67DD4" w:rsidRDefault="00E67DD4">
                            <w:pPr>
                              <w:pStyle w:val="ListParagraph"/>
                              <w:numPr>
                                <w:ilvl w:val="0"/>
                                <w:numId w:val="78"/>
                              </w:numPr>
                              <w:spacing w:after="120" w:line="240" w:lineRule="auto"/>
                              <w:contextualSpacing/>
                            </w:pPr>
                            <w:r>
                              <w:t xml:space="preserve">Sort </w:t>
                            </w:r>
                            <w:r w:rsidRPr="005F1C39">
                              <w:rPr>
                                <w:i/>
                                <w:iCs/>
                              </w:rPr>
                              <w:t>dataCoverages</w:t>
                            </w:r>
                            <w:r>
                              <w:t xml:space="preserve"> by </w:t>
                            </w:r>
                            <w:r w:rsidRPr="0040375C">
                              <w:rPr>
                                <w:b/>
                                <w:bCs/>
                              </w:rPr>
                              <w:t>minimum display scale</w:t>
                            </w:r>
                            <w:r>
                              <w:rPr>
                                <w:b/>
                                <w:bCs/>
                              </w:rPr>
                              <w:t xml:space="preserve"> </w:t>
                            </w:r>
                            <w:r w:rsidRPr="0040375C">
                              <w:t xml:space="preserve">into </w:t>
                            </w:r>
                            <w:r w:rsidRPr="0040375C">
                              <w:rPr>
                                <w:i/>
                                <w:iCs/>
                              </w:rPr>
                              <w:t>sortedCoverages</w:t>
                            </w:r>
                            <w:r>
                              <w:t xml:space="preserve"> (from smallest to largest scale)</w:t>
                            </w:r>
                          </w:p>
                          <w:p w14:paraId="13F96D28" w14:textId="77777777" w:rsidR="00E67DD4" w:rsidRPr="0040375C" w:rsidRDefault="00E67DD4">
                            <w:pPr>
                              <w:pStyle w:val="ListParagraph"/>
                              <w:numPr>
                                <w:ilvl w:val="0"/>
                                <w:numId w:val="78"/>
                              </w:numPr>
                              <w:spacing w:after="120" w:line="240" w:lineRule="auto"/>
                              <w:contextualSpacing/>
                            </w:pPr>
                            <w:r w:rsidRPr="0040375C">
                              <w:rPr>
                                <w:b/>
                                <w:bCs/>
                              </w:rPr>
                              <w:t>For</w:t>
                            </w:r>
                            <w:r>
                              <w:t xml:space="preserve"> each </w:t>
                            </w:r>
                            <w:r w:rsidRPr="0040375C">
                              <w:rPr>
                                <w:i/>
                                <w:iCs/>
                              </w:rPr>
                              <w:t>dataCoverage</w:t>
                            </w:r>
                            <w:r>
                              <w:t xml:space="preserve"> in </w:t>
                            </w:r>
                            <w:r w:rsidRPr="0040375C">
                              <w:rPr>
                                <w:i/>
                                <w:iCs/>
                              </w:rPr>
                              <w:t>sortedCoverages</w:t>
                            </w:r>
                          </w:p>
                          <w:p w14:paraId="62DD66CE" w14:textId="77777777" w:rsidR="00E67DD4" w:rsidRPr="0040375C" w:rsidRDefault="00E67DD4">
                            <w:pPr>
                              <w:pStyle w:val="ListParagraph"/>
                              <w:numPr>
                                <w:ilvl w:val="1"/>
                                <w:numId w:val="78"/>
                              </w:numPr>
                              <w:spacing w:after="120" w:line="240" w:lineRule="auto"/>
                              <w:contextualSpacing/>
                            </w:pPr>
                            <w:r w:rsidRPr="0040375C">
                              <w:rPr>
                                <w:b/>
                                <w:bCs/>
                              </w:rPr>
                              <w:t>Set</w:t>
                            </w:r>
                            <w:r>
                              <w:rPr>
                                <w:i/>
                                <w:iCs/>
                              </w:rPr>
                              <w:t xml:space="preserve"> mask of dataCoverage to </w:t>
                            </w:r>
                            <w:r w:rsidRPr="0040375C">
                              <w:rPr>
                                <w:rFonts w:ascii="Tahoma" w:hAnsi="Tahoma" w:cs="Tahoma"/>
                              </w:rPr>
                              <w:t>Ø</w:t>
                            </w:r>
                          </w:p>
                          <w:p w14:paraId="62BDCD6B" w14:textId="77777777" w:rsidR="00E67DD4" w:rsidRPr="0040375C" w:rsidRDefault="00E67DD4">
                            <w:pPr>
                              <w:pStyle w:val="ListParagraph"/>
                              <w:numPr>
                                <w:ilvl w:val="1"/>
                                <w:numId w:val="78"/>
                              </w:numPr>
                              <w:spacing w:after="120" w:line="240" w:lineRule="auto"/>
                              <w:contextualSpacing/>
                            </w:pPr>
                            <w:r w:rsidRPr="0040375C">
                              <w:rPr>
                                <w:b/>
                                <w:bCs/>
                              </w:rPr>
                              <w:t>For</w:t>
                            </w:r>
                            <w:r>
                              <w:t xml:space="preserve"> each </w:t>
                            </w:r>
                            <w:r w:rsidRPr="0040375C">
                              <w:rPr>
                                <w:i/>
                                <w:iCs/>
                              </w:rPr>
                              <w:t>obscuringCove</w:t>
                            </w:r>
                            <w:r>
                              <w:rPr>
                                <w:i/>
                                <w:iCs/>
                              </w:rPr>
                              <w:t>r</w:t>
                            </w:r>
                            <w:r w:rsidRPr="0040375C">
                              <w:rPr>
                                <w:i/>
                                <w:iCs/>
                              </w:rPr>
                              <w:t>age</w:t>
                            </w:r>
                            <w:r>
                              <w:t xml:space="preserve"> in </w:t>
                            </w:r>
                            <w:r w:rsidRPr="00487F8D">
                              <w:rPr>
                                <w:i/>
                                <w:iCs/>
                              </w:rPr>
                              <w:t>sortedCoverages</w:t>
                            </w:r>
                          </w:p>
                          <w:p w14:paraId="267E60E2" w14:textId="77777777" w:rsidR="00E67DD4" w:rsidRPr="0040375C" w:rsidRDefault="00E67DD4">
                            <w:pPr>
                              <w:pStyle w:val="ListParagraph"/>
                              <w:numPr>
                                <w:ilvl w:val="2"/>
                                <w:numId w:val="78"/>
                              </w:numPr>
                              <w:spacing w:after="120" w:line="240" w:lineRule="auto"/>
                              <w:contextualSpacing/>
                            </w:pPr>
                            <w:r w:rsidRPr="0040375C">
                              <w:rPr>
                                <w:b/>
                                <w:bCs/>
                              </w:rPr>
                              <w:t>If</w:t>
                            </w:r>
                            <w:r>
                              <w:rPr>
                                <w:i/>
                                <w:iCs/>
                              </w:rPr>
                              <w:t xml:space="preserve"> obscuringCoverage &lt;&gt; dataCoverage </w:t>
                            </w:r>
                            <w:r w:rsidRPr="0040375C">
                              <w:t>AND</w:t>
                            </w:r>
                            <w:r>
                              <w:rPr>
                                <w:i/>
                                <w:iCs/>
                              </w:rPr>
                              <w:t xml:space="preserve"> scale(dataCoverage) &lt; scale(obscuringCoverage)</w:t>
                            </w:r>
                            <w:r>
                              <w:t xml:space="preserve"> AND </w:t>
                            </w:r>
                            <w:r w:rsidRPr="00486B6C">
                              <w:rPr>
                                <w:i/>
                                <w:iCs/>
                              </w:rPr>
                              <w:t>projection(polygon(</w:t>
                            </w:r>
                            <w:r w:rsidRPr="00487F8D">
                              <w:rPr>
                                <w:i/>
                                <w:iCs/>
                              </w:rPr>
                              <w:t>dataCoverage</w:t>
                            </w:r>
                            <w:r w:rsidRPr="00486B6C">
                              <w:rPr>
                                <w:i/>
                                <w:iCs/>
                              </w:rPr>
                              <w:t xml:space="preserve">)) ∩ </w:t>
                            </w:r>
                            <w:r w:rsidRPr="00486B6C">
                              <w:rPr>
                                <w:rFonts w:ascii="Tahoma" w:hAnsi="Tahoma" w:cs="Tahoma"/>
                                <w:i/>
                                <w:iCs/>
                              </w:rPr>
                              <w:t>projection(polygon(</w:t>
                            </w:r>
                            <w:r w:rsidRPr="005F1C39">
                              <w:rPr>
                                <w:i/>
                                <w:iCs/>
                              </w:rPr>
                              <w:t>obscuringCoverage</w:t>
                            </w:r>
                            <w:r w:rsidRPr="00486B6C">
                              <w:rPr>
                                <w:rFonts w:ascii="Tahoma" w:hAnsi="Tahoma" w:cs="Tahoma"/>
                                <w:i/>
                                <w:iCs/>
                              </w:rPr>
                              <w:t>)) ≠ Ø</w:t>
                            </w:r>
                          </w:p>
                          <w:p w14:paraId="59577DDD" w14:textId="77777777" w:rsidR="00E67DD4" w:rsidRDefault="00E67DD4">
                            <w:pPr>
                              <w:pStyle w:val="ListParagraph"/>
                              <w:numPr>
                                <w:ilvl w:val="3"/>
                                <w:numId w:val="78"/>
                              </w:numPr>
                              <w:spacing w:after="120" w:line="240" w:lineRule="auto"/>
                              <w:contextualSpacing/>
                              <w:rPr>
                                <w:lang w:val="en-US"/>
                              </w:rPr>
                            </w:pPr>
                            <w:r>
                              <w:rPr>
                                <w:i/>
                                <w:iCs/>
                              </w:rPr>
                              <w:t>dataCoverage.</w:t>
                            </w:r>
                            <w:r w:rsidRPr="00487F8D">
                              <w:rPr>
                                <w:i/>
                                <w:iCs/>
                              </w:rPr>
                              <w:t>mask</w:t>
                            </w:r>
                            <w:r>
                              <w:t xml:space="preserve"> = </w:t>
                            </w:r>
                            <w:r w:rsidRPr="0040375C">
                              <w:rPr>
                                <w:i/>
                                <w:iCs/>
                              </w:rPr>
                              <w:t>dataCoverage.</w:t>
                            </w:r>
                            <w:r w:rsidRPr="00487F8D">
                              <w:rPr>
                                <w:i/>
                                <w:iCs/>
                              </w:rPr>
                              <w:t>mask</w:t>
                            </w:r>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r w:rsidRPr="005F1C39">
                              <w:rPr>
                                <w:i/>
                                <w:iCs/>
                              </w:rPr>
                              <w:t>obscuringCoverage</w:t>
                            </w:r>
                            <w:r>
                              <w:t>))</w:t>
                            </w:r>
                          </w:p>
                          <w:p w14:paraId="0C84773B" w14:textId="77777777" w:rsidR="00E67DD4" w:rsidRPr="0040375C" w:rsidRDefault="00E67DD4">
                            <w:pPr>
                              <w:pStyle w:val="ListParagraph"/>
                              <w:numPr>
                                <w:ilvl w:val="0"/>
                                <w:numId w:val="78"/>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r w:rsidRPr="0040375C">
                              <w:rPr>
                                <w:i/>
                                <w:iCs/>
                                <w:lang w:val="en-US"/>
                              </w:rPr>
                              <w:t>dataSets</w:t>
                            </w:r>
                          </w:p>
                          <w:p w14:paraId="50DED425" w14:textId="77777777" w:rsidR="00E67DD4" w:rsidRPr="0040375C" w:rsidRDefault="00E67DD4">
                            <w:pPr>
                              <w:pStyle w:val="ListParagraph"/>
                              <w:numPr>
                                <w:ilvl w:val="1"/>
                                <w:numId w:val="78"/>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pPr>
                              <w:pStyle w:val="ListParagraph"/>
                              <w:numPr>
                                <w:ilvl w:val="1"/>
                                <w:numId w:val="78"/>
                              </w:numPr>
                              <w:spacing w:after="120" w:line="240" w:lineRule="auto"/>
                              <w:contextualSpacing/>
                              <w:rPr>
                                <w:lang w:val="en-US"/>
                              </w:rPr>
                            </w:pPr>
                            <w:r>
                              <w:rPr>
                                <w:rFonts w:ascii="Tahoma" w:hAnsi="Tahoma" w:cs="Tahoma"/>
                              </w:rPr>
                              <w:t xml:space="preserve">For each </w:t>
                            </w:r>
                            <w:r w:rsidRPr="0040375C">
                              <w:rPr>
                                <w:rFonts w:ascii="Tahoma" w:hAnsi="Tahoma" w:cs="Tahoma"/>
                                <w:i/>
                                <w:iCs/>
                              </w:rPr>
                              <w:t>dataCoverage</w:t>
                            </w:r>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pPr>
                              <w:pStyle w:val="ListParagraph"/>
                              <w:numPr>
                                <w:ilvl w:val="2"/>
                                <w:numId w:val="78"/>
                              </w:numPr>
                              <w:spacing w:after="120" w:line="240" w:lineRule="auto"/>
                              <w:contextualSpacing/>
                              <w:rPr>
                                <w:lang w:val="en-US"/>
                              </w:rPr>
                            </w:pPr>
                            <w:r w:rsidRPr="0040375C">
                              <w:rPr>
                                <w:rFonts w:ascii="Tahoma" w:hAnsi="Tahoma" w:cs="Tahoma"/>
                                <w:i/>
                                <w:iCs/>
                              </w:rPr>
                              <w:t>dataset.mask</w:t>
                            </w:r>
                            <w:r>
                              <w:rPr>
                                <w:rFonts w:ascii="Tahoma" w:hAnsi="Tahoma" w:cs="Tahoma"/>
                              </w:rPr>
                              <w:t xml:space="preserve"> = </w:t>
                            </w:r>
                            <w:r w:rsidRPr="0040375C">
                              <w:rPr>
                                <w:rFonts w:ascii="Tahoma" w:hAnsi="Tahoma" w:cs="Tahoma"/>
                                <w:i/>
                                <w:iCs/>
                              </w:rPr>
                              <w:t>dataset.mask</w:t>
                            </w:r>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r w:rsidRPr="0040375C">
                              <w:rPr>
                                <w:rFonts w:ascii="Tahoma" w:hAnsi="Tahoma" w:cs="Tahoma"/>
                                <w:i/>
                                <w:iCs/>
                              </w:rPr>
                              <w:t>dataCoverage</w:t>
                            </w:r>
                            <w:r>
                              <w:rPr>
                                <w:rFonts w:ascii="Tahoma" w:hAnsi="Tahoma" w:cs="Tahoma"/>
                              </w:rPr>
                              <w:t>.</w:t>
                            </w:r>
                            <w:r w:rsidRPr="0040375C">
                              <w:rPr>
                                <w:rFonts w:ascii="Tahoma" w:hAnsi="Tahoma" w:cs="Tahoma"/>
                                <w:i/>
                                <w:iCs/>
                              </w:rPr>
                              <w:t>mask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6" type="#_x0000_t202" style="position:absolute;margin-left:0;margin-top:29.85pt;width:2in;height:2in;z-index:251658241;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&#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AssignMasks(dataSets,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r w:rsidRPr="0040375C">
                        <w:rPr>
                          <w:i/>
                          <w:iCs/>
                        </w:rPr>
                        <w:t>projection</w:t>
                      </w:r>
                    </w:p>
                    <w:p w14:paraId="72F21E7E" w14:textId="77777777" w:rsidR="00E67DD4" w:rsidRDefault="00E67DD4">
                      <w:pPr>
                        <w:pStyle w:val="ListParagraph"/>
                        <w:numPr>
                          <w:ilvl w:val="0"/>
                          <w:numId w:val="78"/>
                        </w:numPr>
                        <w:spacing w:after="120" w:line="240" w:lineRule="auto"/>
                        <w:contextualSpacing/>
                      </w:pPr>
                      <w:r>
                        <w:t xml:space="preserve">Collect all </w:t>
                      </w:r>
                      <w:r w:rsidRPr="0040375C">
                        <w:rPr>
                          <w:b/>
                          <w:bCs/>
                        </w:rPr>
                        <w:t>Data Coverage</w:t>
                      </w:r>
                      <w:r>
                        <w:t xml:space="preserve"> features from </w:t>
                      </w:r>
                      <w:r w:rsidRPr="0040375C">
                        <w:rPr>
                          <w:i/>
                          <w:iCs/>
                        </w:rPr>
                        <w:t>dataSets</w:t>
                      </w:r>
                      <w:r>
                        <w:t xml:space="preserve"> into </w:t>
                      </w:r>
                      <w:r w:rsidRPr="0040375C">
                        <w:rPr>
                          <w:i/>
                          <w:iCs/>
                        </w:rPr>
                        <w:t>dataCoverages</w:t>
                      </w:r>
                      <w:r>
                        <w:rPr>
                          <w:i/>
                          <w:iCs/>
                        </w:rPr>
                        <w:t>.</w:t>
                      </w:r>
                    </w:p>
                    <w:p w14:paraId="4D88CBA6" w14:textId="77777777" w:rsidR="00E67DD4" w:rsidRDefault="00E67DD4">
                      <w:pPr>
                        <w:pStyle w:val="ListParagraph"/>
                        <w:numPr>
                          <w:ilvl w:val="0"/>
                          <w:numId w:val="78"/>
                        </w:numPr>
                        <w:spacing w:after="120" w:line="240" w:lineRule="auto"/>
                        <w:contextualSpacing/>
                      </w:pPr>
                      <w:r>
                        <w:t xml:space="preserve">Sort </w:t>
                      </w:r>
                      <w:r w:rsidRPr="005F1C39">
                        <w:rPr>
                          <w:i/>
                          <w:iCs/>
                        </w:rPr>
                        <w:t>dataCoverages</w:t>
                      </w:r>
                      <w:r>
                        <w:t xml:space="preserve"> by </w:t>
                      </w:r>
                      <w:r w:rsidRPr="0040375C">
                        <w:rPr>
                          <w:b/>
                          <w:bCs/>
                        </w:rPr>
                        <w:t>minimum display scale</w:t>
                      </w:r>
                      <w:r>
                        <w:rPr>
                          <w:b/>
                          <w:bCs/>
                        </w:rPr>
                        <w:t xml:space="preserve"> </w:t>
                      </w:r>
                      <w:r w:rsidRPr="0040375C">
                        <w:t xml:space="preserve">into </w:t>
                      </w:r>
                      <w:r w:rsidRPr="0040375C">
                        <w:rPr>
                          <w:i/>
                          <w:iCs/>
                        </w:rPr>
                        <w:t>sortedCoverages</w:t>
                      </w:r>
                      <w:r>
                        <w:t xml:space="preserve"> (from smallest to largest scale)</w:t>
                      </w:r>
                    </w:p>
                    <w:p w14:paraId="13F96D28" w14:textId="77777777" w:rsidR="00E67DD4" w:rsidRPr="0040375C" w:rsidRDefault="00E67DD4">
                      <w:pPr>
                        <w:pStyle w:val="ListParagraph"/>
                        <w:numPr>
                          <w:ilvl w:val="0"/>
                          <w:numId w:val="78"/>
                        </w:numPr>
                        <w:spacing w:after="120" w:line="240" w:lineRule="auto"/>
                        <w:contextualSpacing/>
                      </w:pPr>
                      <w:r w:rsidRPr="0040375C">
                        <w:rPr>
                          <w:b/>
                          <w:bCs/>
                        </w:rPr>
                        <w:t>For</w:t>
                      </w:r>
                      <w:r>
                        <w:t xml:space="preserve"> each </w:t>
                      </w:r>
                      <w:r w:rsidRPr="0040375C">
                        <w:rPr>
                          <w:i/>
                          <w:iCs/>
                        </w:rPr>
                        <w:t>dataCoverage</w:t>
                      </w:r>
                      <w:r>
                        <w:t xml:space="preserve"> in </w:t>
                      </w:r>
                      <w:r w:rsidRPr="0040375C">
                        <w:rPr>
                          <w:i/>
                          <w:iCs/>
                        </w:rPr>
                        <w:t>sortedCoverages</w:t>
                      </w:r>
                    </w:p>
                    <w:p w14:paraId="62DD66CE" w14:textId="77777777" w:rsidR="00E67DD4" w:rsidRPr="0040375C" w:rsidRDefault="00E67DD4">
                      <w:pPr>
                        <w:pStyle w:val="ListParagraph"/>
                        <w:numPr>
                          <w:ilvl w:val="1"/>
                          <w:numId w:val="78"/>
                        </w:numPr>
                        <w:spacing w:after="120" w:line="240" w:lineRule="auto"/>
                        <w:contextualSpacing/>
                      </w:pPr>
                      <w:r w:rsidRPr="0040375C">
                        <w:rPr>
                          <w:b/>
                          <w:bCs/>
                        </w:rPr>
                        <w:t>Set</w:t>
                      </w:r>
                      <w:r>
                        <w:rPr>
                          <w:i/>
                          <w:iCs/>
                        </w:rPr>
                        <w:t xml:space="preserve"> mask of dataCoverage to </w:t>
                      </w:r>
                      <w:r w:rsidRPr="0040375C">
                        <w:rPr>
                          <w:rFonts w:ascii="Tahoma" w:hAnsi="Tahoma" w:cs="Tahoma"/>
                        </w:rPr>
                        <w:t>Ø</w:t>
                      </w:r>
                    </w:p>
                    <w:p w14:paraId="62BDCD6B" w14:textId="77777777" w:rsidR="00E67DD4" w:rsidRPr="0040375C" w:rsidRDefault="00E67DD4">
                      <w:pPr>
                        <w:pStyle w:val="ListParagraph"/>
                        <w:numPr>
                          <w:ilvl w:val="1"/>
                          <w:numId w:val="78"/>
                        </w:numPr>
                        <w:spacing w:after="120" w:line="240" w:lineRule="auto"/>
                        <w:contextualSpacing/>
                      </w:pPr>
                      <w:r w:rsidRPr="0040375C">
                        <w:rPr>
                          <w:b/>
                          <w:bCs/>
                        </w:rPr>
                        <w:t>For</w:t>
                      </w:r>
                      <w:r>
                        <w:t xml:space="preserve"> each </w:t>
                      </w:r>
                      <w:r w:rsidRPr="0040375C">
                        <w:rPr>
                          <w:i/>
                          <w:iCs/>
                        </w:rPr>
                        <w:t>obscuringCove</w:t>
                      </w:r>
                      <w:r>
                        <w:rPr>
                          <w:i/>
                          <w:iCs/>
                        </w:rPr>
                        <w:t>r</w:t>
                      </w:r>
                      <w:r w:rsidRPr="0040375C">
                        <w:rPr>
                          <w:i/>
                          <w:iCs/>
                        </w:rPr>
                        <w:t>age</w:t>
                      </w:r>
                      <w:r>
                        <w:t xml:space="preserve"> in </w:t>
                      </w:r>
                      <w:r w:rsidRPr="00487F8D">
                        <w:rPr>
                          <w:i/>
                          <w:iCs/>
                        </w:rPr>
                        <w:t>sortedCoverages</w:t>
                      </w:r>
                    </w:p>
                    <w:p w14:paraId="267E60E2" w14:textId="77777777" w:rsidR="00E67DD4" w:rsidRPr="0040375C" w:rsidRDefault="00E67DD4">
                      <w:pPr>
                        <w:pStyle w:val="ListParagraph"/>
                        <w:numPr>
                          <w:ilvl w:val="2"/>
                          <w:numId w:val="78"/>
                        </w:numPr>
                        <w:spacing w:after="120" w:line="240" w:lineRule="auto"/>
                        <w:contextualSpacing/>
                      </w:pPr>
                      <w:r w:rsidRPr="0040375C">
                        <w:rPr>
                          <w:b/>
                          <w:bCs/>
                        </w:rPr>
                        <w:t>If</w:t>
                      </w:r>
                      <w:r>
                        <w:rPr>
                          <w:i/>
                          <w:iCs/>
                        </w:rPr>
                        <w:t xml:space="preserve"> obscuringCoverage &lt;&gt; dataCoverage </w:t>
                      </w:r>
                      <w:r w:rsidRPr="0040375C">
                        <w:t>AND</w:t>
                      </w:r>
                      <w:r>
                        <w:rPr>
                          <w:i/>
                          <w:iCs/>
                        </w:rPr>
                        <w:t xml:space="preserve"> scale(dataCoverage) &lt; scale(obscuringCoverage)</w:t>
                      </w:r>
                      <w:r>
                        <w:t xml:space="preserve"> AND </w:t>
                      </w:r>
                      <w:r w:rsidRPr="00486B6C">
                        <w:rPr>
                          <w:i/>
                          <w:iCs/>
                        </w:rPr>
                        <w:t>projection(polygon(</w:t>
                      </w:r>
                      <w:r w:rsidRPr="00487F8D">
                        <w:rPr>
                          <w:i/>
                          <w:iCs/>
                        </w:rPr>
                        <w:t>dataCoverage</w:t>
                      </w:r>
                      <w:r w:rsidRPr="00486B6C">
                        <w:rPr>
                          <w:i/>
                          <w:iCs/>
                        </w:rPr>
                        <w:t xml:space="preserve">)) ∩ </w:t>
                      </w:r>
                      <w:r w:rsidRPr="00486B6C">
                        <w:rPr>
                          <w:rFonts w:ascii="Tahoma" w:hAnsi="Tahoma" w:cs="Tahoma"/>
                          <w:i/>
                          <w:iCs/>
                        </w:rPr>
                        <w:t>projection(polygon(</w:t>
                      </w:r>
                      <w:r w:rsidRPr="005F1C39">
                        <w:rPr>
                          <w:i/>
                          <w:iCs/>
                        </w:rPr>
                        <w:t>obscuringCoverage</w:t>
                      </w:r>
                      <w:r w:rsidRPr="00486B6C">
                        <w:rPr>
                          <w:rFonts w:ascii="Tahoma" w:hAnsi="Tahoma" w:cs="Tahoma"/>
                          <w:i/>
                          <w:iCs/>
                        </w:rPr>
                        <w:t>)) ≠ Ø</w:t>
                      </w:r>
                    </w:p>
                    <w:p w14:paraId="59577DDD" w14:textId="77777777" w:rsidR="00E67DD4" w:rsidRDefault="00E67DD4">
                      <w:pPr>
                        <w:pStyle w:val="ListParagraph"/>
                        <w:numPr>
                          <w:ilvl w:val="3"/>
                          <w:numId w:val="78"/>
                        </w:numPr>
                        <w:spacing w:after="120" w:line="240" w:lineRule="auto"/>
                        <w:contextualSpacing/>
                        <w:rPr>
                          <w:lang w:val="en-US"/>
                        </w:rPr>
                      </w:pPr>
                      <w:r>
                        <w:rPr>
                          <w:i/>
                          <w:iCs/>
                        </w:rPr>
                        <w:t>dataCoverage.</w:t>
                      </w:r>
                      <w:r w:rsidRPr="00487F8D">
                        <w:rPr>
                          <w:i/>
                          <w:iCs/>
                        </w:rPr>
                        <w:t>mask</w:t>
                      </w:r>
                      <w:r>
                        <w:t xml:space="preserve"> = </w:t>
                      </w:r>
                      <w:r w:rsidRPr="0040375C">
                        <w:rPr>
                          <w:i/>
                          <w:iCs/>
                        </w:rPr>
                        <w:t>dataCoverage.</w:t>
                      </w:r>
                      <w:r w:rsidRPr="00487F8D">
                        <w:rPr>
                          <w:i/>
                          <w:iCs/>
                        </w:rPr>
                        <w:t>mask</w:t>
                      </w:r>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r w:rsidRPr="005F1C39">
                        <w:rPr>
                          <w:i/>
                          <w:iCs/>
                        </w:rPr>
                        <w:t>obscuringCoverage</w:t>
                      </w:r>
                      <w:r>
                        <w:t>))</w:t>
                      </w:r>
                    </w:p>
                    <w:p w14:paraId="0C84773B" w14:textId="77777777" w:rsidR="00E67DD4" w:rsidRPr="0040375C" w:rsidRDefault="00E67DD4">
                      <w:pPr>
                        <w:pStyle w:val="ListParagraph"/>
                        <w:numPr>
                          <w:ilvl w:val="0"/>
                          <w:numId w:val="78"/>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r w:rsidRPr="0040375C">
                        <w:rPr>
                          <w:i/>
                          <w:iCs/>
                          <w:lang w:val="en-US"/>
                        </w:rPr>
                        <w:t>dataSets</w:t>
                      </w:r>
                    </w:p>
                    <w:p w14:paraId="50DED425" w14:textId="77777777" w:rsidR="00E67DD4" w:rsidRPr="0040375C" w:rsidRDefault="00E67DD4">
                      <w:pPr>
                        <w:pStyle w:val="ListParagraph"/>
                        <w:numPr>
                          <w:ilvl w:val="1"/>
                          <w:numId w:val="78"/>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pPr>
                        <w:pStyle w:val="ListParagraph"/>
                        <w:numPr>
                          <w:ilvl w:val="1"/>
                          <w:numId w:val="78"/>
                        </w:numPr>
                        <w:spacing w:after="120" w:line="240" w:lineRule="auto"/>
                        <w:contextualSpacing/>
                        <w:rPr>
                          <w:lang w:val="en-US"/>
                        </w:rPr>
                      </w:pPr>
                      <w:r>
                        <w:rPr>
                          <w:rFonts w:ascii="Tahoma" w:hAnsi="Tahoma" w:cs="Tahoma"/>
                        </w:rPr>
                        <w:t xml:space="preserve">For each </w:t>
                      </w:r>
                      <w:r w:rsidRPr="0040375C">
                        <w:rPr>
                          <w:rFonts w:ascii="Tahoma" w:hAnsi="Tahoma" w:cs="Tahoma"/>
                          <w:i/>
                          <w:iCs/>
                        </w:rPr>
                        <w:t>dataCoverage</w:t>
                      </w:r>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pPr>
                        <w:pStyle w:val="ListParagraph"/>
                        <w:numPr>
                          <w:ilvl w:val="2"/>
                          <w:numId w:val="78"/>
                        </w:numPr>
                        <w:spacing w:after="120" w:line="240" w:lineRule="auto"/>
                        <w:contextualSpacing/>
                        <w:rPr>
                          <w:lang w:val="en-US"/>
                        </w:rPr>
                      </w:pPr>
                      <w:r w:rsidRPr="0040375C">
                        <w:rPr>
                          <w:rFonts w:ascii="Tahoma" w:hAnsi="Tahoma" w:cs="Tahoma"/>
                          <w:i/>
                          <w:iCs/>
                        </w:rPr>
                        <w:t>dataset.mask</w:t>
                      </w:r>
                      <w:r>
                        <w:rPr>
                          <w:rFonts w:ascii="Tahoma" w:hAnsi="Tahoma" w:cs="Tahoma"/>
                        </w:rPr>
                        <w:t xml:space="preserve"> = </w:t>
                      </w:r>
                      <w:r w:rsidRPr="0040375C">
                        <w:rPr>
                          <w:rFonts w:ascii="Tahoma" w:hAnsi="Tahoma" w:cs="Tahoma"/>
                          <w:i/>
                          <w:iCs/>
                        </w:rPr>
                        <w:t>dataset.mask</w:t>
                      </w:r>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r w:rsidRPr="0040375C">
                        <w:rPr>
                          <w:rFonts w:ascii="Tahoma" w:hAnsi="Tahoma" w:cs="Tahoma"/>
                          <w:i/>
                          <w:iCs/>
                        </w:rPr>
                        <w:t>dataCoverage</w:t>
                      </w:r>
                      <w:r>
                        <w:rPr>
                          <w:rFonts w:ascii="Tahoma" w:hAnsi="Tahoma" w:cs="Tahoma"/>
                        </w:rPr>
                        <w:t>.</w:t>
                      </w:r>
                      <w:r w:rsidRPr="0040375C">
                        <w:rPr>
                          <w:rFonts w:ascii="Tahoma" w:hAnsi="Tahoma" w:cs="Tahoma"/>
                          <w:i/>
                          <w:iCs/>
                        </w:rPr>
                        <w:t>mask</w:t>
                      </w:r>
                    </w:p>
                  </w:txbxContent>
                </v:textbox>
                <w10:wrap type="square" anchorx="margin"/>
              </v:shape>
            </w:pict>
          </mc:Fallback>
        </mc:AlternateContent>
      </w:r>
    </w:p>
    <w:p w14:paraId="225A8952" w14:textId="77777777" w:rsidR="00CC4988" w:rsidRPr="0062074F" w:rsidRDefault="00CC4988" w:rsidP="00E67DD4">
      <w:pPr>
        <w:spacing w:after="120" w:line="240" w:lineRule="auto"/>
        <w:rPr>
          <w:lang w:val="en-US"/>
        </w:rPr>
      </w:pPr>
    </w:p>
    <w:p w14:paraId="1AFFA6F4" w14:textId="77777777" w:rsidR="00E67DD4" w:rsidRPr="0062074F" w:rsidRDefault="00E67DD4" w:rsidP="00E67DD4">
      <w:pPr>
        <w:spacing w:after="0" w:line="240" w:lineRule="auto"/>
        <w:rPr>
          <w:lang w:val="en-US"/>
        </w:rPr>
      </w:pPr>
    </w:p>
    <w:p w14:paraId="5CB49D34" w14:textId="77777777" w:rsidR="00E67DD4" w:rsidRPr="0062074F" w:rsidRDefault="00E67DD4" w:rsidP="00E67DD4">
      <w:pPr>
        <w:spacing w:after="120" w:line="240" w:lineRule="auto"/>
        <w:rPr>
          <w:lang w:val="en-US"/>
        </w:rPr>
      </w:pPr>
      <w:r w:rsidRPr="0062074F">
        <w:rPr>
          <w:noProof/>
          <w:lang w:val="en-US" w:eastAsia="en-US"/>
        </w:rPr>
        <mc:AlternateContent>
          <mc:Choice Requires="wps">
            <w:drawing>
              <wp:anchor distT="0" distB="0" distL="114300" distR="114300" simplePos="0" relativeHeight="251658243" behindDoc="0" locked="0" layoutInCell="1" allowOverlap="1" wp14:anchorId="75EC4253" wp14:editId="03B951C8">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RenderChartImage(dataSets,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pPr>
                              <w:pStyle w:val="ListParagraph"/>
                              <w:numPr>
                                <w:ilvl w:val="0"/>
                                <w:numId w:val="77"/>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pPr>
                              <w:pStyle w:val="ListParagraph"/>
                              <w:numPr>
                                <w:ilvl w:val="0"/>
                                <w:numId w:val="77"/>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r w:rsidRPr="0040375C">
                              <w:rPr>
                                <w:i/>
                                <w:iCs/>
                              </w:rPr>
                              <w:t>dataSets</w:t>
                            </w:r>
                            <w:r>
                              <w:t xml:space="preserve"> into </w:t>
                            </w:r>
                            <w:r>
                              <w:rPr>
                                <w:i/>
                                <w:iCs/>
                              </w:rPr>
                              <w:t>drawingInstructions.</w:t>
                            </w:r>
                          </w:p>
                          <w:p w14:paraId="5E61B1C0" w14:textId="77777777" w:rsidR="00E67DD4" w:rsidRDefault="00E67DD4">
                            <w:pPr>
                              <w:pStyle w:val="ListParagraph"/>
                              <w:numPr>
                                <w:ilvl w:val="0"/>
                                <w:numId w:val="77"/>
                              </w:numPr>
                              <w:spacing w:after="120" w:line="240" w:lineRule="auto"/>
                              <w:contextualSpacing/>
                              <w:jc w:val="both"/>
                            </w:pPr>
                            <w:r>
                              <w:t xml:space="preserve">Sort </w:t>
                            </w:r>
                            <w:r>
                              <w:rPr>
                                <w:i/>
                                <w:iCs/>
                              </w:rPr>
                              <w:t>drawingInstructions</w:t>
                            </w:r>
                            <w:r>
                              <w:t xml:space="preserve"> by </w:t>
                            </w:r>
                            <w:r w:rsidRPr="0040375C">
                              <w:rPr>
                                <w:b/>
                                <w:bCs/>
                              </w:rPr>
                              <w:t>drawing priority</w:t>
                            </w:r>
                            <w:r>
                              <w:rPr>
                                <w:b/>
                                <w:bCs/>
                              </w:rPr>
                              <w:t xml:space="preserve"> </w:t>
                            </w:r>
                            <w:r w:rsidRPr="0040375C">
                              <w:t xml:space="preserve">into </w:t>
                            </w:r>
                            <w:r>
                              <w:rPr>
                                <w:i/>
                                <w:iCs/>
                              </w:rPr>
                              <w:t>sortedInstructions</w:t>
                            </w:r>
                            <w:r>
                              <w:t xml:space="preserve"> (from smallest to largest)</w:t>
                            </w:r>
                            <w:r w:rsidRPr="0040375C">
                              <w:rPr>
                                <w:vertAlign w:val="superscript"/>
                              </w:rPr>
                              <w:t>**</w:t>
                            </w:r>
                          </w:p>
                          <w:p w14:paraId="64ECE924" w14:textId="77777777" w:rsidR="00E67DD4" w:rsidRPr="004B2E66" w:rsidRDefault="00E67DD4">
                            <w:pPr>
                              <w:pStyle w:val="ListParagraph"/>
                              <w:numPr>
                                <w:ilvl w:val="1"/>
                                <w:numId w:val="77"/>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pPr>
                              <w:pStyle w:val="ListParagraph"/>
                              <w:numPr>
                                <w:ilvl w:val="2"/>
                                <w:numId w:val="77"/>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pPr>
                              <w:pStyle w:val="ListParagraph"/>
                              <w:numPr>
                                <w:ilvl w:val="2"/>
                                <w:numId w:val="77"/>
                              </w:numPr>
                              <w:spacing w:after="60" w:line="240" w:lineRule="auto"/>
                              <w:jc w:val="both"/>
                              <w:rPr>
                                <w:lang w:val="en-US"/>
                              </w:rPr>
                            </w:pPr>
                            <w:r>
                              <w:rPr>
                                <w:lang w:val="en-US"/>
                              </w:rPr>
                              <w:t>all area instructions, followed by</w:t>
                            </w:r>
                          </w:p>
                          <w:p w14:paraId="6462694C" w14:textId="77777777" w:rsidR="00E67DD4" w:rsidRDefault="00E67DD4">
                            <w:pPr>
                              <w:pStyle w:val="ListParagraph"/>
                              <w:numPr>
                                <w:ilvl w:val="2"/>
                                <w:numId w:val="77"/>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pPr>
                              <w:pStyle w:val="ListParagraph"/>
                              <w:numPr>
                                <w:ilvl w:val="2"/>
                                <w:numId w:val="77"/>
                              </w:numPr>
                              <w:spacing w:after="60" w:line="240" w:lineRule="auto"/>
                              <w:jc w:val="both"/>
                              <w:rPr>
                                <w:lang w:val="en-US"/>
                              </w:rPr>
                            </w:pPr>
                            <w:r>
                              <w:rPr>
                                <w:lang w:val="en-US"/>
                              </w:rPr>
                              <w:t>all point instructions, followed by</w:t>
                            </w:r>
                          </w:p>
                          <w:p w14:paraId="5BFA44FE" w14:textId="77777777" w:rsidR="00E67DD4" w:rsidRDefault="00E67DD4">
                            <w:pPr>
                              <w:pStyle w:val="ListParagraph"/>
                              <w:numPr>
                                <w:ilvl w:val="2"/>
                                <w:numId w:val="77"/>
                              </w:numPr>
                              <w:spacing w:after="120" w:line="240" w:lineRule="auto"/>
                              <w:contextualSpacing/>
                              <w:jc w:val="both"/>
                            </w:pPr>
                            <w:r>
                              <w:rPr>
                                <w:lang w:val="en-US"/>
                              </w:rPr>
                              <w:t>all text instructions</w:t>
                            </w:r>
                          </w:p>
                          <w:p w14:paraId="2B359C17" w14:textId="77777777" w:rsidR="00E67DD4" w:rsidRPr="0040375C" w:rsidRDefault="00E67DD4">
                            <w:pPr>
                              <w:pStyle w:val="ListParagraph"/>
                              <w:numPr>
                                <w:ilvl w:val="0"/>
                                <w:numId w:val="77"/>
                              </w:numPr>
                              <w:spacing w:after="120" w:line="240" w:lineRule="auto"/>
                              <w:contextualSpacing/>
                              <w:jc w:val="both"/>
                            </w:pPr>
                            <w:r>
                              <w:t xml:space="preserve">For each </w:t>
                            </w:r>
                            <w:r w:rsidRPr="0040375C">
                              <w:rPr>
                                <w:i/>
                                <w:iCs/>
                              </w:rPr>
                              <w:t>drawing</w:t>
                            </w:r>
                            <w:r>
                              <w:rPr>
                                <w:i/>
                                <w:iCs/>
                              </w:rPr>
                              <w:t>Instruction</w:t>
                            </w:r>
                            <w:r>
                              <w:t xml:space="preserve"> in </w:t>
                            </w:r>
                            <w:r>
                              <w:rPr>
                                <w:i/>
                                <w:iCs/>
                              </w:rPr>
                              <w:t>sortedInstructions</w:t>
                            </w:r>
                          </w:p>
                          <w:p w14:paraId="42B1F3B3" w14:textId="77777777" w:rsidR="00E67DD4" w:rsidRDefault="00E67DD4">
                            <w:pPr>
                              <w:pStyle w:val="ListParagraph"/>
                              <w:numPr>
                                <w:ilvl w:val="1"/>
                                <w:numId w:val="77"/>
                              </w:numPr>
                              <w:spacing w:after="120" w:line="240" w:lineRule="auto"/>
                              <w:contextualSpacing/>
                              <w:jc w:val="both"/>
                              <w:rPr>
                                <w:lang w:val="en-US"/>
                              </w:rPr>
                            </w:pPr>
                            <w:r w:rsidRPr="0040375C">
                              <w:rPr>
                                <w:i/>
                                <w:iCs/>
                                <w:lang w:val="en-US"/>
                              </w:rPr>
                              <w:t>RenderInstruction</w:t>
                            </w:r>
                            <w:r>
                              <w:rPr>
                                <w:lang w:val="en-US"/>
                              </w:rPr>
                              <w:t>(</w:t>
                            </w:r>
                            <w:r w:rsidRPr="00487F8D">
                              <w:rPr>
                                <w:i/>
                                <w:iCs/>
                              </w:rPr>
                              <w:t>drawing</w:t>
                            </w:r>
                            <w:r>
                              <w:rPr>
                                <w:i/>
                                <w:iCs/>
                              </w:rPr>
                              <w:t>Instruction</w:t>
                            </w:r>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r w:rsidRPr="0040375C">
                              <w:rPr>
                                <w:i/>
                                <w:iCs/>
                                <w:sz w:val="18"/>
                                <w:szCs w:val="18"/>
                                <w:lang w:val="en-US"/>
                              </w:rPr>
                              <w:t>viewingGroup(s)</w:t>
                            </w:r>
                            <w:r w:rsidRPr="0040375C">
                              <w:rPr>
                                <w:sz w:val="18"/>
                                <w:szCs w:val="18"/>
                                <w:lang w:val="en-US"/>
                              </w:rPr>
                              <w:t xml:space="preserve">, </w:t>
                            </w:r>
                            <w:r w:rsidRPr="0040375C">
                              <w:rPr>
                                <w:i/>
                                <w:iCs/>
                                <w:sz w:val="18"/>
                                <w:szCs w:val="18"/>
                                <w:lang w:val="en-US"/>
                              </w:rPr>
                              <w:t>scaleMinimum</w:t>
                            </w:r>
                            <w:r w:rsidRPr="0040375C">
                              <w:rPr>
                                <w:sz w:val="18"/>
                                <w:szCs w:val="18"/>
                                <w:lang w:val="en-US"/>
                              </w:rPr>
                              <w:t xml:space="preserve">, </w:t>
                            </w:r>
                            <w:r w:rsidRPr="0040375C">
                              <w:rPr>
                                <w:i/>
                                <w:iCs/>
                                <w:sz w:val="18"/>
                                <w:szCs w:val="18"/>
                                <w:lang w:val="en-US"/>
                              </w:rPr>
                              <w:t>scaleMaximum,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7" type="#_x0000_t202" style="position:absolute;margin-left:0;margin-top:46.15pt;width:2in;height:2in;z-index:251658243;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&#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RenderChartImage(dataSets,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pPr>
                        <w:pStyle w:val="ListParagraph"/>
                        <w:numPr>
                          <w:ilvl w:val="0"/>
                          <w:numId w:val="77"/>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pPr>
                        <w:pStyle w:val="ListParagraph"/>
                        <w:numPr>
                          <w:ilvl w:val="0"/>
                          <w:numId w:val="77"/>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r w:rsidRPr="0040375C">
                        <w:rPr>
                          <w:i/>
                          <w:iCs/>
                        </w:rPr>
                        <w:t>dataSets</w:t>
                      </w:r>
                      <w:r>
                        <w:t xml:space="preserve"> into </w:t>
                      </w:r>
                      <w:r>
                        <w:rPr>
                          <w:i/>
                          <w:iCs/>
                        </w:rPr>
                        <w:t>drawingInstructions.</w:t>
                      </w:r>
                    </w:p>
                    <w:p w14:paraId="5E61B1C0" w14:textId="77777777" w:rsidR="00E67DD4" w:rsidRDefault="00E67DD4">
                      <w:pPr>
                        <w:pStyle w:val="ListParagraph"/>
                        <w:numPr>
                          <w:ilvl w:val="0"/>
                          <w:numId w:val="77"/>
                        </w:numPr>
                        <w:spacing w:after="120" w:line="240" w:lineRule="auto"/>
                        <w:contextualSpacing/>
                        <w:jc w:val="both"/>
                      </w:pPr>
                      <w:r>
                        <w:t xml:space="preserve">Sort </w:t>
                      </w:r>
                      <w:r>
                        <w:rPr>
                          <w:i/>
                          <w:iCs/>
                        </w:rPr>
                        <w:t>drawingInstructions</w:t>
                      </w:r>
                      <w:r>
                        <w:t xml:space="preserve"> by </w:t>
                      </w:r>
                      <w:r w:rsidRPr="0040375C">
                        <w:rPr>
                          <w:b/>
                          <w:bCs/>
                        </w:rPr>
                        <w:t>drawing priority</w:t>
                      </w:r>
                      <w:r>
                        <w:rPr>
                          <w:b/>
                          <w:bCs/>
                        </w:rPr>
                        <w:t xml:space="preserve"> </w:t>
                      </w:r>
                      <w:r w:rsidRPr="0040375C">
                        <w:t xml:space="preserve">into </w:t>
                      </w:r>
                      <w:r>
                        <w:rPr>
                          <w:i/>
                          <w:iCs/>
                        </w:rPr>
                        <w:t>sortedInstructions</w:t>
                      </w:r>
                      <w:r>
                        <w:t xml:space="preserve"> (from smallest to largest)</w:t>
                      </w:r>
                      <w:r w:rsidRPr="0040375C">
                        <w:rPr>
                          <w:vertAlign w:val="superscript"/>
                        </w:rPr>
                        <w:t>**</w:t>
                      </w:r>
                    </w:p>
                    <w:p w14:paraId="64ECE924" w14:textId="77777777" w:rsidR="00E67DD4" w:rsidRPr="004B2E66" w:rsidRDefault="00E67DD4">
                      <w:pPr>
                        <w:pStyle w:val="ListParagraph"/>
                        <w:numPr>
                          <w:ilvl w:val="1"/>
                          <w:numId w:val="77"/>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pPr>
                        <w:pStyle w:val="ListParagraph"/>
                        <w:numPr>
                          <w:ilvl w:val="2"/>
                          <w:numId w:val="77"/>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pPr>
                        <w:pStyle w:val="ListParagraph"/>
                        <w:numPr>
                          <w:ilvl w:val="2"/>
                          <w:numId w:val="77"/>
                        </w:numPr>
                        <w:spacing w:after="60" w:line="240" w:lineRule="auto"/>
                        <w:jc w:val="both"/>
                        <w:rPr>
                          <w:lang w:val="en-US"/>
                        </w:rPr>
                      </w:pPr>
                      <w:r>
                        <w:rPr>
                          <w:lang w:val="en-US"/>
                        </w:rPr>
                        <w:t>all area instructions, followed by</w:t>
                      </w:r>
                    </w:p>
                    <w:p w14:paraId="6462694C" w14:textId="77777777" w:rsidR="00E67DD4" w:rsidRDefault="00E67DD4">
                      <w:pPr>
                        <w:pStyle w:val="ListParagraph"/>
                        <w:numPr>
                          <w:ilvl w:val="2"/>
                          <w:numId w:val="77"/>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pPr>
                        <w:pStyle w:val="ListParagraph"/>
                        <w:numPr>
                          <w:ilvl w:val="2"/>
                          <w:numId w:val="77"/>
                        </w:numPr>
                        <w:spacing w:after="60" w:line="240" w:lineRule="auto"/>
                        <w:jc w:val="both"/>
                        <w:rPr>
                          <w:lang w:val="en-US"/>
                        </w:rPr>
                      </w:pPr>
                      <w:r>
                        <w:rPr>
                          <w:lang w:val="en-US"/>
                        </w:rPr>
                        <w:t>all point instructions, followed by</w:t>
                      </w:r>
                    </w:p>
                    <w:p w14:paraId="5BFA44FE" w14:textId="77777777" w:rsidR="00E67DD4" w:rsidRDefault="00E67DD4">
                      <w:pPr>
                        <w:pStyle w:val="ListParagraph"/>
                        <w:numPr>
                          <w:ilvl w:val="2"/>
                          <w:numId w:val="77"/>
                        </w:numPr>
                        <w:spacing w:after="120" w:line="240" w:lineRule="auto"/>
                        <w:contextualSpacing/>
                        <w:jc w:val="both"/>
                      </w:pPr>
                      <w:r>
                        <w:rPr>
                          <w:lang w:val="en-US"/>
                        </w:rPr>
                        <w:t>all text instructions</w:t>
                      </w:r>
                    </w:p>
                    <w:p w14:paraId="2B359C17" w14:textId="77777777" w:rsidR="00E67DD4" w:rsidRPr="0040375C" w:rsidRDefault="00E67DD4">
                      <w:pPr>
                        <w:pStyle w:val="ListParagraph"/>
                        <w:numPr>
                          <w:ilvl w:val="0"/>
                          <w:numId w:val="77"/>
                        </w:numPr>
                        <w:spacing w:after="120" w:line="240" w:lineRule="auto"/>
                        <w:contextualSpacing/>
                        <w:jc w:val="both"/>
                      </w:pPr>
                      <w:r>
                        <w:t xml:space="preserve">For each </w:t>
                      </w:r>
                      <w:r w:rsidRPr="0040375C">
                        <w:rPr>
                          <w:i/>
                          <w:iCs/>
                        </w:rPr>
                        <w:t>drawing</w:t>
                      </w:r>
                      <w:r>
                        <w:rPr>
                          <w:i/>
                          <w:iCs/>
                        </w:rPr>
                        <w:t>Instruction</w:t>
                      </w:r>
                      <w:r>
                        <w:t xml:space="preserve"> in </w:t>
                      </w:r>
                      <w:r>
                        <w:rPr>
                          <w:i/>
                          <w:iCs/>
                        </w:rPr>
                        <w:t>sortedInstructions</w:t>
                      </w:r>
                    </w:p>
                    <w:p w14:paraId="42B1F3B3" w14:textId="77777777" w:rsidR="00E67DD4" w:rsidRDefault="00E67DD4">
                      <w:pPr>
                        <w:pStyle w:val="ListParagraph"/>
                        <w:numPr>
                          <w:ilvl w:val="1"/>
                          <w:numId w:val="77"/>
                        </w:numPr>
                        <w:spacing w:after="120" w:line="240" w:lineRule="auto"/>
                        <w:contextualSpacing/>
                        <w:jc w:val="both"/>
                        <w:rPr>
                          <w:lang w:val="en-US"/>
                        </w:rPr>
                      </w:pPr>
                      <w:r w:rsidRPr="0040375C">
                        <w:rPr>
                          <w:i/>
                          <w:iCs/>
                          <w:lang w:val="en-US"/>
                        </w:rPr>
                        <w:t>RenderInstruction</w:t>
                      </w:r>
                      <w:r>
                        <w:rPr>
                          <w:lang w:val="en-US"/>
                        </w:rPr>
                        <w:t>(</w:t>
                      </w:r>
                      <w:r w:rsidRPr="00487F8D">
                        <w:rPr>
                          <w:i/>
                          <w:iCs/>
                        </w:rPr>
                        <w:t>drawing</w:t>
                      </w:r>
                      <w:r>
                        <w:rPr>
                          <w:i/>
                          <w:iCs/>
                        </w:rPr>
                        <w:t>Instruction</w:t>
                      </w:r>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r w:rsidRPr="0040375C">
                        <w:rPr>
                          <w:i/>
                          <w:iCs/>
                          <w:sz w:val="18"/>
                          <w:szCs w:val="18"/>
                          <w:lang w:val="en-US"/>
                        </w:rPr>
                        <w:t>viewingGroup(s)</w:t>
                      </w:r>
                      <w:r w:rsidRPr="0040375C">
                        <w:rPr>
                          <w:sz w:val="18"/>
                          <w:szCs w:val="18"/>
                          <w:lang w:val="en-US"/>
                        </w:rPr>
                        <w:t xml:space="preserve">, </w:t>
                      </w:r>
                      <w:r w:rsidRPr="0040375C">
                        <w:rPr>
                          <w:i/>
                          <w:iCs/>
                          <w:sz w:val="18"/>
                          <w:szCs w:val="18"/>
                          <w:lang w:val="en-US"/>
                        </w:rPr>
                        <w:t>scaleMinimum</w:t>
                      </w:r>
                      <w:r w:rsidRPr="0040375C">
                        <w:rPr>
                          <w:sz w:val="18"/>
                          <w:szCs w:val="18"/>
                          <w:lang w:val="en-US"/>
                        </w:rPr>
                        <w:t xml:space="preserve">, </w:t>
                      </w:r>
                      <w:r w:rsidRPr="0040375C">
                        <w:rPr>
                          <w:i/>
                          <w:iCs/>
                          <w:sz w:val="18"/>
                          <w:szCs w:val="18"/>
                          <w:lang w:val="en-US"/>
                        </w:rPr>
                        <w:t>scaleMaximum,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sidRPr="0062074F">
        <w:rPr>
          <w:lang w:val="en-US"/>
        </w:rPr>
        <w:t xml:space="preserve">The next step is rendering. The screen is filled with the no data pattern, then the active drawing instructions are collected from all loaded datasets and sorted by drawing priority. Each drawing instruction is then rendered using the </w:t>
      </w:r>
      <w:proofErr w:type="spellStart"/>
      <w:r w:rsidRPr="0062074F">
        <w:rPr>
          <w:i/>
          <w:iCs/>
          <w:lang w:val="en-US"/>
        </w:rPr>
        <w:t>RenderInstruction</w:t>
      </w:r>
      <w:proofErr w:type="spellEnd"/>
      <w:r w:rsidRPr="0062074F">
        <w:rPr>
          <w:lang w:val="en-US"/>
        </w:rPr>
        <w:t xml:space="preserve"> algorithm.</w:t>
      </w:r>
    </w:p>
    <w:p w14:paraId="00615C3F" w14:textId="77777777" w:rsidR="0033096A" w:rsidRPr="0062074F" w:rsidRDefault="0033096A" w:rsidP="0033096A">
      <w:pPr>
        <w:rPr>
          <w:lang w:eastAsia="en-US"/>
        </w:rPr>
      </w:pPr>
    </w:p>
    <w:p w14:paraId="6928E23D" w14:textId="77777777" w:rsidR="0033096A" w:rsidRPr="0062074F" w:rsidRDefault="0033096A" w:rsidP="0033096A">
      <w:pPr>
        <w:rPr>
          <w:lang w:eastAsia="en-US"/>
        </w:rPr>
      </w:pPr>
    </w:p>
    <w:p w14:paraId="190D3B3B" w14:textId="3E87F225" w:rsidR="0033096A" w:rsidRPr="0062074F" w:rsidRDefault="0033096A">
      <w:pPr>
        <w:pStyle w:val="ListParagraph"/>
        <w:numPr>
          <w:ilvl w:val="1"/>
          <w:numId w:val="96"/>
        </w:numPr>
        <w:rPr>
          <w:b/>
          <w:bCs/>
          <w:lang w:eastAsia="en-US"/>
        </w:rPr>
      </w:pPr>
      <w:r w:rsidRPr="0062074F">
        <w:rPr>
          <w:b/>
          <w:bCs/>
          <w:lang w:eastAsia="en-US"/>
        </w:rPr>
        <w:lastRenderedPageBreak/>
        <w:t xml:space="preserve">The </w:t>
      </w:r>
      <w:proofErr w:type="spellStart"/>
      <w:r w:rsidRPr="0062074F">
        <w:rPr>
          <w:b/>
          <w:bCs/>
          <w:lang w:eastAsia="en-US"/>
        </w:rPr>
        <w:t>RenderInstruction</w:t>
      </w:r>
      <w:proofErr w:type="spellEnd"/>
      <w:r w:rsidRPr="0062074F">
        <w:rPr>
          <w:b/>
          <w:bCs/>
          <w:lang w:eastAsia="en-US"/>
        </w:rPr>
        <w:t xml:space="preserve"> Algorithm</w:t>
      </w:r>
    </w:p>
    <w:p w14:paraId="4A92A43F" w14:textId="77777777" w:rsidR="00E67DD4" w:rsidRPr="0062074F" w:rsidRDefault="00E67DD4" w:rsidP="00E67DD4">
      <w:pPr>
        <w:spacing w:after="120" w:line="240" w:lineRule="auto"/>
        <w:rPr>
          <w:lang w:val="en-US"/>
        </w:rPr>
      </w:pPr>
      <w:r w:rsidRPr="0062074F">
        <w:rPr>
          <w:lang w:val="en-US"/>
        </w:rPr>
        <w:t xml:space="preserve">This algorithm describes how each drawing instruction is to be rendered. Instructions originating from non-point geometries use </w:t>
      </w:r>
      <w:r w:rsidRPr="0062074F">
        <w:rPr>
          <w:i/>
          <w:iCs/>
          <w:lang w:val="en-US"/>
        </w:rPr>
        <w:t>mask</w:t>
      </w:r>
      <w:r w:rsidRPr="0062074F">
        <w:rPr>
          <w:lang w:val="en-US"/>
        </w:rPr>
        <w:t xml:space="preserve"> to clip or mask the rendered output; those originating from occluded point geometries are not rendered, and those originating from non-occluded point geometries are rendered without masking or clipping.</w:t>
      </w:r>
    </w:p>
    <w:p w14:paraId="76B3E431" w14:textId="77777777" w:rsidR="00E67DD4" w:rsidRPr="0062074F" w:rsidRDefault="00E67DD4" w:rsidP="00E67DD4">
      <w:pPr>
        <w:spacing w:line="240" w:lineRule="auto"/>
        <w:rPr>
          <w:lang w:val="en-US"/>
        </w:rPr>
      </w:pPr>
      <w:r w:rsidRPr="0062074F">
        <w:rPr>
          <w:noProof/>
          <w:lang w:val="en-US" w:eastAsia="en-US"/>
        </w:rPr>
        <mc:AlternateContent>
          <mc:Choice Requires="wps">
            <w:drawing>
              <wp:anchor distT="0" distB="0" distL="114300" distR="114300" simplePos="0" relativeHeight="251658245" behindDoc="0" locked="0" layoutInCell="1" allowOverlap="1" wp14:anchorId="77832139" wp14:editId="7C9E710E">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r w:rsidRPr="00487F8D">
                              <w:rPr>
                                <w:i/>
                                <w:iCs/>
                                <w:lang w:val="en-US"/>
                              </w:rPr>
                              <w:t>Rende</w:t>
                            </w:r>
                            <w:r>
                              <w:rPr>
                                <w:i/>
                                <w:iCs/>
                                <w:lang w:val="en-US"/>
                              </w:rPr>
                              <w:t>rInstruction(drawingInstruction,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r w:rsidRPr="00125EDC">
                              <w:rPr>
                                <w:i/>
                                <w:iCs/>
                                <w:lang w:val="en-US"/>
                              </w:rPr>
                              <w:t>d</w:t>
                            </w:r>
                            <w:r>
                              <w:rPr>
                                <w:i/>
                                <w:iCs/>
                                <w:lang w:val="en-US"/>
                              </w:rPr>
                              <w:t>rawingInstruction</w:t>
                            </w:r>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pPr>
                              <w:pStyle w:val="ListParagraph"/>
                              <w:numPr>
                                <w:ilvl w:val="0"/>
                                <w:numId w:val="79"/>
                              </w:numPr>
                              <w:spacing w:after="60" w:line="240" w:lineRule="auto"/>
                              <w:jc w:val="both"/>
                              <w:rPr>
                                <w:lang w:val="en-US"/>
                              </w:rPr>
                            </w:pPr>
                            <w:r w:rsidRPr="0040375C">
                              <w:rPr>
                                <w:i/>
                                <w:iCs/>
                                <w:lang w:val="en-US"/>
                              </w:rPr>
                              <w:t>isPoint</w:t>
                            </w:r>
                            <w:r>
                              <w:rPr>
                                <w:i/>
                                <w:iCs/>
                                <w:lang w:val="en-US"/>
                              </w:rPr>
                              <w:t xml:space="preserve"> </w:t>
                            </w:r>
                            <w:r w:rsidRPr="0040375C">
                              <w:rPr>
                                <w:lang w:val="en-US"/>
                              </w:rPr>
                              <w:t>= false</w:t>
                            </w:r>
                          </w:p>
                          <w:p w14:paraId="078B03C9" w14:textId="77777777" w:rsidR="00E67DD4" w:rsidRDefault="00E67DD4">
                            <w:pPr>
                              <w:pStyle w:val="ListParagraph"/>
                              <w:numPr>
                                <w:ilvl w:val="1"/>
                                <w:numId w:val="79"/>
                              </w:numPr>
                              <w:spacing w:after="60" w:line="240" w:lineRule="auto"/>
                              <w:rPr>
                                <w:lang w:val="en-US"/>
                              </w:rPr>
                            </w:pPr>
                            <w:r>
                              <w:rPr>
                                <w:b/>
                                <w:bCs/>
                                <w:lang w:val="en-US"/>
                              </w:rPr>
                              <w:t>If</w:t>
                            </w:r>
                            <w:r w:rsidRPr="004C4E7A">
                              <w:rPr>
                                <w:lang w:val="en-US"/>
                              </w:rPr>
                              <w:t xml:space="preserve"> </w:t>
                            </w:r>
                            <w:r w:rsidRPr="0040375C">
                              <w:rPr>
                                <w:i/>
                                <w:iCs/>
                                <w:lang w:val="en-US"/>
                              </w:rPr>
                              <w:t>drawingInstruction</w:t>
                            </w:r>
                            <w:r>
                              <w:rPr>
                                <w:lang w:val="en-US"/>
                              </w:rPr>
                              <w:t xml:space="preserve"> is an augmented point</w:t>
                            </w:r>
                          </w:p>
                          <w:p w14:paraId="7B1CE8F8" w14:textId="77777777" w:rsidR="00E67DD4" w:rsidRPr="0040375C" w:rsidRDefault="00E67DD4">
                            <w:pPr>
                              <w:pStyle w:val="ListParagraph"/>
                              <w:numPr>
                                <w:ilvl w:val="2"/>
                                <w:numId w:val="79"/>
                              </w:numPr>
                              <w:spacing w:after="60" w:line="240" w:lineRule="auto"/>
                              <w:rPr>
                                <w:lang w:val="en-US"/>
                              </w:rPr>
                            </w:pPr>
                            <w:r w:rsidRPr="0040375C">
                              <w:rPr>
                                <w:i/>
                                <w:iCs/>
                                <w:lang w:val="en-US"/>
                              </w:rPr>
                              <w:t>isPoint</w:t>
                            </w:r>
                            <w:r>
                              <w:rPr>
                                <w:lang w:val="en-US"/>
                              </w:rPr>
                              <w:t xml:space="preserve"> = true</w:t>
                            </w:r>
                          </w:p>
                          <w:p w14:paraId="1F225FB7" w14:textId="77777777" w:rsidR="00E67DD4" w:rsidRPr="0040375C" w:rsidRDefault="00E67DD4">
                            <w:pPr>
                              <w:pStyle w:val="ListParagraph"/>
                              <w:numPr>
                                <w:ilvl w:val="2"/>
                                <w:numId w:val="79"/>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pPr>
                              <w:pStyle w:val="ListParagraph"/>
                              <w:numPr>
                                <w:ilvl w:val="1"/>
                                <w:numId w:val="79"/>
                              </w:numPr>
                              <w:spacing w:after="60" w:line="240" w:lineRule="auto"/>
                              <w:rPr>
                                <w:lang w:val="en-US"/>
                              </w:rPr>
                            </w:pPr>
                            <w:r>
                              <w:rPr>
                                <w:b/>
                                <w:bCs/>
                                <w:lang w:val="en-US"/>
                              </w:rPr>
                              <w:t xml:space="preserve">Else </w:t>
                            </w:r>
                            <w:r w:rsidRPr="0040375C">
                              <w:rPr>
                                <w:b/>
                                <w:bCs/>
                                <w:lang w:val="en-US"/>
                              </w:rPr>
                              <w:t>If</w:t>
                            </w:r>
                            <w:r>
                              <w:rPr>
                                <w:lang w:val="en-US"/>
                              </w:rPr>
                              <w:t xml:space="preserve"> geometry of </w:t>
                            </w:r>
                            <w:r w:rsidRPr="0040375C">
                              <w:rPr>
                                <w:i/>
                                <w:iCs/>
                                <w:lang w:val="en-US"/>
                              </w:rPr>
                              <w:t>drawingInstruction</w:t>
                            </w:r>
                            <w:r>
                              <w:rPr>
                                <w:lang w:val="en-US"/>
                              </w:rPr>
                              <w:t xml:space="preserve"> </w:t>
                            </w:r>
                            <w:r w:rsidRPr="0040375C">
                              <w:rPr>
                                <w:b/>
                                <w:bCs/>
                                <w:lang w:val="en-US"/>
                              </w:rPr>
                              <w:t>feature reference</w:t>
                            </w:r>
                            <w:r>
                              <w:rPr>
                                <w:lang w:val="en-US"/>
                              </w:rPr>
                              <w:t xml:space="preserve"> is a point</w:t>
                            </w:r>
                          </w:p>
                          <w:p w14:paraId="24C2B189" w14:textId="77777777" w:rsidR="00E67DD4" w:rsidRDefault="00E67DD4">
                            <w:pPr>
                              <w:pStyle w:val="ListParagraph"/>
                              <w:numPr>
                                <w:ilvl w:val="2"/>
                                <w:numId w:val="79"/>
                              </w:numPr>
                              <w:spacing w:after="60" w:line="240" w:lineRule="auto"/>
                              <w:jc w:val="both"/>
                              <w:rPr>
                                <w:lang w:val="en-US"/>
                              </w:rPr>
                            </w:pPr>
                            <w:r w:rsidRPr="0040375C">
                              <w:rPr>
                                <w:i/>
                                <w:iCs/>
                                <w:lang w:val="en-US"/>
                              </w:rPr>
                              <w:t>isPoint</w:t>
                            </w:r>
                            <w:r w:rsidRPr="0040375C">
                              <w:rPr>
                                <w:lang w:val="en-US"/>
                              </w:rPr>
                              <w:t xml:space="preserve"> = true</w:t>
                            </w:r>
                          </w:p>
                          <w:p w14:paraId="5C218EB0" w14:textId="77777777" w:rsidR="00E67DD4" w:rsidRPr="0043537F" w:rsidRDefault="00E67DD4">
                            <w:pPr>
                              <w:pStyle w:val="ListParagraph"/>
                              <w:numPr>
                                <w:ilvl w:val="2"/>
                                <w:numId w:val="79"/>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pPr>
                              <w:pStyle w:val="ListParagraph"/>
                              <w:numPr>
                                <w:ilvl w:val="0"/>
                                <w:numId w:val="79"/>
                              </w:numPr>
                              <w:spacing w:after="60" w:line="240" w:lineRule="auto"/>
                              <w:jc w:val="both"/>
                              <w:rPr>
                                <w:lang w:val="en-US"/>
                              </w:rPr>
                            </w:pPr>
                            <w:r w:rsidRPr="0040375C">
                              <w:rPr>
                                <w:b/>
                                <w:bCs/>
                                <w:lang w:val="en-US"/>
                              </w:rPr>
                              <w:t>If</w:t>
                            </w:r>
                            <w:r>
                              <w:rPr>
                                <w:lang w:val="en-US"/>
                              </w:rPr>
                              <w:t xml:space="preserve"> not </w:t>
                            </w:r>
                            <w:r w:rsidRPr="0040375C">
                              <w:rPr>
                                <w:i/>
                                <w:iCs/>
                                <w:lang w:val="en-US"/>
                              </w:rPr>
                              <w:t>isPoint</w:t>
                            </w:r>
                          </w:p>
                          <w:p w14:paraId="5B679BEF" w14:textId="77777777" w:rsidR="00E67DD4" w:rsidRDefault="00E67DD4">
                            <w:pPr>
                              <w:pStyle w:val="ListParagraph"/>
                              <w:numPr>
                                <w:ilvl w:val="1"/>
                                <w:numId w:val="79"/>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pPr>
                              <w:pStyle w:val="ListParagraph"/>
                              <w:numPr>
                                <w:ilvl w:val="0"/>
                                <w:numId w:val="79"/>
                              </w:numPr>
                              <w:spacing w:after="60" w:line="240" w:lineRule="auto"/>
                              <w:jc w:val="both"/>
                              <w:rPr>
                                <w:lang w:val="en-US"/>
                              </w:rPr>
                            </w:pPr>
                            <w:r>
                              <w:rPr>
                                <w:b/>
                                <w:bCs/>
                                <w:lang w:val="en-US"/>
                              </w:rPr>
                              <w:t xml:space="preserve">Else If </w:t>
                            </w:r>
                            <w:r>
                              <w:rPr>
                                <w:i/>
                                <w:iCs/>
                                <w:lang w:val="en-US"/>
                              </w:rPr>
                              <w:t>dataset.mask</w:t>
                            </w:r>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pPr>
                              <w:pStyle w:val="ListParagraph"/>
                              <w:numPr>
                                <w:ilvl w:val="1"/>
                                <w:numId w:val="79"/>
                              </w:numPr>
                              <w:spacing w:after="60" w:line="240" w:lineRule="auto"/>
                              <w:jc w:val="both"/>
                              <w:rPr>
                                <w:lang w:val="en-US"/>
                              </w:rPr>
                            </w:pPr>
                            <w:r>
                              <w:rPr>
                                <w:lang w:val="en-US"/>
                              </w:rPr>
                              <w:t>Do not render the instruction</w:t>
                            </w:r>
                          </w:p>
                          <w:p w14:paraId="34A1D549" w14:textId="77777777" w:rsidR="00E67DD4" w:rsidRPr="0040375C" w:rsidRDefault="00E67DD4">
                            <w:pPr>
                              <w:pStyle w:val="ListParagraph"/>
                              <w:numPr>
                                <w:ilvl w:val="0"/>
                                <w:numId w:val="79"/>
                              </w:numPr>
                              <w:spacing w:after="60" w:line="240" w:lineRule="auto"/>
                              <w:jc w:val="both"/>
                              <w:rPr>
                                <w:b/>
                                <w:bCs/>
                                <w:lang w:val="en-US"/>
                              </w:rPr>
                            </w:pPr>
                            <w:r w:rsidRPr="0040375C">
                              <w:rPr>
                                <w:b/>
                                <w:bCs/>
                                <w:lang w:val="en-US"/>
                              </w:rPr>
                              <w:t>Else</w:t>
                            </w:r>
                          </w:p>
                          <w:p w14:paraId="3F8013AE" w14:textId="77777777" w:rsidR="00E67DD4" w:rsidRPr="00487F8D" w:rsidRDefault="00E67DD4">
                            <w:pPr>
                              <w:pStyle w:val="ListParagraph"/>
                              <w:numPr>
                                <w:ilvl w:val="1"/>
                                <w:numId w:val="79"/>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8" type="#_x0000_t202" style="position:absolute;margin-left:92.8pt;margin-top:11.7pt;width:2in;height:2in;z-index:251658245;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&#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r w:rsidRPr="00487F8D">
                        <w:rPr>
                          <w:i/>
                          <w:iCs/>
                          <w:lang w:val="en-US"/>
                        </w:rPr>
                        <w:t>Rende</w:t>
                      </w:r>
                      <w:r>
                        <w:rPr>
                          <w:i/>
                          <w:iCs/>
                          <w:lang w:val="en-US"/>
                        </w:rPr>
                        <w:t>rInstruction(drawingInstruction,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r w:rsidRPr="00125EDC">
                        <w:rPr>
                          <w:i/>
                          <w:iCs/>
                          <w:lang w:val="en-US"/>
                        </w:rPr>
                        <w:t>d</w:t>
                      </w:r>
                      <w:r>
                        <w:rPr>
                          <w:i/>
                          <w:iCs/>
                          <w:lang w:val="en-US"/>
                        </w:rPr>
                        <w:t>rawingInstruction</w:t>
                      </w:r>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pPr>
                        <w:pStyle w:val="ListParagraph"/>
                        <w:numPr>
                          <w:ilvl w:val="0"/>
                          <w:numId w:val="79"/>
                        </w:numPr>
                        <w:spacing w:after="60" w:line="240" w:lineRule="auto"/>
                        <w:jc w:val="both"/>
                        <w:rPr>
                          <w:lang w:val="en-US"/>
                        </w:rPr>
                      </w:pPr>
                      <w:r w:rsidRPr="0040375C">
                        <w:rPr>
                          <w:i/>
                          <w:iCs/>
                          <w:lang w:val="en-US"/>
                        </w:rPr>
                        <w:t>isPoint</w:t>
                      </w:r>
                      <w:r>
                        <w:rPr>
                          <w:i/>
                          <w:iCs/>
                          <w:lang w:val="en-US"/>
                        </w:rPr>
                        <w:t xml:space="preserve"> </w:t>
                      </w:r>
                      <w:r w:rsidRPr="0040375C">
                        <w:rPr>
                          <w:lang w:val="en-US"/>
                        </w:rPr>
                        <w:t>= false</w:t>
                      </w:r>
                    </w:p>
                    <w:p w14:paraId="078B03C9" w14:textId="77777777" w:rsidR="00E67DD4" w:rsidRDefault="00E67DD4">
                      <w:pPr>
                        <w:pStyle w:val="ListParagraph"/>
                        <w:numPr>
                          <w:ilvl w:val="1"/>
                          <w:numId w:val="79"/>
                        </w:numPr>
                        <w:spacing w:after="60" w:line="240" w:lineRule="auto"/>
                        <w:rPr>
                          <w:lang w:val="en-US"/>
                        </w:rPr>
                      </w:pPr>
                      <w:r>
                        <w:rPr>
                          <w:b/>
                          <w:bCs/>
                          <w:lang w:val="en-US"/>
                        </w:rPr>
                        <w:t>If</w:t>
                      </w:r>
                      <w:r w:rsidRPr="004C4E7A">
                        <w:rPr>
                          <w:lang w:val="en-US"/>
                        </w:rPr>
                        <w:t xml:space="preserve"> </w:t>
                      </w:r>
                      <w:r w:rsidRPr="0040375C">
                        <w:rPr>
                          <w:i/>
                          <w:iCs/>
                          <w:lang w:val="en-US"/>
                        </w:rPr>
                        <w:t>drawingInstruction</w:t>
                      </w:r>
                      <w:r>
                        <w:rPr>
                          <w:lang w:val="en-US"/>
                        </w:rPr>
                        <w:t xml:space="preserve"> is an augmented point</w:t>
                      </w:r>
                    </w:p>
                    <w:p w14:paraId="7B1CE8F8" w14:textId="77777777" w:rsidR="00E67DD4" w:rsidRPr="0040375C" w:rsidRDefault="00E67DD4">
                      <w:pPr>
                        <w:pStyle w:val="ListParagraph"/>
                        <w:numPr>
                          <w:ilvl w:val="2"/>
                          <w:numId w:val="79"/>
                        </w:numPr>
                        <w:spacing w:after="60" w:line="240" w:lineRule="auto"/>
                        <w:rPr>
                          <w:lang w:val="en-US"/>
                        </w:rPr>
                      </w:pPr>
                      <w:r w:rsidRPr="0040375C">
                        <w:rPr>
                          <w:i/>
                          <w:iCs/>
                          <w:lang w:val="en-US"/>
                        </w:rPr>
                        <w:t>isPoint</w:t>
                      </w:r>
                      <w:r>
                        <w:rPr>
                          <w:lang w:val="en-US"/>
                        </w:rPr>
                        <w:t xml:space="preserve"> = true</w:t>
                      </w:r>
                    </w:p>
                    <w:p w14:paraId="1F225FB7" w14:textId="77777777" w:rsidR="00E67DD4" w:rsidRPr="0040375C" w:rsidRDefault="00E67DD4">
                      <w:pPr>
                        <w:pStyle w:val="ListParagraph"/>
                        <w:numPr>
                          <w:ilvl w:val="2"/>
                          <w:numId w:val="79"/>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pPr>
                        <w:pStyle w:val="ListParagraph"/>
                        <w:numPr>
                          <w:ilvl w:val="1"/>
                          <w:numId w:val="79"/>
                        </w:numPr>
                        <w:spacing w:after="60" w:line="240" w:lineRule="auto"/>
                        <w:rPr>
                          <w:lang w:val="en-US"/>
                        </w:rPr>
                      </w:pPr>
                      <w:r>
                        <w:rPr>
                          <w:b/>
                          <w:bCs/>
                          <w:lang w:val="en-US"/>
                        </w:rPr>
                        <w:t xml:space="preserve">Else </w:t>
                      </w:r>
                      <w:r w:rsidRPr="0040375C">
                        <w:rPr>
                          <w:b/>
                          <w:bCs/>
                          <w:lang w:val="en-US"/>
                        </w:rPr>
                        <w:t>If</w:t>
                      </w:r>
                      <w:r>
                        <w:rPr>
                          <w:lang w:val="en-US"/>
                        </w:rPr>
                        <w:t xml:space="preserve"> geometry of </w:t>
                      </w:r>
                      <w:r w:rsidRPr="0040375C">
                        <w:rPr>
                          <w:i/>
                          <w:iCs/>
                          <w:lang w:val="en-US"/>
                        </w:rPr>
                        <w:t>drawingInstruction</w:t>
                      </w:r>
                      <w:r>
                        <w:rPr>
                          <w:lang w:val="en-US"/>
                        </w:rPr>
                        <w:t xml:space="preserve"> </w:t>
                      </w:r>
                      <w:r w:rsidRPr="0040375C">
                        <w:rPr>
                          <w:b/>
                          <w:bCs/>
                          <w:lang w:val="en-US"/>
                        </w:rPr>
                        <w:t>feature reference</w:t>
                      </w:r>
                      <w:r>
                        <w:rPr>
                          <w:lang w:val="en-US"/>
                        </w:rPr>
                        <w:t xml:space="preserve"> is a point</w:t>
                      </w:r>
                    </w:p>
                    <w:p w14:paraId="24C2B189" w14:textId="77777777" w:rsidR="00E67DD4" w:rsidRDefault="00E67DD4">
                      <w:pPr>
                        <w:pStyle w:val="ListParagraph"/>
                        <w:numPr>
                          <w:ilvl w:val="2"/>
                          <w:numId w:val="79"/>
                        </w:numPr>
                        <w:spacing w:after="60" w:line="240" w:lineRule="auto"/>
                        <w:jc w:val="both"/>
                        <w:rPr>
                          <w:lang w:val="en-US"/>
                        </w:rPr>
                      </w:pPr>
                      <w:r w:rsidRPr="0040375C">
                        <w:rPr>
                          <w:i/>
                          <w:iCs/>
                          <w:lang w:val="en-US"/>
                        </w:rPr>
                        <w:t>isPoint</w:t>
                      </w:r>
                      <w:r w:rsidRPr="0040375C">
                        <w:rPr>
                          <w:lang w:val="en-US"/>
                        </w:rPr>
                        <w:t xml:space="preserve"> = true</w:t>
                      </w:r>
                    </w:p>
                    <w:p w14:paraId="5C218EB0" w14:textId="77777777" w:rsidR="00E67DD4" w:rsidRPr="0043537F" w:rsidRDefault="00E67DD4">
                      <w:pPr>
                        <w:pStyle w:val="ListParagraph"/>
                        <w:numPr>
                          <w:ilvl w:val="2"/>
                          <w:numId w:val="79"/>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pPr>
                        <w:pStyle w:val="ListParagraph"/>
                        <w:numPr>
                          <w:ilvl w:val="0"/>
                          <w:numId w:val="79"/>
                        </w:numPr>
                        <w:spacing w:after="60" w:line="240" w:lineRule="auto"/>
                        <w:jc w:val="both"/>
                        <w:rPr>
                          <w:lang w:val="en-US"/>
                        </w:rPr>
                      </w:pPr>
                      <w:r w:rsidRPr="0040375C">
                        <w:rPr>
                          <w:b/>
                          <w:bCs/>
                          <w:lang w:val="en-US"/>
                        </w:rPr>
                        <w:t>If</w:t>
                      </w:r>
                      <w:r>
                        <w:rPr>
                          <w:lang w:val="en-US"/>
                        </w:rPr>
                        <w:t xml:space="preserve"> not </w:t>
                      </w:r>
                      <w:r w:rsidRPr="0040375C">
                        <w:rPr>
                          <w:i/>
                          <w:iCs/>
                          <w:lang w:val="en-US"/>
                        </w:rPr>
                        <w:t>isPoint</w:t>
                      </w:r>
                    </w:p>
                    <w:p w14:paraId="5B679BEF" w14:textId="77777777" w:rsidR="00E67DD4" w:rsidRDefault="00E67DD4">
                      <w:pPr>
                        <w:pStyle w:val="ListParagraph"/>
                        <w:numPr>
                          <w:ilvl w:val="1"/>
                          <w:numId w:val="79"/>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pPr>
                        <w:pStyle w:val="ListParagraph"/>
                        <w:numPr>
                          <w:ilvl w:val="0"/>
                          <w:numId w:val="79"/>
                        </w:numPr>
                        <w:spacing w:after="60" w:line="240" w:lineRule="auto"/>
                        <w:jc w:val="both"/>
                        <w:rPr>
                          <w:lang w:val="en-US"/>
                        </w:rPr>
                      </w:pPr>
                      <w:r>
                        <w:rPr>
                          <w:b/>
                          <w:bCs/>
                          <w:lang w:val="en-US"/>
                        </w:rPr>
                        <w:t xml:space="preserve">Else If </w:t>
                      </w:r>
                      <w:r>
                        <w:rPr>
                          <w:i/>
                          <w:iCs/>
                          <w:lang w:val="en-US"/>
                        </w:rPr>
                        <w:t>dataset.mask</w:t>
                      </w:r>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pPr>
                        <w:pStyle w:val="ListParagraph"/>
                        <w:numPr>
                          <w:ilvl w:val="1"/>
                          <w:numId w:val="79"/>
                        </w:numPr>
                        <w:spacing w:after="60" w:line="240" w:lineRule="auto"/>
                        <w:jc w:val="both"/>
                        <w:rPr>
                          <w:lang w:val="en-US"/>
                        </w:rPr>
                      </w:pPr>
                      <w:r>
                        <w:rPr>
                          <w:lang w:val="en-US"/>
                        </w:rPr>
                        <w:t>Do not render the instruction</w:t>
                      </w:r>
                    </w:p>
                    <w:p w14:paraId="34A1D549" w14:textId="77777777" w:rsidR="00E67DD4" w:rsidRPr="0040375C" w:rsidRDefault="00E67DD4">
                      <w:pPr>
                        <w:pStyle w:val="ListParagraph"/>
                        <w:numPr>
                          <w:ilvl w:val="0"/>
                          <w:numId w:val="79"/>
                        </w:numPr>
                        <w:spacing w:after="60" w:line="240" w:lineRule="auto"/>
                        <w:jc w:val="both"/>
                        <w:rPr>
                          <w:b/>
                          <w:bCs/>
                          <w:lang w:val="en-US"/>
                        </w:rPr>
                      </w:pPr>
                      <w:r w:rsidRPr="0040375C">
                        <w:rPr>
                          <w:b/>
                          <w:bCs/>
                          <w:lang w:val="en-US"/>
                        </w:rPr>
                        <w:t>Else</w:t>
                      </w:r>
                    </w:p>
                    <w:p w14:paraId="3F8013AE" w14:textId="77777777" w:rsidR="00E67DD4" w:rsidRPr="00487F8D" w:rsidRDefault="00E67DD4">
                      <w:pPr>
                        <w:pStyle w:val="ListParagraph"/>
                        <w:numPr>
                          <w:ilvl w:val="1"/>
                          <w:numId w:val="79"/>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62074F" w:rsidRDefault="00A73737" w:rsidP="00530F27">
      <w:pPr>
        <w:rPr>
          <w:lang w:val="en-US"/>
        </w:rPr>
      </w:pPr>
    </w:p>
    <w:p w14:paraId="42A5AC86" w14:textId="426EBCC9" w:rsidR="0065597A" w:rsidRPr="0062074F" w:rsidRDefault="0065597A">
      <w:r w:rsidRPr="0062074F">
        <w:br w:type="page"/>
      </w:r>
    </w:p>
    <w:p w14:paraId="37491CD4" w14:textId="33C1F0FE" w:rsidR="0065597A" w:rsidRPr="0062074F" w:rsidRDefault="0065597A" w:rsidP="0065597A">
      <w:pPr>
        <w:pStyle w:val="Heading1"/>
        <w:numPr>
          <w:ilvl w:val="0"/>
          <w:numId w:val="0"/>
        </w:numPr>
        <w:spacing w:before="0" w:after="0"/>
        <w:ind w:left="2127" w:right="2160"/>
        <w:jc w:val="center"/>
      </w:pPr>
      <w:bookmarkStart w:id="986" w:name="_Toc226035173"/>
      <w:r w:rsidRPr="0062074F">
        <w:lastRenderedPageBreak/>
        <w:t xml:space="preserve">Appendix </w:t>
      </w:r>
      <w:r w:rsidR="00E93146" w:rsidRPr="0062074F">
        <w:t>F</w:t>
      </w:r>
      <w:r w:rsidRPr="0062074F">
        <w:t xml:space="preserve"> – GML Coverage Polygons</w:t>
      </w:r>
      <w:bookmarkEnd w:id="986"/>
    </w:p>
    <w:p w14:paraId="0AE3D2F3" w14:textId="77777777" w:rsidR="0065597A" w:rsidRPr="0062074F" w:rsidRDefault="0065597A" w:rsidP="0065597A">
      <w:pPr>
        <w:spacing w:after="120" w:line="240" w:lineRule="auto"/>
      </w:pPr>
    </w:p>
    <w:p w14:paraId="61207743" w14:textId="51EFA3BC" w:rsidR="0065597A" w:rsidRPr="0062074F" w:rsidRDefault="0065597A">
      <w:pPr>
        <w:pStyle w:val="Heading1"/>
        <w:numPr>
          <w:ilvl w:val="0"/>
          <w:numId w:val="103"/>
        </w:numPr>
      </w:pPr>
      <w:bookmarkStart w:id="987" w:name="_Toc226035174"/>
      <w:r w:rsidRPr="0062074F">
        <w:t>GML Coverage Polygons</w:t>
      </w:r>
      <w:bookmarkEnd w:id="987"/>
    </w:p>
    <w:p w14:paraId="10AD9221" w14:textId="2C7C83B0" w:rsidR="0065597A" w:rsidRPr="0062074F" w:rsidRDefault="0065597A">
      <w:pPr>
        <w:pStyle w:val="Heading2"/>
        <w:numPr>
          <w:ilvl w:val="1"/>
          <w:numId w:val="103"/>
        </w:numPr>
      </w:pPr>
      <w:bookmarkStart w:id="988" w:name="_Toc226035175"/>
      <w:r w:rsidRPr="0062074F">
        <w:t>Introduction</w:t>
      </w:r>
      <w:bookmarkEnd w:id="988"/>
    </w:p>
    <w:p w14:paraId="1983A9C0" w14:textId="1D848D72" w:rsidR="00DB785B" w:rsidRPr="0062074F" w:rsidRDefault="00DB785B" w:rsidP="00700B73">
      <w:pPr>
        <w:jc w:val="both"/>
      </w:pPr>
      <w:r w:rsidRPr="0062074F">
        <w:t>GML is used as an integral part of S-100 Part 17, specifically in the XML elements defined by the Exchange Catalogue Schema.</w:t>
      </w:r>
      <w:r w:rsidR="00DA7747">
        <w:t xml:space="preserve"> </w:t>
      </w:r>
      <w:r w:rsidRPr="0062074F">
        <w:t>For the purpose of representing coverage objects in CATALOG.XML, however only a very small number of possibilities are required.</w:t>
      </w:r>
      <w:r w:rsidR="00DA7747">
        <w:t xml:space="preserve"> </w:t>
      </w:r>
      <w:r w:rsidRPr="0062074F">
        <w:t>Implementers benefit from a tighter standardization through a reduction of the CATALOG.XML coverage polygons.</w:t>
      </w:r>
    </w:p>
    <w:p w14:paraId="358C2E04" w14:textId="6E850449" w:rsidR="0065597A" w:rsidRPr="0062074F" w:rsidRDefault="0065597A">
      <w:pPr>
        <w:pStyle w:val="Heading2"/>
        <w:numPr>
          <w:ilvl w:val="1"/>
          <w:numId w:val="103"/>
        </w:numPr>
      </w:pPr>
      <w:bookmarkStart w:id="989" w:name="_Toc194061867"/>
      <w:bookmarkStart w:id="990" w:name="_Toc194067255"/>
      <w:bookmarkStart w:id="991" w:name="_Toc226035176"/>
      <w:bookmarkEnd w:id="989"/>
      <w:bookmarkEnd w:id="990"/>
      <w:r w:rsidRPr="0062074F">
        <w:t>Specification</w:t>
      </w:r>
      <w:bookmarkEnd w:id="991"/>
    </w:p>
    <w:p w14:paraId="5EA6A3A6" w14:textId="77777777" w:rsidR="00E50048" w:rsidRPr="0062074F" w:rsidRDefault="00E50048" w:rsidP="00E50048">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5F9D19E7" w14:textId="2C510236" w:rsidR="00E50048" w:rsidRPr="0062074F" w:rsidRDefault="00E50048" w:rsidP="00700B73">
      <w:pPr>
        <w:rPr>
          <w:rFonts w:cs="Arial"/>
        </w:rPr>
      </w:pPr>
      <w:r w:rsidRPr="0062074F">
        <w:rPr>
          <w:rFonts w:cs="Arial"/>
        </w:rPr>
        <w:t>Such polygons will be implemented using the GML vocabulary implemented in the included S-100 schemas as follows:</w:t>
      </w:r>
    </w:p>
    <w:p w14:paraId="1B6809D6"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014E147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2B74A64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gml:id</w:t>
      </w:r>
      <w:proofErr w:type="spellEnd"/>
      <w:r w:rsidRPr="0062074F">
        <w:rPr>
          <w:rFonts w:ascii="Consolas" w:hAnsi="Consolas" w:cs="Calibri"/>
          <w:b/>
          <w:bCs/>
          <w:color w:val="174E86"/>
          <w:sz w:val="18"/>
          <w:szCs w:val="18"/>
          <w:bdr w:val="none" w:sz="0" w:space="0" w:color="auto" w:frame="1"/>
        </w:rPr>
        <w:t>="DC1"&gt;</w:t>
      </w:r>
    </w:p>
    <w:p w14:paraId="351C95DE"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24AE25FA"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3C34740A" w14:textId="1923A95F"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"&gt;0.0 0.0 1.0 0.0 1.1 1.1 0.0 1.0 0.0 0.0&lt;/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4354698B"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1861BF08"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78EA5EF5"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5249E10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79DFC3E8" w14:textId="188E0A3D"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"&gt;0.25 0.25 0.75 0.25 0.75 0.75 0.25 0.75 0.25 0.25</w:t>
      </w:r>
      <w:r w:rsidR="00D7270F">
        <w:rPr>
          <w:rFonts w:ascii="Consolas" w:hAnsi="Consolas" w:cs="Calibri"/>
          <w:b/>
          <w:bCs/>
          <w:color w:val="174E86"/>
          <w:sz w:val="18"/>
          <w:szCs w:val="18"/>
          <w:bdr w:val="none" w:sz="0" w:space="0" w:color="auto" w:frame="1"/>
        </w:rPr>
        <w:t>&lt;</w:t>
      </w:r>
      <w:r w:rsidRPr="0062074F">
        <w:rPr>
          <w:rFonts w:ascii="Consolas" w:hAnsi="Consolas" w:cs="Calibri"/>
          <w:b/>
          <w:bCs/>
          <w:color w:val="174E86"/>
          <w:sz w:val="18"/>
          <w:szCs w:val="18"/>
          <w:bdr w:val="none" w:sz="0" w:space="0" w:color="auto" w:frame="1"/>
        </w:rPr>
        <w: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186B81F0"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6F6481F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7DDAE041"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&gt;</w:t>
      </w:r>
    </w:p>
    <w:p w14:paraId="50DA23CF"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5B9CA253"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230C3A19" w14:textId="77777777" w:rsidR="00E50048" w:rsidRPr="0062074F" w:rsidRDefault="00E50048" w:rsidP="00E50048"/>
    <w:p w14:paraId="4FDD7854" w14:textId="6FA365F5" w:rsidR="009B5E2C" w:rsidRDefault="00E50048">
      <w:pPr>
        <w:jc w:val="both"/>
      </w:pPr>
      <w:r w:rsidRPr="0062074F">
        <w:t xml:space="preserve">This implements bounding Polygons restricted to a single GML Polygon (with a </w:t>
      </w:r>
      <w:proofErr w:type="spellStart"/>
      <w:r w:rsidRPr="0062074F">
        <w:t>gml:id</w:t>
      </w:r>
      <w:proofErr w:type="spellEnd"/>
      <w:r w:rsidRPr="0062074F">
        <w:t xml:space="preserve"> </w:t>
      </w:r>
      <w:r w:rsidR="00764FAB">
        <w:t>and</w:t>
      </w:r>
      <w:r w:rsidR="00764FAB" w:rsidRPr="0062074F">
        <w:t xml:space="preserve"> </w:t>
      </w:r>
      <w:r w:rsidRPr="0062074F">
        <w:t xml:space="preserve">an SRS defined in each of the </w:t>
      </w:r>
      <w:proofErr w:type="spellStart"/>
      <w:r w:rsidRPr="0062074F">
        <w:t>posList</w:t>
      </w:r>
      <w:proofErr w:type="spellEnd"/>
      <w:r w:rsidRPr="0062074F">
        <w:t xml:space="preserve"> coordinates of </w:t>
      </w:r>
      <w:r w:rsidR="00F62901" w:rsidRPr="0062074F">
        <w:t>http://www.opengis.net/def/crs/EPSG/0/4326</w:t>
      </w:r>
      <w:r w:rsidRPr="0062074F">
        <w:t>) with a single exterior element and optional (i.e. 0 or more ) interior elements. Each exterior or optional interior is a Linear Ring with &gt;=4 coordinate pairs</w:t>
      </w:r>
      <w:r w:rsidR="00494CD1" w:rsidRPr="0062074F">
        <w:t xml:space="preserve"> expressed as a single space separated </w:t>
      </w:r>
      <w:proofErr w:type="spellStart"/>
      <w:r w:rsidR="00494CD1" w:rsidRPr="0062074F">
        <w:t>posList</w:t>
      </w:r>
      <w:proofErr w:type="spellEnd"/>
      <w:r w:rsidRPr="0062074F">
        <w:t xml:space="preserve">, </w:t>
      </w:r>
      <w:r w:rsidR="00D7270F">
        <w:t xml:space="preserve">(with no leading or trailing spaces), and </w:t>
      </w:r>
      <w:r w:rsidRPr="0062074F">
        <w:t>with the first and last coordinate pair being identical, i.e. the Linear Ring is closed</w:t>
      </w:r>
      <w:r w:rsidR="009B5E2C">
        <w:t xml:space="preserve">, e.g. </w:t>
      </w:r>
    </w:p>
    <w:p w14:paraId="6B8DED71" w14:textId="3138DFEB" w:rsidR="009B5E2C" w:rsidRPr="001C1CAB" w:rsidRDefault="009B5E2C" w:rsidP="009B5E2C">
      <w:pPr>
        <w:shd w:val="clear" w:color="auto" w:fill="FFFFFF"/>
        <w:spacing w:after="0" w:line="240" w:lineRule="auto"/>
        <w:textAlignment w:val="baseline"/>
        <w:rPr>
          <w:rFonts w:ascii="Consolas" w:eastAsia="Times New Roman" w:hAnsi="Consolas" w:cs="Calibri"/>
          <w:b/>
          <w:bCs/>
          <w:color w:val="174E86"/>
          <w:sz w:val="18"/>
          <w:szCs w:val="18"/>
          <w:bdr w:val="none" w:sz="0" w:space="0" w:color="auto" w:frame="1"/>
          <w:lang w:eastAsia="en-GB"/>
        </w:rPr>
      </w:pPr>
      <w:r w:rsidRPr="00EB60C7">
        <w:rPr>
          <w:rFonts w:ascii="Consolas" w:eastAsia="Times New Roman" w:hAnsi="Consolas" w:cs="Calibri"/>
          <w:b/>
          <w:bCs/>
          <w:color w:val="174E86"/>
          <w:sz w:val="18"/>
          <w:szCs w:val="18"/>
          <w:bdr w:val="none" w:sz="0" w:space="0" w:color="auto" w:frame="1"/>
          <w:lang w:eastAsia="en-GB"/>
        </w:rPr>
        <w:t>&lt;</w:t>
      </w:r>
      <w:proofErr w:type="spellStart"/>
      <w:r w:rsidRPr="00EB60C7">
        <w:rPr>
          <w:rFonts w:ascii="Consolas" w:eastAsia="Times New Roman" w:hAnsi="Consolas" w:cs="Calibri"/>
          <w:b/>
          <w:bCs/>
          <w:color w:val="174E86"/>
          <w:sz w:val="18"/>
          <w:szCs w:val="18"/>
          <w:bdr w:val="none" w:sz="0" w:space="0" w:color="auto" w:frame="1"/>
          <w:lang w:eastAsia="en-GB"/>
        </w:rPr>
        <w:t>gml:posList</w:t>
      </w:r>
      <w:proofErr w:type="spellEnd"/>
      <w:r w:rsidRPr="00EB60C7">
        <w:rPr>
          <w:rFonts w:ascii="Consolas" w:eastAsia="Times New Roman" w:hAnsi="Consolas" w:cs="Calibri"/>
          <w:b/>
          <w:bCs/>
          <w:color w:val="174E86"/>
          <w:sz w:val="18"/>
          <w:szCs w:val="18"/>
          <w:bdr w:val="none" w:sz="0" w:space="0" w:color="auto" w:frame="1"/>
          <w:lang w:eastAsia="en-GB"/>
        </w:rPr>
        <w:t xml:space="preserve"> </w:t>
      </w:r>
      <w:proofErr w:type="spellStart"/>
      <w:r w:rsidRPr="00EB60C7">
        <w:rPr>
          <w:rFonts w:ascii="Consolas" w:eastAsia="Times New Roman" w:hAnsi="Consolas" w:cs="Calibri"/>
          <w:b/>
          <w:bCs/>
          <w:color w:val="174E86"/>
          <w:sz w:val="18"/>
          <w:szCs w:val="18"/>
          <w:bdr w:val="none" w:sz="0" w:space="0" w:color="auto" w:frame="1"/>
          <w:lang w:eastAsia="en-GB"/>
        </w:rPr>
        <w:t>srsName</w:t>
      </w:r>
      <w:proofErr w:type="spellEnd"/>
      <w:r w:rsidRPr="00EB60C7">
        <w:rPr>
          <w:rFonts w:ascii="Consolas" w:eastAsia="Times New Roman" w:hAnsi="Consolas" w:cs="Calibri"/>
          <w:b/>
          <w:bCs/>
          <w:color w:val="174E86"/>
          <w:sz w:val="18"/>
          <w:szCs w:val="18"/>
          <w:bdr w:val="none" w:sz="0" w:space="0" w:color="auto" w:frame="1"/>
          <w:lang w:eastAsia="en-GB"/>
        </w:rPr>
        <w:t>="http://www.opengis.net/def/crs/EPSG/0/4326"&gt;44.4736122 -63.6849136 44.7395111 -63.6849136 44.7395111 -63.4249994 44.4736122 -63.4249994 44.4736122 -63.6849136&lt;/</w:t>
      </w:r>
      <w:proofErr w:type="spellStart"/>
      <w:r w:rsidRPr="00EB60C7">
        <w:rPr>
          <w:rFonts w:ascii="Consolas" w:eastAsia="Times New Roman" w:hAnsi="Consolas" w:cs="Calibri"/>
          <w:b/>
          <w:bCs/>
          <w:color w:val="174E86"/>
          <w:sz w:val="18"/>
          <w:szCs w:val="18"/>
          <w:bdr w:val="none" w:sz="0" w:space="0" w:color="auto" w:frame="1"/>
          <w:lang w:eastAsia="en-GB"/>
        </w:rPr>
        <w:t>gml:posList</w:t>
      </w:r>
      <w:proofErr w:type="spellEnd"/>
      <w:r w:rsidRPr="00EB60C7">
        <w:rPr>
          <w:rFonts w:ascii="Consolas" w:eastAsia="Times New Roman" w:hAnsi="Consolas" w:cs="Calibri"/>
          <w:b/>
          <w:bCs/>
          <w:color w:val="174E86"/>
          <w:sz w:val="18"/>
          <w:szCs w:val="18"/>
          <w:bdr w:val="none" w:sz="0" w:space="0" w:color="auto" w:frame="1"/>
          <w:lang w:eastAsia="en-GB"/>
        </w:rPr>
        <w:t>&gt;</w:t>
      </w:r>
    </w:p>
    <w:p w14:paraId="38723FE9" w14:textId="1C2B9224" w:rsidR="005B35F8" w:rsidRPr="0062074F" w:rsidRDefault="00E50048" w:rsidP="001C1CAB">
      <w:pPr>
        <w:jc w:val="both"/>
      </w:pPr>
      <w:r w:rsidRPr="0062074F">
        <w:t xml:space="preserve"> </w:t>
      </w:r>
    </w:p>
    <w:p w14:paraId="271D92CC" w14:textId="4483D64B" w:rsidR="00E50048" w:rsidRPr="0062074F" w:rsidRDefault="00E50048" w:rsidP="001C1CAB">
      <w:pPr>
        <w:jc w:val="both"/>
      </w:pPr>
      <w:r w:rsidRPr="0062074F">
        <w:t xml:space="preserve">Coordinate order is </w:t>
      </w:r>
      <w:r w:rsidR="00323FB5" w:rsidRPr="0062074F">
        <w:t xml:space="preserve">always </w:t>
      </w:r>
      <w:r w:rsidRPr="0062074F">
        <w:t xml:space="preserve">as per </w:t>
      </w:r>
      <w:r w:rsidR="005B35F8" w:rsidRPr="0062074F">
        <w:t>http://www.opengis.net/def/crs/EPSG/0/4326</w:t>
      </w:r>
      <w:r w:rsidRPr="0062074F">
        <w:t>, latitude</w:t>
      </w:r>
      <w:r w:rsidR="001314CB" w:rsidRPr="0062074F">
        <w:t xml:space="preserve"> followed by </w:t>
      </w:r>
      <w:r w:rsidRPr="0062074F">
        <w:t>longitude.</w:t>
      </w:r>
    </w:p>
    <w:p w14:paraId="34955B0D" w14:textId="10C0CFFE" w:rsidR="00E50048" w:rsidRPr="0062074F" w:rsidRDefault="00E50048" w:rsidP="001C1CAB">
      <w:pPr>
        <w:jc w:val="both"/>
      </w:pPr>
      <w:r w:rsidRPr="0062074F">
        <w:t>No further stipulations are required as geometry must also conform to the S-100 geometry model and be conformant with the XML Schema for exchange catalogues.</w:t>
      </w:r>
    </w:p>
    <w:p w14:paraId="407F94FE" w14:textId="0C8A6CC2" w:rsidR="00E85AE1" w:rsidRPr="0062074F" w:rsidRDefault="00E85AE1">
      <w:r w:rsidRPr="0062074F">
        <w:br w:type="page"/>
      </w:r>
    </w:p>
    <w:p w14:paraId="357B06D3" w14:textId="18CE3C3B" w:rsidR="00E85AE1" w:rsidRPr="0062074F" w:rsidRDefault="00E93146" w:rsidP="002D7DEE">
      <w:pPr>
        <w:pStyle w:val="Heading1"/>
        <w:numPr>
          <w:ilvl w:val="0"/>
          <w:numId w:val="0"/>
        </w:numPr>
        <w:jc w:val="center"/>
      </w:pPr>
      <w:bookmarkStart w:id="992" w:name="_Toc226035177"/>
      <w:r w:rsidRPr="0062074F">
        <w:lastRenderedPageBreak/>
        <w:t xml:space="preserve">Appendix G - </w:t>
      </w:r>
      <w:r w:rsidR="00E85AE1" w:rsidRPr="0062074F">
        <w:t>Thinning Algorithms</w:t>
      </w:r>
      <w:bookmarkEnd w:id="992"/>
    </w:p>
    <w:p w14:paraId="1CA58779" w14:textId="3B8E920C" w:rsidR="00E85AE1" w:rsidRPr="0062074F" w:rsidRDefault="00E85AE1">
      <w:pPr>
        <w:pStyle w:val="Heading1"/>
        <w:numPr>
          <w:ilvl w:val="0"/>
          <w:numId w:val="98"/>
        </w:numPr>
      </w:pPr>
      <w:bookmarkStart w:id="993" w:name="_Toc226035178"/>
      <w:r w:rsidRPr="0062074F">
        <w:t>Introduction</w:t>
      </w:r>
      <w:bookmarkEnd w:id="993"/>
    </w:p>
    <w:p w14:paraId="6ACBFA69" w14:textId="2321E972" w:rsidR="001A0951" w:rsidRPr="0062074F" w:rsidRDefault="00624B58" w:rsidP="001C1CAB">
      <w:pPr>
        <w:jc w:val="both"/>
      </w:pPr>
      <w:r w:rsidRPr="0062074F">
        <w:t>T</w:t>
      </w:r>
      <w:r w:rsidR="006309CB" w:rsidRPr="0062074F">
        <w:t>hinning algorithms resize symbols and ensure they do not conflict on screen</w:t>
      </w:r>
      <w:r w:rsidRPr="0062074F">
        <w:t xml:space="preserve">. </w:t>
      </w:r>
      <w:r w:rsidR="009802FD" w:rsidRPr="0062074F">
        <w:t xml:space="preserve">Thinning is only required when zooming within the visible scale range (maximum – minimum display scale) of a dataset. </w:t>
      </w:r>
      <w:r w:rsidR="006309CB" w:rsidRPr="0062074F">
        <w:t xml:space="preserve">The </w:t>
      </w:r>
      <w:r w:rsidRPr="0062074F">
        <w:t xml:space="preserve">ECDIS </w:t>
      </w:r>
      <w:r w:rsidR="006309CB" w:rsidRPr="0062074F">
        <w:t>implementer must use a thinning algorithm</w:t>
      </w:r>
      <w:r w:rsidRPr="0062074F">
        <w:t xml:space="preserve"> to reduce the possibility of screen clutter. </w:t>
      </w:r>
      <w:r w:rsidR="001A0951" w:rsidRPr="0062074F">
        <w:t xml:space="preserve">The algorithm described meets these requirements but implementers may </w:t>
      </w:r>
      <w:r w:rsidRPr="0062074F">
        <w:t xml:space="preserve">also </w:t>
      </w:r>
      <w:r w:rsidR="001A0951" w:rsidRPr="0062074F">
        <w:t>use their own.</w:t>
      </w:r>
    </w:p>
    <w:p w14:paraId="154AF557" w14:textId="77777777" w:rsidR="00E85AE1" w:rsidRPr="0062074F" w:rsidRDefault="00E85AE1">
      <w:pPr>
        <w:pStyle w:val="Heading2"/>
        <w:numPr>
          <w:ilvl w:val="1"/>
          <w:numId w:val="98"/>
        </w:numPr>
      </w:pPr>
      <w:bookmarkStart w:id="994" w:name="_Toc226035179"/>
      <w:r w:rsidRPr="0062074F">
        <w:t>Regularly gridded data</w:t>
      </w:r>
      <w:bookmarkEnd w:id="994"/>
    </w:p>
    <w:p w14:paraId="77B2CFE9" w14:textId="77777777" w:rsidR="00E85AE1" w:rsidRPr="0062074F" w:rsidRDefault="00E85AE1" w:rsidP="00E85AE1">
      <w:pPr>
        <w:spacing w:after="120" w:line="240" w:lineRule="auto"/>
        <w:jc w:val="both"/>
      </w:pPr>
      <w:r w:rsidRPr="0062074F">
        <w:t xml:space="preserve">Let the grid cell’s diagonal for the </w:t>
      </w:r>
      <w:proofErr w:type="spellStart"/>
      <w:r w:rsidRPr="0062074F">
        <w:t>unthinned</w:t>
      </w:r>
      <w:proofErr w:type="spellEnd"/>
      <w:r w:rsidRPr="0062074F">
        <w:t xml:space="preserve"> grid at the current display scale be given by </w:t>
      </w:r>
      <w:r w:rsidRPr="0062074F">
        <w:rPr>
          <w:i/>
          <w:iCs/>
        </w:rPr>
        <w:t>D</w:t>
      </w:r>
      <w:r w:rsidRPr="0062074F">
        <w:t xml:space="preserve"> mm. Note that </w:t>
      </w:r>
      <w:r w:rsidRPr="0062074F">
        <w:rPr>
          <w:i/>
          <w:iCs/>
        </w:rPr>
        <w:t>D</w:t>
      </w:r>
      <w:r w:rsidRPr="0062074F">
        <w:t xml:space="preserve"> is dependent on the dataset and the characteristics of the viewing monitor. If every </w:t>
      </w:r>
      <w:r w:rsidRPr="0062074F">
        <w:rPr>
          <w:i/>
          <w:iCs/>
        </w:rPr>
        <w:t>n</w:t>
      </w:r>
      <w:r w:rsidRPr="0062074F">
        <w:rPr>
          <w:i/>
          <w:iCs/>
          <w:vertAlign w:val="superscript"/>
        </w:rPr>
        <w:t>th</w:t>
      </w:r>
      <w:r w:rsidRPr="0062074F">
        <w:t xml:space="preserve"> cell is displayed, the displayed spacing is </w:t>
      </w:r>
      <w:proofErr w:type="spellStart"/>
      <w:r w:rsidRPr="0062074F">
        <w:rPr>
          <w:i/>
          <w:iCs/>
        </w:rPr>
        <w:t>nD</w:t>
      </w:r>
      <w:proofErr w:type="spellEnd"/>
      <w:r w:rsidRPr="0062074F">
        <w:t xml:space="preserve">. Next, suppose the maximum dimension of the largest scaled symbol in the displayed field is </w:t>
      </w:r>
      <w:proofErr w:type="spellStart"/>
      <w:r w:rsidRPr="0062074F">
        <w:rPr>
          <w:i/>
          <w:iCs/>
        </w:rPr>
        <w:t>Lsmax</w:t>
      </w:r>
      <w:proofErr w:type="spellEnd"/>
      <w:r w:rsidRPr="0062074F">
        <w:t xml:space="preserve"> mm. Then the ratio </w:t>
      </w:r>
      <w:r w:rsidRPr="0062074F">
        <w:rPr>
          <w:i/>
          <w:iCs/>
        </w:rPr>
        <w:t>R</w:t>
      </w:r>
      <w:r w:rsidRPr="0062074F">
        <w:t xml:space="preserve"> of the maximum symbol dimension to the displayed grid spacing is constrained to be less than a prescribed maximum value, </w:t>
      </w:r>
      <w:proofErr w:type="spellStart"/>
      <w:r w:rsidRPr="0062074F">
        <w:rPr>
          <w:i/>
          <w:iCs/>
        </w:rPr>
        <w:t>Rmax</w:t>
      </w:r>
      <w:proofErr w:type="spellEnd"/>
      <w:r w:rsidRPr="0062074F">
        <w:t xml:space="preserve">. A typical value for </w:t>
      </w:r>
      <w:proofErr w:type="spellStart"/>
      <w:r w:rsidRPr="0062074F">
        <w:rPr>
          <w:i/>
          <w:iCs/>
        </w:rPr>
        <w:t>Rmax</w:t>
      </w:r>
      <w:proofErr w:type="spellEnd"/>
      <w:r w:rsidRPr="0062074F">
        <w:t xml:space="preserve"> can be taken to be 0.5. (Given that on a navigation display there may be point features from other products within the extent of the grid, </w:t>
      </w:r>
      <w:proofErr w:type="spellStart"/>
      <w:r w:rsidRPr="0062074F">
        <w:rPr>
          <w:i/>
          <w:iCs/>
        </w:rPr>
        <w:t>Rmax</w:t>
      </w:r>
      <w:proofErr w:type="spellEnd"/>
      <w:r w:rsidRPr="0062074F">
        <w:rPr>
          <w:i/>
          <w:iCs/>
        </w:rPr>
        <w:t>=0.5</w:t>
      </w:r>
      <w:r w:rsidRPr="0062074F">
        <w:t xml:space="preserve"> may be too high for practical use; the optimal value of </w:t>
      </w:r>
      <w:proofErr w:type="spellStart"/>
      <w:r w:rsidRPr="0062074F">
        <w:rPr>
          <w:i/>
          <w:iCs/>
        </w:rPr>
        <w:t>Rmax</w:t>
      </w:r>
      <w:proofErr w:type="spellEnd"/>
      <w:r w:rsidRPr="0062074F">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62074F"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62074F" w:rsidRDefault="00E85AE1" w:rsidP="00E85AE1">
      <w:pPr>
        <w:spacing w:after="120" w:line="240" w:lineRule="auto"/>
        <w:jc w:val="both"/>
      </w:pPr>
      <w:r w:rsidRPr="0062074F">
        <w:t xml:space="preserve">If the above inequality cannot be met with increment </w:t>
      </w:r>
      <w:r w:rsidRPr="0062074F">
        <w:rPr>
          <w:i/>
          <w:iCs/>
        </w:rPr>
        <w:t>n</w:t>
      </w:r>
      <w:r w:rsidRPr="0062074F">
        <w:t xml:space="preserve"> equal to 1, then a new value for </w:t>
      </w:r>
      <w:r w:rsidRPr="0062074F">
        <w:rPr>
          <w:i/>
          <w:iCs/>
        </w:rPr>
        <w:t>n</w:t>
      </w:r>
      <w:r w:rsidRPr="0062074F">
        <w:t xml:space="preserve"> is computed by the following formula:</w:t>
      </w:r>
    </w:p>
    <w:p w14:paraId="096CEA46" w14:textId="77777777" w:rsidR="00E85AE1" w:rsidRPr="0062074F"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62074F" w:rsidRDefault="00E85AE1" w:rsidP="00E85AE1">
      <w:pPr>
        <w:spacing w:after="120" w:line="240" w:lineRule="auto"/>
        <w:jc w:val="both"/>
      </w:pPr>
      <w:r w:rsidRPr="0062074F">
        <w:t xml:space="preserve">Where </w:t>
      </w:r>
      <w:r w:rsidRPr="0062074F">
        <w:rPr>
          <w:i/>
          <w:iCs/>
        </w:rPr>
        <w:t>fix()</w:t>
      </w:r>
      <w:r w:rsidRPr="0062074F">
        <w:t xml:space="preserve"> is a function that returns the truncated integer value of its argument. For plotting, arrows at every </w:t>
      </w:r>
      <w:r w:rsidRPr="0062074F">
        <w:rPr>
          <w:i/>
          <w:iCs/>
        </w:rPr>
        <w:t>n</w:t>
      </w:r>
      <w:r w:rsidRPr="0062074F">
        <w:rPr>
          <w:i/>
          <w:iCs/>
          <w:vertAlign w:val="superscript"/>
        </w:rPr>
        <w:t>th</w:t>
      </w:r>
      <w:r w:rsidRPr="0062074F">
        <w:t xml:space="preserve"> column and every </w:t>
      </w:r>
      <w:r w:rsidRPr="0062074F">
        <w:rPr>
          <w:i/>
          <w:iCs/>
        </w:rPr>
        <w:t>n</w:t>
      </w:r>
      <w:r w:rsidRPr="0062074F">
        <w:rPr>
          <w:i/>
          <w:iCs/>
          <w:vertAlign w:val="superscript"/>
        </w:rPr>
        <w:t>th</w:t>
      </w:r>
      <w:r w:rsidRPr="0062074F">
        <w:t xml:space="preserve"> row are drawn, making sure that the row and column with the maximum-size symbol is drawn. The value of </w:t>
      </w:r>
      <w:r w:rsidRPr="0062074F">
        <w:rPr>
          <w:i/>
          <w:iCs/>
        </w:rPr>
        <w:t>n</w:t>
      </w:r>
      <w:r w:rsidRPr="0062074F">
        <w:t xml:space="preserve"> must be calculated by the system. It also requires identifying a “seed point,” a grid point with the maximum-size symbol from which counting starts. Designating this seed point as </w:t>
      </w:r>
      <w:r w:rsidRPr="0062074F">
        <w:rPr>
          <w:i/>
          <w:iCs/>
        </w:rPr>
        <w:t>(x</w:t>
      </w:r>
      <w:r w:rsidRPr="0062074F">
        <w:rPr>
          <w:i/>
          <w:iCs/>
          <w:vertAlign w:val="subscript"/>
        </w:rPr>
        <w:t>0</w:t>
      </w:r>
      <w:r w:rsidRPr="0062074F">
        <w:rPr>
          <w:i/>
          <w:iCs/>
        </w:rPr>
        <w:t>, y</w:t>
      </w:r>
      <w:r w:rsidRPr="0062074F">
        <w:rPr>
          <w:i/>
          <w:iCs/>
          <w:vertAlign w:val="subscript"/>
        </w:rPr>
        <w:t>0</w:t>
      </w:r>
      <w:r w:rsidRPr="0062074F">
        <w:rPr>
          <w:i/>
          <w:iCs/>
        </w:rPr>
        <w:t>)</w:t>
      </w:r>
      <w:r w:rsidRPr="0062074F">
        <w:t>, the grid points where symbols are drawn are given by:</w:t>
      </w:r>
    </w:p>
    <w:p w14:paraId="47C58E2E"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62074F" w:rsidRDefault="00E85AE1" w:rsidP="00E85AE1">
      <w:pPr>
        <w:spacing w:line="240" w:lineRule="auto"/>
      </w:pPr>
      <w:r w:rsidRPr="0062074F">
        <w:t>This algorithm assumes the grid spacing can be represented by its cell diagonal. It can be adapted to allow for symbols that are aligned parallel to grid axes or for rectangular cells.</w:t>
      </w:r>
    </w:p>
    <w:p w14:paraId="045503D5" w14:textId="0F79D05E" w:rsidR="00E85AE1" w:rsidRPr="0062074F" w:rsidRDefault="00E85AE1" w:rsidP="00E85AE1">
      <w:pPr>
        <w:spacing w:after="120" w:line="240" w:lineRule="auto"/>
        <w:jc w:val="both"/>
      </w:pPr>
      <w:r w:rsidRPr="0062074F">
        <w:t>The Figures below illustrate the use of this algorithm.</w:t>
      </w:r>
      <w:r w:rsidR="00D46A50">
        <w:t xml:space="preserve"> Figure G-1-1 </w:t>
      </w:r>
      <w:r w:rsidRPr="0062074F">
        <w:t xml:space="preserve">depicts a grid coverage feature symbolised by arrows of dimensions varying according to the value of an attribute at the grid point. </w:t>
      </w:r>
      <w:r w:rsidR="00D46A50">
        <w:t xml:space="preserve">Figure G-1.2 </w:t>
      </w:r>
      <w:r w:rsidRPr="0062074F">
        <w:t xml:space="preserve">depicts the same data thinned with </w:t>
      </w:r>
      <w:proofErr w:type="spellStart"/>
      <w:r w:rsidRPr="0062074F">
        <w:rPr>
          <w:i/>
          <w:iCs/>
        </w:rPr>
        <w:t>Rmax</w:t>
      </w:r>
      <w:proofErr w:type="spellEnd"/>
      <w:r w:rsidRPr="0062074F">
        <w:t xml:space="preserve"> = 0.5 (outline-only arrows are suppressed). </w:t>
      </w:r>
      <w:r w:rsidR="00D46A50">
        <w:t xml:space="preserve">Figure G-1.3 </w:t>
      </w:r>
      <w:r w:rsidRPr="0062074F">
        <w:t xml:space="preserve">depicts the thinning of the same data with </w:t>
      </w:r>
      <w:proofErr w:type="spellStart"/>
      <w:r w:rsidRPr="0062074F">
        <w:rPr>
          <w:i/>
          <w:iCs/>
        </w:rPr>
        <w:t>Rmax</w:t>
      </w:r>
      <w:proofErr w:type="spellEnd"/>
      <w:r w:rsidRPr="0062074F">
        <w:t xml:space="preserve"> = 0.33. The nominal</w:t>
      </w:r>
      <w:r w:rsidRPr="0062074F">
        <w:rPr>
          <w:rStyle w:val="FootnoteReference"/>
          <w:noProof w:val="0"/>
          <w:sz w:val="20"/>
          <w:vertAlign w:val="superscript"/>
          <w:lang w:val="en-GB"/>
        </w:rPr>
        <w:footnoteReference w:id="12"/>
      </w:r>
      <w:r w:rsidRPr="0062074F">
        <w:t xml:space="preserve"> dimensions and parameters for the three cases are:</w:t>
      </w:r>
    </w:p>
    <w:p w14:paraId="4C80AB84" w14:textId="77777777" w:rsidR="00E85AE1" w:rsidRPr="0062074F" w:rsidRDefault="00E85AE1" w:rsidP="00E85AE1">
      <w:pPr>
        <w:spacing w:after="120" w:line="240" w:lineRule="auto"/>
        <w:jc w:val="both"/>
      </w:pPr>
      <w:r w:rsidRPr="0062074F">
        <w:t>Grid spacing at the display scale (</w:t>
      </w:r>
      <w:r w:rsidRPr="0062074F">
        <w:rPr>
          <w:i/>
          <w:iCs/>
        </w:rPr>
        <w:t>D</w:t>
      </w:r>
      <w:r w:rsidRPr="0062074F">
        <w:t>): 36mm (grid diagonal).</w:t>
      </w:r>
    </w:p>
    <w:p w14:paraId="7F40C192" w14:textId="77777777" w:rsidR="00E85AE1" w:rsidRPr="0062074F" w:rsidRDefault="00E85AE1" w:rsidP="00E85AE1">
      <w:pPr>
        <w:spacing w:after="60" w:line="240" w:lineRule="auto"/>
        <w:jc w:val="both"/>
      </w:pPr>
      <w:r w:rsidRPr="0062074F">
        <w:t>Scaling of symbols by data attribute values at grid points produced symbols of four sizes (arrow length):</w:t>
      </w:r>
    </w:p>
    <w:p w14:paraId="724EFE17" w14:textId="77777777" w:rsidR="00E85AE1" w:rsidRPr="0062074F" w:rsidRDefault="00E85AE1">
      <w:pPr>
        <w:pStyle w:val="ListParagraph"/>
        <w:numPr>
          <w:ilvl w:val="0"/>
          <w:numId w:val="26"/>
        </w:numPr>
        <w:spacing w:after="60" w:line="240" w:lineRule="auto"/>
        <w:jc w:val="both"/>
      </w:pPr>
      <w:r w:rsidRPr="0062074F">
        <w:t xml:space="preserve">L0 = 30.4mm = </w:t>
      </w:r>
      <w:proofErr w:type="spellStart"/>
      <w:r w:rsidRPr="0062074F">
        <w:rPr>
          <w:i/>
          <w:iCs/>
        </w:rPr>
        <w:t>Lsmax</w:t>
      </w:r>
      <w:proofErr w:type="spellEnd"/>
    </w:p>
    <w:p w14:paraId="5B76A287" w14:textId="77777777" w:rsidR="00E85AE1" w:rsidRPr="0062074F" w:rsidRDefault="00E85AE1">
      <w:pPr>
        <w:pStyle w:val="ListParagraph"/>
        <w:numPr>
          <w:ilvl w:val="0"/>
          <w:numId w:val="26"/>
        </w:numPr>
        <w:spacing w:after="60" w:line="240" w:lineRule="auto"/>
        <w:jc w:val="both"/>
      </w:pPr>
      <w:r w:rsidRPr="0062074F">
        <w:lastRenderedPageBreak/>
        <w:t>L1 = 17.7mm</w:t>
      </w:r>
    </w:p>
    <w:p w14:paraId="7145FDB7" w14:textId="77777777" w:rsidR="00E85AE1" w:rsidRPr="0062074F" w:rsidRDefault="00E85AE1">
      <w:pPr>
        <w:pStyle w:val="ListParagraph"/>
        <w:numPr>
          <w:ilvl w:val="0"/>
          <w:numId w:val="26"/>
        </w:numPr>
        <w:spacing w:after="60" w:line="240" w:lineRule="auto"/>
        <w:jc w:val="both"/>
      </w:pPr>
      <w:r w:rsidRPr="0062074F">
        <w:t>L2 = 16.2mm</w:t>
      </w:r>
    </w:p>
    <w:p w14:paraId="25234C2B" w14:textId="77777777" w:rsidR="00E85AE1" w:rsidRPr="0062074F" w:rsidRDefault="00E85AE1">
      <w:pPr>
        <w:pStyle w:val="ListParagraph"/>
        <w:numPr>
          <w:ilvl w:val="0"/>
          <w:numId w:val="26"/>
        </w:numPr>
        <w:spacing w:after="120" w:line="240" w:lineRule="auto"/>
        <w:jc w:val="both"/>
      </w:pPr>
      <w:r w:rsidRPr="0062074F">
        <w:t>L3 = 12.7mm</w:t>
      </w:r>
    </w:p>
    <w:p w14:paraId="562DDCAB" w14:textId="77777777" w:rsidR="00E85AE1" w:rsidRPr="0062074F" w:rsidRDefault="00E85AE1" w:rsidP="00E85AE1">
      <w:pPr>
        <w:keepNext/>
        <w:spacing w:line="240" w:lineRule="auto"/>
        <w:jc w:val="center"/>
      </w:pPr>
      <w:r w:rsidRPr="0062074F">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80">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62074F" w:rsidRDefault="00E85AE1" w:rsidP="00E85AE1">
      <w:pPr>
        <w:pStyle w:val="Caption"/>
        <w:spacing w:line="240" w:lineRule="auto"/>
        <w:jc w:val="center"/>
      </w:pPr>
      <w:r w:rsidRPr="0062074F">
        <w:t xml:space="preserve">Figure </w:t>
      </w:r>
      <w:r w:rsidR="00BE7834" w:rsidRPr="0062074F">
        <w:t>G-1-1</w:t>
      </w:r>
      <w:r w:rsidRPr="0062074F">
        <w:t xml:space="preserve"> - Grid without thinning</w:t>
      </w:r>
    </w:p>
    <w:p w14:paraId="5B2FD644" w14:textId="77777777" w:rsidR="00E85AE1" w:rsidRPr="0062074F" w:rsidRDefault="00E85AE1" w:rsidP="00E85AE1">
      <w:pPr>
        <w:spacing w:after="120" w:line="240" w:lineRule="auto"/>
        <w:jc w:val="both"/>
      </w:pPr>
      <w:r w:rsidRPr="0062074F">
        <w:t xml:space="preserve">For </w:t>
      </w:r>
      <w:proofErr w:type="spellStart"/>
      <w:r w:rsidRPr="0062074F">
        <w:rPr>
          <w:i/>
          <w:iCs/>
        </w:rPr>
        <w:t>Rmax</w:t>
      </w:r>
      <w:proofErr w:type="spellEnd"/>
      <w:r w:rsidRPr="0062074F">
        <w:t xml:space="preserve"> = 0.5, with </w:t>
      </w:r>
      <w:r w:rsidRPr="0062074F">
        <w:rPr>
          <w:i/>
          <w:iCs/>
        </w:rPr>
        <w:t>n</w:t>
      </w:r>
      <w:r w:rsidRPr="0062074F">
        <w:t xml:space="preserve"> = 1, the value of </w:t>
      </w:r>
      <w:r w:rsidRPr="0062074F">
        <w:rPr>
          <w:i/>
          <w:iCs/>
        </w:rPr>
        <w:t>R</w:t>
      </w:r>
      <w:r w:rsidRPr="0062074F">
        <w:t xml:space="preserve"> is greater than </w:t>
      </w:r>
      <w:proofErr w:type="spellStart"/>
      <w:r w:rsidRPr="0062074F">
        <w:rPr>
          <w:i/>
          <w:iCs/>
        </w:rPr>
        <w:t>Rmax</w:t>
      </w:r>
      <w:proofErr w:type="spellEnd"/>
      <w:r w:rsidRPr="0062074F">
        <w:t>:</w:t>
      </w:r>
    </w:p>
    <w:p w14:paraId="553BD3B5"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62074F" w:rsidRDefault="00E85AE1" w:rsidP="00E85AE1">
      <w:pPr>
        <w:spacing w:after="120" w:line="240" w:lineRule="auto"/>
        <w:jc w:val="both"/>
      </w:pPr>
      <w:r w:rsidRPr="0062074F">
        <w:t xml:space="preserve">Applying the formula for computing </w:t>
      </w:r>
      <w:r w:rsidRPr="0062074F">
        <w:rPr>
          <w:i/>
          <w:iCs/>
        </w:rPr>
        <w:t>n</w:t>
      </w:r>
      <w:r w:rsidRPr="0062074F">
        <w:t>:</w:t>
      </w:r>
    </w:p>
    <w:p w14:paraId="6A8442B8"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62074F" w:rsidRDefault="00E85AE1" w:rsidP="00E85AE1">
      <w:pPr>
        <w:spacing w:after="120" w:line="240" w:lineRule="auto"/>
        <w:jc w:val="both"/>
      </w:pPr>
      <w:r w:rsidRPr="0062074F">
        <w:t xml:space="preserve">Counting in row-major order from the grid origin </w:t>
      </w:r>
      <w:r w:rsidRPr="0062074F">
        <w:rPr>
          <w:i/>
          <w:iCs/>
        </w:rPr>
        <w:t>(0,0)</w:t>
      </w:r>
      <w:r w:rsidRPr="0062074F">
        <w:t xml:space="preserve">, the first symbol of size </w:t>
      </w:r>
      <w:proofErr w:type="spellStart"/>
      <w:r w:rsidRPr="0062074F">
        <w:rPr>
          <w:i/>
          <w:iCs/>
        </w:rPr>
        <w:t>Lsmax</w:t>
      </w:r>
      <w:proofErr w:type="spellEnd"/>
      <w:r w:rsidRPr="0062074F">
        <w:t xml:space="preserve"> is located at </w:t>
      </w:r>
      <w:r w:rsidRPr="0062074F">
        <w:rPr>
          <w:i/>
          <w:iCs/>
        </w:rPr>
        <w:t>(1,1)</w:t>
      </w:r>
      <w:r w:rsidRPr="0062074F">
        <w:t xml:space="preserve">. Denoting this point as the seed point </w:t>
      </w:r>
      <w:r w:rsidRPr="0062074F">
        <w:rPr>
          <w:i/>
          <w:iCs/>
        </w:rPr>
        <w:t>(x0, y0)</w:t>
      </w:r>
      <w:r w:rsidRPr="0062074F">
        <w:t>, the only grid points where symbols are displayed are:</w:t>
      </w:r>
    </w:p>
    <w:p w14:paraId="7E560EE6"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62074F" w:rsidRDefault="00E85AE1" w:rsidP="00E85AE1">
      <w:pPr>
        <w:spacing w:after="120" w:line="240" w:lineRule="auto"/>
        <w:jc w:val="both"/>
      </w:pPr>
      <w:r w:rsidRPr="0062074F">
        <w:t xml:space="preserve">The results are depicted in </w:t>
      </w:r>
      <w:r w:rsidR="00624B58" w:rsidRPr="0062074F">
        <w:t>the following figure.</w:t>
      </w:r>
    </w:p>
    <w:p w14:paraId="2F83C50F" w14:textId="77777777" w:rsidR="00E85AE1" w:rsidRPr="0062074F" w:rsidRDefault="00E85AE1" w:rsidP="00E85AE1">
      <w:pPr>
        <w:spacing w:line="240" w:lineRule="auto"/>
      </w:pPr>
    </w:p>
    <w:p w14:paraId="6D2B8DBD"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159A734B" wp14:editId="51D8CB2C">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62074F" w:rsidRDefault="00E85AE1" w:rsidP="00E85AE1">
      <w:pPr>
        <w:pStyle w:val="Caption"/>
        <w:spacing w:after="120" w:line="240" w:lineRule="auto"/>
        <w:jc w:val="center"/>
      </w:pPr>
      <w:r w:rsidRPr="0062074F">
        <w:t>Figure</w:t>
      </w:r>
      <w:r w:rsidR="00BE7834" w:rsidRPr="0062074F">
        <w:t xml:space="preserve"> G-1-2</w:t>
      </w:r>
      <w:r w:rsidRPr="0062074F">
        <w:t xml:space="preserve"> - Grid thinned with </w:t>
      </w:r>
      <w:proofErr w:type="spellStart"/>
      <w:r w:rsidRPr="0062074F">
        <w:rPr>
          <w:i/>
          <w:iCs/>
        </w:rPr>
        <w:t>Rmax</w:t>
      </w:r>
      <w:proofErr w:type="spellEnd"/>
      <w:r w:rsidRPr="0062074F">
        <w:t xml:space="preserve"> = 0.5</w:t>
      </w:r>
    </w:p>
    <w:p w14:paraId="2A404AB6" w14:textId="77777777" w:rsidR="00E85AE1" w:rsidRPr="0062074F" w:rsidRDefault="00E85AE1" w:rsidP="00E85AE1">
      <w:pPr>
        <w:spacing w:line="240" w:lineRule="auto"/>
      </w:pPr>
    </w:p>
    <w:p w14:paraId="7F7EE1A9" w14:textId="77777777" w:rsidR="00E85AE1" w:rsidRPr="0062074F" w:rsidRDefault="00E85AE1" w:rsidP="00E85AE1">
      <w:pPr>
        <w:spacing w:after="120" w:line="240" w:lineRule="auto"/>
        <w:jc w:val="both"/>
      </w:pPr>
      <w:r w:rsidRPr="0062074F">
        <w:t xml:space="preserve">For </w:t>
      </w:r>
      <w:proofErr w:type="spellStart"/>
      <w:r w:rsidRPr="0062074F">
        <w:rPr>
          <w:i/>
          <w:iCs/>
        </w:rPr>
        <w:t>Rmax</w:t>
      </w:r>
      <w:proofErr w:type="spellEnd"/>
      <w:r w:rsidRPr="0062074F">
        <w:t xml:space="preserve"> = 0.33, the formula for </w:t>
      </w:r>
      <w:r w:rsidRPr="0062074F">
        <w:rPr>
          <w:i/>
          <w:iCs/>
        </w:rPr>
        <w:t>n</w:t>
      </w:r>
      <w:r w:rsidRPr="0062074F">
        <w:t xml:space="preserve"> yields:</w:t>
      </w:r>
    </w:p>
    <w:p w14:paraId="41A3FD6A" w14:textId="77777777" w:rsidR="00E85AE1" w:rsidRPr="0062074F"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62074F" w:rsidRDefault="00E85AE1" w:rsidP="00E85AE1">
      <w:pPr>
        <w:spacing w:after="120" w:line="240" w:lineRule="auto"/>
        <w:jc w:val="both"/>
      </w:pPr>
      <w:r w:rsidRPr="0062074F">
        <w:t>and</w:t>
      </w:r>
    </w:p>
    <w:p w14:paraId="18A685DE" w14:textId="77777777" w:rsidR="00E85AE1" w:rsidRPr="0062074F" w:rsidRDefault="00000000"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62074F" w:rsidRDefault="00E85AE1" w:rsidP="00E85AE1">
      <w:pPr>
        <w:spacing w:after="120" w:line="240" w:lineRule="auto"/>
        <w:jc w:val="both"/>
      </w:pPr>
      <w:r w:rsidRPr="0062074F">
        <w:t xml:space="preserve"> The results are shown in </w:t>
      </w:r>
      <w:r w:rsidR="00624B58" w:rsidRPr="0062074F">
        <w:t>Figure 10.</w:t>
      </w:r>
    </w:p>
    <w:p w14:paraId="54085C59" w14:textId="77777777" w:rsidR="00E85AE1" w:rsidRPr="0062074F" w:rsidRDefault="00E85AE1" w:rsidP="00E85AE1">
      <w:pPr>
        <w:spacing w:line="240" w:lineRule="auto"/>
      </w:pPr>
    </w:p>
    <w:p w14:paraId="5FCB9DF8"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4B583DDC" wp14:editId="635BBFC5">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62074F" w:rsidRDefault="00E85AE1" w:rsidP="00E85AE1">
      <w:pPr>
        <w:pStyle w:val="Caption"/>
        <w:spacing w:after="120" w:line="240" w:lineRule="auto"/>
        <w:jc w:val="center"/>
      </w:pPr>
      <w:r w:rsidRPr="0062074F">
        <w:t xml:space="preserve">Figure </w:t>
      </w:r>
      <w:r w:rsidR="00BE7834" w:rsidRPr="0062074F">
        <w:t xml:space="preserve">G-1-3 </w:t>
      </w:r>
      <w:r w:rsidRPr="0062074F">
        <w:t xml:space="preserve">- Grid thinned with </w:t>
      </w:r>
      <w:proofErr w:type="spellStart"/>
      <w:r w:rsidRPr="0062074F">
        <w:rPr>
          <w:i/>
          <w:iCs/>
        </w:rPr>
        <w:t>Rmax</w:t>
      </w:r>
      <w:proofErr w:type="spellEnd"/>
      <w:r w:rsidRPr="0062074F">
        <w:t xml:space="preserve"> = 0.33</w:t>
      </w:r>
    </w:p>
    <w:p w14:paraId="166C94CD" w14:textId="186A7DBE" w:rsidR="00E85AE1" w:rsidRPr="0062074F" w:rsidRDefault="00E85AE1" w:rsidP="00E85AE1">
      <w:pPr>
        <w:spacing w:after="120" w:line="240" w:lineRule="auto"/>
        <w:jc w:val="both"/>
      </w:pPr>
      <w:r w:rsidRPr="0062074F">
        <w:t>The algorithm may hide significant characteristics of the data; for example, counting displayable rows and columns starting with the first instance of a maximised symbol may suppress significant information in nearby grid points and produce the wrong overall impression. In</w:t>
      </w:r>
      <w:r w:rsidR="003D2C33" w:rsidRPr="0062074F">
        <w:t xml:space="preserve"> Figure G-1.3</w:t>
      </w:r>
      <w:r w:rsidRPr="0062074F">
        <w:t>, row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62074F" w:rsidRDefault="00E85AE1" w:rsidP="00E85AE1">
      <w:pPr>
        <w:spacing w:after="120" w:line="240" w:lineRule="auto"/>
        <w:jc w:val="both"/>
      </w:pPr>
      <w:r w:rsidRPr="0062074F">
        <w:t xml:space="preserve">Grid diagonal as a measure of cell spacing is more suitable for grids where cell dimensions along both axes are approximately equal in display units (that is, in millimetres at the display scale); if there are significant differences, the </w:t>
      </w:r>
      <w:r w:rsidRPr="0062074F">
        <w:rPr>
          <w:i/>
          <w:iCs/>
        </w:rPr>
        <w:t>D</w:t>
      </w:r>
      <w:r w:rsidRPr="0062074F">
        <w:t xml:space="preserve"> and </w:t>
      </w:r>
      <w:proofErr w:type="spellStart"/>
      <w:r w:rsidRPr="0062074F">
        <w:rPr>
          <w:i/>
          <w:iCs/>
        </w:rPr>
        <w:t>Rmax</w:t>
      </w:r>
      <w:proofErr w:type="spellEnd"/>
      <w:r w:rsidRPr="0062074F">
        <w:t xml:space="preserve"> parameters will need to be different for the two axes.</w:t>
      </w:r>
    </w:p>
    <w:p w14:paraId="1BF8B37A" w14:textId="77777777" w:rsidR="00E85AE1" w:rsidRPr="0062074F" w:rsidRDefault="00E85AE1" w:rsidP="00E85AE1">
      <w:pPr>
        <w:spacing w:after="120" w:line="240" w:lineRule="auto"/>
        <w:jc w:val="both"/>
      </w:pPr>
      <w:r w:rsidRPr="0062074F">
        <w:t xml:space="preserve">Execution of this algorithm would be faster if the grid coordinates of the seed point </w:t>
      </w:r>
      <w:r w:rsidRPr="0062074F">
        <w:rPr>
          <w:i/>
          <w:iCs/>
        </w:rPr>
        <w:t>(x0, y0)</w:t>
      </w:r>
      <w:r w:rsidRPr="0062074F">
        <w:t xml:space="preserve"> are known in advance, either encoded by the producer as instance metadata, or calculated when the dataset is ingested into the system. S-100 does not yet provide a standard way of encoding this information.</w:t>
      </w:r>
    </w:p>
    <w:p w14:paraId="2F0A1F7F" w14:textId="7EAC6FE2" w:rsidR="00E85AE1" w:rsidRPr="0062074F" w:rsidRDefault="00E85AE1" w:rsidP="00E85AE1">
      <w:pPr>
        <w:spacing w:after="60" w:line="240" w:lineRule="auto"/>
        <w:jc w:val="both"/>
      </w:pPr>
      <w:r w:rsidRPr="0062074F">
        <w:t>Manufa</w:t>
      </w:r>
      <w:r w:rsidR="003B29CE">
        <w:t>c</w:t>
      </w:r>
      <w:r w:rsidRPr="0062074F">
        <w:t>turers may extend or adapt this algorithm in various ways, for example:</w:t>
      </w:r>
    </w:p>
    <w:p w14:paraId="32670C40" w14:textId="77777777" w:rsidR="00E85AE1" w:rsidRPr="0062074F" w:rsidRDefault="00E85AE1">
      <w:pPr>
        <w:pStyle w:val="ListParagraph"/>
        <w:numPr>
          <w:ilvl w:val="0"/>
          <w:numId w:val="27"/>
        </w:numPr>
        <w:spacing w:after="60" w:line="240" w:lineRule="auto"/>
        <w:jc w:val="both"/>
      </w:pPr>
      <w:r w:rsidRPr="0062074F">
        <w:t xml:space="preserve">Adapt </w:t>
      </w:r>
      <w:proofErr w:type="spellStart"/>
      <w:r w:rsidRPr="0062074F">
        <w:rPr>
          <w:i/>
          <w:iCs/>
        </w:rPr>
        <w:t>Rmax</w:t>
      </w:r>
      <w:proofErr w:type="spellEnd"/>
      <w:r w:rsidRPr="0062074F">
        <w:t xml:space="preserve"> to the shape and proportions of the symbol (that is, its perceived effect on the display).</w:t>
      </w:r>
    </w:p>
    <w:p w14:paraId="364DC72C" w14:textId="77777777" w:rsidR="00E85AE1" w:rsidRPr="0062074F" w:rsidRDefault="00E85AE1">
      <w:pPr>
        <w:pStyle w:val="ListParagraph"/>
        <w:numPr>
          <w:ilvl w:val="0"/>
          <w:numId w:val="27"/>
        </w:numPr>
        <w:spacing w:after="60" w:line="240" w:lineRule="auto"/>
        <w:jc w:val="both"/>
      </w:pPr>
      <w:r w:rsidRPr="0062074F">
        <w:t xml:space="preserve">For grids with cells whose dimensions in display units are very different along different axes, use different </w:t>
      </w:r>
      <w:r w:rsidRPr="0062074F">
        <w:rPr>
          <w:i/>
          <w:iCs/>
        </w:rPr>
        <w:t>D</w:t>
      </w:r>
      <w:r w:rsidRPr="0062074F">
        <w:t xml:space="preserve"> and </w:t>
      </w:r>
      <w:proofErr w:type="spellStart"/>
      <w:r w:rsidRPr="0062074F">
        <w:rPr>
          <w:i/>
          <w:iCs/>
        </w:rPr>
        <w:t>Rmax</w:t>
      </w:r>
      <w:proofErr w:type="spellEnd"/>
      <w:r w:rsidRPr="0062074F">
        <w:t xml:space="preserve"> parameters for the two axes, giving different values of </w:t>
      </w:r>
      <w:r w:rsidRPr="0062074F">
        <w:rPr>
          <w:i/>
          <w:iCs/>
        </w:rPr>
        <w:t>n</w:t>
      </w:r>
      <w:r w:rsidRPr="0062074F">
        <w:t xml:space="preserve"> for different axes.</w:t>
      </w:r>
    </w:p>
    <w:p w14:paraId="60DEA73E" w14:textId="77777777" w:rsidR="00E85AE1" w:rsidRPr="0062074F" w:rsidRDefault="00E85AE1">
      <w:pPr>
        <w:pStyle w:val="ListParagraph"/>
        <w:numPr>
          <w:ilvl w:val="0"/>
          <w:numId w:val="27"/>
        </w:numPr>
        <w:spacing w:after="60" w:line="240" w:lineRule="auto"/>
        <w:jc w:val="both"/>
      </w:pPr>
      <w:r w:rsidRPr="0062074F">
        <w:t xml:space="preserve">Pre-compute and cache the scale values where </w:t>
      </w:r>
      <w:r w:rsidRPr="0062074F">
        <w:rPr>
          <w:i/>
          <w:iCs/>
        </w:rPr>
        <w:t>n</w:t>
      </w:r>
      <w:r w:rsidRPr="0062074F">
        <w:t xml:space="preserve"> changes, so that suppression or revelation of symbols can be determined by the scale of the display.</w:t>
      </w:r>
    </w:p>
    <w:p w14:paraId="58C2E192" w14:textId="77777777" w:rsidR="00E85AE1" w:rsidRPr="0062074F" w:rsidRDefault="00E85AE1">
      <w:pPr>
        <w:pStyle w:val="ListParagraph"/>
        <w:numPr>
          <w:ilvl w:val="0"/>
          <w:numId w:val="27"/>
        </w:numPr>
        <w:spacing w:after="120" w:line="240" w:lineRule="auto"/>
        <w:jc w:val="both"/>
      </w:pPr>
      <w:r w:rsidRPr="0062074F">
        <w:t>Adapt the determination of the seed point to show as many significant values as possible.</w:t>
      </w:r>
    </w:p>
    <w:p w14:paraId="47547508" w14:textId="77777777" w:rsidR="00E85AE1" w:rsidRPr="0062074F" w:rsidRDefault="00E85AE1" w:rsidP="00E85AE1">
      <w:pPr>
        <w:spacing w:after="120" w:line="240" w:lineRule="auto"/>
        <w:jc w:val="both"/>
      </w:pPr>
      <w:r w:rsidRPr="0062074F">
        <w:t>In order to avoid confusing the mariner, reasonable consideration should be given to generally maintaining the regular appearance of the grid coverage, though some irregularity is probably unavoidable with greater thinning.</w:t>
      </w:r>
    </w:p>
    <w:p w14:paraId="0DBADFDB" w14:textId="72D7C2D0" w:rsidR="00D343CC" w:rsidRPr="0062074F" w:rsidRDefault="00D343CC">
      <w:r w:rsidRPr="0062074F">
        <w:br w:type="page"/>
      </w:r>
    </w:p>
    <w:p w14:paraId="5A59A6D0" w14:textId="4F3B5C9F" w:rsidR="00D343CC" w:rsidRPr="0062074F" w:rsidRDefault="00D343CC" w:rsidP="002D7DEE">
      <w:pPr>
        <w:pStyle w:val="Heading1"/>
        <w:numPr>
          <w:ilvl w:val="0"/>
          <w:numId w:val="0"/>
        </w:numPr>
        <w:ind w:left="432" w:hanging="432"/>
        <w:jc w:val="center"/>
      </w:pPr>
      <w:bookmarkStart w:id="995" w:name="_Toc226035180"/>
      <w:r w:rsidRPr="0062074F">
        <w:lastRenderedPageBreak/>
        <w:t xml:space="preserve">Appendix </w:t>
      </w:r>
      <w:r w:rsidR="00E93146" w:rsidRPr="0062074F">
        <w:t xml:space="preserve">H- </w:t>
      </w:r>
      <w:r w:rsidRPr="0062074F">
        <w:t>Import and Use of projected data on S-100 ECDIS</w:t>
      </w:r>
      <w:bookmarkEnd w:id="995"/>
    </w:p>
    <w:p w14:paraId="480DE3E4" w14:textId="6C131DB8" w:rsidR="00D343CC" w:rsidRPr="0062074F" w:rsidRDefault="00D343CC">
      <w:pPr>
        <w:pStyle w:val="Heading1"/>
        <w:numPr>
          <w:ilvl w:val="0"/>
          <w:numId w:val="100"/>
        </w:numPr>
      </w:pPr>
      <w:bookmarkStart w:id="996" w:name="_Toc226035181"/>
      <w:r w:rsidRPr="0062074F">
        <w:t>Introduction</w:t>
      </w:r>
      <w:bookmarkEnd w:id="996"/>
    </w:p>
    <w:p w14:paraId="492C474C" w14:textId="38E267F4" w:rsidR="001C665A" w:rsidRPr="0062074F" w:rsidRDefault="001C665A" w:rsidP="00E85AE1">
      <w:pPr>
        <w:spacing w:after="120" w:line="240" w:lineRule="auto"/>
        <w:jc w:val="both"/>
      </w:pPr>
      <w:r w:rsidRPr="0062074F">
        <w:t xml:space="preserve">The ECDIS implementer must use an algorithm for </w:t>
      </w:r>
      <w:r w:rsidR="00D343CC" w:rsidRPr="0062074F">
        <w:t xml:space="preserve">the conversion of UTM coordinates to </w:t>
      </w:r>
      <w:r w:rsidR="00F13E78" w:rsidRPr="0062074F">
        <w:t>geographic</w:t>
      </w:r>
      <w:r w:rsidR="00D343CC" w:rsidRPr="0062074F">
        <w:t xml:space="preserve"> </w:t>
      </w:r>
      <w:r w:rsidR="00F13E78" w:rsidRPr="0062074F">
        <w:t>l</w:t>
      </w:r>
      <w:r w:rsidR="00D343CC" w:rsidRPr="0062074F">
        <w:t>atitude/longitude</w:t>
      </w:r>
      <w:r w:rsidR="005B58AA" w:rsidRPr="0062074F">
        <w:t>.</w:t>
      </w:r>
      <w:r w:rsidRPr="0062074F">
        <w:t xml:space="preserve"> The algorithm described meets these requirements but implementers may also use their own.</w:t>
      </w:r>
    </w:p>
    <w:p w14:paraId="37E26F1C" w14:textId="76D6CCCE" w:rsidR="00D343CC" w:rsidRPr="0062074F" w:rsidRDefault="005B58AA" w:rsidP="00E85AE1">
      <w:pPr>
        <w:spacing w:after="120" w:line="240" w:lineRule="auto"/>
        <w:jc w:val="both"/>
      </w:pPr>
      <w:r w:rsidRPr="0062074F">
        <w:t>Clause H-1.1 and H-1.2 provide a set of numbered, steps for the conversion calculations.</w:t>
      </w:r>
    </w:p>
    <w:p w14:paraId="1840A243" w14:textId="77777777" w:rsidR="00F13E78" w:rsidRPr="0062074F" w:rsidRDefault="00F13E78" w:rsidP="00E85AE1">
      <w:pPr>
        <w:spacing w:after="120" w:line="240" w:lineRule="auto"/>
        <w:jc w:val="both"/>
      </w:pPr>
    </w:p>
    <w:p w14:paraId="600F8A9B" w14:textId="77777777" w:rsidR="00F13E78" w:rsidRPr="0062074F" w:rsidRDefault="00F13E78">
      <w:pPr>
        <w:pStyle w:val="Heading2"/>
        <w:numPr>
          <w:ilvl w:val="1"/>
          <w:numId w:val="100"/>
        </w:numPr>
      </w:pPr>
      <w:bookmarkStart w:id="997" w:name="_Toc226035182"/>
      <w:r w:rsidRPr="0062074F">
        <w:t>Conversion from UTM to WGS 84</w:t>
      </w:r>
      <w:bookmarkEnd w:id="997"/>
    </w:p>
    <w:p w14:paraId="4F454894" w14:textId="4BE73D6A" w:rsidR="00F13E78" w:rsidRPr="0062074F" w:rsidRDefault="00F13E78">
      <w:pPr>
        <w:pStyle w:val="ListParagraph"/>
        <w:numPr>
          <w:ilvl w:val="0"/>
          <w:numId w:val="84"/>
        </w:numPr>
        <w:contextualSpacing/>
        <w:rPr>
          <w:rFonts w:ascii="Cambria Math" w:eastAsiaTheme="minorEastAsia" w:hAnsi="Cambria Math"/>
        </w:rPr>
      </w:pPr>
      <w:r w:rsidRPr="0062074F">
        <w:rPr>
          <w:rFonts w:eastAsiaTheme="minorEastAsia"/>
          <w:noProof/>
        </w:rPr>
        <mc:AlternateContent>
          <mc:Choice Requires="wps">
            <w:drawing>
              <wp:anchor distT="0" distB="0" distL="114300" distR="114300" simplePos="0" relativeHeight="251658248"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9" style="position:absolute;left:0;text-align:left;margin-left:15.6pt;margin-top:41pt;width:206.15pt;height:8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&#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49"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40" type="#_x0000_t202" style="position:absolute;left:0;text-align:left;margin-left:215.55pt;margin-top:42.6pt;width:13.55pt;height:14.9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&#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a Universal Transverse Mercator (UTM) coordinate reference system (CRS) where the UTM CRS has a geodetic CRS of WGS 84, it is given for all UTM zones:</w:t>
      </w:r>
      <w:r w:rsidRPr="0062074F">
        <w:rPr>
          <w:rFonts w:ascii="Cambria Math" w:eastAsiaTheme="minorEastAsia" w:hAnsi="Cambria Math"/>
        </w:rPr>
        <w:t xml:space="preserve"> </w:t>
      </w:r>
    </w:p>
    <w:p w14:paraId="2FFE41AA" w14:textId="1AAF233B"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500000 m</w:t>
      </w:r>
    </w:p>
    <w:p w14:paraId="4829DFD0"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sidRPr="0062074F">
        <w:rPr>
          <w:rFonts w:eastAsiaTheme="minorEastAsia"/>
        </w:rPr>
        <w:t xml:space="preserve"> </w:t>
      </w:r>
    </w:p>
    <w:p w14:paraId="097C0C3A"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76EDC27E" w14:textId="7C3076AF"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41" type="#_x0000_t202" style="position:absolute;left:0;text-align:left;margin-left:234.4pt;margin-top:19.75pt;width:15.85pt;height:16.3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j+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&#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1A4B492C" w14:textId="22BD8F2B" w:rsidR="00F13E78" w:rsidRPr="0062074F" w:rsidRDefault="00F13E78" w:rsidP="00F13E78">
      <w:pPr>
        <w:spacing w:line="240" w:lineRule="auto"/>
        <w:ind w:left="360"/>
        <w:rPr>
          <w:rFonts w:eastAsiaTheme="minorEastAsia"/>
        </w:rPr>
      </w:pPr>
      <w:r w:rsidRPr="0062074F">
        <w:rPr>
          <w:rFonts w:eastAsiaTheme="minorEastAsia"/>
        </w:rPr>
        <w:t xml:space="preserve">Where </w:t>
      </w:r>
      <w:r w:rsidRPr="0062074F">
        <w:rPr>
          <w:rFonts w:ascii="Cambria Math" w:eastAsiaTheme="minorEastAsia" w:hAnsi="Cambria Math"/>
          <w:i/>
        </w:rPr>
        <w:t>b</w:t>
      </w:r>
      <w:r w:rsidRPr="0062074F">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sidRPr="0062074F">
        <w:rPr>
          <w:rFonts w:eastAsiaTheme="minorEastAsia"/>
        </w:rPr>
        <w:t xml:space="preserve">   </w:t>
      </w:r>
      <w:r w:rsidRPr="0062074F">
        <w:rPr>
          <w:rFonts w:eastAsiaTheme="minorEastAsia"/>
          <w:vertAlign w:val="subscript"/>
        </w:rPr>
        <w:t xml:space="preserve"> </w:t>
      </w:r>
    </w:p>
    <w:p w14:paraId="5542D7F4" w14:textId="61AC99B1"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62074F" w:rsidRDefault="00F13E78" w:rsidP="00F13E78">
      <w:pPr>
        <w:spacing w:line="240" w:lineRule="auto"/>
        <w:ind w:left="360"/>
        <w:rPr>
          <w:rFonts w:eastAsiaTheme="minorEastAsia"/>
        </w:rPr>
      </w:pPr>
      <w:r w:rsidRPr="0062074F">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335D1BA0" w:rsidR="00F13E78" w:rsidRPr="0062074F" w:rsidRDefault="00F13E78" w:rsidP="00F13E78">
      <w:pPr>
        <w:spacing w:line="240" w:lineRule="auto"/>
        <w:ind w:left="360"/>
        <w:rPr>
          <w:rFonts w:eastAsiaTheme="minorEastAsia"/>
        </w:rPr>
      </w:pPr>
      <w:r w:rsidRPr="0062074F">
        <w:rPr>
          <w:rFonts w:eastAsiaTheme="minorEastAsia"/>
        </w:rPr>
        <w:t xml:space="preserve">and that </w:t>
      </w:r>
      <m:oMath>
        <m:r>
          <w:rPr>
            <w:rFonts w:ascii="Cambria Math" w:eastAsiaTheme="minorEastAsia" w:hAnsi="Cambria Math"/>
          </w:rPr>
          <m:t>b=6356752.31425</m:t>
        </m:r>
      </m:oMath>
      <w:r w:rsidRPr="0062074F">
        <w:rPr>
          <w:rFonts w:eastAsiaTheme="minorEastAsia"/>
        </w:rPr>
        <w:t xml:space="preserve">  </w:t>
      </w:r>
    </w:p>
    <w:p w14:paraId="5668D22F" w14:textId="77777777" w:rsidR="00F13E78" w:rsidRPr="0062074F" w:rsidRDefault="00F13E78" w:rsidP="00F13E78">
      <w:pPr>
        <w:spacing w:after="0" w:line="240" w:lineRule="auto"/>
        <w:ind w:left="360"/>
        <w:rPr>
          <w:rFonts w:eastAsiaTheme="minorEastAsia"/>
        </w:rPr>
      </w:pPr>
      <w:r w:rsidRPr="0062074F">
        <w:rPr>
          <w:rFonts w:eastAsiaTheme="minorEastAsia"/>
          <w:noProof/>
        </w:rPr>
        <mc:AlternateContent>
          <mc:Choice Requires="wps">
            <w:drawing>
              <wp:anchor distT="0" distB="0" distL="114300" distR="114300" simplePos="0" relativeHeight="251658257"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42" style="position:absolute;left:0;text-align:left;margin-left:213.2pt;margin-top:11.75pt;width:111.6pt;height:4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&#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8"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43" type="#_x0000_t202" style="position:absolute;left:0;text-align:left;margin-left:320.05pt;margin-top:7.35pt;width:15.85pt;height:16.3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&#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62074F" w:rsidRDefault="00F13E78">
      <w:pPr>
        <w:pStyle w:val="ListParagraph"/>
        <w:numPr>
          <w:ilvl w:val="0"/>
          <w:numId w:val="84"/>
        </w:numPr>
        <w:contextualSpacing/>
        <w:rPr>
          <w:rFonts w:ascii="Cambria Math" w:eastAsiaTheme="minorEastAsia" w:hAnsi="Cambria Math"/>
          <w:vertAlign w:val="subscript"/>
        </w:rPr>
      </w:pPr>
      <w:r w:rsidRPr="0062074F">
        <w:rPr>
          <w:rFonts w:eastAsiaTheme="minorEastAsia"/>
        </w:rPr>
        <w:t xml:space="preserve">For all UTM North zones, false northing </w:t>
      </w:r>
      <w:r w:rsidRPr="0062074F">
        <w:rPr>
          <w:rFonts w:ascii="Cambria Math" w:eastAsiaTheme="minorEastAsia" w:hAnsi="Cambria Math"/>
          <w:i/>
        </w:rPr>
        <w:t>FN</w:t>
      </w:r>
      <w:r w:rsidRPr="0062074F">
        <w:rPr>
          <w:rFonts w:ascii="Cambria Math" w:eastAsiaTheme="minorEastAsia" w:hAnsi="Cambria Math"/>
        </w:rPr>
        <w:t xml:space="preserve">           = 0 m  </w:t>
      </w:r>
    </w:p>
    <w:p w14:paraId="4D9B1A1E" w14:textId="77777777" w:rsidR="00F13E78" w:rsidRPr="0062074F" w:rsidRDefault="00F13E78" w:rsidP="00F13E78">
      <w:pPr>
        <w:ind w:left="360" w:firstLine="360"/>
        <w:rPr>
          <w:rFonts w:ascii="Cambria Math" w:eastAsiaTheme="minorEastAsia" w:hAnsi="Cambria Math"/>
          <w:vertAlign w:val="subscript"/>
        </w:rPr>
      </w:pPr>
      <w:r w:rsidRPr="0062074F">
        <w:rPr>
          <w:rFonts w:eastAsiaTheme="minorEastAsia"/>
        </w:rPr>
        <w:t xml:space="preserve">For all UTM South zones, false northing </w:t>
      </w:r>
      <w:r w:rsidRPr="0062074F">
        <w:rPr>
          <w:rFonts w:ascii="Cambria Math" w:eastAsiaTheme="minorEastAsia" w:hAnsi="Cambria Math"/>
          <w:i/>
        </w:rPr>
        <w:t>FN</w:t>
      </w:r>
      <w:r w:rsidRPr="0062074F">
        <w:rPr>
          <w:rFonts w:ascii="Cambria Math" w:eastAsiaTheme="minorEastAsia" w:hAnsi="Cambria Math"/>
        </w:rPr>
        <w:t xml:space="preserve">          </w:t>
      </w:r>
      <w:r w:rsidRPr="0062074F">
        <w:rPr>
          <w:rFonts w:ascii="Cambria Math" w:eastAsiaTheme="minorEastAsia" w:hAnsi="Cambria Math"/>
        </w:rPr>
        <w:tab/>
        <w:t xml:space="preserve">= 10000000 m  </w:t>
      </w:r>
    </w:p>
    <w:p w14:paraId="5245CC4F" w14:textId="77777777" w:rsidR="00F13E78" w:rsidRPr="0062074F" w:rsidRDefault="00F13E78" w:rsidP="00F13E78">
      <w:pPr>
        <w:pStyle w:val="ListParagraph"/>
        <w:spacing w:after="0"/>
        <w:rPr>
          <w:rFonts w:eastAsiaTheme="minorEastAsia"/>
        </w:rPr>
      </w:pPr>
    </w:p>
    <w:p w14:paraId="5ABBE39D" w14:textId="15F99721" w:rsidR="00F13E78" w:rsidRPr="0062074F" w:rsidRDefault="00F13E78">
      <w:pPr>
        <w:pStyle w:val="ListParagraph"/>
        <w:numPr>
          <w:ilvl w:val="0"/>
          <w:numId w:val="84"/>
        </w:numPr>
        <w:contextualSpacing/>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9"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44" type="#_x0000_t202" style="position:absolute;left:0;text-align:left;margin-left:64.35pt;margin-top:17.45pt;width:15.85pt;height:16.3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J6+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&#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which can be found in the EPSG dataset.</w:t>
      </w:r>
      <w:r w:rsidR="003C1749">
        <w:rPr>
          <w:rFonts w:eastAsiaTheme="minorEastAsia"/>
        </w:rPr>
        <w:t xml:space="preserve"> </w:t>
      </w:r>
      <w:r w:rsidRPr="0062074F">
        <w:rPr>
          <w:rFonts w:eastAsiaTheme="minorEastAsia"/>
        </w:rPr>
        <w:t xml:space="preserve">North and south zones of the same number (e.g., UTM Zone 18N and UTM Zone 18S) share a central meridian. </w:t>
      </w:r>
    </w:p>
    <w:p w14:paraId="7517F3F8" w14:textId="77777777" w:rsidR="00F13E78" w:rsidRPr="0062074F" w:rsidRDefault="00F13E78" w:rsidP="00F13E78">
      <w:pPr>
        <w:ind w:left="360"/>
        <w:rPr>
          <w:rFonts w:eastAsiaTheme="minorEastAsia"/>
        </w:rPr>
      </w:pPr>
      <w:r w:rsidRPr="0062074F">
        <w:rPr>
          <w:rFonts w:eastAsiaTheme="minorEastAsia"/>
        </w:rPr>
        <w:t>Algorithmically, the value can be found as follows:</w:t>
      </w:r>
    </w:p>
    <w:p w14:paraId="32F76D8D" w14:textId="77777777" w:rsidR="00F13E78" w:rsidRPr="0062074F" w:rsidRDefault="00F13E78" w:rsidP="00F13E78">
      <w:pPr>
        <w:pStyle w:val="ListParagraph"/>
        <w:rPr>
          <w:rFonts w:ascii="Cambria Math" w:eastAsiaTheme="minorEastAsia" w:hAnsi="Cambria Math"/>
          <w:vertAlign w:val="subscript"/>
        </w:rPr>
      </w:pPr>
      <w:r w:rsidRPr="0062074F">
        <w:rPr>
          <w:rFonts w:eastAsiaTheme="minorEastAsia"/>
        </w:rPr>
        <w:t xml:space="preserve">For zone numbers </w:t>
      </w:r>
      <w:proofErr w:type="spellStart"/>
      <w:r w:rsidRPr="0062074F">
        <w:rPr>
          <w:rFonts w:ascii="Cambria Math" w:eastAsiaTheme="minorEastAsia" w:hAnsi="Cambria Math"/>
          <w:i/>
        </w:rPr>
        <w:t>N</w:t>
      </w:r>
      <w:r w:rsidRPr="0062074F">
        <w:rPr>
          <w:rFonts w:ascii="Cambria Math" w:eastAsiaTheme="minorEastAsia" w:hAnsi="Cambria Math"/>
          <w:i/>
          <w:vertAlign w:val="subscript"/>
        </w:rPr>
        <w:t>z</w:t>
      </w:r>
      <w:proofErr w:type="spellEnd"/>
      <w:r w:rsidRPr="0062074F">
        <w:rPr>
          <w:rFonts w:ascii="Cambria Math" w:eastAsiaTheme="minorEastAsia" w:hAnsi="Cambria Math"/>
        </w:rPr>
        <w:t xml:space="preserve"> </w:t>
      </w:r>
      <w:r w:rsidRPr="0062074F">
        <w:rPr>
          <w:rFonts w:eastAsiaTheme="minorEastAsia"/>
        </w:rPr>
        <w:t xml:space="preserve">between 1 and 30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sidRPr="0062074F">
        <w:rPr>
          <w:rFonts w:eastAsiaTheme="minorEastAsia"/>
        </w:rPr>
        <w:t xml:space="preserve">  </w:t>
      </w:r>
    </w:p>
    <w:p w14:paraId="593288D2" w14:textId="77777777" w:rsidR="00F13E78" w:rsidRPr="0062074F" w:rsidRDefault="00F13E78" w:rsidP="00F13E78">
      <w:pPr>
        <w:ind w:left="360" w:firstLine="360"/>
        <w:rPr>
          <w:rFonts w:eastAsiaTheme="minorEastAsia"/>
        </w:rPr>
      </w:pPr>
      <w:r w:rsidRPr="0062074F">
        <w:rPr>
          <w:rFonts w:eastAsiaTheme="minorEastAsia"/>
        </w:rPr>
        <w:t xml:space="preserve">For zone numbers </w:t>
      </w:r>
      <w:proofErr w:type="spellStart"/>
      <w:r w:rsidRPr="0062074F">
        <w:rPr>
          <w:rFonts w:ascii="Cambria Math" w:eastAsiaTheme="minorEastAsia" w:hAnsi="Cambria Math"/>
          <w:i/>
        </w:rPr>
        <w:t>N</w:t>
      </w:r>
      <w:r w:rsidRPr="0062074F">
        <w:rPr>
          <w:rFonts w:ascii="Cambria Math" w:eastAsiaTheme="minorEastAsia" w:hAnsi="Cambria Math"/>
          <w:i/>
          <w:vertAlign w:val="subscript"/>
        </w:rPr>
        <w:t>z</w:t>
      </w:r>
      <w:proofErr w:type="spellEnd"/>
      <w:r w:rsidRPr="0062074F">
        <w:rPr>
          <w:rFonts w:ascii="Cambria Math" w:eastAsiaTheme="minorEastAsia" w:hAnsi="Cambria Math"/>
        </w:rPr>
        <w:t xml:space="preserve"> </w:t>
      </w:r>
      <w:r w:rsidRPr="0062074F">
        <w:rPr>
          <w:rFonts w:eastAsiaTheme="minorEastAsia"/>
        </w:rPr>
        <w:t xml:space="preserve">between 31 and 60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Pr="0062074F" w:rsidRDefault="00F13E78" w:rsidP="00F13E78">
      <w:pPr>
        <w:ind w:left="360" w:firstLine="360"/>
        <w:rPr>
          <w:rFonts w:eastAsiaTheme="minorEastAsia"/>
        </w:rPr>
      </w:pPr>
      <w:r w:rsidRPr="0062074F">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sidRPr="0062074F">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sidRPr="0062074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is also </w:t>
      </w:r>
      <m:oMath>
        <m:r>
          <w:rPr>
            <w:rFonts w:ascii="Cambria Math" w:eastAsiaTheme="minorEastAsia" w:hAnsi="Cambria Math"/>
          </w:rPr>
          <m:t>87° E</m:t>
        </m:r>
      </m:oMath>
      <w:r w:rsidRPr="0062074F">
        <w:rPr>
          <w:rFonts w:eastAsiaTheme="minorEastAsia"/>
        </w:rPr>
        <w:t xml:space="preserve"> for UTM Zone 45N.</w:t>
      </w:r>
    </w:p>
    <w:p w14:paraId="608891D6" w14:textId="77777777" w:rsidR="00F13E78" w:rsidRPr="0062074F" w:rsidRDefault="00F13E78" w:rsidP="00F13E78">
      <w:pPr>
        <w:spacing w:after="0"/>
        <w:ind w:left="360" w:firstLine="360"/>
        <w:rPr>
          <w:rFonts w:eastAsiaTheme="minorEastAsia"/>
        </w:rPr>
      </w:pPr>
    </w:p>
    <w:p w14:paraId="724FA17F" w14:textId="77777777" w:rsidR="00F13E78" w:rsidRPr="0062074F" w:rsidRDefault="00F13E78">
      <w:pPr>
        <w:pStyle w:val="ListParagraph"/>
        <w:numPr>
          <w:ilvl w:val="0"/>
          <w:numId w:val="84"/>
        </w:numPr>
        <w:contextualSpacing/>
        <w:rPr>
          <w:rFonts w:eastAsiaTheme="minorEastAsia"/>
        </w:rPr>
      </w:pPr>
      <w:r w:rsidRPr="0062074F">
        <w:rPr>
          <w:rFonts w:eastAsiaTheme="minorEastAsia"/>
          <w:noProof/>
        </w:rPr>
        <mc:AlternateContent>
          <mc:Choice Requires="wps">
            <w:drawing>
              <wp:anchor distT="0" distB="0" distL="114300" distR="114300" simplePos="0" relativeHeight="25165826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5" style="position:absolute;left:0;text-align:left;margin-left:14pt;margin-top:21.75pt;width:187.7pt;height:1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&#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2"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6" type="#_x0000_t202" style="position:absolute;left:0;text-align:left;margin-left:244pt;margin-top:36.55pt;width:15.85pt;height:16.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&#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51"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7" style="position:absolute;left:0;text-align:left;margin-left:14.05pt;margin-top:41.45pt;width:236.05pt;height:53.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&#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61"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8" type="#_x0000_t202" style="position:absolute;left:0;text-align:left;margin-left:195.95pt;margin-top:16.3pt;width:15.85pt;height:16.3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vL+wEAANQDAAAOAAAAZHJzL2Uyb0RvYy54bWysU9Fu2yAUfZ+0f0C8L3asuE2sOFXXrtOk&#10;rpvU7QMwxjEacBmQ2NnX74LdNNrepvkBAdf33HvOPWxvRq3IUTgvwdR0ucgpEYZDK82+pt+/Pbxb&#10;U+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&#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We next calculate constants for the projection:</w:t>
      </w:r>
    </w:p>
    <w:p w14:paraId="73F38569" w14:textId="77777777" w:rsidR="00F13E78" w:rsidRPr="0062074F"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60520C25" w14:textId="77777777" w:rsidR="00F13E78" w:rsidRPr="0062074F"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62074F">
        <w:rPr>
          <w:rFonts w:ascii="Cambria Math" w:eastAsiaTheme="minorEastAsia" w:hAnsi="Cambria Math"/>
        </w:rPr>
        <w:t xml:space="preserve">  </w:t>
      </w:r>
    </w:p>
    <w:p w14:paraId="46A8E326" w14:textId="77777777" w:rsidR="00F13E78" w:rsidRPr="0062074F" w:rsidRDefault="00F13E78" w:rsidP="00F13E78">
      <w:pPr>
        <w:spacing w:after="0" w:line="360" w:lineRule="auto"/>
        <w:ind w:left="360"/>
        <w:rPr>
          <w:rFonts w:ascii="Cambria Math" w:eastAsiaTheme="minorEastAsia" w:hAnsi="Cambria Math"/>
        </w:rPr>
        <w:sectPr w:rsidR="00F13E78" w:rsidRPr="0062074F"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sidRPr="0062074F">
        <w:rPr>
          <w:rFonts w:ascii="Cambria Math" w:eastAsiaTheme="minorEastAsia" w:hAnsi="Cambria Math"/>
        </w:rPr>
        <w:t xml:space="preserve">  </w:t>
      </w:r>
    </w:p>
    <w:p w14:paraId="581EFE5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sidRPr="0062074F">
        <w:rPr>
          <w:rFonts w:eastAsiaTheme="minorEastAsia"/>
        </w:rPr>
        <w:t xml:space="preserve">  </w:t>
      </w:r>
    </w:p>
    <w:p w14:paraId="38116CFC"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sidRPr="0062074F">
        <w:rPr>
          <w:rFonts w:eastAsiaTheme="minorEastAsia"/>
        </w:rPr>
        <w:t xml:space="preserve">  </w:t>
      </w:r>
    </w:p>
    <w:p w14:paraId="0F8EDDA9"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sidRPr="0062074F">
        <w:rPr>
          <w:rFonts w:eastAsiaTheme="minorEastAsia"/>
        </w:rPr>
        <w:t xml:space="preserve">  </w:t>
      </w:r>
    </w:p>
    <w:p w14:paraId="76DA554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sidRPr="0062074F">
        <w:rPr>
          <w:rFonts w:eastAsiaTheme="minorEastAsia"/>
        </w:rPr>
        <w:t xml:space="preserve">  </w:t>
      </w:r>
    </w:p>
    <w:p w14:paraId="3105E660" w14:textId="77777777" w:rsidR="00F13E78" w:rsidRPr="0062074F" w:rsidRDefault="00F13E78" w:rsidP="00F13E78">
      <w:pPr>
        <w:spacing w:after="0"/>
        <w:ind w:left="360"/>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3"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9" type="#_x0000_t202" style="position:absolute;left:0;text-align:left;margin-left:307.85pt;margin-top:-88.3pt;width:15.85pt;height:16.3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U9+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&#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47"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1"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50" style="position:absolute;left:0;text-align:left;margin-left:14.05pt;margin-top:-83.1pt;width:299.65pt;height:85.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&#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62074F" w:rsidRDefault="00F13E78">
      <w:pPr>
        <w:pStyle w:val="ListParagraph"/>
        <w:numPr>
          <w:ilvl w:val="0"/>
          <w:numId w:val="84"/>
        </w:numPr>
        <w:spacing w:after="0"/>
        <w:contextualSpacing/>
        <w:rPr>
          <w:rFonts w:eastAsiaTheme="minorEastAsia"/>
        </w:rPr>
      </w:pPr>
      <w:r w:rsidRPr="0062074F">
        <w:rPr>
          <w:rFonts w:eastAsiaTheme="minorEastAsia"/>
          <w:noProof/>
        </w:rPr>
        <mc:AlternateContent>
          <mc:Choice Requires="wps">
            <w:drawing>
              <wp:anchor distT="0" distB="0" distL="114300" distR="114300" simplePos="0" relativeHeight="251658262"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EB3503"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62074F">
        <w:rPr>
          <w:rFonts w:eastAsiaTheme="minorEastAsia"/>
        </w:rPr>
        <w:t>Then</w:t>
      </w:r>
    </w:p>
    <w:p w14:paraId="6D20514B"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p>
    <w:p w14:paraId="0BDBA31C" w14:textId="77777777" w:rsidR="00F13E78" w:rsidRPr="0062074F" w:rsidRDefault="00F13E78" w:rsidP="00F13E78">
      <w:pPr>
        <w:spacing w:after="0"/>
        <w:ind w:left="360"/>
        <w:rPr>
          <w:rFonts w:eastAsiaTheme="minorEastAsia"/>
        </w:rPr>
      </w:pPr>
    </w:p>
    <w:p w14:paraId="040D1C34"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r w:rsidR="00F13E78" w:rsidRPr="0062074F">
        <w:tab/>
      </w:r>
    </w:p>
    <w:p w14:paraId="05FF9EC2" w14:textId="77777777" w:rsidR="00F13E78" w:rsidRPr="0062074F" w:rsidRDefault="00F13E78" w:rsidP="00F13E78">
      <w:pPr>
        <w:spacing w:after="0"/>
        <w:ind w:left="360"/>
        <w:rPr>
          <w:rFonts w:eastAsiaTheme="minorEastAsia"/>
        </w:rPr>
      </w:pPr>
      <w:r w:rsidRPr="0062074F">
        <w:rPr>
          <w:rFonts w:eastAsiaTheme="minorEastAsia"/>
          <w:noProof/>
        </w:rPr>
        <mc:AlternateContent>
          <mc:Choice Requires="wps">
            <w:drawing>
              <wp:anchor distT="45720" distB="45720" distL="114300" distR="114300" simplePos="0" relativeHeight="251658254"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51" type="#_x0000_t202" style="position:absolute;left:0;text-align:left;margin-left:444.1pt;margin-top:6.75pt;width:15.85pt;height:16.3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hb+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&#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79D8999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58A700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2AF7D15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0261368"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p>
    <w:p w14:paraId="4FC31D60" w14:textId="77777777" w:rsidR="00F13E78" w:rsidRPr="0062074F" w:rsidRDefault="00F13E78" w:rsidP="00F13E78">
      <w:pPr>
        <w:spacing w:after="0"/>
        <w:ind w:left="360"/>
        <w:rPr>
          <w:rFonts w:eastAsiaTheme="minorEastAsia"/>
        </w:rPr>
      </w:pPr>
    </w:p>
    <w:p w14:paraId="0B4AC63E" w14:textId="77777777" w:rsidR="00F13E78" w:rsidRPr="0062074F" w:rsidRDefault="00000000"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sidRPr="0062074F">
        <w:rPr>
          <w:rFonts w:eastAsiaTheme="minorEastAsia"/>
        </w:rPr>
        <w:t xml:space="preserve">   </w:t>
      </w:r>
      <w:r w:rsidR="00F13E78" w:rsidRPr="0062074F">
        <w:tab/>
      </w:r>
      <w:r w:rsidR="00F13E78" w:rsidRPr="0062074F">
        <w:tab/>
      </w:r>
    </w:p>
    <w:p w14:paraId="4EA3FCA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sidRPr="0062074F">
        <w:rPr>
          <w:rFonts w:eastAsiaTheme="minorEastAsia"/>
        </w:rPr>
        <w:t xml:space="preserve">   </w:t>
      </w:r>
      <w:r w:rsidR="00F13E78" w:rsidRPr="0062074F">
        <w:tab/>
      </w:r>
      <w:r w:rsidR="00F13E78" w:rsidRPr="0062074F">
        <w:rPr>
          <w:rFonts w:eastAsiaTheme="minorEastAsia"/>
        </w:rPr>
        <w:tab/>
      </w:r>
    </w:p>
    <w:p w14:paraId="041FB0F7"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sidRPr="0062074F">
        <w:rPr>
          <w:rFonts w:eastAsiaTheme="minorEastAsia"/>
        </w:rPr>
        <w:t xml:space="preserve">   </w:t>
      </w:r>
      <w:r w:rsidR="00F13E78" w:rsidRPr="0062074F">
        <w:tab/>
      </w:r>
      <w:r w:rsidR="00F13E78" w:rsidRPr="0062074F">
        <w:rPr>
          <w:rFonts w:eastAsiaTheme="minorEastAsia"/>
        </w:rPr>
        <w:tab/>
      </w:r>
    </w:p>
    <w:p w14:paraId="4ED4AC9A" w14:textId="77777777" w:rsidR="00F13E78" w:rsidRPr="0062074F"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Pr="0062074F">
        <w:rPr>
          <w:rFonts w:eastAsiaTheme="minorEastAsia"/>
        </w:rPr>
        <w:t xml:space="preserve">   </w:t>
      </w:r>
      <w:r w:rsidRPr="0062074F">
        <w:t xml:space="preserve"> </w:t>
      </w:r>
      <w:r w:rsidRPr="0062074F">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Pr="0062074F">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62074F">
          <w:rPr>
            <w:rStyle w:val="Hyperlink"/>
            <w:rFonts w:eastAsiaTheme="minorEastAsia"/>
            <w:vertAlign w:val="superscript"/>
          </w:rPr>
          <w:t>‡</w:t>
        </w:r>
      </w:hyperlink>
    </w:p>
    <w:p w14:paraId="4FEE649D" w14:textId="77777777" w:rsidR="00F13E78" w:rsidRPr="0062074F" w:rsidRDefault="00F13E78" w:rsidP="00F13E78">
      <w:pPr>
        <w:spacing w:after="0"/>
        <w:ind w:firstLine="360"/>
        <w:rPr>
          <w:rFonts w:eastAsiaTheme="minorEastAsia"/>
        </w:rPr>
      </w:pPr>
    </w:p>
    <w:p w14:paraId="0796BE9E" w14:textId="77777777" w:rsidR="00F13E78" w:rsidRPr="0062074F" w:rsidRDefault="00F13E78">
      <w:pPr>
        <w:pStyle w:val="ListParagraph"/>
        <w:numPr>
          <w:ilvl w:val="0"/>
          <w:numId w:val="84"/>
        </w:numPr>
        <w:contextualSpacing/>
        <w:rPr>
          <w:rFonts w:eastAsiaTheme="minorEastAsia"/>
        </w:rPr>
      </w:pPr>
      <w:r w:rsidRPr="0062074F">
        <w:rPr>
          <w:noProof/>
        </w:rPr>
        <mc:AlternateContent>
          <mc:Choice Requires="wps">
            <w:drawing>
              <wp:anchor distT="45720" distB="45720" distL="114300" distR="114300" simplePos="0" relativeHeight="251658256"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52" type="#_x0000_t202" style="position:absolute;left:0;text-align:left;margin-left:162.85pt;margin-top:18.05pt;width:9.5pt;height:16.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&#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55"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53" style="position:absolute;left:0;text-align:left;margin-left:16.75pt;margin-top:22.5pt;width:150.05pt;height:45.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" filled="f" strokecolor="#1f3763 [1604]" strokeweight=".5pt">
                <v:textbox>
                  <w:txbxContent>
                    <w:p w14:paraId="7DA222A5" w14:textId="77777777" w:rsidR="00F13E78" w:rsidRPr="009D35BB" w:rsidRDefault="00F13E78" w:rsidP="00F13E78">
                      <w:pPr>
                        <w:jc w:val="right"/>
                      </w:pPr>
                    </w:p>
                  </w:txbxContent>
                </v:textbox>
              </v:rect>
            </w:pict>
          </mc:Fallback>
        </mc:AlternateContent>
      </w:r>
      <w:r w:rsidRPr="0062074F">
        <w:rPr>
          <w:rFonts w:eastAsiaTheme="minorEastAsia"/>
        </w:rPr>
        <w:t>Finally</w:t>
      </w:r>
    </w:p>
    <w:p w14:paraId="3D1B763C" w14:textId="77777777" w:rsidR="00F13E78" w:rsidRPr="0062074F"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sidRPr="0062074F">
        <w:rPr>
          <w:rFonts w:eastAsiaTheme="minorEastAsia"/>
        </w:rPr>
        <w:t xml:space="preserve">   </w:t>
      </w:r>
    </w:p>
    <w:p w14:paraId="6193B689" w14:textId="77777777" w:rsidR="00F13E78" w:rsidRPr="0062074F"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sidRPr="0062074F">
        <w:rPr>
          <w:rFonts w:eastAsiaTheme="minorEastAsia"/>
        </w:rPr>
        <w:t xml:space="preserve">    </w:t>
      </w:r>
      <w:r w:rsidRPr="0062074F">
        <w:rPr>
          <w:rFonts w:ascii="Cambria Math" w:hAnsi="Cambria Math" w:cs="Cambria Math"/>
          <w:color w:val="202122"/>
          <w:shd w:val="clear" w:color="auto" w:fill="FFFFFF"/>
        </w:rPr>
        <w:t>∎</w:t>
      </w:r>
    </w:p>
    <w:p w14:paraId="7ACE7E55" w14:textId="77777777" w:rsidR="00F13E78" w:rsidRPr="0062074F" w:rsidRDefault="00F13E78" w:rsidP="00F13E78">
      <w:pPr>
        <w:spacing w:after="0"/>
        <w:rPr>
          <w:rFonts w:ascii="Cambria Math" w:hAnsi="Cambria Math" w:cs="Cambria Math"/>
          <w:color w:val="202122"/>
          <w:shd w:val="clear" w:color="auto" w:fill="FFFFFF"/>
        </w:rPr>
      </w:pPr>
    </w:p>
    <w:p w14:paraId="5ED1778A" w14:textId="22D33FFE" w:rsidR="00F13E78" w:rsidRPr="0062074F" w:rsidRDefault="00F13E78">
      <w:pPr>
        <w:pStyle w:val="Heading2"/>
        <w:numPr>
          <w:ilvl w:val="1"/>
          <w:numId w:val="100"/>
        </w:numPr>
      </w:pPr>
      <w:bookmarkStart w:id="998" w:name="_Toc226035183"/>
      <w:r w:rsidRPr="0062074F">
        <w:t>Conversion from UPS North to WGS 84</w:t>
      </w:r>
      <w:bookmarkEnd w:id="998"/>
    </w:p>
    <w:p w14:paraId="24E3E24B" w14:textId="77777777" w:rsidR="00F13E78" w:rsidRPr="0062074F" w:rsidRDefault="00F13E78">
      <w:pPr>
        <w:pStyle w:val="ListParagraph"/>
        <w:numPr>
          <w:ilvl w:val="0"/>
          <w:numId w:val="86"/>
        </w:numPr>
        <w:spacing w:line="256" w:lineRule="auto"/>
        <w:contextualSpacing/>
        <w:rPr>
          <w:rFonts w:ascii="Cambria Math" w:eastAsiaTheme="minorEastAsia" w:hAnsi="Cambria Math"/>
        </w:rPr>
      </w:pPr>
      <w:r w:rsidRPr="0062074F">
        <w:rPr>
          <w:noProof/>
        </w:rPr>
        <mc:AlternateContent>
          <mc:Choice Requires="wpg">
            <w:drawing>
              <wp:anchor distT="0" distB="0" distL="114300" distR="114300" simplePos="0" relativeHeight="251658263"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54" style="position:absolute;left:0;text-align:left;margin-left:13.8pt;margin-top:33.3pt;width:219.25pt;height:126.5pt;z-index:251658263;mso-width-relative:margin;mso-height-relative:margin" coordsize="27432,1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">
                <v:rect id="Rectangle 45" o:spid="_x0000_s1055" style="position:absolute;top:513;width:26185;height:1163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" filled="f" strokecolor="#1f3763 [1604]" strokeweight=".5pt">
                  <v:textbox>
                    <w:txbxContent>
                      <w:p w14:paraId="50180382" w14:textId="77777777" w:rsidR="00F13E78" w:rsidRDefault="00F13E78" w:rsidP="00F13E78">
                        <w:pPr>
                          <w:jc w:val="right"/>
                        </w:pPr>
                      </w:p>
                    </w:txbxContent>
                  </v:textbox>
                </v:rect>
                <v:shape id="_x0000_s1056"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the Universal Polar Stereographic (UPS) North CRS with a geodetic CRS of WGS 84, it is given that:</w:t>
      </w:r>
      <w:r w:rsidRPr="0062074F">
        <w:rPr>
          <w:rFonts w:ascii="Cambria Math" w:eastAsiaTheme="minorEastAsia" w:hAnsi="Cambria Math"/>
        </w:rPr>
        <w:t xml:space="preserve"> </w:t>
      </w:r>
    </w:p>
    <w:p w14:paraId="556D2612"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575A5DAD"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40C88738"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67F8533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3C9D906B" w14:textId="77777777" w:rsidR="00F13E78" w:rsidRPr="0062074F" w:rsidRDefault="00F13E78" w:rsidP="00F13E78">
      <w:pPr>
        <w:spacing w:line="240" w:lineRule="auto"/>
        <w:ind w:left="360"/>
        <w:rPr>
          <w:rFonts w:ascii="Cambria Math" w:eastAsiaTheme="minorEastAsia" w:hAnsi="Cambria Math"/>
        </w:rPr>
        <w:sectPr w:rsidR="00F13E78" w:rsidRPr="0062074F" w:rsidSect="00F13E78">
          <w:footerReference w:type="default" r:id="rId83"/>
          <w:pgSz w:w="12240" w:h="15840"/>
          <w:pgMar w:top="1440" w:right="1440" w:bottom="1440" w:left="1440" w:header="720" w:footer="720" w:gutter="0"/>
          <w:cols w:space="720"/>
          <w:docGrid w:linePitch="360"/>
        </w:sect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w:t>
      </w:r>
    </w:p>
    <w:p w14:paraId="03BA2321"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rPr>
        <w:lastRenderedPageBreak/>
        <mc:AlternateContent>
          <mc:Choice Requires="wps">
            <w:drawing>
              <wp:anchor distT="0" distB="0" distL="114300" distR="114300" simplePos="0" relativeHeight="251658272"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7" style="position:absolute;left:0;text-align:left;margin-left:57.5pt;margin-top:20.55pt;width:71.25pt;height:18.35pt;z-index:251658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" filled="f" strokecolor="#1f3763 [1604]" strokeweight=".5pt">
                <v:textbox>
                  <w:txbxContent>
                    <w:p w14:paraId="1F29BB12" w14:textId="77777777" w:rsidR="00F13E78" w:rsidRDefault="00F13E78" w:rsidP="00F13E78">
                      <w:pPr>
                        <w:jc w:val="right"/>
                      </w:pPr>
                    </w:p>
                  </w:txbxContent>
                </v:textbox>
              </v:rect>
            </w:pict>
          </mc:Fallback>
        </mc:AlternateContent>
      </w:r>
      <w:r w:rsidRPr="0062074F">
        <w:rPr>
          <w:rFonts w:ascii="Cambria Math" w:eastAsiaTheme="minorEastAsia" w:hAnsi="Cambria Math"/>
        </w:rPr>
        <w:t xml:space="preserve"> </w:t>
      </w:r>
      <w:r w:rsidRPr="0062074F">
        <w:rPr>
          <w:noProof/>
        </w:rPr>
        <mc:AlternateContent>
          <mc:Choice Requires="wps">
            <w:drawing>
              <wp:anchor distT="0" distB="0" distL="114300" distR="114300" simplePos="0" relativeHeight="251658266"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8" type="#_x0000_t202" style="position:absolute;left:0;text-align:left;margin-left:123.45pt;margin-top:14.2pt;width:16.15pt;height:19.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&#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050AB285" w14:textId="77777777" w:rsidR="00F13E78" w:rsidRPr="0062074F" w:rsidRDefault="00F13E78" w:rsidP="00F13E78">
      <w:pPr>
        <w:spacing w:after="0" w:line="360" w:lineRule="auto"/>
        <w:ind w:left="360"/>
        <w:rPr>
          <w:rFonts w:eastAsiaTheme="minorEastAsia"/>
        </w:rPr>
      </w:pPr>
    </w:p>
    <w:p w14:paraId="066F3EFC" w14:textId="77777777" w:rsidR="00F13E78" w:rsidRPr="0062074F" w:rsidRDefault="00F13E78">
      <w:pPr>
        <w:pStyle w:val="ListParagraph"/>
        <w:numPr>
          <w:ilvl w:val="0"/>
          <w:numId w:val="86"/>
        </w:numPr>
        <w:spacing w:line="256" w:lineRule="auto"/>
        <w:contextualSpacing/>
        <w:rPr>
          <w:rFonts w:eastAsiaTheme="minorEastAsia"/>
        </w:rPr>
      </w:pPr>
      <w:r w:rsidRPr="0062074F">
        <w:rPr>
          <w:noProof/>
        </w:rPr>
        <mc:AlternateContent>
          <mc:Choice Requires="wps">
            <w:drawing>
              <wp:anchor distT="0" distB="0" distL="114300" distR="114300" simplePos="0" relativeHeight="251658265"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9" type="#_x0000_t202" style="position:absolute;left:0;text-align:left;margin-left:279.15pt;margin-top:14.45pt;width:16.15pt;height:19.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&#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4"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60" style="position:absolute;left:0;text-align:left;margin-left:13.9pt;margin-top:18.85pt;width:283.6pt;height:40.4pt;z-index:251658264;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">
                <v:rect id="Rectangle 34" o:spid="_x0000_s1061"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" filled="f" strokecolor="#1f3763 [1604]" strokeweight=".5pt">
                  <v:textbox>
                    <w:txbxContent>
                      <w:p w14:paraId="068A9967" w14:textId="77777777" w:rsidR="00F13E78" w:rsidRDefault="00F13E78" w:rsidP="00F13E78">
                        <w:pPr>
                          <w:jc w:val="right"/>
                        </w:pPr>
                      </w:p>
                    </w:txbxContent>
                  </v:textbox>
                </v:rect>
                <v:shape id="_x0000_s106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74CFF288"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1E7BC0B" w14:textId="77777777" w:rsidR="00F13E78" w:rsidRPr="0062074F" w:rsidRDefault="00F13E78" w:rsidP="00F13E78">
      <w:pPr>
        <w:ind w:left="360"/>
        <w:rPr>
          <w:rFonts w:eastAsiaTheme="minorEastAsia"/>
        </w:rPr>
      </w:pPr>
    </w:p>
    <w:p w14:paraId="2225C013" w14:textId="77777777" w:rsidR="00F13E78" w:rsidRPr="0062074F" w:rsidRDefault="00F13E78">
      <w:pPr>
        <w:pStyle w:val="ListParagraph"/>
        <w:numPr>
          <w:ilvl w:val="0"/>
          <w:numId w:val="86"/>
        </w:numPr>
        <w:contextualSpacing/>
        <w:rPr>
          <w:rFonts w:eastAsiaTheme="minorEastAsia"/>
        </w:rPr>
      </w:pPr>
      <w:r w:rsidRPr="0062074F">
        <w:rPr>
          <w:noProof/>
        </w:rPr>
        <mc:AlternateContent>
          <mc:Choice Requires="wps">
            <w:drawing>
              <wp:anchor distT="0" distB="0" distL="114300" distR="114300" simplePos="0" relativeHeight="251658274"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63" style="position:absolute;left:0;text-align:left;margin-left:15.45pt;margin-top:20.25pt;width:91.95pt;height:27.9pt;z-index:25165827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" filled="f" strokecolor="#1f3763 [1604]" strokeweight=".5pt">
                <v:textbox>
                  <w:txbxContent>
                    <w:p w14:paraId="3D1E0AAB" w14:textId="77777777" w:rsidR="00F13E78" w:rsidRDefault="00F13E78" w:rsidP="00F13E78">
                      <w:pPr>
                        <w:jc w:val="right"/>
                      </w:pPr>
                    </w:p>
                  </w:txbxContent>
                </v:textbox>
              </v:rect>
            </w:pict>
          </mc:Fallback>
        </mc:AlternateContent>
      </w:r>
      <w:r w:rsidRPr="0062074F">
        <w:rPr>
          <w:noProof/>
        </w:rPr>
        <mc:AlternateContent>
          <mc:Choice Requires="wps">
            <w:drawing>
              <wp:anchor distT="0" distB="0" distL="114300" distR="114300" simplePos="0" relativeHeight="251658273"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64" type="#_x0000_t202" style="position:absolute;left:0;text-align:left;margin-left:101.85pt;margin-top:16.45pt;width:16.15pt;height:19.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4/AEAANQDAAAOAAAAZHJzL2Uyb0RvYy54bWysU11v2yAUfZ+0/4B4X+x49tpY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&#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67"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5" type="#_x0000_t202" style="position:absolute;left:0;text-align:left;margin-left:108.45pt;margin-top:32.4pt;width:16.15pt;height:1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&#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North:</w:t>
      </w:r>
    </w:p>
    <w:p w14:paraId="1D4656B8"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Pr="0062074F" w:rsidRDefault="00F13E78" w:rsidP="00F13E78">
      <w:pPr>
        <w:ind w:left="360"/>
        <w:rPr>
          <w:rFonts w:eastAsiaTheme="minorEastAsia"/>
        </w:rPr>
      </w:pPr>
    </w:p>
    <w:p w14:paraId="0BBE36F3" w14:textId="77777777" w:rsidR="00F13E78" w:rsidRPr="0062074F" w:rsidRDefault="00F13E78">
      <w:pPr>
        <w:pStyle w:val="ListParagraph"/>
        <w:numPr>
          <w:ilvl w:val="0"/>
          <w:numId w:val="86"/>
        </w:numPr>
        <w:spacing w:line="256" w:lineRule="auto"/>
        <w:contextualSpacing/>
        <w:rPr>
          <w:rFonts w:eastAsiaTheme="minorEastAsia"/>
        </w:rPr>
      </w:pPr>
      <w:r w:rsidRPr="0062074F">
        <w:rPr>
          <w:noProof/>
        </w:rPr>
        <mc:AlternateContent>
          <mc:Choice Requires="wps">
            <w:drawing>
              <wp:anchor distT="0" distB="0" distL="114300" distR="114300" simplePos="0" relativeHeight="251658269"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6" type="#_x0000_t202" style="position:absolute;left:0;text-align:left;margin-left:460.05pt;margin-top:12.1pt;width:16.15pt;height:19.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pI/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&#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8"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7" style="position:absolute;left:0;text-align:left;margin-left:15.45pt;margin-top:14.7pt;width:531.35pt;height:35.05pt;z-index:251658268;mso-width-relative:margin;mso-height-relative:margin" coordsize="27432,1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">
                <v:rect id="Rectangle 611283775" o:spid="_x0000_s1068" style="position:absolute;top:653;width:23268;height:100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" filled="f" strokecolor="#1f3763 [1604]" strokeweight=".5pt">
                  <v:textbox>
                    <w:txbxContent>
                      <w:p w14:paraId="39FB8046" w14:textId="77777777" w:rsidR="00F13E78" w:rsidRDefault="00F13E78" w:rsidP="00F13E78">
                        <w:pPr>
                          <w:jc w:val="right"/>
                        </w:pPr>
                      </w:p>
                    </w:txbxContent>
                  </v:textbox>
                </v:rect>
                <v:shape id="_x0000_s1069"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&#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1B4EBD7B" w14:textId="77777777" w:rsidR="00F13E78" w:rsidRPr="0062074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Pr="0062074F" w:rsidRDefault="00F13E78" w:rsidP="00F13E78">
      <w:pPr>
        <w:ind w:left="360"/>
        <w:rPr>
          <w:rFonts w:eastAsiaTheme="minorEastAsia"/>
        </w:rPr>
      </w:pPr>
    </w:p>
    <w:p w14:paraId="7953E308" w14:textId="77777777" w:rsidR="00F13E78" w:rsidRPr="0062074F" w:rsidRDefault="00F13E78">
      <w:pPr>
        <w:pStyle w:val="ListParagraph"/>
        <w:numPr>
          <w:ilvl w:val="0"/>
          <w:numId w:val="86"/>
        </w:numPr>
        <w:spacing w:line="256" w:lineRule="auto"/>
        <w:contextualSpacing/>
        <w:rPr>
          <w:rFonts w:eastAsiaTheme="minorEastAsia"/>
        </w:rPr>
      </w:pPr>
      <w:r w:rsidRPr="0062074F">
        <w:rPr>
          <w:noProof/>
        </w:rPr>
        <mc:AlternateContent>
          <mc:Choice Requires="wpg">
            <w:drawing>
              <wp:anchor distT="0" distB="0" distL="114300" distR="114300" simplePos="0" relativeHeight="25165827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70" style="position:absolute;left:0;text-align:left;margin-left:67.3pt;margin-top:10.8pt;width:271.65pt;height:48.6pt;z-index:251658270;mso-width-relative:margin;mso-height-relative:margin" coordsize="27432,1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">
                <v:rect id="Rectangle 1651185240" o:spid="_x0000_s1071" style="position:absolute;top:653;width:26185;height:123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" filled="f" strokecolor="#1f3763 [1604]" strokeweight=".5pt">
                  <v:textbox>
                    <w:txbxContent>
                      <w:p w14:paraId="19B60ECE" w14:textId="77777777" w:rsidR="00F13E78" w:rsidRDefault="00F13E78" w:rsidP="00F13E78">
                        <w:pPr>
                          <w:jc w:val="right"/>
                        </w:pPr>
                      </w:p>
                    </w:txbxContent>
                  </v:textbox>
                </v:rect>
                <v:shape id="_x0000_s107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&#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1"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73" type="#_x0000_t202" style="position:absolute;left:0;text-align:left;margin-left:321.35pt;margin-top:8.2pt;width:16.15pt;height:19.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P/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&#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 xml:space="preserve">Finally </w:t>
      </w:r>
    </w:p>
    <w:p w14:paraId="223997C1" w14:textId="77777777" w:rsidR="00F13E78" w:rsidRPr="0062074F" w:rsidRDefault="00F13E78" w:rsidP="00F13E78">
      <w:pPr>
        <w:pStyle w:val="ListParagraph"/>
        <w:spacing w:line="256" w:lineRule="auto"/>
        <w:ind w:firstLine="720"/>
        <w:rPr>
          <w:rFonts w:eastAsiaTheme="minorEastAsia"/>
        </w:rPr>
      </w:pPr>
      <w:r w:rsidRPr="0062074F">
        <w:t xml:space="preserve">if </w:t>
      </w:r>
      <m:oMath>
        <m:r>
          <w:rPr>
            <w:rFonts w:ascii="Cambria Math" w:eastAsiaTheme="minorEastAsia" w:hAnsi="Cambria Math"/>
          </w:rPr>
          <m:t>E</m:t>
        </m:r>
      </m:oMath>
      <w:r w:rsidRPr="0062074F">
        <w:rPr>
          <w:rFonts w:eastAsiaTheme="minorEastAsia"/>
        </w:rPr>
        <w:t xml:space="preserve"> </w:t>
      </w:r>
      <w:r w:rsidRPr="0062074F">
        <w:rPr>
          <w:rFonts w:ascii="Cambria Math" w:hAnsi="Cambria Math"/>
        </w:rPr>
        <w:t>= 2000000</w:t>
      </w:r>
      <w:r w:rsidRPr="0062074F">
        <w:t xml:space="preserve">, </w:t>
      </w:r>
      <m:oMath>
        <m:r>
          <w:rPr>
            <w:rFonts w:ascii="Cambria Math" w:hAnsi="Cambria Math"/>
          </w:rPr>
          <m:t>λ=0°</m:t>
        </m:r>
      </m:oMath>
    </w:p>
    <w:p w14:paraId="167F85AE"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35383163" w14:textId="7F4BEAA7" w:rsidR="00F13E78" w:rsidRPr="0062074F" w:rsidRDefault="00F13E78">
      <w:pPr>
        <w:pStyle w:val="Heading2"/>
        <w:numPr>
          <w:ilvl w:val="1"/>
          <w:numId w:val="100"/>
        </w:numPr>
      </w:pPr>
      <w:bookmarkStart w:id="1000" w:name="_Toc226035184"/>
      <w:r w:rsidRPr="0062074F">
        <w:t>Conversion from UPS South to WGS 84</w:t>
      </w:r>
      <w:bookmarkEnd w:id="1000"/>
    </w:p>
    <w:p w14:paraId="47CB8040" w14:textId="560AA467" w:rsidR="00F13E78" w:rsidRPr="0062074F" w:rsidRDefault="00796BD0">
      <w:pPr>
        <w:pStyle w:val="ListParagraph"/>
        <w:numPr>
          <w:ilvl w:val="0"/>
          <w:numId w:val="87"/>
        </w:numPr>
        <w:contextualSpacing/>
        <w:rPr>
          <w:rFonts w:ascii="Cambria Math" w:eastAsiaTheme="minorEastAsia" w:hAnsi="Cambria Math"/>
        </w:rPr>
      </w:pPr>
      <w:r w:rsidRPr="0062074F">
        <w:rPr>
          <w:noProof/>
        </w:rPr>
        <mc:AlternateContent>
          <mc:Choice Requires="wpg">
            <w:drawing>
              <wp:anchor distT="0" distB="0" distL="114300" distR="114300" simplePos="0" relativeHeight="251658275"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74" style="position:absolute;left:0;text-align:left;margin-left:14pt;margin-top:39.1pt;width:219.25pt;height:126.6pt;z-index:251658275;mso-width-relative:margin;mso-height-relative:margin" coordorigin=",-807" coordsize="27432,1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">
                <v:rect id="Rectangle 203" o:spid="_x0000_s1075" style="position:absolute;top:-807;width:26185;height:1536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" filled="f" strokecolor="#1f3763 [1604]" strokeweight=".5pt">
                  <v:textbox>
                    <w:txbxContent>
                      <w:p w14:paraId="67F5E76A" w14:textId="77777777" w:rsidR="00F13E78" w:rsidRPr="009D35BB" w:rsidRDefault="00F13E78" w:rsidP="00F13E78">
                        <w:pPr>
                          <w:jc w:val="right"/>
                        </w:pPr>
                      </w:p>
                    </w:txbxContent>
                  </v:textbox>
                </v:rect>
                <v:shape id="_x0000_s1076" type="#_x0000_t202" style="position:absolute;left:25413;top:139;width:2019;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rsidRPr="0062074F">
        <w:t xml:space="preserve">For the calculation of latitude </w:t>
      </w:r>
      <m:oMath>
        <m:r>
          <w:rPr>
            <w:rFonts w:ascii="Cambria Math" w:eastAsiaTheme="minorEastAsia" w:hAnsi="Cambria Math"/>
          </w:rPr>
          <m:t>φ</m:t>
        </m:r>
      </m:oMath>
      <w:r w:rsidR="00F13E78" w:rsidRPr="0062074F">
        <w:rPr>
          <w:rFonts w:eastAsiaTheme="minorEastAsia"/>
        </w:rPr>
        <w:t xml:space="preserve"> and longitude </w:t>
      </w:r>
      <m:oMath>
        <m:r>
          <w:rPr>
            <w:rFonts w:ascii="Cambria Math" w:eastAsiaTheme="minorEastAsia" w:hAnsi="Cambria Math"/>
          </w:rPr>
          <m:t>λ</m:t>
        </m:r>
      </m:oMath>
      <w:r w:rsidR="00F13E78" w:rsidRPr="0062074F">
        <w:rPr>
          <w:rFonts w:eastAsiaTheme="minorEastAsia"/>
        </w:rPr>
        <w:t xml:space="preserve"> (both in degrees of arc) from easting </w:t>
      </w:r>
      <w:r w:rsidR="00F13E78" w:rsidRPr="0062074F">
        <w:rPr>
          <w:rFonts w:ascii="Cambria Math" w:eastAsiaTheme="minorEastAsia" w:hAnsi="Cambria Math"/>
          <w:i/>
        </w:rPr>
        <w:t>E</w:t>
      </w:r>
      <w:r w:rsidR="00F13E78" w:rsidRPr="0062074F">
        <w:rPr>
          <w:rFonts w:eastAsiaTheme="minorEastAsia"/>
        </w:rPr>
        <w:t xml:space="preserve"> and northing </w:t>
      </w:r>
      <w:r w:rsidR="00F13E78" w:rsidRPr="0062074F">
        <w:rPr>
          <w:rFonts w:ascii="Cambria Math" w:eastAsiaTheme="minorEastAsia" w:hAnsi="Cambria Math"/>
          <w:i/>
        </w:rPr>
        <w:t>N</w:t>
      </w:r>
      <w:r w:rsidR="00F13E78" w:rsidRPr="0062074F">
        <w:rPr>
          <w:rFonts w:ascii="Cambria Math" w:eastAsiaTheme="minorEastAsia" w:hAnsi="Cambria Math"/>
        </w:rPr>
        <w:t xml:space="preserve"> </w:t>
      </w:r>
      <w:r w:rsidR="00F13E78" w:rsidRPr="0062074F">
        <w:rPr>
          <w:rFonts w:eastAsiaTheme="minorEastAsia" w:cstheme="minorHAnsi"/>
        </w:rPr>
        <w:t>(both in meters)</w:t>
      </w:r>
      <w:r w:rsidR="00F13E78" w:rsidRPr="0062074F">
        <w:rPr>
          <w:rFonts w:ascii="Cambria Math" w:eastAsiaTheme="minorEastAsia" w:hAnsi="Cambria Math"/>
        </w:rPr>
        <w:t xml:space="preserve"> </w:t>
      </w:r>
      <w:r w:rsidR="00F13E78" w:rsidRPr="0062074F">
        <w:rPr>
          <w:rFonts w:eastAsiaTheme="minorEastAsia" w:cstheme="minorHAnsi"/>
        </w:rPr>
        <w:t>from the UPS South CRS with a geodetic CRS of WGS 84, it is given that:</w:t>
      </w:r>
      <w:r w:rsidR="00F13E78" w:rsidRPr="0062074F">
        <w:rPr>
          <w:rFonts w:ascii="Cambria Math" w:eastAsiaTheme="minorEastAsia" w:hAnsi="Cambria Math"/>
        </w:rPr>
        <w:t xml:space="preserve"> </w:t>
      </w:r>
    </w:p>
    <w:p w14:paraId="6503F68F" w14:textId="6C74C085"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6416A796"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542804F3"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1E52C7DB"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68C9CD6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20DA1F78" w14:textId="77777777" w:rsidR="00F13E78" w:rsidRPr="0062074F" w:rsidRDefault="00F13E78" w:rsidP="00F13E78">
      <w:pPr>
        <w:spacing w:line="240" w:lineRule="auto"/>
        <w:ind w:left="360"/>
        <w:rPr>
          <w:rFonts w:ascii="Cambria Math" w:eastAsiaTheme="minorEastAsia" w:hAnsi="Cambria Math"/>
        </w:rPr>
      </w:pPr>
      <w:r w:rsidRPr="0062074F">
        <w:rPr>
          <w:noProof/>
        </w:rPr>
        <mc:AlternateContent>
          <mc:Choice Requires="wps">
            <w:drawing>
              <wp:anchor distT="0" distB="0" distL="114300" distR="114300" simplePos="0" relativeHeight="251658277"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7" type="#_x0000_t202" style="position:absolute;left:0;text-align:left;margin-left:123.45pt;margin-top:14.2pt;width:16.15pt;height:19.6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kQ/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&#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sidRPr="0062074F">
        <w:rPr>
          <w:noProof/>
        </w:rPr>
        <mc:AlternateContent>
          <mc:Choice Requires="wpg">
            <w:drawing>
              <wp:anchor distT="0" distB="0" distL="114300" distR="114300" simplePos="0" relativeHeight="251658283"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8" style="position:absolute;left:0;text-align:left;margin-left:57.65pt;margin-top:19.9pt;width:74.65pt;height:19.45pt;z-index:251658283;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">
                <v:rect id="Rectangle 207" o:spid="_x0000_s1079"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" filled="f" strokecolor="#1f3763 [1604]" strokeweight=".5pt">
                  <v:textbox>
                    <w:txbxContent>
                      <w:p w14:paraId="3E9BB44A" w14:textId="77777777" w:rsidR="00F13E78" w:rsidRPr="009D35BB" w:rsidRDefault="00F13E78" w:rsidP="00F13E78">
                        <w:pPr>
                          <w:jc w:val="right"/>
                        </w:pPr>
                      </w:p>
                    </w:txbxContent>
                  </v:textbox>
                </v:rect>
                <v:shape id="_x0000_s1080"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7CA15CAD" w14:textId="687CA195" w:rsidR="00F13E78" w:rsidRPr="0062074F" w:rsidRDefault="00F13E78">
      <w:pPr>
        <w:pStyle w:val="ListParagraph"/>
        <w:numPr>
          <w:ilvl w:val="0"/>
          <w:numId w:val="87"/>
        </w:numPr>
        <w:contextualSpacing/>
        <w:rPr>
          <w:rFonts w:eastAsiaTheme="minorEastAsia"/>
        </w:rPr>
      </w:pPr>
      <w:r w:rsidRPr="0062074F">
        <w:rPr>
          <w:noProof/>
        </w:rPr>
        <mc:AlternateContent>
          <mc:Choice Requires="wpg">
            <w:drawing>
              <wp:anchor distT="0" distB="0" distL="114300" distR="114300" simplePos="0" relativeHeight="251658284"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81" style="position:absolute;left:0;text-align:left;margin-left:14.3pt;margin-top:53.7pt;width:292.85pt;height:106.45pt;z-index:251658284;mso-width-relative:margin;mso-height-relative:margin" coordorigin="-897" coordsize="28329,3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">
                <v:rect id="Rectangle 210" o:spid="_x0000_s1082" style="position:absolute;left:-897;top:23370;width:8972;height:90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" filled="f" strokecolor="#1f3763 [1604]" strokeweight=".5pt">
                  <v:textbox>
                    <w:txbxContent>
                      <w:p w14:paraId="6591320E" w14:textId="77777777" w:rsidR="00F13E78" w:rsidRPr="009D35BB" w:rsidRDefault="00F13E78" w:rsidP="00F13E78">
                        <w:pPr>
                          <w:jc w:val="right"/>
                        </w:pPr>
                      </w:p>
                    </w:txbxContent>
                  </v:textbox>
                </v:rect>
                <v:shape id="_x0000_s108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6"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84" type="#_x0000_t202" style="position:absolute;left:0;text-align:left;margin-left:279.15pt;margin-top:14.45pt;width:16.15pt;height:19.6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&#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556D5334"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BAFAD7B" w14:textId="77777777" w:rsidR="00F13E78" w:rsidRPr="0062074F" w:rsidRDefault="00F13E78" w:rsidP="00F13E78">
      <w:pPr>
        <w:ind w:left="360"/>
        <w:rPr>
          <w:rFonts w:eastAsiaTheme="minorEastAsia"/>
        </w:rPr>
      </w:pPr>
    </w:p>
    <w:p w14:paraId="5D9F1AED" w14:textId="5BE9C70E" w:rsidR="00F13E78" w:rsidRPr="0062074F" w:rsidRDefault="00F13E78">
      <w:pPr>
        <w:pStyle w:val="ListParagraph"/>
        <w:numPr>
          <w:ilvl w:val="0"/>
          <w:numId w:val="87"/>
        </w:numPr>
        <w:contextualSpacing/>
        <w:rPr>
          <w:rFonts w:eastAsiaTheme="minorEastAsia"/>
        </w:rPr>
      </w:pPr>
      <w:r w:rsidRPr="0062074F">
        <w:rPr>
          <w:noProof/>
        </w:rPr>
        <mc:AlternateContent>
          <mc:Choice Requires="wps">
            <w:drawing>
              <wp:anchor distT="0" distB="0" distL="114300" distR="114300" simplePos="0" relativeHeight="251658285"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5" type="#_x0000_t202" style="position:absolute;left:0;text-align:left;margin-left:100.9pt;margin-top:15.55pt;width:16.15pt;height:19.6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&#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78"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6" type="#_x0000_t202" style="position:absolute;left:0;text-align:left;margin-left:108.45pt;margin-top:32.4pt;width:16.15pt;height:19.6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oP/QEAANQDAAAOAAAAZHJzL2Uyb0RvYy54bWysU11v2yAUfZ+0/4B4X+x4zlpb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&#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South:</w:t>
      </w:r>
    </w:p>
    <w:p w14:paraId="3BD8EEBC"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Pr="0062074F" w:rsidRDefault="00F13E78" w:rsidP="00F13E78">
      <w:pPr>
        <w:rPr>
          <w:rFonts w:eastAsiaTheme="minorEastAsia"/>
        </w:rPr>
      </w:pPr>
      <w:r w:rsidRPr="0062074F">
        <w:rPr>
          <w:noProof/>
        </w:rPr>
        <mc:AlternateContent>
          <mc:Choice Requires="wpg">
            <w:drawing>
              <wp:anchor distT="0" distB="0" distL="114300" distR="114300" simplePos="0" relativeHeight="251658279"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7" style="position:absolute;margin-left:5pt;margin-top:17.2pt;width:469.8pt;height:130.75pt;z-index:251658279;mso-width-relative:margin;mso-height-relative:margin" coordorigin="6504,1693" coordsize="26387,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">
                <v:rect id="Rectangle 218" o:spid="_x0000_s1088" style="position:absolute;left:6504;top:1693;width:26387;height:94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" filled="f" strokecolor="#1f3763 [1604]" strokeweight=".5pt">
                  <v:textbox>
                    <w:txbxContent>
                      <w:p w14:paraId="09BEA38C" w14:textId="77777777" w:rsidR="00F13E78" w:rsidRPr="009D35BB" w:rsidRDefault="00F13E78" w:rsidP="00F13E78">
                        <w:pPr>
                          <w:jc w:val="right"/>
                        </w:pPr>
                      </w:p>
                    </w:txbxContent>
                  </v:textbox>
                </v:rect>
                <v:shape id="_x0000_s1089" type="#_x0000_t202" style="position:absolute;left:27974;top:3081;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62074F" w:rsidRDefault="00F13E78">
      <w:pPr>
        <w:pStyle w:val="ListParagraph"/>
        <w:numPr>
          <w:ilvl w:val="0"/>
          <w:numId w:val="87"/>
        </w:numPr>
        <w:contextualSpacing/>
        <w:rPr>
          <w:rFonts w:eastAsiaTheme="minorEastAsia"/>
        </w:rPr>
      </w:pPr>
      <w:r w:rsidRPr="0062074F">
        <w:rPr>
          <w:noProof/>
        </w:rPr>
        <mc:AlternateContent>
          <mc:Choice Requires="wps">
            <w:drawing>
              <wp:anchor distT="0" distB="0" distL="114300" distR="114300" simplePos="0" relativeHeight="25165828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90" type="#_x0000_t202" style="position:absolute;left:0;text-align:left;margin-left:200.25pt;margin-top:71pt;width:16.15pt;height:19.6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J4/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&#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52318EA0" w14:textId="77777777" w:rsidR="00F13E78" w:rsidRPr="0062074F"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62074F" w:rsidRDefault="00F13E78" w:rsidP="00F13E78">
      <w:pPr>
        <w:ind w:left="360"/>
        <w:rPr>
          <w:rFonts w:eastAsiaTheme="minorEastAsia"/>
        </w:rPr>
      </w:pPr>
    </w:p>
    <w:p w14:paraId="0EF2D62B" w14:textId="3613CB14" w:rsidR="00F13E78" w:rsidRPr="0062074F" w:rsidRDefault="00F13E78">
      <w:pPr>
        <w:pStyle w:val="ListParagraph"/>
        <w:numPr>
          <w:ilvl w:val="0"/>
          <w:numId w:val="87"/>
        </w:numPr>
        <w:contextualSpacing/>
        <w:rPr>
          <w:rFonts w:eastAsiaTheme="minorEastAsia"/>
        </w:rPr>
      </w:pPr>
      <w:r w:rsidRPr="0062074F">
        <w:rPr>
          <w:noProof/>
        </w:rPr>
        <mc:AlternateContent>
          <mc:Choice Requires="wpg">
            <w:drawing>
              <wp:anchor distT="0" distB="0" distL="114300" distR="114300" simplePos="0" relativeHeight="251658281"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91" style="position:absolute;left:0;text-align:left;margin-left:67.4pt;margin-top:3.75pt;width:271.65pt;height:54.85pt;z-index:251658281;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">
                <v:rect id="Rectangle 222" o:spid="_x0000_s1092"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" filled="f" strokecolor="#1f3763 [1604]" strokeweight=".5pt">
                  <v:textbox>
                    <w:txbxContent>
                      <w:p w14:paraId="7D4FABDA" w14:textId="77777777" w:rsidR="00F13E78" w:rsidRPr="009D35BB" w:rsidRDefault="00F13E78" w:rsidP="00F13E78">
                        <w:pPr>
                          <w:jc w:val="right"/>
                        </w:pPr>
                      </w:p>
                    </w:txbxContent>
                  </v:textbox>
                </v:rect>
                <v:shape id="_x0000_s109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82"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94" type="#_x0000_t202" style="position:absolute;left:0;text-align:left;margin-left:321.35pt;margin-top:10.15pt;width:16.1pt;height:19.65pt;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&#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Finally</w:t>
      </w:r>
    </w:p>
    <w:p w14:paraId="150EEB7E" w14:textId="77777777" w:rsidR="00F13E78" w:rsidRPr="0062074F" w:rsidRDefault="00F13E78" w:rsidP="00F13E78">
      <w:pPr>
        <w:pStyle w:val="ListParagraph"/>
        <w:ind w:firstLine="720"/>
        <w:rPr>
          <w:rFonts w:eastAsiaTheme="minorEastAsia"/>
        </w:rPr>
      </w:pPr>
      <w:r w:rsidRPr="0062074F">
        <w:t xml:space="preserve">if </w:t>
      </w:r>
      <m:oMath>
        <m:r>
          <w:rPr>
            <w:rFonts w:ascii="Cambria Math" w:eastAsiaTheme="minorEastAsia" w:hAnsi="Cambria Math"/>
          </w:rPr>
          <m:t>E</m:t>
        </m:r>
      </m:oMath>
      <w:r w:rsidRPr="0062074F">
        <w:rPr>
          <w:rFonts w:ascii="Cambria Math" w:eastAsiaTheme="minorEastAsia" w:hAnsi="Cambria Math"/>
        </w:rPr>
        <w:t xml:space="preserve"> </w:t>
      </w:r>
      <w:r w:rsidRPr="0062074F">
        <w:rPr>
          <w:rFonts w:ascii="Cambria Math" w:hAnsi="Cambria Math"/>
        </w:rPr>
        <w:t>= 2000000</w:t>
      </w:r>
      <w:r w:rsidRPr="0062074F">
        <w:t xml:space="preserve">, </w:t>
      </w:r>
      <m:oMath>
        <m:r>
          <w:rPr>
            <w:rFonts w:ascii="Cambria Math" w:hAnsi="Cambria Math"/>
          </w:rPr>
          <m:t>λ=0°</m:t>
        </m:r>
      </m:oMath>
    </w:p>
    <w:p w14:paraId="786CF944"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07A3A443" w14:textId="77777777" w:rsidR="00F13E78" w:rsidRPr="0062074F" w:rsidRDefault="00F13E78" w:rsidP="00F13E78">
      <w:pPr>
        <w:ind w:left="1440"/>
        <w:rPr>
          <w:rFonts w:eastAsiaTheme="minorEastAsia"/>
        </w:rPr>
      </w:pPr>
    </w:p>
    <w:p w14:paraId="2BE149E0" w14:textId="0CF5661A" w:rsidR="00F13E78" w:rsidRPr="0062074F" w:rsidRDefault="00F13E78">
      <w:pPr>
        <w:pStyle w:val="Heading2"/>
        <w:numPr>
          <w:ilvl w:val="1"/>
          <w:numId w:val="100"/>
        </w:numPr>
      </w:pPr>
      <w:bookmarkStart w:id="1001" w:name="_Toc226035185"/>
      <w:r w:rsidRPr="0062074F">
        <w:t>References</w:t>
      </w:r>
      <w:r w:rsidR="00B42BF5" w:rsidRPr="0062074F">
        <w:t xml:space="preserve"> [Informative]</w:t>
      </w:r>
      <w:bookmarkEnd w:id="1001"/>
    </w:p>
    <w:p w14:paraId="40698933" w14:textId="5779936B" w:rsidR="00B42BF5" w:rsidRPr="0062074F" w:rsidRDefault="00B42BF5" w:rsidP="00530F27">
      <w:r w:rsidRPr="0062074F">
        <w:t>The following references are provided for background, and to explain the origin of the formulas stated in this specification.</w:t>
      </w:r>
    </w:p>
    <w:p w14:paraId="7CDBDE4E" w14:textId="77777777" w:rsidR="00F13E78" w:rsidRPr="0062074F" w:rsidRDefault="00F13E78">
      <w:pPr>
        <w:pStyle w:val="ListParagraph"/>
        <w:numPr>
          <w:ilvl w:val="0"/>
          <w:numId w:val="85"/>
        </w:numPr>
        <w:contextualSpacing/>
      </w:pPr>
      <w:bookmarkStart w:id="1002" w:name="_Ref184814621"/>
      <w:r w:rsidRPr="0062074F">
        <w:t>“EPSG Geodetic Parameter Dataset” v. 11.023, 5 December 2024, https://epsg.org/</w:t>
      </w:r>
      <w:bookmarkEnd w:id="1002"/>
      <w:r w:rsidRPr="0062074F">
        <w:t xml:space="preserve"> </w:t>
      </w:r>
    </w:p>
    <w:p w14:paraId="19EC3E90" w14:textId="77777777" w:rsidR="00F13E78" w:rsidRPr="0062074F" w:rsidRDefault="00F13E78">
      <w:pPr>
        <w:pStyle w:val="ListParagraph"/>
        <w:numPr>
          <w:ilvl w:val="0"/>
          <w:numId w:val="85"/>
        </w:numPr>
        <w:contextualSpacing/>
      </w:pPr>
      <w:bookmarkStart w:id="1003" w:name="_Ref184814645"/>
      <w:r w:rsidRPr="0062074F">
        <w:t>IOGP Report 373-07-02 “Coordinate conversions and transformations including formulas” v. 68, August 2024, https://epsg.org/guidance-notes.html, p. 7</w:t>
      </w:r>
      <w:bookmarkEnd w:id="1003"/>
    </w:p>
    <w:p w14:paraId="1728E744" w14:textId="77777777" w:rsidR="00F13E78" w:rsidRPr="0062074F" w:rsidRDefault="00F13E78">
      <w:pPr>
        <w:pStyle w:val="ListParagraph"/>
        <w:numPr>
          <w:ilvl w:val="0"/>
          <w:numId w:val="85"/>
        </w:numPr>
        <w:contextualSpacing/>
      </w:pPr>
      <w:bookmarkStart w:id="1004" w:name="_Ref184814718"/>
      <w:r w:rsidRPr="0062074F">
        <w:t>IOGP Report 373-07-02, p. 60</w:t>
      </w:r>
      <w:bookmarkEnd w:id="1004"/>
    </w:p>
    <w:p w14:paraId="173CE416" w14:textId="77777777" w:rsidR="00F13E78" w:rsidRPr="0062074F" w:rsidRDefault="00F13E78">
      <w:pPr>
        <w:pStyle w:val="ListParagraph"/>
        <w:numPr>
          <w:ilvl w:val="0"/>
          <w:numId w:val="85"/>
        </w:numPr>
        <w:contextualSpacing/>
      </w:pPr>
      <w:bookmarkStart w:id="1005" w:name="_Ref184814728"/>
      <w:r w:rsidRPr="0062074F">
        <w:t>IOGP Report 373-07-02, p. 61</w:t>
      </w:r>
      <w:bookmarkEnd w:id="1005"/>
    </w:p>
    <w:p w14:paraId="1606E54E" w14:textId="77777777" w:rsidR="00F13E78" w:rsidRPr="0062074F" w:rsidRDefault="00F13E78">
      <w:pPr>
        <w:pStyle w:val="ListParagraph"/>
        <w:numPr>
          <w:ilvl w:val="0"/>
          <w:numId w:val="85"/>
        </w:numPr>
        <w:contextualSpacing/>
      </w:pPr>
      <w:bookmarkStart w:id="1006" w:name="_Ref184814844"/>
      <w:r w:rsidRPr="0062074F">
        <w:t>IOGP Report 373-07-02, p. 84</w:t>
      </w:r>
      <w:bookmarkEnd w:id="1006"/>
    </w:p>
    <w:p w14:paraId="2197957D" w14:textId="77777777" w:rsidR="00F13E78" w:rsidRPr="0062074F" w:rsidRDefault="00F13E78" w:rsidP="00F13E78"/>
    <w:p w14:paraId="1FFA87D5" w14:textId="7EB4C40D" w:rsidR="00047ECB" w:rsidRPr="005F4BDB" w:rsidRDefault="00047ECB" w:rsidP="001C1CAB"/>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603B1" w14:textId="77777777" w:rsidR="009F210E" w:rsidRPr="00A527F0" w:rsidRDefault="009F210E" w:rsidP="006B114A">
      <w:pPr>
        <w:spacing w:after="0"/>
      </w:pPr>
      <w:r w:rsidRPr="00A527F0">
        <w:separator/>
      </w:r>
    </w:p>
    <w:p w14:paraId="25E87A24" w14:textId="77777777" w:rsidR="009F210E" w:rsidRPr="00A527F0" w:rsidRDefault="009F210E"/>
  </w:endnote>
  <w:endnote w:type="continuationSeparator" w:id="0">
    <w:p w14:paraId="0C2C37C5" w14:textId="77777777" w:rsidR="009F210E" w:rsidRPr="00A527F0" w:rsidRDefault="009F210E" w:rsidP="006B114A">
      <w:pPr>
        <w:spacing w:after="0"/>
      </w:pPr>
      <w:r w:rsidRPr="00A527F0">
        <w:continuationSeparator/>
      </w:r>
    </w:p>
    <w:p w14:paraId="1764376B" w14:textId="77777777" w:rsidR="009F210E" w:rsidRPr="00A527F0" w:rsidRDefault="009F210E"/>
  </w:endnote>
  <w:endnote w:type="continuationNotice" w:id="1">
    <w:p w14:paraId="1B832598" w14:textId="77777777" w:rsidR="009F210E" w:rsidRDefault="009F21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10BE" w14:textId="232783D6" w:rsidR="00A85D08" w:rsidRDefault="00A85D08" w:rsidP="00A51D8A">
    <w:pPr>
      <w:pStyle w:val="Footer"/>
      <w:tabs>
        <w:tab w:val="clear" w:pos="4680"/>
        <w:tab w:val="clear" w:pos="9360"/>
        <w:tab w:val="center" w:pos="4536"/>
        <w:tab w:val="right" w:pos="9072"/>
      </w:tabs>
      <w:ind w:right="288"/>
      <w:rPr>
        <w:rFonts w:cs="Arial"/>
        <w:sz w:val="16"/>
      </w:rPr>
    </w:pPr>
  </w:p>
  <w:p w14:paraId="02D20D4F" w14:textId="2D2109F7" w:rsidR="00A51D8A" w:rsidRPr="00A51D8A" w:rsidRDefault="00A85D08" w:rsidP="00A51D8A">
    <w:pPr>
      <w:pStyle w:val="Footer"/>
      <w:tabs>
        <w:tab w:val="clear" w:pos="4680"/>
        <w:tab w:val="clear" w:pos="9360"/>
        <w:tab w:val="center" w:pos="4536"/>
        <w:tab w:val="right" w:pos="9072"/>
      </w:tabs>
      <w:ind w:right="288"/>
      <w:rPr>
        <w:rFonts w:cs="Arial"/>
        <w:sz w:val="16"/>
      </w:rPr>
    </w:pPr>
    <w:r>
      <w:rPr>
        <w:rFonts w:cs="Arial"/>
        <w:sz w:val="16"/>
      </w:rPr>
      <w:t>March</w:t>
    </w:r>
    <w:r w:rsidR="0000229C" w:rsidRPr="00237F07">
      <w:rPr>
        <w:rFonts w:cs="Arial"/>
        <w:sz w:val="16"/>
      </w:rPr>
      <w:t xml:space="preserve"> </w:t>
    </w:r>
    <w:r w:rsidR="00A51D8A" w:rsidRPr="00237F07">
      <w:rPr>
        <w:rFonts w:cs="Arial"/>
        <w:sz w:val="16"/>
      </w:rPr>
      <w:t>202</w:t>
    </w:r>
    <w:r w:rsidR="00360D3E">
      <w:rPr>
        <w:rFonts w:cs="Arial"/>
        <w:sz w:val="16"/>
      </w:rPr>
      <w:t>6</w:t>
    </w:r>
    <w:r w:rsidR="00A51D8A" w:rsidRPr="00237F07">
      <w:rPr>
        <w:rFonts w:cs="Arial"/>
        <w:sz w:val="16"/>
      </w:rPr>
      <w:tab/>
      <w:t xml:space="preserve">Edition </w:t>
    </w:r>
    <w:r w:rsidR="004F4B90">
      <w:rPr>
        <w:rFonts w:cs="Arial"/>
        <w:sz w:val="16"/>
      </w:rPr>
      <w:t>3.0.0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1A6254FB" w:rsidR="00E54143" w:rsidRPr="00237F07" w:rsidRDefault="00A85D08" w:rsidP="00B92F50">
    <w:pPr>
      <w:pStyle w:val="Footer"/>
      <w:tabs>
        <w:tab w:val="clear" w:pos="4680"/>
        <w:tab w:val="clear" w:pos="9360"/>
        <w:tab w:val="center" w:pos="4536"/>
        <w:tab w:val="right" w:pos="9072"/>
      </w:tabs>
      <w:ind w:right="288"/>
      <w:rPr>
        <w:rFonts w:cs="Arial"/>
        <w:sz w:val="16"/>
      </w:rPr>
    </w:pPr>
    <w:r>
      <w:rPr>
        <w:rFonts w:cs="Arial"/>
        <w:sz w:val="16"/>
      </w:rPr>
      <w:t>March</w:t>
    </w:r>
    <w:r w:rsidRPr="00237F07">
      <w:rPr>
        <w:rFonts w:cs="Arial"/>
        <w:sz w:val="16"/>
      </w:rPr>
      <w:t xml:space="preserve"> </w:t>
    </w:r>
    <w:r w:rsidR="00A51D8A" w:rsidRPr="00237F07">
      <w:rPr>
        <w:rFonts w:cs="Arial"/>
        <w:sz w:val="16"/>
      </w:rPr>
      <w:t>202</w:t>
    </w:r>
    <w:r w:rsidR="00360D3E">
      <w:rPr>
        <w:rFonts w:cs="Arial"/>
        <w:sz w:val="16"/>
      </w:rPr>
      <w:t>6</w:t>
    </w:r>
    <w:r w:rsidR="00A51D8A" w:rsidRPr="00237F07">
      <w:rPr>
        <w:rFonts w:cs="Arial"/>
        <w:sz w:val="16"/>
      </w:rPr>
      <w:tab/>
      <w:t xml:space="preserve">Edition </w:t>
    </w:r>
    <w:r w:rsidR="004F4B90">
      <w:rPr>
        <w:rFonts w:cs="Arial"/>
        <w:sz w:val="16"/>
      </w:rPr>
      <w:t>3.0.0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9F77" w14:textId="1D0BA73C"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r w:rsidR="00A85D08">
      <w:rPr>
        <w:rFonts w:cs="Arial"/>
        <w:sz w:val="16"/>
      </w:rPr>
      <w:t>March</w:t>
    </w:r>
    <w:r w:rsidR="00A85D08" w:rsidRPr="00A527F0">
      <w:rPr>
        <w:rFonts w:cs="Arial"/>
        <w:sz w:val="16"/>
      </w:rPr>
      <w:t xml:space="preserve"> </w:t>
    </w:r>
    <w:r w:rsidRPr="00A527F0">
      <w:rPr>
        <w:rFonts w:cs="Arial"/>
        <w:sz w:val="16"/>
      </w:rPr>
      <w:t>202</w:t>
    </w:r>
    <w:r w:rsidR="00360D3E">
      <w:rPr>
        <w:rFonts w:cs="Arial"/>
        <w:sz w:val="16"/>
      </w:rPr>
      <w:t>6</w:t>
    </w:r>
    <w:r w:rsidRPr="00A527F0">
      <w:rPr>
        <w:rFonts w:cs="Arial"/>
        <w:sz w:val="16"/>
      </w:rPr>
      <w:tab/>
      <w:t xml:space="preserve">Edition </w:t>
    </w:r>
    <w:r w:rsidR="004F4B90">
      <w:rPr>
        <w:rFonts w:cs="Arial"/>
        <w:sz w:val="16"/>
      </w:rPr>
      <w:t>3.0.0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F07A" w14:textId="09626C23"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r w:rsidR="00A85D08">
      <w:rPr>
        <w:rFonts w:cs="Arial"/>
        <w:sz w:val="16"/>
      </w:rPr>
      <w:t xml:space="preserve">March </w:t>
    </w:r>
    <w:r w:rsidR="00360D3E">
      <w:rPr>
        <w:rFonts w:cs="Arial"/>
        <w:sz w:val="16"/>
      </w:rPr>
      <w:t>2026</w:t>
    </w:r>
    <w:r w:rsidRPr="00A527F0">
      <w:rPr>
        <w:rFonts w:cs="Arial"/>
        <w:sz w:val="16"/>
      </w:rPr>
      <w:tab/>
      <w:t xml:space="preserve">Edition </w:t>
    </w:r>
    <w:r w:rsidR="004F4B90">
      <w:rPr>
        <w:rFonts w:cs="Arial"/>
        <w:sz w:val="16"/>
      </w:rPr>
      <w:t>3.0.0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8875" w14:textId="77777777" w:rsidR="00F13E78" w:rsidRDefault="00F13E78" w:rsidP="0033096A">
    <w:pPr>
      <w:pStyle w:val="Footer"/>
    </w:pPr>
    <w:bookmarkStart w:id="999" w:name="note"/>
    <w:bookmarkEnd w:id="999"/>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B5303" w14:textId="77777777" w:rsidR="009F210E" w:rsidRPr="00A527F0" w:rsidRDefault="009F210E" w:rsidP="006B114A">
      <w:pPr>
        <w:spacing w:after="0"/>
      </w:pPr>
      <w:r w:rsidRPr="00A527F0">
        <w:separator/>
      </w:r>
    </w:p>
    <w:p w14:paraId="45BC7D98" w14:textId="77777777" w:rsidR="009F210E" w:rsidRPr="00A527F0" w:rsidRDefault="009F210E"/>
  </w:footnote>
  <w:footnote w:type="continuationSeparator" w:id="0">
    <w:p w14:paraId="6E6FA4A2" w14:textId="77777777" w:rsidR="009F210E" w:rsidRPr="00A527F0" w:rsidRDefault="009F210E" w:rsidP="006B114A">
      <w:pPr>
        <w:spacing w:after="0"/>
      </w:pPr>
      <w:r w:rsidRPr="00A527F0">
        <w:continuationSeparator/>
      </w:r>
    </w:p>
    <w:p w14:paraId="4C0BD98E" w14:textId="77777777" w:rsidR="009F210E" w:rsidRPr="00A527F0" w:rsidRDefault="009F210E"/>
  </w:footnote>
  <w:footnote w:type="continuationNotice" w:id="1">
    <w:p w14:paraId="63D17AEC" w14:textId="77777777" w:rsidR="009F210E" w:rsidRDefault="009F210E">
      <w:pPr>
        <w:spacing w:after="0" w:line="240" w:lineRule="auto"/>
      </w:pPr>
    </w:p>
  </w:footnote>
  <w:footnote w:id="2">
    <w:p w14:paraId="517E8E0C" w14:textId="19DDBE22" w:rsidR="00C304F0" w:rsidRDefault="00C304F0">
      <w:pPr>
        <w:pStyle w:val="FootnoteText"/>
      </w:pPr>
      <w:r>
        <w:rPr>
          <w:rStyle w:val="FootnoteReference"/>
        </w:rPr>
        <w:footnoteRef/>
      </w:r>
      <w:r>
        <w:t>Portrayal, Interrogation via Pick Reports and Inclusion in Update Status Reports.</w:t>
      </w:r>
    </w:p>
  </w:footnote>
  <w:footnote w:id="3">
    <w:p w14:paraId="12136A5C" w14:textId="19841EB6" w:rsidR="000F4DF4" w:rsidRPr="00A527F0" w:rsidRDefault="000F4DF4">
      <w:pPr>
        <w:pStyle w:val="FootnoteText"/>
      </w:pPr>
      <w:r w:rsidRPr="00B812CA">
        <w:rPr>
          <w:rStyle w:val="FootnoteReference"/>
          <w:noProof w:val="0"/>
          <w:lang w:val="en-GB"/>
        </w:rPr>
        <w:footnoteRef/>
      </w:r>
      <w:r w:rsidRPr="00A527F0">
        <w:t xml:space="preserve"> </w:t>
      </w:r>
      <w:r w:rsidRPr="00B812CA">
        <w:t>Much of the described functionality in this clause is effected by implementation of the S-100 portrayal catalogues. When the S-100 portrayal mechanism is implemented the layers defined will implement the mandatory IMO layers. The description of those layers here is, thus, informative.</w:t>
      </w:r>
    </w:p>
  </w:footnote>
  <w:footnote w:id="4">
    <w:p w14:paraId="7E52DAC8" w14:textId="1A782D59" w:rsidR="00E54143" w:rsidRPr="00A527F0" w:rsidRDefault="00E54143" w:rsidP="000C381A">
      <w:pPr>
        <w:pStyle w:val="FootnoteText"/>
        <w:jc w:val="both"/>
      </w:pPr>
      <w:r w:rsidRPr="00B812CA">
        <w:rPr>
          <w:rStyle w:val="FootnoteReference"/>
          <w:noProof w:val="0"/>
          <w:sz w:val="18"/>
          <w:szCs w:val="18"/>
          <w:vertAlign w:val="superscript"/>
          <w:lang w:val="en-GB"/>
        </w:rPr>
        <w:footnoteRef/>
      </w:r>
      <w:r w:rsidRPr="00A527F0">
        <w:t xml:space="preserve"> </w:t>
      </w:r>
      <w:r w:rsidR="007435CC">
        <w:t xml:space="preserve">For </w:t>
      </w:r>
      <w:r w:rsidRPr="00A527F0">
        <w:t>colour token DEPWL, xyL values are: DAY x= 0.15, y=0.15, L=30.0; DUSK x=0.15, y=0.15, L=7.5; NIGHT x=0.15, y=0.15, L=1.2</w:t>
      </w:r>
    </w:p>
  </w:footnote>
  <w:footnote w:id="5">
    <w:p w14:paraId="0BB37F6E" w14:textId="77777777" w:rsidR="00B17136" w:rsidRPr="00530F27" w:rsidRDefault="00B17136" w:rsidP="00B17136">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6">
    <w:p w14:paraId="7F12B3F0" w14:textId="0A1CD9A0" w:rsidR="00797EE6" w:rsidRDefault="00797EE6">
      <w:pPr>
        <w:pStyle w:val="FootnoteText"/>
      </w:pPr>
      <w:r>
        <w:rPr>
          <w:rStyle w:val="FootnoteReference"/>
        </w:rPr>
        <w:footnoteRef/>
      </w:r>
      <w:r>
        <w:t xml:space="preserve"> Although depths are always measured positive down in S-102 it is </w:t>
      </w:r>
      <w:r w:rsidR="008143C5">
        <w:t xml:space="preserve">also </w:t>
      </w:r>
      <w:r>
        <w:t>possible for S-104 to be encoded either positive up or positive down. S-104 contains the attribute verticalCS which determines whether water level is encoded positive up (6498) or positive down (6499). In the example the water level height of 0.32 m would need to be multiplied by -1 if the S-104 verticalCS is 6499</w:t>
      </w:r>
    </w:p>
  </w:footnote>
  <w:footnote w:id="7">
    <w:p w14:paraId="1A2CF9AB" w14:textId="3109AC67" w:rsidR="00EB3601" w:rsidRPr="00530F27" w:rsidRDefault="00EB360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8">
    <w:p w14:paraId="4BA02949" w14:textId="77777777" w:rsidR="00E54143" w:rsidRPr="00A527F0" w:rsidRDefault="00E54143" w:rsidP="000D0801">
      <w:pPr>
        <w:pStyle w:val="FootnoteText"/>
        <w:jc w:val="both"/>
      </w:pPr>
      <w:r w:rsidRPr="00B812CA">
        <w:rPr>
          <w:rStyle w:val="FootnoteReference"/>
          <w:noProof w:val="0"/>
          <w:sz w:val="18"/>
          <w:szCs w:val="18"/>
          <w:vertAlign w:val="superscript"/>
          <w:lang w:val="en-GB"/>
        </w:rPr>
        <w:footnoteRef/>
      </w:r>
      <w:r w:rsidRPr="00A527F0">
        <w:t xml:space="preserve"> Thick dark blue dash line, colour token DEPWL xyL values are: DAY x= 0.15, y=¬0.15, L=30.0; DUSK x=0.15, y=0.15, L=7.5; NIGHT x=0.15, y=0.15, L=1.2.</w:t>
      </w:r>
    </w:p>
  </w:footnote>
  <w:footnote w:id="9">
    <w:p w14:paraId="5A5CAE75" w14:textId="77777777" w:rsidR="00E54143" w:rsidRDefault="00E54143" w:rsidP="00B4713B">
      <w:pPr>
        <w:pStyle w:val="FootnoteText"/>
        <w:jc w:val="both"/>
      </w:pPr>
      <w:r w:rsidRPr="00B812CA">
        <w:rPr>
          <w:rStyle w:val="FootnoteReference"/>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xyL values are: DAY x= 0.15, y=¬0.15, L=30.0; DUSK x=0.15, y=0.15, L=7.5; NIGHT x=0.15, y=0.15, L=1.2</w:t>
      </w:r>
    </w:p>
  </w:footnote>
  <w:footnote w:id="10">
    <w:p w14:paraId="4B8A2B4F" w14:textId="609170A3" w:rsidR="008769AE" w:rsidRDefault="008769AE" w:rsidP="008769AE">
      <w:pPr>
        <w:pStyle w:val="FootnoteText"/>
      </w:pPr>
      <w:r>
        <w:rPr>
          <w:rStyle w:val="FootnoteReference"/>
        </w:rPr>
        <w:footnoteRef/>
      </w:r>
      <w:r>
        <w:t xml:space="preserve"> </w:t>
      </w:r>
      <w:r w:rsidRPr="00281806">
        <w:t xml:space="preserve">See also the footnote to </w:t>
      </w:r>
      <w:r w:rsidRPr="00281806">
        <w:rPr>
          <w:szCs w:val="18"/>
        </w:rPr>
        <w:fldChar w:fldCharType="begin"/>
      </w:r>
      <w:r w:rsidRPr="00281806">
        <w:rPr>
          <w:szCs w:val="18"/>
        </w:rPr>
        <w:instrText xml:space="preserve"> REF _Ref225504832 \h  \* MERGEFORMAT </w:instrText>
      </w:r>
      <w:r w:rsidRPr="00281806">
        <w:rPr>
          <w:szCs w:val="18"/>
        </w:rPr>
      </w:r>
      <w:r w:rsidRPr="00281806">
        <w:rPr>
          <w:szCs w:val="18"/>
        </w:rPr>
        <w:fldChar w:fldCharType="separate"/>
      </w:r>
      <w:r w:rsidRPr="00281806">
        <w:rPr>
          <w:szCs w:val="18"/>
        </w:rPr>
        <w:t xml:space="preserve">Table </w:t>
      </w:r>
      <w:r w:rsidRPr="00281806">
        <w:rPr>
          <w:noProof/>
          <w:szCs w:val="18"/>
        </w:rPr>
        <w:t>10</w:t>
      </w:r>
      <w:r w:rsidRPr="00281806">
        <w:rPr>
          <w:szCs w:val="18"/>
        </w:rPr>
        <w:t>: Example Values - Water Level Adjustment</w:t>
      </w:r>
      <w:r w:rsidRPr="00281806">
        <w:rPr>
          <w:szCs w:val="18"/>
        </w:rPr>
        <w:fldChar w:fldCharType="end"/>
      </w:r>
      <w:r w:rsidRPr="00281806">
        <w:t xml:space="preserve"> regarding positive and negative values for S-104 data</w:t>
      </w:r>
      <w:r>
        <w:t xml:space="preserve">. This section is written with the assumption that S-104 values are positive depths, therefore the maximum of values should be used in order to produce the safest values. This should be modified if S-104 has negative (i.e. depth up) values to ensure the safest values are produced in all cases. </w:t>
      </w:r>
    </w:p>
  </w:footnote>
  <w:footnote w:id="11">
    <w:p w14:paraId="0E660BAF" w14:textId="32B7ECD7" w:rsidR="00CC4988" w:rsidRDefault="00CC4988">
      <w:pPr>
        <w:pStyle w:val="FootnoteText"/>
      </w:pPr>
      <w:r>
        <w:rPr>
          <w:rStyle w:val="FootnoteReference"/>
        </w:rPr>
        <w:footnoteRef/>
      </w:r>
      <w:r>
        <w:t xml:space="preserve"> Data Coverage features selected after this point in the algorithm are subject to the OVERSC01 grossly overscaled pattern as described in </w:t>
      </w:r>
      <w:r w:rsidR="00E934DF">
        <w:t>clause</w:t>
      </w:r>
      <w:r w:rsidR="00D701DC">
        <w:t xml:space="preserve"> </w:t>
      </w:r>
      <w:r w:rsidR="00D701DC">
        <w:rPr>
          <w:highlight w:val="yellow"/>
        </w:rPr>
        <w:fldChar w:fldCharType="begin"/>
      </w:r>
      <w:r w:rsidR="00D701DC">
        <w:instrText xml:space="preserve"> REF _Ref223809525 \r \h </w:instrText>
      </w:r>
      <w:r w:rsidR="00D701DC">
        <w:rPr>
          <w:highlight w:val="yellow"/>
        </w:rPr>
      </w:r>
      <w:r w:rsidR="00D701DC">
        <w:rPr>
          <w:highlight w:val="yellow"/>
        </w:rPr>
        <w:fldChar w:fldCharType="separate"/>
      </w:r>
      <w:r w:rsidR="00D701DC">
        <w:t>11.3.2</w:t>
      </w:r>
      <w:r w:rsidR="00D701DC">
        <w:rPr>
          <w:highlight w:val="yellow"/>
        </w:rPr>
        <w:fldChar w:fldCharType="end"/>
      </w:r>
    </w:p>
  </w:footnote>
  <w:footnote w:id="12">
    <w:p w14:paraId="7F0BD2E3" w14:textId="77777777" w:rsidR="00E85AE1" w:rsidRPr="00A527F0" w:rsidRDefault="00E85AE1" w:rsidP="00E85AE1">
      <w:pPr>
        <w:pStyle w:val="FootnoteText"/>
      </w:pPr>
      <w:r w:rsidRPr="009C1AC6">
        <w:rPr>
          <w:rStyle w:val="FootnoteReference"/>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proofErr w:type="spellStart"/>
    <w:r w:rsidR="00A51D8A">
      <w:rPr>
        <w:rFonts w:eastAsia="Times New Roman" w:cs="Arial"/>
        <w:sz w:val="16"/>
        <w:szCs w:val="16"/>
      </w:rPr>
      <w:t>i</w:t>
    </w:r>
    <w:proofErr w:type="spellEnd"/>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4B3447E0"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FE49" w14:textId="5AB1DE44"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C43CBCE4"/>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6"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9"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2" w15:restartNumberingAfterBreak="0">
    <w:nsid w:val="046F3BF1"/>
    <w:multiLevelType w:val="hybridMultilevel"/>
    <w:tmpl w:val="98F0B6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5"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19"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D094BBB"/>
    <w:multiLevelType w:val="multilevel"/>
    <w:tmpl w:val="5AA858CA"/>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val="0"/>
        <w:bCs/>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0E4C3076"/>
    <w:multiLevelType w:val="multilevel"/>
    <w:tmpl w:val="6DAE359A"/>
    <w:numStyleLink w:val="AppH"/>
  </w:abstractNum>
  <w:abstractNum w:abstractNumId="23"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24"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6DC2ABD"/>
    <w:multiLevelType w:val="hybridMultilevel"/>
    <w:tmpl w:val="982EA3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1D9B7694"/>
    <w:multiLevelType w:val="multilevel"/>
    <w:tmpl w:val="68FE58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525008"/>
    <w:multiLevelType w:val="hybridMultilevel"/>
    <w:tmpl w:val="142E9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1A732A4"/>
    <w:multiLevelType w:val="hybridMultilevel"/>
    <w:tmpl w:val="187CB9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3"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1"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5"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BDC190E"/>
    <w:multiLevelType w:val="hybridMultilevel"/>
    <w:tmpl w:val="9AFEB0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58" w15:restartNumberingAfterBreak="0">
    <w:nsid w:val="3C2C22CA"/>
    <w:multiLevelType w:val="multilevel"/>
    <w:tmpl w:val="F6F0DC72"/>
    <w:numStyleLink w:val="AppG"/>
  </w:abstractNum>
  <w:abstractNum w:abstractNumId="59"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62"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15:restartNumberingAfterBreak="0">
    <w:nsid w:val="40983B4B"/>
    <w:multiLevelType w:val="multilevel"/>
    <w:tmpl w:val="04BCDCAE"/>
    <w:numStyleLink w:val="AppE"/>
  </w:abstractNum>
  <w:abstractNum w:abstractNumId="64"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65"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6"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927324A"/>
    <w:multiLevelType w:val="hybridMultilevel"/>
    <w:tmpl w:val="07B87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1"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73"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03F39B2"/>
    <w:multiLevelType w:val="multilevel"/>
    <w:tmpl w:val="E5FEDA24"/>
    <w:numStyleLink w:val="AppF"/>
  </w:abstractNum>
  <w:abstractNum w:abstractNumId="76"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79"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1"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2"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DB40B9A"/>
    <w:multiLevelType w:val="hybridMultilevel"/>
    <w:tmpl w:val="9FA29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67126C62"/>
    <w:multiLevelType w:val="multilevel"/>
    <w:tmpl w:val="42FE5B24"/>
    <w:numStyleLink w:val="AnnexHeadings"/>
  </w:abstractNum>
  <w:abstractNum w:abstractNumId="91"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3"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4"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2"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04"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5"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6445D2A"/>
    <w:multiLevelType w:val="multilevel"/>
    <w:tmpl w:val="22FA2068"/>
    <w:numStyleLink w:val="AppA"/>
  </w:abstractNum>
  <w:abstractNum w:abstractNumId="108" w15:restartNumberingAfterBreak="0">
    <w:nsid w:val="76DA6594"/>
    <w:multiLevelType w:val="hybridMultilevel"/>
    <w:tmpl w:val="5CEC5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771C2C5E"/>
    <w:multiLevelType w:val="multilevel"/>
    <w:tmpl w:val="04BCDCAE"/>
    <w:numStyleLink w:val="AppE"/>
  </w:abstractNum>
  <w:abstractNum w:abstractNumId="110"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5"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14"/>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50"/>
  </w:num>
  <w:num w:numId="7" w16cid:durableId="520437362">
    <w:abstractNumId w:val="5"/>
  </w:num>
  <w:num w:numId="8" w16cid:durableId="224798262">
    <w:abstractNumId w:val="54"/>
  </w:num>
  <w:num w:numId="9" w16cid:durableId="2088989597">
    <w:abstractNumId w:val="38"/>
  </w:num>
  <w:num w:numId="10" w16cid:durableId="1538661874">
    <w:abstractNumId w:val="106"/>
  </w:num>
  <w:num w:numId="11" w16cid:durableId="1366056996">
    <w:abstractNumId w:val="55"/>
  </w:num>
  <w:num w:numId="12" w16cid:durableId="934938797">
    <w:abstractNumId w:val="113"/>
  </w:num>
  <w:num w:numId="13" w16cid:durableId="1152716467">
    <w:abstractNumId w:val="6"/>
  </w:num>
  <w:num w:numId="14" w16cid:durableId="1365056534">
    <w:abstractNumId w:val="46"/>
  </w:num>
  <w:num w:numId="15" w16cid:durableId="1229415262">
    <w:abstractNumId w:val="84"/>
  </w:num>
  <w:num w:numId="16" w16cid:durableId="1678388144">
    <w:abstractNumId w:val="24"/>
  </w:num>
  <w:num w:numId="17" w16cid:durableId="425270687">
    <w:abstractNumId w:val="16"/>
  </w:num>
  <w:num w:numId="18" w16cid:durableId="1365593703">
    <w:abstractNumId w:val="87"/>
  </w:num>
  <w:num w:numId="19" w16cid:durableId="272830641">
    <w:abstractNumId w:val="45"/>
  </w:num>
  <w:num w:numId="20" w16cid:durableId="1198079038">
    <w:abstractNumId w:val="76"/>
  </w:num>
  <w:num w:numId="21" w16cid:durableId="681395225">
    <w:abstractNumId w:val="99"/>
  </w:num>
  <w:num w:numId="22" w16cid:durableId="542406099">
    <w:abstractNumId w:val="88"/>
  </w:num>
  <w:num w:numId="23" w16cid:durableId="788353502">
    <w:abstractNumId w:val="94"/>
  </w:num>
  <w:num w:numId="24" w16cid:durableId="482047812">
    <w:abstractNumId w:val="66"/>
  </w:num>
  <w:num w:numId="25" w16cid:durableId="1147546858">
    <w:abstractNumId w:val="85"/>
  </w:num>
  <w:num w:numId="26" w16cid:durableId="1743286102">
    <w:abstractNumId w:val="9"/>
  </w:num>
  <w:num w:numId="27" w16cid:durableId="81689452">
    <w:abstractNumId w:val="32"/>
  </w:num>
  <w:num w:numId="28" w16cid:durableId="1835803932">
    <w:abstractNumId w:val="95"/>
  </w:num>
  <w:num w:numId="29" w16cid:durableId="665087180">
    <w:abstractNumId w:val="105"/>
  </w:num>
  <w:num w:numId="30" w16cid:durableId="1601529935">
    <w:abstractNumId w:val="97"/>
  </w:num>
  <w:num w:numId="31" w16cid:durableId="1893223561">
    <w:abstractNumId w:val="82"/>
  </w:num>
  <w:num w:numId="32" w16cid:durableId="1669167867">
    <w:abstractNumId w:val="68"/>
  </w:num>
  <w:num w:numId="33" w16cid:durableId="1401245961">
    <w:abstractNumId w:val="29"/>
  </w:num>
  <w:num w:numId="34" w16cid:durableId="3820279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3624437">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0948903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50213239">
    <w:abstractNumId w:val="78"/>
  </w:num>
  <w:num w:numId="38" w16cid:durableId="1551728611">
    <w:abstractNumId w:val="49"/>
  </w:num>
  <w:num w:numId="39" w16cid:durableId="1828789613">
    <w:abstractNumId w:val="51"/>
  </w:num>
  <w:num w:numId="40" w16cid:durableId="186219696">
    <w:abstractNumId w:val="20"/>
  </w:num>
  <w:num w:numId="41" w16cid:durableId="564797464">
    <w:abstractNumId w:val="100"/>
  </w:num>
  <w:num w:numId="42" w16cid:durableId="456336870">
    <w:abstractNumId w:val="52"/>
  </w:num>
  <w:num w:numId="43" w16cid:durableId="1110736404">
    <w:abstractNumId w:val="89"/>
  </w:num>
  <w:num w:numId="44" w16cid:durableId="1601067080">
    <w:abstractNumId w:val="112"/>
  </w:num>
  <w:num w:numId="45" w16cid:durableId="895627992">
    <w:abstractNumId w:val="62"/>
  </w:num>
  <w:num w:numId="46" w16cid:durableId="1791895866">
    <w:abstractNumId w:val="53"/>
  </w:num>
  <w:num w:numId="47" w16cid:durableId="2020740785">
    <w:abstractNumId w:val="34"/>
  </w:num>
  <w:num w:numId="48" w16cid:durableId="212274501">
    <w:abstractNumId w:val="65"/>
  </w:num>
  <w:num w:numId="49" w16cid:durableId="1953394339">
    <w:abstractNumId w:val="101"/>
  </w:num>
  <w:num w:numId="50" w16cid:durableId="1177884358">
    <w:abstractNumId w:val="43"/>
  </w:num>
  <w:num w:numId="51" w16cid:durableId="968320945">
    <w:abstractNumId w:val="80"/>
  </w:num>
  <w:num w:numId="52" w16cid:durableId="1589540613">
    <w:abstractNumId w:val="91"/>
  </w:num>
  <w:num w:numId="53" w16cid:durableId="2039427198">
    <w:abstractNumId w:val="41"/>
  </w:num>
  <w:num w:numId="54" w16cid:durableId="1285115057">
    <w:abstractNumId w:val="79"/>
  </w:num>
  <w:num w:numId="55" w16cid:durableId="2115326439">
    <w:abstractNumId w:val="67"/>
  </w:num>
  <w:num w:numId="56" w16cid:durableId="1010915573">
    <w:abstractNumId w:val="70"/>
  </w:num>
  <w:num w:numId="57" w16cid:durableId="470439567">
    <w:abstractNumId w:val="115"/>
  </w:num>
  <w:num w:numId="58" w16cid:durableId="1198395811">
    <w:abstractNumId w:val="111"/>
  </w:num>
  <w:num w:numId="59" w16cid:durableId="1105148574">
    <w:abstractNumId w:val="8"/>
  </w:num>
  <w:num w:numId="60" w16cid:durableId="1078593336">
    <w:abstractNumId w:val="26"/>
  </w:num>
  <w:num w:numId="61" w16cid:durableId="1051802856">
    <w:abstractNumId w:val="71"/>
  </w:num>
  <w:num w:numId="62" w16cid:durableId="2105615323">
    <w:abstractNumId w:val="48"/>
  </w:num>
  <w:num w:numId="63" w16cid:durableId="917132877">
    <w:abstractNumId w:val="25"/>
  </w:num>
  <w:num w:numId="64" w16cid:durableId="314146171">
    <w:abstractNumId w:val="44"/>
  </w:num>
  <w:num w:numId="65" w16cid:durableId="734352504">
    <w:abstractNumId w:val="60"/>
  </w:num>
  <w:num w:numId="66" w16cid:durableId="502546762">
    <w:abstractNumId w:val="102"/>
  </w:num>
  <w:num w:numId="67" w16cid:durableId="535973778">
    <w:abstractNumId w:val="10"/>
  </w:num>
  <w:num w:numId="68" w16cid:durableId="1424492954">
    <w:abstractNumId w:val="15"/>
  </w:num>
  <w:num w:numId="69" w16cid:durableId="285280280">
    <w:abstractNumId w:val="36"/>
  </w:num>
  <w:num w:numId="70" w16cid:durableId="1074935001">
    <w:abstractNumId w:val="27"/>
  </w:num>
  <w:num w:numId="71" w16cid:durableId="141625152">
    <w:abstractNumId w:val="83"/>
  </w:num>
  <w:num w:numId="72" w16cid:durableId="650184291">
    <w:abstractNumId w:val="42"/>
  </w:num>
  <w:num w:numId="73" w16cid:durableId="743380179">
    <w:abstractNumId w:val="37"/>
  </w:num>
  <w:num w:numId="74" w16cid:durableId="714349527">
    <w:abstractNumId w:val="73"/>
  </w:num>
  <w:num w:numId="75" w16cid:durableId="179588316">
    <w:abstractNumId w:val="30"/>
  </w:num>
  <w:num w:numId="76" w16cid:durableId="1260792281">
    <w:abstractNumId w:val="19"/>
  </w:num>
  <w:num w:numId="77" w16cid:durableId="1405833014">
    <w:abstractNumId w:val="13"/>
  </w:num>
  <w:num w:numId="78" w16cid:durableId="576132646">
    <w:abstractNumId w:val="103"/>
  </w:num>
  <w:num w:numId="79" w16cid:durableId="1175194220">
    <w:abstractNumId w:val="77"/>
  </w:num>
  <w:num w:numId="80" w16cid:durableId="287707416">
    <w:abstractNumId w:val="98"/>
  </w:num>
  <w:num w:numId="81" w16cid:durableId="238098833">
    <w:abstractNumId w:val="11"/>
  </w:num>
  <w:num w:numId="82" w16cid:durableId="1741444971">
    <w:abstractNumId w:val="108"/>
  </w:num>
  <w:num w:numId="83" w16cid:durableId="370765256">
    <w:abstractNumId w:val="57"/>
  </w:num>
  <w:num w:numId="84" w16cid:durableId="1915434063">
    <w:abstractNumId w:val="96"/>
  </w:num>
  <w:num w:numId="85" w16cid:durableId="922639332">
    <w:abstractNumId w:val="74"/>
  </w:num>
  <w:num w:numId="86" w16cid:durableId="74476711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751049989">
    <w:abstractNumId w:val="110"/>
  </w:num>
  <w:num w:numId="88" w16cid:durableId="2008248758">
    <w:abstractNumId w:val="18"/>
  </w:num>
  <w:num w:numId="89" w16cid:durableId="455683679">
    <w:abstractNumId w:val="90"/>
  </w:num>
  <w:num w:numId="90" w16cid:durableId="767820534">
    <w:abstractNumId w:val="31"/>
  </w:num>
  <w:num w:numId="91" w16cid:durableId="1606300710">
    <w:abstractNumId w:val="114"/>
  </w:num>
  <w:num w:numId="92" w16cid:durableId="67533091">
    <w:abstractNumId w:val="107"/>
  </w:num>
  <w:num w:numId="93" w16cid:durableId="34426345">
    <w:abstractNumId w:val="7"/>
  </w:num>
  <w:num w:numId="94" w16cid:durableId="159929529">
    <w:abstractNumId w:val="104"/>
  </w:num>
  <w:num w:numId="95" w16cid:durableId="1392772447">
    <w:abstractNumId w:val="40"/>
  </w:num>
  <w:num w:numId="96" w16cid:durableId="294872096">
    <w:abstractNumId w:val="109"/>
    <w:lvlOverride w:ilvl="1">
      <w:lvl w:ilvl="1">
        <w:start w:val="1"/>
        <w:numFmt w:val="decimal"/>
        <w:lvlText w:val="E-%1.%2."/>
        <w:lvlJc w:val="left"/>
        <w:pPr>
          <w:ind w:left="792" w:hanging="792"/>
        </w:pPr>
        <w:rPr>
          <w:rFonts w:hint="default"/>
          <w:b/>
          <w:bCs/>
          <w:sz w:val="24"/>
          <w:szCs w:val="24"/>
        </w:rPr>
      </w:lvl>
    </w:lvlOverride>
  </w:num>
  <w:num w:numId="97" w16cid:durableId="818886552">
    <w:abstractNumId w:val="47"/>
  </w:num>
  <w:num w:numId="98" w16cid:durableId="1640499067">
    <w:abstractNumId w:val="58"/>
  </w:num>
  <w:num w:numId="99" w16cid:durableId="2114666758">
    <w:abstractNumId w:val="92"/>
  </w:num>
  <w:num w:numId="100" w16cid:durableId="964821352">
    <w:abstractNumId w:val="22"/>
  </w:num>
  <w:num w:numId="101" w16cid:durableId="1101998544">
    <w:abstractNumId w:val="39"/>
  </w:num>
  <w:num w:numId="102" w16cid:durableId="588808045">
    <w:abstractNumId w:val="63"/>
  </w:num>
  <w:num w:numId="103" w16cid:durableId="298464520">
    <w:abstractNumId w:val="75"/>
  </w:num>
  <w:num w:numId="104" w16cid:durableId="119080691">
    <w:abstractNumId w:val="17"/>
  </w:num>
  <w:num w:numId="105" w16cid:durableId="2082171058">
    <w:abstractNumId w:val="81"/>
  </w:num>
  <w:num w:numId="106" w16cid:durableId="1653676741">
    <w:abstractNumId w:val="59"/>
  </w:num>
  <w:num w:numId="107" w16cid:durableId="1541866928">
    <w:abstractNumId w:val="93"/>
  </w:num>
  <w:num w:numId="108" w16cid:durableId="102501451">
    <w:abstractNumId w:val="61"/>
  </w:num>
  <w:num w:numId="109" w16cid:durableId="1917741183">
    <w:abstractNumId w:val="21"/>
  </w:num>
  <w:num w:numId="110" w16cid:durableId="927539752">
    <w:abstractNumId w:val="28"/>
  </w:num>
  <w:num w:numId="111" w16cid:durableId="205455561">
    <w:abstractNumId w:val="86"/>
  </w:num>
  <w:num w:numId="112" w16cid:durableId="1707288995">
    <w:abstractNumId w:val="33"/>
  </w:num>
  <w:num w:numId="113" w16cid:durableId="137888097">
    <w:abstractNumId w:val="12"/>
  </w:num>
  <w:num w:numId="114" w16cid:durableId="1630624412">
    <w:abstractNumId w:val="56"/>
  </w:num>
  <w:num w:numId="115" w16cid:durableId="1192232771">
    <w:abstractNumId w:val="69"/>
  </w:num>
  <w:num w:numId="116" w16cid:durableId="654530209">
    <w:abstractNumId w:val="35"/>
  </w:num>
  <w:num w:numId="117" w16cid:durableId="1420058222">
    <w:abstractNumId w:val="4"/>
  </w:num>
  <w:numIdMacAtCleanup w:val="1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 Cooke">
    <w15:presenceInfo w15:providerId="None" w15:userId="Simon Cook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5674"/>
    <w:rsid w:val="00006D82"/>
    <w:rsid w:val="00006FE3"/>
    <w:rsid w:val="0000701D"/>
    <w:rsid w:val="000071E1"/>
    <w:rsid w:val="000071F4"/>
    <w:rsid w:val="00007DC7"/>
    <w:rsid w:val="000102B6"/>
    <w:rsid w:val="00010395"/>
    <w:rsid w:val="00010CEC"/>
    <w:rsid w:val="00010E3E"/>
    <w:rsid w:val="000110DC"/>
    <w:rsid w:val="00011277"/>
    <w:rsid w:val="000112BF"/>
    <w:rsid w:val="000112C9"/>
    <w:rsid w:val="000113CB"/>
    <w:rsid w:val="0001143F"/>
    <w:rsid w:val="00011487"/>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9C"/>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473B"/>
    <w:rsid w:val="0005475F"/>
    <w:rsid w:val="00055015"/>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9F"/>
    <w:rsid w:val="000615D3"/>
    <w:rsid w:val="00061D77"/>
    <w:rsid w:val="000621E3"/>
    <w:rsid w:val="000624B4"/>
    <w:rsid w:val="0006277B"/>
    <w:rsid w:val="00062787"/>
    <w:rsid w:val="00062E19"/>
    <w:rsid w:val="00064153"/>
    <w:rsid w:val="000641D1"/>
    <w:rsid w:val="000642F3"/>
    <w:rsid w:val="000644F3"/>
    <w:rsid w:val="00064673"/>
    <w:rsid w:val="0006476E"/>
    <w:rsid w:val="00064B79"/>
    <w:rsid w:val="00064C14"/>
    <w:rsid w:val="00065233"/>
    <w:rsid w:val="00065356"/>
    <w:rsid w:val="00065E44"/>
    <w:rsid w:val="00065FF5"/>
    <w:rsid w:val="000664A1"/>
    <w:rsid w:val="000667B8"/>
    <w:rsid w:val="0006699F"/>
    <w:rsid w:val="00066D2A"/>
    <w:rsid w:val="00066D67"/>
    <w:rsid w:val="00066E33"/>
    <w:rsid w:val="00066F3D"/>
    <w:rsid w:val="00067175"/>
    <w:rsid w:val="000674EF"/>
    <w:rsid w:val="000675EC"/>
    <w:rsid w:val="0006785F"/>
    <w:rsid w:val="00067B82"/>
    <w:rsid w:val="00067C0E"/>
    <w:rsid w:val="00067EEE"/>
    <w:rsid w:val="00067FCC"/>
    <w:rsid w:val="00070EBA"/>
    <w:rsid w:val="00070F7F"/>
    <w:rsid w:val="0007117E"/>
    <w:rsid w:val="00071364"/>
    <w:rsid w:val="000714F3"/>
    <w:rsid w:val="00071538"/>
    <w:rsid w:val="0007155F"/>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82C"/>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53C4"/>
    <w:rsid w:val="00095477"/>
    <w:rsid w:val="000956D5"/>
    <w:rsid w:val="00095B33"/>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2D"/>
    <w:rsid w:val="000A2E66"/>
    <w:rsid w:val="000A2F70"/>
    <w:rsid w:val="000A2FCD"/>
    <w:rsid w:val="000A301C"/>
    <w:rsid w:val="000A3181"/>
    <w:rsid w:val="000A3228"/>
    <w:rsid w:val="000A32C0"/>
    <w:rsid w:val="000A3339"/>
    <w:rsid w:val="000A353B"/>
    <w:rsid w:val="000A389A"/>
    <w:rsid w:val="000A39D7"/>
    <w:rsid w:val="000A39DB"/>
    <w:rsid w:val="000A3B96"/>
    <w:rsid w:val="000A4112"/>
    <w:rsid w:val="000A465C"/>
    <w:rsid w:val="000A4712"/>
    <w:rsid w:val="000A4E74"/>
    <w:rsid w:val="000A5598"/>
    <w:rsid w:val="000A5F45"/>
    <w:rsid w:val="000A60F0"/>
    <w:rsid w:val="000A639D"/>
    <w:rsid w:val="000A6515"/>
    <w:rsid w:val="000A663F"/>
    <w:rsid w:val="000A67D1"/>
    <w:rsid w:val="000A6FF5"/>
    <w:rsid w:val="000A7103"/>
    <w:rsid w:val="000A7AFE"/>
    <w:rsid w:val="000A7EC5"/>
    <w:rsid w:val="000B0513"/>
    <w:rsid w:val="000B083C"/>
    <w:rsid w:val="000B087A"/>
    <w:rsid w:val="000B0901"/>
    <w:rsid w:val="000B0974"/>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4D3D"/>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468B"/>
    <w:rsid w:val="000C480D"/>
    <w:rsid w:val="000C4910"/>
    <w:rsid w:val="000C4A67"/>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CFB"/>
    <w:rsid w:val="000D1E2D"/>
    <w:rsid w:val="000D1E99"/>
    <w:rsid w:val="000D1EB4"/>
    <w:rsid w:val="000D1F6B"/>
    <w:rsid w:val="000D2260"/>
    <w:rsid w:val="000D22AD"/>
    <w:rsid w:val="000D22E5"/>
    <w:rsid w:val="000D25D4"/>
    <w:rsid w:val="000D2E1B"/>
    <w:rsid w:val="000D3361"/>
    <w:rsid w:val="000D3370"/>
    <w:rsid w:val="000D3ABE"/>
    <w:rsid w:val="000D3DFC"/>
    <w:rsid w:val="000D40B7"/>
    <w:rsid w:val="000D457B"/>
    <w:rsid w:val="000D49C0"/>
    <w:rsid w:val="000D4F04"/>
    <w:rsid w:val="000D5020"/>
    <w:rsid w:val="000D5648"/>
    <w:rsid w:val="000D56BD"/>
    <w:rsid w:val="000D5A67"/>
    <w:rsid w:val="000D6293"/>
    <w:rsid w:val="000D67A0"/>
    <w:rsid w:val="000D6C8D"/>
    <w:rsid w:val="000D6E41"/>
    <w:rsid w:val="000D6FE7"/>
    <w:rsid w:val="000D7BAC"/>
    <w:rsid w:val="000D7BC5"/>
    <w:rsid w:val="000D7FD6"/>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E31"/>
    <w:rsid w:val="00100F86"/>
    <w:rsid w:val="001018B4"/>
    <w:rsid w:val="001019DD"/>
    <w:rsid w:val="00101AE4"/>
    <w:rsid w:val="00101C16"/>
    <w:rsid w:val="00101E07"/>
    <w:rsid w:val="00101F7E"/>
    <w:rsid w:val="00102117"/>
    <w:rsid w:val="0010234E"/>
    <w:rsid w:val="0010269F"/>
    <w:rsid w:val="0010278D"/>
    <w:rsid w:val="001036AA"/>
    <w:rsid w:val="00104287"/>
    <w:rsid w:val="00104478"/>
    <w:rsid w:val="00104DE8"/>
    <w:rsid w:val="00104E5E"/>
    <w:rsid w:val="001056F8"/>
    <w:rsid w:val="00105884"/>
    <w:rsid w:val="00105995"/>
    <w:rsid w:val="00105C24"/>
    <w:rsid w:val="001065F9"/>
    <w:rsid w:val="0010661D"/>
    <w:rsid w:val="0010683F"/>
    <w:rsid w:val="00106B33"/>
    <w:rsid w:val="00106D8C"/>
    <w:rsid w:val="00106E90"/>
    <w:rsid w:val="001070BB"/>
    <w:rsid w:val="001071EE"/>
    <w:rsid w:val="001072A9"/>
    <w:rsid w:val="00107592"/>
    <w:rsid w:val="0010798D"/>
    <w:rsid w:val="00107B57"/>
    <w:rsid w:val="00107C53"/>
    <w:rsid w:val="00107EC8"/>
    <w:rsid w:val="0011005A"/>
    <w:rsid w:val="00110190"/>
    <w:rsid w:val="00110371"/>
    <w:rsid w:val="0011049A"/>
    <w:rsid w:val="00110A19"/>
    <w:rsid w:val="001111B5"/>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5AD"/>
    <w:rsid w:val="0014680A"/>
    <w:rsid w:val="00146DC8"/>
    <w:rsid w:val="001473C0"/>
    <w:rsid w:val="00147422"/>
    <w:rsid w:val="00147AD9"/>
    <w:rsid w:val="00147ADD"/>
    <w:rsid w:val="00147AFE"/>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105"/>
    <w:rsid w:val="001534DA"/>
    <w:rsid w:val="001537EB"/>
    <w:rsid w:val="001538F5"/>
    <w:rsid w:val="00153AD1"/>
    <w:rsid w:val="00153B3F"/>
    <w:rsid w:val="00154128"/>
    <w:rsid w:val="00154309"/>
    <w:rsid w:val="00154815"/>
    <w:rsid w:val="001549C0"/>
    <w:rsid w:val="00155177"/>
    <w:rsid w:val="001560AA"/>
    <w:rsid w:val="00156532"/>
    <w:rsid w:val="001567C5"/>
    <w:rsid w:val="001576E3"/>
    <w:rsid w:val="00157948"/>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2B1"/>
    <w:rsid w:val="00165336"/>
    <w:rsid w:val="001653D7"/>
    <w:rsid w:val="00166456"/>
    <w:rsid w:val="0016682D"/>
    <w:rsid w:val="00166A7C"/>
    <w:rsid w:val="00166F64"/>
    <w:rsid w:val="00167169"/>
    <w:rsid w:val="00167404"/>
    <w:rsid w:val="00167419"/>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2E40"/>
    <w:rsid w:val="001731FA"/>
    <w:rsid w:val="00173621"/>
    <w:rsid w:val="0017364A"/>
    <w:rsid w:val="00173974"/>
    <w:rsid w:val="00173CF7"/>
    <w:rsid w:val="00173ECF"/>
    <w:rsid w:val="00173F4A"/>
    <w:rsid w:val="00174C9C"/>
    <w:rsid w:val="001751DB"/>
    <w:rsid w:val="00175732"/>
    <w:rsid w:val="00175ABB"/>
    <w:rsid w:val="00175B1D"/>
    <w:rsid w:val="00175BA0"/>
    <w:rsid w:val="00176622"/>
    <w:rsid w:val="00177223"/>
    <w:rsid w:val="001801F8"/>
    <w:rsid w:val="001807B6"/>
    <w:rsid w:val="00180877"/>
    <w:rsid w:val="001809A8"/>
    <w:rsid w:val="00180BAF"/>
    <w:rsid w:val="00180CEC"/>
    <w:rsid w:val="00180D76"/>
    <w:rsid w:val="00180DF6"/>
    <w:rsid w:val="00180FDA"/>
    <w:rsid w:val="00181EB3"/>
    <w:rsid w:val="00182256"/>
    <w:rsid w:val="001822E6"/>
    <w:rsid w:val="001822F1"/>
    <w:rsid w:val="00182813"/>
    <w:rsid w:val="0018296E"/>
    <w:rsid w:val="00182A8E"/>
    <w:rsid w:val="00182C8D"/>
    <w:rsid w:val="001835DD"/>
    <w:rsid w:val="00183E8F"/>
    <w:rsid w:val="0018402A"/>
    <w:rsid w:val="00184052"/>
    <w:rsid w:val="00184424"/>
    <w:rsid w:val="0018449E"/>
    <w:rsid w:val="00184516"/>
    <w:rsid w:val="0018487C"/>
    <w:rsid w:val="00184B28"/>
    <w:rsid w:val="00184FA3"/>
    <w:rsid w:val="0018510B"/>
    <w:rsid w:val="00185432"/>
    <w:rsid w:val="001858BA"/>
    <w:rsid w:val="00185941"/>
    <w:rsid w:val="00185AA6"/>
    <w:rsid w:val="00185B50"/>
    <w:rsid w:val="001861CA"/>
    <w:rsid w:val="001863DD"/>
    <w:rsid w:val="0018654C"/>
    <w:rsid w:val="00186799"/>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472C"/>
    <w:rsid w:val="001B4A0B"/>
    <w:rsid w:val="001B4ED0"/>
    <w:rsid w:val="001B556A"/>
    <w:rsid w:val="001B5F27"/>
    <w:rsid w:val="001B603D"/>
    <w:rsid w:val="001B6356"/>
    <w:rsid w:val="001B6486"/>
    <w:rsid w:val="001B6987"/>
    <w:rsid w:val="001B6A57"/>
    <w:rsid w:val="001B6BB8"/>
    <w:rsid w:val="001B7195"/>
    <w:rsid w:val="001B7649"/>
    <w:rsid w:val="001B77A0"/>
    <w:rsid w:val="001B77C3"/>
    <w:rsid w:val="001B782E"/>
    <w:rsid w:val="001C00B9"/>
    <w:rsid w:val="001C07C4"/>
    <w:rsid w:val="001C0938"/>
    <w:rsid w:val="001C0999"/>
    <w:rsid w:val="001C0CDC"/>
    <w:rsid w:val="001C1037"/>
    <w:rsid w:val="001C10BB"/>
    <w:rsid w:val="001C11D7"/>
    <w:rsid w:val="001C1772"/>
    <w:rsid w:val="001C1CAB"/>
    <w:rsid w:val="001C2213"/>
    <w:rsid w:val="001C277E"/>
    <w:rsid w:val="001C2925"/>
    <w:rsid w:val="001C323F"/>
    <w:rsid w:val="001C3671"/>
    <w:rsid w:val="001C3C4E"/>
    <w:rsid w:val="001C3D4C"/>
    <w:rsid w:val="001C47B3"/>
    <w:rsid w:val="001C5485"/>
    <w:rsid w:val="001C5836"/>
    <w:rsid w:val="001C5BDA"/>
    <w:rsid w:val="001C665A"/>
    <w:rsid w:val="001C665F"/>
    <w:rsid w:val="001C6E93"/>
    <w:rsid w:val="001C7141"/>
    <w:rsid w:val="001C715E"/>
    <w:rsid w:val="001C734F"/>
    <w:rsid w:val="001C7387"/>
    <w:rsid w:val="001C7563"/>
    <w:rsid w:val="001C7C14"/>
    <w:rsid w:val="001C7DC2"/>
    <w:rsid w:val="001D06C2"/>
    <w:rsid w:val="001D0B76"/>
    <w:rsid w:val="001D0D9A"/>
    <w:rsid w:val="001D0DEB"/>
    <w:rsid w:val="001D1386"/>
    <w:rsid w:val="001D151B"/>
    <w:rsid w:val="001D168B"/>
    <w:rsid w:val="001D1693"/>
    <w:rsid w:val="001D17F9"/>
    <w:rsid w:val="001D1B22"/>
    <w:rsid w:val="001D1BCE"/>
    <w:rsid w:val="001D1C27"/>
    <w:rsid w:val="001D2227"/>
    <w:rsid w:val="001D28D2"/>
    <w:rsid w:val="001D2A42"/>
    <w:rsid w:val="001D2B9F"/>
    <w:rsid w:val="001D2C6B"/>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327"/>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CF7"/>
    <w:rsid w:val="001E7DE6"/>
    <w:rsid w:val="001F01AF"/>
    <w:rsid w:val="001F02DE"/>
    <w:rsid w:val="001F04C5"/>
    <w:rsid w:val="001F09A5"/>
    <w:rsid w:val="001F09E6"/>
    <w:rsid w:val="001F0B39"/>
    <w:rsid w:val="001F0B6C"/>
    <w:rsid w:val="001F0CC1"/>
    <w:rsid w:val="001F0EC0"/>
    <w:rsid w:val="001F154C"/>
    <w:rsid w:val="001F167C"/>
    <w:rsid w:val="001F19C7"/>
    <w:rsid w:val="001F1EB0"/>
    <w:rsid w:val="001F2618"/>
    <w:rsid w:val="001F28DF"/>
    <w:rsid w:val="001F2CFE"/>
    <w:rsid w:val="001F310E"/>
    <w:rsid w:val="001F3482"/>
    <w:rsid w:val="001F35C8"/>
    <w:rsid w:val="001F35CB"/>
    <w:rsid w:val="001F389A"/>
    <w:rsid w:val="001F3AB9"/>
    <w:rsid w:val="001F3B64"/>
    <w:rsid w:val="001F41C8"/>
    <w:rsid w:val="001F50FD"/>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B06"/>
    <w:rsid w:val="00203BD0"/>
    <w:rsid w:val="00203CD4"/>
    <w:rsid w:val="00203D11"/>
    <w:rsid w:val="00204560"/>
    <w:rsid w:val="00204981"/>
    <w:rsid w:val="00204AAE"/>
    <w:rsid w:val="00204D5D"/>
    <w:rsid w:val="00204EA6"/>
    <w:rsid w:val="00204FFA"/>
    <w:rsid w:val="002050C3"/>
    <w:rsid w:val="00205105"/>
    <w:rsid w:val="00205548"/>
    <w:rsid w:val="0020576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7B8"/>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5E1"/>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7D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D78"/>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695"/>
    <w:rsid w:val="00257D38"/>
    <w:rsid w:val="00257F9A"/>
    <w:rsid w:val="00260801"/>
    <w:rsid w:val="00260888"/>
    <w:rsid w:val="002613D4"/>
    <w:rsid w:val="00261648"/>
    <w:rsid w:val="00261EF1"/>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9F2"/>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36"/>
    <w:rsid w:val="00281384"/>
    <w:rsid w:val="00281C2A"/>
    <w:rsid w:val="00282342"/>
    <w:rsid w:val="00282925"/>
    <w:rsid w:val="00282B46"/>
    <w:rsid w:val="00283798"/>
    <w:rsid w:val="002837FF"/>
    <w:rsid w:val="0028392F"/>
    <w:rsid w:val="00283991"/>
    <w:rsid w:val="00283C16"/>
    <w:rsid w:val="00283CB8"/>
    <w:rsid w:val="00283EFE"/>
    <w:rsid w:val="002845EB"/>
    <w:rsid w:val="002848E8"/>
    <w:rsid w:val="0028493A"/>
    <w:rsid w:val="002849A1"/>
    <w:rsid w:val="00284A82"/>
    <w:rsid w:val="00285100"/>
    <w:rsid w:val="002853F8"/>
    <w:rsid w:val="00285B18"/>
    <w:rsid w:val="002863EA"/>
    <w:rsid w:val="002867B5"/>
    <w:rsid w:val="00286BF8"/>
    <w:rsid w:val="00286DA2"/>
    <w:rsid w:val="00286F41"/>
    <w:rsid w:val="0028721C"/>
    <w:rsid w:val="00287271"/>
    <w:rsid w:val="00287492"/>
    <w:rsid w:val="00287CCD"/>
    <w:rsid w:val="002902C5"/>
    <w:rsid w:val="0029068F"/>
    <w:rsid w:val="00290775"/>
    <w:rsid w:val="00290DA7"/>
    <w:rsid w:val="00290E04"/>
    <w:rsid w:val="0029144C"/>
    <w:rsid w:val="00291612"/>
    <w:rsid w:val="00291738"/>
    <w:rsid w:val="00291D1B"/>
    <w:rsid w:val="00292CD6"/>
    <w:rsid w:val="00292EBC"/>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8F1"/>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846"/>
    <w:rsid w:val="002D6873"/>
    <w:rsid w:val="002D6A62"/>
    <w:rsid w:val="002D6E5A"/>
    <w:rsid w:val="002D718B"/>
    <w:rsid w:val="002D730B"/>
    <w:rsid w:val="002D7AB6"/>
    <w:rsid w:val="002D7AFF"/>
    <w:rsid w:val="002D7B10"/>
    <w:rsid w:val="002D7CAB"/>
    <w:rsid w:val="002D7CB6"/>
    <w:rsid w:val="002D7D0C"/>
    <w:rsid w:val="002D7DEE"/>
    <w:rsid w:val="002D7E5B"/>
    <w:rsid w:val="002E04F3"/>
    <w:rsid w:val="002E075D"/>
    <w:rsid w:val="002E0EDF"/>
    <w:rsid w:val="002E0F52"/>
    <w:rsid w:val="002E10E8"/>
    <w:rsid w:val="002E11D6"/>
    <w:rsid w:val="002E11EC"/>
    <w:rsid w:val="002E1496"/>
    <w:rsid w:val="002E1D1D"/>
    <w:rsid w:val="002E2690"/>
    <w:rsid w:val="002E2B12"/>
    <w:rsid w:val="002E2BBC"/>
    <w:rsid w:val="002E2F6B"/>
    <w:rsid w:val="002E310E"/>
    <w:rsid w:val="002E3258"/>
    <w:rsid w:val="002E3442"/>
    <w:rsid w:val="002E3578"/>
    <w:rsid w:val="002E423B"/>
    <w:rsid w:val="002E440F"/>
    <w:rsid w:val="002E4756"/>
    <w:rsid w:val="002E47F0"/>
    <w:rsid w:val="002E4B66"/>
    <w:rsid w:val="002E5296"/>
    <w:rsid w:val="002E53C5"/>
    <w:rsid w:val="002E5472"/>
    <w:rsid w:val="002E5BD7"/>
    <w:rsid w:val="002E5DBC"/>
    <w:rsid w:val="002E6151"/>
    <w:rsid w:val="002E62AB"/>
    <w:rsid w:val="002E6433"/>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ABC"/>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200B"/>
    <w:rsid w:val="003025B8"/>
    <w:rsid w:val="00302EC5"/>
    <w:rsid w:val="00302EEA"/>
    <w:rsid w:val="003035C4"/>
    <w:rsid w:val="00303B54"/>
    <w:rsid w:val="00303E94"/>
    <w:rsid w:val="00304ACD"/>
    <w:rsid w:val="00304B37"/>
    <w:rsid w:val="00305129"/>
    <w:rsid w:val="0030570B"/>
    <w:rsid w:val="003057AA"/>
    <w:rsid w:val="003058FB"/>
    <w:rsid w:val="00305A91"/>
    <w:rsid w:val="0030603D"/>
    <w:rsid w:val="00306041"/>
    <w:rsid w:val="00306172"/>
    <w:rsid w:val="0030683F"/>
    <w:rsid w:val="003070D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55"/>
    <w:rsid w:val="00314DAD"/>
    <w:rsid w:val="00314F62"/>
    <w:rsid w:val="00315014"/>
    <w:rsid w:val="0031502B"/>
    <w:rsid w:val="003151CB"/>
    <w:rsid w:val="00315723"/>
    <w:rsid w:val="00315726"/>
    <w:rsid w:val="00315A5C"/>
    <w:rsid w:val="00316076"/>
    <w:rsid w:val="00316302"/>
    <w:rsid w:val="00316434"/>
    <w:rsid w:val="00316591"/>
    <w:rsid w:val="003168C7"/>
    <w:rsid w:val="003168FA"/>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AD8"/>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06"/>
    <w:rsid w:val="003329CB"/>
    <w:rsid w:val="003329DF"/>
    <w:rsid w:val="00332CC5"/>
    <w:rsid w:val="00332FE2"/>
    <w:rsid w:val="0033306B"/>
    <w:rsid w:val="0033324D"/>
    <w:rsid w:val="00333408"/>
    <w:rsid w:val="0033357A"/>
    <w:rsid w:val="00333833"/>
    <w:rsid w:val="00334401"/>
    <w:rsid w:val="003344C6"/>
    <w:rsid w:val="0033456B"/>
    <w:rsid w:val="003345C3"/>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307B"/>
    <w:rsid w:val="0034332C"/>
    <w:rsid w:val="0034399F"/>
    <w:rsid w:val="00343AA2"/>
    <w:rsid w:val="003448FA"/>
    <w:rsid w:val="00344BA7"/>
    <w:rsid w:val="00344D36"/>
    <w:rsid w:val="00345592"/>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3B98"/>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108"/>
    <w:rsid w:val="0036045B"/>
    <w:rsid w:val="0036053B"/>
    <w:rsid w:val="003609B9"/>
    <w:rsid w:val="00360B24"/>
    <w:rsid w:val="00360D3E"/>
    <w:rsid w:val="0036130E"/>
    <w:rsid w:val="003617EE"/>
    <w:rsid w:val="0036245F"/>
    <w:rsid w:val="00362AE1"/>
    <w:rsid w:val="0036349A"/>
    <w:rsid w:val="003635DC"/>
    <w:rsid w:val="0036365F"/>
    <w:rsid w:val="00363AAD"/>
    <w:rsid w:val="00363B7F"/>
    <w:rsid w:val="00363DFA"/>
    <w:rsid w:val="00363E63"/>
    <w:rsid w:val="00363E99"/>
    <w:rsid w:val="0036405F"/>
    <w:rsid w:val="003645AB"/>
    <w:rsid w:val="003650D2"/>
    <w:rsid w:val="0036573F"/>
    <w:rsid w:val="00365848"/>
    <w:rsid w:val="003658C0"/>
    <w:rsid w:val="00365C3B"/>
    <w:rsid w:val="00365D2F"/>
    <w:rsid w:val="00366013"/>
    <w:rsid w:val="003661AB"/>
    <w:rsid w:val="00366538"/>
    <w:rsid w:val="003669D5"/>
    <w:rsid w:val="00366C3D"/>
    <w:rsid w:val="0036733B"/>
    <w:rsid w:val="00367FD3"/>
    <w:rsid w:val="0037035F"/>
    <w:rsid w:val="0037073D"/>
    <w:rsid w:val="003707D6"/>
    <w:rsid w:val="003714EF"/>
    <w:rsid w:val="00371937"/>
    <w:rsid w:val="00371940"/>
    <w:rsid w:val="00371BC0"/>
    <w:rsid w:val="0037315B"/>
    <w:rsid w:val="00373369"/>
    <w:rsid w:val="00373445"/>
    <w:rsid w:val="003735BC"/>
    <w:rsid w:val="0037366B"/>
    <w:rsid w:val="00373D61"/>
    <w:rsid w:val="0037409F"/>
    <w:rsid w:val="003742CF"/>
    <w:rsid w:val="00374334"/>
    <w:rsid w:val="00374426"/>
    <w:rsid w:val="00374B59"/>
    <w:rsid w:val="00374C3D"/>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003"/>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C8A"/>
    <w:rsid w:val="00393E8F"/>
    <w:rsid w:val="00393ED9"/>
    <w:rsid w:val="003943B4"/>
    <w:rsid w:val="00394449"/>
    <w:rsid w:val="00394798"/>
    <w:rsid w:val="00394996"/>
    <w:rsid w:val="003949FF"/>
    <w:rsid w:val="00394C8B"/>
    <w:rsid w:val="00394D9E"/>
    <w:rsid w:val="00394FF5"/>
    <w:rsid w:val="00395046"/>
    <w:rsid w:val="003954AB"/>
    <w:rsid w:val="00395724"/>
    <w:rsid w:val="00395E3F"/>
    <w:rsid w:val="0039600D"/>
    <w:rsid w:val="003964D1"/>
    <w:rsid w:val="00397508"/>
    <w:rsid w:val="00397820"/>
    <w:rsid w:val="00397A11"/>
    <w:rsid w:val="00397F34"/>
    <w:rsid w:val="00397F9C"/>
    <w:rsid w:val="003A096D"/>
    <w:rsid w:val="003A1359"/>
    <w:rsid w:val="003A149E"/>
    <w:rsid w:val="003A1B54"/>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29CE"/>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B703D"/>
    <w:rsid w:val="003C00A7"/>
    <w:rsid w:val="003C033C"/>
    <w:rsid w:val="003C0506"/>
    <w:rsid w:val="003C0C79"/>
    <w:rsid w:val="003C107C"/>
    <w:rsid w:val="003C129A"/>
    <w:rsid w:val="003C12C0"/>
    <w:rsid w:val="003C14B2"/>
    <w:rsid w:val="003C167C"/>
    <w:rsid w:val="003C1749"/>
    <w:rsid w:val="003C1FB1"/>
    <w:rsid w:val="003C2355"/>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2A2"/>
    <w:rsid w:val="003D782F"/>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19"/>
    <w:rsid w:val="003E36C4"/>
    <w:rsid w:val="003E37BE"/>
    <w:rsid w:val="003E3833"/>
    <w:rsid w:val="003E3A8A"/>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5FB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075"/>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8DF"/>
    <w:rsid w:val="00403B18"/>
    <w:rsid w:val="00403DA0"/>
    <w:rsid w:val="00403E8B"/>
    <w:rsid w:val="00404620"/>
    <w:rsid w:val="00404950"/>
    <w:rsid w:val="004049F2"/>
    <w:rsid w:val="00404DE8"/>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BA8"/>
    <w:rsid w:val="00413D4D"/>
    <w:rsid w:val="00413E27"/>
    <w:rsid w:val="00413FDB"/>
    <w:rsid w:val="00414AE0"/>
    <w:rsid w:val="00414DE8"/>
    <w:rsid w:val="00414E87"/>
    <w:rsid w:val="00415C1B"/>
    <w:rsid w:val="00415C7D"/>
    <w:rsid w:val="00416D89"/>
    <w:rsid w:val="004170C0"/>
    <w:rsid w:val="0041712A"/>
    <w:rsid w:val="004171C8"/>
    <w:rsid w:val="004172C0"/>
    <w:rsid w:val="00417447"/>
    <w:rsid w:val="00417C15"/>
    <w:rsid w:val="00420126"/>
    <w:rsid w:val="00420615"/>
    <w:rsid w:val="004211FA"/>
    <w:rsid w:val="00421EF9"/>
    <w:rsid w:val="00421F29"/>
    <w:rsid w:val="004220EC"/>
    <w:rsid w:val="004229BD"/>
    <w:rsid w:val="00422A74"/>
    <w:rsid w:val="00422AF5"/>
    <w:rsid w:val="004231B7"/>
    <w:rsid w:val="00423752"/>
    <w:rsid w:val="0042409E"/>
    <w:rsid w:val="0042425D"/>
    <w:rsid w:val="004242E6"/>
    <w:rsid w:val="004242E8"/>
    <w:rsid w:val="004242F0"/>
    <w:rsid w:val="00424521"/>
    <w:rsid w:val="00424790"/>
    <w:rsid w:val="00424BE3"/>
    <w:rsid w:val="00424C13"/>
    <w:rsid w:val="004250EB"/>
    <w:rsid w:val="0042556E"/>
    <w:rsid w:val="0042557E"/>
    <w:rsid w:val="004256B9"/>
    <w:rsid w:val="0042577E"/>
    <w:rsid w:val="00425B5E"/>
    <w:rsid w:val="00426D8A"/>
    <w:rsid w:val="00426DC8"/>
    <w:rsid w:val="00427676"/>
    <w:rsid w:val="004279AB"/>
    <w:rsid w:val="004279AF"/>
    <w:rsid w:val="00427AB1"/>
    <w:rsid w:val="00427E27"/>
    <w:rsid w:val="004307B9"/>
    <w:rsid w:val="0043151F"/>
    <w:rsid w:val="00432586"/>
    <w:rsid w:val="0043278E"/>
    <w:rsid w:val="00432B07"/>
    <w:rsid w:val="00432EC8"/>
    <w:rsid w:val="004330D9"/>
    <w:rsid w:val="004332A6"/>
    <w:rsid w:val="004334EE"/>
    <w:rsid w:val="0043396A"/>
    <w:rsid w:val="004342FC"/>
    <w:rsid w:val="00434377"/>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6C"/>
    <w:rsid w:val="0045434C"/>
    <w:rsid w:val="004549BD"/>
    <w:rsid w:val="00454C9D"/>
    <w:rsid w:val="00454CC1"/>
    <w:rsid w:val="004554DE"/>
    <w:rsid w:val="00455506"/>
    <w:rsid w:val="004558C2"/>
    <w:rsid w:val="00455B7F"/>
    <w:rsid w:val="00455D1D"/>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5FF5"/>
    <w:rsid w:val="00466239"/>
    <w:rsid w:val="004668AB"/>
    <w:rsid w:val="00466E78"/>
    <w:rsid w:val="004671AD"/>
    <w:rsid w:val="004672FE"/>
    <w:rsid w:val="004673B8"/>
    <w:rsid w:val="00467A27"/>
    <w:rsid w:val="0047008B"/>
    <w:rsid w:val="00470659"/>
    <w:rsid w:val="00470DF6"/>
    <w:rsid w:val="004710ED"/>
    <w:rsid w:val="00471915"/>
    <w:rsid w:val="00471A58"/>
    <w:rsid w:val="00471BCA"/>
    <w:rsid w:val="00471F14"/>
    <w:rsid w:val="0047208B"/>
    <w:rsid w:val="0047217A"/>
    <w:rsid w:val="00472A3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B2A"/>
    <w:rsid w:val="00487D98"/>
    <w:rsid w:val="00490117"/>
    <w:rsid w:val="0049013D"/>
    <w:rsid w:val="00490445"/>
    <w:rsid w:val="004909F8"/>
    <w:rsid w:val="00491401"/>
    <w:rsid w:val="00491A0B"/>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1E"/>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37E"/>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0D9"/>
    <w:rsid w:val="004B5779"/>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1DD"/>
    <w:rsid w:val="004D4D17"/>
    <w:rsid w:val="004D4D27"/>
    <w:rsid w:val="004D52A7"/>
    <w:rsid w:val="004D57F1"/>
    <w:rsid w:val="004D5950"/>
    <w:rsid w:val="004D5B5E"/>
    <w:rsid w:val="004D5E93"/>
    <w:rsid w:val="004D65BF"/>
    <w:rsid w:val="004D6A09"/>
    <w:rsid w:val="004D6B21"/>
    <w:rsid w:val="004D7049"/>
    <w:rsid w:val="004D74B6"/>
    <w:rsid w:val="004D77F0"/>
    <w:rsid w:val="004D791B"/>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0F7"/>
    <w:rsid w:val="004E7432"/>
    <w:rsid w:val="004E744A"/>
    <w:rsid w:val="004E74B7"/>
    <w:rsid w:val="004E79CE"/>
    <w:rsid w:val="004E7CA8"/>
    <w:rsid w:val="004E7DC2"/>
    <w:rsid w:val="004F03A0"/>
    <w:rsid w:val="004F06D6"/>
    <w:rsid w:val="004F0771"/>
    <w:rsid w:val="004F0EBA"/>
    <w:rsid w:val="004F1135"/>
    <w:rsid w:val="004F121C"/>
    <w:rsid w:val="004F141B"/>
    <w:rsid w:val="004F1B80"/>
    <w:rsid w:val="004F1CC7"/>
    <w:rsid w:val="004F2664"/>
    <w:rsid w:val="004F26CB"/>
    <w:rsid w:val="004F2879"/>
    <w:rsid w:val="004F28EC"/>
    <w:rsid w:val="004F2B53"/>
    <w:rsid w:val="004F2E02"/>
    <w:rsid w:val="004F342C"/>
    <w:rsid w:val="004F3C6C"/>
    <w:rsid w:val="004F4098"/>
    <w:rsid w:val="004F41A6"/>
    <w:rsid w:val="004F4995"/>
    <w:rsid w:val="004F4B90"/>
    <w:rsid w:val="004F5575"/>
    <w:rsid w:val="004F57CA"/>
    <w:rsid w:val="004F5A6C"/>
    <w:rsid w:val="004F5E65"/>
    <w:rsid w:val="004F5EAA"/>
    <w:rsid w:val="004F6C21"/>
    <w:rsid w:val="004F6C97"/>
    <w:rsid w:val="004F70BC"/>
    <w:rsid w:val="004F7445"/>
    <w:rsid w:val="004F7A62"/>
    <w:rsid w:val="004F7CCC"/>
    <w:rsid w:val="004F7D3B"/>
    <w:rsid w:val="004F7E4F"/>
    <w:rsid w:val="005002CB"/>
    <w:rsid w:val="0050050C"/>
    <w:rsid w:val="00500AD2"/>
    <w:rsid w:val="00500BB0"/>
    <w:rsid w:val="00500BBE"/>
    <w:rsid w:val="00500FD4"/>
    <w:rsid w:val="005012A4"/>
    <w:rsid w:val="005015F8"/>
    <w:rsid w:val="005016B9"/>
    <w:rsid w:val="0050181D"/>
    <w:rsid w:val="00501A8C"/>
    <w:rsid w:val="00501AF1"/>
    <w:rsid w:val="005022A2"/>
    <w:rsid w:val="00502464"/>
    <w:rsid w:val="00502C4D"/>
    <w:rsid w:val="00503282"/>
    <w:rsid w:val="005036AC"/>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2173"/>
    <w:rsid w:val="005123AD"/>
    <w:rsid w:val="00512706"/>
    <w:rsid w:val="0051278D"/>
    <w:rsid w:val="00512961"/>
    <w:rsid w:val="00512B90"/>
    <w:rsid w:val="00512F7B"/>
    <w:rsid w:val="00512FBA"/>
    <w:rsid w:val="00513480"/>
    <w:rsid w:val="00513591"/>
    <w:rsid w:val="0051359D"/>
    <w:rsid w:val="00513917"/>
    <w:rsid w:val="00513EDB"/>
    <w:rsid w:val="00514325"/>
    <w:rsid w:val="00514562"/>
    <w:rsid w:val="00514778"/>
    <w:rsid w:val="005147D3"/>
    <w:rsid w:val="00514B6D"/>
    <w:rsid w:val="00514EEF"/>
    <w:rsid w:val="00515836"/>
    <w:rsid w:val="005158B8"/>
    <w:rsid w:val="005158C4"/>
    <w:rsid w:val="00515E09"/>
    <w:rsid w:val="00515EA7"/>
    <w:rsid w:val="005168F4"/>
    <w:rsid w:val="00516A26"/>
    <w:rsid w:val="00516F51"/>
    <w:rsid w:val="005171FB"/>
    <w:rsid w:val="005174C8"/>
    <w:rsid w:val="005176C1"/>
    <w:rsid w:val="0051777D"/>
    <w:rsid w:val="005177DD"/>
    <w:rsid w:val="00517D34"/>
    <w:rsid w:val="00517E4E"/>
    <w:rsid w:val="00520214"/>
    <w:rsid w:val="0052050D"/>
    <w:rsid w:val="00520656"/>
    <w:rsid w:val="00520800"/>
    <w:rsid w:val="00520939"/>
    <w:rsid w:val="00520C35"/>
    <w:rsid w:val="00521490"/>
    <w:rsid w:val="00521495"/>
    <w:rsid w:val="00521803"/>
    <w:rsid w:val="00521F2E"/>
    <w:rsid w:val="0052214B"/>
    <w:rsid w:val="00522226"/>
    <w:rsid w:val="0052240B"/>
    <w:rsid w:val="00522446"/>
    <w:rsid w:val="005226C6"/>
    <w:rsid w:val="005226E5"/>
    <w:rsid w:val="00522749"/>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27AFB"/>
    <w:rsid w:val="005301F8"/>
    <w:rsid w:val="005302B5"/>
    <w:rsid w:val="005303D9"/>
    <w:rsid w:val="0053044E"/>
    <w:rsid w:val="00530907"/>
    <w:rsid w:val="005309B6"/>
    <w:rsid w:val="00530D40"/>
    <w:rsid w:val="00530DE7"/>
    <w:rsid w:val="00530F27"/>
    <w:rsid w:val="00530F9C"/>
    <w:rsid w:val="0053135F"/>
    <w:rsid w:val="00531732"/>
    <w:rsid w:val="00531B66"/>
    <w:rsid w:val="00531DC0"/>
    <w:rsid w:val="00531E64"/>
    <w:rsid w:val="00531FA2"/>
    <w:rsid w:val="005324CD"/>
    <w:rsid w:val="00532A85"/>
    <w:rsid w:val="00532E4D"/>
    <w:rsid w:val="00533443"/>
    <w:rsid w:val="0053349C"/>
    <w:rsid w:val="005338C9"/>
    <w:rsid w:val="00533C39"/>
    <w:rsid w:val="00533D82"/>
    <w:rsid w:val="00533E99"/>
    <w:rsid w:val="005342F1"/>
    <w:rsid w:val="0053450F"/>
    <w:rsid w:val="00534607"/>
    <w:rsid w:val="00534791"/>
    <w:rsid w:val="00534906"/>
    <w:rsid w:val="00535004"/>
    <w:rsid w:val="00535096"/>
    <w:rsid w:val="005351DF"/>
    <w:rsid w:val="00535408"/>
    <w:rsid w:val="0053575B"/>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A0D"/>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51"/>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23A"/>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64F"/>
    <w:rsid w:val="00566D8C"/>
    <w:rsid w:val="00566F55"/>
    <w:rsid w:val="00567188"/>
    <w:rsid w:val="005678E7"/>
    <w:rsid w:val="00567F85"/>
    <w:rsid w:val="00567FC8"/>
    <w:rsid w:val="005702A1"/>
    <w:rsid w:val="0057084D"/>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9F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7E0"/>
    <w:rsid w:val="005918D6"/>
    <w:rsid w:val="00591AA1"/>
    <w:rsid w:val="00591F3D"/>
    <w:rsid w:val="005921B6"/>
    <w:rsid w:val="005926BC"/>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09CD"/>
    <w:rsid w:val="005A129E"/>
    <w:rsid w:val="005A185A"/>
    <w:rsid w:val="005A1ADA"/>
    <w:rsid w:val="005A1C2F"/>
    <w:rsid w:val="005A1FAB"/>
    <w:rsid w:val="005A213B"/>
    <w:rsid w:val="005A26D9"/>
    <w:rsid w:val="005A274A"/>
    <w:rsid w:val="005A27C3"/>
    <w:rsid w:val="005A27F7"/>
    <w:rsid w:val="005A2D81"/>
    <w:rsid w:val="005A2EA2"/>
    <w:rsid w:val="005A2FE1"/>
    <w:rsid w:val="005A38FD"/>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5A2"/>
    <w:rsid w:val="005B18A0"/>
    <w:rsid w:val="005B19BF"/>
    <w:rsid w:val="005B1C81"/>
    <w:rsid w:val="005B1CD1"/>
    <w:rsid w:val="005B2203"/>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850"/>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548"/>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567"/>
    <w:rsid w:val="005E19BD"/>
    <w:rsid w:val="005E1A41"/>
    <w:rsid w:val="005E1EEA"/>
    <w:rsid w:val="005E2091"/>
    <w:rsid w:val="005E20A5"/>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FD2"/>
    <w:rsid w:val="005E70A2"/>
    <w:rsid w:val="005E70F2"/>
    <w:rsid w:val="005F02B4"/>
    <w:rsid w:val="005F06E1"/>
    <w:rsid w:val="005F0741"/>
    <w:rsid w:val="005F0747"/>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940"/>
    <w:rsid w:val="005F3A06"/>
    <w:rsid w:val="005F456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B82"/>
    <w:rsid w:val="00603E0E"/>
    <w:rsid w:val="0060421D"/>
    <w:rsid w:val="0060480B"/>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BE5"/>
    <w:rsid w:val="00616CF7"/>
    <w:rsid w:val="00616E12"/>
    <w:rsid w:val="006178FC"/>
    <w:rsid w:val="006179BB"/>
    <w:rsid w:val="00617A0E"/>
    <w:rsid w:val="00617F40"/>
    <w:rsid w:val="006205EB"/>
    <w:rsid w:val="00620677"/>
    <w:rsid w:val="0062067B"/>
    <w:rsid w:val="0062074F"/>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6DC"/>
    <w:rsid w:val="006337EC"/>
    <w:rsid w:val="00633A47"/>
    <w:rsid w:val="00633B2D"/>
    <w:rsid w:val="00633C20"/>
    <w:rsid w:val="00633C60"/>
    <w:rsid w:val="0063417A"/>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2FF3"/>
    <w:rsid w:val="0064322A"/>
    <w:rsid w:val="00643302"/>
    <w:rsid w:val="006436F5"/>
    <w:rsid w:val="00643A52"/>
    <w:rsid w:val="00643C3D"/>
    <w:rsid w:val="00644218"/>
    <w:rsid w:val="006442AD"/>
    <w:rsid w:val="006442CE"/>
    <w:rsid w:val="006445E5"/>
    <w:rsid w:val="0064471E"/>
    <w:rsid w:val="00644DBC"/>
    <w:rsid w:val="00645161"/>
    <w:rsid w:val="0064522D"/>
    <w:rsid w:val="0064536C"/>
    <w:rsid w:val="00645511"/>
    <w:rsid w:val="006455DA"/>
    <w:rsid w:val="006456D7"/>
    <w:rsid w:val="006458B5"/>
    <w:rsid w:val="00645BCC"/>
    <w:rsid w:val="00646130"/>
    <w:rsid w:val="00646379"/>
    <w:rsid w:val="0064639B"/>
    <w:rsid w:val="006467F0"/>
    <w:rsid w:val="006470E0"/>
    <w:rsid w:val="00647464"/>
    <w:rsid w:val="00647A84"/>
    <w:rsid w:val="00647AF8"/>
    <w:rsid w:val="00647E0D"/>
    <w:rsid w:val="00647EBC"/>
    <w:rsid w:val="0065066B"/>
    <w:rsid w:val="006508DA"/>
    <w:rsid w:val="0065096F"/>
    <w:rsid w:val="006509A1"/>
    <w:rsid w:val="006509E5"/>
    <w:rsid w:val="00650BDF"/>
    <w:rsid w:val="00651368"/>
    <w:rsid w:val="0065154C"/>
    <w:rsid w:val="0065158A"/>
    <w:rsid w:val="00651F7C"/>
    <w:rsid w:val="006523B1"/>
    <w:rsid w:val="00653128"/>
    <w:rsid w:val="00653147"/>
    <w:rsid w:val="006532E5"/>
    <w:rsid w:val="00653633"/>
    <w:rsid w:val="00653753"/>
    <w:rsid w:val="00653788"/>
    <w:rsid w:val="0065396F"/>
    <w:rsid w:val="006539A7"/>
    <w:rsid w:val="006539E3"/>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F7A"/>
    <w:rsid w:val="006A04ED"/>
    <w:rsid w:val="006A0A65"/>
    <w:rsid w:val="006A0B6C"/>
    <w:rsid w:val="006A0EEA"/>
    <w:rsid w:val="006A0F02"/>
    <w:rsid w:val="006A14CA"/>
    <w:rsid w:val="006A18DB"/>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9F7"/>
    <w:rsid w:val="006A7A07"/>
    <w:rsid w:val="006A7DF0"/>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B6"/>
    <w:rsid w:val="006B22C6"/>
    <w:rsid w:val="006B23D2"/>
    <w:rsid w:val="006B242E"/>
    <w:rsid w:val="006B267A"/>
    <w:rsid w:val="006B2F54"/>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BC6"/>
    <w:rsid w:val="006D6C2F"/>
    <w:rsid w:val="006D6C52"/>
    <w:rsid w:val="006D7572"/>
    <w:rsid w:val="006D7A6D"/>
    <w:rsid w:val="006D7C1F"/>
    <w:rsid w:val="006D7C53"/>
    <w:rsid w:val="006D7C8B"/>
    <w:rsid w:val="006D7CC9"/>
    <w:rsid w:val="006D7DB6"/>
    <w:rsid w:val="006D7DD3"/>
    <w:rsid w:val="006E0030"/>
    <w:rsid w:val="006E074F"/>
    <w:rsid w:val="006E0A55"/>
    <w:rsid w:val="006E0E71"/>
    <w:rsid w:val="006E17E2"/>
    <w:rsid w:val="006E1A3A"/>
    <w:rsid w:val="006E1DB4"/>
    <w:rsid w:val="006E1E87"/>
    <w:rsid w:val="006E1F1E"/>
    <w:rsid w:val="006E20AB"/>
    <w:rsid w:val="006E24A8"/>
    <w:rsid w:val="006E2D52"/>
    <w:rsid w:val="006E2DFC"/>
    <w:rsid w:val="006E2F26"/>
    <w:rsid w:val="006E2F61"/>
    <w:rsid w:val="006E30EE"/>
    <w:rsid w:val="006E31CD"/>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EB0"/>
    <w:rsid w:val="006E5F36"/>
    <w:rsid w:val="006E636A"/>
    <w:rsid w:val="006E6A5F"/>
    <w:rsid w:val="006E6BEF"/>
    <w:rsid w:val="006E6C8D"/>
    <w:rsid w:val="006E6F42"/>
    <w:rsid w:val="006E74BD"/>
    <w:rsid w:val="006E7CFE"/>
    <w:rsid w:val="006E7FAB"/>
    <w:rsid w:val="006F00D6"/>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B8D"/>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35D"/>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4B6A"/>
    <w:rsid w:val="007158FA"/>
    <w:rsid w:val="0071591A"/>
    <w:rsid w:val="00715ED1"/>
    <w:rsid w:val="0071605C"/>
    <w:rsid w:val="00716164"/>
    <w:rsid w:val="00716214"/>
    <w:rsid w:val="007166A7"/>
    <w:rsid w:val="00716B39"/>
    <w:rsid w:val="00716F88"/>
    <w:rsid w:val="00717358"/>
    <w:rsid w:val="0071796A"/>
    <w:rsid w:val="0072054A"/>
    <w:rsid w:val="00720989"/>
    <w:rsid w:val="00720B3E"/>
    <w:rsid w:val="00720BF3"/>
    <w:rsid w:val="00720F03"/>
    <w:rsid w:val="00721276"/>
    <w:rsid w:val="0072138D"/>
    <w:rsid w:val="00721D52"/>
    <w:rsid w:val="00721ED4"/>
    <w:rsid w:val="00722005"/>
    <w:rsid w:val="00722208"/>
    <w:rsid w:val="00722498"/>
    <w:rsid w:val="00722C22"/>
    <w:rsid w:val="00723386"/>
    <w:rsid w:val="007233B0"/>
    <w:rsid w:val="00723D63"/>
    <w:rsid w:val="00723FFC"/>
    <w:rsid w:val="0072408E"/>
    <w:rsid w:val="0072438A"/>
    <w:rsid w:val="007244D0"/>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27F57"/>
    <w:rsid w:val="007302E3"/>
    <w:rsid w:val="00730417"/>
    <w:rsid w:val="00730555"/>
    <w:rsid w:val="00730986"/>
    <w:rsid w:val="00730CD0"/>
    <w:rsid w:val="00730CD9"/>
    <w:rsid w:val="00730D49"/>
    <w:rsid w:val="00730D95"/>
    <w:rsid w:val="00730DA3"/>
    <w:rsid w:val="0073125A"/>
    <w:rsid w:val="00731267"/>
    <w:rsid w:val="00731CD9"/>
    <w:rsid w:val="00731EA9"/>
    <w:rsid w:val="00732256"/>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A33"/>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5CC"/>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500"/>
    <w:rsid w:val="00747A03"/>
    <w:rsid w:val="00750D65"/>
    <w:rsid w:val="00750F33"/>
    <w:rsid w:val="00751148"/>
    <w:rsid w:val="007512FD"/>
    <w:rsid w:val="007519AA"/>
    <w:rsid w:val="00751A9F"/>
    <w:rsid w:val="00751D45"/>
    <w:rsid w:val="00751EAA"/>
    <w:rsid w:val="00752976"/>
    <w:rsid w:val="00752D0E"/>
    <w:rsid w:val="00752EB0"/>
    <w:rsid w:val="00753761"/>
    <w:rsid w:val="00753CA6"/>
    <w:rsid w:val="00753DEB"/>
    <w:rsid w:val="00753F72"/>
    <w:rsid w:val="0075457B"/>
    <w:rsid w:val="00754BE6"/>
    <w:rsid w:val="00754FEF"/>
    <w:rsid w:val="0075505A"/>
    <w:rsid w:val="007552A5"/>
    <w:rsid w:val="007556BC"/>
    <w:rsid w:val="00755C6F"/>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3003"/>
    <w:rsid w:val="007635E1"/>
    <w:rsid w:val="0076364B"/>
    <w:rsid w:val="0076393C"/>
    <w:rsid w:val="00763962"/>
    <w:rsid w:val="00763E87"/>
    <w:rsid w:val="0076429E"/>
    <w:rsid w:val="00764871"/>
    <w:rsid w:val="00764914"/>
    <w:rsid w:val="00764DCF"/>
    <w:rsid w:val="00764FAB"/>
    <w:rsid w:val="00765071"/>
    <w:rsid w:val="007650FC"/>
    <w:rsid w:val="007652ED"/>
    <w:rsid w:val="00765AB9"/>
    <w:rsid w:val="00765AEC"/>
    <w:rsid w:val="00766D80"/>
    <w:rsid w:val="00767953"/>
    <w:rsid w:val="007679DB"/>
    <w:rsid w:val="00767C98"/>
    <w:rsid w:val="007700A8"/>
    <w:rsid w:val="007701A6"/>
    <w:rsid w:val="0077030F"/>
    <w:rsid w:val="00770B28"/>
    <w:rsid w:val="00771862"/>
    <w:rsid w:val="00771A11"/>
    <w:rsid w:val="00771BA7"/>
    <w:rsid w:val="00771E28"/>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8D7"/>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4742"/>
    <w:rsid w:val="00785468"/>
    <w:rsid w:val="00785794"/>
    <w:rsid w:val="00785E14"/>
    <w:rsid w:val="00786152"/>
    <w:rsid w:val="007861A0"/>
    <w:rsid w:val="007866EF"/>
    <w:rsid w:val="00786923"/>
    <w:rsid w:val="0078692F"/>
    <w:rsid w:val="00786BF9"/>
    <w:rsid w:val="00786FE4"/>
    <w:rsid w:val="007872AD"/>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13D"/>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97EE6"/>
    <w:rsid w:val="007A0368"/>
    <w:rsid w:val="007A0796"/>
    <w:rsid w:val="007A097E"/>
    <w:rsid w:val="007A1177"/>
    <w:rsid w:val="007A1595"/>
    <w:rsid w:val="007A1B43"/>
    <w:rsid w:val="007A20D7"/>
    <w:rsid w:val="007A21C9"/>
    <w:rsid w:val="007A2540"/>
    <w:rsid w:val="007A2A9E"/>
    <w:rsid w:val="007A2C0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5C0F"/>
    <w:rsid w:val="007C6323"/>
    <w:rsid w:val="007C6360"/>
    <w:rsid w:val="007C6A56"/>
    <w:rsid w:val="007C752F"/>
    <w:rsid w:val="007C7722"/>
    <w:rsid w:val="007C7816"/>
    <w:rsid w:val="007C79EA"/>
    <w:rsid w:val="007C7A57"/>
    <w:rsid w:val="007D00EC"/>
    <w:rsid w:val="007D0388"/>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39D"/>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504"/>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0A6"/>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60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578"/>
    <w:rsid w:val="008108E7"/>
    <w:rsid w:val="00811073"/>
    <w:rsid w:val="00811737"/>
    <w:rsid w:val="008117EC"/>
    <w:rsid w:val="00811B5F"/>
    <w:rsid w:val="00811D5B"/>
    <w:rsid w:val="0081247B"/>
    <w:rsid w:val="008127AD"/>
    <w:rsid w:val="00812B67"/>
    <w:rsid w:val="00812F45"/>
    <w:rsid w:val="008130D3"/>
    <w:rsid w:val="008131C5"/>
    <w:rsid w:val="00813598"/>
    <w:rsid w:val="008135DF"/>
    <w:rsid w:val="0081373B"/>
    <w:rsid w:val="00813C10"/>
    <w:rsid w:val="008143C5"/>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441E"/>
    <w:rsid w:val="0082491C"/>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3AC"/>
    <w:rsid w:val="008307DC"/>
    <w:rsid w:val="00831C1A"/>
    <w:rsid w:val="00831F7C"/>
    <w:rsid w:val="00831F8F"/>
    <w:rsid w:val="00832069"/>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6D"/>
    <w:rsid w:val="0083519C"/>
    <w:rsid w:val="00835521"/>
    <w:rsid w:val="008355AD"/>
    <w:rsid w:val="00835873"/>
    <w:rsid w:val="00835B36"/>
    <w:rsid w:val="00835BE4"/>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9B6"/>
    <w:rsid w:val="00843133"/>
    <w:rsid w:val="00843798"/>
    <w:rsid w:val="00843A3B"/>
    <w:rsid w:val="00843B93"/>
    <w:rsid w:val="00843D2F"/>
    <w:rsid w:val="008443AF"/>
    <w:rsid w:val="00844609"/>
    <w:rsid w:val="0084481F"/>
    <w:rsid w:val="008449DE"/>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69AE"/>
    <w:rsid w:val="00877180"/>
    <w:rsid w:val="00877CE7"/>
    <w:rsid w:val="00880131"/>
    <w:rsid w:val="008801BD"/>
    <w:rsid w:val="008803D8"/>
    <w:rsid w:val="00880D93"/>
    <w:rsid w:val="00881021"/>
    <w:rsid w:val="00881271"/>
    <w:rsid w:val="008821C0"/>
    <w:rsid w:val="00882C16"/>
    <w:rsid w:val="00883232"/>
    <w:rsid w:val="00883773"/>
    <w:rsid w:val="008841FB"/>
    <w:rsid w:val="0088473F"/>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9A8"/>
    <w:rsid w:val="00895F1E"/>
    <w:rsid w:val="00896649"/>
    <w:rsid w:val="008972A2"/>
    <w:rsid w:val="008A0659"/>
    <w:rsid w:val="008A09EF"/>
    <w:rsid w:val="008A0B1C"/>
    <w:rsid w:val="008A0F05"/>
    <w:rsid w:val="008A1106"/>
    <w:rsid w:val="008A12E7"/>
    <w:rsid w:val="008A15C7"/>
    <w:rsid w:val="008A19BE"/>
    <w:rsid w:val="008A1ECC"/>
    <w:rsid w:val="008A1EE8"/>
    <w:rsid w:val="008A2127"/>
    <w:rsid w:val="008A218D"/>
    <w:rsid w:val="008A2625"/>
    <w:rsid w:val="008A2991"/>
    <w:rsid w:val="008A2A98"/>
    <w:rsid w:val="008A2C9E"/>
    <w:rsid w:val="008A2FDB"/>
    <w:rsid w:val="008A3250"/>
    <w:rsid w:val="008A3449"/>
    <w:rsid w:val="008A3BBF"/>
    <w:rsid w:val="008A4228"/>
    <w:rsid w:val="008A46C3"/>
    <w:rsid w:val="008A49CB"/>
    <w:rsid w:val="008A4A4B"/>
    <w:rsid w:val="008A52E5"/>
    <w:rsid w:val="008A5795"/>
    <w:rsid w:val="008A5A9E"/>
    <w:rsid w:val="008A5FC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AF1"/>
    <w:rsid w:val="008D0167"/>
    <w:rsid w:val="008D038B"/>
    <w:rsid w:val="008D03D0"/>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290"/>
    <w:rsid w:val="008E4951"/>
    <w:rsid w:val="008E4BCB"/>
    <w:rsid w:val="008E5111"/>
    <w:rsid w:val="008E586D"/>
    <w:rsid w:val="008E6C83"/>
    <w:rsid w:val="008E6DA0"/>
    <w:rsid w:val="008E7A9E"/>
    <w:rsid w:val="008F0153"/>
    <w:rsid w:val="008F0427"/>
    <w:rsid w:val="008F0D06"/>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35F"/>
    <w:rsid w:val="009047BE"/>
    <w:rsid w:val="00904804"/>
    <w:rsid w:val="00904D17"/>
    <w:rsid w:val="00905AD5"/>
    <w:rsid w:val="00905B40"/>
    <w:rsid w:val="00905BC7"/>
    <w:rsid w:val="00905DD6"/>
    <w:rsid w:val="00905FAA"/>
    <w:rsid w:val="00906092"/>
    <w:rsid w:val="0090632D"/>
    <w:rsid w:val="00906624"/>
    <w:rsid w:val="009068B0"/>
    <w:rsid w:val="009071E4"/>
    <w:rsid w:val="009073DA"/>
    <w:rsid w:val="0090744C"/>
    <w:rsid w:val="00907C46"/>
    <w:rsid w:val="00907C83"/>
    <w:rsid w:val="00907D57"/>
    <w:rsid w:val="00907DA0"/>
    <w:rsid w:val="00907EB2"/>
    <w:rsid w:val="00910006"/>
    <w:rsid w:val="0091047A"/>
    <w:rsid w:val="00910672"/>
    <w:rsid w:val="00910856"/>
    <w:rsid w:val="00910895"/>
    <w:rsid w:val="009109CA"/>
    <w:rsid w:val="00910DB2"/>
    <w:rsid w:val="00910EA9"/>
    <w:rsid w:val="00911477"/>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970"/>
    <w:rsid w:val="00916A2A"/>
    <w:rsid w:val="00916D53"/>
    <w:rsid w:val="00917037"/>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0AC"/>
    <w:rsid w:val="00931344"/>
    <w:rsid w:val="00931691"/>
    <w:rsid w:val="00931806"/>
    <w:rsid w:val="00931EA4"/>
    <w:rsid w:val="009320B8"/>
    <w:rsid w:val="00932F96"/>
    <w:rsid w:val="00933297"/>
    <w:rsid w:val="009336BD"/>
    <w:rsid w:val="009337C7"/>
    <w:rsid w:val="00934212"/>
    <w:rsid w:val="00934227"/>
    <w:rsid w:val="00934513"/>
    <w:rsid w:val="009346B0"/>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47E4F"/>
    <w:rsid w:val="009502E6"/>
    <w:rsid w:val="009504CF"/>
    <w:rsid w:val="00950997"/>
    <w:rsid w:val="00950BE9"/>
    <w:rsid w:val="00950DDE"/>
    <w:rsid w:val="0095193F"/>
    <w:rsid w:val="00951AB8"/>
    <w:rsid w:val="00951F2E"/>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4C1B"/>
    <w:rsid w:val="009754C2"/>
    <w:rsid w:val="0097559B"/>
    <w:rsid w:val="0097577E"/>
    <w:rsid w:val="0097615D"/>
    <w:rsid w:val="009761BC"/>
    <w:rsid w:val="00976619"/>
    <w:rsid w:val="0097690D"/>
    <w:rsid w:val="009769DA"/>
    <w:rsid w:val="009769F4"/>
    <w:rsid w:val="00976F92"/>
    <w:rsid w:val="0097718F"/>
    <w:rsid w:val="0097739C"/>
    <w:rsid w:val="00977891"/>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4F55"/>
    <w:rsid w:val="0098502D"/>
    <w:rsid w:val="0098515D"/>
    <w:rsid w:val="009853F0"/>
    <w:rsid w:val="009854DC"/>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081"/>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1C8E"/>
    <w:rsid w:val="009A2290"/>
    <w:rsid w:val="009A234A"/>
    <w:rsid w:val="009A245C"/>
    <w:rsid w:val="009A2632"/>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15F"/>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5E2C"/>
    <w:rsid w:val="009B6773"/>
    <w:rsid w:val="009B6B63"/>
    <w:rsid w:val="009B7343"/>
    <w:rsid w:val="009B738A"/>
    <w:rsid w:val="009B7431"/>
    <w:rsid w:val="009B7AB4"/>
    <w:rsid w:val="009B7BC7"/>
    <w:rsid w:val="009B7D29"/>
    <w:rsid w:val="009C027E"/>
    <w:rsid w:val="009C05EE"/>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524"/>
    <w:rsid w:val="009C4B3C"/>
    <w:rsid w:val="009C50CB"/>
    <w:rsid w:val="009C537F"/>
    <w:rsid w:val="009C55EB"/>
    <w:rsid w:val="009C5674"/>
    <w:rsid w:val="009C5B8C"/>
    <w:rsid w:val="009C5D16"/>
    <w:rsid w:val="009C687B"/>
    <w:rsid w:val="009C6BCB"/>
    <w:rsid w:val="009C6D73"/>
    <w:rsid w:val="009C7148"/>
    <w:rsid w:val="009C75A7"/>
    <w:rsid w:val="009C77E7"/>
    <w:rsid w:val="009C78F8"/>
    <w:rsid w:val="009D01FB"/>
    <w:rsid w:val="009D030C"/>
    <w:rsid w:val="009D04EC"/>
    <w:rsid w:val="009D0DF9"/>
    <w:rsid w:val="009D1B0E"/>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649"/>
    <w:rsid w:val="009D7A82"/>
    <w:rsid w:val="009D7C88"/>
    <w:rsid w:val="009E02E9"/>
    <w:rsid w:val="009E035E"/>
    <w:rsid w:val="009E0697"/>
    <w:rsid w:val="009E095B"/>
    <w:rsid w:val="009E0A0D"/>
    <w:rsid w:val="009E0A74"/>
    <w:rsid w:val="009E0BA6"/>
    <w:rsid w:val="009E0BF6"/>
    <w:rsid w:val="009E1164"/>
    <w:rsid w:val="009E15EE"/>
    <w:rsid w:val="009E17CE"/>
    <w:rsid w:val="009E196A"/>
    <w:rsid w:val="009E1BEF"/>
    <w:rsid w:val="009E1C1D"/>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E7FC0"/>
    <w:rsid w:val="009F0165"/>
    <w:rsid w:val="009F02F7"/>
    <w:rsid w:val="009F04DE"/>
    <w:rsid w:val="009F0E4B"/>
    <w:rsid w:val="009F13D4"/>
    <w:rsid w:val="009F16DC"/>
    <w:rsid w:val="009F1A51"/>
    <w:rsid w:val="009F1DA8"/>
    <w:rsid w:val="009F210E"/>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B6A"/>
    <w:rsid w:val="00A0013D"/>
    <w:rsid w:val="00A00341"/>
    <w:rsid w:val="00A0054D"/>
    <w:rsid w:val="00A00678"/>
    <w:rsid w:val="00A00BCE"/>
    <w:rsid w:val="00A00ECD"/>
    <w:rsid w:val="00A01439"/>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6003"/>
    <w:rsid w:val="00A16052"/>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4FDC"/>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E26"/>
    <w:rsid w:val="00A30F78"/>
    <w:rsid w:val="00A310A1"/>
    <w:rsid w:val="00A31B6A"/>
    <w:rsid w:val="00A32021"/>
    <w:rsid w:val="00A3249B"/>
    <w:rsid w:val="00A324FE"/>
    <w:rsid w:val="00A32525"/>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399"/>
    <w:rsid w:val="00A424C4"/>
    <w:rsid w:val="00A42545"/>
    <w:rsid w:val="00A42552"/>
    <w:rsid w:val="00A42558"/>
    <w:rsid w:val="00A42722"/>
    <w:rsid w:val="00A42C0F"/>
    <w:rsid w:val="00A42CBC"/>
    <w:rsid w:val="00A42EF8"/>
    <w:rsid w:val="00A4409B"/>
    <w:rsid w:val="00A444B9"/>
    <w:rsid w:val="00A44F5B"/>
    <w:rsid w:val="00A4504B"/>
    <w:rsid w:val="00A458D3"/>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69"/>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24"/>
    <w:rsid w:val="00A63E58"/>
    <w:rsid w:val="00A63FF6"/>
    <w:rsid w:val="00A64099"/>
    <w:rsid w:val="00A645B7"/>
    <w:rsid w:val="00A65053"/>
    <w:rsid w:val="00A65630"/>
    <w:rsid w:val="00A65DDD"/>
    <w:rsid w:val="00A6628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1D5"/>
    <w:rsid w:val="00A726B3"/>
    <w:rsid w:val="00A72FA1"/>
    <w:rsid w:val="00A72FA4"/>
    <w:rsid w:val="00A73236"/>
    <w:rsid w:val="00A73737"/>
    <w:rsid w:val="00A73A8F"/>
    <w:rsid w:val="00A73DCC"/>
    <w:rsid w:val="00A74220"/>
    <w:rsid w:val="00A744A5"/>
    <w:rsid w:val="00A747E1"/>
    <w:rsid w:val="00A74A4F"/>
    <w:rsid w:val="00A7512C"/>
    <w:rsid w:val="00A75B77"/>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3A7"/>
    <w:rsid w:val="00A82AAD"/>
    <w:rsid w:val="00A82EF8"/>
    <w:rsid w:val="00A83443"/>
    <w:rsid w:val="00A83584"/>
    <w:rsid w:val="00A839EB"/>
    <w:rsid w:val="00A83A8D"/>
    <w:rsid w:val="00A83A93"/>
    <w:rsid w:val="00A83B04"/>
    <w:rsid w:val="00A83B10"/>
    <w:rsid w:val="00A83B37"/>
    <w:rsid w:val="00A83CDF"/>
    <w:rsid w:val="00A83F28"/>
    <w:rsid w:val="00A841E5"/>
    <w:rsid w:val="00A84663"/>
    <w:rsid w:val="00A85A4A"/>
    <w:rsid w:val="00A85D08"/>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B8F"/>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1C6A"/>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D60"/>
    <w:rsid w:val="00AE2E01"/>
    <w:rsid w:val="00AE30A6"/>
    <w:rsid w:val="00AE3BE4"/>
    <w:rsid w:val="00AE3BFC"/>
    <w:rsid w:val="00AE3E22"/>
    <w:rsid w:val="00AE56E1"/>
    <w:rsid w:val="00AE5743"/>
    <w:rsid w:val="00AE586B"/>
    <w:rsid w:val="00AE5DD5"/>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424"/>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785"/>
    <w:rsid w:val="00B14E57"/>
    <w:rsid w:val="00B1591E"/>
    <w:rsid w:val="00B15C78"/>
    <w:rsid w:val="00B15C85"/>
    <w:rsid w:val="00B15F52"/>
    <w:rsid w:val="00B161FB"/>
    <w:rsid w:val="00B162C6"/>
    <w:rsid w:val="00B16416"/>
    <w:rsid w:val="00B16C96"/>
    <w:rsid w:val="00B16E76"/>
    <w:rsid w:val="00B17008"/>
    <w:rsid w:val="00B17136"/>
    <w:rsid w:val="00B174AD"/>
    <w:rsid w:val="00B17624"/>
    <w:rsid w:val="00B17B0C"/>
    <w:rsid w:val="00B17E46"/>
    <w:rsid w:val="00B202A2"/>
    <w:rsid w:val="00B20461"/>
    <w:rsid w:val="00B204F0"/>
    <w:rsid w:val="00B206EF"/>
    <w:rsid w:val="00B20743"/>
    <w:rsid w:val="00B2103F"/>
    <w:rsid w:val="00B21C1F"/>
    <w:rsid w:val="00B21F04"/>
    <w:rsid w:val="00B2210B"/>
    <w:rsid w:val="00B224C2"/>
    <w:rsid w:val="00B22F5F"/>
    <w:rsid w:val="00B23114"/>
    <w:rsid w:val="00B2385D"/>
    <w:rsid w:val="00B23998"/>
    <w:rsid w:val="00B2400C"/>
    <w:rsid w:val="00B24049"/>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838"/>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A8F"/>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423"/>
    <w:rsid w:val="00B526AD"/>
    <w:rsid w:val="00B52CA0"/>
    <w:rsid w:val="00B52D59"/>
    <w:rsid w:val="00B53191"/>
    <w:rsid w:val="00B5328F"/>
    <w:rsid w:val="00B53F6E"/>
    <w:rsid w:val="00B548CC"/>
    <w:rsid w:val="00B54BAB"/>
    <w:rsid w:val="00B54FD1"/>
    <w:rsid w:val="00B5540B"/>
    <w:rsid w:val="00B5546D"/>
    <w:rsid w:val="00B5547D"/>
    <w:rsid w:val="00B55D04"/>
    <w:rsid w:val="00B55E36"/>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8E8"/>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BA7"/>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3DA"/>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6E9"/>
    <w:rsid w:val="00B918F2"/>
    <w:rsid w:val="00B91CC7"/>
    <w:rsid w:val="00B91EDA"/>
    <w:rsid w:val="00B91F56"/>
    <w:rsid w:val="00B9218D"/>
    <w:rsid w:val="00B92341"/>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1"/>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158"/>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EC3"/>
    <w:rsid w:val="00BD3F1D"/>
    <w:rsid w:val="00BD3F37"/>
    <w:rsid w:val="00BD4D38"/>
    <w:rsid w:val="00BD50FC"/>
    <w:rsid w:val="00BD515B"/>
    <w:rsid w:val="00BD53A6"/>
    <w:rsid w:val="00BD53CF"/>
    <w:rsid w:val="00BD565A"/>
    <w:rsid w:val="00BD58C2"/>
    <w:rsid w:val="00BD5B6D"/>
    <w:rsid w:val="00BD5CCF"/>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1CC"/>
    <w:rsid w:val="00BE28B5"/>
    <w:rsid w:val="00BE2AF7"/>
    <w:rsid w:val="00BE2E41"/>
    <w:rsid w:val="00BE2F27"/>
    <w:rsid w:val="00BE35E5"/>
    <w:rsid w:val="00BE371C"/>
    <w:rsid w:val="00BE46BA"/>
    <w:rsid w:val="00BE49F8"/>
    <w:rsid w:val="00BE4E49"/>
    <w:rsid w:val="00BE5045"/>
    <w:rsid w:val="00BE510B"/>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09B8"/>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DE"/>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4F0"/>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3DB"/>
    <w:rsid w:val="00C46467"/>
    <w:rsid w:val="00C465AA"/>
    <w:rsid w:val="00C46640"/>
    <w:rsid w:val="00C467B1"/>
    <w:rsid w:val="00C46911"/>
    <w:rsid w:val="00C46B15"/>
    <w:rsid w:val="00C46E8D"/>
    <w:rsid w:val="00C470C5"/>
    <w:rsid w:val="00C47198"/>
    <w:rsid w:val="00C47404"/>
    <w:rsid w:val="00C47652"/>
    <w:rsid w:val="00C47791"/>
    <w:rsid w:val="00C47C82"/>
    <w:rsid w:val="00C50191"/>
    <w:rsid w:val="00C50708"/>
    <w:rsid w:val="00C50817"/>
    <w:rsid w:val="00C50CA0"/>
    <w:rsid w:val="00C518D3"/>
    <w:rsid w:val="00C51B24"/>
    <w:rsid w:val="00C520C9"/>
    <w:rsid w:val="00C52276"/>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DBA"/>
    <w:rsid w:val="00C64FCB"/>
    <w:rsid w:val="00C654AD"/>
    <w:rsid w:val="00C657A1"/>
    <w:rsid w:val="00C65984"/>
    <w:rsid w:val="00C65CD9"/>
    <w:rsid w:val="00C65FAE"/>
    <w:rsid w:val="00C66E1F"/>
    <w:rsid w:val="00C672C6"/>
    <w:rsid w:val="00C679C8"/>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3FEF"/>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75"/>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696"/>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51"/>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7B2"/>
    <w:rsid w:val="00CB1C43"/>
    <w:rsid w:val="00CB20FE"/>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C01"/>
    <w:rsid w:val="00CB3FF0"/>
    <w:rsid w:val="00CB4063"/>
    <w:rsid w:val="00CB4511"/>
    <w:rsid w:val="00CB4559"/>
    <w:rsid w:val="00CB4696"/>
    <w:rsid w:val="00CB5214"/>
    <w:rsid w:val="00CB5CE8"/>
    <w:rsid w:val="00CB5E1B"/>
    <w:rsid w:val="00CB6210"/>
    <w:rsid w:val="00CB627A"/>
    <w:rsid w:val="00CB6A60"/>
    <w:rsid w:val="00CB6B40"/>
    <w:rsid w:val="00CB6D5D"/>
    <w:rsid w:val="00CB6EFD"/>
    <w:rsid w:val="00CB780A"/>
    <w:rsid w:val="00CB795B"/>
    <w:rsid w:val="00CB7E02"/>
    <w:rsid w:val="00CB7E2A"/>
    <w:rsid w:val="00CC0085"/>
    <w:rsid w:val="00CC009C"/>
    <w:rsid w:val="00CC0174"/>
    <w:rsid w:val="00CC06F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CA0"/>
    <w:rsid w:val="00CD3E5F"/>
    <w:rsid w:val="00CD41C5"/>
    <w:rsid w:val="00CD4E45"/>
    <w:rsid w:val="00CD5277"/>
    <w:rsid w:val="00CD538D"/>
    <w:rsid w:val="00CD5542"/>
    <w:rsid w:val="00CD55A7"/>
    <w:rsid w:val="00CD56D8"/>
    <w:rsid w:val="00CD588C"/>
    <w:rsid w:val="00CD6519"/>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AC5"/>
    <w:rsid w:val="00CE0E38"/>
    <w:rsid w:val="00CE0F3D"/>
    <w:rsid w:val="00CE1263"/>
    <w:rsid w:val="00CE1831"/>
    <w:rsid w:val="00CE1BAC"/>
    <w:rsid w:val="00CE1BEC"/>
    <w:rsid w:val="00CE1E3B"/>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92B"/>
    <w:rsid w:val="00CF6F82"/>
    <w:rsid w:val="00CF70B6"/>
    <w:rsid w:val="00CF727B"/>
    <w:rsid w:val="00CF7661"/>
    <w:rsid w:val="00CF78E5"/>
    <w:rsid w:val="00CF7B61"/>
    <w:rsid w:val="00D00BE0"/>
    <w:rsid w:val="00D01182"/>
    <w:rsid w:val="00D01519"/>
    <w:rsid w:val="00D01D0F"/>
    <w:rsid w:val="00D02023"/>
    <w:rsid w:val="00D024C6"/>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F7"/>
    <w:rsid w:val="00D1331E"/>
    <w:rsid w:val="00D135AD"/>
    <w:rsid w:val="00D13AAB"/>
    <w:rsid w:val="00D141DE"/>
    <w:rsid w:val="00D14AAF"/>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516"/>
    <w:rsid w:val="00D2161E"/>
    <w:rsid w:val="00D21916"/>
    <w:rsid w:val="00D21921"/>
    <w:rsid w:val="00D21BFF"/>
    <w:rsid w:val="00D2297D"/>
    <w:rsid w:val="00D232F9"/>
    <w:rsid w:val="00D23458"/>
    <w:rsid w:val="00D235FE"/>
    <w:rsid w:val="00D2365C"/>
    <w:rsid w:val="00D23737"/>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7C6"/>
    <w:rsid w:val="00D31A8C"/>
    <w:rsid w:val="00D31DEA"/>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A7E"/>
    <w:rsid w:val="00D41DB4"/>
    <w:rsid w:val="00D41E80"/>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7B3"/>
    <w:rsid w:val="00D45AF0"/>
    <w:rsid w:val="00D45CCF"/>
    <w:rsid w:val="00D45E1E"/>
    <w:rsid w:val="00D46318"/>
    <w:rsid w:val="00D46331"/>
    <w:rsid w:val="00D4643E"/>
    <w:rsid w:val="00D466F8"/>
    <w:rsid w:val="00D469E2"/>
    <w:rsid w:val="00D46A50"/>
    <w:rsid w:val="00D47630"/>
    <w:rsid w:val="00D47980"/>
    <w:rsid w:val="00D47A1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046"/>
    <w:rsid w:val="00D55449"/>
    <w:rsid w:val="00D56521"/>
    <w:rsid w:val="00D56539"/>
    <w:rsid w:val="00D565CC"/>
    <w:rsid w:val="00D56B3E"/>
    <w:rsid w:val="00D56DA6"/>
    <w:rsid w:val="00D56F22"/>
    <w:rsid w:val="00D57142"/>
    <w:rsid w:val="00D572C9"/>
    <w:rsid w:val="00D574D5"/>
    <w:rsid w:val="00D5765F"/>
    <w:rsid w:val="00D600F5"/>
    <w:rsid w:val="00D6016E"/>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5ED9"/>
    <w:rsid w:val="00D666BD"/>
    <w:rsid w:val="00D666E5"/>
    <w:rsid w:val="00D66838"/>
    <w:rsid w:val="00D6683A"/>
    <w:rsid w:val="00D66929"/>
    <w:rsid w:val="00D66ADB"/>
    <w:rsid w:val="00D66B3C"/>
    <w:rsid w:val="00D66CA5"/>
    <w:rsid w:val="00D67389"/>
    <w:rsid w:val="00D677F3"/>
    <w:rsid w:val="00D67FCC"/>
    <w:rsid w:val="00D701DC"/>
    <w:rsid w:val="00D70724"/>
    <w:rsid w:val="00D70DD6"/>
    <w:rsid w:val="00D713F4"/>
    <w:rsid w:val="00D71465"/>
    <w:rsid w:val="00D71628"/>
    <w:rsid w:val="00D71907"/>
    <w:rsid w:val="00D71EB4"/>
    <w:rsid w:val="00D722E9"/>
    <w:rsid w:val="00D7270F"/>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14F"/>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66D"/>
    <w:rsid w:val="00D86EFA"/>
    <w:rsid w:val="00D870B9"/>
    <w:rsid w:val="00D87A53"/>
    <w:rsid w:val="00D87C55"/>
    <w:rsid w:val="00D87FDE"/>
    <w:rsid w:val="00D90126"/>
    <w:rsid w:val="00D904A6"/>
    <w:rsid w:val="00D90794"/>
    <w:rsid w:val="00D9097D"/>
    <w:rsid w:val="00D90D6C"/>
    <w:rsid w:val="00D91128"/>
    <w:rsid w:val="00D9129E"/>
    <w:rsid w:val="00D91982"/>
    <w:rsid w:val="00D91D56"/>
    <w:rsid w:val="00D91D6A"/>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C5E"/>
    <w:rsid w:val="00D97CFE"/>
    <w:rsid w:val="00DA00F5"/>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6FA5"/>
    <w:rsid w:val="00DA72B6"/>
    <w:rsid w:val="00DA766D"/>
    <w:rsid w:val="00DA7747"/>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350C"/>
    <w:rsid w:val="00DB3DEB"/>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E0"/>
    <w:rsid w:val="00DE16F8"/>
    <w:rsid w:val="00DE192D"/>
    <w:rsid w:val="00DE19F5"/>
    <w:rsid w:val="00DE1FC2"/>
    <w:rsid w:val="00DE23C9"/>
    <w:rsid w:val="00DE2744"/>
    <w:rsid w:val="00DE276F"/>
    <w:rsid w:val="00DE2AD8"/>
    <w:rsid w:val="00DE2BE5"/>
    <w:rsid w:val="00DE2E7E"/>
    <w:rsid w:val="00DE2FA4"/>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415"/>
    <w:rsid w:val="00DE56FE"/>
    <w:rsid w:val="00DE57BD"/>
    <w:rsid w:val="00DE5872"/>
    <w:rsid w:val="00DE689C"/>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016"/>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9A9"/>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52C"/>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AE0"/>
    <w:rsid w:val="00E31B18"/>
    <w:rsid w:val="00E32684"/>
    <w:rsid w:val="00E329E2"/>
    <w:rsid w:val="00E32B07"/>
    <w:rsid w:val="00E32B2C"/>
    <w:rsid w:val="00E32D24"/>
    <w:rsid w:val="00E337C8"/>
    <w:rsid w:val="00E3380A"/>
    <w:rsid w:val="00E33D6C"/>
    <w:rsid w:val="00E340FC"/>
    <w:rsid w:val="00E341EE"/>
    <w:rsid w:val="00E3455A"/>
    <w:rsid w:val="00E347E2"/>
    <w:rsid w:val="00E3491B"/>
    <w:rsid w:val="00E350F6"/>
    <w:rsid w:val="00E3549F"/>
    <w:rsid w:val="00E35589"/>
    <w:rsid w:val="00E356D0"/>
    <w:rsid w:val="00E35C9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5C2"/>
    <w:rsid w:val="00E5289F"/>
    <w:rsid w:val="00E52917"/>
    <w:rsid w:val="00E52A1A"/>
    <w:rsid w:val="00E52BFA"/>
    <w:rsid w:val="00E52CD2"/>
    <w:rsid w:val="00E5316F"/>
    <w:rsid w:val="00E53205"/>
    <w:rsid w:val="00E5321C"/>
    <w:rsid w:val="00E53515"/>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0D7D"/>
    <w:rsid w:val="00E6153C"/>
    <w:rsid w:val="00E6206B"/>
    <w:rsid w:val="00E622ED"/>
    <w:rsid w:val="00E6247C"/>
    <w:rsid w:val="00E62615"/>
    <w:rsid w:val="00E62879"/>
    <w:rsid w:val="00E62C89"/>
    <w:rsid w:val="00E62E55"/>
    <w:rsid w:val="00E6310F"/>
    <w:rsid w:val="00E635F3"/>
    <w:rsid w:val="00E637BB"/>
    <w:rsid w:val="00E638EA"/>
    <w:rsid w:val="00E63DC1"/>
    <w:rsid w:val="00E64289"/>
    <w:rsid w:val="00E64374"/>
    <w:rsid w:val="00E6517B"/>
    <w:rsid w:val="00E6538D"/>
    <w:rsid w:val="00E657A9"/>
    <w:rsid w:val="00E658FD"/>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1FA1"/>
    <w:rsid w:val="00E7205A"/>
    <w:rsid w:val="00E72A6A"/>
    <w:rsid w:val="00E72CD4"/>
    <w:rsid w:val="00E73058"/>
    <w:rsid w:val="00E73774"/>
    <w:rsid w:val="00E73BCC"/>
    <w:rsid w:val="00E73E78"/>
    <w:rsid w:val="00E73F3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D3"/>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4DF"/>
    <w:rsid w:val="00E93656"/>
    <w:rsid w:val="00E93742"/>
    <w:rsid w:val="00E93C5F"/>
    <w:rsid w:val="00E9416E"/>
    <w:rsid w:val="00E94E5D"/>
    <w:rsid w:val="00E94E89"/>
    <w:rsid w:val="00E9513D"/>
    <w:rsid w:val="00E9577B"/>
    <w:rsid w:val="00E95FE3"/>
    <w:rsid w:val="00E9602B"/>
    <w:rsid w:val="00E960DD"/>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2338"/>
    <w:rsid w:val="00EB2B72"/>
    <w:rsid w:val="00EB2FD3"/>
    <w:rsid w:val="00EB3601"/>
    <w:rsid w:val="00EB39E1"/>
    <w:rsid w:val="00EB3BA6"/>
    <w:rsid w:val="00EB42C3"/>
    <w:rsid w:val="00EB4A11"/>
    <w:rsid w:val="00EB5B84"/>
    <w:rsid w:val="00EB5BEE"/>
    <w:rsid w:val="00EB5F12"/>
    <w:rsid w:val="00EB5F68"/>
    <w:rsid w:val="00EB608A"/>
    <w:rsid w:val="00EB60C7"/>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61F"/>
    <w:rsid w:val="00EC28F2"/>
    <w:rsid w:val="00EC294D"/>
    <w:rsid w:val="00EC2C8B"/>
    <w:rsid w:val="00EC2F92"/>
    <w:rsid w:val="00EC339B"/>
    <w:rsid w:val="00EC3B82"/>
    <w:rsid w:val="00EC3EA5"/>
    <w:rsid w:val="00EC3FDE"/>
    <w:rsid w:val="00EC44E4"/>
    <w:rsid w:val="00EC471C"/>
    <w:rsid w:val="00EC48EE"/>
    <w:rsid w:val="00EC4E9A"/>
    <w:rsid w:val="00EC511F"/>
    <w:rsid w:val="00EC5449"/>
    <w:rsid w:val="00EC5733"/>
    <w:rsid w:val="00EC588D"/>
    <w:rsid w:val="00EC6135"/>
    <w:rsid w:val="00EC64BD"/>
    <w:rsid w:val="00EC670E"/>
    <w:rsid w:val="00EC69B8"/>
    <w:rsid w:val="00EC6CF6"/>
    <w:rsid w:val="00EC6DA6"/>
    <w:rsid w:val="00EC75DA"/>
    <w:rsid w:val="00EC76F8"/>
    <w:rsid w:val="00EC78EC"/>
    <w:rsid w:val="00EC7CA3"/>
    <w:rsid w:val="00ED0269"/>
    <w:rsid w:val="00ED02AE"/>
    <w:rsid w:val="00ED07DD"/>
    <w:rsid w:val="00ED0F4B"/>
    <w:rsid w:val="00ED1461"/>
    <w:rsid w:val="00ED1636"/>
    <w:rsid w:val="00ED17BE"/>
    <w:rsid w:val="00ED1CFC"/>
    <w:rsid w:val="00ED20E7"/>
    <w:rsid w:val="00ED2332"/>
    <w:rsid w:val="00ED23B8"/>
    <w:rsid w:val="00ED280E"/>
    <w:rsid w:val="00ED2910"/>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315"/>
    <w:rsid w:val="00ED65A6"/>
    <w:rsid w:val="00ED668D"/>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0FBD"/>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8EE"/>
    <w:rsid w:val="00EF1FFB"/>
    <w:rsid w:val="00EF201B"/>
    <w:rsid w:val="00EF20F6"/>
    <w:rsid w:val="00EF2155"/>
    <w:rsid w:val="00EF2313"/>
    <w:rsid w:val="00EF2C3A"/>
    <w:rsid w:val="00EF2CDC"/>
    <w:rsid w:val="00EF2E79"/>
    <w:rsid w:val="00EF3E08"/>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21BB"/>
    <w:rsid w:val="00F027A1"/>
    <w:rsid w:val="00F027CE"/>
    <w:rsid w:val="00F02835"/>
    <w:rsid w:val="00F029CE"/>
    <w:rsid w:val="00F02C38"/>
    <w:rsid w:val="00F02DE6"/>
    <w:rsid w:val="00F02FE8"/>
    <w:rsid w:val="00F032F3"/>
    <w:rsid w:val="00F0338B"/>
    <w:rsid w:val="00F03A54"/>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0E59"/>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6DF"/>
    <w:rsid w:val="00F757E9"/>
    <w:rsid w:val="00F75838"/>
    <w:rsid w:val="00F75B98"/>
    <w:rsid w:val="00F75C61"/>
    <w:rsid w:val="00F761DF"/>
    <w:rsid w:val="00F763C2"/>
    <w:rsid w:val="00F767FF"/>
    <w:rsid w:val="00F76C8F"/>
    <w:rsid w:val="00F76EE5"/>
    <w:rsid w:val="00F7700D"/>
    <w:rsid w:val="00F7792C"/>
    <w:rsid w:val="00F77BB5"/>
    <w:rsid w:val="00F77D2F"/>
    <w:rsid w:val="00F77FDF"/>
    <w:rsid w:val="00F80231"/>
    <w:rsid w:val="00F80433"/>
    <w:rsid w:val="00F8043A"/>
    <w:rsid w:val="00F81956"/>
    <w:rsid w:val="00F81BD6"/>
    <w:rsid w:val="00F81DCC"/>
    <w:rsid w:val="00F81E01"/>
    <w:rsid w:val="00F821B0"/>
    <w:rsid w:val="00F8233C"/>
    <w:rsid w:val="00F824AE"/>
    <w:rsid w:val="00F825BF"/>
    <w:rsid w:val="00F82C48"/>
    <w:rsid w:val="00F82CE8"/>
    <w:rsid w:val="00F82F44"/>
    <w:rsid w:val="00F83648"/>
    <w:rsid w:val="00F836DD"/>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42F"/>
    <w:rsid w:val="00FA2769"/>
    <w:rsid w:val="00FA287F"/>
    <w:rsid w:val="00FA3332"/>
    <w:rsid w:val="00FA374F"/>
    <w:rsid w:val="00FA3CBC"/>
    <w:rsid w:val="00FA3CC0"/>
    <w:rsid w:val="00FA4497"/>
    <w:rsid w:val="00FA44FB"/>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126"/>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36E"/>
    <w:rsid w:val="00FD24F2"/>
    <w:rsid w:val="00FD264D"/>
    <w:rsid w:val="00FD374D"/>
    <w:rsid w:val="00FD3A75"/>
    <w:rsid w:val="00FD418A"/>
    <w:rsid w:val="00FD437F"/>
    <w:rsid w:val="00FD46DF"/>
    <w:rsid w:val="00FD4A87"/>
    <w:rsid w:val="00FD4A8D"/>
    <w:rsid w:val="00FD4BD6"/>
    <w:rsid w:val="00FD4C1A"/>
    <w:rsid w:val="00FD4EF7"/>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50FA812A-A93F-46F7-AA3D-C64BD012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8A"/>
    <w:rPr>
      <w:rFonts w:ascii="Arial" w:eastAsia="MS Mincho" w:hAnsi="Arial" w:cs="Times New Roman"/>
      <w:sz w:val="20"/>
      <w:szCs w:val="20"/>
      <w:lang w:val="en-GB" w:eastAsia="ja-JP"/>
    </w:rPr>
  </w:style>
  <w:style w:type="paragraph" w:styleId="Heading1">
    <w:name w:val="heading 1"/>
    <w:basedOn w:val="Normal"/>
    <w:next w:val="Normal"/>
    <w:link w:val="Heading1Char"/>
    <w:uiPriority w:val="9"/>
    <w:qFormat/>
    <w:rsid w:val="00BE68E8"/>
    <w:pPr>
      <w:keepNext/>
      <w:numPr>
        <w:numId w:val="90"/>
      </w:numPr>
      <w:tabs>
        <w:tab w:val="left" w:pos="709"/>
      </w:tabs>
      <w:suppressAutoHyphens/>
      <w:spacing w:before="120" w:after="200" w:line="240" w:lineRule="auto"/>
      <w:outlineLvl w:val="0"/>
    </w:pPr>
    <w:rPr>
      <w:rFonts w:eastAsia="Times New Roman"/>
      <w:b/>
      <w:bCs/>
      <w:sz w:val="24"/>
    </w:rPr>
  </w:style>
  <w:style w:type="paragraph" w:styleId="Heading2">
    <w:name w:val="heading 2"/>
    <w:basedOn w:val="Heading1"/>
    <w:next w:val="Normal"/>
    <w:link w:val="Heading2Char"/>
    <w:unhideWhenUsed/>
    <w:qFormat/>
    <w:rsid w:val="00DB7CFE"/>
    <w:pPr>
      <w:numPr>
        <w:ilvl w:val="1"/>
      </w:numPr>
      <w:tabs>
        <w:tab w:val="left" w:pos="567"/>
      </w:tabs>
      <w:outlineLvl w:val="1"/>
    </w:pPr>
    <w:rPr>
      <w:sz w:val="22"/>
    </w:rPr>
  </w:style>
  <w:style w:type="paragraph" w:styleId="Heading3">
    <w:name w:val="heading 3"/>
    <w:basedOn w:val="Heading1"/>
    <w:next w:val="Normal"/>
    <w:link w:val="Heading3Char"/>
    <w:unhideWhenUsed/>
    <w:qFormat/>
    <w:rsid w:val="00B17B0C"/>
    <w:pPr>
      <w:numPr>
        <w:ilvl w:val="2"/>
      </w:numPr>
      <w:tabs>
        <w:tab w:val="left" w:pos="851"/>
      </w:tabs>
      <w:outlineLvl w:val="2"/>
    </w:pPr>
    <w:rPr>
      <w:rFonts w:eastAsia="MS Mincho"/>
      <w:sz w:val="20"/>
    </w:rPr>
  </w:style>
  <w:style w:type="paragraph" w:styleId="Heading4">
    <w:name w:val="heading 4"/>
    <w:basedOn w:val="Heading3"/>
    <w:next w:val="Normal"/>
    <w:link w:val="Heading4Char"/>
    <w:autoRedefine/>
    <w:unhideWhenUsed/>
    <w:qFormat/>
    <w:rsid w:val="007652ED"/>
    <w:pPr>
      <w:numPr>
        <w:ilvl w:val="0"/>
        <w:numId w:val="0"/>
      </w:numPr>
      <w:tabs>
        <w:tab w:val="clear" w:pos="851"/>
        <w:tab w:val="left" w:pos="1134"/>
      </w:tabs>
      <w:spacing w:after="120"/>
      <w:jc w:val="both"/>
      <w:outlineLvl w:val="3"/>
    </w:pPr>
  </w:style>
  <w:style w:type="paragraph" w:styleId="Heading5">
    <w:name w:val="heading 5"/>
    <w:basedOn w:val="Heading4"/>
    <w:next w:val="Normal"/>
    <w:link w:val="Heading5Char"/>
    <w:autoRedefine/>
    <w:unhideWhenUsed/>
    <w:qFormat/>
    <w:rsid w:val="00D27546"/>
    <w:pPr>
      <w:numPr>
        <w:ilvl w:val="4"/>
        <w:numId w:val="90"/>
      </w:numPr>
      <w:tabs>
        <w:tab w:val="left" w:pos="992"/>
      </w:tabs>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E8"/>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DB7CFE"/>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B17B0C"/>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uiPriority w:val="9"/>
    <w:rsid w:val="007652ED"/>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rsid w:val="00D27546"/>
    <w:rPr>
      <w:rFonts w:ascii="Arial" w:eastAsia="MS Mincho" w:hAnsi="Arial" w:cs="Times New Roman"/>
      <w:b/>
      <w:bCs/>
      <w:sz w:val="20"/>
      <w:szCs w:val="20"/>
      <w:lang w:val="en-GB" w:eastAsia="ja-JP"/>
    </w:rPr>
  </w:style>
  <w:style w:type="character" w:customStyle="1" w:styleId="Heading6Char">
    <w:name w:val="Heading 6 Char"/>
    <w:basedOn w:val="DefaultParagraphFont"/>
    <w:link w:val="Heading6"/>
    <w:rsid w:val="00676D57"/>
    <w:rPr>
      <w:rFonts w:ascii="Arial" w:eastAsia="MS Mincho" w:hAnsi="Arial" w:cs="Times New Roman"/>
      <w:b/>
      <w:bCs/>
      <w:sz w:val="20"/>
      <w:szCs w:val="20"/>
      <w:lang w:val="en-GB" w:eastAsia="ja-JP"/>
    </w:rPr>
  </w:style>
  <w:style w:type="character" w:customStyle="1" w:styleId="Heading7Char">
    <w:name w:val="Heading 7 Char"/>
    <w:basedOn w:val="DefaultParagraphFont"/>
    <w:link w:val="Heading7"/>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pPr>
  </w:style>
  <w:style w:type="paragraph" w:styleId="BodyTextIndent3">
    <w:name w:val="Body Text Indent 3"/>
    <w:basedOn w:val="Normal"/>
    <w:link w:val="BodyTextIndent3Char"/>
    <w:unhideWhenUsed/>
    <w:rsid w:val="006834E9"/>
    <w:pPr>
      <w:ind w:left="360"/>
    </w:pPr>
    <w:rPr>
      <w:sz w:val="16"/>
      <w:szCs w:val="16"/>
    </w:rPr>
  </w:style>
  <w:style w:type="character" w:customStyle="1" w:styleId="BodyTextIndent3Char">
    <w:name w:val="Body Text Indent 3 Char"/>
    <w:basedOn w:val="DefaultParagraphFont"/>
    <w:link w:val="BodyTextIndent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uiPriority w:val="99"/>
    <w:semiHidden/>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ind w:left="720"/>
    </w:pPr>
  </w:style>
  <w:style w:type="paragraph" w:styleId="FootnoteText">
    <w:name w:val="footnote text"/>
    <w:basedOn w:val="Normal"/>
    <w:link w:val="FootnoteTextChar"/>
    <w:uiPriority w:val="99"/>
    <w:unhideWhenUsed/>
    <w:rsid w:val="006B114A"/>
    <w:pPr>
      <w:tabs>
        <w:tab w:val="left" w:pos="340"/>
      </w:tabs>
      <w:spacing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iPriority w:val="99"/>
    <w:unhideWhenUsed/>
    <w:rsid w:val="006B114A"/>
    <w:pPr>
      <w:tabs>
        <w:tab w:val="center" w:pos="4680"/>
        <w:tab w:val="right" w:pos="9360"/>
      </w:tabs>
      <w:spacing w:after="0"/>
    </w:pPr>
  </w:style>
  <w:style w:type="character" w:customStyle="1" w:styleId="HeaderChar">
    <w:name w:val="Header Char"/>
    <w:basedOn w:val="DefaultParagraphFont"/>
    <w:link w:val="Header"/>
    <w:uiPriority w:val="99"/>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FD4BD6"/>
    <w:pPr>
      <w:tabs>
        <w:tab w:val="left" w:pos="992"/>
        <w:tab w:val="right" w:leader="dot" w:pos="9350"/>
      </w:tabs>
      <w:spacing w:after="0"/>
    </w:pPr>
    <w:rPr>
      <w:bCs/>
    </w:rPr>
  </w:style>
  <w:style w:type="paragraph" w:styleId="TOC2">
    <w:name w:val="toc 2"/>
    <w:basedOn w:val="TOC1"/>
    <w:next w:val="Normal"/>
    <w:autoRedefine/>
    <w:uiPriority w:val="39"/>
    <w:unhideWhenUsed/>
    <w:rsid w:val="00472F68"/>
    <w:pPr>
      <w:tabs>
        <w:tab w:val="left" w:pos="800"/>
      </w:tabs>
    </w:pPr>
    <w:rPr>
      <w:bCs w:val="0"/>
    </w:rPr>
  </w:style>
  <w:style w:type="paragraph" w:styleId="TOC3">
    <w:name w:val="toc 3"/>
    <w:basedOn w:val="TOC2"/>
    <w:next w:val="Normal"/>
    <w:autoRedefine/>
    <w:uiPriority w:val="39"/>
    <w:unhideWhenUsed/>
    <w:rsid w:val="000F7AB0"/>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uiPriority w:val="99"/>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uiPriority w:val="99"/>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2"/>
      </w:numPr>
      <w:tabs>
        <w:tab w:val="clear" w:pos="360"/>
        <w:tab w:val="num" w:pos="1492"/>
      </w:tabs>
      <w:ind w:left="1492"/>
    </w:pPr>
  </w:style>
  <w:style w:type="paragraph" w:styleId="ListNumber2">
    <w:name w:val="List Number 2"/>
    <w:basedOn w:val="Normal"/>
    <w:unhideWhenUsed/>
    <w:rsid w:val="006B114A"/>
    <w:pPr>
      <w:numPr>
        <w:numId w:val="3"/>
      </w:numPr>
      <w:tabs>
        <w:tab w:val="left" w:pos="800"/>
      </w:tabs>
      <w:ind w:left="800" w:hanging="400"/>
    </w:pPr>
  </w:style>
  <w:style w:type="paragraph" w:styleId="ListNumber3">
    <w:name w:val="List Number 3"/>
    <w:basedOn w:val="Normal"/>
    <w:unhideWhenUsed/>
    <w:rsid w:val="006B114A"/>
    <w:pPr>
      <w:numPr>
        <w:numId w:val="4"/>
      </w:numPr>
      <w:tabs>
        <w:tab w:val="clear" w:pos="1209"/>
        <w:tab w:val="left" w:pos="1200"/>
      </w:tabs>
      <w:ind w:left="1200" w:hanging="400"/>
    </w:pPr>
  </w:style>
  <w:style w:type="paragraph" w:styleId="ListNumber4">
    <w:name w:val="List Number 4"/>
    <w:basedOn w:val="Normal"/>
    <w:unhideWhenUsed/>
    <w:rsid w:val="006B114A"/>
    <w:pPr>
      <w:numPr>
        <w:numId w:val="5"/>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uiPriority w:val="10"/>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uiPriority w:val="99"/>
    <w:semiHidden/>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uiPriority w:val="99"/>
    <w:semiHidden/>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6"/>
      </w:numPr>
      <w:tabs>
        <w:tab w:val="clear" w:pos="400"/>
        <w:tab w:val="left" w:pos="800"/>
      </w:tabs>
      <w:ind w:left="400" w:hanging="400"/>
    </w:pPr>
  </w:style>
  <w:style w:type="paragraph" w:styleId="ListContinue3">
    <w:name w:val="List Continue 3"/>
    <w:basedOn w:val="ListContinue"/>
    <w:unhideWhenUsed/>
    <w:rsid w:val="006B114A"/>
    <w:pPr>
      <w:numPr>
        <w:ilvl w:val="2"/>
        <w:numId w:val="6"/>
      </w:numPr>
      <w:tabs>
        <w:tab w:val="clear" w:pos="400"/>
        <w:tab w:val="left" w:pos="1200"/>
      </w:tabs>
      <w:ind w:left="400" w:hanging="400"/>
    </w:pPr>
  </w:style>
  <w:style w:type="paragraph" w:styleId="ListContinue4">
    <w:name w:val="List Continue 4"/>
    <w:basedOn w:val="ListContinue"/>
    <w:unhideWhenUsed/>
    <w:rsid w:val="006B114A"/>
    <w:pPr>
      <w:numPr>
        <w:numId w:val="7"/>
      </w:numPr>
      <w:tabs>
        <w:tab w:val="clear" w:pos="360"/>
        <w:tab w:val="clear" w:pos="400"/>
        <w:tab w:val="left" w:pos="1600"/>
      </w:tabs>
      <w:ind w:left="1600" w:hanging="400"/>
    </w:pPr>
  </w:style>
  <w:style w:type="paragraph" w:styleId="ListContinue5">
    <w:name w:val="List Continue 5"/>
    <w:basedOn w:val="Normal"/>
    <w:unhideWhenUsed/>
    <w:rsid w:val="006B114A"/>
    <w:pPr>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uiPriority w:val="99"/>
    <w:semiHidden/>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uiPriority w:val="11"/>
    <w:qFormat/>
    <w:rsid w:val="006B114A"/>
    <w:pPr>
      <w:spacing w:after="60"/>
      <w:jc w:val="center"/>
      <w:outlineLvl w:val="1"/>
    </w:pPr>
    <w:rPr>
      <w:sz w:val="24"/>
    </w:rPr>
  </w:style>
  <w:style w:type="character" w:customStyle="1" w:styleId="SubtitleChar">
    <w:name w:val="Subtitle Char"/>
    <w:basedOn w:val="DefaultParagraphFont"/>
    <w:link w:val="Subtitle"/>
    <w:uiPriority w:val="11"/>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uiPriority w:val="99"/>
    <w:semiHidde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uiPriority w:val="99"/>
    <w:semiHidden/>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uiPriority w:val="99"/>
    <w:semiHidden/>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uiPriority w:val="99"/>
    <w:semiHidden/>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uiPriority w:val="99"/>
    <w:semiHidden/>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uiPriority w:val="99"/>
    <w:semiHidden/>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Heading2"/>
    <w:next w:val="Normal"/>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Heading3"/>
    <w:next w:val="Normal"/>
    <w:rsid w:val="006B114A"/>
    <w:pPr>
      <w:numPr>
        <w:numId w:val="8"/>
      </w:numPr>
      <w:tabs>
        <w:tab w:val="clear" w:pos="709"/>
        <w:tab w:val="left" w:pos="640"/>
        <w:tab w:val="num" w:pos="720"/>
      </w:tabs>
      <w:spacing w:line="250" w:lineRule="exact"/>
    </w:pPr>
    <w:rPr>
      <w:sz w:val="22"/>
    </w:rPr>
  </w:style>
  <w:style w:type="paragraph" w:customStyle="1" w:styleId="a4">
    <w:name w:val="a4"/>
    <w:basedOn w:val="Heading4"/>
    <w:next w:val="Normal"/>
    <w:rsid w:val="006B114A"/>
    <w:pPr>
      <w:tabs>
        <w:tab w:val="left" w:pos="880"/>
        <w:tab w:val="num" w:pos="1080"/>
      </w:tabs>
    </w:pPr>
  </w:style>
  <w:style w:type="paragraph" w:customStyle="1" w:styleId="a5">
    <w:name w:val="a5"/>
    <w:basedOn w:val="Heading5"/>
    <w:next w:val="Normal"/>
    <w:rsid w:val="006B114A"/>
    <w:pPr>
      <w:numPr>
        <w:numId w:val="8"/>
      </w:numPr>
      <w:tabs>
        <w:tab w:val="clear" w:pos="1134"/>
        <w:tab w:val="num" w:pos="1080"/>
        <w:tab w:val="left" w:pos="1140"/>
        <w:tab w:val="left" w:pos="1360"/>
      </w:tabs>
      <w:ind w:left="1008" w:hanging="1008"/>
    </w:pPr>
  </w:style>
  <w:style w:type="paragraph" w:customStyle="1" w:styleId="a6">
    <w:name w:val="a6"/>
    <w:basedOn w:val="Heading6"/>
    <w:next w:val="Normal"/>
    <w:rsid w:val="006B114A"/>
    <w:pPr>
      <w:numPr>
        <w:numId w:val="8"/>
      </w:numPr>
      <w:tabs>
        <w:tab w:val="clear" w:pos="1134"/>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6"/>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ED23B8"/>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numPr>
        <w:ilvl w:val="0"/>
        <w:numId w:val="0"/>
      </w:numPr>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tabs>
        <w:tab w:val="clear" w:pos="1080"/>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line="230" w:lineRule="exact"/>
      <w:jc w:val="center"/>
    </w:pPr>
    <w:rPr>
      <w:b/>
    </w:rPr>
  </w:style>
  <w:style w:type="paragraph" w:customStyle="1" w:styleId="Terms">
    <w:name w:val="Term(s)"/>
    <w:basedOn w:val="Normal"/>
    <w:next w:val="Definition"/>
    <w:rsid w:val="006B114A"/>
    <w:pPr>
      <w:keepNext/>
      <w:suppressAutoHyphens/>
      <w:spacing w:after="0"/>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style>
  <w:style w:type="paragraph" w:customStyle="1" w:styleId="zzLc6">
    <w:name w:val="zzLc6"/>
    <w:basedOn w:val="Normal"/>
    <w:next w:val="Normal"/>
    <w:rsid w:val="006B114A"/>
  </w:style>
  <w:style w:type="paragraph" w:customStyle="1" w:styleId="zzLn5">
    <w:name w:val="zzLn5"/>
    <w:basedOn w:val="Normal"/>
    <w:next w:val="Normal"/>
    <w:rsid w:val="006B114A"/>
  </w:style>
  <w:style w:type="paragraph" w:customStyle="1" w:styleId="zzLn6">
    <w:name w:val="zzLn6"/>
    <w:basedOn w:val="Normal"/>
    <w:next w:val="Normal"/>
    <w:rsid w:val="006B114A"/>
  </w:style>
  <w:style w:type="paragraph" w:customStyle="1" w:styleId="zzSTDTitle">
    <w:name w:val="zzSTDTitle"/>
    <w:basedOn w:val="Normal"/>
    <w:next w:val="Normal"/>
    <w:rsid w:val="006B114A"/>
    <w:pPr>
      <w:suppressAutoHyphens/>
      <w:spacing w:before="400" w:after="760" w:line="350" w:lineRule="exac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pPr>
    <w:rPr>
      <w:rFonts w:eastAsia="Times New Roman"/>
      <w:sz w:val="18"/>
      <w:lang w:eastAsia="en-US"/>
    </w:rPr>
  </w:style>
  <w:style w:type="paragraph" w:customStyle="1" w:styleId="ISOChange">
    <w:name w:val="ISO_Change"/>
    <w:basedOn w:val="Normal"/>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pPr>
    <w:rPr>
      <w:rFonts w:eastAsia="Arial" w:cs="Tahoma"/>
      <w:i/>
      <w:iCs/>
    </w:rPr>
  </w:style>
  <w:style w:type="paragraph" w:customStyle="1" w:styleId="Index">
    <w:name w:val="Index"/>
    <w:basedOn w:val="Normal"/>
    <w:rsid w:val="006B114A"/>
    <w:pPr>
      <w:widowControl w:val="0"/>
      <w:suppressLineNumbers/>
      <w:suppressAutoHyphens/>
      <w:spacing w:after="0"/>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ilvl w:val="3"/>
        <w:numId w:val="72"/>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59"/>
      </w:numPr>
    </w:pPr>
  </w:style>
  <w:style w:type="paragraph" w:customStyle="1" w:styleId="BlockQuote">
    <w:name w:val="Block Quote"/>
    <w:basedOn w:val="Quote"/>
    <w:qFormat/>
    <w:rsid w:val="00622251"/>
    <w:pPr>
      <w:ind w:left="720" w:right="720"/>
    </w:pPr>
  </w:style>
  <w:style w:type="paragraph" w:customStyle="1" w:styleId="ListParagraphinTable">
    <w:name w:val="List Paragraph in Table"/>
    <w:basedOn w:val="ListParagraph"/>
    <w:qFormat/>
    <w:rsid w:val="00856DB5"/>
    <w:pPr>
      <w:numPr>
        <w:numId w:val="19"/>
      </w:numPr>
      <w:spacing w:after="0"/>
      <w:ind w:left="288" w:hanging="144"/>
    </w:pPr>
    <w:rPr>
      <w:noProof/>
    </w:rPr>
  </w:style>
  <w:style w:type="character" w:customStyle="1" w:styleId="UnresolvedMention3">
    <w:name w:val="Unresolved Mention3"/>
    <w:basedOn w:val="DefaultParagraphFont"/>
    <w:uiPriority w:val="99"/>
    <w:semiHidden/>
    <w:unhideWhenUsed/>
    <w:rsid w:val="005C25FA"/>
    <w:rPr>
      <w:color w:val="605E5C"/>
      <w:shd w:val="clear" w:color="auto" w:fill="E1DFDD"/>
    </w:rPr>
  </w:style>
  <w:style w:type="character" w:styleId="PlaceholderText">
    <w:name w:val="Placeholder Text"/>
    <w:basedOn w:val="DefaultParagraphFont"/>
    <w:uiPriority w:val="99"/>
    <w:semiHidden/>
    <w:rsid w:val="005D43BD"/>
    <w:rPr>
      <w:color w:val="808080"/>
    </w:rPr>
  </w:style>
  <w:style w:type="paragraph" w:customStyle="1" w:styleId="ISOParagraph">
    <w:name w:val="ISO_Paragraph"/>
    <w:basedOn w:val="Normal"/>
    <w:rsid w:val="00BA33EB"/>
    <w:pPr>
      <w:spacing w:before="210" w:after="0" w:line="210" w:lineRule="exact"/>
    </w:pPr>
    <w:rPr>
      <w:rFonts w:eastAsia="Times New Roman"/>
      <w:sz w:val="18"/>
      <w:lang w:eastAsia="en-US"/>
    </w:rPr>
  </w:style>
  <w:style w:type="character" w:customStyle="1" w:styleId="UnresolvedMention4">
    <w:name w:val="Unresolved Mention4"/>
    <w:basedOn w:val="DefaultParagraphFont"/>
    <w:uiPriority w:val="99"/>
    <w:semiHidden/>
    <w:unhideWhenUsed/>
    <w:rsid w:val="008A09EF"/>
    <w:rPr>
      <w:color w:val="605E5C"/>
      <w:shd w:val="clear" w:color="auto" w:fill="E1DFDD"/>
    </w:rPr>
  </w:style>
  <w:style w:type="character" w:customStyle="1" w:styleId="ListParagraphChar">
    <w:name w:val="List Paragraph Char"/>
    <w:link w:val="ListParagraph"/>
    <w:uiPriority w:val="34"/>
    <w:locked/>
    <w:rsid w:val="001374ED"/>
    <w:rPr>
      <w:rFonts w:ascii="Arial" w:eastAsia="MS Mincho" w:hAnsi="Arial" w:cs="Times New Roman"/>
      <w:sz w:val="20"/>
      <w:szCs w:val="20"/>
      <w:lang w:val="en-GB" w:eastAsia="ja-JP"/>
    </w:rPr>
  </w:style>
  <w:style w:type="paragraph" w:customStyle="1" w:styleId="Basisalinea">
    <w:name w:val="[Basisalinea]"/>
    <w:basedOn w:val="Normal"/>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UnresolvedMention">
    <w:name w:val="Unresolved Mention"/>
    <w:basedOn w:val="DefaultParagraphFont"/>
    <w:uiPriority w:val="99"/>
    <w:semiHidden/>
    <w:unhideWhenUsed/>
    <w:rsid w:val="000806E0"/>
    <w:rPr>
      <w:color w:val="605E5C"/>
      <w:shd w:val="clear" w:color="auto" w:fill="E1DFDD"/>
    </w:rPr>
  </w:style>
  <w:style w:type="paragraph" w:customStyle="1" w:styleId="xmsonormal">
    <w:name w:val="x_msonormal"/>
    <w:basedOn w:val="Normal"/>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83"/>
      </w:numPr>
    </w:pPr>
  </w:style>
  <w:style w:type="numbering" w:customStyle="1" w:styleId="AppA">
    <w:name w:val="AppA"/>
    <w:uiPriority w:val="99"/>
    <w:rsid w:val="001F3B64"/>
    <w:pPr>
      <w:numPr>
        <w:numId w:val="91"/>
      </w:numPr>
    </w:pPr>
  </w:style>
  <w:style w:type="numbering" w:customStyle="1" w:styleId="AppC">
    <w:name w:val="AppC"/>
    <w:uiPriority w:val="99"/>
    <w:rsid w:val="002D0A15"/>
    <w:pPr>
      <w:numPr>
        <w:numId w:val="93"/>
      </w:numPr>
    </w:pPr>
  </w:style>
  <w:style w:type="numbering" w:customStyle="1" w:styleId="AppD">
    <w:name w:val="AppD"/>
    <w:uiPriority w:val="99"/>
    <w:rsid w:val="002D0A15"/>
    <w:pPr>
      <w:numPr>
        <w:numId w:val="94"/>
      </w:numPr>
    </w:pPr>
  </w:style>
  <w:style w:type="numbering" w:customStyle="1" w:styleId="AppF">
    <w:name w:val="AppF"/>
    <w:uiPriority w:val="99"/>
    <w:rsid w:val="006E2D52"/>
    <w:pPr>
      <w:numPr>
        <w:numId w:val="95"/>
      </w:numPr>
    </w:pPr>
  </w:style>
  <w:style w:type="numbering" w:customStyle="1" w:styleId="AppG">
    <w:name w:val="AppG"/>
    <w:uiPriority w:val="99"/>
    <w:rsid w:val="006E2D52"/>
    <w:pPr>
      <w:numPr>
        <w:numId w:val="97"/>
      </w:numPr>
    </w:pPr>
  </w:style>
  <w:style w:type="numbering" w:customStyle="1" w:styleId="AppH">
    <w:name w:val="AppH"/>
    <w:uiPriority w:val="99"/>
    <w:rsid w:val="006E2D52"/>
    <w:pPr>
      <w:numPr>
        <w:numId w:val="99"/>
      </w:numPr>
    </w:pPr>
  </w:style>
  <w:style w:type="numbering" w:customStyle="1" w:styleId="AppE">
    <w:name w:val="AppE"/>
    <w:uiPriority w:val="99"/>
    <w:rsid w:val="00F94FB6"/>
    <w:pPr>
      <w:numPr>
        <w:numId w:val="101"/>
      </w:numPr>
    </w:pPr>
  </w:style>
  <w:style w:type="character" w:styleId="Mention">
    <w:name w:val="Mention"/>
    <w:basedOn w:val="DefaultParagraphFon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3387923">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62845911">
      <w:bodyDiv w:val="1"/>
      <w:marLeft w:val="0"/>
      <w:marRight w:val="0"/>
      <w:marTop w:val="0"/>
      <w:marBottom w:val="0"/>
      <w:divBdr>
        <w:top w:val="none" w:sz="0" w:space="0" w:color="auto"/>
        <w:left w:val="none" w:sz="0" w:space="0" w:color="auto"/>
        <w:bottom w:val="none" w:sz="0" w:space="0" w:color="auto"/>
        <w:right w:val="none" w:sz="0" w:space="0" w:color="auto"/>
      </w:divBdr>
      <w:divsChild>
        <w:div w:id="1066730138">
          <w:marLeft w:val="0"/>
          <w:marRight w:val="0"/>
          <w:marTop w:val="240"/>
          <w:marBottom w:val="240"/>
          <w:divBdr>
            <w:top w:val="none" w:sz="0" w:space="0" w:color="auto"/>
            <w:left w:val="none" w:sz="0" w:space="0" w:color="auto"/>
            <w:bottom w:val="none" w:sz="0" w:space="0" w:color="auto"/>
            <w:right w:val="none" w:sz="0" w:space="0" w:color="auto"/>
          </w:divBdr>
        </w:div>
        <w:div w:id="1772387018">
          <w:marLeft w:val="0"/>
          <w:marRight w:val="0"/>
          <w:marTop w:val="240"/>
          <w:marBottom w:val="240"/>
          <w:divBdr>
            <w:top w:val="none" w:sz="0" w:space="0" w:color="auto"/>
            <w:left w:val="none" w:sz="0" w:space="0" w:color="auto"/>
            <w:bottom w:val="none" w:sz="0" w:space="0" w:color="auto"/>
            <w:right w:val="none" w:sz="0" w:space="0" w:color="auto"/>
          </w:divBdr>
        </w:div>
        <w:div w:id="885875306">
          <w:marLeft w:val="0"/>
          <w:marRight w:val="0"/>
          <w:marTop w:val="240"/>
          <w:marBottom w:val="240"/>
          <w:divBdr>
            <w:top w:val="none" w:sz="0" w:space="0" w:color="auto"/>
            <w:left w:val="none" w:sz="0" w:space="0" w:color="auto"/>
            <w:bottom w:val="none" w:sz="0" w:space="0" w:color="auto"/>
            <w:right w:val="none" w:sz="0" w:space="0" w:color="auto"/>
          </w:divBdr>
        </w:div>
      </w:divsChild>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0873929">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1925139686">
      <w:bodyDiv w:val="1"/>
      <w:marLeft w:val="0"/>
      <w:marRight w:val="0"/>
      <w:marTop w:val="0"/>
      <w:marBottom w:val="0"/>
      <w:divBdr>
        <w:top w:val="none" w:sz="0" w:space="0" w:color="auto"/>
        <w:left w:val="none" w:sz="0" w:space="0" w:color="auto"/>
        <w:bottom w:val="none" w:sz="0" w:space="0" w:color="auto"/>
        <w:right w:val="none" w:sz="0" w:space="0" w:color="auto"/>
      </w:divBdr>
      <w:divsChild>
        <w:div w:id="1542397621">
          <w:marLeft w:val="0"/>
          <w:marRight w:val="0"/>
          <w:marTop w:val="240"/>
          <w:marBottom w:val="240"/>
          <w:divBdr>
            <w:top w:val="none" w:sz="0" w:space="0" w:color="auto"/>
            <w:left w:val="none" w:sz="0" w:space="0" w:color="auto"/>
            <w:bottom w:val="none" w:sz="0" w:space="0" w:color="auto"/>
            <w:right w:val="none" w:sz="0" w:space="0" w:color="auto"/>
          </w:divBdr>
        </w:div>
        <w:div w:id="213275566">
          <w:marLeft w:val="0"/>
          <w:marRight w:val="0"/>
          <w:marTop w:val="240"/>
          <w:marBottom w:val="240"/>
          <w:divBdr>
            <w:top w:val="none" w:sz="0" w:space="0" w:color="auto"/>
            <w:left w:val="none" w:sz="0" w:space="0" w:color="auto"/>
            <w:bottom w:val="none" w:sz="0" w:space="0" w:color="auto"/>
            <w:right w:val="none" w:sz="0" w:space="0" w:color="auto"/>
          </w:divBdr>
        </w:div>
        <w:div w:id="1346712586">
          <w:marLeft w:val="0"/>
          <w:marRight w:val="0"/>
          <w:marTop w:val="240"/>
          <w:marBottom w:val="240"/>
          <w:divBdr>
            <w:top w:val="none" w:sz="0" w:space="0" w:color="auto"/>
            <w:left w:val="none" w:sz="0" w:space="0" w:color="auto"/>
            <w:bottom w:val="none" w:sz="0" w:space="0" w:color="auto"/>
            <w:right w:val="none" w:sz="0" w:space="0" w:color="auto"/>
          </w:divBdr>
        </w:div>
      </w:divsChild>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emf"/><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fontTable" Target="fontTable.xml"/><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eader" Target="header3.xml"/><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1.png"/><Relationship Id="rId5" Type="http://schemas.openxmlformats.org/officeDocument/2006/relationships/webSettings" Target="webSettings.xml"/><Relationship Id="rId19" Type="http://schemas.openxmlformats.org/officeDocument/2006/relationships/hyperlink" Target="https://registry.iho.int" TargetMode="External"/><Relationship Id="rId14" Type="http://schemas.openxmlformats.org/officeDocument/2006/relationships/hyperlink" Target="http://www.wipo.int/treaties/en/ip/berne/trtdocs_wo001.html" TargetMode="External"/><Relationship Id="rId22" Type="http://schemas.openxmlformats.org/officeDocument/2006/relationships/image" Target="media/image9.emf"/><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4.xml"/><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59.png"/><Relationship Id="rId8" Type="http://schemas.openxmlformats.org/officeDocument/2006/relationships/image" Target="media/image1.png"/><Relationship Id="rId51" Type="http://schemas.openxmlformats.org/officeDocument/2006/relationships/image" Target="media/image38.emf"/><Relationship Id="rId72" Type="http://schemas.openxmlformats.org/officeDocument/2006/relationships/image" Target="media/image55.png"/><Relationship Id="rId80" Type="http://schemas.openxmlformats.org/officeDocument/2006/relationships/image" Target="media/image62.png"/><Relationship Id="rId85"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7.emf"/><Relationship Id="rId41" Type="http://schemas.openxmlformats.org/officeDocument/2006/relationships/image" Target="media/image28.png"/><Relationship Id="rId54" Type="http://schemas.openxmlformats.org/officeDocument/2006/relationships/header" Target="header4.xml"/><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jpeg"/><Relationship Id="rId83"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0.emf"/><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emf"/><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footer" Target="footer3.xml"/><Relationship Id="rId76" Type="http://schemas.openxmlformats.org/officeDocument/2006/relationships/image" Target="cid:image004.jpg@01D7E067.4BDF7CF0" TargetMode="External"/><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jpe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49.png"/><Relationship Id="rId61" Type="http://schemas.openxmlformats.org/officeDocument/2006/relationships/image" Target="media/image44.png"/><Relationship Id="rId82" Type="http://schemas.openxmlformats.org/officeDocument/2006/relationships/image" Target="media/image64.png"/></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109</Pages>
  <Words>37614</Words>
  <Characters>214402</Characters>
  <Application>Microsoft Office Word</Application>
  <DocSecurity>0</DocSecurity>
  <Lines>1786</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251513</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Simon Cooke</cp:lastModifiedBy>
  <cp:revision>6</cp:revision>
  <cp:lastPrinted>2024-10-26T18:17:00Z</cp:lastPrinted>
  <dcterms:created xsi:type="dcterms:W3CDTF">2026-04-04T10:25:00Z</dcterms:created>
  <dcterms:modified xsi:type="dcterms:W3CDTF">2026-05-20T06:53:00Z</dcterms:modified>
</cp:coreProperties>
</file>